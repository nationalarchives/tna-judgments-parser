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DDDEE2" w14:textId="77777777" w:rsidR="007179D5" w:rsidRPr="00F00A67" w:rsidRDefault="009D2428" w:rsidP="00F00A67">
      <w:pPr>
        <w:pStyle w:val="onlinetext"/>
        <w:rPr>
          <w:b/>
          <w:lang w:eastAsia="ar-SA"/>
        </w:rPr>
      </w:pPr>
      <w:bookmarkStart w:id="0" w:name="_Toc299113084"/>
      <w:bookmarkStart w:id="1" w:name="_GoBack"/>
      <w:bookmarkEnd w:id="1"/>
      <w:r w:rsidRPr="00F00A67">
        <w:rPr>
          <w:b/>
          <w:lang w:eastAsia="ar-SA"/>
        </w:rPr>
        <w:t>Code of Practice</w:t>
      </w:r>
    </w:p>
    <w:p w14:paraId="13BC431F" w14:textId="77777777" w:rsidR="007179D5" w:rsidRPr="00114E30" w:rsidRDefault="007179D5" w:rsidP="00F00A67">
      <w:pPr>
        <w:pStyle w:val="onlinetext"/>
        <w:rPr>
          <w:rFonts w:ascii="Arial" w:hAnsi="Arial" w:cs="Arial"/>
          <w:b/>
          <w:lang w:eastAsia="ar-SA"/>
        </w:rPr>
      </w:pPr>
    </w:p>
    <w:p w14:paraId="3867A686" w14:textId="77777777" w:rsidR="007179D5" w:rsidRPr="00F00A67" w:rsidRDefault="007179D5" w:rsidP="00F00A67">
      <w:pPr>
        <w:pStyle w:val="Title"/>
      </w:pPr>
      <w:r w:rsidRPr="00F00A67">
        <w:t xml:space="preserve">Service </w:t>
      </w:r>
      <w:r w:rsidR="00AB2138" w:rsidRPr="00F00A67">
        <w:t xml:space="preserve">charge residential management </w:t>
      </w:r>
      <w:r w:rsidRPr="00F00A67">
        <w:t>Code</w:t>
      </w:r>
    </w:p>
    <w:p w14:paraId="7B6C273C" w14:textId="77777777" w:rsidR="007179D5" w:rsidRPr="00F00A67" w:rsidRDefault="007179D5" w:rsidP="00F00A67">
      <w:pPr>
        <w:pStyle w:val="Title"/>
      </w:pPr>
      <w:r w:rsidRPr="00F00A67">
        <w:t xml:space="preserve">and </w:t>
      </w:r>
      <w:r w:rsidR="001D0094" w:rsidRPr="00F00A67">
        <w:t xml:space="preserve">additional advice </w:t>
      </w:r>
      <w:r w:rsidRPr="00F00A67">
        <w:t xml:space="preserve">to </w:t>
      </w:r>
      <w:r w:rsidR="001D0094" w:rsidRPr="00F00A67">
        <w:t>landlords,</w:t>
      </w:r>
      <w:r w:rsidRPr="00F00A67">
        <w:t xml:space="preserve"> </w:t>
      </w:r>
      <w:r w:rsidR="004C4F5A" w:rsidRPr="00F00A67">
        <w:t>leaseholders</w:t>
      </w:r>
      <w:r w:rsidR="001D0094" w:rsidRPr="00F00A67">
        <w:t xml:space="preserve"> </w:t>
      </w:r>
      <w:r w:rsidRPr="00F00A67">
        <w:t xml:space="preserve">and </w:t>
      </w:r>
      <w:r w:rsidR="001D0094" w:rsidRPr="00F00A67">
        <w:t>agents</w:t>
      </w:r>
    </w:p>
    <w:p w14:paraId="7F2A30B7" w14:textId="77777777" w:rsidR="007179D5" w:rsidRPr="007179D5" w:rsidRDefault="007179D5" w:rsidP="00F00A67">
      <w:pPr>
        <w:pStyle w:val="onlinetext"/>
      </w:pPr>
    </w:p>
    <w:p w14:paraId="109BC981" w14:textId="77777777" w:rsidR="007179D5" w:rsidRPr="009B5921" w:rsidRDefault="007179D5" w:rsidP="00F00A67">
      <w:pPr>
        <w:pStyle w:val="onlinetext"/>
        <w:rPr>
          <w:szCs w:val="20"/>
          <w:lang w:eastAsia="ar-SA"/>
        </w:rPr>
      </w:pPr>
      <w:r w:rsidRPr="009B5921">
        <w:rPr>
          <w:szCs w:val="20"/>
          <w:lang w:eastAsia="ar-SA"/>
        </w:rPr>
        <w:t xml:space="preserve">3rd </w:t>
      </w:r>
      <w:r w:rsidR="00CF02E1" w:rsidRPr="009B5921">
        <w:rPr>
          <w:szCs w:val="20"/>
          <w:lang w:eastAsia="ar-SA"/>
        </w:rPr>
        <w:t>e</w:t>
      </w:r>
      <w:r w:rsidRPr="009B5921">
        <w:rPr>
          <w:szCs w:val="20"/>
          <w:lang w:eastAsia="ar-SA"/>
        </w:rPr>
        <w:t>dition</w:t>
      </w:r>
    </w:p>
    <w:p w14:paraId="438E186E" w14:textId="77777777" w:rsidR="007179D5" w:rsidRDefault="007179D5">
      <w:pPr>
        <w:jc w:val="center"/>
        <w:rPr>
          <w:rFonts w:ascii="Verdana" w:hAnsi="Verdana" w:cs="Arial"/>
          <w:b/>
          <w:bCs/>
          <w:kern w:val="32"/>
          <w:sz w:val="20"/>
          <w:szCs w:val="20"/>
          <w:lang w:eastAsia="ar-SA"/>
        </w:rPr>
      </w:pPr>
      <w:r>
        <w:rPr>
          <w:rFonts w:ascii="Verdana" w:hAnsi="Verdana"/>
          <w:sz w:val="20"/>
          <w:szCs w:val="20"/>
          <w:lang w:eastAsia="ar-SA"/>
        </w:rPr>
        <w:br w:type="page"/>
      </w:r>
    </w:p>
    <w:p w14:paraId="3D4C0123" w14:textId="77777777" w:rsidR="007179D5" w:rsidRPr="00C47742" w:rsidRDefault="00F34A12" w:rsidP="00114E30">
      <w:pPr>
        <w:rPr>
          <w:rFonts w:ascii="Verdana" w:hAnsi="Verdana"/>
          <w:sz w:val="20"/>
          <w:szCs w:val="20"/>
        </w:rPr>
      </w:pPr>
      <w:r w:rsidRPr="00C47742">
        <w:rPr>
          <w:rFonts w:ascii="Verdana" w:hAnsi="Verdana"/>
          <w:sz w:val="20"/>
          <w:szCs w:val="20"/>
        </w:rPr>
        <w:lastRenderedPageBreak/>
        <w:t>Important note</w:t>
      </w:r>
    </w:p>
    <w:p w14:paraId="2FE15692" w14:textId="77777777" w:rsidR="00AA1959" w:rsidRDefault="00AA1959" w:rsidP="00AA1959">
      <w:pPr>
        <w:rPr>
          <w:rFonts w:ascii="Arial" w:hAnsi="Arial" w:cs="Arial"/>
          <w:sz w:val="20"/>
          <w:szCs w:val="20"/>
          <w:lang w:eastAsia="ar-SA"/>
        </w:rPr>
      </w:pPr>
    </w:p>
    <w:p w14:paraId="60AF6DD9" w14:textId="30ED67E4" w:rsidR="009136F3" w:rsidRDefault="009136F3" w:rsidP="00AA1959">
      <w:pPr>
        <w:rPr>
          <w:rFonts w:ascii="Arial" w:hAnsi="Arial" w:cs="Arial"/>
          <w:sz w:val="20"/>
          <w:szCs w:val="20"/>
          <w:lang w:eastAsia="ar-SA"/>
        </w:rPr>
      </w:pPr>
    </w:p>
    <w:p w14:paraId="2572089F" w14:textId="77777777" w:rsidR="009136F3" w:rsidRPr="00F34A12" w:rsidRDefault="009136F3" w:rsidP="009136F3">
      <w:pPr>
        <w:rPr>
          <w:rFonts w:ascii="Arial" w:hAnsi="Arial" w:cs="Arial"/>
          <w:sz w:val="20"/>
          <w:szCs w:val="20"/>
          <w:lang w:eastAsia="ar-SA"/>
        </w:rPr>
      </w:pPr>
    </w:p>
    <w:p w14:paraId="6996D51C" w14:textId="77777777" w:rsidR="008E3EDA" w:rsidRDefault="009136F3" w:rsidP="009136F3">
      <w:pPr>
        <w:rPr>
          <w:rFonts w:ascii="Arial" w:hAnsi="Arial" w:cs="Arial"/>
          <w:sz w:val="20"/>
          <w:szCs w:val="20"/>
          <w:lang w:eastAsia="ar-SA"/>
        </w:rPr>
      </w:pPr>
      <w:r w:rsidRPr="00F34A12">
        <w:rPr>
          <w:rFonts w:ascii="Arial" w:hAnsi="Arial" w:cs="Arial"/>
          <w:sz w:val="20"/>
          <w:szCs w:val="20"/>
          <w:lang w:eastAsia="ar-SA"/>
        </w:rPr>
        <w:t>The following parts of this document are approved</w:t>
      </w:r>
      <w:r>
        <w:rPr>
          <w:rFonts w:ascii="Arial" w:hAnsi="Arial" w:cs="Arial"/>
          <w:sz w:val="20"/>
          <w:szCs w:val="20"/>
          <w:lang w:eastAsia="ar-SA"/>
        </w:rPr>
        <w:t xml:space="preserve"> by the Secretary of State under the Approval of Code of Management Practice (Residential Management) (Service Charges) (England) Order 2016.</w:t>
      </w:r>
    </w:p>
    <w:p w14:paraId="22C188F1" w14:textId="26DFD050" w:rsidR="009136F3" w:rsidRDefault="008E3EDA" w:rsidP="009136F3">
      <w:pPr>
        <w:rPr>
          <w:rFonts w:ascii="Arial" w:hAnsi="Arial" w:cs="Arial"/>
          <w:sz w:val="20"/>
          <w:szCs w:val="20"/>
          <w:lang w:eastAsia="ar-SA"/>
        </w:rPr>
      </w:pPr>
      <w:r>
        <w:rPr>
          <w:rFonts w:ascii="Arial" w:hAnsi="Arial" w:cs="Arial"/>
          <w:sz w:val="20"/>
          <w:szCs w:val="20"/>
          <w:lang w:eastAsia="ar-SA"/>
        </w:rPr>
        <w:t>(S.I. 2016/518)</w:t>
      </w:r>
      <w:r w:rsidR="009136F3">
        <w:rPr>
          <w:rFonts w:ascii="Arial" w:hAnsi="Arial" w:cs="Arial"/>
          <w:sz w:val="20"/>
          <w:szCs w:val="20"/>
          <w:lang w:eastAsia="ar-SA"/>
        </w:rPr>
        <w:t xml:space="preserve"> </w:t>
      </w:r>
    </w:p>
    <w:p w14:paraId="5EAFCD44" w14:textId="77777777" w:rsidR="009136F3" w:rsidRDefault="009136F3" w:rsidP="009136F3">
      <w:pPr>
        <w:rPr>
          <w:rFonts w:ascii="Arial" w:hAnsi="Arial" w:cs="Arial"/>
          <w:sz w:val="20"/>
          <w:szCs w:val="20"/>
          <w:lang w:eastAsia="ar-SA"/>
        </w:rPr>
      </w:pPr>
    </w:p>
    <w:p w14:paraId="19628558" w14:textId="77777777" w:rsidR="009136F3" w:rsidRPr="00F34A12" w:rsidRDefault="009136F3" w:rsidP="009136F3">
      <w:pPr>
        <w:rPr>
          <w:rFonts w:ascii="Arial" w:hAnsi="Arial" w:cs="Arial"/>
          <w:sz w:val="20"/>
          <w:szCs w:val="20"/>
          <w:lang w:eastAsia="ar-SA"/>
        </w:rPr>
      </w:pPr>
      <w:r>
        <w:rPr>
          <w:rFonts w:ascii="Arial" w:hAnsi="Arial" w:cs="Arial"/>
          <w:sz w:val="20"/>
          <w:szCs w:val="20"/>
          <w:lang w:eastAsia="ar-SA"/>
        </w:rPr>
        <w:t>All parts except ‘RICS guidance notes’.</w:t>
      </w:r>
    </w:p>
    <w:p w14:paraId="319A6163" w14:textId="77777777" w:rsidR="009136F3" w:rsidRDefault="009136F3" w:rsidP="009136F3">
      <w:pPr>
        <w:rPr>
          <w:rFonts w:ascii="Arial" w:hAnsi="Arial" w:cs="Arial"/>
          <w:sz w:val="20"/>
          <w:szCs w:val="20"/>
          <w:lang w:eastAsia="ar-SA"/>
        </w:rPr>
      </w:pPr>
      <w:r>
        <w:rPr>
          <w:rFonts w:ascii="Arial" w:hAnsi="Arial" w:cs="Arial"/>
          <w:sz w:val="20"/>
          <w:szCs w:val="20"/>
          <w:lang w:eastAsia="ar-SA"/>
        </w:rPr>
        <w:t xml:space="preserve"> </w:t>
      </w:r>
    </w:p>
    <w:p w14:paraId="1EB77271" w14:textId="0A96EA43" w:rsidR="009136F3" w:rsidRDefault="009136F3" w:rsidP="009136F3">
      <w:pPr>
        <w:rPr>
          <w:rFonts w:ascii="Arial" w:hAnsi="Arial" w:cs="Arial"/>
          <w:sz w:val="20"/>
          <w:szCs w:val="20"/>
          <w:lang w:eastAsia="ar-SA"/>
        </w:rPr>
      </w:pPr>
      <w:r>
        <w:rPr>
          <w:rFonts w:ascii="Arial" w:hAnsi="Arial" w:cs="Arial"/>
          <w:sz w:val="20"/>
          <w:szCs w:val="20"/>
          <w:lang w:eastAsia="ar-SA"/>
        </w:rPr>
        <w:t>This Code has an effective date of 1</w:t>
      </w:r>
      <w:r w:rsidRPr="00E21D74">
        <w:rPr>
          <w:rFonts w:ascii="Arial" w:hAnsi="Arial" w:cs="Arial"/>
          <w:sz w:val="20"/>
          <w:szCs w:val="20"/>
          <w:vertAlign w:val="superscript"/>
          <w:lang w:eastAsia="ar-SA"/>
        </w:rPr>
        <w:t>st</w:t>
      </w:r>
      <w:r>
        <w:rPr>
          <w:rFonts w:ascii="Arial" w:hAnsi="Arial" w:cs="Arial"/>
          <w:sz w:val="20"/>
          <w:szCs w:val="20"/>
          <w:lang w:eastAsia="ar-SA"/>
        </w:rPr>
        <w:t xml:space="preserve"> June 2016</w:t>
      </w:r>
    </w:p>
    <w:p w14:paraId="3F60D762" w14:textId="59A66538" w:rsidR="00AA1959" w:rsidRDefault="00AA1959" w:rsidP="00AA1959">
      <w:pPr>
        <w:rPr>
          <w:rFonts w:ascii="Arial" w:hAnsi="Arial" w:cs="Arial"/>
          <w:sz w:val="20"/>
          <w:szCs w:val="20"/>
          <w:lang w:eastAsia="ar-SA"/>
        </w:rPr>
      </w:pPr>
    </w:p>
    <w:p w14:paraId="01339B61" w14:textId="77777777" w:rsidR="00AA1959" w:rsidRPr="00F34A12" w:rsidRDefault="00AA1959" w:rsidP="00AA1959">
      <w:pPr>
        <w:rPr>
          <w:rFonts w:ascii="Arial" w:hAnsi="Arial" w:cs="Arial"/>
          <w:sz w:val="20"/>
          <w:szCs w:val="20"/>
          <w:lang w:eastAsia="ar-SA"/>
        </w:rPr>
      </w:pPr>
    </w:p>
    <w:p w14:paraId="33DC845F" w14:textId="77777777" w:rsidR="00AA1959" w:rsidRDefault="00AA1959" w:rsidP="00AA1959">
      <w:pPr>
        <w:rPr>
          <w:rFonts w:ascii="Arial" w:hAnsi="Arial" w:cs="Arial"/>
          <w:color w:val="000000"/>
          <w:sz w:val="20"/>
          <w:szCs w:val="20"/>
          <w:lang w:val="en"/>
        </w:rPr>
      </w:pPr>
      <w:r w:rsidRPr="004A467D">
        <w:rPr>
          <w:rFonts w:ascii="Arial" w:hAnsi="Arial" w:cs="Arial"/>
          <w:color w:val="000000"/>
          <w:sz w:val="20"/>
          <w:szCs w:val="20"/>
          <w:lang w:val="en"/>
        </w:rPr>
        <w:t>Contains public sector information licensed under the Open Government License v2.0.</w:t>
      </w:r>
    </w:p>
    <w:p w14:paraId="06E74ED1" w14:textId="77777777" w:rsidR="00AA1959" w:rsidRDefault="00AA1959" w:rsidP="004A467D">
      <w:pPr>
        <w:rPr>
          <w:rFonts w:ascii="Arial" w:hAnsi="Arial" w:cs="Arial"/>
          <w:color w:val="000000"/>
          <w:sz w:val="20"/>
          <w:szCs w:val="20"/>
          <w:lang w:val="en"/>
        </w:rPr>
      </w:pPr>
    </w:p>
    <w:p w14:paraId="37E74A5D" w14:textId="77777777" w:rsidR="004A467D" w:rsidRDefault="004A467D" w:rsidP="004A467D">
      <w:pPr>
        <w:rPr>
          <w:rFonts w:ascii="Arial" w:hAnsi="Arial" w:cs="Arial"/>
          <w:color w:val="000000"/>
          <w:sz w:val="20"/>
          <w:szCs w:val="20"/>
          <w:lang w:val="en"/>
        </w:rPr>
      </w:pPr>
    </w:p>
    <w:p w14:paraId="3F1C9778" w14:textId="77777777" w:rsidR="004A467D" w:rsidRDefault="004A467D" w:rsidP="004A467D">
      <w:pPr>
        <w:rPr>
          <w:rFonts w:ascii="Arial" w:hAnsi="Arial" w:cs="Arial"/>
          <w:color w:val="000000"/>
          <w:sz w:val="20"/>
          <w:szCs w:val="20"/>
          <w:lang w:val="en"/>
        </w:rPr>
      </w:pPr>
    </w:p>
    <w:p w14:paraId="46EBAD96" w14:textId="77777777" w:rsidR="004A467D" w:rsidRDefault="004A467D" w:rsidP="004A467D">
      <w:pPr>
        <w:rPr>
          <w:rFonts w:ascii="Arial" w:hAnsi="Arial" w:cs="Arial"/>
          <w:color w:val="000000"/>
          <w:sz w:val="20"/>
          <w:szCs w:val="20"/>
          <w:lang w:val="en"/>
        </w:rPr>
      </w:pPr>
    </w:p>
    <w:p w14:paraId="5A6F28E9" w14:textId="77777777" w:rsidR="004A467D" w:rsidRDefault="004A467D" w:rsidP="004A467D">
      <w:pPr>
        <w:rPr>
          <w:rFonts w:ascii="Arial" w:hAnsi="Arial" w:cs="Arial"/>
          <w:color w:val="000000"/>
          <w:sz w:val="20"/>
          <w:szCs w:val="20"/>
          <w:lang w:val="en"/>
        </w:rPr>
      </w:pPr>
    </w:p>
    <w:p w14:paraId="75814F2E" w14:textId="77777777" w:rsidR="00C4312A" w:rsidRDefault="00C4312A" w:rsidP="004A467D">
      <w:pPr>
        <w:rPr>
          <w:rFonts w:ascii="Arial" w:hAnsi="Arial" w:cs="Arial"/>
          <w:color w:val="000000"/>
          <w:sz w:val="20"/>
          <w:szCs w:val="20"/>
          <w:lang w:val="en"/>
        </w:rPr>
      </w:pPr>
    </w:p>
    <w:p w14:paraId="7CC77E0F" w14:textId="77777777" w:rsidR="00C4312A" w:rsidRDefault="00C4312A" w:rsidP="004A467D">
      <w:pPr>
        <w:rPr>
          <w:rFonts w:ascii="Arial" w:hAnsi="Arial" w:cs="Arial"/>
          <w:color w:val="000000"/>
          <w:sz w:val="20"/>
          <w:szCs w:val="20"/>
          <w:lang w:val="en"/>
        </w:rPr>
      </w:pPr>
    </w:p>
    <w:p w14:paraId="0C3C0A73" w14:textId="77777777" w:rsidR="00C4312A" w:rsidRDefault="00C4312A" w:rsidP="004A467D">
      <w:pPr>
        <w:rPr>
          <w:rFonts w:ascii="Arial" w:hAnsi="Arial" w:cs="Arial"/>
          <w:color w:val="000000"/>
          <w:sz w:val="20"/>
          <w:szCs w:val="20"/>
          <w:lang w:val="en"/>
        </w:rPr>
      </w:pPr>
    </w:p>
    <w:p w14:paraId="7669A123" w14:textId="77777777" w:rsidR="00C4312A" w:rsidRDefault="00C4312A" w:rsidP="004A467D">
      <w:pPr>
        <w:rPr>
          <w:rFonts w:ascii="Arial" w:hAnsi="Arial" w:cs="Arial"/>
          <w:color w:val="000000"/>
          <w:sz w:val="20"/>
          <w:szCs w:val="20"/>
          <w:lang w:val="en"/>
        </w:rPr>
      </w:pPr>
    </w:p>
    <w:p w14:paraId="4D57A0DE" w14:textId="77777777" w:rsidR="00C4312A" w:rsidRDefault="00C4312A" w:rsidP="004A467D">
      <w:pPr>
        <w:rPr>
          <w:rFonts w:ascii="Arial" w:hAnsi="Arial" w:cs="Arial"/>
          <w:color w:val="000000"/>
          <w:sz w:val="20"/>
          <w:szCs w:val="20"/>
          <w:lang w:val="en"/>
        </w:rPr>
      </w:pPr>
    </w:p>
    <w:p w14:paraId="35C346E1" w14:textId="77777777" w:rsidR="00C4312A" w:rsidRDefault="00C4312A" w:rsidP="004A467D">
      <w:pPr>
        <w:rPr>
          <w:rFonts w:ascii="Arial" w:hAnsi="Arial" w:cs="Arial"/>
          <w:color w:val="000000"/>
          <w:sz w:val="20"/>
          <w:szCs w:val="20"/>
          <w:lang w:val="en"/>
        </w:rPr>
      </w:pPr>
    </w:p>
    <w:p w14:paraId="1F83049A" w14:textId="77777777" w:rsidR="00C4312A" w:rsidRDefault="00C4312A" w:rsidP="004A467D">
      <w:pPr>
        <w:rPr>
          <w:rFonts w:ascii="Arial" w:hAnsi="Arial" w:cs="Arial"/>
          <w:color w:val="000000"/>
          <w:sz w:val="20"/>
          <w:szCs w:val="20"/>
          <w:lang w:val="en"/>
        </w:rPr>
      </w:pPr>
    </w:p>
    <w:p w14:paraId="005439C7" w14:textId="77777777" w:rsidR="00C4312A" w:rsidRDefault="00C4312A" w:rsidP="004A467D">
      <w:pPr>
        <w:rPr>
          <w:rFonts w:ascii="Arial" w:hAnsi="Arial" w:cs="Arial"/>
          <w:color w:val="000000"/>
          <w:sz w:val="20"/>
          <w:szCs w:val="20"/>
          <w:lang w:val="en"/>
        </w:rPr>
      </w:pPr>
    </w:p>
    <w:p w14:paraId="00F20054" w14:textId="77777777" w:rsidR="005D3F48" w:rsidRDefault="005D3F48" w:rsidP="004A467D">
      <w:pPr>
        <w:rPr>
          <w:rFonts w:ascii="Arial" w:hAnsi="Arial" w:cs="Arial"/>
          <w:color w:val="000000"/>
          <w:sz w:val="20"/>
          <w:szCs w:val="20"/>
          <w:lang w:val="en"/>
        </w:rPr>
      </w:pPr>
    </w:p>
    <w:p w14:paraId="5F033AEE" w14:textId="77777777" w:rsidR="005D3F48" w:rsidRDefault="005D3F48" w:rsidP="004A467D">
      <w:pPr>
        <w:rPr>
          <w:rFonts w:ascii="Arial" w:hAnsi="Arial" w:cs="Arial"/>
          <w:color w:val="000000"/>
          <w:sz w:val="20"/>
          <w:szCs w:val="20"/>
          <w:lang w:val="en"/>
        </w:rPr>
      </w:pPr>
    </w:p>
    <w:p w14:paraId="3A3932C1" w14:textId="77777777" w:rsidR="00C4312A" w:rsidRDefault="00C4312A" w:rsidP="004A467D">
      <w:pPr>
        <w:rPr>
          <w:rFonts w:ascii="Arial" w:hAnsi="Arial" w:cs="Arial"/>
          <w:color w:val="000000"/>
          <w:sz w:val="20"/>
          <w:szCs w:val="20"/>
          <w:lang w:val="en"/>
        </w:rPr>
      </w:pPr>
    </w:p>
    <w:p w14:paraId="3F5CD714" w14:textId="77777777" w:rsidR="00C4312A" w:rsidRDefault="00C4312A" w:rsidP="004A467D">
      <w:pPr>
        <w:rPr>
          <w:rFonts w:ascii="Arial" w:hAnsi="Arial" w:cs="Arial"/>
          <w:color w:val="000000"/>
          <w:sz w:val="20"/>
          <w:szCs w:val="20"/>
          <w:lang w:val="en"/>
        </w:rPr>
      </w:pPr>
    </w:p>
    <w:p w14:paraId="67B3EEA2" w14:textId="77777777" w:rsidR="00C4312A" w:rsidRDefault="00C4312A" w:rsidP="004A467D">
      <w:pPr>
        <w:rPr>
          <w:rFonts w:ascii="Arial" w:hAnsi="Arial" w:cs="Arial"/>
          <w:color w:val="000000"/>
          <w:sz w:val="20"/>
          <w:szCs w:val="20"/>
          <w:lang w:val="en"/>
        </w:rPr>
      </w:pPr>
    </w:p>
    <w:p w14:paraId="78E43953" w14:textId="77777777" w:rsidR="00C4312A" w:rsidRDefault="00C4312A" w:rsidP="004A467D">
      <w:pPr>
        <w:rPr>
          <w:rFonts w:ascii="Arial" w:hAnsi="Arial" w:cs="Arial"/>
          <w:color w:val="000000"/>
          <w:sz w:val="20"/>
          <w:szCs w:val="20"/>
          <w:lang w:val="en"/>
        </w:rPr>
      </w:pPr>
    </w:p>
    <w:p w14:paraId="66780BCD" w14:textId="77777777" w:rsidR="00C4312A" w:rsidRDefault="00C4312A" w:rsidP="004A467D">
      <w:pPr>
        <w:rPr>
          <w:rFonts w:ascii="Arial" w:hAnsi="Arial" w:cs="Arial"/>
          <w:color w:val="000000"/>
          <w:sz w:val="20"/>
          <w:szCs w:val="20"/>
          <w:lang w:val="en"/>
        </w:rPr>
      </w:pPr>
    </w:p>
    <w:p w14:paraId="2669B1FB" w14:textId="77777777" w:rsidR="00C4312A" w:rsidRDefault="00C4312A" w:rsidP="004A467D">
      <w:pPr>
        <w:rPr>
          <w:rFonts w:ascii="Arial" w:hAnsi="Arial" w:cs="Arial"/>
          <w:color w:val="000000"/>
          <w:sz w:val="20"/>
          <w:szCs w:val="20"/>
          <w:lang w:val="en"/>
        </w:rPr>
      </w:pPr>
    </w:p>
    <w:p w14:paraId="3FDDC359" w14:textId="77777777" w:rsidR="00C4312A" w:rsidRPr="004A467D" w:rsidRDefault="00C4312A" w:rsidP="004A467D">
      <w:pPr>
        <w:rPr>
          <w:rFonts w:ascii="Arial" w:hAnsi="Arial" w:cs="Arial"/>
          <w:color w:val="000000"/>
          <w:sz w:val="20"/>
          <w:szCs w:val="20"/>
          <w:lang w:val="en"/>
        </w:rPr>
      </w:pPr>
    </w:p>
    <w:p w14:paraId="399C0D04" w14:textId="77777777" w:rsidR="00F34A12" w:rsidRPr="00F34A12" w:rsidRDefault="00F34A12" w:rsidP="008F312B">
      <w:pPr>
        <w:pStyle w:val="ListParagraph"/>
        <w:rPr>
          <w:rFonts w:ascii="Arial" w:hAnsi="Arial" w:cs="Arial"/>
          <w:color w:val="000000"/>
          <w:sz w:val="20"/>
          <w:szCs w:val="20"/>
          <w:lang w:val="en"/>
        </w:rPr>
      </w:pPr>
    </w:p>
    <w:p w14:paraId="32AC2A92" w14:textId="77777777" w:rsidR="00F34A12" w:rsidRPr="00F34A12" w:rsidRDefault="00F34A12" w:rsidP="00F34A12">
      <w:pPr>
        <w:autoSpaceDE w:val="0"/>
        <w:autoSpaceDN w:val="0"/>
        <w:adjustRightInd w:val="0"/>
        <w:rPr>
          <w:rFonts w:ascii="Arial" w:eastAsiaTheme="minorHAnsi" w:hAnsi="Arial" w:cs="Arial"/>
          <w:sz w:val="20"/>
          <w:szCs w:val="20"/>
        </w:rPr>
      </w:pPr>
      <w:r w:rsidRPr="00F34A12">
        <w:rPr>
          <w:rFonts w:ascii="Arial" w:eastAsiaTheme="minorHAnsi" w:hAnsi="Arial" w:cs="Arial"/>
          <w:sz w:val="20"/>
          <w:szCs w:val="20"/>
        </w:rPr>
        <w:t>Published by the Royal Institution of Chartered Surveyors (RICS)</w:t>
      </w:r>
    </w:p>
    <w:p w14:paraId="11E9EDE5" w14:textId="77777777" w:rsidR="00F34A12" w:rsidRPr="00F34A12" w:rsidRDefault="00F34A12" w:rsidP="00F34A12">
      <w:pPr>
        <w:autoSpaceDE w:val="0"/>
        <w:autoSpaceDN w:val="0"/>
        <w:adjustRightInd w:val="0"/>
        <w:rPr>
          <w:rFonts w:ascii="Arial" w:eastAsiaTheme="minorHAnsi" w:hAnsi="Arial" w:cs="Arial"/>
          <w:sz w:val="20"/>
          <w:szCs w:val="20"/>
        </w:rPr>
      </w:pPr>
      <w:r w:rsidRPr="00F34A12">
        <w:rPr>
          <w:rFonts w:ascii="Arial" w:eastAsiaTheme="minorHAnsi" w:hAnsi="Arial" w:cs="Arial"/>
          <w:sz w:val="20"/>
          <w:szCs w:val="20"/>
        </w:rPr>
        <w:t>Parliament Square</w:t>
      </w:r>
    </w:p>
    <w:p w14:paraId="56582F46" w14:textId="77777777" w:rsidR="00F34A12" w:rsidRPr="00F34A12" w:rsidRDefault="00F34A12" w:rsidP="00F34A12">
      <w:pPr>
        <w:autoSpaceDE w:val="0"/>
        <w:autoSpaceDN w:val="0"/>
        <w:adjustRightInd w:val="0"/>
        <w:rPr>
          <w:rFonts w:ascii="Arial" w:eastAsiaTheme="minorHAnsi" w:hAnsi="Arial" w:cs="Arial"/>
          <w:sz w:val="20"/>
          <w:szCs w:val="20"/>
        </w:rPr>
      </w:pPr>
      <w:r w:rsidRPr="00F34A12">
        <w:rPr>
          <w:rFonts w:ascii="Arial" w:eastAsiaTheme="minorHAnsi" w:hAnsi="Arial" w:cs="Arial"/>
          <w:sz w:val="20"/>
          <w:szCs w:val="20"/>
        </w:rPr>
        <w:t>London</w:t>
      </w:r>
    </w:p>
    <w:p w14:paraId="101A7C68" w14:textId="77777777" w:rsidR="00F34A12" w:rsidRPr="00F34A12" w:rsidRDefault="00F34A12" w:rsidP="00F34A12">
      <w:pPr>
        <w:autoSpaceDE w:val="0"/>
        <w:autoSpaceDN w:val="0"/>
        <w:adjustRightInd w:val="0"/>
        <w:rPr>
          <w:rFonts w:ascii="Arial" w:eastAsiaTheme="minorHAnsi" w:hAnsi="Arial" w:cs="Arial"/>
          <w:sz w:val="20"/>
          <w:szCs w:val="20"/>
        </w:rPr>
      </w:pPr>
      <w:r w:rsidRPr="00F34A12">
        <w:rPr>
          <w:rFonts w:ascii="Arial" w:eastAsiaTheme="minorHAnsi" w:hAnsi="Arial" w:cs="Arial"/>
          <w:sz w:val="20"/>
          <w:szCs w:val="20"/>
        </w:rPr>
        <w:t>SW1P 3AD</w:t>
      </w:r>
    </w:p>
    <w:p w14:paraId="63234B71" w14:textId="77777777" w:rsidR="00F34A12" w:rsidRDefault="00FD72DC" w:rsidP="00F34A12">
      <w:pPr>
        <w:autoSpaceDE w:val="0"/>
        <w:autoSpaceDN w:val="0"/>
        <w:adjustRightInd w:val="0"/>
        <w:rPr>
          <w:rFonts w:ascii="Arial" w:eastAsiaTheme="minorHAnsi" w:hAnsi="Arial" w:cs="Arial"/>
          <w:sz w:val="20"/>
          <w:szCs w:val="20"/>
        </w:rPr>
      </w:pPr>
      <w:hyperlink r:id="rId10" w:history="1">
        <w:r w:rsidR="004A467D" w:rsidRPr="009E0E88">
          <w:rPr>
            <w:rStyle w:val="Hyperlink"/>
            <w:rFonts w:ascii="Arial" w:eastAsiaTheme="minorHAnsi" w:hAnsi="Arial" w:cs="Arial"/>
            <w:sz w:val="20"/>
            <w:szCs w:val="20"/>
          </w:rPr>
          <w:t>www.rics.org</w:t>
        </w:r>
      </w:hyperlink>
    </w:p>
    <w:p w14:paraId="5C120797" w14:textId="77777777" w:rsidR="004A467D" w:rsidRPr="00F34A12" w:rsidRDefault="004A467D" w:rsidP="00F34A12">
      <w:pPr>
        <w:autoSpaceDE w:val="0"/>
        <w:autoSpaceDN w:val="0"/>
        <w:adjustRightInd w:val="0"/>
        <w:rPr>
          <w:rFonts w:ascii="Arial" w:eastAsiaTheme="minorHAnsi" w:hAnsi="Arial" w:cs="Arial"/>
          <w:sz w:val="20"/>
          <w:szCs w:val="20"/>
        </w:rPr>
      </w:pPr>
    </w:p>
    <w:p w14:paraId="3ABA0805" w14:textId="77777777" w:rsidR="00F34A12" w:rsidRPr="00F34A12" w:rsidRDefault="00F34A12" w:rsidP="00F34A12">
      <w:pPr>
        <w:autoSpaceDE w:val="0"/>
        <w:autoSpaceDN w:val="0"/>
        <w:adjustRightInd w:val="0"/>
        <w:rPr>
          <w:rFonts w:ascii="Arial" w:eastAsiaTheme="minorHAnsi" w:hAnsi="Arial" w:cs="Arial"/>
          <w:sz w:val="20"/>
          <w:szCs w:val="20"/>
        </w:rPr>
      </w:pPr>
      <w:r w:rsidRPr="00F34A12">
        <w:rPr>
          <w:rFonts w:ascii="Arial" w:eastAsiaTheme="minorHAnsi" w:hAnsi="Arial" w:cs="Arial"/>
          <w:sz w:val="20"/>
          <w:szCs w:val="20"/>
        </w:rPr>
        <w:t>No responsibility for loss or damage caused to any person ac</w:t>
      </w:r>
      <w:r w:rsidR="004A467D">
        <w:rPr>
          <w:rFonts w:ascii="Arial" w:eastAsiaTheme="minorHAnsi" w:hAnsi="Arial" w:cs="Arial"/>
          <w:sz w:val="20"/>
          <w:szCs w:val="20"/>
        </w:rPr>
        <w:t xml:space="preserve">ting or </w:t>
      </w:r>
      <w:r w:rsidRPr="00F34A12">
        <w:rPr>
          <w:rFonts w:ascii="Arial" w:eastAsiaTheme="minorHAnsi" w:hAnsi="Arial" w:cs="Arial"/>
          <w:sz w:val="20"/>
          <w:szCs w:val="20"/>
        </w:rPr>
        <w:t>refraining from action as a result o</w:t>
      </w:r>
      <w:r w:rsidR="004A467D">
        <w:rPr>
          <w:rFonts w:ascii="Arial" w:eastAsiaTheme="minorHAnsi" w:hAnsi="Arial" w:cs="Arial"/>
          <w:sz w:val="20"/>
          <w:szCs w:val="20"/>
        </w:rPr>
        <w:t xml:space="preserve">f the material included in this </w:t>
      </w:r>
      <w:r w:rsidRPr="00F34A12">
        <w:rPr>
          <w:rFonts w:ascii="Arial" w:eastAsiaTheme="minorHAnsi" w:hAnsi="Arial" w:cs="Arial"/>
          <w:sz w:val="20"/>
          <w:szCs w:val="20"/>
        </w:rPr>
        <w:t>publication can be accepted by the authors or RICS.</w:t>
      </w:r>
    </w:p>
    <w:p w14:paraId="0DD26B55" w14:textId="77777777" w:rsidR="004A467D" w:rsidRDefault="004A467D" w:rsidP="00F34A12">
      <w:pPr>
        <w:autoSpaceDE w:val="0"/>
        <w:autoSpaceDN w:val="0"/>
        <w:adjustRightInd w:val="0"/>
        <w:rPr>
          <w:rFonts w:ascii="Arial" w:eastAsiaTheme="minorHAnsi" w:hAnsi="Arial" w:cs="Arial"/>
          <w:sz w:val="20"/>
          <w:szCs w:val="20"/>
        </w:rPr>
      </w:pPr>
    </w:p>
    <w:p w14:paraId="5C6C423E" w14:textId="77777777" w:rsidR="00F34A12" w:rsidRDefault="00F34A12" w:rsidP="00F34A12">
      <w:pPr>
        <w:autoSpaceDE w:val="0"/>
        <w:autoSpaceDN w:val="0"/>
        <w:adjustRightInd w:val="0"/>
        <w:rPr>
          <w:rFonts w:ascii="Arial" w:eastAsiaTheme="minorHAnsi" w:hAnsi="Arial" w:cs="Arial"/>
          <w:sz w:val="20"/>
          <w:szCs w:val="20"/>
        </w:rPr>
      </w:pPr>
      <w:r w:rsidRPr="00EE0CC4">
        <w:rPr>
          <w:rFonts w:ascii="Arial" w:eastAsiaTheme="minorHAnsi" w:hAnsi="Arial" w:cs="Arial"/>
          <w:sz w:val="20"/>
          <w:szCs w:val="20"/>
        </w:rPr>
        <w:t>Produced by the</w:t>
      </w:r>
      <w:r w:rsidR="0032257B" w:rsidRPr="00EE0CC4">
        <w:rPr>
          <w:rFonts w:ascii="Arial" w:eastAsiaTheme="minorHAnsi" w:hAnsi="Arial" w:cs="Arial"/>
          <w:sz w:val="20"/>
          <w:szCs w:val="20"/>
        </w:rPr>
        <w:t xml:space="preserve"> Resident</w:t>
      </w:r>
      <w:r w:rsidR="0032257B" w:rsidRPr="0032257B">
        <w:rPr>
          <w:rFonts w:ascii="Arial" w:eastAsiaTheme="minorHAnsi" w:hAnsi="Arial" w:cs="Arial"/>
          <w:sz w:val="20"/>
          <w:szCs w:val="20"/>
        </w:rPr>
        <w:t>ial Property Professional Group</w:t>
      </w:r>
      <w:r w:rsidR="0032257B">
        <w:rPr>
          <w:rFonts w:ascii="Arial" w:eastAsiaTheme="minorHAnsi" w:hAnsi="Arial" w:cs="Arial"/>
          <w:sz w:val="20"/>
          <w:szCs w:val="20"/>
        </w:rPr>
        <w:t xml:space="preserve"> of the</w:t>
      </w:r>
      <w:r w:rsidRPr="00EE0CC4">
        <w:rPr>
          <w:rFonts w:ascii="Arial" w:eastAsiaTheme="minorHAnsi" w:hAnsi="Arial" w:cs="Arial"/>
          <w:sz w:val="20"/>
          <w:szCs w:val="20"/>
        </w:rPr>
        <w:t xml:space="preserve"> </w:t>
      </w:r>
      <w:r w:rsidR="0032257B" w:rsidRPr="00F34A12">
        <w:rPr>
          <w:rFonts w:ascii="Arial" w:eastAsiaTheme="minorHAnsi" w:hAnsi="Arial" w:cs="Arial"/>
          <w:sz w:val="20"/>
          <w:szCs w:val="20"/>
        </w:rPr>
        <w:t>Royal Institution of Chartered Surveyors</w:t>
      </w:r>
      <w:r w:rsidR="0032257B">
        <w:rPr>
          <w:rFonts w:ascii="Arial" w:eastAsiaTheme="minorHAnsi" w:hAnsi="Arial" w:cs="Arial"/>
          <w:sz w:val="20"/>
          <w:szCs w:val="20"/>
        </w:rPr>
        <w:t>.</w:t>
      </w:r>
    </w:p>
    <w:p w14:paraId="2D200CE5" w14:textId="42072CF3" w:rsidR="004A467D" w:rsidRDefault="004A467D" w:rsidP="00F34A12">
      <w:pPr>
        <w:autoSpaceDE w:val="0"/>
        <w:autoSpaceDN w:val="0"/>
        <w:adjustRightInd w:val="0"/>
        <w:rPr>
          <w:rFonts w:ascii="Arial" w:eastAsiaTheme="minorHAnsi" w:hAnsi="Arial" w:cs="Arial"/>
          <w:sz w:val="20"/>
          <w:szCs w:val="20"/>
        </w:rPr>
      </w:pPr>
    </w:p>
    <w:p w14:paraId="419B7B7E" w14:textId="0C292ED9" w:rsidR="00F34A12" w:rsidRPr="00F34A12" w:rsidRDefault="00F23F90" w:rsidP="00F34A12">
      <w:pPr>
        <w:autoSpaceDE w:val="0"/>
        <w:autoSpaceDN w:val="0"/>
        <w:adjustRightInd w:val="0"/>
        <w:rPr>
          <w:rFonts w:ascii="Arial" w:eastAsiaTheme="minorHAnsi" w:hAnsi="Arial" w:cs="Arial"/>
          <w:sz w:val="20"/>
          <w:szCs w:val="20"/>
        </w:rPr>
      </w:pPr>
      <w:r w:rsidRPr="0087660F">
        <w:rPr>
          <w:rFonts w:ascii="Arial" w:hAnsi="Arial" w:cs="Arial"/>
          <w:sz w:val="20"/>
          <w:szCs w:val="20"/>
        </w:rPr>
        <w:t xml:space="preserve">ISBN </w:t>
      </w:r>
      <w:r>
        <w:rPr>
          <w:rFonts w:ascii="Arial" w:hAnsi="Arial" w:cs="Arial"/>
          <w:sz w:val="20"/>
          <w:szCs w:val="20"/>
          <w:lang w:eastAsia="en-GB"/>
        </w:rPr>
        <w:t xml:space="preserve">978 </w:t>
      </w:r>
      <w:r w:rsidRPr="0087660F">
        <w:rPr>
          <w:rFonts w:ascii="Arial" w:hAnsi="Arial" w:cs="Arial"/>
          <w:sz w:val="20"/>
          <w:szCs w:val="20"/>
          <w:lang w:eastAsia="en-GB"/>
        </w:rPr>
        <w:t>1</w:t>
      </w:r>
      <w:r>
        <w:rPr>
          <w:rFonts w:ascii="Arial" w:hAnsi="Arial" w:cs="Arial"/>
          <w:sz w:val="20"/>
          <w:szCs w:val="20"/>
          <w:lang w:eastAsia="en-GB"/>
        </w:rPr>
        <w:t xml:space="preserve"> </w:t>
      </w:r>
      <w:r w:rsidRPr="0087660F">
        <w:rPr>
          <w:rFonts w:ascii="Arial" w:hAnsi="Arial" w:cs="Arial"/>
          <w:sz w:val="20"/>
          <w:szCs w:val="20"/>
          <w:lang w:eastAsia="en-GB"/>
        </w:rPr>
        <w:t>78321</w:t>
      </w:r>
      <w:r>
        <w:rPr>
          <w:rFonts w:ascii="Arial" w:hAnsi="Arial" w:cs="Arial"/>
          <w:sz w:val="20"/>
          <w:szCs w:val="20"/>
          <w:lang w:eastAsia="en-GB"/>
        </w:rPr>
        <w:t xml:space="preserve"> </w:t>
      </w:r>
      <w:r w:rsidRPr="0087660F">
        <w:rPr>
          <w:rFonts w:ascii="Arial" w:hAnsi="Arial" w:cs="Arial"/>
          <w:sz w:val="20"/>
          <w:szCs w:val="20"/>
          <w:lang w:eastAsia="en-GB"/>
        </w:rPr>
        <w:t>141</w:t>
      </w:r>
      <w:r>
        <w:rPr>
          <w:rFonts w:ascii="Arial" w:hAnsi="Arial" w:cs="Arial"/>
          <w:sz w:val="20"/>
          <w:szCs w:val="20"/>
          <w:lang w:eastAsia="en-GB"/>
        </w:rPr>
        <w:t xml:space="preserve"> </w:t>
      </w:r>
      <w:r w:rsidRPr="0087660F">
        <w:rPr>
          <w:rFonts w:ascii="Arial" w:hAnsi="Arial" w:cs="Arial"/>
          <w:sz w:val="20"/>
          <w:szCs w:val="20"/>
          <w:lang w:eastAsia="en-GB"/>
        </w:rPr>
        <w:t>8</w:t>
      </w:r>
    </w:p>
    <w:p w14:paraId="04DD6380" w14:textId="77777777" w:rsidR="004A467D" w:rsidRDefault="004A467D" w:rsidP="00F34A12">
      <w:pPr>
        <w:autoSpaceDE w:val="0"/>
        <w:autoSpaceDN w:val="0"/>
        <w:adjustRightInd w:val="0"/>
        <w:rPr>
          <w:rFonts w:ascii="Arial" w:eastAsiaTheme="minorHAnsi" w:hAnsi="Arial" w:cs="Arial"/>
          <w:sz w:val="20"/>
          <w:szCs w:val="20"/>
        </w:rPr>
      </w:pPr>
    </w:p>
    <w:p w14:paraId="3C3EC6FE" w14:textId="50790F19" w:rsidR="00F34A12" w:rsidRPr="00F34A12" w:rsidRDefault="00F34A12" w:rsidP="00F34A12">
      <w:pPr>
        <w:autoSpaceDE w:val="0"/>
        <w:autoSpaceDN w:val="0"/>
        <w:adjustRightInd w:val="0"/>
        <w:rPr>
          <w:rFonts w:ascii="Arial" w:eastAsiaTheme="minorHAnsi" w:hAnsi="Arial" w:cs="Arial"/>
          <w:sz w:val="20"/>
          <w:szCs w:val="20"/>
        </w:rPr>
      </w:pPr>
      <w:r w:rsidRPr="00F34A12">
        <w:rPr>
          <w:rFonts w:ascii="Arial" w:eastAsiaTheme="minorHAnsi" w:hAnsi="Arial" w:cs="Arial"/>
          <w:sz w:val="20"/>
          <w:szCs w:val="20"/>
        </w:rPr>
        <w:t xml:space="preserve">© Royal Institution of Chartered Surveyors (RICS) </w:t>
      </w:r>
      <w:r w:rsidR="009B6E29">
        <w:rPr>
          <w:rFonts w:ascii="Arial" w:eastAsiaTheme="minorHAnsi" w:hAnsi="Arial" w:cs="Arial"/>
          <w:sz w:val="20"/>
          <w:szCs w:val="20"/>
        </w:rPr>
        <w:t>201</w:t>
      </w:r>
      <w:r w:rsidR="00C56625">
        <w:rPr>
          <w:rFonts w:ascii="Arial" w:eastAsiaTheme="minorHAnsi" w:hAnsi="Arial" w:cs="Arial"/>
          <w:sz w:val="20"/>
          <w:szCs w:val="20"/>
        </w:rPr>
        <w:t>6</w:t>
      </w:r>
      <w:r w:rsidR="009B6E29">
        <w:rPr>
          <w:rFonts w:ascii="Arial" w:eastAsiaTheme="minorHAnsi" w:hAnsi="Arial" w:cs="Arial"/>
          <w:sz w:val="20"/>
          <w:szCs w:val="20"/>
        </w:rPr>
        <w:t xml:space="preserve">. Copyright in </w:t>
      </w:r>
      <w:r w:rsidRPr="00F34A12">
        <w:rPr>
          <w:rFonts w:ascii="Arial" w:eastAsiaTheme="minorHAnsi" w:hAnsi="Arial" w:cs="Arial"/>
          <w:sz w:val="20"/>
          <w:szCs w:val="20"/>
        </w:rPr>
        <w:t>all or part of this publication rests with RI</w:t>
      </w:r>
      <w:r w:rsidR="009B6E29">
        <w:rPr>
          <w:rFonts w:ascii="Arial" w:eastAsiaTheme="minorHAnsi" w:hAnsi="Arial" w:cs="Arial"/>
          <w:sz w:val="20"/>
          <w:szCs w:val="20"/>
        </w:rPr>
        <w:t xml:space="preserve">CS. No part of this work may be </w:t>
      </w:r>
      <w:r w:rsidRPr="00F34A12">
        <w:rPr>
          <w:rFonts w:ascii="Arial" w:eastAsiaTheme="minorHAnsi" w:hAnsi="Arial" w:cs="Arial"/>
          <w:sz w:val="20"/>
          <w:szCs w:val="20"/>
        </w:rPr>
        <w:t xml:space="preserve">reproduced or used in any form or </w:t>
      </w:r>
      <w:r w:rsidR="009B6E29">
        <w:rPr>
          <w:rFonts w:ascii="Arial" w:eastAsiaTheme="minorHAnsi" w:hAnsi="Arial" w:cs="Arial"/>
          <w:sz w:val="20"/>
          <w:szCs w:val="20"/>
        </w:rPr>
        <w:t xml:space="preserve">by any means including graphic, </w:t>
      </w:r>
      <w:r w:rsidRPr="00F34A12">
        <w:rPr>
          <w:rFonts w:ascii="Arial" w:eastAsiaTheme="minorHAnsi" w:hAnsi="Arial" w:cs="Arial"/>
          <w:sz w:val="20"/>
          <w:szCs w:val="20"/>
        </w:rPr>
        <w:t>electronic, or mechanical, including photocopying, recording, taping or</w:t>
      </w:r>
    </w:p>
    <w:p w14:paraId="4F64DF88" w14:textId="71A1F3B3" w:rsidR="00F34A12" w:rsidRPr="00F34A12" w:rsidRDefault="00F34A12" w:rsidP="00F34A12">
      <w:pPr>
        <w:autoSpaceDE w:val="0"/>
        <w:autoSpaceDN w:val="0"/>
        <w:adjustRightInd w:val="0"/>
        <w:rPr>
          <w:rFonts w:ascii="Arial" w:eastAsiaTheme="minorHAnsi" w:hAnsi="Arial" w:cs="Arial"/>
          <w:sz w:val="20"/>
          <w:szCs w:val="20"/>
        </w:rPr>
      </w:pPr>
      <w:r w:rsidRPr="00F34A12">
        <w:rPr>
          <w:rFonts w:ascii="Arial" w:eastAsiaTheme="minorHAnsi" w:hAnsi="Arial" w:cs="Arial"/>
          <w:sz w:val="20"/>
          <w:szCs w:val="20"/>
        </w:rPr>
        <w:t>Web distribution, without the written permission of the Ro</w:t>
      </w:r>
      <w:r w:rsidR="009B6E29">
        <w:rPr>
          <w:rFonts w:ascii="Arial" w:eastAsiaTheme="minorHAnsi" w:hAnsi="Arial" w:cs="Arial"/>
          <w:sz w:val="20"/>
          <w:szCs w:val="20"/>
        </w:rPr>
        <w:t xml:space="preserve">yal Institution of </w:t>
      </w:r>
      <w:r w:rsidRPr="00F34A12">
        <w:rPr>
          <w:rFonts w:ascii="Arial" w:eastAsiaTheme="minorHAnsi" w:hAnsi="Arial" w:cs="Arial"/>
          <w:sz w:val="20"/>
          <w:szCs w:val="20"/>
        </w:rPr>
        <w:t>Chartered Surveyors or in line with the rules of an existing licen</w:t>
      </w:r>
      <w:r w:rsidR="00200AC8">
        <w:rPr>
          <w:rFonts w:ascii="Arial" w:eastAsiaTheme="minorHAnsi" w:hAnsi="Arial" w:cs="Arial"/>
          <w:sz w:val="20"/>
          <w:szCs w:val="20"/>
        </w:rPr>
        <w:t>c</w:t>
      </w:r>
      <w:r w:rsidRPr="00F34A12">
        <w:rPr>
          <w:rFonts w:ascii="Arial" w:eastAsiaTheme="minorHAnsi" w:hAnsi="Arial" w:cs="Arial"/>
          <w:sz w:val="20"/>
          <w:szCs w:val="20"/>
        </w:rPr>
        <w:t>e.</w:t>
      </w:r>
    </w:p>
    <w:p w14:paraId="6BE03567" w14:textId="77777777" w:rsidR="00C4312A" w:rsidRDefault="00C4312A" w:rsidP="00C4312A">
      <w:pPr>
        <w:rPr>
          <w:rFonts w:ascii="Arial" w:eastAsiaTheme="minorHAnsi" w:hAnsi="Arial" w:cs="Arial"/>
          <w:sz w:val="20"/>
          <w:szCs w:val="20"/>
        </w:rPr>
      </w:pPr>
    </w:p>
    <w:p w14:paraId="136D97D2" w14:textId="77777777" w:rsidR="008F312B" w:rsidRPr="00F34A12" w:rsidRDefault="00F34A12" w:rsidP="00C4312A">
      <w:pPr>
        <w:rPr>
          <w:lang w:eastAsia="ar-SA"/>
        </w:rPr>
      </w:pPr>
      <w:r w:rsidRPr="00C4312A">
        <w:rPr>
          <w:rFonts w:ascii="Arial" w:eastAsiaTheme="minorHAnsi" w:hAnsi="Arial" w:cs="Arial"/>
          <w:sz w:val="20"/>
          <w:szCs w:val="20"/>
        </w:rPr>
        <w:t>Typeset in Great Britain by Columns Design XML Ltd, Reading, Berks</w:t>
      </w:r>
      <w:r w:rsidR="00C6706F" w:rsidRPr="00C4312A">
        <w:rPr>
          <w:rFonts w:ascii="Arial" w:eastAsiaTheme="minorHAnsi" w:hAnsi="Arial" w:cs="Arial"/>
          <w:sz w:val="20"/>
          <w:szCs w:val="20"/>
        </w:rPr>
        <w:t>.</w:t>
      </w:r>
    </w:p>
    <w:p w14:paraId="6E66203D" w14:textId="77777777" w:rsidR="008F312B" w:rsidRDefault="008F312B" w:rsidP="008F312B">
      <w:pPr>
        <w:pStyle w:val="ListParagraph"/>
        <w:rPr>
          <w:rFonts w:ascii="Verdana" w:hAnsi="Verdana"/>
          <w:lang w:eastAsia="ar-SA"/>
        </w:rPr>
      </w:pPr>
    </w:p>
    <w:p w14:paraId="5EEFB2E7" w14:textId="77777777" w:rsidR="008F312B" w:rsidRDefault="008F312B" w:rsidP="008F312B">
      <w:pPr>
        <w:pStyle w:val="ListParagraph"/>
        <w:rPr>
          <w:rFonts w:ascii="Verdana" w:hAnsi="Verdana"/>
          <w:lang w:eastAsia="ar-SA"/>
        </w:rPr>
      </w:pPr>
    </w:p>
    <w:p w14:paraId="2CAF33BE" w14:textId="77777777" w:rsidR="008F312B" w:rsidRDefault="004C645D" w:rsidP="008F312B">
      <w:pPr>
        <w:pStyle w:val="ListParagraph"/>
        <w:ind w:left="0"/>
        <w:rPr>
          <w:rFonts w:ascii="Verdana" w:hAnsi="Verdana"/>
          <w:lang w:eastAsia="ar-SA"/>
        </w:rPr>
      </w:pPr>
      <w:r w:rsidRPr="00EE0CC4">
        <w:rPr>
          <w:rFonts w:ascii="Verdana" w:hAnsi="Verdana"/>
          <w:lang w:eastAsia="ar-SA"/>
        </w:rPr>
        <w:lastRenderedPageBreak/>
        <w:t>Acknowledgments</w:t>
      </w:r>
    </w:p>
    <w:p w14:paraId="5860C21C" w14:textId="77777777" w:rsidR="00A7790E" w:rsidRPr="00F00A67" w:rsidRDefault="00A7790E" w:rsidP="00EE0CC4">
      <w:pPr>
        <w:autoSpaceDE w:val="0"/>
        <w:autoSpaceDN w:val="0"/>
        <w:adjustRightInd w:val="0"/>
        <w:rPr>
          <w:rFonts w:ascii="Verdana" w:hAnsi="Verdana" w:cs="Arial"/>
          <w:sz w:val="20"/>
          <w:szCs w:val="20"/>
          <w:lang w:eastAsia="ar-SA"/>
        </w:rPr>
      </w:pPr>
      <w:r w:rsidRPr="00F00A67">
        <w:rPr>
          <w:rFonts w:ascii="Verdana" w:eastAsiaTheme="minorHAnsi" w:hAnsi="Verdana" w:cs="Arial"/>
          <w:sz w:val="20"/>
          <w:szCs w:val="20"/>
        </w:rPr>
        <w:t>RICS would like to acknowledge the following people for their assistance in the research and writing of this Code:</w:t>
      </w:r>
      <w:r w:rsidRPr="00F00A67">
        <w:rPr>
          <w:rFonts w:ascii="Verdana" w:hAnsi="Verdana" w:cs="Arial"/>
          <w:sz w:val="20"/>
          <w:szCs w:val="20"/>
          <w:lang w:eastAsia="ar-SA"/>
        </w:rPr>
        <w:t xml:space="preserve"> </w:t>
      </w:r>
    </w:p>
    <w:p w14:paraId="13038DF5" w14:textId="77777777" w:rsidR="00A7790E" w:rsidRPr="00F00A67" w:rsidRDefault="00A7790E" w:rsidP="00EE0CC4">
      <w:pPr>
        <w:autoSpaceDE w:val="0"/>
        <w:autoSpaceDN w:val="0"/>
        <w:adjustRightInd w:val="0"/>
        <w:rPr>
          <w:rFonts w:ascii="Verdana" w:hAnsi="Verdana" w:cs="Arial"/>
          <w:sz w:val="20"/>
          <w:szCs w:val="20"/>
          <w:lang w:eastAsia="ar-SA"/>
        </w:rPr>
      </w:pPr>
    </w:p>
    <w:p w14:paraId="0A69A50F" w14:textId="77777777" w:rsidR="004448C0" w:rsidRPr="00F00A67" w:rsidRDefault="004448C0" w:rsidP="00EE0CC4">
      <w:pPr>
        <w:autoSpaceDE w:val="0"/>
        <w:autoSpaceDN w:val="0"/>
        <w:adjustRightInd w:val="0"/>
        <w:rPr>
          <w:rFonts w:ascii="Verdana" w:hAnsi="Verdana" w:cs="Arial"/>
          <w:b/>
          <w:sz w:val="20"/>
          <w:szCs w:val="20"/>
          <w:lang w:eastAsia="ar-SA"/>
        </w:rPr>
      </w:pPr>
      <w:r w:rsidRPr="00F00A67">
        <w:rPr>
          <w:rFonts w:ascii="Verdana" w:hAnsi="Verdana" w:cs="Arial"/>
          <w:b/>
          <w:sz w:val="20"/>
          <w:szCs w:val="20"/>
          <w:lang w:eastAsia="ar-SA"/>
        </w:rPr>
        <w:t>Technical author</w:t>
      </w:r>
    </w:p>
    <w:p w14:paraId="11EDD4A5" w14:textId="77777777" w:rsidR="00751AC0" w:rsidRPr="00F00A67" w:rsidRDefault="00A7790E" w:rsidP="00EE0CC4">
      <w:pPr>
        <w:autoSpaceDE w:val="0"/>
        <w:autoSpaceDN w:val="0"/>
        <w:adjustRightInd w:val="0"/>
        <w:rPr>
          <w:rFonts w:ascii="Verdana" w:hAnsi="Verdana" w:cs="Arial"/>
          <w:sz w:val="20"/>
          <w:szCs w:val="20"/>
          <w:lang w:eastAsia="ar-SA"/>
        </w:rPr>
      </w:pPr>
      <w:r w:rsidRPr="00F00A67">
        <w:rPr>
          <w:rFonts w:ascii="Verdana" w:hAnsi="Verdana" w:cs="Arial"/>
          <w:sz w:val="20"/>
          <w:szCs w:val="20"/>
          <w:lang w:eastAsia="ar-SA"/>
        </w:rPr>
        <w:t>Janie Strange</w:t>
      </w:r>
      <w:r w:rsidR="001C4FCF" w:rsidRPr="00F00A67">
        <w:rPr>
          <w:rFonts w:ascii="Verdana" w:hAnsi="Verdana" w:cs="Arial"/>
          <w:sz w:val="20"/>
          <w:szCs w:val="20"/>
          <w:lang w:eastAsia="ar-SA"/>
        </w:rPr>
        <w:t xml:space="preserve">, </w:t>
      </w:r>
      <w:r w:rsidR="00E2014C" w:rsidRPr="00F00A67">
        <w:rPr>
          <w:rFonts w:ascii="Verdana" w:hAnsi="Verdana" w:cs="Arial"/>
          <w:sz w:val="20"/>
          <w:szCs w:val="20"/>
          <w:lang w:eastAsia="ar-SA"/>
        </w:rPr>
        <w:t>FRICS, FIRPM (Institute of Residential Property Management)</w:t>
      </w:r>
    </w:p>
    <w:p w14:paraId="6C036726" w14:textId="77777777" w:rsidR="004448C0" w:rsidRPr="00F00A67" w:rsidRDefault="008F6BBC" w:rsidP="00EE0CC4">
      <w:pPr>
        <w:autoSpaceDE w:val="0"/>
        <w:autoSpaceDN w:val="0"/>
        <w:adjustRightInd w:val="0"/>
        <w:rPr>
          <w:rFonts w:ascii="Verdana" w:hAnsi="Verdana" w:cs="Arial"/>
          <w:sz w:val="20"/>
          <w:szCs w:val="20"/>
          <w:lang w:eastAsia="ar-SA"/>
        </w:rPr>
      </w:pPr>
      <w:r w:rsidRPr="00F00A67">
        <w:rPr>
          <w:rFonts w:ascii="Verdana" w:hAnsi="Verdana" w:cs="Arial"/>
          <w:sz w:val="20"/>
          <w:szCs w:val="20"/>
          <w:lang w:eastAsia="ar-SA"/>
        </w:rPr>
        <w:t xml:space="preserve"> </w:t>
      </w:r>
    </w:p>
    <w:p w14:paraId="59991942" w14:textId="77777777" w:rsidR="004448C0" w:rsidRPr="00F00A67" w:rsidRDefault="004448C0" w:rsidP="00EE0CC4">
      <w:pPr>
        <w:autoSpaceDE w:val="0"/>
        <w:autoSpaceDN w:val="0"/>
        <w:adjustRightInd w:val="0"/>
        <w:rPr>
          <w:rFonts w:ascii="Verdana" w:hAnsi="Verdana" w:cs="Arial"/>
          <w:b/>
          <w:sz w:val="20"/>
          <w:szCs w:val="20"/>
          <w:lang w:eastAsia="ar-SA"/>
        </w:rPr>
      </w:pPr>
      <w:r w:rsidRPr="00F00A67">
        <w:rPr>
          <w:rFonts w:ascii="Verdana" w:hAnsi="Verdana" w:cs="Arial"/>
          <w:b/>
          <w:sz w:val="20"/>
          <w:szCs w:val="20"/>
          <w:lang w:eastAsia="ar-SA"/>
        </w:rPr>
        <w:t>Working group</w:t>
      </w:r>
    </w:p>
    <w:p w14:paraId="616AEDF0" w14:textId="77777777" w:rsidR="008F6BBC" w:rsidRPr="00F00A67" w:rsidRDefault="008F6BBC" w:rsidP="00F00A67">
      <w:pPr>
        <w:rPr>
          <w:rFonts w:ascii="Verdana" w:hAnsi="Verdana" w:cs="Arial"/>
          <w:sz w:val="20"/>
          <w:szCs w:val="20"/>
          <w:lang w:eastAsia="ar-SA"/>
        </w:rPr>
      </w:pPr>
      <w:r w:rsidRPr="00F00A67">
        <w:rPr>
          <w:rFonts w:ascii="Verdana" w:hAnsi="Verdana" w:cs="Arial"/>
          <w:sz w:val="20"/>
          <w:szCs w:val="20"/>
          <w:lang w:eastAsia="ar-SA"/>
        </w:rPr>
        <w:t>Gerry Fox</w:t>
      </w:r>
      <w:r w:rsidR="00907277" w:rsidRPr="00F00A67">
        <w:rPr>
          <w:rFonts w:ascii="Verdana" w:hAnsi="Verdana" w:cs="Arial"/>
          <w:sz w:val="20"/>
          <w:szCs w:val="20"/>
          <w:lang w:eastAsia="ar-SA"/>
        </w:rPr>
        <w:t xml:space="preserve"> FRICS FIRPM (</w:t>
      </w:r>
      <w:r w:rsidR="00A85E66">
        <w:rPr>
          <w:rFonts w:ascii="Verdana" w:hAnsi="Verdana" w:cs="Arial"/>
          <w:sz w:val="20"/>
          <w:szCs w:val="20"/>
          <w:lang w:eastAsia="ar-SA"/>
        </w:rPr>
        <w:t>RICS</w:t>
      </w:r>
      <w:r w:rsidR="00907277" w:rsidRPr="00F00A67">
        <w:rPr>
          <w:rFonts w:ascii="Verdana" w:hAnsi="Verdana" w:cs="Arial"/>
          <w:sz w:val="20"/>
          <w:szCs w:val="20"/>
          <w:lang w:eastAsia="ar-SA"/>
        </w:rPr>
        <w:t>)</w:t>
      </w:r>
    </w:p>
    <w:p w14:paraId="5E36FEC8" w14:textId="77777777" w:rsidR="008F6BBC" w:rsidRPr="00F00A67" w:rsidRDefault="008F6BBC" w:rsidP="00F00A67">
      <w:pPr>
        <w:rPr>
          <w:rFonts w:ascii="Verdana" w:hAnsi="Verdana" w:cs="Arial"/>
          <w:sz w:val="20"/>
          <w:szCs w:val="20"/>
          <w:lang w:eastAsia="ar-SA"/>
        </w:rPr>
      </w:pPr>
      <w:r w:rsidRPr="00F00A67">
        <w:rPr>
          <w:rFonts w:ascii="Verdana" w:hAnsi="Verdana" w:cs="Arial"/>
          <w:sz w:val="20"/>
          <w:szCs w:val="20"/>
          <w:lang w:eastAsia="ar-SA"/>
        </w:rPr>
        <w:t>Martin Green</w:t>
      </w:r>
      <w:r w:rsidR="008A4C90" w:rsidRPr="00F00A67">
        <w:rPr>
          <w:rFonts w:ascii="Verdana" w:hAnsi="Verdana" w:cs="Arial"/>
          <w:sz w:val="20"/>
          <w:szCs w:val="20"/>
          <w:lang w:eastAsia="ar-SA"/>
        </w:rPr>
        <w:t xml:space="preserve"> (</w:t>
      </w:r>
      <w:r w:rsidR="00216FE6">
        <w:rPr>
          <w:rFonts w:ascii="Verdana" w:hAnsi="Verdana" w:cs="Arial"/>
          <w:sz w:val="20"/>
          <w:szCs w:val="20"/>
          <w:lang w:eastAsia="ar-SA"/>
        </w:rPr>
        <w:t>CIH</w:t>
      </w:r>
      <w:r w:rsidR="008A4C90" w:rsidRPr="00F00A67">
        <w:rPr>
          <w:rFonts w:ascii="Verdana" w:hAnsi="Verdana" w:cs="Arial"/>
          <w:sz w:val="20"/>
          <w:szCs w:val="20"/>
          <w:lang w:eastAsia="ar-SA"/>
        </w:rPr>
        <w:t>)</w:t>
      </w:r>
    </w:p>
    <w:p w14:paraId="7ED91C63" w14:textId="77777777" w:rsidR="008F6BBC" w:rsidRPr="00F00A67" w:rsidRDefault="008F6BBC" w:rsidP="00F00A67">
      <w:pPr>
        <w:rPr>
          <w:rFonts w:ascii="Verdana" w:hAnsi="Verdana" w:cs="Arial"/>
          <w:sz w:val="20"/>
          <w:szCs w:val="20"/>
          <w:lang w:eastAsia="ar-SA"/>
        </w:rPr>
      </w:pPr>
      <w:r w:rsidRPr="00F00A67">
        <w:rPr>
          <w:rFonts w:ascii="Verdana" w:hAnsi="Verdana" w:cs="Arial"/>
          <w:sz w:val="20"/>
          <w:szCs w:val="20"/>
          <w:lang w:eastAsia="ar-SA"/>
        </w:rPr>
        <w:t>Nicholas Kissen</w:t>
      </w:r>
      <w:r w:rsidR="00907277" w:rsidRPr="00F00A67">
        <w:rPr>
          <w:rFonts w:ascii="Verdana" w:hAnsi="Verdana" w:cs="Arial"/>
          <w:sz w:val="20"/>
          <w:szCs w:val="20"/>
          <w:lang w:eastAsia="ar-SA"/>
        </w:rPr>
        <w:t xml:space="preserve"> (Lea</w:t>
      </w:r>
      <w:r w:rsidR="00716BCA">
        <w:rPr>
          <w:rFonts w:ascii="Verdana" w:hAnsi="Verdana" w:cs="Arial"/>
          <w:sz w:val="20"/>
          <w:szCs w:val="20"/>
          <w:lang w:eastAsia="ar-SA"/>
        </w:rPr>
        <w:t>sehold Advisory Service</w:t>
      </w:r>
      <w:r w:rsidR="00907277" w:rsidRPr="00F00A67">
        <w:rPr>
          <w:rFonts w:ascii="Verdana" w:hAnsi="Verdana" w:cs="Arial"/>
          <w:sz w:val="20"/>
          <w:szCs w:val="20"/>
          <w:lang w:eastAsia="ar-SA"/>
        </w:rPr>
        <w:t>)</w:t>
      </w:r>
    </w:p>
    <w:p w14:paraId="6A230B15" w14:textId="77777777" w:rsidR="008F6BBC" w:rsidRPr="00F00A67" w:rsidRDefault="008F6BBC" w:rsidP="00F00A67">
      <w:pPr>
        <w:rPr>
          <w:rFonts w:ascii="Verdana" w:hAnsi="Verdana" w:cs="Arial"/>
          <w:sz w:val="20"/>
          <w:szCs w:val="20"/>
          <w:lang w:eastAsia="ar-SA"/>
        </w:rPr>
      </w:pPr>
      <w:r w:rsidRPr="00F00A67">
        <w:rPr>
          <w:rFonts w:ascii="Verdana" w:hAnsi="Verdana" w:cs="Arial"/>
          <w:sz w:val="20"/>
          <w:szCs w:val="20"/>
          <w:lang w:eastAsia="ar-SA"/>
        </w:rPr>
        <w:t>Martin Perry</w:t>
      </w:r>
      <w:r w:rsidR="00907277" w:rsidRPr="00F00A67">
        <w:rPr>
          <w:rFonts w:ascii="Verdana" w:hAnsi="Verdana" w:cs="Arial"/>
          <w:sz w:val="20"/>
          <w:szCs w:val="20"/>
          <w:lang w:eastAsia="ar-SA"/>
        </w:rPr>
        <w:t xml:space="preserve"> MIRPM (</w:t>
      </w:r>
      <w:r w:rsidR="00216FE6">
        <w:rPr>
          <w:rFonts w:ascii="Verdana" w:hAnsi="Verdana" w:cs="Arial"/>
          <w:sz w:val="20"/>
          <w:szCs w:val="20"/>
          <w:lang w:eastAsia="ar-SA"/>
        </w:rPr>
        <w:t>ARMA</w:t>
      </w:r>
      <w:r w:rsidR="00907277" w:rsidRPr="00F00A67">
        <w:rPr>
          <w:rFonts w:ascii="Verdana" w:hAnsi="Verdana" w:cs="Arial"/>
          <w:sz w:val="20"/>
          <w:szCs w:val="20"/>
          <w:lang w:eastAsia="ar-SA"/>
        </w:rPr>
        <w:t>)</w:t>
      </w:r>
    </w:p>
    <w:p w14:paraId="5D6D0E0D" w14:textId="77777777" w:rsidR="008F6BBC" w:rsidRPr="00F00A67" w:rsidRDefault="008F6BBC" w:rsidP="00F00A67">
      <w:pPr>
        <w:rPr>
          <w:rFonts w:ascii="Verdana" w:hAnsi="Verdana" w:cs="Arial"/>
          <w:sz w:val="20"/>
          <w:szCs w:val="20"/>
          <w:lang w:eastAsia="ar-SA"/>
        </w:rPr>
      </w:pPr>
      <w:r w:rsidRPr="00F00A67">
        <w:rPr>
          <w:rFonts w:ascii="Verdana" w:hAnsi="Verdana" w:cs="Arial"/>
          <w:sz w:val="20"/>
          <w:szCs w:val="20"/>
          <w:lang w:eastAsia="ar-SA"/>
        </w:rPr>
        <w:t>Guy Pewter</w:t>
      </w:r>
      <w:r w:rsidR="00907277" w:rsidRPr="00F00A67">
        <w:rPr>
          <w:rFonts w:ascii="Verdana" w:hAnsi="Verdana" w:cs="Arial"/>
          <w:sz w:val="20"/>
          <w:szCs w:val="20"/>
          <w:lang w:eastAsia="ar-SA"/>
        </w:rPr>
        <w:t xml:space="preserve"> FRICS (</w:t>
      </w:r>
      <w:r w:rsidR="00216FE6">
        <w:rPr>
          <w:rFonts w:ascii="Verdana" w:hAnsi="Verdana" w:cs="Arial"/>
          <w:sz w:val="20"/>
          <w:szCs w:val="20"/>
          <w:lang w:eastAsia="ar-SA"/>
        </w:rPr>
        <w:t>RICS</w:t>
      </w:r>
      <w:r w:rsidR="00907277" w:rsidRPr="00F00A67">
        <w:rPr>
          <w:rFonts w:ascii="Verdana" w:hAnsi="Verdana" w:cs="Arial"/>
          <w:sz w:val="20"/>
          <w:szCs w:val="20"/>
          <w:lang w:eastAsia="ar-SA"/>
        </w:rPr>
        <w:t>)</w:t>
      </w:r>
    </w:p>
    <w:p w14:paraId="3BC0F85E" w14:textId="77777777" w:rsidR="008F6BBC" w:rsidRPr="00F00A67" w:rsidRDefault="008F6BBC" w:rsidP="00F00A67">
      <w:pPr>
        <w:rPr>
          <w:rFonts w:ascii="Verdana" w:hAnsi="Verdana" w:cs="Arial"/>
          <w:sz w:val="20"/>
          <w:szCs w:val="20"/>
          <w:lang w:eastAsia="ar-SA"/>
        </w:rPr>
      </w:pPr>
      <w:r w:rsidRPr="00F00A67">
        <w:rPr>
          <w:rFonts w:ascii="Verdana" w:hAnsi="Verdana" w:cs="Arial"/>
          <w:sz w:val="20"/>
          <w:szCs w:val="20"/>
          <w:lang w:eastAsia="ar-SA"/>
        </w:rPr>
        <w:t>Shula Rich</w:t>
      </w:r>
      <w:r w:rsidR="00907277" w:rsidRPr="00F00A67">
        <w:rPr>
          <w:rFonts w:ascii="Verdana" w:hAnsi="Verdana" w:cs="Arial"/>
          <w:sz w:val="20"/>
          <w:szCs w:val="20"/>
          <w:lang w:eastAsia="ar-SA"/>
        </w:rPr>
        <w:t xml:space="preserve"> (FPRA)</w:t>
      </w:r>
    </w:p>
    <w:p w14:paraId="7504FA59" w14:textId="77777777" w:rsidR="008F6BBC" w:rsidRPr="00F00A67" w:rsidRDefault="00F00A67" w:rsidP="00F00A67">
      <w:pPr>
        <w:rPr>
          <w:rFonts w:ascii="Verdana" w:hAnsi="Verdana" w:cs="Arial"/>
          <w:sz w:val="20"/>
          <w:szCs w:val="20"/>
          <w:lang w:eastAsia="ar-SA"/>
        </w:rPr>
      </w:pPr>
      <w:r w:rsidRPr="00F00A67">
        <w:rPr>
          <w:rFonts w:ascii="Verdana" w:hAnsi="Verdana" w:cs="Arial"/>
          <w:sz w:val="20"/>
          <w:szCs w:val="20"/>
          <w:lang w:eastAsia="ar-SA"/>
        </w:rPr>
        <w:t>Mary Louise Wedderburn</w:t>
      </w:r>
      <w:r w:rsidR="00907277" w:rsidRPr="00F00A67">
        <w:rPr>
          <w:rFonts w:ascii="Verdana" w:hAnsi="Verdana" w:cs="Arial"/>
          <w:sz w:val="20"/>
          <w:szCs w:val="20"/>
          <w:lang w:eastAsia="ar-SA"/>
        </w:rPr>
        <w:t xml:space="preserve"> FCA (ICAEW)</w:t>
      </w:r>
    </w:p>
    <w:p w14:paraId="5B051E1E" w14:textId="77777777" w:rsidR="008F6BBC" w:rsidRPr="00F00A67" w:rsidRDefault="008F6BBC" w:rsidP="00F00A67">
      <w:pPr>
        <w:rPr>
          <w:rFonts w:ascii="Verdana" w:hAnsi="Verdana" w:cs="Arial"/>
          <w:sz w:val="20"/>
          <w:szCs w:val="20"/>
          <w:lang w:eastAsia="ar-SA"/>
        </w:rPr>
      </w:pPr>
      <w:r w:rsidRPr="00F00A67">
        <w:rPr>
          <w:rFonts w:ascii="Verdana" w:hAnsi="Verdana" w:cs="Arial"/>
          <w:sz w:val="20"/>
          <w:szCs w:val="20"/>
          <w:lang w:eastAsia="ar-SA"/>
        </w:rPr>
        <w:t>Richard Wheeldon</w:t>
      </w:r>
      <w:r w:rsidR="00907277" w:rsidRPr="00F00A67">
        <w:rPr>
          <w:rFonts w:ascii="Verdana" w:hAnsi="Verdana" w:cs="Arial"/>
          <w:sz w:val="20"/>
          <w:szCs w:val="20"/>
          <w:lang w:eastAsia="ar-SA"/>
        </w:rPr>
        <w:t xml:space="preserve"> (</w:t>
      </w:r>
      <w:r w:rsidR="00216FE6">
        <w:rPr>
          <w:rFonts w:ascii="Verdana" w:hAnsi="Verdana" w:cs="Arial"/>
          <w:sz w:val="20"/>
          <w:szCs w:val="20"/>
          <w:lang w:eastAsia="ar-SA"/>
        </w:rPr>
        <w:t>ARHM</w:t>
      </w:r>
      <w:r w:rsidR="00907277" w:rsidRPr="00F00A67">
        <w:rPr>
          <w:rFonts w:ascii="Verdana" w:hAnsi="Verdana" w:cs="Arial"/>
          <w:sz w:val="20"/>
          <w:szCs w:val="20"/>
          <w:lang w:eastAsia="ar-SA"/>
        </w:rPr>
        <w:t>)</w:t>
      </w:r>
    </w:p>
    <w:p w14:paraId="6E61536A" w14:textId="77777777" w:rsidR="008F6BBC" w:rsidRPr="00EE0CC4" w:rsidRDefault="008F6BBC" w:rsidP="00EE0CC4">
      <w:pPr>
        <w:autoSpaceDE w:val="0"/>
        <w:autoSpaceDN w:val="0"/>
        <w:adjustRightInd w:val="0"/>
        <w:rPr>
          <w:rFonts w:ascii="Arial" w:hAnsi="Arial" w:cs="Arial"/>
          <w:sz w:val="20"/>
          <w:szCs w:val="20"/>
          <w:lang w:eastAsia="ar-SA"/>
        </w:rPr>
      </w:pPr>
    </w:p>
    <w:p w14:paraId="26CA06A4" w14:textId="77777777" w:rsidR="004448C0" w:rsidRPr="004448C0" w:rsidRDefault="004448C0" w:rsidP="00EE0CC4">
      <w:pPr>
        <w:autoSpaceDE w:val="0"/>
        <w:autoSpaceDN w:val="0"/>
        <w:adjustRightInd w:val="0"/>
        <w:rPr>
          <w:rFonts w:ascii="Arial" w:hAnsi="Arial" w:cs="Arial"/>
          <w:sz w:val="20"/>
          <w:szCs w:val="20"/>
          <w:lang w:eastAsia="ar-SA"/>
        </w:rPr>
      </w:pPr>
    </w:p>
    <w:p w14:paraId="2F6D823E" w14:textId="77777777" w:rsidR="00751AC0" w:rsidRDefault="00751AC0">
      <w:pPr>
        <w:jc w:val="center"/>
        <w:rPr>
          <w:rFonts w:ascii="Arial" w:hAnsi="Arial" w:cs="Arial"/>
          <w:sz w:val="20"/>
          <w:szCs w:val="20"/>
          <w:lang w:eastAsia="ar-SA"/>
        </w:rPr>
      </w:pPr>
      <w:r>
        <w:rPr>
          <w:rFonts w:ascii="Arial" w:hAnsi="Arial" w:cs="Arial"/>
          <w:sz w:val="20"/>
          <w:szCs w:val="20"/>
          <w:lang w:eastAsia="ar-SA"/>
        </w:rPr>
        <w:br w:type="page"/>
      </w:r>
    </w:p>
    <w:p w14:paraId="172A5500" w14:textId="77777777" w:rsidR="00F82A12" w:rsidRDefault="00F82A12" w:rsidP="00F82A12">
      <w:pPr>
        <w:pStyle w:val="Heading1"/>
      </w:pPr>
      <w:bookmarkStart w:id="2" w:name="_Toc443380497"/>
      <w:bookmarkStart w:id="3" w:name="_Toc415753165"/>
      <w:r>
        <w:lastRenderedPageBreak/>
        <w:t>Contents</w:t>
      </w:r>
      <w:bookmarkEnd w:id="2"/>
    </w:p>
    <w:p w14:paraId="4E0B979F" w14:textId="77777777" w:rsidR="00F82A12" w:rsidRPr="00B75352" w:rsidRDefault="00F82A12" w:rsidP="00F82A12"/>
    <w:p w14:paraId="659B2DFE" w14:textId="77777777" w:rsidR="00A65ED1" w:rsidRDefault="00F82A12">
      <w:pPr>
        <w:pStyle w:val="TOC1"/>
        <w:tabs>
          <w:tab w:val="right" w:pos="9016"/>
        </w:tabs>
        <w:rPr>
          <w:rFonts w:asciiTheme="minorHAnsi" w:eastAsiaTheme="minorEastAsia" w:hAnsiTheme="minorHAnsi" w:cstheme="minorBidi"/>
          <w:noProof/>
          <w:sz w:val="22"/>
          <w:szCs w:val="22"/>
          <w:lang w:eastAsia="en-GB"/>
        </w:rPr>
      </w:pPr>
      <w:r>
        <w:fldChar w:fldCharType="begin"/>
      </w:r>
      <w:r>
        <w:instrText xml:space="preserve"> TOC \o "1-2" \h \z \u </w:instrText>
      </w:r>
      <w:r>
        <w:fldChar w:fldCharType="separate"/>
      </w:r>
      <w:hyperlink w:anchor="_Toc443380497" w:history="1">
        <w:r w:rsidR="00A65ED1" w:rsidRPr="00F876BD">
          <w:rPr>
            <w:rStyle w:val="Hyperlink"/>
            <w:noProof/>
          </w:rPr>
          <w:t>Contents</w:t>
        </w:r>
        <w:r w:rsidR="00A65ED1">
          <w:rPr>
            <w:noProof/>
            <w:webHidden/>
          </w:rPr>
          <w:tab/>
        </w:r>
        <w:r w:rsidR="00A65ED1">
          <w:rPr>
            <w:noProof/>
            <w:webHidden/>
          </w:rPr>
          <w:fldChar w:fldCharType="begin"/>
        </w:r>
        <w:r w:rsidR="00A65ED1">
          <w:rPr>
            <w:noProof/>
            <w:webHidden/>
          </w:rPr>
          <w:instrText xml:space="preserve"> PAGEREF _Toc443380497 \h </w:instrText>
        </w:r>
        <w:r w:rsidR="00A65ED1">
          <w:rPr>
            <w:noProof/>
            <w:webHidden/>
          </w:rPr>
        </w:r>
        <w:r w:rsidR="00A65ED1">
          <w:rPr>
            <w:noProof/>
            <w:webHidden/>
          </w:rPr>
          <w:fldChar w:fldCharType="separate"/>
        </w:r>
        <w:r w:rsidR="00A65ED1">
          <w:rPr>
            <w:noProof/>
            <w:webHidden/>
          </w:rPr>
          <w:t>4</w:t>
        </w:r>
        <w:r w:rsidR="00A65ED1">
          <w:rPr>
            <w:noProof/>
            <w:webHidden/>
          </w:rPr>
          <w:fldChar w:fldCharType="end"/>
        </w:r>
      </w:hyperlink>
    </w:p>
    <w:p w14:paraId="0D405327" w14:textId="77777777" w:rsidR="00A65ED1" w:rsidRDefault="00FD72DC">
      <w:pPr>
        <w:pStyle w:val="TOC1"/>
        <w:tabs>
          <w:tab w:val="right" w:pos="9016"/>
        </w:tabs>
        <w:rPr>
          <w:rFonts w:asciiTheme="minorHAnsi" w:eastAsiaTheme="minorEastAsia" w:hAnsiTheme="minorHAnsi" w:cstheme="minorBidi"/>
          <w:noProof/>
          <w:sz w:val="22"/>
          <w:szCs w:val="22"/>
          <w:lang w:eastAsia="en-GB"/>
        </w:rPr>
      </w:pPr>
      <w:hyperlink w:anchor="_Toc443380498" w:history="1">
        <w:r w:rsidR="00A65ED1" w:rsidRPr="00F876BD">
          <w:rPr>
            <w:rStyle w:val="Hyperlink"/>
            <w:rFonts w:eastAsia="MS PMincho"/>
            <w:noProof/>
          </w:rPr>
          <w:t>Special note</w:t>
        </w:r>
        <w:r w:rsidR="00A65ED1">
          <w:rPr>
            <w:noProof/>
            <w:webHidden/>
          </w:rPr>
          <w:tab/>
        </w:r>
        <w:r w:rsidR="00A65ED1">
          <w:rPr>
            <w:noProof/>
            <w:webHidden/>
          </w:rPr>
          <w:fldChar w:fldCharType="begin"/>
        </w:r>
        <w:r w:rsidR="00A65ED1">
          <w:rPr>
            <w:noProof/>
            <w:webHidden/>
          </w:rPr>
          <w:instrText xml:space="preserve"> PAGEREF _Toc443380498 \h </w:instrText>
        </w:r>
        <w:r w:rsidR="00A65ED1">
          <w:rPr>
            <w:noProof/>
            <w:webHidden/>
          </w:rPr>
        </w:r>
        <w:r w:rsidR="00A65ED1">
          <w:rPr>
            <w:noProof/>
            <w:webHidden/>
          </w:rPr>
          <w:fldChar w:fldCharType="separate"/>
        </w:r>
        <w:r w:rsidR="00A65ED1">
          <w:rPr>
            <w:noProof/>
            <w:webHidden/>
          </w:rPr>
          <w:t>10</w:t>
        </w:r>
        <w:r w:rsidR="00A65ED1">
          <w:rPr>
            <w:noProof/>
            <w:webHidden/>
          </w:rPr>
          <w:fldChar w:fldCharType="end"/>
        </w:r>
      </w:hyperlink>
    </w:p>
    <w:p w14:paraId="77C2A587" w14:textId="77777777" w:rsidR="00A65ED1" w:rsidRDefault="00FD72DC">
      <w:pPr>
        <w:pStyle w:val="TOC1"/>
        <w:tabs>
          <w:tab w:val="right" w:pos="9016"/>
        </w:tabs>
        <w:rPr>
          <w:rFonts w:asciiTheme="minorHAnsi" w:eastAsiaTheme="minorEastAsia" w:hAnsiTheme="minorHAnsi" w:cstheme="minorBidi"/>
          <w:noProof/>
          <w:sz w:val="22"/>
          <w:szCs w:val="22"/>
          <w:lang w:eastAsia="en-GB"/>
        </w:rPr>
      </w:pPr>
      <w:hyperlink w:anchor="_Toc443380499" w:history="1">
        <w:r w:rsidR="00A65ED1" w:rsidRPr="00F876BD">
          <w:rPr>
            <w:rStyle w:val="Hyperlink"/>
            <w:rFonts w:eastAsia="MS Mincho"/>
            <w:noProof/>
          </w:rPr>
          <w:t>Glossary</w:t>
        </w:r>
        <w:r w:rsidR="00A65ED1">
          <w:rPr>
            <w:noProof/>
            <w:webHidden/>
          </w:rPr>
          <w:tab/>
        </w:r>
        <w:r w:rsidR="00A65ED1">
          <w:rPr>
            <w:noProof/>
            <w:webHidden/>
          </w:rPr>
          <w:fldChar w:fldCharType="begin"/>
        </w:r>
        <w:r w:rsidR="00A65ED1">
          <w:rPr>
            <w:noProof/>
            <w:webHidden/>
          </w:rPr>
          <w:instrText xml:space="preserve"> PAGEREF _Toc443380499 \h </w:instrText>
        </w:r>
        <w:r w:rsidR="00A65ED1">
          <w:rPr>
            <w:noProof/>
            <w:webHidden/>
          </w:rPr>
        </w:r>
        <w:r w:rsidR="00A65ED1">
          <w:rPr>
            <w:noProof/>
            <w:webHidden/>
          </w:rPr>
          <w:fldChar w:fldCharType="separate"/>
        </w:r>
        <w:r w:rsidR="00A65ED1">
          <w:rPr>
            <w:noProof/>
            <w:webHidden/>
          </w:rPr>
          <w:t>11</w:t>
        </w:r>
        <w:r w:rsidR="00A65ED1">
          <w:rPr>
            <w:noProof/>
            <w:webHidden/>
          </w:rPr>
          <w:fldChar w:fldCharType="end"/>
        </w:r>
      </w:hyperlink>
    </w:p>
    <w:p w14:paraId="01552C40" w14:textId="77777777" w:rsidR="00A65ED1" w:rsidRDefault="00FD72DC">
      <w:pPr>
        <w:pStyle w:val="TOC1"/>
        <w:tabs>
          <w:tab w:val="right" w:pos="9016"/>
        </w:tabs>
        <w:rPr>
          <w:rFonts w:asciiTheme="minorHAnsi" w:eastAsiaTheme="minorEastAsia" w:hAnsiTheme="minorHAnsi" w:cstheme="minorBidi"/>
          <w:noProof/>
          <w:sz w:val="22"/>
          <w:szCs w:val="22"/>
          <w:lang w:eastAsia="en-GB"/>
        </w:rPr>
      </w:pPr>
      <w:hyperlink w:anchor="_Toc443380500" w:history="1">
        <w:r w:rsidR="00A65ED1" w:rsidRPr="00F876BD">
          <w:rPr>
            <w:rStyle w:val="Hyperlink"/>
            <w:noProof/>
          </w:rPr>
          <w:t>Foreword and application of the Code</w:t>
        </w:r>
        <w:r w:rsidR="00A65ED1">
          <w:rPr>
            <w:noProof/>
            <w:webHidden/>
          </w:rPr>
          <w:tab/>
        </w:r>
        <w:r w:rsidR="00A65ED1">
          <w:rPr>
            <w:noProof/>
            <w:webHidden/>
          </w:rPr>
          <w:fldChar w:fldCharType="begin"/>
        </w:r>
        <w:r w:rsidR="00A65ED1">
          <w:rPr>
            <w:noProof/>
            <w:webHidden/>
          </w:rPr>
          <w:instrText xml:space="preserve"> PAGEREF _Toc443380500 \h </w:instrText>
        </w:r>
        <w:r w:rsidR="00A65ED1">
          <w:rPr>
            <w:noProof/>
            <w:webHidden/>
          </w:rPr>
        </w:r>
        <w:r w:rsidR="00A65ED1">
          <w:rPr>
            <w:noProof/>
            <w:webHidden/>
          </w:rPr>
          <w:fldChar w:fldCharType="separate"/>
        </w:r>
        <w:r w:rsidR="00A65ED1">
          <w:rPr>
            <w:noProof/>
            <w:webHidden/>
          </w:rPr>
          <w:t>15</w:t>
        </w:r>
        <w:r w:rsidR="00A65ED1">
          <w:rPr>
            <w:noProof/>
            <w:webHidden/>
          </w:rPr>
          <w:fldChar w:fldCharType="end"/>
        </w:r>
      </w:hyperlink>
    </w:p>
    <w:p w14:paraId="3B8F3EA2" w14:textId="77777777" w:rsidR="00A65ED1" w:rsidRDefault="00FD72DC">
      <w:pPr>
        <w:pStyle w:val="TOC1"/>
        <w:tabs>
          <w:tab w:val="right" w:pos="9016"/>
        </w:tabs>
        <w:rPr>
          <w:rFonts w:asciiTheme="minorHAnsi" w:eastAsiaTheme="minorEastAsia" w:hAnsiTheme="minorHAnsi" w:cstheme="minorBidi"/>
          <w:noProof/>
          <w:sz w:val="22"/>
          <w:szCs w:val="22"/>
          <w:lang w:eastAsia="en-GB"/>
        </w:rPr>
      </w:pPr>
      <w:hyperlink w:anchor="_Toc443380501" w:history="1">
        <w:r w:rsidR="00A65ED1" w:rsidRPr="00F876BD">
          <w:rPr>
            <w:rStyle w:val="Hyperlink"/>
            <w:noProof/>
          </w:rPr>
          <w:t>RICS guidance notes</w:t>
        </w:r>
        <w:r w:rsidR="00A65ED1">
          <w:rPr>
            <w:noProof/>
            <w:webHidden/>
          </w:rPr>
          <w:tab/>
        </w:r>
        <w:r w:rsidR="00A65ED1">
          <w:rPr>
            <w:noProof/>
            <w:webHidden/>
          </w:rPr>
          <w:fldChar w:fldCharType="begin"/>
        </w:r>
        <w:r w:rsidR="00A65ED1">
          <w:rPr>
            <w:noProof/>
            <w:webHidden/>
          </w:rPr>
          <w:instrText xml:space="preserve"> PAGEREF _Toc443380501 \h </w:instrText>
        </w:r>
        <w:r w:rsidR="00A65ED1">
          <w:rPr>
            <w:noProof/>
            <w:webHidden/>
          </w:rPr>
        </w:r>
        <w:r w:rsidR="00A65ED1">
          <w:rPr>
            <w:noProof/>
            <w:webHidden/>
          </w:rPr>
          <w:fldChar w:fldCharType="separate"/>
        </w:r>
        <w:r w:rsidR="00A65ED1">
          <w:rPr>
            <w:noProof/>
            <w:webHidden/>
          </w:rPr>
          <w:t>18</w:t>
        </w:r>
        <w:r w:rsidR="00A65ED1">
          <w:rPr>
            <w:noProof/>
            <w:webHidden/>
          </w:rPr>
          <w:fldChar w:fldCharType="end"/>
        </w:r>
      </w:hyperlink>
    </w:p>
    <w:p w14:paraId="0162AD37" w14:textId="77777777" w:rsidR="00A65ED1" w:rsidRDefault="00FD72DC">
      <w:pPr>
        <w:pStyle w:val="TOC1"/>
        <w:tabs>
          <w:tab w:val="left" w:pos="880"/>
          <w:tab w:val="right" w:pos="9016"/>
        </w:tabs>
        <w:rPr>
          <w:rFonts w:asciiTheme="minorHAnsi" w:eastAsiaTheme="minorEastAsia" w:hAnsiTheme="minorHAnsi" w:cstheme="minorBidi"/>
          <w:noProof/>
          <w:sz w:val="22"/>
          <w:szCs w:val="22"/>
          <w:lang w:eastAsia="en-GB"/>
        </w:rPr>
      </w:pPr>
      <w:hyperlink w:anchor="_Toc443380502" w:history="1">
        <w:r w:rsidR="00A65ED1" w:rsidRPr="00F876BD">
          <w:rPr>
            <w:rStyle w:val="Hyperlink"/>
            <w:noProof/>
          </w:rPr>
          <w:t>Part 1</w:t>
        </w:r>
        <w:r w:rsidR="00A65ED1">
          <w:rPr>
            <w:rFonts w:asciiTheme="minorHAnsi" w:eastAsiaTheme="minorEastAsia" w:hAnsiTheme="minorHAnsi" w:cstheme="minorBidi"/>
            <w:noProof/>
            <w:sz w:val="22"/>
            <w:szCs w:val="22"/>
            <w:lang w:eastAsia="en-GB"/>
          </w:rPr>
          <w:tab/>
        </w:r>
        <w:r w:rsidR="00A65ED1" w:rsidRPr="00F876BD">
          <w:rPr>
            <w:rStyle w:val="Hyperlink"/>
            <w:noProof/>
          </w:rPr>
          <w:t>Definitions applicable in this Code</w:t>
        </w:r>
        <w:r w:rsidR="00A65ED1">
          <w:rPr>
            <w:noProof/>
            <w:webHidden/>
          </w:rPr>
          <w:tab/>
        </w:r>
        <w:r w:rsidR="00A65ED1">
          <w:rPr>
            <w:noProof/>
            <w:webHidden/>
          </w:rPr>
          <w:fldChar w:fldCharType="begin"/>
        </w:r>
        <w:r w:rsidR="00A65ED1">
          <w:rPr>
            <w:noProof/>
            <w:webHidden/>
          </w:rPr>
          <w:instrText xml:space="preserve"> PAGEREF _Toc443380502 \h </w:instrText>
        </w:r>
        <w:r w:rsidR="00A65ED1">
          <w:rPr>
            <w:noProof/>
            <w:webHidden/>
          </w:rPr>
        </w:r>
        <w:r w:rsidR="00A65ED1">
          <w:rPr>
            <w:noProof/>
            <w:webHidden/>
          </w:rPr>
          <w:fldChar w:fldCharType="separate"/>
        </w:r>
        <w:r w:rsidR="00A65ED1">
          <w:rPr>
            <w:noProof/>
            <w:webHidden/>
          </w:rPr>
          <w:t>20</w:t>
        </w:r>
        <w:r w:rsidR="00A65ED1">
          <w:rPr>
            <w:noProof/>
            <w:webHidden/>
          </w:rPr>
          <w:fldChar w:fldCharType="end"/>
        </w:r>
      </w:hyperlink>
    </w:p>
    <w:p w14:paraId="419BC62F"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03" w:history="1">
        <w:r w:rsidR="00A65ED1" w:rsidRPr="00F876BD">
          <w:rPr>
            <w:rStyle w:val="Hyperlink"/>
            <w:noProof/>
          </w:rPr>
          <w:t>1.1</w:t>
        </w:r>
        <w:r w:rsidR="00A65ED1">
          <w:rPr>
            <w:rFonts w:asciiTheme="minorHAnsi" w:eastAsiaTheme="minorEastAsia" w:hAnsiTheme="minorHAnsi" w:cstheme="minorBidi"/>
            <w:noProof/>
            <w:sz w:val="22"/>
            <w:szCs w:val="22"/>
            <w:lang w:eastAsia="en-GB"/>
          </w:rPr>
          <w:tab/>
        </w:r>
        <w:r w:rsidR="00A65ED1" w:rsidRPr="00F876BD">
          <w:rPr>
            <w:rStyle w:val="Hyperlink"/>
            <w:noProof/>
          </w:rPr>
          <w:t>Must/should</w:t>
        </w:r>
        <w:r w:rsidR="00A65ED1">
          <w:rPr>
            <w:noProof/>
            <w:webHidden/>
          </w:rPr>
          <w:tab/>
        </w:r>
        <w:r w:rsidR="00A65ED1">
          <w:rPr>
            <w:noProof/>
            <w:webHidden/>
          </w:rPr>
          <w:fldChar w:fldCharType="begin"/>
        </w:r>
        <w:r w:rsidR="00A65ED1">
          <w:rPr>
            <w:noProof/>
            <w:webHidden/>
          </w:rPr>
          <w:instrText xml:space="preserve"> PAGEREF _Toc443380503 \h </w:instrText>
        </w:r>
        <w:r w:rsidR="00A65ED1">
          <w:rPr>
            <w:noProof/>
            <w:webHidden/>
          </w:rPr>
        </w:r>
        <w:r w:rsidR="00A65ED1">
          <w:rPr>
            <w:noProof/>
            <w:webHidden/>
          </w:rPr>
          <w:fldChar w:fldCharType="separate"/>
        </w:r>
        <w:r w:rsidR="00A65ED1">
          <w:rPr>
            <w:noProof/>
            <w:webHidden/>
          </w:rPr>
          <w:t>20</w:t>
        </w:r>
        <w:r w:rsidR="00A65ED1">
          <w:rPr>
            <w:noProof/>
            <w:webHidden/>
          </w:rPr>
          <w:fldChar w:fldCharType="end"/>
        </w:r>
      </w:hyperlink>
    </w:p>
    <w:p w14:paraId="100EE38D"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04" w:history="1">
        <w:r w:rsidR="00A65ED1" w:rsidRPr="00F876BD">
          <w:rPr>
            <w:rStyle w:val="Hyperlink"/>
            <w:noProof/>
          </w:rPr>
          <w:t>1.2</w:t>
        </w:r>
        <w:r w:rsidR="00A65ED1">
          <w:rPr>
            <w:rFonts w:asciiTheme="minorHAnsi" w:eastAsiaTheme="minorEastAsia" w:hAnsiTheme="minorHAnsi" w:cstheme="minorBidi"/>
            <w:noProof/>
            <w:sz w:val="22"/>
            <w:szCs w:val="22"/>
            <w:lang w:eastAsia="en-GB"/>
          </w:rPr>
          <w:tab/>
        </w:r>
        <w:r w:rsidR="00A65ED1" w:rsidRPr="00F876BD">
          <w:rPr>
            <w:rStyle w:val="Hyperlink"/>
            <w:noProof/>
          </w:rPr>
          <w:t>You</w:t>
        </w:r>
        <w:r w:rsidR="00A65ED1">
          <w:rPr>
            <w:noProof/>
            <w:webHidden/>
          </w:rPr>
          <w:tab/>
        </w:r>
        <w:r w:rsidR="00A65ED1">
          <w:rPr>
            <w:noProof/>
            <w:webHidden/>
          </w:rPr>
          <w:fldChar w:fldCharType="begin"/>
        </w:r>
        <w:r w:rsidR="00A65ED1">
          <w:rPr>
            <w:noProof/>
            <w:webHidden/>
          </w:rPr>
          <w:instrText xml:space="preserve"> PAGEREF _Toc443380504 \h </w:instrText>
        </w:r>
        <w:r w:rsidR="00A65ED1">
          <w:rPr>
            <w:noProof/>
            <w:webHidden/>
          </w:rPr>
        </w:r>
        <w:r w:rsidR="00A65ED1">
          <w:rPr>
            <w:noProof/>
            <w:webHidden/>
          </w:rPr>
          <w:fldChar w:fldCharType="separate"/>
        </w:r>
        <w:r w:rsidR="00A65ED1">
          <w:rPr>
            <w:noProof/>
            <w:webHidden/>
          </w:rPr>
          <w:t>20</w:t>
        </w:r>
        <w:r w:rsidR="00A65ED1">
          <w:rPr>
            <w:noProof/>
            <w:webHidden/>
          </w:rPr>
          <w:fldChar w:fldCharType="end"/>
        </w:r>
      </w:hyperlink>
    </w:p>
    <w:p w14:paraId="263C5B6F" w14:textId="77777777" w:rsidR="00A65ED1" w:rsidRDefault="00FD72DC">
      <w:pPr>
        <w:pStyle w:val="TOC1"/>
        <w:tabs>
          <w:tab w:val="right" w:pos="9016"/>
        </w:tabs>
        <w:rPr>
          <w:rFonts w:asciiTheme="minorHAnsi" w:eastAsiaTheme="minorEastAsia" w:hAnsiTheme="minorHAnsi" w:cstheme="minorBidi"/>
          <w:noProof/>
          <w:sz w:val="22"/>
          <w:szCs w:val="22"/>
          <w:lang w:eastAsia="en-GB"/>
        </w:rPr>
      </w:pPr>
      <w:hyperlink w:anchor="_Toc443380505" w:history="1">
        <w:r w:rsidR="00A65ED1" w:rsidRPr="00F876BD">
          <w:rPr>
            <w:rStyle w:val="Hyperlink"/>
            <w:noProof/>
          </w:rPr>
          <w:t>Part 2 Ethics</w:t>
        </w:r>
        <w:r w:rsidR="00A65ED1">
          <w:rPr>
            <w:noProof/>
            <w:webHidden/>
          </w:rPr>
          <w:tab/>
        </w:r>
        <w:r w:rsidR="00A65ED1">
          <w:rPr>
            <w:noProof/>
            <w:webHidden/>
          </w:rPr>
          <w:fldChar w:fldCharType="begin"/>
        </w:r>
        <w:r w:rsidR="00A65ED1">
          <w:rPr>
            <w:noProof/>
            <w:webHidden/>
          </w:rPr>
          <w:instrText xml:space="preserve"> PAGEREF _Toc443380505 \h </w:instrText>
        </w:r>
        <w:r w:rsidR="00A65ED1">
          <w:rPr>
            <w:noProof/>
            <w:webHidden/>
          </w:rPr>
        </w:r>
        <w:r w:rsidR="00A65ED1">
          <w:rPr>
            <w:noProof/>
            <w:webHidden/>
          </w:rPr>
          <w:fldChar w:fldCharType="separate"/>
        </w:r>
        <w:r w:rsidR="00A65ED1">
          <w:rPr>
            <w:noProof/>
            <w:webHidden/>
          </w:rPr>
          <w:t>21</w:t>
        </w:r>
        <w:r w:rsidR="00A65ED1">
          <w:rPr>
            <w:noProof/>
            <w:webHidden/>
          </w:rPr>
          <w:fldChar w:fldCharType="end"/>
        </w:r>
      </w:hyperlink>
    </w:p>
    <w:p w14:paraId="748C888A"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06" w:history="1">
        <w:r w:rsidR="00A65ED1" w:rsidRPr="00F876BD">
          <w:rPr>
            <w:rStyle w:val="Hyperlink"/>
            <w:noProof/>
          </w:rPr>
          <w:t>2.1</w:t>
        </w:r>
        <w:r w:rsidR="00A65ED1">
          <w:rPr>
            <w:rFonts w:asciiTheme="minorHAnsi" w:eastAsiaTheme="minorEastAsia" w:hAnsiTheme="minorHAnsi" w:cstheme="minorBidi"/>
            <w:noProof/>
            <w:sz w:val="22"/>
            <w:szCs w:val="22"/>
            <w:lang w:eastAsia="en-GB"/>
          </w:rPr>
          <w:tab/>
        </w:r>
        <w:r w:rsidR="00A65ED1" w:rsidRPr="00F876BD">
          <w:rPr>
            <w:rStyle w:val="Hyperlink"/>
            <w:noProof/>
          </w:rPr>
          <w:t>Introduction to ethics and professionalism</w:t>
        </w:r>
        <w:r w:rsidR="00A65ED1">
          <w:rPr>
            <w:noProof/>
            <w:webHidden/>
          </w:rPr>
          <w:tab/>
        </w:r>
        <w:r w:rsidR="00A65ED1">
          <w:rPr>
            <w:noProof/>
            <w:webHidden/>
          </w:rPr>
          <w:fldChar w:fldCharType="begin"/>
        </w:r>
        <w:r w:rsidR="00A65ED1">
          <w:rPr>
            <w:noProof/>
            <w:webHidden/>
          </w:rPr>
          <w:instrText xml:space="preserve"> PAGEREF _Toc443380506 \h </w:instrText>
        </w:r>
        <w:r w:rsidR="00A65ED1">
          <w:rPr>
            <w:noProof/>
            <w:webHidden/>
          </w:rPr>
        </w:r>
        <w:r w:rsidR="00A65ED1">
          <w:rPr>
            <w:noProof/>
            <w:webHidden/>
          </w:rPr>
          <w:fldChar w:fldCharType="separate"/>
        </w:r>
        <w:r w:rsidR="00A65ED1">
          <w:rPr>
            <w:noProof/>
            <w:webHidden/>
          </w:rPr>
          <w:t>21</w:t>
        </w:r>
        <w:r w:rsidR="00A65ED1">
          <w:rPr>
            <w:noProof/>
            <w:webHidden/>
          </w:rPr>
          <w:fldChar w:fldCharType="end"/>
        </w:r>
      </w:hyperlink>
    </w:p>
    <w:p w14:paraId="4E5F0075"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07" w:history="1">
        <w:r w:rsidR="00A65ED1" w:rsidRPr="00F876BD">
          <w:rPr>
            <w:rStyle w:val="Hyperlink"/>
            <w:noProof/>
          </w:rPr>
          <w:t>2.2</w:t>
        </w:r>
        <w:r w:rsidR="00A65ED1">
          <w:rPr>
            <w:rFonts w:asciiTheme="minorHAnsi" w:eastAsiaTheme="minorEastAsia" w:hAnsiTheme="minorHAnsi" w:cstheme="minorBidi"/>
            <w:noProof/>
            <w:sz w:val="22"/>
            <w:szCs w:val="22"/>
            <w:lang w:eastAsia="en-GB"/>
          </w:rPr>
          <w:tab/>
        </w:r>
        <w:r w:rsidR="00A65ED1" w:rsidRPr="00F876BD">
          <w:rPr>
            <w:rStyle w:val="Hyperlink"/>
            <w:noProof/>
          </w:rPr>
          <w:t>Core principles</w:t>
        </w:r>
        <w:r w:rsidR="00A65ED1">
          <w:rPr>
            <w:noProof/>
            <w:webHidden/>
          </w:rPr>
          <w:tab/>
        </w:r>
        <w:r w:rsidR="00A65ED1">
          <w:rPr>
            <w:noProof/>
            <w:webHidden/>
          </w:rPr>
          <w:fldChar w:fldCharType="begin"/>
        </w:r>
        <w:r w:rsidR="00A65ED1">
          <w:rPr>
            <w:noProof/>
            <w:webHidden/>
          </w:rPr>
          <w:instrText xml:space="preserve"> PAGEREF _Toc443380507 \h </w:instrText>
        </w:r>
        <w:r w:rsidR="00A65ED1">
          <w:rPr>
            <w:noProof/>
            <w:webHidden/>
          </w:rPr>
        </w:r>
        <w:r w:rsidR="00A65ED1">
          <w:rPr>
            <w:noProof/>
            <w:webHidden/>
          </w:rPr>
          <w:fldChar w:fldCharType="separate"/>
        </w:r>
        <w:r w:rsidR="00A65ED1">
          <w:rPr>
            <w:noProof/>
            <w:webHidden/>
          </w:rPr>
          <w:t>21</w:t>
        </w:r>
        <w:r w:rsidR="00A65ED1">
          <w:rPr>
            <w:noProof/>
            <w:webHidden/>
          </w:rPr>
          <w:fldChar w:fldCharType="end"/>
        </w:r>
      </w:hyperlink>
    </w:p>
    <w:p w14:paraId="2DA158C1"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08" w:history="1">
        <w:r w:rsidR="00A65ED1" w:rsidRPr="00F876BD">
          <w:rPr>
            <w:rStyle w:val="Hyperlink"/>
            <w:noProof/>
            <w:lang w:eastAsia="ar-SA"/>
          </w:rPr>
          <w:t>2.3</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Dealing with conflicts of interest</w:t>
        </w:r>
        <w:r w:rsidR="00A65ED1">
          <w:rPr>
            <w:noProof/>
            <w:webHidden/>
          </w:rPr>
          <w:tab/>
        </w:r>
        <w:r w:rsidR="00A65ED1">
          <w:rPr>
            <w:noProof/>
            <w:webHidden/>
          </w:rPr>
          <w:fldChar w:fldCharType="begin"/>
        </w:r>
        <w:r w:rsidR="00A65ED1">
          <w:rPr>
            <w:noProof/>
            <w:webHidden/>
          </w:rPr>
          <w:instrText xml:space="preserve"> PAGEREF _Toc443380508 \h </w:instrText>
        </w:r>
        <w:r w:rsidR="00A65ED1">
          <w:rPr>
            <w:noProof/>
            <w:webHidden/>
          </w:rPr>
        </w:r>
        <w:r w:rsidR="00A65ED1">
          <w:rPr>
            <w:noProof/>
            <w:webHidden/>
          </w:rPr>
          <w:fldChar w:fldCharType="separate"/>
        </w:r>
        <w:r w:rsidR="00A65ED1">
          <w:rPr>
            <w:noProof/>
            <w:webHidden/>
          </w:rPr>
          <w:t>22</w:t>
        </w:r>
        <w:r w:rsidR="00A65ED1">
          <w:rPr>
            <w:noProof/>
            <w:webHidden/>
          </w:rPr>
          <w:fldChar w:fldCharType="end"/>
        </w:r>
      </w:hyperlink>
    </w:p>
    <w:p w14:paraId="21D6AC32"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09" w:history="1">
        <w:r w:rsidR="00A65ED1" w:rsidRPr="00F876BD">
          <w:rPr>
            <w:rStyle w:val="Hyperlink"/>
            <w:noProof/>
            <w:lang w:eastAsia="ar-SA"/>
          </w:rPr>
          <w:t>2.4</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Understanding discrimination</w:t>
        </w:r>
        <w:r w:rsidR="00A65ED1">
          <w:rPr>
            <w:noProof/>
            <w:webHidden/>
          </w:rPr>
          <w:tab/>
        </w:r>
        <w:r w:rsidR="00A65ED1">
          <w:rPr>
            <w:noProof/>
            <w:webHidden/>
          </w:rPr>
          <w:fldChar w:fldCharType="begin"/>
        </w:r>
        <w:r w:rsidR="00A65ED1">
          <w:rPr>
            <w:noProof/>
            <w:webHidden/>
          </w:rPr>
          <w:instrText xml:space="preserve"> PAGEREF _Toc443380509 \h </w:instrText>
        </w:r>
        <w:r w:rsidR="00A65ED1">
          <w:rPr>
            <w:noProof/>
            <w:webHidden/>
          </w:rPr>
        </w:r>
        <w:r w:rsidR="00A65ED1">
          <w:rPr>
            <w:noProof/>
            <w:webHidden/>
          </w:rPr>
          <w:fldChar w:fldCharType="separate"/>
        </w:r>
        <w:r w:rsidR="00A65ED1">
          <w:rPr>
            <w:noProof/>
            <w:webHidden/>
          </w:rPr>
          <w:t>22</w:t>
        </w:r>
        <w:r w:rsidR="00A65ED1">
          <w:rPr>
            <w:noProof/>
            <w:webHidden/>
          </w:rPr>
          <w:fldChar w:fldCharType="end"/>
        </w:r>
      </w:hyperlink>
    </w:p>
    <w:p w14:paraId="4398C9F6"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10" w:history="1">
        <w:r w:rsidR="00A65ED1" w:rsidRPr="00F876BD">
          <w:rPr>
            <w:rStyle w:val="Hyperlink"/>
            <w:noProof/>
            <w:lang w:eastAsia="ar-SA"/>
          </w:rPr>
          <w:t>2.5</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Equality Act 2010</w:t>
        </w:r>
        <w:r w:rsidR="00A65ED1">
          <w:rPr>
            <w:noProof/>
            <w:webHidden/>
          </w:rPr>
          <w:tab/>
        </w:r>
        <w:r w:rsidR="00A65ED1">
          <w:rPr>
            <w:noProof/>
            <w:webHidden/>
          </w:rPr>
          <w:fldChar w:fldCharType="begin"/>
        </w:r>
        <w:r w:rsidR="00A65ED1">
          <w:rPr>
            <w:noProof/>
            <w:webHidden/>
          </w:rPr>
          <w:instrText xml:space="preserve"> PAGEREF _Toc443380510 \h </w:instrText>
        </w:r>
        <w:r w:rsidR="00A65ED1">
          <w:rPr>
            <w:noProof/>
            <w:webHidden/>
          </w:rPr>
        </w:r>
        <w:r w:rsidR="00A65ED1">
          <w:rPr>
            <w:noProof/>
            <w:webHidden/>
          </w:rPr>
          <w:fldChar w:fldCharType="separate"/>
        </w:r>
        <w:r w:rsidR="00A65ED1">
          <w:rPr>
            <w:noProof/>
            <w:webHidden/>
          </w:rPr>
          <w:t>22</w:t>
        </w:r>
        <w:r w:rsidR="00A65ED1">
          <w:rPr>
            <w:noProof/>
            <w:webHidden/>
          </w:rPr>
          <w:fldChar w:fldCharType="end"/>
        </w:r>
      </w:hyperlink>
    </w:p>
    <w:p w14:paraId="5788CD5D"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11" w:history="1">
        <w:r w:rsidR="00A65ED1" w:rsidRPr="00F876BD">
          <w:rPr>
            <w:rStyle w:val="Hyperlink"/>
            <w:noProof/>
            <w:lang w:eastAsia="ar-SA"/>
          </w:rPr>
          <w:t>2.6</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Vulnerable customers</w:t>
        </w:r>
        <w:r w:rsidR="00A65ED1">
          <w:rPr>
            <w:noProof/>
            <w:webHidden/>
          </w:rPr>
          <w:tab/>
        </w:r>
        <w:r w:rsidR="00A65ED1">
          <w:rPr>
            <w:noProof/>
            <w:webHidden/>
          </w:rPr>
          <w:fldChar w:fldCharType="begin"/>
        </w:r>
        <w:r w:rsidR="00A65ED1">
          <w:rPr>
            <w:noProof/>
            <w:webHidden/>
          </w:rPr>
          <w:instrText xml:space="preserve"> PAGEREF _Toc443380511 \h </w:instrText>
        </w:r>
        <w:r w:rsidR="00A65ED1">
          <w:rPr>
            <w:noProof/>
            <w:webHidden/>
          </w:rPr>
        </w:r>
        <w:r w:rsidR="00A65ED1">
          <w:rPr>
            <w:noProof/>
            <w:webHidden/>
          </w:rPr>
          <w:fldChar w:fldCharType="separate"/>
        </w:r>
        <w:r w:rsidR="00A65ED1">
          <w:rPr>
            <w:noProof/>
            <w:webHidden/>
          </w:rPr>
          <w:t>22</w:t>
        </w:r>
        <w:r w:rsidR="00A65ED1">
          <w:rPr>
            <w:noProof/>
            <w:webHidden/>
          </w:rPr>
          <w:fldChar w:fldCharType="end"/>
        </w:r>
      </w:hyperlink>
    </w:p>
    <w:p w14:paraId="363B5150"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12" w:history="1">
        <w:r w:rsidR="00A65ED1" w:rsidRPr="00F876BD">
          <w:rPr>
            <w:rStyle w:val="Hyperlink"/>
            <w:noProof/>
            <w:lang w:eastAsia="ar-SA"/>
          </w:rPr>
          <w:t>2.7</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Responsibility for others</w:t>
        </w:r>
        <w:r w:rsidR="00A65ED1">
          <w:rPr>
            <w:noProof/>
            <w:webHidden/>
          </w:rPr>
          <w:tab/>
        </w:r>
        <w:r w:rsidR="00A65ED1">
          <w:rPr>
            <w:noProof/>
            <w:webHidden/>
          </w:rPr>
          <w:fldChar w:fldCharType="begin"/>
        </w:r>
        <w:r w:rsidR="00A65ED1">
          <w:rPr>
            <w:noProof/>
            <w:webHidden/>
          </w:rPr>
          <w:instrText xml:space="preserve"> PAGEREF _Toc443380512 \h </w:instrText>
        </w:r>
        <w:r w:rsidR="00A65ED1">
          <w:rPr>
            <w:noProof/>
            <w:webHidden/>
          </w:rPr>
        </w:r>
        <w:r w:rsidR="00A65ED1">
          <w:rPr>
            <w:noProof/>
            <w:webHidden/>
          </w:rPr>
          <w:fldChar w:fldCharType="separate"/>
        </w:r>
        <w:r w:rsidR="00A65ED1">
          <w:rPr>
            <w:noProof/>
            <w:webHidden/>
          </w:rPr>
          <w:t>23</w:t>
        </w:r>
        <w:r w:rsidR="00A65ED1">
          <w:rPr>
            <w:noProof/>
            <w:webHidden/>
          </w:rPr>
          <w:fldChar w:fldCharType="end"/>
        </w:r>
      </w:hyperlink>
    </w:p>
    <w:p w14:paraId="1CAB2C74" w14:textId="77777777" w:rsidR="00A65ED1" w:rsidRDefault="00FD72DC">
      <w:pPr>
        <w:pStyle w:val="TOC1"/>
        <w:tabs>
          <w:tab w:val="left" w:pos="880"/>
          <w:tab w:val="right" w:pos="9016"/>
        </w:tabs>
        <w:rPr>
          <w:rFonts w:asciiTheme="minorHAnsi" w:eastAsiaTheme="minorEastAsia" w:hAnsiTheme="minorHAnsi" w:cstheme="minorBidi"/>
          <w:noProof/>
          <w:sz w:val="22"/>
          <w:szCs w:val="22"/>
          <w:lang w:eastAsia="en-GB"/>
        </w:rPr>
      </w:pPr>
      <w:hyperlink w:anchor="_Toc443380513" w:history="1">
        <w:r w:rsidR="00A65ED1" w:rsidRPr="00F876BD">
          <w:rPr>
            <w:rStyle w:val="Hyperlink"/>
            <w:noProof/>
          </w:rPr>
          <w:t>Part 3</w:t>
        </w:r>
        <w:r w:rsidR="00A65ED1">
          <w:rPr>
            <w:rFonts w:asciiTheme="minorHAnsi" w:eastAsiaTheme="minorEastAsia" w:hAnsiTheme="minorHAnsi" w:cstheme="minorBidi"/>
            <w:noProof/>
            <w:sz w:val="22"/>
            <w:szCs w:val="22"/>
            <w:lang w:eastAsia="en-GB"/>
          </w:rPr>
          <w:tab/>
        </w:r>
        <w:r w:rsidR="00A65ED1" w:rsidRPr="00F876BD">
          <w:rPr>
            <w:rStyle w:val="Hyperlink"/>
            <w:noProof/>
          </w:rPr>
          <w:t>Appointment of a managing agent: securing instructions</w:t>
        </w:r>
        <w:r w:rsidR="00A65ED1">
          <w:rPr>
            <w:noProof/>
            <w:webHidden/>
          </w:rPr>
          <w:tab/>
        </w:r>
        <w:r w:rsidR="00A65ED1">
          <w:rPr>
            <w:noProof/>
            <w:webHidden/>
          </w:rPr>
          <w:fldChar w:fldCharType="begin"/>
        </w:r>
        <w:r w:rsidR="00A65ED1">
          <w:rPr>
            <w:noProof/>
            <w:webHidden/>
          </w:rPr>
          <w:instrText xml:space="preserve"> PAGEREF _Toc443380513 \h </w:instrText>
        </w:r>
        <w:r w:rsidR="00A65ED1">
          <w:rPr>
            <w:noProof/>
            <w:webHidden/>
          </w:rPr>
        </w:r>
        <w:r w:rsidR="00A65ED1">
          <w:rPr>
            <w:noProof/>
            <w:webHidden/>
          </w:rPr>
          <w:fldChar w:fldCharType="separate"/>
        </w:r>
        <w:r w:rsidR="00A65ED1">
          <w:rPr>
            <w:noProof/>
            <w:webHidden/>
          </w:rPr>
          <w:t>24</w:t>
        </w:r>
        <w:r w:rsidR="00A65ED1">
          <w:rPr>
            <w:noProof/>
            <w:webHidden/>
          </w:rPr>
          <w:fldChar w:fldCharType="end"/>
        </w:r>
      </w:hyperlink>
    </w:p>
    <w:p w14:paraId="6DD50F11"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14" w:history="1">
        <w:r w:rsidR="00A65ED1" w:rsidRPr="00F876BD">
          <w:rPr>
            <w:rStyle w:val="Hyperlink"/>
            <w:noProof/>
          </w:rPr>
          <w:t>3.1</w:t>
        </w:r>
        <w:r w:rsidR="00A65ED1">
          <w:rPr>
            <w:rFonts w:asciiTheme="minorHAnsi" w:eastAsiaTheme="minorEastAsia" w:hAnsiTheme="minorHAnsi" w:cstheme="minorBidi"/>
            <w:noProof/>
            <w:sz w:val="22"/>
            <w:szCs w:val="22"/>
            <w:lang w:eastAsia="en-GB"/>
          </w:rPr>
          <w:tab/>
        </w:r>
        <w:r w:rsidR="00A65ED1" w:rsidRPr="00F876BD">
          <w:rPr>
            <w:rStyle w:val="Hyperlink"/>
            <w:noProof/>
          </w:rPr>
          <w:t>Introduction</w:t>
        </w:r>
        <w:r w:rsidR="00A65ED1">
          <w:rPr>
            <w:noProof/>
            <w:webHidden/>
          </w:rPr>
          <w:tab/>
        </w:r>
        <w:r w:rsidR="00A65ED1">
          <w:rPr>
            <w:noProof/>
            <w:webHidden/>
          </w:rPr>
          <w:fldChar w:fldCharType="begin"/>
        </w:r>
        <w:r w:rsidR="00A65ED1">
          <w:rPr>
            <w:noProof/>
            <w:webHidden/>
          </w:rPr>
          <w:instrText xml:space="preserve"> PAGEREF _Toc443380514 \h </w:instrText>
        </w:r>
        <w:r w:rsidR="00A65ED1">
          <w:rPr>
            <w:noProof/>
            <w:webHidden/>
          </w:rPr>
        </w:r>
        <w:r w:rsidR="00A65ED1">
          <w:rPr>
            <w:noProof/>
            <w:webHidden/>
          </w:rPr>
          <w:fldChar w:fldCharType="separate"/>
        </w:r>
        <w:r w:rsidR="00A65ED1">
          <w:rPr>
            <w:noProof/>
            <w:webHidden/>
          </w:rPr>
          <w:t>24</w:t>
        </w:r>
        <w:r w:rsidR="00A65ED1">
          <w:rPr>
            <w:noProof/>
            <w:webHidden/>
          </w:rPr>
          <w:fldChar w:fldCharType="end"/>
        </w:r>
      </w:hyperlink>
    </w:p>
    <w:p w14:paraId="21AFF078"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15" w:history="1">
        <w:r w:rsidR="00A65ED1" w:rsidRPr="00F876BD">
          <w:rPr>
            <w:rStyle w:val="Hyperlink"/>
            <w:noProof/>
          </w:rPr>
          <w:t>3.2</w:t>
        </w:r>
        <w:r w:rsidR="00A65ED1">
          <w:rPr>
            <w:rFonts w:asciiTheme="minorHAnsi" w:eastAsiaTheme="minorEastAsia" w:hAnsiTheme="minorHAnsi" w:cstheme="minorBidi"/>
            <w:noProof/>
            <w:sz w:val="22"/>
            <w:szCs w:val="22"/>
            <w:lang w:eastAsia="en-GB"/>
          </w:rPr>
          <w:tab/>
        </w:r>
        <w:r w:rsidR="00A65ED1" w:rsidRPr="00F876BD">
          <w:rPr>
            <w:rStyle w:val="Hyperlink"/>
            <w:noProof/>
          </w:rPr>
          <w:t>Contract (management contract/management agreement/terms of engagement)</w:t>
        </w:r>
        <w:r w:rsidR="00A65ED1">
          <w:rPr>
            <w:noProof/>
            <w:webHidden/>
          </w:rPr>
          <w:tab/>
        </w:r>
        <w:r w:rsidR="00A65ED1">
          <w:rPr>
            <w:noProof/>
            <w:webHidden/>
          </w:rPr>
          <w:fldChar w:fldCharType="begin"/>
        </w:r>
        <w:r w:rsidR="00A65ED1">
          <w:rPr>
            <w:noProof/>
            <w:webHidden/>
          </w:rPr>
          <w:instrText xml:space="preserve"> PAGEREF _Toc443380515 \h </w:instrText>
        </w:r>
        <w:r w:rsidR="00A65ED1">
          <w:rPr>
            <w:noProof/>
            <w:webHidden/>
          </w:rPr>
        </w:r>
        <w:r w:rsidR="00A65ED1">
          <w:rPr>
            <w:noProof/>
            <w:webHidden/>
          </w:rPr>
          <w:fldChar w:fldCharType="separate"/>
        </w:r>
        <w:r w:rsidR="00A65ED1">
          <w:rPr>
            <w:noProof/>
            <w:webHidden/>
          </w:rPr>
          <w:t>24</w:t>
        </w:r>
        <w:r w:rsidR="00A65ED1">
          <w:rPr>
            <w:noProof/>
            <w:webHidden/>
          </w:rPr>
          <w:fldChar w:fldCharType="end"/>
        </w:r>
      </w:hyperlink>
    </w:p>
    <w:p w14:paraId="75A8F7A5"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16" w:history="1">
        <w:r w:rsidR="00A65ED1" w:rsidRPr="00F876BD">
          <w:rPr>
            <w:rStyle w:val="Hyperlink"/>
            <w:noProof/>
          </w:rPr>
          <w:t>3.3</w:t>
        </w:r>
        <w:r w:rsidR="00A65ED1">
          <w:rPr>
            <w:rFonts w:asciiTheme="minorHAnsi" w:eastAsiaTheme="minorEastAsia" w:hAnsiTheme="minorHAnsi" w:cstheme="minorBidi"/>
            <w:noProof/>
            <w:sz w:val="22"/>
            <w:szCs w:val="22"/>
            <w:lang w:eastAsia="en-GB"/>
          </w:rPr>
          <w:tab/>
        </w:r>
        <w:r w:rsidR="00A65ED1" w:rsidRPr="00F876BD">
          <w:rPr>
            <w:rStyle w:val="Hyperlink"/>
            <w:noProof/>
          </w:rPr>
          <w:t>Fees and charges</w:t>
        </w:r>
        <w:r w:rsidR="00A65ED1">
          <w:rPr>
            <w:noProof/>
            <w:webHidden/>
          </w:rPr>
          <w:tab/>
        </w:r>
        <w:r w:rsidR="00A65ED1">
          <w:rPr>
            <w:noProof/>
            <w:webHidden/>
          </w:rPr>
          <w:fldChar w:fldCharType="begin"/>
        </w:r>
        <w:r w:rsidR="00A65ED1">
          <w:rPr>
            <w:noProof/>
            <w:webHidden/>
          </w:rPr>
          <w:instrText xml:space="preserve"> PAGEREF _Toc443380516 \h </w:instrText>
        </w:r>
        <w:r w:rsidR="00A65ED1">
          <w:rPr>
            <w:noProof/>
            <w:webHidden/>
          </w:rPr>
        </w:r>
        <w:r w:rsidR="00A65ED1">
          <w:rPr>
            <w:noProof/>
            <w:webHidden/>
          </w:rPr>
          <w:fldChar w:fldCharType="separate"/>
        </w:r>
        <w:r w:rsidR="00A65ED1">
          <w:rPr>
            <w:noProof/>
            <w:webHidden/>
          </w:rPr>
          <w:t>25</w:t>
        </w:r>
        <w:r w:rsidR="00A65ED1">
          <w:rPr>
            <w:noProof/>
            <w:webHidden/>
          </w:rPr>
          <w:fldChar w:fldCharType="end"/>
        </w:r>
      </w:hyperlink>
    </w:p>
    <w:p w14:paraId="6E315CCA"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17" w:history="1">
        <w:r w:rsidR="00A65ED1" w:rsidRPr="00F876BD">
          <w:rPr>
            <w:rStyle w:val="Hyperlink"/>
            <w:noProof/>
          </w:rPr>
          <w:t>3.4</w:t>
        </w:r>
        <w:r w:rsidR="00A65ED1">
          <w:rPr>
            <w:rFonts w:asciiTheme="minorHAnsi" w:eastAsiaTheme="minorEastAsia" w:hAnsiTheme="minorHAnsi" w:cstheme="minorBidi"/>
            <w:noProof/>
            <w:sz w:val="22"/>
            <w:szCs w:val="22"/>
            <w:lang w:eastAsia="en-GB"/>
          </w:rPr>
          <w:tab/>
        </w:r>
        <w:r w:rsidR="00A65ED1" w:rsidRPr="00F876BD">
          <w:rPr>
            <w:rStyle w:val="Hyperlink"/>
            <w:noProof/>
          </w:rPr>
          <w:t>Annual fee</w:t>
        </w:r>
        <w:r w:rsidR="00A65ED1">
          <w:rPr>
            <w:noProof/>
            <w:webHidden/>
          </w:rPr>
          <w:tab/>
        </w:r>
        <w:r w:rsidR="00A65ED1">
          <w:rPr>
            <w:noProof/>
            <w:webHidden/>
          </w:rPr>
          <w:fldChar w:fldCharType="begin"/>
        </w:r>
        <w:r w:rsidR="00A65ED1">
          <w:rPr>
            <w:noProof/>
            <w:webHidden/>
          </w:rPr>
          <w:instrText xml:space="preserve"> PAGEREF _Toc443380517 \h </w:instrText>
        </w:r>
        <w:r w:rsidR="00A65ED1">
          <w:rPr>
            <w:noProof/>
            <w:webHidden/>
          </w:rPr>
        </w:r>
        <w:r w:rsidR="00A65ED1">
          <w:rPr>
            <w:noProof/>
            <w:webHidden/>
          </w:rPr>
          <w:fldChar w:fldCharType="separate"/>
        </w:r>
        <w:r w:rsidR="00A65ED1">
          <w:rPr>
            <w:noProof/>
            <w:webHidden/>
          </w:rPr>
          <w:t>25</w:t>
        </w:r>
        <w:r w:rsidR="00A65ED1">
          <w:rPr>
            <w:noProof/>
            <w:webHidden/>
          </w:rPr>
          <w:fldChar w:fldCharType="end"/>
        </w:r>
      </w:hyperlink>
    </w:p>
    <w:p w14:paraId="76C1A824"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18" w:history="1">
        <w:r w:rsidR="00A65ED1" w:rsidRPr="00F876BD">
          <w:rPr>
            <w:rStyle w:val="Hyperlink"/>
            <w:rFonts w:eastAsia="MS PMincho"/>
            <w:noProof/>
            <w:w w:val="102"/>
          </w:rPr>
          <w:t>3.5</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w w:val="102"/>
          </w:rPr>
          <w:t>Menu of charges</w:t>
        </w:r>
        <w:r w:rsidR="00A65ED1">
          <w:rPr>
            <w:noProof/>
            <w:webHidden/>
          </w:rPr>
          <w:tab/>
        </w:r>
        <w:r w:rsidR="00A65ED1">
          <w:rPr>
            <w:noProof/>
            <w:webHidden/>
          </w:rPr>
          <w:fldChar w:fldCharType="begin"/>
        </w:r>
        <w:r w:rsidR="00A65ED1">
          <w:rPr>
            <w:noProof/>
            <w:webHidden/>
          </w:rPr>
          <w:instrText xml:space="preserve"> PAGEREF _Toc443380518 \h </w:instrText>
        </w:r>
        <w:r w:rsidR="00A65ED1">
          <w:rPr>
            <w:noProof/>
            <w:webHidden/>
          </w:rPr>
        </w:r>
        <w:r w:rsidR="00A65ED1">
          <w:rPr>
            <w:noProof/>
            <w:webHidden/>
          </w:rPr>
          <w:fldChar w:fldCharType="separate"/>
        </w:r>
        <w:r w:rsidR="00A65ED1">
          <w:rPr>
            <w:noProof/>
            <w:webHidden/>
          </w:rPr>
          <w:t>26</w:t>
        </w:r>
        <w:r w:rsidR="00A65ED1">
          <w:rPr>
            <w:noProof/>
            <w:webHidden/>
          </w:rPr>
          <w:fldChar w:fldCharType="end"/>
        </w:r>
      </w:hyperlink>
    </w:p>
    <w:p w14:paraId="7E5C6988"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19" w:history="1">
        <w:r w:rsidR="00A65ED1" w:rsidRPr="00F876BD">
          <w:rPr>
            <w:rStyle w:val="Hyperlink"/>
            <w:rFonts w:eastAsia="MS PMincho"/>
            <w:noProof/>
          </w:rPr>
          <w:t>3.6</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Other income</w:t>
        </w:r>
        <w:r w:rsidR="00A65ED1">
          <w:rPr>
            <w:noProof/>
            <w:webHidden/>
          </w:rPr>
          <w:tab/>
        </w:r>
        <w:r w:rsidR="00A65ED1">
          <w:rPr>
            <w:noProof/>
            <w:webHidden/>
          </w:rPr>
          <w:fldChar w:fldCharType="begin"/>
        </w:r>
        <w:r w:rsidR="00A65ED1">
          <w:rPr>
            <w:noProof/>
            <w:webHidden/>
          </w:rPr>
          <w:instrText xml:space="preserve"> PAGEREF _Toc443380519 \h </w:instrText>
        </w:r>
        <w:r w:rsidR="00A65ED1">
          <w:rPr>
            <w:noProof/>
            <w:webHidden/>
          </w:rPr>
        </w:r>
        <w:r w:rsidR="00A65ED1">
          <w:rPr>
            <w:noProof/>
            <w:webHidden/>
          </w:rPr>
          <w:fldChar w:fldCharType="separate"/>
        </w:r>
        <w:r w:rsidR="00A65ED1">
          <w:rPr>
            <w:noProof/>
            <w:webHidden/>
          </w:rPr>
          <w:t>27</w:t>
        </w:r>
        <w:r w:rsidR="00A65ED1">
          <w:rPr>
            <w:noProof/>
            <w:webHidden/>
          </w:rPr>
          <w:fldChar w:fldCharType="end"/>
        </w:r>
      </w:hyperlink>
    </w:p>
    <w:p w14:paraId="3A497B5F"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20" w:history="1">
        <w:r w:rsidR="00A65ED1" w:rsidRPr="00F876BD">
          <w:rPr>
            <w:rStyle w:val="Hyperlink"/>
            <w:rFonts w:eastAsia="MS PMincho"/>
            <w:noProof/>
          </w:rPr>
          <w:t>3.7</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Company secretarial services</w:t>
        </w:r>
        <w:r w:rsidR="00A65ED1">
          <w:rPr>
            <w:noProof/>
            <w:webHidden/>
          </w:rPr>
          <w:tab/>
        </w:r>
        <w:r w:rsidR="00A65ED1">
          <w:rPr>
            <w:noProof/>
            <w:webHidden/>
          </w:rPr>
          <w:fldChar w:fldCharType="begin"/>
        </w:r>
        <w:r w:rsidR="00A65ED1">
          <w:rPr>
            <w:noProof/>
            <w:webHidden/>
          </w:rPr>
          <w:instrText xml:space="preserve"> PAGEREF _Toc443380520 \h </w:instrText>
        </w:r>
        <w:r w:rsidR="00A65ED1">
          <w:rPr>
            <w:noProof/>
            <w:webHidden/>
          </w:rPr>
        </w:r>
        <w:r w:rsidR="00A65ED1">
          <w:rPr>
            <w:noProof/>
            <w:webHidden/>
          </w:rPr>
          <w:fldChar w:fldCharType="separate"/>
        </w:r>
        <w:r w:rsidR="00A65ED1">
          <w:rPr>
            <w:noProof/>
            <w:webHidden/>
          </w:rPr>
          <w:t>27</w:t>
        </w:r>
        <w:r w:rsidR="00A65ED1">
          <w:rPr>
            <w:noProof/>
            <w:webHidden/>
          </w:rPr>
          <w:fldChar w:fldCharType="end"/>
        </w:r>
      </w:hyperlink>
    </w:p>
    <w:p w14:paraId="300EB3D2" w14:textId="77777777" w:rsidR="00A65ED1" w:rsidRDefault="00FD72DC">
      <w:pPr>
        <w:pStyle w:val="TOC1"/>
        <w:tabs>
          <w:tab w:val="left" w:pos="880"/>
          <w:tab w:val="right" w:pos="9016"/>
        </w:tabs>
        <w:rPr>
          <w:rFonts w:asciiTheme="minorHAnsi" w:eastAsiaTheme="minorEastAsia" w:hAnsiTheme="minorHAnsi" w:cstheme="minorBidi"/>
          <w:noProof/>
          <w:sz w:val="22"/>
          <w:szCs w:val="22"/>
          <w:lang w:eastAsia="en-GB"/>
        </w:rPr>
      </w:pPr>
      <w:hyperlink w:anchor="_Toc443380521" w:history="1">
        <w:r w:rsidR="00A65ED1" w:rsidRPr="00F876BD">
          <w:rPr>
            <w:rStyle w:val="Hyperlink"/>
            <w:rFonts w:eastAsia="MS PMincho"/>
            <w:noProof/>
          </w:rPr>
          <w:t>Part 4</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Duties/conduct of a managing agent</w:t>
        </w:r>
        <w:r w:rsidR="00A65ED1">
          <w:rPr>
            <w:noProof/>
            <w:webHidden/>
          </w:rPr>
          <w:tab/>
        </w:r>
        <w:r w:rsidR="00A65ED1">
          <w:rPr>
            <w:noProof/>
            <w:webHidden/>
          </w:rPr>
          <w:fldChar w:fldCharType="begin"/>
        </w:r>
        <w:r w:rsidR="00A65ED1">
          <w:rPr>
            <w:noProof/>
            <w:webHidden/>
          </w:rPr>
          <w:instrText xml:space="preserve"> PAGEREF _Toc443380521 \h </w:instrText>
        </w:r>
        <w:r w:rsidR="00A65ED1">
          <w:rPr>
            <w:noProof/>
            <w:webHidden/>
          </w:rPr>
        </w:r>
        <w:r w:rsidR="00A65ED1">
          <w:rPr>
            <w:noProof/>
            <w:webHidden/>
          </w:rPr>
          <w:fldChar w:fldCharType="separate"/>
        </w:r>
        <w:r w:rsidR="00A65ED1">
          <w:rPr>
            <w:noProof/>
            <w:webHidden/>
          </w:rPr>
          <w:t>28</w:t>
        </w:r>
        <w:r w:rsidR="00A65ED1">
          <w:rPr>
            <w:noProof/>
            <w:webHidden/>
          </w:rPr>
          <w:fldChar w:fldCharType="end"/>
        </w:r>
      </w:hyperlink>
    </w:p>
    <w:p w14:paraId="3F153DA1"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22" w:history="1">
        <w:r w:rsidR="00A65ED1" w:rsidRPr="00F876BD">
          <w:rPr>
            <w:rStyle w:val="Hyperlink"/>
            <w:rFonts w:eastAsia="MS PMincho"/>
            <w:noProof/>
          </w:rPr>
          <w:t>4.1</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Introduction</w:t>
        </w:r>
        <w:r w:rsidR="00A65ED1">
          <w:rPr>
            <w:noProof/>
            <w:webHidden/>
          </w:rPr>
          <w:tab/>
        </w:r>
        <w:r w:rsidR="00A65ED1">
          <w:rPr>
            <w:noProof/>
            <w:webHidden/>
          </w:rPr>
          <w:fldChar w:fldCharType="begin"/>
        </w:r>
        <w:r w:rsidR="00A65ED1">
          <w:rPr>
            <w:noProof/>
            <w:webHidden/>
          </w:rPr>
          <w:instrText xml:space="preserve"> PAGEREF _Toc443380522 \h </w:instrText>
        </w:r>
        <w:r w:rsidR="00A65ED1">
          <w:rPr>
            <w:noProof/>
            <w:webHidden/>
          </w:rPr>
        </w:r>
        <w:r w:rsidR="00A65ED1">
          <w:rPr>
            <w:noProof/>
            <w:webHidden/>
          </w:rPr>
          <w:fldChar w:fldCharType="separate"/>
        </w:r>
        <w:r w:rsidR="00A65ED1">
          <w:rPr>
            <w:noProof/>
            <w:webHidden/>
          </w:rPr>
          <w:t>28</w:t>
        </w:r>
        <w:r w:rsidR="00A65ED1">
          <w:rPr>
            <w:noProof/>
            <w:webHidden/>
          </w:rPr>
          <w:fldChar w:fldCharType="end"/>
        </w:r>
      </w:hyperlink>
    </w:p>
    <w:p w14:paraId="2CEA2820"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23" w:history="1">
        <w:r w:rsidR="00A65ED1" w:rsidRPr="00F876BD">
          <w:rPr>
            <w:rStyle w:val="Hyperlink"/>
            <w:rFonts w:eastAsia="MS PMincho"/>
            <w:noProof/>
          </w:rPr>
          <w:t>4.2</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General property management activities</w:t>
        </w:r>
        <w:r w:rsidR="00A65ED1">
          <w:rPr>
            <w:noProof/>
            <w:webHidden/>
          </w:rPr>
          <w:tab/>
        </w:r>
        <w:r w:rsidR="00A65ED1">
          <w:rPr>
            <w:noProof/>
            <w:webHidden/>
          </w:rPr>
          <w:fldChar w:fldCharType="begin"/>
        </w:r>
        <w:r w:rsidR="00A65ED1">
          <w:rPr>
            <w:noProof/>
            <w:webHidden/>
          </w:rPr>
          <w:instrText xml:space="preserve"> PAGEREF _Toc443380523 \h </w:instrText>
        </w:r>
        <w:r w:rsidR="00A65ED1">
          <w:rPr>
            <w:noProof/>
            <w:webHidden/>
          </w:rPr>
        </w:r>
        <w:r w:rsidR="00A65ED1">
          <w:rPr>
            <w:noProof/>
            <w:webHidden/>
          </w:rPr>
          <w:fldChar w:fldCharType="separate"/>
        </w:r>
        <w:r w:rsidR="00A65ED1">
          <w:rPr>
            <w:noProof/>
            <w:webHidden/>
          </w:rPr>
          <w:t>28</w:t>
        </w:r>
        <w:r w:rsidR="00A65ED1">
          <w:rPr>
            <w:noProof/>
            <w:webHidden/>
          </w:rPr>
          <w:fldChar w:fldCharType="end"/>
        </w:r>
      </w:hyperlink>
    </w:p>
    <w:p w14:paraId="2E1216E9"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24" w:history="1">
        <w:r w:rsidR="00A65ED1" w:rsidRPr="00F876BD">
          <w:rPr>
            <w:rStyle w:val="Hyperlink"/>
            <w:rFonts w:eastAsia="MS PMincho"/>
            <w:noProof/>
          </w:rPr>
          <w:t>4.3</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Data protection</w:t>
        </w:r>
        <w:r w:rsidR="00A65ED1">
          <w:rPr>
            <w:noProof/>
            <w:webHidden/>
          </w:rPr>
          <w:tab/>
        </w:r>
        <w:r w:rsidR="00A65ED1">
          <w:rPr>
            <w:noProof/>
            <w:webHidden/>
          </w:rPr>
          <w:fldChar w:fldCharType="begin"/>
        </w:r>
        <w:r w:rsidR="00A65ED1">
          <w:rPr>
            <w:noProof/>
            <w:webHidden/>
          </w:rPr>
          <w:instrText xml:space="preserve"> PAGEREF _Toc443380524 \h </w:instrText>
        </w:r>
        <w:r w:rsidR="00A65ED1">
          <w:rPr>
            <w:noProof/>
            <w:webHidden/>
          </w:rPr>
        </w:r>
        <w:r w:rsidR="00A65ED1">
          <w:rPr>
            <w:noProof/>
            <w:webHidden/>
          </w:rPr>
          <w:fldChar w:fldCharType="separate"/>
        </w:r>
        <w:r w:rsidR="00A65ED1">
          <w:rPr>
            <w:noProof/>
            <w:webHidden/>
          </w:rPr>
          <w:t>28</w:t>
        </w:r>
        <w:r w:rsidR="00A65ED1">
          <w:rPr>
            <w:noProof/>
            <w:webHidden/>
          </w:rPr>
          <w:fldChar w:fldCharType="end"/>
        </w:r>
      </w:hyperlink>
    </w:p>
    <w:p w14:paraId="0705C6D5"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25" w:history="1">
        <w:r w:rsidR="00A65ED1" w:rsidRPr="00F876BD">
          <w:rPr>
            <w:rStyle w:val="Hyperlink"/>
            <w:rFonts w:eastAsia="MS PMincho"/>
            <w:noProof/>
          </w:rPr>
          <w:t>4.4</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Applications for consent</w:t>
        </w:r>
        <w:r w:rsidR="00A65ED1">
          <w:rPr>
            <w:noProof/>
            <w:webHidden/>
          </w:rPr>
          <w:tab/>
        </w:r>
        <w:r w:rsidR="00A65ED1">
          <w:rPr>
            <w:noProof/>
            <w:webHidden/>
          </w:rPr>
          <w:fldChar w:fldCharType="begin"/>
        </w:r>
        <w:r w:rsidR="00A65ED1">
          <w:rPr>
            <w:noProof/>
            <w:webHidden/>
          </w:rPr>
          <w:instrText xml:space="preserve"> PAGEREF _Toc443380525 \h </w:instrText>
        </w:r>
        <w:r w:rsidR="00A65ED1">
          <w:rPr>
            <w:noProof/>
            <w:webHidden/>
          </w:rPr>
        </w:r>
        <w:r w:rsidR="00A65ED1">
          <w:rPr>
            <w:noProof/>
            <w:webHidden/>
          </w:rPr>
          <w:fldChar w:fldCharType="separate"/>
        </w:r>
        <w:r w:rsidR="00A65ED1">
          <w:rPr>
            <w:noProof/>
            <w:webHidden/>
          </w:rPr>
          <w:t>29</w:t>
        </w:r>
        <w:r w:rsidR="00A65ED1">
          <w:rPr>
            <w:noProof/>
            <w:webHidden/>
          </w:rPr>
          <w:fldChar w:fldCharType="end"/>
        </w:r>
      </w:hyperlink>
    </w:p>
    <w:p w14:paraId="03A99939"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26" w:history="1">
        <w:r w:rsidR="00A65ED1" w:rsidRPr="00F876BD">
          <w:rPr>
            <w:rStyle w:val="Hyperlink"/>
            <w:rFonts w:eastAsia="MS PMincho"/>
            <w:noProof/>
          </w:rPr>
          <w:t>4.5</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Withholding services</w:t>
        </w:r>
        <w:r w:rsidR="00A65ED1">
          <w:rPr>
            <w:noProof/>
            <w:webHidden/>
          </w:rPr>
          <w:tab/>
        </w:r>
        <w:r w:rsidR="00A65ED1">
          <w:rPr>
            <w:noProof/>
            <w:webHidden/>
          </w:rPr>
          <w:fldChar w:fldCharType="begin"/>
        </w:r>
        <w:r w:rsidR="00A65ED1">
          <w:rPr>
            <w:noProof/>
            <w:webHidden/>
          </w:rPr>
          <w:instrText xml:space="preserve"> PAGEREF _Toc443380526 \h </w:instrText>
        </w:r>
        <w:r w:rsidR="00A65ED1">
          <w:rPr>
            <w:noProof/>
            <w:webHidden/>
          </w:rPr>
        </w:r>
        <w:r w:rsidR="00A65ED1">
          <w:rPr>
            <w:noProof/>
            <w:webHidden/>
          </w:rPr>
          <w:fldChar w:fldCharType="separate"/>
        </w:r>
        <w:r w:rsidR="00A65ED1">
          <w:rPr>
            <w:noProof/>
            <w:webHidden/>
          </w:rPr>
          <w:t>29</w:t>
        </w:r>
        <w:r w:rsidR="00A65ED1">
          <w:rPr>
            <w:noProof/>
            <w:webHidden/>
          </w:rPr>
          <w:fldChar w:fldCharType="end"/>
        </w:r>
      </w:hyperlink>
    </w:p>
    <w:p w14:paraId="1C67C9E5"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27" w:history="1">
        <w:r w:rsidR="00A65ED1" w:rsidRPr="00F876BD">
          <w:rPr>
            <w:rStyle w:val="Hyperlink"/>
            <w:rFonts w:eastAsia="MS PMincho"/>
            <w:noProof/>
          </w:rPr>
          <w:t>4.6</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Contact</w:t>
        </w:r>
        <w:r w:rsidR="00A65ED1">
          <w:rPr>
            <w:noProof/>
            <w:webHidden/>
          </w:rPr>
          <w:tab/>
        </w:r>
        <w:r w:rsidR="00A65ED1">
          <w:rPr>
            <w:noProof/>
            <w:webHidden/>
          </w:rPr>
          <w:fldChar w:fldCharType="begin"/>
        </w:r>
        <w:r w:rsidR="00A65ED1">
          <w:rPr>
            <w:noProof/>
            <w:webHidden/>
          </w:rPr>
          <w:instrText xml:space="preserve"> PAGEREF _Toc443380527 \h </w:instrText>
        </w:r>
        <w:r w:rsidR="00A65ED1">
          <w:rPr>
            <w:noProof/>
            <w:webHidden/>
          </w:rPr>
        </w:r>
        <w:r w:rsidR="00A65ED1">
          <w:rPr>
            <w:noProof/>
            <w:webHidden/>
          </w:rPr>
          <w:fldChar w:fldCharType="separate"/>
        </w:r>
        <w:r w:rsidR="00A65ED1">
          <w:rPr>
            <w:noProof/>
            <w:webHidden/>
          </w:rPr>
          <w:t>30</w:t>
        </w:r>
        <w:r w:rsidR="00A65ED1">
          <w:rPr>
            <w:noProof/>
            <w:webHidden/>
          </w:rPr>
          <w:fldChar w:fldCharType="end"/>
        </w:r>
      </w:hyperlink>
    </w:p>
    <w:p w14:paraId="54B913C8"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28" w:history="1">
        <w:r w:rsidR="00A65ED1" w:rsidRPr="00F876BD">
          <w:rPr>
            <w:rStyle w:val="Hyperlink"/>
            <w:rFonts w:eastAsia="MS PMincho"/>
            <w:noProof/>
          </w:rPr>
          <w:t>4.7</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Inspection</w:t>
        </w:r>
        <w:r w:rsidR="00A65ED1">
          <w:rPr>
            <w:noProof/>
            <w:webHidden/>
          </w:rPr>
          <w:tab/>
        </w:r>
        <w:r w:rsidR="00A65ED1">
          <w:rPr>
            <w:noProof/>
            <w:webHidden/>
          </w:rPr>
          <w:fldChar w:fldCharType="begin"/>
        </w:r>
        <w:r w:rsidR="00A65ED1">
          <w:rPr>
            <w:noProof/>
            <w:webHidden/>
          </w:rPr>
          <w:instrText xml:space="preserve"> PAGEREF _Toc443380528 \h </w:instrText>
        </w:r>
        <w:r w:rsidR="00A65ED1">
          <w:rPr>
            <w:noProof/>
            <w:webHidden/>
          </w:rPr>
        </w:r>
        <w:r w:rsidR="00A65ED1">
          <w:rPr>
            <w:noProof/>
            <w:webHidden/>
          </w:rPr>
          <w:fldChar w:fldCharType="separate"/>
        </w:r>
        <w:r w:rsidR="00A65ED1">
          <w:rPr>
            <w:noProof/>
            <w:webHidden/>
          </w:rPr>
          <w:t>30</w:t>
        </w:r>
        <w:r w:rsidR="00A65ED1">
          <w:rPr>
            <w:noProof/>
            <w:webHidden/>
          </w:rPr>
          <w:fldChar w:fldCharType="end"/>
        </w:r>
      </w:hyperlink>
    </w:p>
    <w:p w14:paraId="5B38C555"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29" w:history="1">
        <w:r w:rsidR="00A65ED1" w:rsidRPr="00F876BD">
          <w:rPr>
            <w:rStyle w:val="Hyperlink"/>
            <w:noProof/>
          </w:rPr>
          <w:t>4.8</w:t>
        </w:r>
        <w:r w:rsidR="00A65ED1">
          <w:rPr>
            <w:rFonts w:asciiTheme="minorHAnsi" w:eastAsiaTheme="minorEastAsia" w:hAnsiTheme="minorHAnsi" w:cstheme="minorBidi"/>
            <w:noProof/>
            <w:sz w:val="22"/>
            <w:szCs w:val="22"/>
            <w:lang w:eastAsia="en-GB"/>
          </w:rPr>
          <w:tab/>
        </w:r>
        <w:r w:rsidR="00A65ED1" w:rsidRPr="00F876BD">
          <w:rPr>
            <w:rStyle w:val="Hyperlink"/>
            <w:noProof/>
          </w:rPr>
          <w:t>Forcible entry</w:t>
        </w:r>
        <w:r w:rsidR="00A65ED1">
          <w:rPr>
            <w:noProof/>
            <w:webHidden/>
          </w:rPr>
          <w:tab/>
        </w:r>
        <w:r w:rsidR="00A65ED1">
          <w:rPr>
            <w:noProof/>
            <w:webHidden/>
          </w:rPr>
          <w:fldChar w:fldCharType="begin"/>
        </w:r>
        <w:r w:rsidR="00A65ED1">
          <w:rPr>
            <w:noProof/>
            <w:webHidden/>
          </w:rPr>
          <w:instrText xml:space="preserve"> PAGEREF _Toc443380529 \h </w:instrText>
        </w:r>
        <w:r w:rsidR="00A65ED1">
          <w:rPr>
            <w:noProof/>
            <w:webHidden/>
          </w:rPr>
        </w:r>
        <w:r w:rsidR="00A65ED1">
          <w:rPr>
            <w:noProof/>
            <w:webHidden/>
          </w:rPr>
          <w:fldChar w:fldCharType="separate"/>
        </w:r>
        <w:r w:rsidR="00A65ED1">
          <w:rPr>
            <w:noProof/>
            <w:webHidden/>
          </w:rPr>
          <w:t>30</w:t>
        </w:r>
        <w:r w:rsidR="00A65ED1">
          <w:rPr>
            <w:noProof/>
            <w:webHidden/>
          </w:rPr>
          <w:fldChar w:fldCharType="end"/>
        </w:r>
      </w:hyperlink>
    </w:p>
    <w:p w14:paraId="2BF73A60"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30" w:history="1">
        <w:r w:rsidR="00A65ED1" w:rsidRPr="00F876BD">
          <w:rPr>
            <w:rStyle w:val="Hyperlink"/>
            <w:rFonts w:eastAsia="MS PMincho"/>
            <w:noProof/>
          </w:rPr>
          <w:t>4.9</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Personal safety</w:t>
        </w:r>
        <w:r w:rsidR="00A65ED1">
          <w:rPr>
            <w:noProof/>
            <w:webHidden/>
          </w:rPr>
          <w:tab/>
        </w:r>
        <w:r w:rsidR="00A65ED1">
          <w:rPr>
            <w:noProof/>
            <w:webHidden/>
          </w:rPr>
          <w:fldChar w:fldCharType="begin"/>
        </w:r>
        <w:r w:rsidR="00A65ED1">
          <w:rPr>
            <w:noProof/>
            <w:webHidden/>
          </w:rPr>
          <w:instrText xml:space="preserve"> PAGEREF _Toc443380530 \h </w:instrText>
        </w:r>
        <w:r w:rsidR="00A65ED1">
          <w:rPr>
            <w:noProof/>
            <w:webHidden/>
          </w:rPr>
        </w:r>
        <w:r w:rsidR="00A65ED1">
          <w:rPr>
            <w:noProof/>
            <w:webHidden/>
          </w:rPr>
          <w:fldChar w:fldCharType="separate"/>
        </w:r>
        <w:r w:rsidR="00A65ED1">
          <w:rPr>
            <w:noProof/>
            <w:webHidden/>
          </w:rPr>
          <w:t>31</w:t>
        </w:r>
        <w:r w:rsidR="00A65ED1">
          <w:rPr>
            <w:noProof/>
            <w:webHidden/>
          </w:rPr>
          <w:fldChar w:fldCharType="end"/>
        </w:r>
      </w:hyperlink>
    </w:p>
    <w:p w14:paraId="46874F50"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31" w:history="1">
        <w:r w:rsidR="00A65ED1" w:rsidRPr="00F876BD">
          <w:rPr>
            <w:rStyle w:val="Hyperlink"/>
            <w:noProof/>
          </w:rPr>
          <w:t>4.10</w:t>
        </w:r>
        <w:r w:rsidR="00A65ED1">
          <w:rPr>
            <w:rFonts w:asciiTheme="minorHAnsi" w:eastAsiaTheme="minorEastAsia" w:hAnsiTheme="minorHAnsi" w:cstheme="minorBidi"/>
            <w:noProof/>
            <w:sz w:val="22"/>
            <w:szCs w:val="22"/>
            <w:lang w:eastAsia="en-GB"/>
          </w:rPr>
          <w:tab/>
        </w:r>
        <w:r w:rsidR="00A65ED1" w:rsidRPr="00F876BD">
          <w:rPr>
            <w:rStyle w:val="Hyperlink"/>
            <w:noProof/>
          </w:rPr>
          <w:t>General</w:t>
        </w:r>
        <w:r w:rsidR="00A65ED1">
          <w:rPr>
            <w:noProof/>
            <w:webHidden/>
          </w:rPr>
          <w:tab/>
        </w:r>
        <w:r w:rsidR="00A65ED1">
          <w:rPr>
            <w:noProof/>
            <w:webHidden/>
          </w:rPr>
          <w:fldChar w:fldCharType="begin"/>
        </w:r>
        <w:r w:rsidR="00A65ED1">
          <w:rPr>
            <w:noProof/>
            <w:webHidden/>
          </w:rPr>
          <w:instrText xml:space="preserve"> PAGEREF _Toc443380531 \h </w:instrText>
        </w:r>
        <w:r w:rsidR="00A65ED1">
          <w:rPr>
            <w:noProof/>
            <w:webHidden/>
          </w:rPr>
        </w:r>
        <w:r w:rsidR="00A65ED1">
          <w:rPr>
            <w:noProof/>
            <w:webHidden/>
          </w:rPr>
          <w:fldChar w:fldCharType="separate"/>
        </w:r>
        <w:r w:rsidR="00A65ED1">
          <w:rPr>
            <w:noProof/>
            <w:webHidden/>
          </w:rPr>
          <w:t>31</w:t>
        </w:r>
        <w:r w:rsidR="00A65ED1">
          <w:rPr>
            <w:noProof/>
            <w:webHidden/>
          </w:rPr>
          <w:fldChar w:fldCharType="end"/>
        </w:r>
      </w:hyperlink>
    </w:p>
    <w:p w14:paraId="4FFA931E"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32" w:history="1">
        <w:r w:rsidR="00A65ED1" w:rsidRPr="00F876BD">
          <w:rPr>
            <w:rStyle w:val="Hyperlink"/>
            <w:rFonts w:eastAsia="MS PMincho"/>
            <w:noProof/>
          </w:rPr>
          <w:t>4.11</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Consultation</w:t>
        </w:r>
        <w:r w:rsidR="00A65ED1">
          <w:rPr>
            <w:noProof/>
            <w:webHidden/>
          </w:rPr>
          <w:tab/>
        </w:r>
        <w:r w:rsidR="00A65ED1">
          <w:rPr>
            <w:noProof/>
            <w:webHidden/>
          </w:rPr>
          <w:fldChar w:fldCharType="begin"/>
        </w:r>
        <w:r w:rsidR="00A65ED1">
          <w:rPr>
            <w:noProof/>
            <w:webHidden/>
          </w:rPr>
          <w:instrText xml:space="preserve"> PAGEREF _Toc443380532 \h </w:instrText>
        </w:r>
        <w:r w:rsidR="00A65ED1">
          <w:rPr>
            <w:noProof/>
            <w:webHidden/>
          </w:rPr>
        </w:r>
        <w:r w:rsidR="00A65ED1">
          <w:rPr>
            <w:noProof/>
            <w:webHidden/>
          </w:rPr>
          <w:fldChar w:fldCharType="separate"/>
        </w:r>
        <w:r w:rsidR="00A65ED1">
          <w:rPr>
            <w:noProof/>
            <w:webHidden/>
          </w:rPr>
          <w:t>31</w:t>
        </w:r>
        <w:r w:rsidR="00A65ED1">
          <w:rPr>
            <w:noProof/>
            <w:webHidden/>
          </w:rPr>
          <w:fldChar w:fldCharType="end"/>
        </w:r>
      </w:hyperlink>
    </w:p>
    <w:p w14:paraId="5AEAC4AE"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33" w:history="1">
        <w:r w:rsidR="00A65ED1" w:rsidRPr="00F876BD">
          <w:rPr>
            <w:rStyle w:val="Hyperlink"/>
            <w:noProof/>
          </w:rPr>
          <w:t>4.12</w:t>
        </w:r>
        <w:r w:rsidR="00A65ED1">
          <w:rPr>
            <w:rFonts w:asciiTheme="minorHAnsi" w:eastAsiaTheme="minorEastAsia" w:hAnsiTheme="minorHAnsi" w:cstheme="minorBidi"/>
            <w:noProof/>
            <w:sz w:val="22"/>
            <w:szCs w:val="22"/>
            <w:lang w:eastAsia="en-GB"/>
          </w:rPr>
          <w:tab/>
        </w:r>
        <w:r w:rsidR="00A65ED1" w:rsidRPr="00F876BD">
          <w:rPr>
            <w:rStyle w:val="Hyperlink"/>
            <w:noProof/>
          </w:rPr>
          <w:t>Income tax</w:t>
        </w:r>
        <w:r w:rsidR="00A65ED1">
          <w:rPr>
            <w:noProof/>
            <w:webHidden/>
          </w:rPr>
          <w:tab/>
        </w:r>
        <w:r w:rsidR="00A65ED1">
          <w:rPr>
            <w:noProof/>
            <w:webHidden/>
          </w:rPr>
          <w:fldChar w:fldCharType="begin"/>
        </w:r>
        <w:r w:rsidR="00A65ED1">
          <w:rPr>
            <w:noProof/>
            <w:webHidden/>
          </w:rPr>
          <w:instrText xml:space="preserve"> PAGEREF _Toc443380533 \h </w:instrText>
        </w:r>
        <w:r w:rsidR="00A65ED1">
          <w:rPr>
            <w:noProof/>
            <w:webHidden/>
          </w:rPr>
        </w:r>
        <w:r w:rsidR="00A65ED1">
          <w:rPr>
            <w:noProof/>
            <w:webHidden/>
          </w:rPr>
          <w:fldChar w:fldCharType="separate"/>
        </w:r>
        <w:r w:rsidR="00A65ED1">
          <w:rPr>
            <w:noProof/>
            <w:webHidden/>
          </w:rPr>
          <w:t>32</w:t>
        </w:r>
        <w:r w:rsidR="00A65ED1">
          <w:rPr>
            <w:noProof/>
            <w:webHidden/>
          </w:rPr>
          <w:fldChar w:fldCharType="end"/>
        </w:r>
      </w:hyperlink>
    </w:p>
    <w:p w14:paraId="7B883ECB"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34" w:history="1">
        <w:r w:rsidR="00A65ED1" w:rsidRPr="00F876BD">
          <w:rPr>
            <w:rStyle w:val="Hyperlink"/>
            <w:rFonts w:eastAsia="MS PMincho"/>
            <w:noProof/>
            <w:w w:val="101"/>
          </w:rPr>
          <w:t>4.13</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w w:val="101"/>
          </w:rPr>
          <w:t>Money laundering</w:t>
        </w:r>
        <w:r w:rsidR="00A65ED1">
          <w:rPr>
            <w:noProof/>
            <w:webHidden/>
          </w:rPr>
          <w:tab/>
        </w:r>
        <w:r w:rsidR="00A65ED1">
          <w:rPr>
            <w:noProof/>
            <w:webHidden/>
          </w:rPr>
          <w:fldChar w:fldCharType="begin"/>
        </w:r>
        <w:r w:rsidR="00A65ED1">
          <w:rPr>
            <w:noProof/>
            <w:webHidden/>
          </w:rPr>
          <w:instrText xml:space="preserve"> PAGEREF _Toc443380534 \h </w:instrText>
        </w:r>
        <w:r w:rsidR="00A65ED1">
          <w:rPr>
            <w:noProof/>
            <w:webHidden/>
          </w:rPr>
        </w:r>
        <w:r w:rsidR="00A65ED1">
          <w:rPr>
            <w:noProof/>
            <w:webHidden/>
          </w:rPr>
          <w:fldChar w:fldCharType="separate"/>
        </w:r>
        <w:r w:rsidR="00A65ED1">
          <w:rPr>
            <w:noProof/>
            <w:webHidden/>
          </w:rPr>
          <w:t>33</w:t>
        </w:r>
        <w:r w:rsidR="00A65ED1">
          <w:rPr>
            <w:noProof/>
            <w:webHidden/>
          </w:rPr>
          <w:fldChar w:fldCharType="end"/>
        </w:r>
      </w:hyperlink>
    </w:p>
    <w:p w14:paraId="34DDEE0E"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35" w:history="1">
        <w:r w:rsidR="00A65ED1" w:rsidRPr="00F876BD">
          <w:rPr>
            <w:rStyle w:val="Hyperlink"/>
            <w:rFonts w:eastAsia="MS PMincho"/>
            <w:noProof/>
          </w:rPr>
          <w:t>4.14</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Bribery</w:t>
        </w:r>
        <w:r w:rsidR="00A65ED1">
          <w:rPr>
            <w:noProof/>
            <w:webHidden/>
          </w:rPr>
          <w:tab/>
        </w:r>
        <w:r w:rsidR="00A65ED1">
          <w:rPr>
            <w:noProof/>
            <w:webHidden/>
          </w:rPr>
          <w:fldChar w:fldCharType="begin"/>
        </w:r>
        <w:r w:rsidR="00A65ED1">
          <w:rPr>
            <w:noProof/>
            <w:webHidden/>
          </w:rPr>
          <w:instrText xml:space="preserve"> PAGEREF _Toc443380535 \h </w:instrText>
        </w:r>
        <w:r w:rsidR="00A65ED1">
          <w:rPr>
            <w:noProof/>
            <w:webHidden/>
          </w:rPr>
        </w:r>
        <w:r w:rsidR="00A65ED1">
          <w:rPr>
            <w:noProof/>
            <w:webHidden/>
          </w:rPr>
          <w:fldChar w:fldCharType="separate"/>
        </w:r>
        <w:r w:rsidR="00A65ED1">
          <w:rPr>
            <w:noProof/>
            <w:webHidden/>
          </w:rPr>
          <w:t>33</w:t>
        </w:r>
        <w:r w:rsidR="00A65ED1">
          <w:rPr>
            <w:noProof/>
            <w:webHidden/>
          </w:rPr>
          <w:fldChar w:fldCharType="end"/>
        </w:r>
      </w:hyperlink>
    </w:p>
    <w:p w14:paraId="41024FC0"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36" w:history="1">
        <w:r w:rsidR="00A65ED1" w:rsidRPr="00F876BD">
          <w:rPr>
            <w:rStyle w:val="Hyperlink"/>
            <w:rFonts w:eastAsia="MS PMincho"/>
            <w:noProof/>
          </w:rPr>
          <w:t>4.15</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On-site staff</w:t>
        </w:r>
        <w:r w:rsidR="00A65ED1">
          <w:rPr>
            <w:noProof/>
            <w:webHidden/>
          </w:rPr>
          <w:tab/>
        </w:r>
        <w:r w:rsidR="00A65ED1">
          <w:rPr>
            <w:noProof/>
            <w:webHidden/>
          </w:rPr>
          <w:fldChar w:fldCharType="begin"/>
        </w:r>
        <w:r w:rsidR="00A65ED1">
          <w:rPr>
            <w:noProof/>
            <w:webHidden/>
          </w:rPr>
          <w:instrText xml:space="preserve"> PAGEREF _Toc443380536 \h </w:instrText>
        </w:r>
        <w:r w:rsidR="00A65ED1">
          <w:rPr>
            <w:noProof/>
            <w:webHidden/>
          </w:rPr>
        </w:r>
        <w:r w:rsidR="00A65ED1">
          <w:rPr>
            <w:noProof/>
            <w:webHidden/>
          </w:rPr>
          <w:fldChar w:fldCharType="separate"/>
        </w:r>
        <w:r w:rsidR="00A65ED1">
          <w:rPr>
            <w:noProof/>
            <w:webHidden/>
          </w:rPr>
          <w:t>33</w:t>
        </w:r>
        <w:r w:rsidR="00A65ED1">
          <w:rPr>
            <w:noProof/>
            <w:webHidden/>
          </w:rPr>
          <w:fldChar w:fldCharType="end"/>
        </w:r>
      </w:hyperlink>
    </w:p>
    <w:p w14:paraId="10BA493A" w14:textId="77777777" w:rsidR="00A65ED1" w:rsidRDefault="00FD72DC">
      <w:pPr>
        <w:pStyle w:val="TOC1"/>
        <w:tabs>
          <w:tab w:val="left" w:pos="880"/>
          <w:tab w:val="right" w:pos="9016"/>
        </w:tabs>
        <w:rPr>
          <w:rFonts w:asciiTheme="minorHAnsi" w:eastAsiaTheme="minorEastAsia" w:hAnsiTheme="minorHAnsi" w:cstheme="minorBidi"/>
          <w:noProof/>
          <w:sz w:val="22"/>
          <w:szCs w:val="22"/>
          <w:lang w:eastAsia="en-GB"/>
        </w:rPr>
      </w:pPr>
      <w:hyperlink w:anchor="_Toc443380537" w:history="1">
        <w:r w:rsidR="00A65ED1" w:rsidRPr="00F876BD">
          <w:rPr>
            <w:rStyle w:val="Hyperlink"/>
            <w:rFonts w:eastAsia="MS PMincho"/>
            <w:noProof/>
          </w:rPr>
          <w:t>Part 5</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Complaints and disputes</w:t>
        </w:r>
        <w:r w:rsidR="00A65ED1">
          <w:rPr>
            <w:noProof/>
            <w:webHidden/>
          </w:rPr>
          <w:tab/>
        </w:r>
        <w:r w:rsidR="00A65ED1">
          <w:rPr>
            <w:noProof/>
            <w:webHidden/>
          </w:rPr>
          <w:fldChar w:fldCharType="begin"/>
        </w:r>
        <w:r w:rsidR="00A65ED1">
          <w:rPr>
            <w:noProof/>
            <w:webHidden/>
          </w:rPr>
          <w:instrText xml:space="preserve"> PAGEREF _Toc443380537 \h </w:instrText>
        </w:r>
        <w:r w:rsidR="00A65ED1">
          <w:rPr>
            <w:noProof/>
            <w:webHidden/>
          </w:rPr>
        </w:r>
        <w:r w:rsidR="00A65ED1">
          <w:rPr>
            <w:noProof/>
            <w:webHidden/>
          </w:rPr>
          <w:fldChar w:fldCharType="separate"/>
        </w:r>
        <w:r w:rsidR="00A65ED1">
          <w:rPr>
            <w:noProof/>
            <w:webHidden/>
          </w:rPr>
          <w:t>35</w:t>
        </w:r>
        <w:r w:rsidR="00A65ED1">
          <w:rPr>
            <w:noProof/>
            <w:webHidden/>
          </w:rPr>
          <w:fldChar w:fldCharType="end"/>
        </w:r>
      </w:hyperlink>
    </w:p>
    <w:p w14:paraId="5597ECB1"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38" w:history="1">
        <w:r w:rsidR="00A65ED1" w:rsidRPr="00F876BD">
          <w:rPr>
            <w:rStyle w:val="Hyperlink"/>
            <w:rFonts w:eastAsia="MS PMincho"/>
            <w:noProof/>
          </w:rPr>
          <w:t>5.1</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Introduction</w:t>
        </w:r>
        <w:r w:rsidR="00A65ED1">
          <w:rPr>
            <w:noProof/>
            <w:webHidden/>
          </w:rPr>
          <w:tab/>
        </w:r>
        <w:r w:rsidR="00A65ED1">
          <w:rPr>
            <w:noProof/>
            <w:webHidden/>
          </w:rPr>
          <w:fldChar w:fldCharType="begin"/>
        </w:r>
        <w:r w:rsidR="00A65ED1">
          <w:rPr>
            <w:noProof/>
            <w:webHidden/>
          </w:rPr>
          <w:instrText xml:space="preserve"> PAGEREF _Toc443380538 \h </w:instrText>
        </w:r>
        <w:r w:rsidR="00A65ED1">
          <w:rPr>
            <w:noProof/>
            <w:webHidden/>
          </w:rPr>
        </w:r>
        <w:r w:rsidR="00A65ED1">
          <w:rPr>
            <w:noProof/>
            <w:webHidden/>
          </w:rPr>
          <w:fldChar w:fldCharType="separate"/>
        </w:r>
        <w:r w:rsidR="00A65ED1">
          <w:rPr>
            <w:noProof/>
            <w:webHidden/>
          </w:rPr>
          <w:t>35</w:t>
        </w:r>
        <w:r w:rsidR="00A65ED1">
          <w:rPr>
            <w:noProof/>
            <w:webHidden/>
          </w:rPr>
          <w:fldChar w:fldCharType="end"/>
        </w:r>
      </w:hyperlink>
    </w:p>
    <w:p w14:paraId="40602C1A"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39" w:history="1">
        <w:r w:rsidR="00A65ED1" w:rsidRPr="00F876BD">
          <w:rPr>
            <w:rStyle w:val="Hyperlink"/>
            <w:noProof/>
            <w:lang w:eastAsia="ar-SA"/>
          </w:rPr>
          <w:t>5.2</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Disputes between occupiers</w:t>
        </w:r>
        <w:r w:rsidR="00A65ED1">
          <w:rPr>
            <w:noProof/>
            <w:webHidden/>
          </w:rPr>
          <w:tab/>
        </w:r>
        <w:r w:rsidR="00A65ED1">
          <w:rPr>
            <w:noProof/>
            <w:webHidden/>
          </w:rPr>
          <w:fldChar w:fldCharType="begin"/>
        </w:r>
        <w:r w:rsidR="00A65ED1">
          <w:rPr>
            <w:noProof/>
            <w:webHidden/>
          </w:rPr>
          <w:instrText xml:space="preserve"> PAGEREF _Toc443380539 \h </w:instrText>
        </w:r>
        <w:r w:rsidR="00A65ED1">
          <w:rPr>
            <w:noProof/>
            <w:webHidden/>
          </w:rPr>
        </w:r>
        <w:r w:rsidR="00A65ED1">
          <w:rPr>
            <w:noProof/>
            <w:webHidden/>
          </w:rPr>
          <w:fldChar w:fldCharType="separate"/>
        </w:r>
        <w:r w:rsidR="00A65ED1">
          <w:rPr>
            <w:noProof/>
            <w:webHidden/>
          </w:rPr>
          <w:t>35</w:t>
        </w:r>
        <w:r w:rsidR="00A65ED1">
          <w:rPr>
            <w:noProof/>
            <w:webHidden/>
          </w:rPr>
          <w:fldChar w:fldCharType="end"/>
        </w:r>
      </w:hyperlink>
    </w:p>
    <w:p w14:paraId="4488A734"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40" w:history="1">
        <w:r w:rsidR="00A65ED1" w:rsidRPr="00F876BD">
          <w:rPr>
            <w:rStyle w:val="Hyperlink"/>
            <w:noProof/>
            <w:lang w:eastAsia="ar-SA"/>
          </w:rPr>
          <w:t>5.3</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Disputes between landlord and leaseholder</w:t>
        </w:r>
        <w:r w:rsidR="00A65ED1">
          <w:rPr>
            <w:noProof/>
            <w:webHidden/>
          </w:rPr>
          <w:tab/>
        </w:r>
        <w:r w:rsidR="00A65ED1">
          <w:rPr>
            <w:noProof/>
            <w:webHidden/>
          </w:rPr>
          <w:fldChar w:fldCharType="begin"/>
        </w:r>
        <w:r w:rsidR="00A65ED1">
          <w:rPr>
            <w:noProof/>
            <w:webHidden/>
          </w:rPr>
          <w:instrText xml:space="preserve"> PAGEREF _Toc443380540 \h </w:instrText>
        </w:r>
        <w:r w:rsidR="00A65ED1">
          <w:rPr>
            <w:noProof/>
            <w:webHidden/>
          </w:rPr>
        </w:r>
        <w:r w:rsidR="00A65ED1">
          <w:rPr>
            <w:noProof/>
            <w:webHidden/>
          </w:rPr>
          <w:fldChar w:fldCharType="separate"/>
        </w:r>
        <w:r w:rsidR="00A65ED1">
          <w:rPr>
            <w:noProof/>
            <w:webHidden/>
          </w:rPr>
          <w:t>35</w:t>
        </w:r>
        <w:r w:rsidR="00A65ED1">
          <w:rPr>
            <w:noProof/>
            <w:webHidden/>
          </w:rPr>
          <w:fldChar w:fldCharType="end"/>
        </w:r>
      </w:hyperlink>
    </w:p>
    <w:p w14:paraId="498353DA"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41" w:history="1">
        <w:r w:rsidR="00A65ED1" w:rsidRPr="00F876BD">
          <w:rPr>
            <w:rStyle w:val="Hyperlink"/>
            <w:noProof/>
            <w:lang w:eastAsia="ar-SA"/>
          </w:rPr>
          <w:t>5.4</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Complaints</w:t>
        </w:r>
        <w:r w:rsidR="00A65ED1">
          <w:rPr>
            <w:noProof/>
            <w:webHidden/>
          </w:rPr>
          <w:tab/>
        </w:r>
        <w:r w:rsidR="00A65ED1">
          <w:rPr>
            <w:noProof/>
            <w:webHidden/>
          </w:rPr>
          <w:fldChar w:fldCharType="begin"/>
        </w:r>
        <w:r w:rsidR="00A65ED1">
          <w:rPr>
            <w:noProof/>
            <w:webHidden/>
          </w:rPr>
          <w:instrText xml:space="preserve"> PAGEREF _Toc443380541 \h </w:instrText>
        </w:r>
        <w:r w:rsidR="00A65ED1">
          <w:rPr>
            <w:noProof/>
            <w:webHidden/>
          </w:rPr>
        </w:r>
        <w:r w:rsidR="00A65ED1">
          <w:rPr>
            <w:noProof/>
            <w:webHidden/>
          </w:rPr>
          <w:fldChar w:fldCharType="separate"/>
        </w:r>
        <w:r w:rsidR="00A65ED1">
          <w:rPr>
            <w:noProof/>
            <w:webHidden/>
          </w:rPr>
          <w:t>36</w:t>
        </w:r>
        <w:r w:rsidR="00A65ED1">
          <w:rPr>
            <w:noProof/>
            <w:webHidden/>
          </w:rPr>
          <w:fldChar w:fldCharType="end"/>
        </w:r>
      </w:hyperlink>
    </w:p>
    <w:p w14:paraId="4E34A37E"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42" w:history="1">
        <w:r w:rsidR="00A65ED1" w:rsidRPr="00F876BD">
          <w:rPr>
            <w:rStyle w:val="Hyperlink"/>
            <w:rFonts w:eastAsia="MS PMincho"/>
            <w:noProof/>
          </w:rPr>
          <w:t>5.5</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Alternative dispute resolution and mediation</w:t>
        </w:r>
        <w:r w:rsidR="00A65ED1">
          <w:rPr>
            <w:noProof/>
            <w:webHidden/>
          </w:rPr>
          <w:tab/>
        </w:r>
        <w:r w:rsidR="00A65ED1">
          <w:rPr>
            <w:noProof/>
            <w:webHidden/>
          </w:rPr>
          <w:fldChar w:fldCharType="begin"/>
        </w:r>
        <w:r w:rsidR="00A65ED1">
          <w:rPr>
            <w:noProof/>
            <w:webHidden/>
          </w:rPr>
          <w:instrText xml:space="preserve"> PAGEREF _Toc443380542 \h </w:instrText>
        </w:r>
        <w:r w:rsidR="00A65ED1">
          <w:rPr>
            <w:noProof/>
            <w:webHidden/>
          </w:rPr>
        </w:r>
        <w:r w:rsidR="00A65ED1">
          <w:rPr>
            <w:noProof/>
            <w:webHidden/>
          </w:rPr>
          <w:fldChar w:fldCharType="separate"/>
        </w:r>
        <w:r w:rsidR="00A65ED1">
          <w:rPr>
            <w:noProof/>
            <w:webHidden/>
          </w:rPr>
          <w:t>37</w:t>
        </w:r>
        <w:r w:rsidR="00A65ED1">
          <w:rPr>
            <w:noProof/>
            <w:webHidden/>
          </w:rPr>
          <w:fldChar w:fldCharType="end"/>
        </w:r>
      </w:hyperlink>
    </w:p>
    <w:p w14:paraId="5470F5AF"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43" w:history="1">
        <w:r w:rsidR="00A65ED1" w:rsidRPr="00F876BD">
          <w:rPr>
            <w:rStyle w:val="Hyperlink"/>
            <w:rFonts w:eastAsia="MS PMincho"/>
            <w:noProof/>
          </w:rPr>
          <w:t>5.6</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First-Tier Tribunal – Property Chamber</w:t>
        </w:r>
        <w:r w:rsidR="00A65ED1">
          <w:rPr>
            <w:noProof/>
            <w:webHidden/>
          </w:rPr>
          <w:tab/>
        </w:r>
        <w:r w:rsidR="00A65ED1">
          <w:rPr>
            <w:noProof/>
            <w:webHidden/>
          </w:rPr>
          <w:fldChar w:fldCharType="begin"/>
        </w:r>
        <w:r w:rsidR="00A65ED1">
          <w:rPr>
            <w:noProof/>
            <w:webHidden/>
          </w:rPr>
          <w:instrText xml:space="preserve"> PAGEREF _Toc443380543 \h </w:instrText>
        </w:r>
        <w:r w:rsidR="00A65ED1">
          <w:rPr>
            <w:noProof/>
            <w:webHidden/>
          </w:rPr>
        </w:r>
        <w:r w:rsidR="00A65ED1">
          <w:rPr>
            <w:noProof/>
            <w:webHidden/>
          </w:rPr>
          <w:fldChar w:fldCharType="separate"/>
        </w:r>
        <w:r w:rsidR="00A65ED1">
          <w:rPr>
            <w:noProof/>
            <w:webHidden/>
          </w:rPr>
          <w:t>38</w:t>
        </w:r>
        <w:r w:rsidR="00A65ED1">
          <w:rPr>
            <w:noProof/>
            <w:webHidden/>
          </w:rPr>
          <w:fldChar w:fldCharType="end"/>
        </w:r>
      </w:hyperlink>
    </w:p>
    <w:p w14:paraId="0C8E1D68"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44" w:history="1">
        <w:r w:rsidR="00A65ED1" w:rsidRPr="00F876BD">
          <w:rPr>
            <w:rStyle w:val="Hyperlink"/>
            <w:rFonts w:eastAsia="MS PMincho"/>
            <w:noProof/>
          </w:rPr>
          <w:t>5.7</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Redress (Ombudsman) schemes</w:t>
        </w:r>
        <w:r w:rsidR="00A65ED1">
          <w:rPr>
            <w:noProof/>
            <w:webHidden/>
          </w:rPr>
          <w:tab/>
        </w:r>
        <w:r w:rsidR="00A65ED1">
          <w:rPr>
            <w:noProof/>
            <w:webHidden/>
          </w:rPr>
          <w:fldChar w:fldCharType="begin"/>
        </w:r>
        <w:r w:rsidR="00A65ED1">
          <w:rPr>
            <w:noProof/>
            <w:webHidden/>
          </w:rPr>
          <w:instrText xml:space="preserve"> PAGEREF _Toc443380544 \h </w:instrText>
        </w:r>
        <w:r w:rsidR="00A65ED1">
          <w:rPr>
            <w:noProof/>
            <w:webHidden/>
          </w:rPr>
        </w:r>
        <w:r w:rsidR="00A65ED1">
          <w:rPr>
            <w:noProof/>
            <w:webHidden/>
          </w:rPr>
          <w:fldChar w:fldCharType="separate"/>
        </w:r>
        <w:r w:rsidR="00A65ED1">
          <w:rPr>
            <w:noProof/>
            <w:webHidden/>
          </w:rPr>
          <w:t>38</w:t>
        </w:r>
        <w:r w:rsidR="00A65ED1">
          <w:rPr>
            <w:noProof/>
            <w:webHidden/>
          </w:rPr>
          <w:fldChar w:fldCharType="end"/>
        </w:r>
      </w:hyperlink>
    </w:p>
    <w:p w14:paraId="430AE8A9" w14:textId="77777777" w:rsidR="00A65ED1" w:rsidRDefault="00FD72DC">
      <w:pPr>
        <w:pStyle w:val="TOC1"/>
        <w:tabs>
          <w:tab w:val="left" w:pos="880"/>
          <w:tab w:val="right" w:pos="9016"/>
        </w:tabs>
        <w:rPr>
          <w:rFonts w:asciiTheme="minorHAnsi" w:eastAsiaTheme="minorEastAsia" w:hAnsiTheme="minorHAnsi" w:cstheme="minorBidi"/>
          <w:noProof/>
          <w:sz w:val="22"/>
          <w:szCs w:val="22"/>
          <w:lang w:eastAsia="en-GB"/>
        </w:rPr>
      </w:pPr>
      <w:hyperlink w:anchor="_Toc443380545" w:history="1">
        <w:r w:rsidR="00A65ED1" w:rsidRPr="00F876BD">
          <w:rPr>
            <w:rStyle w:val="Hyperlink"/>
            <w:rFonts w:eastAsia="MS PMincho"/>
            <w:noProof/>
          </w:rPr>
          <w:t>Part 6</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Accounting for other people's money (client money)</w:t>
        </w:r>
        <w:r w:rsidR="00A65ED1">
          <w:rPr>
            <w:noProof/>
            <w:webHidden/>
          </w:rPr>
          <w:tab/>
        </w:r>
        <w:r w:rsidR="00A65ED1">
          <w:rPr>
            <w:noProof/>
            <w:webHidden/>
          </w:rPr>
          <w:fldChar w:fldCharType="begin"/>
        </w:r>
        <w:r w:rsidR="00A65ED1">
          <w:rPr>
            <w:noProof/>
            <w:webHidden/>
          </w:rPr>
          <w:instrText xml:space="preserve"> PAGEREF _Toc443380545 \h </w:instrText>
        </w:r>
        <w:r w:rsidR="00A65ED1">
          <w:rPr>
            <w:noProof/>
            <w:webHidden/>
          </w:rPr>
        </w:r>
        <w:r w:rsidR="00A65ED1">
          <w:rPr>
            <w:noProof/>
            <w:webHidden/>
          </w:rPr>
          <w:fldChar w:fldCharType="separate"/>
        </w:r>
        <w:r w:rsidR="00A65ED1">
          <w:rPr>
            <w:noProof/>
            <w:webHidden/>
          </w:rPr>
          <w:t>39</w:t>
        </w:r>
        <w:r w:rsidR="00A65ED1">
          <w:rPr>
            <w:noProof/>
            <w:webHidden/>
          </w:rPr>
          <w:fldChar w:fldCharType="end"/>
        </w:r>
      </w:hyperlink>
    </w:p>
    <w:p w14:paraId="148C78FC"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46" w:history="1">
        <w:r w:rsidR="00A65ED1" w:rsidRPr="00F876BD">
          <w:rPr>
            <w:rStyle w:val="Hyperlink"/>
            <w:rFonts w:eastAsia="MS PMincho"/>
            <w:noProof/>
          </w:rPr>
          <w:t>6.1</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Introduction</w:t>
        </w:r>
        <w:r w:rsidR="00A65ED1">
          <w:rPr>
            <w:noProof/>
            <w:webHidden/>
          </w:rPr>
          <w:tab/>
        </w:r>
        <w:r w:rsidR="00A65ED1">
          <w:rPr>
            <w:noProof/>
            <w:webHidden/>
          </w:rPr>
          <w:fldChar w:fldCharType="begin"/>
        </w:r>
        <w:r w:rsidR="00A65ED1">
          <w:rPr>
            <w:noProof/>
            <w:webHidden/>
          </w:rPr>
          <w:instrText xml:space="preserve"> PAGEREF _Toc443380546 \h </w:instrText>
        </w:r>
        <w:r w:rsidR="00A65ED1">
          <w:rPr>
            <w:noProof/>
            <w:webHidden/>
          </w:rPr>
        </w:r>
        <w:r w:rsidR="00A65ED1">
          <w:rPr>
            <w:noProof/>
            <w:webHidden/>
          </w:rPr>
          <w:fldChar w:fldCharType="separate"/>
        </w:r>
        <w:r w:rsidR="00A65ED1">
          <w:rPr>
            <w:noProof/>
            <w:webHidden/>
          </w:rPr>
          <w:t>39</w:t>
        </w:r>
        <w:r w:rsidR="00A65ED1">
          <w:rPr>
            <w:noProof/>
            <w:webHidden/>
          </w:rPr>
          <w:fldChar w:fldCharType="end"/>
        </w:r>
      </w:hyperlink>
    </w:p>
    <w:p w14:paraId="6C0A0A00"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47" w:history="1">
        <w:r w:rsidR="00A65ED1" w:rsidRPr="00F876BD">
          <w:rPr>
            <w:rStyle w:val="Hyperlink"/>
            <w:rFonts w:eastAsia="MS PMincho"/>
            <w:noProof/>
          </w:rPr>
          <w:t>6.2</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Bank accounts</w:t>
        </w:r>
        <w:r w:rsidR="00A65ED1">
          <w:rPr>
            <w:noProof/>
            <w:webHidden/>
          </w:rPr>
          <w:tab/>
        </w:r>
        <w:r w:rsidR="00A65ED1">
          <w:rPr>
            <w:noProof/>
            <w:webHidden/>
          </w:rPr>
          <w:fldChar w:fldCharType="begin"/>
        </w:r>
        <w:r w:rsidR="00A65ED1">
          <w:rPr>
            <w:noProof/>
            <w:webHidden/>
          </w:rPr>
          <w:instrText xml:space="preserve"> PAGEREF _Toc443380547 \h </w:instrText>
        </w:r>
        <w:r w:rsidR="00A65ED1">
          <w:rPr>
            <w:noProof/>
            <w:webHidden/>
          </w:rPr>
        </w:r>
        <w:r w:rsidR="00A65ED1">
          <w:rPr>
            <w:noProof/>
            <w:webHidden/>
          </w:rPr>
          <w:fldChar w:fldCharType="separate"/>
        </w:r>
        <w:r w:rsidR="00A65ED1">
          <w:rPr>
            <w:noProof/>
            <w:webHidden/>
          </w:rPr>
          <w:t>39</w:t>
        </w:r>
        <w:r w:rsidR="00A65ED1">
          <w:rPr>
            <w:noProof/>
            <w:webHidden/>
          </w:rPr>
          <w:fldChar w:fldCharType="end"/>
        </w:r>
      </w:hyperlink>
    </w:p>
    <w:p w14:paraId="582E9384"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48" w:history="1">
        <w:r w:rsidR="00A65ED1" w:rsidRPr="00F876BD">
          <w:rPr>
            <w:rStyle w:val="Hyperlink"/>
            <w:rFonts w:eastAsia="MS PMincho"/>
            <w:noProof/>
          </w:rPr>
          <w:t>6.3</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Records</w:t>
        </w:r>
        <w:r w:rsidR="00A65ED1">
          <w:rPr>
            <w:noProof/>
            <w:webHidden/>
          </w:rPr>
          <w:tab/>
        </w:r>
        <w:r w:rsidR="00A65ED1">
          <w:rPr>
            <w:noProof/>
            <w:webHidden/>
          </w:rPr>
          <w:fldChar w:fldCharType="begin"/>
        </w:r>
        <w:r w:rsidR="00A65ED1">
          <w:rPr>
            <w:noProof/>
            <w:webHidden/>
          </w:rPr>
          <w:instrText xml:space="preserve"> PAGEREF _Toc443380548 \h </w:instrText>
        </w:r>
        <w:r w:rsidR="00A65ED1">
          <w:rPr>
            <w:noProof/>
            <w:webHidden/>
          </w:rPr>
        </w:r>
        <w:r w:rsidR="00A65ED1">
          <w:rPr>
            <w:noProof/>
            <w:webHidden/>
          </w:rPr>
          <w:fldChar w:fldCharType="separate"/>
        </w:r>
        <w:r w:rsidR="00A65ED1">
          <w:rPr>
            <w:noProof/>
            <w:webHidden/>
          </w:rPr>
          <w:t>41</w:t>
        </w:r>
        <w:r w:rsidR="00A65ED1">
          <w:rPr>
            <w:noProof/>
            <w:webHidden/>
          </w:rPr>
          <w:fldChar w:fldCharType="end"/>
        </w:r>
      </w:hyperlink>
    </w:p>
    <w:p w14:paraId="0DDE0FFD"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49" w:history="1">
        <w:r w:rsidR="00A65ED1" w:rsidRPr="00F876BD">
          <w:rPr>
            <w:rStyle w:val="Hyperlink"/>
            <w:noProof/>
            <w:lang w:eastAsia="ar-SA"/>
          </w:rPr>
          <w:t>6.4</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 xml:space="preserve">Ending the </w:t>
        </w:r>
        <w:r w:rsidR="00A65ED1" w:rsidRPr="00F876BD">
          <w:rPr>
            <w:rStyle w:val="Hyperlink"/>
            <w:noProof/>
          </w:rPr>
          <w:t>instructions</w:t>
        </w:r>
        <w:r w:rsidR="00A65ED1" w:rsidRPr="00F876BD">
          <w:rPr>
            <w:rStyle w:val="Hyperlink"/>
            <w:noProof/>
            <w:lang w:eastAsia="ar-SA"/>
          </w:rPr>
          <w:t xml:space="preserve"> and handover process</w:t>
        </w:r>
        <w:r w:rsidR="00A65ED1">
          <w:rPr>
            <w:noProof/>
            <w:webHidden/>
          </w:rPr>
          <w:tab/>
        </w:r>
        <w:r w:rsidR="00A65ED1">
          <w:rPr>
            <w:noProof/>
            <w:webHidden/>
          </w:rPr>
          <w:fldChar w:fldCharType="begin"/>
        </w:r>
        <w:r w:rsidR="00A65ED1">
          <w:rPr>
            <w:noProof/>
            <w:webHidden/>
          </w:rPr>
          <w:instrText xml:space="preserve"> PAGEREF _Toc443380549 \h </w:instrText>
        </w:r>
        <w:r w:rsidR="00A65ED1">
          <w:rPr>
            <w:noProof/>
            <w:webHidden/>
          </w:rPr>
        </w:r>
        <w:r w:rsidR="00A65ED1">
          <w:rPr>
            <w:noProof/>
            <w:webHidden/>
          </w:rPr>
          <w:fldChar w:fldCharType="separate"/>
        </w:r>
        <w:r w:rsidR="00A65ED1">
          <w:rPr>
            <w:noProof/>
            <w:webHidden/>
          </w:rPr>
          <w:t>41</w:t>
        </w:r>
        <w:r w:rsidR="00A65ED1">
          <w:rPr>
            <w:noProof/>
            <w:webHidden/>
          </w:rPr>
          <w:fldChar w:fldCharType="end"/>
        </w:r>
      </w:hyperlink>
    </w:p>
    <w:p w14:paraId="1B181901"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50" w:history="1">
        <w:r w:rsidR="00A65ED1" w:rsidRPr="00F876BD">
          <w:rPr>
            <w:rStyle w:val="Hyperlink"/>
            <w:rFonts w:eastAsia="Arial"/>
            <w:noProof/>
          </w:rPr>
          <w:t>6.5</w:t>
        </w:r>
        <w:r w:rsidR="00A65ED1">
          <w:rPr>
            <w:rFonts w:asciiTheme="minorHAnsi" w:eastAsiaTheme="minorEastAsia" w:hAnsiTheme="minorHAnsi" w:cstheme="minorBidi"/>
            <w:noProof/>
            <w:sz w:val="22"/>
            <w:szCs w:val="22"/>
            <w:lang w:eastAsia="en-GB"/>
          </w:rPr>
          <w:tab/>
        </w:r>
        <w:r w:rsidR="00A65ED1" w:rsidRPr="00F876BD">
          <w:rPr>
            <w:rStyle w:val="Hyperlink"/>
            <w:rFonts w:eastAsia="Arial"/>
            <w:noProof/>
          </w:rPr>
          <w:t>Written confirmation of termination</w:t>
        </w:r>
        <w:r w:rsidR="00A65ED1">
          <w:rPr>
            <w:noProof/>
            <w:webHidden/>
          </w:rPr>
          <w:tab/>
        </w:r>
        <w:r w:rsidR="00A65ED1">
          <w:rPr>
            <w:noProof/>
            <w:webHidden/>
          </w:rPr>
          <w:fldChar w:fldCharType="begin"/>
        </w:r>
        <w:r w:rsidR="00A65ED1">
          <w:rPr>
            <w:noProof/>
            <w:webHidden/>
          </w:rPr>
          <w:instrText xml:space="preserve"> PAGEREF _Toc443380550 \h </w:instrText>
        </w:r>
        <w:r w:rsidR="00A65ED1">
          <w:rPr>
            <w:noProof/>
            <w:webHidden/>
          </w:rPr>
        </w:r>
        <w:r w:rsidR="00A65ED1">
          <w:rPr>
            <w:noProof/>
            <w:webHidden/>
          </w:rPr>
          <w:fldChar w:fldCharType="separate"/>
        </w:r>
        <w:r w:rsidR="00A65ED1">
          <w:rPr>
            <w:noProof/>
            <w:webHidden/>
          </w:rPr>
          <w:t>41</w:t>
        </w:r>
        <w:r w:rsidR="00A65ED1">
          <w:rPr>
            <w:noProof/>
            <w:webHidden/>
          </w:rPr>
          <w:fldChar w:fldCharType="end"/>
        </w:r>
      </w:hyperlink>
    </w:p>
    <w:p w14:paraId="068408C5"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51" w:history="1">
        <w:r w:rsidR="00A65ED1" w:rsidRPr="00F876BD">
          <w:rPr>
            <w:rStyle w:val="Hyperlink"/>
            <w:rFonts w:eastAsia="Calibri"/>
            <w:noProof/>
          </w:rPr>
          <w:t>6.6</w:t>
        </w:r>
        <w:r w:rsidR="00A65ED1">
          <w:rPr>
            <w:rFonts w:asciiTheme="minorHAnsi" w:eastAsiaTheme="minorEastAsia" w:hAnsiTheme="minorHAnsi" w:cstheme="minorBidi"/>
            <w:noProof/>
            <w:sz w:val="22"/>
            <w:szCs w:val="22"/>
            <w:lang w:eastAsia="en-GB"/>
          </w:rPr>
          <w:tab/>
        </w:r>
        <w:r w:rsidR="00A65ED1" w:rsidRPr="00F876BD">
          <w:rPr>
            <w:rStyle w:val="Hyperlink"/>
            <w:rFonts w:eastAsia="Calibri"/>
            <w:noProof/>
          </w:rPr>
          <w:t>Handover of documentation</w:t>
        </w:r>
        <w:r w:rsidR="00A65ED1">
          <w:rPr>
            <w:noProof/>
            <w:webHidden/>
          </w:rPr>
          <w:tab/>
        </w:r>
        <w:r w:rsidR="00A65ED1">
          <w:rPr>
            <w:noProof/>
            <w:webHidden/>
          </w:rPr>
          <w:fldChar w:fldCharType="begin"/>
        </w:r>
        <w:r w:rsidR="00A65ED1">
          <w:rPr>
            <w:noProof/>
            <w:webHidden/>
          </w:rPr>
          <w:instrText xml:space="preserve"> PAGEREF _Toc443380551 \h </w:instrText>
        </w:r>
        <w:r w:rsidR="00A65ED1">
          <w:rPr>
            <w:noProof/>
            <w:webHidden/>
          </w:rPr>
        </w:r>
        <w:r w:rsidR="00A65ED1">
          <w:rPr>
            <w:noProof/>
            <w:webHidden/>
          </w:rPr>
          <w:fldChar w:fldCharType="separate"/>
        </w:r>
        <w:r w:rsidR="00A65ED1">
          <w:rPr>
            <w:noProof/>
            <w:webHidden/>
          </w:rPr>
          <w:t>42</w:t>
        </w:r>
        <w:r w:rsidR="00A65ED1">
          <w:rPr>
            <w:noProof/>
            <w:webHidden/>
          </w:rPr>
          <w:fldChar w:fldCharType="end"/>
        </w:r>
      </w:hyperlink>
    </w:p>
    <w:p w14:paraId="12511309"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52" w:history="1">
        <w:r w:rsidR="00A65ED1" w:rsidRPr="00F876BD">
          <w:rPr>
            <w:rStyle w:val="Hyperlink"/>
            <w:rFonts w:eastAsia="Calibri"/>
            <w:noProof/>
          </w:rPr>
          <w:t>6.7</w:t>
        </w:r>
        <w:r w:rsidR="00A65ED1">
          <w:rPr>
            <w:rFonts w:asciiTheme="minorHAnsi" w:eastAsiaTheme="minorEastAsia" w:hAnsiTheme="minorHAnsi" w:cstheme="minorBidi"/>
            <w:noProof/>
            <w:sz w:val="22"/>
            <w:szCs w:val="22"/>
            <w:lang w:eastAsia="en-GB"/>
          </w:rPr>
          <w:tab/>
        </w:r>
        <w:r w:rsidR="00A65ED1" w:rsidRPr="00F876BD">
          <w:rPr>
            <w:rStyle w:val="Hyperlink"/>
            <w:rFonts w:eastAsia="Calibri"/>
            <w:noProof/>
          </w:rPr>
          <w:t>Accounting for client monies and service charge funds upon termination</w:t>
        </w:r>
        <w:r w:rsidR="00A65ED1">
          <w:rPr>
            <w:noProof/>
            <w:webHidden/>
          </w:rPr>
          <w:tab/>
        </w:r>
        <w:r w:rsidR="00A65ED1">
          <w:rPr>
            <w:noProof/>
            <w:webHidden/>
          </w:rPr>
          <w:fldChar w:fldCharType="begin"/>
        </w:r>
        <w:r w:rsidR="00A65ED1">
          <w:rPr>
            <w:noProof/>
            <w:webHidden/>
          </w:rPr>
          <w:instrText xml:space="preserve"> PAGEREF _Toc443380552 \h </w:instrText>
        </w:r>
        <w:r w:rsidR="00A65ED1">
          <w:rPr>
            <w:noProof/>
            <w:webHidden/>
          </w:rPr>
        </w:r>
        <w:r w:rsidR="00A65ED1">
          <w:rPr>
            <w:noProof/>
            <w:webHidden/>
          </w:rPr>
          <w:fldChar w:fldCharType="separate"/>
        </w:r>
        <w:r w:rsidR="00A65ED1">
          <w:rPr>
            <w:noProof/>
            <w:webHidden/>
          </w:rPr>
          <w:t>42</w:t>
        </w:r>
        <w:r w:rsidR="00A65ED1">
          <w:rPr>
            <w:noProof/>
            <w:webHidden/>
          </w:rPr>
          <w:fldChar w:fldCharType="end"/>
        </w:r>
      </w:hyperlink>
    </w:p>
    <w:p w14:paraId="4B53ECDA" w14:textId="77777777" w:rsidR="00A65ED1" w:rsidRDefault="00FD72DC">
      <w:pPr>
        <w:pStyle w:val="TOC1"/>
        <w:tabs>
          <w:tab w:val="left" w:pos="880"/>
          <w:tab w:val="right" w:pos="9016"/>
        </w:tabs>
        <w:rPr>
          <w:rFonts w:asciiTheme="minorHAnsi" w:eastAsiaTheme="minorEastAsia" w:hAnsiTheme="minorHAnsi" w:cstheme="minorBidi"/>
          <w:noProof/>
          <w:sz w:val="22"/>
          <w:szCs w:val="22"/>
          <w:lang w:eastAsia="en-GB"/>
        </w:rPr>
      </w:pPr>
      <w:hyperlink w:anchor="_Toc443380553" w:history="1">
        <w:r w:rsidR="00A65ED1" w:rsidRPr="00F876BD">
          <w:rPr>
            <w:rStyle w:val="Hyperlink"/>
            <w:rFonts w:eastAsia="MS PMincho"/>
            <w:noProof/>
          </w:rPr>
          <w:t>Part 7</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Service charges, ground rent and administration charges</w:t>
        </w:r>
        <w:r w:rsidR="00A65ED1">
          <w:rPr>
            <w:noProof/>
            <w:webHidden/>
          </w:rPr>
          <w:tab/>
        </w:r>
        <w:r w:rsidR="00A65ED1">
          <w:rPr>
            <w:noProof/>
            <w:webHidden/>
          </w:rPr>
          <w:fldChar w:fldCharType="begin"/>
        </w:r>
        <w:r w:rsidR="00A65ED1">
          <w:rPr>
            <w:noProof/>
            <w:webHidden/>
          </w:rPr>
          <w:instrText xml:space="preserve"> PAGEREF _Toc443380553 \h </w:instrText>
        </w:r>
        <w:r w:rsidR="00A65ED1">
          <w:rPr>
            <w:noProof/>
            <w:webHidden/>
          </w:rPr>
        </w:r>
        <w:r w:rsidR="00A65ED1">
          <w:rPr>
            <w:noProof/>
            <w:webHidden/>
          </w:rPr>
          <w:fldChar w:fldCharType="separate"/>
        </w:r>
        <w:r w:rsidR="00A65ED1">
          <w:rPr>
            <w:noProof/>
            <w:webHidden/>
          </w:rPr>
          <w:t>43</w:t>
        </w:r>
        <w:r w:rsidR="00A65ED1">
          <w:rPr>
            <w:noProof/>
            <w:webHidden/>
          </w:rPr>
          <w:fldChar w:fldCharType="end"/>
        </w:r>
      </w:hyperlink>
    </w:p>
    <w:p w14:paraId="6DB243F4"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54" w:history="1">
        <w:r w:rsidR="00A65ED1" w:rsidRPr="00F876BD">
          <w:rPr>
            <w:rStyle w:val="Hyperlink"/>
            <w:rFonts w:eastAsia="MS PMincho"/>
            <w:noProof/>
          </w:rPr>
          <w:t>7.1</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Introduction</w:t>
        </w:r>
        <w:r w:rsidR="00A65ED1">
          <w:rPr>
            <w:noProof/>
            <w:webHidden/>
          </w:rPr>
          <w:tab/>
        </w:r>
        <w:r w:rsidR="00A65ED1">
          <w:rPr>
            <w:noProof/>
            <w:webHidden/>
          </w:rPr>
          <w:fldChar w:fldCharType="begin"/>
        </w:r>
        <w:r w:rsidR="00A65ED1">
          <w:rPr>
            <w:noProof/>
            <w:webHidden/>
          </w:rPr>
          <w:instrText xml:space="preserve"> PAGEREF _Toc443380554 \h </w:instrText>
        </w:r>
        <w:r w:rsidR="00A65ED1">
          <w:rPr>
            <w:noProof/>
            <w:webHidden/>
          </w:rPr>
        </w:r>
        <w:r w:rsidR="00A65ED1">
          <w:rPr>
            <w:noProof/>
            <w:webHidden/>
          </w:rPr>
          <w:fldChar w:fldCharType="separate"/>
        </w:r>
        <w:r w:rsidR="00A65ED1">
          <w:rPr>
            <w:noProof/>
            <w:webHidden/>
          </w:rPr>
          <w:t>43</w:t>
        </w:r>
        <w:r w:rsidR="00A65ED1">
          <w:rPr>
            <w:noProof/>
            <w:webHidden/>
          </w:rPr>
          <w:fldChar w:fldCharType="end"/>
        </w:r>
      </w:hyperlink>
    </w:p>
    <w:p w14:paraId="6AE5E2E5"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55" w:history="1">
        <w:r w:rsidR="00A65ED1" w:rsidRPr="00F876BD">
          <w:rPr>
            <w:rStyle w:val="Hyperlink"/>
            <w:noProof/>
            <w:lang w:eastAsia="ar-SA"/>
          </w:rPr>
          <w:t>7.2</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Variable service charges</w:t>
        </w:r>
        <w:r w:rsidR="00A65ED1">
          <w:rPr>
            <w:noProof/>
            <w:webHidden/>
          </w:rPr>
          <w:tab/>
        </w:r>
        <w:r w:rsidR="00A65ED1">
          <w:rPr>
            <w:noProof/>
            <w:webHidden/>
          </w:rPr>
          <w:fldChar w:fldCharType="begin"/>
        </w:r>
        <w:r w:rsidR="00A65ED1">
          <w:rPr>
            <w:noProof/>
            <w:webHidden/>
          </w:rPr>
          <w:instrText xml:space="preserve"> PAGEREF _Toc443380555 \h </w:instrText>
        </w:r>
        <w:r w:rsidR="00A65ED1">
          <w:rPr>
            <w:noProof/>
            <w:webHidden/>
          </w:rPr>
        </w:r>
        <w:r w:rsidR="00A65ED1">
          <w:rPr>
            <w:noProof/>
            <w:webHidden/>
          </w:rPr>
          <w:fldChar w:fldCharType="separate"/>
        </w:r>
        <w:r w:rsidR="00A65ED1">
          <w:rPr>
            <w:noProof/>
            <w:webHidden/>
          </w:rPr>
          <w:t>43</w:t>
        </w:r>
        <w:r w:rsidR="00A65ED1">
          <w:rPr>
            <w:noProof/>
            <w:webHidden/>
          </w:rPr>
          <w:fldChar w:fldCharType="end"/>
        </w:r>
      </w:hyperlink>
    </w:p>
    <w:p w14:paraId="103E63C1"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56" w:history="1">
        <w:r w:rsidR="00A65ED1" w:rsidRPr="00F876BD">
          <w:rPr>
            <w:rStyle w:val="Hyperlink"/>
            <w:noProof/>
            <w:lang w:eastAsia="ar-SA"/>
          </w:rPr>
          <w:t>7.3</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Budgeting/estimating service charges</w:t>
        </w:r>
        <w:r w:rsidR="00A65ED1">
          <w:rPr>
            <w:noProof/>
            <w:webHidden/>
          </w:rPr>
          <w:tab/>
        </w:r>
        <w:r w:rsidR="00A65ED1">
          <w:rPr>
            <w:noProof/>
            <w:webHidden/>
          </w:rPr>
          <w:fldChar w:fldCharType="begin"/>
        </w:r>
        <w:r w:rsidR="00A65ED1">
          <w:rPr>
            <w:noProof/>
            <w:webHidden/>
          </w:rPr>
          <w:instrText xml:space="preserve"> PAGEREF _Toc443380556 \h </w:instrText>
        </w:r>
        <w:r w:rsidR="00A65ED1">
          <w:rPr>
            <w:noProof/>
            <w:webHidden/>
          </w:rPr>
        </w:r>
        <w:r w:rsidR="00A65ED1">
          <w:rPr>
            <w:noProof/>
            <w:webHidden/>
          </w:rPr>
          <w:fldChar w:fldCharType="separate"/>
        </w:r>
        <w:r w:rsidR="00A65ED1">
          <w:rPr>
            <w:noProof/>
            <w:webHidden/>
          </w:rPr>
          <w:t>44</w:t>
        </w:r>
        <w:r w:rsidR="00A65ED1">
          <w:rPr>
            <w:noProof/>
            <w:webHidden/>
          </w:rPr>
          <w:fldChar w:fldCharType="end"/>
        </w:r>
      </w:hyperlink>
    </w:p>
    <w:p w14:paraId="4485A0A1"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57" w:history="1">
        <w:r w:rsidR="00A65ED1" w:rsidRPr="00F876BD">
          <w:rPr>
            <w:rStyle w:val="Hyperlink"/>
            <w:rFonts w:eastAsia="Humanist521BT-Roman"/>
            <w:noProof/>
            <w:lang w:eastAsia="ar-SA"/>
          </w:rPr>
          <w:t>7.4</w:t>
        </w:r>
        <w:r w:rsidR="00A65ED1">
          <w:rPr>
            <w:rFonts w:asciiTheme="minorHAnsi" w:eastAsiaTheme="minorEastAsia" w:hAnsiTheme="minorHAnsi" w:cstheme="minorBidi"/>
            <w:noProof/>
            <w:sz w:val="22"/>
            <w:szCs w:val="22"/>
            <w:lang w:eastAsia="en-GB"/>
          </w:rPr>
          <w:tab/>
        </w:r>
        <w:r w:rsidR="00A65ED1" w:rsidRPr="00F876BD">
          <w:rPr>
            <w:rStyle w:val="Hyperlink"/>
            <w:rFonts w:eastAsia="Humanist521BT-Roman"/>
            <w:noProof/>
            <w:lang w:eastAsia="ar-SA"/>
          </w:rPr>
          <w:t>Applications to the FTT</w:t>
        </w:r>
        <w:r w:rsidR="00A65ED1">
          <w:rPr>
            <w:noProof/>
            <w:webHidden/>
          </w:rPr>
          <w:tab/>
        </w:r>
        <w:r w:rsidR="00A65ED1">
          <w:rPr>
            <w:noProof/>
            <w:webHidden/>
          </w:rPr>
          <w:fldChar w:fldCharType="begin"/>
        </w:r>
        <w:r w:rsidR="00A65ED1">
          <w:rPr>
            <w:noProof/>
            <w:webHidden/>
          </w:rPr>
          <w:instrText xml:space="preserve"> PAGEREF _Toc443380557 \h </w:instrText>
        </w:r>
        <w:r w:rsidR="00A65ED1">
          <w:rPr>
            <w:noProof/>
            <w:webHidden/>
          </w:rPr>
        </w:r>
        <w:r w:rsidR="00A65ED1">
          <w:rPr>
            <w:noProof/>
            <w:webHidden/>
          </w:rPr>
          <w:fldChar w:fldCharType="separate"/>
        </w:r>
        <w:r w:rsidR="00A65ED1">
          <w:rPr>
            <w:noProof/>
            <w:webHidden/>
          </w:rPr>
          <w:t>45</w:t>
        </w:r>
        <w:r w:rsidR="00A65ED1">
          <w:rPr>
            <w:noProof/>
            <w:webHidden/>
          </w:rPr>
          <w:fldChar w:fldCharType="end"/>
        </w:r>
      </w:hyperlink>
    </w:p>
    <w:p w14:paraId="55701F32"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58" w:history="1">
        <w:r w:rsidR="00A65ED1" w:rsidRPr="00F876BD">
          <w:rPr>
            <w:rStyle w:val="Hyperlink"/>
            <w:noProof/>
            <w:lang w:eastAsia="ar-SA"/>
          </w:rPr>
          <w:t>7.5</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Reserve funds (sinking funds)</w:t>
        </w:r>
        <w:r w:rsidR="00A65ED1">
          <w:rPr>
            <w:noProof/>
            <w:webHidden/>
          </w:rPr>
          <w:tab/>
        </w:r>
        <w:r w:rsidR="00A65ED1">
          <w:rPr>
            <w:noProof/>
            <w:webHidden/>
          </w:rPr>
          <w:fldChar w:fldCharType="begin"/>
        </w:r>
        <w:r w:rsidR="00A65ED1">
          <w:rPr>
            <w:noProof/>
            <w:webHidden/>
          </w:rPr>
          <w:instrText xml:space="preserve"> PAGEREF _Toc443380558 \h </w:instrText>
        </w:r>
        <w:r w:rsidR="00A65ED1">
          <w:rPr>
            <w:noProof/>
            <w:webHidden/>
          </w:rPr>
        </w:r>
        <w:r w:rsidR="00A65ED1">
          <w:rPr>
            <w:noProof/>
            <w:webHidden/>
          </w:rPr>
          <w:fldChar w:fldCharType="separate"/>
        </w:r>
        <w:r w:rsidR="00A65ED1">
          <w:rPr>
            <w:noProof/>
            <w:webHidden/>
          </w:rPr>
          <w:t>45</w:t>
        </w:r>
        <w:r w:rsidR="00A65ED1">
          <w:rPr>
            <w:noProof/>
            <w:webHidden/>
          </w:rPr>
          <w:fldChar w:fldCharType="end"/>
        </w:r>
      </w:hyperlink>
    </w:p>
    <w:p w14:paraId="4969B1C8"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59" w:history="1">
        <w:r w:rsidR="00A65ED1" w:rsidRPr="00F876BD">
          <w:rPr>
            <w:rStyle w:val="Hyperlink"/>
            <w:noProof/>
            <w:lang w:eastAsia="ar-SA"/>
          </w:rPr>
          <w:t>7.6</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Holding service charge funds in trust</w:t>
        </w:r>
        <w:r w:rsidR="00A65ED1">
          <w:rPr>
            <w:noProof/>
            <w:webHidden/>
          </w:rPr>
          <w:tab/>
        </w:r>
        <w:r w:rsidR="00A65ED1">
          <w:rPr>
            <w:noProof/>
            <w:webHidden/>
          </w:rPr>
          <w:fldChar w:fldCharType="begin"/>
        </w:r>
        <w:r w:rsidR="00A65ED1">
          <w:rPr>
            <w:noProof/>
            <w:webHidden/>
          </w:rPr>
          <w:instrText xml:space="preserve"> PAGEREF _Toc443380559 \h </w:instrText>
        </w:r>
        <w:r w:rsidR="00A65ED1">
          <w:rPr>
            <w:noProof/>
            <w:webHidden/>
          </w:rPr>
        </w:r>
        <w:r w:rsidR="00A65ED1">
          <w:rPr>
            <w:noProof/>
            <w:webHidden/>
          </w:rPr>
          <w:fldChar w:fldCharType="separate"/>
        </w:r>
        <w:r w:rsidR="00A65ED1">
          <w:rPr>
            <w:noProof/>
            <w:webHidden/>
          </w:rPr>
          <w:t>46</w:t>
        </w:r>
        <w:r w:rsidR="00A65ED1">
          <w:rPr>
            <w:noProof/>
            <w:webHidden/>
          </w:rPr>
          <w:fldChar w:fldCharType="end"/>
        </w:r>
      </w:hyperlink>
    </w:p>
    <w:p w14:paraId="76D61FB8"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60" w:history="1">
        <w:r w:rsidR="00A65ED1" w:rsidRPr="00F876BD">
          <w:rPr>
            <w:rStyle w:val="Hyperlink"/>
            <w:noProof/>
            <w:lang w:eastAsia="ar-SA"/>
          </w:rPr>
          <w:t>7.7</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Demanding service charges</w:t>
        </w:r>
        <w:r w:rsidR="00A65ED1">
          <w:rPr>
            <w:noProof/>
            <w:webHidden/>
          </w:rPr>
          <w:tab/>
        </w:r>
        <w:r w:rsidR="00A65ED1">
          <w:rPr>
            <w:noProof/>
            <w:webHidden/>
          </w:rPr>
          <w:fldChar w:fldCharType="begin"/>
        </w:r>
        <w:r w:rsidR="00A65ED1">
          <w:rPr>
            <w:noProof/>
            <w:webHidden/>
          </w:rPr>
          <w:instrText xml:space="preserve"> PAGEREF _Toc443380560 \h </w:instrText>
        </w:r>
        <w:r w:rsidR="00A65ED1">
          <w:rPr>
            <w:noProof/>
            <w:webHidden/>
          </w:rPr>
        </w:r>
        <w:r w:rsidR="00A65ED1">
          <w:rPr>
            <w:noProof/>
            <w:webHidden/>
          </w:rPr>
          <w:fldChar w:fldCharType="separate"/>
        </w:r>
        <w:r w:rsidR="00A65ED1">
          <w:rPr>
            <w:noProof/>
            <w:webHidden/>
          </w:rPr>
          <w:t>48</w:t>
        </w:r>
        <w:r w:rsidR="00A65ED1">
          <w:rPr>
            <w:noProof/>
            <w:webHidden/>
          </w:rPr>
          <w:fldChar w:fldCharType="end"/>
        </w:r>
      </w:hyperlink>
    </w:p>
    <w:p w14:paraId="0F8BBC6D"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61" w:history="1">
        <w:r w:rsidR="00A65ED1" w:rsidRPr="00F876BD">
          <w:rPr>
            <w:rStyle w:val="Hyperlink"/>
            <w:noProof/>
            <w:lang w:eastAsia="ar-SA"/>
          </w:rPr>
          <w:t>7.8</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Service charge arrears</w:t>
        </w:r>
        <w:r w:rsidR="00A65ED1">
          <w:rPr>
            <w:noProof/>
            <w:webHidden/>
          </w:rPr>
          <w:tab/>
        </w:r>
        <w:r w:rsidR="00A65ED1">
          <w:rPr>
            <w:noProof/>
            <w:webHidden/>
          </w:rPr>
          <w:fldChar w:fldCharType="begin"/>
        </w:r>
        <w:r w:rsidR="00A65ED1">
          <w:rPr>
            <w:noProof/>
            <w:webHidden/>
          </w:rPr>
          <w:instrText xml:space="preserve"> PAGEREF _Toc443380561 \h </w:instrText>
        </w:r>
        <w:r w:rsidR="00A65ED1">
          <w:rPr>
            <w:noProof/>
            <w:webHidden/>
          </w:rPr>
        </w:r>
        <w:r w:rsidR="00A65ED1">
          <w:rPr>
            <w:noProof/>
            <w:webHidden/>
          </w:rPr>
          <w:fldChar w:fldCharType="separate"/>
        </w:r>
        <w:r w:rsidR="00A65ED1">
          <w:rPr>
            <w:noProof/>
            <w:webHidden/>
          </w:rPr>
          <w:t>49</w:t>
        </w:r>
        <w:r w:rsidR="00A65ED1">
          <w:rPr>
            <w:noProof/>
            <w:webHidden/>
          </w:rPr>
          <w:fldChar w:fldCharType="end"/>
        </w:r>
      </w:hyperlink>
    </w:p>
    <w:p w14:paraId="7EC84855"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62" w:history="1">
        <w:r w:rsidR="00A65ED1" w:rsidRPr="00F876BD">
          <w:rPr>
            <w:rStyle w:val="Hyperlink"/>
            <w:noProof/>
            <w:lang w:eastAsia="ar-SA"/>
          </w:rPr>
          <w:t>7.9</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Forfeiture</w:t>
        </w:r>
        <w:r w:rsidR="00A65ED1">
          <w:rPr>
            <w:noProof/>
            <w:webHidden/>
          </w:rPr>
          <w:tab/>
        </w:r>
        <w:r w:rsidR="00A65ED1">
          <w:rPr>
            <w:noProof/>
            <w:webHidden/>
          </w:rPr>
          <w:fldChar w:fldCharType="begin"/>
        </w:r>
        <w:r w:rsidR="00A65ED1">
          <w:rPr>
            <w:noProof/>
            <w:webHidden/>
          </w:rPr>
          <w:instrText xml:space="preserve"> PAGEREF _Toc443380562 \h </w:instrText>
        </w:r>
        <w:r w:rsidR="00A65ED1">
          <w:rPr>
            <w:noProof/>
            <w:webHidden/>
          </w:rPr>
        </w:r>
        <w:r w:rsidR="00A65ED1">
          <w:rPr>
            <w:noProof/>
            <w:webHidden/>
          </w:rPr>
          <w:fldChar w:fldCharType="separate"/>
        </w:r>
        <w:r w:rsidR="00A65ED1">
          <w:rPr>
            <w:noProof/>
            <w:webHidden/>
          </w:rPr>
          <w:t>49</w:t>
        </w:r>
        <w:r w:rsidR="00A65ED1">
          <w:rPr>
            <w:noProof/>
            <w:webHidden/>
          </w:rPr>
          <w:fldChar w:fldCharType="end"/>
        </w:r>
      </w:hyperlink>
    </w:p>
    <w:p w14:paraId="648BE18F"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63" w:history="1">
        <w:r w:rsidR="00A65ED1" w:rsidRPr="00F876BD">
          <w:rPr>
            <w:rStyle w:val="Hyperlink"/>
            <w:noProof/>
            <w:lang w:eastAsia="ar-SA"/>
          </w:rPr>
          <w:t>7.10</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Accounting for service charges</w:t>
        </w:r>
        <w:r w:rsidR="00A65ED1">
          <w:rPr>
            <w:noProof/>
            <w:webHidden/>
          </w:rPr>
          <w:tab/>
        </w:r>
        <w:r w:rsidR="00A65ED1">
          <w:rPr>
            <w:noProof/>
            <w:webHidden/>
          </w:rPr>
          <w:fldChar w:fldCharType="begin"/>
        </w:r>
        <w:r w:rsidR="00A65ED1">
          <w:rPr>
            <w:noProof/>
            <w:webHidden/>
          </w:rPr>
          <w:instrText xml:space="preserve"> PAGEREF _Toc443380563 \h </w:instrText>
        </w:r>
        <w:r w:rsidR="00A65ED1">
          <w:rPr>
            <w:noProof/>
            <w:webHidden/>
          </w:rPr>
        </w:r>
        <w:r w:rsidR="00A65ED1">
          <w:rPr>
            <w:noProof/>
            <w:webHidden/>
          </w:rPr>
          <w:fldChar w:fldCharType="separate"/>
        </w:r>
        <w:r w:rsidR="00A65ED1">
          <w:rPr>
            <w:noProof/>
            <w:webHidden/>
          </w:rPr>
          <w:t>50</w:t>
        </w:r>
        <w:r w:rsidR="00A65ED1">
          <w:rPr>
            <w:noProof/>
            <w:webHidden/>
          </w:rPr>
          <w:fldChar w:fldCharType="end"/>
        </w:r>
      </w:hyperlink>
    </w:p>
    <w:p w14:paraId="65590E61"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64" w:history="1">
        <w:r w:rsidR="00A65ED1" w:rsidRPr="00F876BD">
          <w:rPr>
            <w:rStyle w:val="Hyperlink"/>
            <w:rFonts w:eastAsia="MS PMincho"/>
            <w:noProof/>
          </w:rPr>
          <w:t>7.11</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Tax</w:t>
        </w:r>
        <w:r w:rsidR="00A65ED1">
          <w:rPr>
            <w:noProof/>
            <w:webHidden/>
          </w:rPr>
          <w:tab/>
        </w:r>
        <w:r w:rsidR="00A65ED1">
          <w:rPr>
            <w:noProof/>
            <w:webHidden/>
          </w:rPr>
          <w:fldChar w:fldCharType="begin"/>
        </w:r>
        <w:r w:rsidR="00A65ED1">
          <w:rPr>
            <w:noProof/>
            <w:webHidden/>
          </w:rPr>
          <w:instrText xml:space="preserve"> PAGEREF _Toc443380564 \h </w:instrText>
        </w:r>
        <w:r w:rsidR="00A65ED1">
          <w:rPr>
            <w:noProof/>
            <w:webHidden/>
          </w:rPr>
        </w:r>
        <w:r w:rsidR="00A65ED1">
          <w:rPr>
            <w:noProof/>
            <w:webHidden/>
          </w:rPr>
          <w:fldChar w:fldCharType="separate"/>
        </w:r>
        <w:r w:rsidR="00A65ED1">
          <w:rPr>
            <w:noProof/>
            <w:webHidden/>
          </w:rPr>
          <w:t>51</w:t>
        </w:r>
        <w:r w:rsidR="00A65ED1">
          <w:rPr>
            <w:noProof/>
            <w:webHidden/>
          </w:rPr>
          <w:fldChar w:fldCharType="end"/>
        </w:r>
      </w:hyperlink>
    </w:p>
    <w:p w14:paraId="24897A81"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65" w:history="1">
        <w:r w:rsidR="00A65ED1" w:rsidRPr="00F876BD">
          <w:rPr>
            <w:rStyle w:val="Hyperlink"/>
            <w:rFonts w:eastAsia="MS PMincho"/>
            <w:noProof/>
          </w:rPr>
          <w:t>7.12</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Summary of costs</w:t>
        </w:r>
        <w:r w:rsidR="00A65ED1">
          <w:rPr>
            <w:noProof/>
            <w:webHidden/>
          </w:rPr>
          <w:tab/>
        </w:r>
        <w:r w:rsidR="00A65ED1">
          <w:rPr>
            <w:noProof/>
            <w:webHidden/>
          </w:rPr>
          <w:fldChar w:fldCharType="begin"/>
        </w:r>
        <w:r w:rsidR="00A65ED1">
          <w:rPr>
            <w:noProof/>
            <w:webHidden/>
          </w:rPr>
          <w:instrText xml:space="preserve"> PAGEREF _Toc443380565 \h </w:instrText>
        </w:r>
        <w:r w:rsidR="00A65ED1">
          <w:rPr>
            <w:noProof/>
            <w:webHidden/>
          </w:rPr>
        </w:r>
        <w:r w:rsidR="00A65ED1">
          <w:rPr>
            <w:noProof/>
            <w:webHidden/>
          </w:rPr>
          <w:fldChar w:fldCharType="separate"/>
        </w:r>
        <w:r w:rsidR="00A65ED1">
          <w:rPr>
            <w:noProof/>
            <w:webHidden/>
          </w:rPr>
          <w:t>51</w:t>
        </w:r>
        <w:r w:rsidR="00A65ED1">
          <w:rPr>
            <w:noProof/>
            <w:webHidden/>
          </w:rPr>
          <w:fldChar w:fldCharType="end"/>
        </w:r>
      </w:hyperlink>
    </w:p>
    <w:p w14:paraId="492D637B"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66" w:history="1">
        <w:r w:rsidR="00A65ED1" w:rsidRPr="00F876BD">
          <w:rPr>
            <w:rStyle w:val="Hyperlink"/>
            <w:noProof/>
            <w:lang w:eastAsia="ar-SA"/>
          </w:rPr>
          <w:t>7.13</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External examination of service charge accounts</w:t>
        </w:r>
        <w:r w:rsidR="00A65ED1">
          <w:rPr>
            <w:noProof/>
            <w:webHidden/>
          </w:rPr>
          <w:tab/>
        </w:r>
        <w:r w:rsidR="00A65ED1">
          <w:rPr>
            <w:noProof/>
            <w:webHidden/>
          </w:rPr>
          <w:fldChar w:fldCharType="begin"/>
        </w:r>
        <w:r w:rsidR="00A65ED1">
          <w:rPr>
            <w:noProof/>
            <w:webHidden/>
          </w:rPr>
          <w:instrText xml:space="preserve"> PAGEREF _Toc443380566 \h </w:instrText>
        </w:r>
        <w:r w:rsidR="00A65ED1">
          <w:rPr>
            <w:noProof/>
            <w:webHidden/>
          </w:rPr>
        </w:r>
        <w:r w:rsidR="00A65ED1">
          <w:rPr>
            <w:noProof/>
            <w:webHidden/>
          </w:rPr>
          <w:fldChar w:fldCharType="separate"/>
        </w:r>
        <w:r w:rsidR="00A65ED1">
          <w:rPr>
            <w:noProof/>
            <w:webHidden/>
          </w:rPr>
          <w:t>53</w:t>
        </w:r>
        <w:r w:rsidR="00A65ED1">
          <w:rPr>
            <w:noProof/>
            <w:webHidden/>
          </w:rPr>
          <w:fldChar w:fldCharType="end"/>
        </w:r>
      </w:hyperlink>
    </w:p>
    <w:p w14:paraId="6D4E3D7F"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67" w:history="1">
        <w:r w:rsidR="00A65ED1" w:rsidRPr="00F876BD">
          <w:rPr>
            <w:rStyle w:val="Hyperlink"/>
            <w:rFonts w:eastAsia="Humanist521BT-Roman"/>
            <w:noProof/>
            <w:lang w:eastAsia="ar-SA"/>
          </w:rPr>
          <w:t>7.14</w:t>
        </w:r>
        <w:r w:rsidR="00A65ED1">
          <w:rPr>
            <w:rFonts w:asciiTheme="minorHAnsi" w:eastAsiaTheme="minorEastAsia" w:hAnsiTheme="minorHAnsi" w:cstheme="minorBidi"/>
            <w:noProof/>
            <w:sz w:val="22"/>
            <w:szCs w:val="22"/>
            <w:lang w:eastAsia="en-GB"/>
          </w:rPr>
          <w:tab/>
        </w:r>
        <w:r w:rsidR="00A65ED1" w:rsidRPr="00F876BD">
          <w:rPr>
            <w:rStyle w:val="Hyperlink"/>
            <w:rFonts w:eastAsia="Humanist521BT-Roman"/>
            <w:noProof/>
            <w:lang w:eastAsia="ar-SA"/>
          </w:rPr>
          <w:t>Ground rent</w:t>
        </w:r>
        <w:r w:rsidR="00A65ED1">
          <w:rPr>
            <w:noProof/>
            <w:webHidden/>
          </w:rPr>
          <w:tab/>
        </w:r>
        <w:r w:rsidR="00A65ED1">
          <w:rPr>
            <w:noProof/>
            <w:webHidden/>
          </w:rPr>
          <w:fldChar w:fldCharType="begin"/>
        </w:r>
        <w:r w:rsidR="00A65ED1">
          <w:rPr>
            <w:noProof/>
            <w:webHidden/>
          </w:rPr>
          <w:instrText xml:space="preserve"> PAGEREF _Toc443380567 \h </w:instrText>
        </w:r>
        <w:r w:rsidR="00A65ED1">
          <w:rPr>
            <w:noProof/>
            <w:webHidden/>
          </w:rPr>
        </w:r>
        <w:r w:rsidR="00A65ED1">
          <w:rPr>
            <w:noProof/>
            <w:webHidden/>
          </w:rPr>
          <w:fldChar w:fldCharType="separate"/>
        </w:r>
        <w:r w:rsidR="00A65ED1">
          <w:rPr>
            <w:noProof/>
            <w:webHidden/>
          </w:rPr>
          <w:t>54</w:t>
        </w:r>
        <w:r w:rsidR="00A65ED1">
          <w:rPr>
            <w:noProof/>
            <w:webHidden/>
          </w:rPr>
          <w:fldChar w:fldCharType="end"/>
        </w:r>
      </w:hyperlink>
    </w:p>
    <w:p w14:paraId="6D9A2CD7"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68" w:history="1">
        <w:r w:rsidR="00A65ED1" w:rsidRPr="00F876BD">
          <w:rPr>
            <w:rStyle w:val="Hyperlink"/>
            <w:noProof/>
            <w:lang w:eastAsia="ar-SA"/>
          </w:rPr>
          <w:t>7.15</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Administration charges</w:t>
        </w:r>
        <w:r w:rsidR="00A65ED1">
          <w:rPr>
            <w:noProof/>
            <w:webHidden/>
          </w:rPr>
          <w:tab/>
        </w:r>
        <w:r w:rsidR="00A65ED1">
          <w:rPr>
            <w:noProof/>
            <w:webHidden/>
          </w:rPr>
          <w:fldChar w:fldCharType="begin"/>
        </w:r>
        <w:r w:rsidR="00A65ED1">
          <w:rPr>
            <w:noProof/>
            <w:webHidden/>
          </w:rPr>
          <w:instrText xml:space="preserve"> PAGEREF _Toc443380568 \h </w:instrText>
        </w:r>
        <w:r w:rsidR="00A65ED1">
          <w:rPr>
            <w:noProof/>
            <w:webHidden/>
          </w:rPr>
        </w:r>
        <w:r w:rsidR="00A65ED1">
          <w:rPr>
            <w:noProof/>
            <w:webHidden/>
          </w:rPr>
          <w:fldChar w:fldCharType="separate"/>
        </w:r>
        <w:r w:rsidR="00A65ED1">
          <w:rPr>
            <w:noProof/>
            <w:webHidden/>
          </w:rPr>
          <w:t>55</w:t>
        </w:r>
        <w:r w:rsidR="00A65ED1">
          <w:rPr>
            <w:noProof/>
            <w:webHidden/>
          </w:rPr>
          <w:fldChar w:fldCharType="end"/>
        </w:r>
      </w:hyperlink>
    </w:p>
    <w:p w14:paraId="4EB7301C"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69" w:history="1">
        <w:r w:rsidR="00A65ED1" w:rsidRPr="00F876BD">
          <w:rPr>
            <w:rStyle w:val="Hyperlink"/>
            <w:noProof/>
            <w:lang w:eastAsia="ar-SA"/>
          </w:rPr>
          <w:t>7.16</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Surpluses and deficits</w:t>
        </w:r>
        <w:r w:rsidR="00A65ED1">
          <w:rPr>
            <w:noProof/>
            <w:webHidden/>
          </w:rPr>
          <w:tab/>
        </w:r>
        <w:r w:rsidR="00A65ED1">
          <w:rPr>
            <w:noProof/>
            <w:webHidden/>
          </w:rPr>
          <w:fldChar w:fldCharType="begin"/>
        </w:r>
        <w:r w:rsidR="00A65ED1">
          <w:rPr>
            <w:noProof/>
            <w:webHidden/>
          </w:rPr>
          <w:instrText xml:space="preserve"> PAGEREF _Toc443380569 \h </w:instrText>
        </w:r>
        <w:r w:rsidR="00A65ED1">
          <w:rPr>
            <w:noProof/>
            <w:webHidden/>
          </w:rPr>
        </w:r>
        <w:r w:rsidR="00A65ED1">
          <w:rPr>
            <w:noProof/>
            <w:webHidden/>
          </w:rPr>
          <w:fldChar w:fldCharType="separate"/>
        </w:r>
        <w:r w:rsidR="00A65ED1">
          <w:rPr>
            <w:noProof/>
            <w:webHidden/>
          </w:rPr>
          <w:t>55</w:t>
        </w:r>
        <w:r w:rsidR="00A65ED1">
          <w:rPr>
            <w:noProof/>
            <w:webHidden/>
          </w:rPr>
          <w:fldChar w:fldCharType="end"/>
        </w:r>
      </w:hyperlink>
    </w:p>
    <w:p w14:paraId="64BD93B0"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70" w:history="1">
        <w:r w:rsidR="00A65ED1" w:rsidRPr="00F876BD">
          <w:rPr>
            <w:rStyle w:val="Hyperlink"/>
            <w:rFonts w:eastAsia="MS PMincho"/>
            <w:noProof/>
          </w:rPr>
          <w:t>7.17</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Appointment of a surveyor or manager</w:t>
        </w:r>
        <w:r w:rsidR="00A65ED1">
          <w:rPr>
            <w:noProof/>
            <w:webHidden/>
          </w:rPr>
          <w:tab/>
        </w:r>
        <w:r w:rsidR="00A65ED1">
          <w:rPr>
            <w:noProof/>
            <w:webHidden/>
          </w:rPr>
          <w:fldChar w:fldCharType="begin"/>
        </w:r>
        <w:r w:rsidR="00A65ED1">
          <w:rPr>
            <w:noProof/>
            <w:webHidden/>
          </w:rPr>
          <w:instrText xml:space="preserve"> PAGEREF _Toc443380570 \h </w:instrText>
        </w:r>
        <w:r w:rsidR="00A65ED1">
          <w:rPr>
            <w:noProof/>
            <w:webHidden/>
          </w:rPr>
        </w:r>
        <w:r w:rsidR="00A65ED1">
          <w:rPr>
            <w:noProof/>
            <w:webHidden/>
          </w:rPr>
          <w:fldChar w:fldCharType="separate"/>
        </w:r>
        <w:r w:rsidR="00A65ED1">
          <w:rPr>
            <w:noProof/>
            <w:webHidden/>
          </w:rPr>
          <w:t>56</w:t>
        </w:r>
        <w:r w:rsidR="00A65ED1">
          <w:rPr>
            <w:noProof/>
            <w:webHidden/>
          </w:rPr>
          <w:fldChar w:fldCharType="end"/>
        </w:r>
      </w:hyperlink>
    </w:p>
    <w:p w14:paraId="57D7A7E5" w14:textId="77777777" w:rsidR="00A65ED1" w:rsidRDefault="00FD72DC">
      <w:pPr>
        <w:pStyle w:val="TOC1"/>
        <w:tabs>
          <w:tab w:val="left" w:pos="880"/>
          <w:tab w:val="right" w:pos="9016"/>
        </w:tabs>
        <w:rPr>
          <w:rFonts w:asciiTheme="minorHAnsi" w:eastAsiaTheme="minorEastAsia" w:hAnsiTheme="minorHAnsi" w:cstheme="minorBidi"/>
          <w:noProof/>
          <w:sz w:val="22"/>
          <w:szCs w:val="22"/>
          <w:lang w:eastAsia="en-GB"/>
        </w:rPr>
      </w:pPr>
      <w:hyperlink w:anchor="_Toc443380571" w:history="1">
        <w:r w:rsidR="00A65ED1" w:rsidRPr="00F876BD">
          <w:rPr>
            <w:rStyle w:val="Hyperlink"/>
            <w:rFonts w:eastAsia="MS PMincho"/>
            <w:noProof/>
          </w:rPr>
          <w:t>Part 8</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Health and safety: risk management</w:t>
        </w:r>
        <w:r w:rsidR="00A65ED1">
          <w:rPr>
            <w:noProof/>
            <w:webHidden/>
          </w:rPr>
          <w:tab/>
        </w:r>
        <w:r w:rsidR="00A65ED1">
          <w:rPr>
            <w:noProof/>
            <w:webHidden/>
          </w:rPr>
          <w:fldChar w:fldCharType="begin"/>
        </w:r>
        <w:r w:rsidR="00A65ED1">
          <w:rPr>
            <w:noProof/>
            <w:webHidden/>
          </w:rPr>
          <w:instrText xml:space="preserve"> PAGEREF _Toc443380571 \h </w:instrText>
        </w:r>
        <w:r w:rsidR="00A65ED1">
          <w:rPr>
            <w:noProof/>
            <w:webHidden/>
          </w:rPr>
        </w:r>
        <w:r w:rsidR="00A65ED1">
          <w:rPr>
            <w:noProof/>
            <w:webHidden/>
          </w:rPr>
          <w:fldChar w:fldCharType="separate"/>
        </w:r>
        <w:r w:rsidR="00A65ED1">
          <w:rPr>
            <w:noProof/>
            <w:webHidden/>
          </w:rPr>
          <w:t>57</w:t>
        </w:r>
        <w:r w:rsidR="00A65ED1">
          <w:rPr>
            <w:noProof/>
            <w:webHidden/>
          </w:rPr>
          <w:fldChar w:fldCharType="end"/>
        </w:r>
      </w:hyperlink>
    </w:p>
    <w:p w14:paraId="0750D7AF"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72" w:history="1">
        <w:r w:rsidR="00A65ED1" w:rsidRPr="00F876BD">
          <w:rPr>
            <w:rStyle w:val="Hyperlink"/>
            <w:rFonts w:eastAsia="MS PMincho"/>
            <w:noProof/>
          </w:rPr>
          <w:t>8.1</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Introduction</w:t>
        </w:r>
        <w:r w:rsidR="00A65ED1">
          <w:rPr>
            <w:noProof/>
            <w:webHidden/>
          </w:rPr>
          <w:tab/>
        </w:r>
        <w:r w:rsidR="00A65ED1">
          <w:rPr>
            <w:noProof/>
            <w:webHidden/>
          </w:rPr>
          <w:fldChar w:fldCharType="begin"/>
        </w:r>
        <w:r w:rsidR="00A65ED1">
          <w:rPr>
            <w:noProof/>
            <w:webHidden/>
          </w:rPr>
          <w:instrText xml:space="preserve"> PAGEREF _Toc443380572 \h </w:instrText>
        </w:r>
        <w:r w:rsidR="00A65ED1">
          <w:rPr>
            <w:noProof/>
            <w:webHidden/>
          </w:rPr>
        </w:r>
        <w:r w:rsidR="00A65ED1">
          <w:rPr>
            <w:noProof/>
            <w:webHidden/>
          </w:rPr>
          <w:fldChar w:fldCharType="separate"/>
        </w:r>
        <w:r w:rsidR="00A65ED1">
          <w:rPr>
            <w:noProof/>
            <w:webHidden/>
          </w:rPr>
          <w:t>57</w:t>
        </w:r>
        <w:r w:rsidR="00A65ED1">
          <w:rPr>
            <w:noProof/>
            <w:webHidden/>
          </w:rPr>
          <w:fldChar w:fldCharType="end"/>
        </w:r>
      </w:hyperlink>
    </w:p>
    <w:p w14:paraId="436EFFBC"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73" w:history="1">
        <w:r w:rsidR="00A65ED1" w:rsidRPr="00F876BD">
          <w:rPr>
            <w:rStyle w:val="Hyperlink"/>
            <w:noProof/>
          </w:rPr>
          <w:t>8.2</w:t>
        </w:r>
        <w:r w:rsidR="00A65ED1">
          <w:rPr>
            <w:rFonts w:asciiTheme="minorHAnsi" w:eastAsiaTheme="minorEastAsia" w:hAnsiTheme="minorHAnsi" w:cstheme="minorBidi"/>
            <w:noProof/>
            <w:sz w:val="22"/>
            <w:szCs w:val="22"/>
            <w:lang w:eastAsia="en-GB"/>
          </w:rPr>
          <w:tab/>
        </w:r>
        <w:r w:rsidR="00A65ED1" w:rsidRPr="00F876BD">
          <w:rPr>
            <w:rStyle w:val="Hyperlink"/>
            <w:noProof/>
          </w:rPr>
          <w:t>Employers/employees</w:t>
        </w:r>
        <w:r w:rsidR="00A65ED1">
          <w:rPr>
            <w:noProof/>
            <w:webHidden/>
          </w:rPr>
          <w:tab/>
        </w:r>
        <w:r w:rsidR="00A65ED1">
          <w:rPr>
            <w:noProof/>
            <w:webHidden/>
          </w:rPr>
          <w:fldChar w:fldCharType="begin"/>
        </w:r>
        <w:r w:rsidR="00A65ED1">
          <w:rPr>
            <w:noProof/>
            <w:webHidden/>
          </w:rPr>
          <w:instrText xml:space="preserve"> PAGEREF _Toc443380573 \h </w:instrText>
        </w:r>
        <w:r w:rsidR="00A65ED1">
          <w:rPr>
            <w:noProof/>
            <w:webHidden/>
          </w:rPr>
        </w:r>
        <w:r w:rsidR="00A65ED1">
          <w:rPr>
            <w:noProof/>
            <w:webHidden/>
          </w:rPr>
          <w:fldChar w:fldCharType="separate"/>
        </w:r>
        <w:r w:rsidR="00A65ED1">
          <w:rPr>
            <w:noProof/>
            <w:webHidden/>
          </w:rPr>
          <w:t>57</w:t>
        </w:r>
        <w:r w:rsidR="00A65ED1">
          <w:rPr>
            <w:noProof/>
            <w:webHidden/>
          </w:rPr>
          <w:fldChar w:fldCharType="end"/>
        </w:r>
      </w:hyperlink>
    </w:p>
    <w:p w14:paraId="14559AC1"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74" w:history="1">
        <w:r w:rsidR="00A65ED1" w:rsidRPr="00F876BD">
          <w:rPr>
            <w:rStyle w:val="Hyperlink"/>
            <w:noProof/>
          </w:rPr>
          <w:t>8.3</w:t>
        </w:r>
        <w:r w:rsidR="00A65ED1">
          <w:rPr>
            <w:rFonts w:asciiTheme="minorHAnsi" w:eastAsiaTheme="minorEastAsia" w:hAnsiTheme="minorHAnsi" w:cstheme="minorBidi"/>
            <w:noProof/>
            <w:sz w:val="22"/>
            <w:szCs w:val="22"/>
            <w:lang w:eastAsia="en-GB"/>
          </w:rPr>
          <w:tab/>
        </w:r>
        <w:r w:rsidR="00A65ED1" w:rsidRPr="00F876BD">
          <w:rPr>
            <w:rStyle w:val="Hyperlink"/>
            <w:noProof/>
          </w:rPr>
          <w:t>Risk assessments</w:t>
        </w:r>
        <w:r w:rsidR="00A65ED1">
          <w:rPr>
            <w:noProof/>
            <w:webHidden/>
          </w:rPr>
          <w:tab/>
        </w:r>
        <w:r w:rsidR="00A65ED1">
          <w:rPr>
            <w:noProof/>
            <w:webHidden/>
          </w:rPr>
          <w:fldChar w:fldCharType="begin"/>
        </w:r>
        <w:r w:rsidR="00A65ED1">
          <w:rPr>
            <w:noProof/>
            <w:webHidden/>
          </w:rPr>
          <w:instrText xml:space="preserve"> PAGEREF _Toc443380574 \h </w:instrText>
        </w:r>
        <w:r w:rsidR="00A65ED1">
          <w:rPr>
            <w:noProof/>
            <w:webHidden/>
          </w:rPr>
        </w:r>
        <w:r w:rsidR="00A65ED1">
          <w:rPr>
            <w:noProof/>
            <w:webHidden/>
          </w:rPr>
          <w:fldChar w:fldCharType="separate"/>
        </w:r>
        <w:r w:rsidR="00A65ED1">
          <w:rPr>
            <w:noProof/>
            <w:webHidden/>
          </w:rPr>
          <w:t>57</w:t>
        </w:r>
        <w:r w:rsidR="00A65ED1">
          <w:rPr>
            <w:noProof/>
            <w:webHidden/>
          </w:rPr>
          <w:fldChar w:fldCharType="end"/>
        </w:r>
      </w:hyperlink>
    </w:p>
    <w:p w14:paraId="331E8E38"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75" w:history="1">
        <w:r w:rsidR="00A65ED1" w:rsidRPr="00F876BD">
          <w:rPr>
            <w:rStyle w:val="Hyperlink"/>
            <w:noProof/>
            <w:lang w:eastAsia="ar-SA"/>
          </w:rPr>
          <w:t>8.4</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Fire risk assessments</w:t>
        </w:r>
        <w:r w:rsidR="00A65ED1">
          <w:rPr>
            <w:noProof/>
            <w:webHidden/>
          </w:rPr>
          <w:tab/>
        </w:r>
        <w:r w:rsidR="00A65ED1">
          <w:rPr>
            <w:noProof/>
            <w:webHidden/>
          </w:rPr>
          <w:fldChar w:fldCharType="begin"/>
        </w:r>
        <w:r w:rsidR="00A65ED1">
          <w:rPr>
            <w:noProof/>
            <w:webHidden/>
          </w:rPr>
          <w:instrText xml:space="preserve"> PAGEREF _Toc443380575 \h </w:instrText>
        </w:r>
        <w:r w:rsidR="00A65ED1">
          <w:rPr>
            <w:noProof/>
            <w:webHidden/>
          </w:rPr>
        </w:r>
        <w:r w:rsidR="00A65ED1">
          <w:rPr>
            <w:noProof/>
            <w:webHidden/>
          </w:rPr>
          <w:fldChar w:fldCharType="separate"/>
        </w:r>
        <w:r w:rsidR="00A65ED1">
          <w:rPr>
            <w:noProof/>
            <w:webHidden/>
          </w:rPr>
          <w:t>58</w:t>
        </w:r>
        <w:r w:rsidR="00A65ED1">
          <w:rPr>
            <w:noProof/>
            <w:webHidden/>
          </w:rPr>
          <w:fldChar w:fldCharType="end"/>
        </w:r>
      </w:hyperlink>
    </w:p>
    <w:p w14:paraId="3642C559"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76" w:history="1">
        <w:r w:rsidR="00A65ED1" w:rsidRPr="00F876BD">
          <w:rPr>
            <w:rStyle w:val="Hyperlink"/>
            <w:noProof/>
            <w:lang w:eastAsia="ar-SA"/>
          </w:rPr>
          <w:t>8.5</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Control of asbestos</w:t>
        </w:r>
        <w:r w:rsidR="00A65ED1">
          <w:rPr>
            <w:noProof/>
            <w:webHidden/>
          </w:rPr>
          <w:tab/>
        </w:r>
        <w:r w:rsidR="00A65ED1">
          <w:rPr>
            <w:noProof/>
            <w:webHidden/>
          </w:rPr>
          <w:fldChar w:fldCharType="begin"/>
        </w:r>
        <w:r w:rsidR="00A65ED1">
          <w:rPr>
            <w:noProof/>
            <w:webHidden/>
          </w:rPr>
          <w:instrText xml:space="preserve"> PAGEREF _Toc443380576 \h </w:instrText>
        </w:r>
        <w:r w:rsidR="00A65ED1">
          <w:rPr>
            <w:noProof/>
            <w:webHidden/>
          </w:rPr>
        </w:r>
        <w:r w:rsidR="00A65ED1">
          <w:rPr>
            <w:noProof/>
            <w:webHidden/>
          </w:rPr>
          <w:fldChar w:fldCharType="separate"/>
        </w:r>
        <w:r w:rsidR="00A65ED1">
          <w:rPr>
            <w:noProof/>
            <w:webHidden/>
          </w:rPr>
          <w:t>59</w:t>
        </w:r>
        <w:r w:rsidR="00A65ED1">
          <w:rPr>
            <w:noProof/>
            <w:webHidden/>
          </w:rPr>
          <w:fldChar w:fldCharType="end"/>
        </w:r>
      </w:hyperlink>
    </w:p>
    <w:p w14:paraId="3A99BA5A"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77" w:history="1">
        <w:r w:rsidR="00A65ED1" w:rsidRPr="00F876BD">
          <w:rPr>
            <w:rStyle w:val="Hyperlink"/>
            <w:noProof/>
            <w:lang w:eastAsia="ar-SA"/>
          </w:rPr>
          <w:t>8.6</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Gas safety</w:t>
        </w:r>
        <w:r w:rsidR="00A65ED1">
          <w:rPr>
            <w:noProof/>
            <w:webHidden/>
          </w:rPr>
          <w:tab/>
        </w:r>
        <w:r w:rsidR="00A65ED1">
          <w:rPr>
            <w:noProof/>
            <w:webHidden/>
          </w:rPr>
          <w:fldChar w:fldCharType="begin"/>
        </w:r>
        <w:r w:rsidR="00A65ED1">
          <w:rPr>
            <w:noProof/>
            <w:webHidden/>
          </w:rPr>
          <w:instrText xml:space="preserve"> PAGEREF _Toc443380577 \h </w:instrText>
        </w:r>
        <w:r w:rsidR="00A65ED1">
          <w:rPr>
            <w:noProof/>
            <w:webHidden/>
          </w:rPr>
        </w:r>
        <w:r w:rsidR="00A65ED1">
          <w:rPr>
            <w:noProof/>
            <w:webHidden/>
          </w:rPr>
          <w:fldChar w:fldCharType="separate"/>
        </w:r>
        <w:r w:rsidR="00A65ED1">
          <w:rPr>
            <w:noProof/>
            <w:webHidden/>
          </w:rPr>
          <w:t>59</w:t>
        </w:r>
        <w:r w:rsidR="00A65ED1">
          <w:rPr>
            <w:noProof/>
            <w:webHidden/>
          </w:rPr>
          <w:fldChar w:fldCharType="end"/>
        </w:r>
      </w:hyperlink>
    </w:p>
    <w:p w14:paraId="368EF26D"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78" w:history="1">
        <w:r w:rsidR="00A65ED1" w:rsidRPr="00F876BD">
          <w:rPr>
            <w:rStyle w:val="Hyperlink"/>
            <w:noProof/>
          </w:rPr>
          <w:t>8.7</w:t>
        </w:r>
        <w:r w:rsidR="00A65ED1">
          <w:rPr>
            <w:rFonts w:asciiTheme="minorHAnsi" w:eastAsiaTheme="minorEastAsia" w:hAnsiTheme="minorHAnsi" w:cstheme="minorBidi"/>
            <w:noProof/>
            <w:sz w:val="22"/>
            <w:szCs w:val="22"/>
            <w:lang w:eastAsia="en-GB"/>
          </w:rPr>
          <w:tab/>
        </w:r>
        <w:r w:rsidR="00A65ED1" w:rsidRPr="00F876BD">
          <w:rPr>
            <w:rStyle w:val="Hyperlink"/>
            <w:noProof/>
          </w:rPr>
          <w:t>Electrical equipment</w:t>
        </w:r>
        <w:r w:rsidR="00A65ED1">
          <w:rPr>
            <w:noProof/>
            <w:webHidden/>
          </w:rPr>
          <w:tab/>
        </w:r>
        <w:r w:rsidR="00A65ED1">
          <w:rPr>
            <w:noProof/>
            <w:webHidden/>
          </w:rPr>
          <w:fldChar w:fldCharType="begin"/>
        </w:r>
        <w:r w:rsidR="00A65ED1">
          <w:rPr>
            <w:noProof/>
            <w:webHidden/>
          </w:rPr>
          <w:instrText xml:space="preserve"> PAGEREF _Toc443380578 \h </w:instrText>
        </w:r>
        <w:r w:rsidR="00A65ED1">
          <w:rPr>
            <w:noProof/>
            <w:webHidden/>
          </w:rPr>
        </w:r>
        <w:r w:rsidR="00A65ED1">
          <w:rPr>
            <w:noProof/>
            <w:webHidden/>
          </w:rPr>
          <w:fldChar w:fldCharType="separate"/>
        </w:r>
        <w:r w:rsidR="00A65ED1">
          <w:rPr>
            <w:noProof/>
            <w:webHidden/>
          </w:rPr>
          <w:t>60</w:t>
        </w:r>
        <w:r w:rsidR="00A65ED1">
          <w:rPr>
            <w:noProof/>
            <w:webHidden/>
          </w:rPr>
          <w:fldChar w:fldCharType="end"/>
        </w:r>
      </w:hyperlink>
    </w:p>
    <w:p w14:paraId="24F7105F"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79" w:history="1">
        <w:r w:rsidR="00A65ED1" w:rsidRPr="00F876BD">
          <w:rPr>
            <w:rStyle w:val="Hyperlink"/>
            <w:noProof/>
          </w:rPr>
          <w:t>8.8</w:t>
        </w:r>
        <w:r w:rsidR="00A65ED1">
          <w:rPr>
            <w:rFonts w:asciiTheme="minorHAnsi" w:eastAsiaTheme="minorEastAsia" w:hAnsiTheme="minorHAnsi" w:cstheme="minorBidi"/>
            <w:noProof/>
            <w:sz w:val="22"/>
            <w:szCs w:val="22"/>
            <w:lang w:eastAsia="en-GB"/>
          </w:rPr>
          <w:tab/>
        </w:r>
        <w:r w:rsidR="00A65ED1" w:rsidRPr="00F876BD">
          <w:rPr>
            <w:rStyle w:val="Hyperlink"/>
            <w:noProof/>
          </w:rPr>
          <w:t>Furniture and furnishings</w:t>
        </w:r>
        <w:r w:rsidR="00A65ED1">
          <w:rPr>
            <w:noProof/>
            <w:webHidden/>
          </w:rPr>
          <w:tab/>
        </w:r>
        <w:r w:rsidR="00A65ED1">
          <w:rPr>
            <w:noProof/>
            <w:webHidden/>
          </w:rPr>
          <w:fldChar w:fldCharType="begin"/>
        </w:r>
        <w:r w:rsidR="00A65ED1">
          <w:rPr>
            <w:noProof/>
            <w:webHidden/>
          </w:rPr>
          <w:instrText xml:space="preserve"> PAGEREF _Toc443380579 \h </w:instrText>
        </w:r>
        <w:r w:rsidR="00A65ED1">
          <w:rPr>
            <w:noProof/>
            <w:webHidden/>
          </w:rPr>
        </w:r>
        <w:r w:rsidR="00A65ED1">
          <w:rPr>
            <w:noProof/>
            <w:webHidden/>
          </w:rPr>
          <w:fldChar w:fldCharType="separate"/>
        </w:r>
        <w:r w:rsidR="00A65ED1">
          <w:rPr>
            <w:noProof/>
            <w:webHidden/>
          </w:rPr>
          <w:t>60</w:t>
        </w:r>
        <w:r w:rsidR="00A65ED1">
          <w:rPr>
            <w:noProof/>
            <w:webHidden/>
          </w:rPr>
          <w:fldChar w:fldCharType="end"/>
        </w:r>
      </w:hyperlink>
    </w:p>
    <w:p w14:paraId="353BDF02"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80" w:history="1">
        <w:r w:rsidR="00A65ED1" w:rsidRPr="00F876BD">
          <w:rPr>
            <w:rStyle w:val="Hyperlink"/>
            <w:noProof/>
            <w:lang w:val="en-US"/>
          </w:rPr>
          <w:t>8.9</w:t>
        </w:r>
        <w:r w:rsidR="00A65ED1">
          <w:rPr>
            <w:rFonts w:asciiTheme="minorHAnsi" w:eastAsiaTheme="minorEastAsia" w:hAnsiTheme="minorHAnsi" w:cstheme="minorBidi"/>
            <w:noProof/>
            <w:sz w:val="22"/>
            <w:szCs w:val="22"/>
            <w:lang w:eastAsia="en-GB"/>
          </w:rPr>
          <w:tab/>
        </w:r>
        <w:r w:rsidR="00A65ED1" w:rsidRPr="00F876BD">
          <w:rPr>
            <w:rStyle w:val="Hyperlink"/>
            <w:noProof/>
            <w:lang w:val="en-US"/>
          </w:rPr>
          <w:t>Hazardous substances</w:t>
        </w:r>
        <w:r w:rsidR="00A65ED1">
          <w:rPr>
            <w:noProof/>
            <w:webHidden/>
          </w:rPr>
          <w:tab/>
        </w:r>
        <w:r w:rsidR="00A65ED1">
          <w:rPr>
            <w:noProof/>
            <w:webHidden/>
          </w:rPr>
          <w:fldChar w:fldCharType="begin"/>
        </w:r>
        <w:r w:rsidR="00A65ED1">
          <w:rPr>
            <w:noProof/>
            <w:webHidden/>
          </w:rPr>
          <w:instrText xml:space="preserve"> PAGEREF _Toc443380580 \h </w:instrText>
        </w:r>
        <w:r w:rsidR="00A65ED1">
          <w:rPr>
            <w:noProof/>
            <w:webHidden/>
          </w:rPr>
        </w:r>
        <w:r w:rsidR="00A65ED1">
          <w:rPr>
            <w:noProof/>
            <w:webHidden/>
          </w:rPr>
          <w:fldChar w:fldCharType="separate"/>
        </w:r>
        <w:r w:rsidR="00A65ED1">
          <w:rPr>
            <w:noProof/>
            <w:webHidden/>
          </w:rPr>
          <w:t>60</w:t>
        </w:r>
        <w:r w:rsidR="00A65ED1">
          <w:rPr>
            <w:noProof/>
            <w:webHidden/>
          </w:rPr>
          <w:fldChar w:fldCharType="end"/>
        </w:r>
      </w:hyperlink>
    </w:p>
    <w:p w14:paraId="54E7290A"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81" w:history="1">
        <w:r w:rsidR="00A65ED1" w:rsidRPr="00F876BD">
          <w:rPr>
            <w:rStyle w:val="Hyperlink"/>
            <w:noProof/>
          </w:rPr>
          <w:t>8.10</w:t>
        </w:r>
        <w:r w:rsidR="00A65ED1">
          <w:rPr>
            <w:rFonts w:asciiTheme="minorHAnsi" w:eastAsiaTheme="minorEastAsia" w:hAnsiTheme="minorHAnsi" w:cstheme="minorBidi"/>
            <w:noProof/>
            <w:sz w:val="22"/>
            <w:szCs w:val="22"/>
            <w:lang w:eastAsia="en-GB"/>
          </w:rPr>
          <w:tab/>
        </w:r>
        <w:r w:rsidR="00A65ED1" w:rsidRPr="00F876BD">
          <w:rPr>
            <w:rStyle w:val="Hyperlink"/>
            <w:noProof/>
          </w:rPr>
          <w:t>Working at height</w:t>
        </w:r>
        <w:r w:rsidR="00A65ED1">
          <w:rPr>
            <w:noProof/>
            <w:webHidden/>
          </w:rPr>
          <w:tab/>
        </w:r>
        <w:r w:rsidR="00A65ED1">
          <w:rPr>
            <w:noProof/>
            <w:webHidden/>
          </w:rPr>
          <w:fldChar w:fldCharType="begin"/>
        </w:r>
        <w:r w:rsidR="00A65ED1">
          <w:rPr>
            <w:noProof/>
            <w:webHidden/>
          </w:rPr>
          <w:instrText xml:space="preserve"> PAGEREF _Toc443380581 \h </w:instrText>
        </w:r>
        <w:r w:rsidR="00A65ED1">
          <w:rPr>
            <w:noProof/>
            <w:webHidden/>
          </w:rPr>
        </w:r>
        <w:r w:rsidR="00A65ED1">
          <w:rPr>
            <w:noProof/>
            <w:webHidden/>
          </w:rPr>
          <w:fldChar w:fldCharType="separate"/>
        </w:r>
        <w:r w:rsidR="00A65ED1">
          <w:rPr>
            <w:noProof/>
            <w:webHidden/>
          </w:rPr>
          <w:t>60</w:t>
        </w:r>
        <w:r w:rsidR="00A65ED1">
          <w:rPr>
            <w:noProof/>
            <w:webHidden/>
          </w:rPr>
          <w:fldChar w:fldCharType="end"/>
        </w:r>
      </w:hyperlink>
    </w:p>
    <w:p w14:paraId="431E5241"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82" w:history="1">
        <w:r w:rsidR="00A65ED1" w:rsidRPr="00F876BD">
          <w:rPr>
            <w:rStyle w:val="Hyperlink"/>
            <w:noProof/>
          </w:rPr>
          <w:t>8.11</w:t>
        </w:r>
        <w:r w:rsidR="00A65ED1">
          <w:rPr>
            <w:rFonts w:asciiTheme="minorHAnsi" w:eastAsiaTheme="minorEastAsia" w:hAnsiTheme="minorHAnsi" w:cstheme="minorBidi"/>
            <w:noProof/>
            <w:sz w:val="22"/>
            <w:szCs w:val="22"/>
            <w:lang w:eastAsia="en-GB"/>
          </w:rPr>
          <w:tab/>
        </w:r>
        <w:r w:rsidR="00A65ED1" w:rsidRPr="00F876BD">
          <w:rPr>
            <w:rStyle w:val="Hyperlink"/>
            <w:noProof/>
          </w:rPr>
          <w:t>Manual handling</w:t>
        </w:r>
        <w:r w:rsidR="00A65ED1">
          <w:rPr>
            <w:noProof/>
            <w:webHidden/>
          </w:rPr>
          <w:tab/>
        </w:r>
        <w:r w:rsidR="00A65ED1">
          <w:rPr>
            <w:noProof/>
            <w:webHidden/>
          </w:rPr>
          <w:fldChar w:fldCharType="begin"/>
        </w:r>
        <w:r w:rsidR="00A65ED1">
          <w:rPr>
            <w:noProof/>
            <w:webHidden/>
          </w:rPr>
          <w:instrText xml:space="preserve"> PAGEREF _Toc443380582 \h </w:instrText>
        </w:r>
        <w:r w:rsidR="00A65ED1">
          <w:rPr>
            <w:noProof/>
            <w:webHidden/>
          </w:rPr>
        </w:r>
        <w:r w:rsidR="00A65ED1">
          <w:rPr>
            <w:noProof/>
            <w:webHidden/>
          </w:rPr>
          <w:fldChar w:fldCharType="separate"/>
        </w:r>
        <w:r w:rsidR="00A65ED1">
          <w:rPr>
            <w:noProof/>
            <w:webHidden/>
          </w:rPr>
          <w:t>61</w:t>
        </w:r>
        <w:r w:rsidR="00A65ED1">
          <w:rPr>
            <w:noProof/>
            <w:webHidden/>
          </w:rPr>
          <w:fldChar w:fldCharType="end"/>
        </w:r>
      </w:hyperlink>
    </w:p>
    <w:p w14:paraId="7D46577C"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83" w:history="1">
        <w:r w:rsidR="00A65ED1" w:rsidRPr="00F876BD">
          <w:rPr>
            <w:rStyle w:val="Hyperlink"/>
            <w:noProof/>
          </w:rPr>
          <w:t>8.12</w:t>
        </w:r>
        <w:r w:rsidR="00A65ED1">
          <w:rPr>
            <w:rFonts w:asciiTheme="minorHAnsi" w:eastAsiaTheme="minorEastAsia" w:hAnsiTheme="minorHAnsi" w:cstheme="minorBidi"/>
            <w:noProof/>
            <w:sz w:val="22"/>
            <w:szCs w:val="22"/>
            <w:lang w:eastAsia="en-GB"/>
          </w:rPr>
          <w:tab/>
        </w:r>
        <w:r w:rsidR="00A65ED1" w:rsidRPr="00F876BD">
          <w:rPr>
            <w:rStyle w:val="Hyperlink"/>
            <w:noProof/>
          </w:rPr>
          <w:t>Water risk assessments</w:t>
        </w:r>
        <w:r w:rsidR="00A65ED1">
          <w:rPr>
            <w:noProof/>
            <w:webHidden/>
          </w:rPr>
          <w:tab/>
        </w:r>
        <w:r w:rsidR="00A65ED1">
          <w:rPr>
            <w:noProof/>
            <w:webHidden/>
          </w:rPr>
          <w:fldChar w:fldCharType="begin"/>
        </w:r>
        <w:r w:rsidR="00A65ED1">
          <w:rPr>
            <w:noProof/>
            <w:webHidden/>
          </w:rPr>
          <w:instrText xml:space="preserve"> PAGEREF _Toc443380583 \h </w:instrText>
        </w:r>
        <w:r w:rsidR="00A65ED1">
          <w:rPr>
            <w:noProof/>
            <w:webHidden/>
          </w:rPr>
        </w:r>
        <w:r w:rsidR="00A65ED1">
          <w:rPr>
            <w:noProof/>
            <w:webHidden/>
          </w:rPr>
          <w:fldChar w:fldCharType="separate"/>
        </w:r>
        <w:r w:rsidR="00A65ED1">
          <w:rPr>
            <w:noProof/>
            <w:webHidden/>
          </w:rPr>
          <w:t>61</w:t>
        </w:r>
        <w:r w:rsidR="00A65ED1">
          <w:rPr>
            <w:noProof/>
            <w:webHidden/>
          </w:rPr>
          <w:fldChar w:fldCharType="end"/>
        </w:r>
      </w:hyperlink>
    </w:p>
    <w:p w14:paraId="0E972204"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84" w:history="1">
        <w:r w:rsidR="00A65ED1" w:rsidRPr="00F876BD">
          <w:rPr>
            <w:rStyle w:val="Hyperlink"/>
            <w:noProof/>
          </w:rPr>
          <w:t>8.13</w:t>
        </w:r>
        <w:r w:rsidR="00A65ED1">
          <w:rPr>
            <w:rFonts w:asciiTheme="minorHAnsi" w:eastAsiaTheme="minorEastAsia" w:hAnsiTheme="minorHAnsi" w:cstheme="minorBidi"/>
            <w:noProof/>
            <w:sz w:val="22"/>
            <w:szCs w:val="22"/>
            <w:lang w:eastAsia="en-GB"/>
          </w:rPr>
          <w:tab/>
        </w:r>
        <w:r w:rsidR="00A65ED1" w:rsidRPr="00F876BD">
          <w:rPr>
            <w:rStyle w:val="Hyperlink"/>
            <w:noProof/>
          </w:rPr>
          <w:t>Construction</w:t>
        </w:r>
        <w:r w:rsidR="00A65ED1">
          <w:rPr>
            <w:noProof/>
            <w:webHidden/>
          </w:rPr>
          <w:tab/>
        </w:r>
        <w:r w:rsidR="00A65ED1">
          <w:rPr>
            <w:noProof/>
            <w:webHidden/>
          </w:rPr>
          <w:fldChar w:fldCharType="begin"/>
        </w:r>
        <w:r w:rsidR="00A65ED1">
          <w:rPr>
            <w:noProof/>
            <w:webHidden/>
          </w:rPr>
          <w:instrText xml:space="preserve"> PAGEREF _Toc443380584 \h </w:instrText>
        </w:r>
        <w:r w:rsidR="00A65ED1">
          <w:rPr>
            <w:noProof/>
            <w:webHidden/>
          </w:rPr>
        </w:r>
        <w:r w:rsidR="00A65ED1">
          <w:rPr>
            <w:noProof/>
            <w:webHidden/>
          </w:rPr>
          <w:fldChar w:fldCharType="separate"/>
        </w:r>
        <w:r w:rsidR="00A65ED1">
          <w:rPr>
            <w:noProof/>
            <w:webHidden/>
          </w:rPr>
          <w:t>61</w:t>
        </w:r>
        <w:r w:rsidR="00A65ED1">
          <w:rPr>
            <w:noProof/>
            <w:webHidden/>
          </w:rPr>
          <w:fldChar w:fldCharType="end"/>
        </w:r>
      </w:hyperlink>
    </w:p>
    <w:p w14:paraId="5700B191"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85" w:history="1">
        <w:r w:rsidR="00A65ED1" w:rsidRPr="00F876BD">
          <w:rPr>
            <w:rStyle w:val="Hyperlink"/>
            <w:noProof/>
          </w:rPr>
          <w:t>8.14</w:t>
        </w:r>
        <w:r w:rsidR="00A65ED1">
          <w:rPr>
            <w:rFonts w:asciiTheme="minorHAnsi" w:eastAsiaTheme="minorEastAsia" w:hAnsiTheme="minorHAnsi" w:cstheme="minorBidi"/>
            <w:noProof/>
            <w:sz w:val="22"/>
            <w:szCs w:val="22"/>
            <w:lang w:eastAsia="en-GB"/>
          </w:rPr>
          <w:tab/>
        </w:r>
        <w:r w:rsidR="00A65ED1" w:rsidRPr="00F876BD">
          <w:rPr>
            <w:rStyle w:val="Hyperlink"/>
            <w:noProof/>
          </w:rPr>
          <w:t>Signs and signals</w:t>
        </w:r>
        <w:r w:rsidR="00A65ED1">
          <w:rPr>
            <w:noProof/>
            <w:webHidden/>
          </w:rPr>
          <w:tab/>
        </w:r>
        <w:r w:rsidR="00A65ED1">
          <w:rPr>
            <w:noProof/>
            <w:webHidden/>
          </w:rPr>
          <w:fldChar w:fldCharType="begin"/>
        </w:r>
        <w:r w:rsidR="00A65ED1">
          <w:rPr>
            <w:noProof/>
            <w:webHidden/>
          </w:rPr>
          <w:instrText xml:space="preserve"> PAGEREF _Toc443380585 \h </w:instrText>
        </w:r>
        <w:r w:rsidR="00A65ED1">
          <w:rPr>
            <w:noProof/>
            <w:webHidden/>
          </w:rPr>
        </w:r>
        <w:r w:rsidR="00A65ED1">
          <w:rPr>
            <w:noProof/>
            <w:webHidden/>
          </w:rPr>
          <w:fldChar w:fldCharType="separate"/>
        </w:r>
        <w:r w:rsidR="00A65ED1">
          <w:rPr>
            <w:noProof/>
            <w:webHidden/>
          </w:rPr>
          <w:t>62</w:t>
        </w:r>
        <w:r w:rsidR="00A65ED1">
          <w:rPr>
            <w:noProof/>
            <w:webHidden/>
          </w:rPr>
          <w:fldChar w:fldCharType="end"/>
        </w:r>
      </w:hyperlink>
    </w:p>
    <w:p w14:paraId="50A8F7C5"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86" w:history="1">
        <w:r w:rsidR="00A65ED1" w:rsidRPr="00F876BD">
          <w:rPr>
            <w:rStyle w:val="Hyperlink"/>
            <w:noProof/>
            <w:lang w:val="en-US"/>
          </w:rPr>
          <w:t>8.15</w:t>
        </w:r>
        <w:r w:rsidR="00A65ED1">
          <w:rPr>
            <w:rFonts w:asciiTheme="minorHAnsi" w:eastAsiaTheme="minorEastAsia" w:hAnsiTheme="minorHAnsi" w:cstheme="minorBidi"/>
            <w:noProof/>
            <w:sz w:val="22"/>
            <w:szCs w:val="22"/>
            <w:lang w:eastAsia="en-GB"/>
          </w:rPr>
          <w:tab/>
        </w:r>
        <w:r w:rsidR="00A65ED1" w:rsidRPr="00F876BD">
          <w:rPr>
            <w:rStyle w:val="Hyperlink"/>
            <w:noProof/>
            <w:lang w:val="en-US"/>
          </w:rPr>
          <w:t>Lifting equipment</w:t>
        </w:r>
        <w:r w:rsidR="00A65ED1">
          <w:rPr>
            <w:noProof/>
            <w:webHidden/>
          </w:rPr>
          <w:tab/>
        </w:r>
        <w:r w:rsidR="00A65ED1">
          <w:rPr>
            <w:noProof/>
            <w:webHidden/>
          </w:rPr>
          <w:fldChar w:fldCharType="begin"/>
        </w:r>
        <w:r w:rsidR="00A65ED1">
          <w:rPr>
            <w:noProof/>
            <w:webHidden/>
          </w:rPr>
          <w:instrText xml:space="preserve"> PAGEREF _Toc443380586 \h </w:instrText>
        </w:r>
        <w:r w:rsidR="00A65ED1">
          <w:rPr>
            <w:noProof/>
            <w:webHidden/>
          </w:rPr>
        </w:r>
        <w:r w:rsidR="00A65ED1">
          <w:rPr>
            <w:noProof/>
            <w:webHidden/>
          </w:rPr>
          <w:fldChar w:fldCharType="separate"/>
        </w:r>
        <w:r w:rsidR="00A65ED1">
          <w:rPr>
            <w:noProof/>
            <w:webHidden/>
          </w:rPr>
          <w:t>62</w:t>
        </w:r>
        <w:r w:rsidR="00A65ED1">
          <w:rPr>
            <w:noProof/>
            <w:webHidden/>
          </w:rPr>
          <w:fldChar w:fldCharType="end"/>
        </w:r>
      </w:hyperlink>
    </w:p>
    <w:p w14:paraId="7D361036"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87" w:history="1">
        <w:r w:rsidR="00A65ED1" w:rsidRPr="00F876BD">
          <w:rPr>
            <w:rStyle w:val="Hyperlink"/>
            <w:noProof/>
          </w:rPr>
          <w:t>8.16</w:t>
        </w:r>
        <w:r w:rsidR="00A65ED1">
          <w:rPr>
            <w:rFonts w:asciiTheme="minorHAnsi" w:eastAsiaTheme="minorEastAsia" w:hAnsiTheme="minorHAnsi" w:cstheme="minorBidi"/>
            <w:noProof/>
            <w:sz w:val="22"/>
            <w:szCs w:val="22"/>
            <w:lang w:eastAsia="en-GB"/>
          </w:rPr>
          <w:tab/>
        </w:r>
        <w:r w:rsidR="00A65ED1" w:rsidRPr="00F876BD">
          <w:rPr>
            <w:rStyle w:val="Hyperlink"/>
            <w:noProof/>
          </w:rPr>
          <w:t>Personal protective equipment</w:t>
        </w:r>
        <w:r w:rsidR="00A65ED1">
          <w:rPr>
            <w:noProof/>
            <w:webHidden/>
          </w:rPr>
          <w:tab/>
        </w:r>
        <w:r w:rsidR="00A65ED1">
          <w:rPr>
            <w:noProof/>
            <w:webHidden/>
          </w:rPr>
          <w:fldChar w:fldCharType="begin"/>
        </w:r>
        <w:r w:rsidR="00A65ED1">
          <w:rPr>
            <w:noProof/>
            <w:webHidden/>
          </w:rPr>
          <w:instrText xml:space="preserve"> PAGEREF _Toc443380587 \h </w:instrText>
        </w:r>
        <w:r w:rsidR="00A65ED1">
          <w:rPr>
            <w:noProof/>
            <w:webHidden/>
          </w:rPr>
        </w:r>
        <w:r w:rsidR="00A65ED1">
          <w:rPr>
            <w:noProof/>
            <w:webHidden/>
          </w:rPr>
          <w:fldChar w:fldCharType="separate"/>
        </w:r>
        <w:r w:rsidR="00A65ED1">
          <w:rPr>
            <w:noProof/>
            <w:webHidden/>
          </w:rPr>
          <w:t>62</w:t>
        </w:r>
        <w:r w:rsidR="00A65ED1">
          <w:rPr>
            <w:noProof/>
            <w:webHidden/>
          </w:rPr>
          <w:fldChar w:fldCharType="end"/>
        </w:r>
      </w:hyperlink>
    </w:p>
    <w:p w14:paraId="1E18EB0B"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88" w:history="1">
        <w:r w:rsidR="00A65ED1" w:rsidRPr="00F876BD">
          <w:rPr>
            <w:rStyle w:val="Hyperlink"/>
            <w:noProof/>
            <w:lang w:val="en-US"/>
          </w:rPr>
          <w:t>8.17</w:t>
        </w:r>
        <w:r w:rsidR="00A65ED1">
          <w:rPr>
            <w:rFonts w:asciiTheme="minorHAnsi" w:eastAsiaTheme="minorEastAsia" w:hAnsiTheme="minorHAnsi" w:cstheme="minorBidi"/>
            <w:noProof/>
            <w:sz w:val="22"/>
            <w:szCs w:val="22"/>
            <w:lang w:eastAsia="en-GB"/>
          </w:rPr>
          <w:tab/>
        </w:r>
        <w:r w:rsidR="00A65ED1" w:rsidRPr="00F876BD">
          <w:rPr>
            <w:rStyle w:val="Hyperlink"/>
            <w:noProof/>
            <w:lang w:val="en-US"/>
          </w:rPr>
          <w:t>Environmental protection</w:t>
        </w:r>
        <w:r w:rsidR="00A65ED1">
          <w:rPr>
            <w:noProof/>
            <w:webHidden/>
          </w:rPr>
          <w:tab/>
        </w:r>
        <w:r w:rsidR="00A65ED1">
          <w:rPr>
            <w:noProof/>
            <w:webHidden/>
          </w:rPr>
          <w:fldChar w:fldCharType="begin"/>
        </w:r>
        <w:r w:rsidR="00A65ED1">
          <w:rPr>
            <w:noProof/>
            <w:webHidden/>
          </w:rPr>
          <w:instrText xml:space="preserve"> PAGEREF _Toc443380588 \h </w:instrText>
        </w:r>
        <w:r w:rsidR="00A65ED1">
          <w:rPr>
            <w:noProof/>
            <w:webHidden/>
          </w:rPr>
        </w:r>
        <w:r w:rsidR="00A65ED1">
          <w:rPr>
            <w:noProof/>
            <w:webHidden/>
          </w:rPr>
          <w:fldChar w:fldCharType="separate"/>
        </w:r>
        <w:r w:rsidR="00A65ED1">
          <w:rPr>
            <w:noProof/>
            <w:webHidden/>
          </w:rPr>
          <w:t>63</w:t>
        </w:r>
        <w:r w:rsidR="00A65ED1">
          <w:rPr>
            <w:noProof/>
            <w:webHidden/>
          </w:rPr>
          <w:fldChar w:fldCharType="end"/>
        </w:r>
      </w:hyperlink>
    </w:p>
    <w:p w14:paraId="3CFDCF67"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589" w:history="1">
        <w:r w:rsidR="00A65ED1" w:rsidRPr="00F876BD">
          <w:rPr>
            <w:rStyle w:val="Hyperlink"/>
            <w:noProof/>
            <w:lang w:val="en-US"/>
          </w:rPr>
          <w:t>8.18</w:t>
        </w:r>
        <w:r w:rsidR="00A65ED1">
          <w:rPr>
            <w:rFonts w:asciiTheme="minorHAnsi" w:eastAsiaTheme="minorEastAsia" w:hAnsiTheme="minorHAnsi" w:cstheme="minorBidi"/>
            <w:noProof/>
            <w:sz w:val="22"/>
            <w:szCs w:val="22"/>
            <w:lang w:eastAsia="en-GB"/>
          </w:rPr>
          <w:tab/>
        </w:r>
        <w:r w:rsidR="00A65ED1" w:rsidRPr="00F876BD">
          <w:rPr>
            <w:rStyle w:val="Hyperlink"/>
            <w:noProof/>
            <w:lang w:val="en-US"/>
          </w:rPr>
          <w:t>Pressure systems</w:t>
        </w:r>
        <w:r w:rsidR="00A65ED1">
          <w:rPr>
            <w:noProof/>
            <w:webHidden/>
          </w:rPr>
          <w:tab/>
        </w:r>
        <w:r w:rsidR="00A65ED1">
          <w:rPr>
            <w:noProof/>
            <w:webHidden/>
          </w:rPr>
          <w:fldChar w:fldCharType="begin"/>
        </w:r>
        <w:r w:rsidR="00A65ED1">
          <w:rPr>
            <w:noProof/>
            <w:webHidden/>
          </w:rPr>
          <w:instrText xml:space="preserve"> PAGEREF _Toc443380589 \h </w:instrText>
        </w:r>
        <w:r w:rsidR="00A65ED1">
          <w:rPr>
            <w:noProof/>
            <w:webHidden/>
          </w:rPr>
        </w:r>
        <w:r w:rsidR="00A65ED1">
          <w:rPr>
            <w:noProof/>
            <w:webHidden/>
          </w:rPr>
          <w:fldChar w:fldCharType="separate"/>
        </w:r>
        <w:r w:rsidR="00A65ED1">
          <w:rPr>
            <w:noProof/>
            <w:webHidden/>
          </w:rPr>
          <w:t>63</w:t>
        </w:r>
        <w:r w:rsidR="00A65ED1">
          <w:rPr>
            <w:noProof/>
            <w:webHidden/>
          </w:rPr>
          <w:fldChar w:fldCharType="end"/>
        </w:r>
      </w:hyperlink>
    </w:p>
    <w:p w14:paraId="700A640D" w14:textId="77777777" w:rsidR="00A65ED1" w:rsidRDefault="00FD72DC">
      <w:pPr>
        <w:pStyle w:val="TOC1"/>
        <w:tabs>
          <w:tab w:val="left" w:pos="880"/>
          <w:tab w:val="right" w:pos="9016"/>
        </w:tabs>
        <w:rPr>
          <w:rFonts w:asciiTheme="minorHAnsi" w:eastAsiaTheme="minorEastAsia" w:hAnsiTheme="minorHAnsi" w:cstheme="minorBidi"/>
          <w:noProof/>
          <w:sz w:val="22"/>
          <w:szCs w:val="22"/>
          <w:lang w:eastAsia="en-GB"/>
        </w:rPr>
      </w:pPr>
      <w:hyperlink w:anchor="_Toc443380590" w:history="1">
        <w:r w:rsidR="00A65ED1" w:rsidRPr="00F876BD">
          <w:rPr>
            <w:rStyle w:val="Hyperlink"/>
            <w:noProof/>
            <w:lang w:val="en-US"/>
          </w:rPr>
          <w:t>Part 9</w:t>
        </w:r>
        <w:r w:rsidR="00A65ED1">
          <w:rPr>
            <w:rFonts w:asciiTheme="minorHAnsi" w:eastAsiaTheme="minorEastAsia" w:hAnsiTheme="minorHAnsi" w:cstheme="minorBidi"/>
            <w:noProof/>
            <w:sz w:val="22"/>
            <w:szCs w:val="22"/>
            <w:lang w:eastAsia="en-GB"/>
          </w:rPr>
          <w:tab/>
        </w:r>
        <w:r w:rsidR="00A65ED1" w:rsidRPr="00F876BD">
          <w:rPr>
            <w:rStyle w:val="Hyperlink"/>
            <w:noProof/>
            <w:lang w:val="en-US"/>
          </w:rPr>
          <w:t>Repairs and other services</w:t>
        </w:r>
        <w:r w:rsidR="00A65ED1">
          <w:rPr>
            <w:noProof/>
            <w:webHidden/>
          </w:rPr>
          <w:tab/>
        </w:r>
        <w:r w:rsidR="00A65ED1">
          <w:rPr>
            <w:noProof/>
            <w:webHidden/>
          </w:rPr>
          <w:fldChar w:fldCharType="begin"/>
        </w:r>
        <w:r w:rsidR="00A65ED1">
          <w:rPr>
            <w:noProof/>
            <w:webHidden/>
          </w:rPr>
          <w:instrText xml:space="preserve"> PAGEREF _Toc443380590 \h </w:instrText>
        </w:r>
        <w:r w:rsidR="00A65ED1">
          <w:rPr>
            <w:noProof/>
            <w:webHidden/>
          </w:rPr>
        </w:r>
        <w:r w:rsidR="00A65ED1">
          <w:rPr>
            <w:noProof/>
            <w:webHidden/>
          </w:rPr>
          <w:fldChar w:fldCharType="separate"/>
        </w:r>
        <w:r w:rsidR="00A65ED1">
          <w:rPr>
            <w:noProof/>
            <w:webHidden/>
          </w:rPr>
          <w:t>64</w:t>
        </w:r>
        <w:r w:rsidR="00A65ED1">
          <w:rPr>
            <w:noProof/>
            <w:webHidden/>
          </w:rPr>
          <w:fldChar w:fldCharType="end"/>
        </w:r>
      </w:hyperlink>
    </w:p>
    <w:p w14:paraId="59AD4B6B"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91" w:history="1">
        <w:r w:rsidR="00A65ED1" w:rsidRPr="00F876BD">
          <w:rPr>
            <w:rStyle w:val="Hyperlink"/>
            <w:noProof/>
            <w:lang w:val="en-US"/>
          </w:rPr>
          <w:t>9.1</w:t>
        </w:r>
        <w:r w:rsidR="00A65ED1">
          <w:rPr>
            <w:rFonts w:asciiTheme="minorHAnsi" w:eastAsiaTheme="minorEastAsia" w:hAnsiTheme="minorHAnsi" w:cstheme="minorBidi"/>
            <w:noProof/>
            <w:sz w:val="22"/>
            <w:szCs w:val="22"/>
            <w:lang w:eastAsia="en-GB"/>
          </w:rPr>
          <w:tab/>
        </w:r>
        <w:r w:rsidR="00A65ED1" w:rsidRPr="00F876BD">
          <w:rPr>
            <w:rStyle w:val="Hyperlink"/>
            <w:noProof/>
            <w:lang w:val="en-US"/>
          </w:rPr>
          <w:t>Introduction</w:t>
        </w:r>
        <w:r w:rsidR="00A65ED1">
          <w:rPr>
            <w:noProof/>
            <w:webHidden/>
          </w:rPr>
          <w:tab/>
        </w:r>
        <w:r w:rsidR="00A65ED1">
          <w:rPr>
            <w:noProof/>
            <w:webHidden/>
          </w:rPr>
          <w:fldChar w:fldCharType="begin"/>
        </w:r>
        <w:r w:rsidR="00A65ED1">
          <w:rPr>
            <w:noProof/>
            <w:webHidden/>
          </w:rPr>
          <w:instrText xml:space="preserve"> PAGEREF _Toc443380591 \h </w:instrText>
        </w:r>
        <w:r w:rsidR="00A65ED1">
          <w:rPr>
            <w:noProof/>
            <w:webHidden/>
          </w:rPr>
        </w:r>
        <w:r w:rsidR="00A65ED1">
          <w:rPr>
            <w:noProof/>
            <w:webHidden/>
          </w:rPr>
          <w:fldChar w:fldCharType="separate"/>
        </w:r>
        <w:r w:rsidR="00A65ED1">
          <w:rPr>
            <w:noProof/>
            <w:webHidden/>
          </w:rPr>
          <w:t>64</w:t>
        </w:r>
        <w:r w:rsidR="00A65ED1">
          <w:rPr>
            <w:noProof/>
            <w:webHidden/>
          </w:rPr>
          <w:fldChar w:fldCharType="end"/>
        </w:r>
      </w:hyperlink>
    </w:p>
    <w:p w14:paraId="68333C15"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92" w:history="1">
        <w:r w:rsidR="00A65ED1" w:rsidRPr="00F876BD">
          <w:rPr>
            <w:rStyle w:val="Hyperlink"/>
            <w:noProof/>
            <w:lang w:val="en-US" w:eastAsia="ar-SA"/>
          </w:rPr>
          <w:t>9.2</w:t>
        </w:r>
        <w:r w:rsidR="00A65ED1">
          <w:rPr>
            <w:rFonts w:asciiTheme="minorHAnsi" w:eastAsiaTheme="minorEastAsia" w:hAnsiTheme="minorHAnsi" w:cstheme="minorBidi"/>
            <w:noProof/>
            <w:sz w:val="22"/>
            <w:szCs w:val="22"/>
            <w:lang w:eastAsia="en-GB"/>
          </w:rPr>
          <w:tab/>
        </w:r>
        <w:r w:rsidR="00A65ED1" w:rsidRPr="00F876BD">
          <w:rPr>
            <w:rStyle w:val="Hyperlink"/>
            <w:noProof/>
            <w:lang w:val="en-US" w:eastAsia="ar-SA"/>
          </w:rPr>
          <w:t>Repairs</w:t>
        </w:r>
        <w:r w:rsidR="00A65ED1">
          <w:rPr>
            <w:noProof/>
            <w:webHidden/>
          </w:rPr>
          <w:tab/>
        </w:r>
        <w:r w:rsidR="00A65ED1">
          <w:rPr>
            <w:noProof/>
            <w:webHidden/>
          </w:rPr>
          <w:fldChar w:fldCharType="begin"/>
        </w:r>
        <w:r w:rsidR="00A65ED1">
          <w:rPr>
            <w:noProof/>
            <w:webHidden/>
          </w:rPr>
          <w:instrText xml:space="preserve"> PAGEREF _Toc443380592 \h </w:instrText>
        </w:r>
        <w:r w:rsidR="00A65ED1">
          <w:rPr>
            <w:noProof/>
            <w:webHidden/>
          </w:rPr>
        </w:r>
        <w:r w:rsidR="00A65ED1">
          <w:rPr>
            <w:noProof/>
            <w:webHidden/>
          </w:rPr>
          <w:fldChar w:fldCharType="separate"/>
        </w:r>
        <w:r w:rsidR="00A65ED1">
          <w:rPr>
            <w:noProof/>
            <w:webHidden/>
          </w:rPr>
          <w:t>64</w:t>
        </w:r>
        <w:r w:rsidR="00A65ED1">
          <w:rPr>
            <w:noProof/>
            <w:webHidden/>
          </w:rPr>
          <w:fldChar w:fldCharType="end"/>
        </w:r>
      </w:hyperlink>
    </w:p>
    <w:p w14:paraId="1094E745"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93" w:history="1">
        <w:r w:rsidR="00A65ED1" w:rsidRPr="00F876BD">
          <w:rPr>
            <w:rStyle w:val="Hyperlink"/>
            <w:noProof/>
            <w:lang w:eastAsia="ar-SA"/>
          </w:rPr>
          <w:t>9.3</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Planned and cyclical works</w:t>
        </w:r>
        <w:r w:rsidR="00A65ED1">
          <w:rPr>
            <w:noProof/>
            <w:webHidden/>
          </w:rPr>
          <w:tab/>
        </w:r>
        <w:r w:rsidR="00A65ED1">
          <w:rPr>
            <w:noProof/>
            <w:webHidden/>
          </w:rPr>
          <w:fldChar w:fldCharType="begin"/>
        </w:r>
        <w:r w:rsidR="00A65ED1">
          <w:rPr>
            <w:noProof/>
            <w:webHidden/>
          </w:rPr>
          <w:instrText xml:space="preserve"> PAGEREF _Toc443380593 \h </w:instrText>
        </w:r>
        <w:r w:rsidR="00A65ED1">
          <w:rPr>
            <w:noProof/>
            <w:webHidden/>
          </w:rPr>
        </w:r>
        <w:r w:rsidR="00A65ED1">
          <w:rPr>
            <w:noProof/>
            <w:webHidden/>
          </w:rPr>
          <w:fldChar w:fldCharType="separate"/>
        </w:r>
        <w:r w:rsidR="00A65ED1">
          <w:rPr>
            <w:noProof/>
            <w:webHidden/>
          </w:rPr>
          <w:t>65</w:t>
        </w:r>
        <w:r w:rsidR="00A65ED1">
          <w:rPr>
            <w:noProof/>
            <w:webHidden/>
          </w:rPr>
          <w:fldChar w:fldCharType="end"/>
        </w:r>
      </w:hyperlink>
    </w:p>
    <w:p w14:paraId="3B78FC49"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94" w:history="1">
        <w:r w:rsidR="00A65ED1" w:rsidRPr="00F876BD">
          <w:rPr>
            <w:rStyle w:val="Hyperlink"/>
            <w:noProof/>
          </w:rPr>
          <w:t>9.4</w:t>
        </w:r>
        <w:r w:rsidR="00A65ED1">
          <w:rPr>
            <w:rFonts w:asciiTheme="minorHAnsi" w:eastAsiaTheme="minorEastAsia" w:hAnsiTheme="minorHAnsi" w:cstheme="minorBidi"/>
            <w:noProof/>
            <w:sz w:val="22"/>
            <w:szCs w:val="22"/>
            <w:lang w:eastAsia="en-GB"/>
          </w:rPr>
          <w:tab/>
        </w:r>
        <w:r w:rsidR="00A65ED1" w:rsidRPr="00F876BD">
          <w:rPr>
            <w:rStyle w:val="Hyperlink"/>
            <w:noProof/>
          </w:rPr>
          <w:t>Services</w:t>
        </w:r>
        <w:r w:rsidR="00A65ED1">
          <w:rPr>
            <w:noProof/>
            <w:webHidden/>
          </w:rPr>
          <w:tab/>
        </w:r>
        <w:r w:rsidR="00A65ED1">
          <w:rPr>
            <w:noProof/>
            <w:webHidden/>
          </w:rPr>
          <w:fldChar w:fldCharType="begin"/>
        </w:r>
        <w:r w:rsidR="00A65ED1">
          <w:rPr>
            <w:noProof/>
            <w:webHidden/>
          </w:rPr>
          <w:instrText xml:space="preserve"> PAGEREF _Toc443380594 \h </w:instrText>
        </w:r>
        <w:r w:rsidR="00A65ED1">
          <w:rPr>
            <w:noProof/>
            <w:webHidden/>
          </w:rPr>
        </w:r>
        <w:r w:rsidR="00A65ED1">
          <w:rPr>
            <w:noProof/>
            <w:webHidden/>
          </w:rPr>
          <w:fldChar w:fldCharType="separate"/>
        </w:r>
        <w:r w:rsidR="00A65ED1">
          <w:rPr>
            <w:noProof/>
            <w:webHidden/>
          </w:rPr>
          <w:t>65</w:t>
        </w:r>
        <w:r w:rsidR="00A65ED1">
          <w:rPr>
            <w:noProof/>
            <w:webHidden/>
          </w:rPr>
          <w:fldChar w:fldCharType="end"/>
        </w:r>
      </w:hyperlink>
    </w:p>
    <w:p w14:paraId="2B735B88"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95" w:history="1">
        <w:r w:rsidR="00A65ED1" w:rsidRPr="00F876BD">
          <w:rPr>
            <w:rStyle w:val="Hyperlink"/>
            <w:rFonts w:eastAsia="MS PMincho"/>
            <w:noProof/>
            <w:w w:val="101"/>
          </w:rPr>
          <w:t>9.5</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w w:val="101"/>
          </w:rPr>
          <w:t>Bulk buying</w:t>
        </w:r>
        <w:r w:rsidR="00A65ED1">
          <w:rPr>
            <w:noProof/>
            <w:webHidden/>
          </w:rPr>
          <w:tab/>
        </w:r>
        <w:r w:rsidR="00A65ED1">
          <w:rPr>
            <w:noProof/>
            <w:webHidden/>
          </w:rPr>
          <w:fldChar w:fldCharType="begin"/>
        </w:r>
        <w:r w:rsidR="00A65ED1">
          <w:rPr>
            <w:noProof/>
            <w:webHidden/>
          </w:rPr>
          <w:instrText xml:space="preserve"> PAGEREF _Toc443380595 \h </w:instrText>
        </w:r>
        <w:r w:rsidR="00A65ED1">
          <w:rPr>
            <w:noProof/>
            <w:webHidden/>
          </w:rPr>
        </w:r>
        <w:r w:rsidR="00A65ED1">
          <w:rPr>
            <w:noProof/>
            <w:webHidden/>
          </w:rPr>
          <w:fldChar w:fldCharType="separate"/>
        </w:r>
        <w:r w:rsidR="00A65ED1">
          <w:rPr>
            <w:noProof/>
            <w:webHidden/>
          </w:rPr>
          <w:t>66</w:t>
        </w:r>
        <w:r w:rsidR="00A65ED1">
          <w:rPr>
            <w:noProof/>
            <w:webHidden/>
          </w:rPr>
          <w:fldChar w:fldCharType="end"/>
        </w:r>
      </w:hyperlink>
    </w:p>
    <w:p w14:paraId="038B302D"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96" w:history="1">
        <w:r w:rsidR="00A65ED1" w:rsidRPr="00F876BD">
          <w:rPr>
            <w:rStyle w:val="Hyperlink"/>
            <w:rFonts w:eastAsia="MS PMincho"/>
            <w:noProof/>
            <w:w w:val="101"/>
          </w:rPr>
          <w:t>9.6</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w w:val="101"/>
          </w:rPr>
          <w:t>Central utility supplies</w:t>
        </w:r>
        <w:r w:rsidR="00A65ED1">
          <w:rPr>
            <w:noProof/>
            <w:webHidden/>
          </w:rPr>
          <w:tab/>
        </w:r>
        <w:r w:rsidR="00A65ED1">
          <w:rPr>
            <w:noProof/>
            <w:webHidden/>
          </w:rPr>
          <w:fldChar w:fldCharType="begin"/>
        </w:r>
        <w:r w:rsidR="00A65ED1">
          <w:rPr>
            <w:noProof/>
            <w:webHidden/>
          </w:rPr>
          <w:instrText xml:space="preserve"> PAGEREF _Toc443380596 \h </w:instrText>
        </w:r>
        <w:r w:rsidR="00A65ED1">
          <w:rPr>
            <w:noProof/>
            <w:webHidden/>
          </w:rPr>
        </w:r>
        <w:r w:rsidR="00A65ED1">
          <w:rPr>
            <w:noProof/>
            <w:webHidden/>
          </w:rPr>
          <w:fldChar w:fldCharType="separate"/>
        </w:r>
        <w:r w:rsidR="00A65ED1">
          <w:rPr>
            <w:noProof/>
            <w:webHidden/>
          </w:rPr>
          <w:t>66</w:t>
        </w:r>
        <w:r w:rsidR="00A65ED1">
          <w:rPr>
            <w:noProof/>
            <w:webHidden/>
          </w:rPr>
          <w:fldChar w:fldCharType="end"/>
        </w:r>
      </w:hyperlink>
    </w:p>
    <w:p w14:paraId="0DC3D191"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97" w:history="1">
        <w:r w:rsidR="00A65ED1" w:rsidRPr="00F876BD">
          <w:rPr>
            <w:rStyle w:val="Hyperlink"/>
            <w:noProof/>
            <w:lang w:eastAsia="ar-SA"/>
          </w:rPr>
          <w:t>9.7</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Access</w:t>
        </w:r>
        <w:r w:rsidR="00A65ED1">
          <w:rPr>
            <w:noProof/>
            <w:webHidden/>
          </w:rPr>
          <w:tab/>
        </w:r>
        <w:r w:rsidR="00A65ED1">
          <w:rPr>
            <w:noProof/>
            <w:webHidden/>
          </w:rPr>
          <w:fldChar w:fldCharType="begin"/>
        </w:r>
        <w:r w:rsidR="00A65ED1">
          <w:rPr>
            <w:noProof/>
            <w:webHidden/>
          </w:rPr>
          <w:instrText xml:space="preserve"> PAGEREF _Toc443380597 \h </w:instrText>
        </w:r>
        <w:r w:rsidR="00A65ED1">
          <w:rPr>
            <w:noProof/>
            <w:webHidden/>
          </w:rPr>
        </w:r>
        <w:r w:rsidR="00A65ED1">
          <w:rPr>
            <w:noProof/>
            <w:webHidden/>
          </w:rPr>
          <w:fldChar w:fldCharType="separate"/>
        </w:r>
        <w:r w:rsidR="00A65ED1">
          <w:rPr>
            <w:noProof/>
            <w:webHidden/>
          </w:rPr>
          <w:t>66</w:t>
        </w:r>
        <w:r w:rsidR="00A65ED1">
          <w:rPr>
            <w:noProof/>
            <w:webHidden/>
          </w:rPr>
          <w:fldChar w:fldCharType="end"/>
        </w:r>
      </w:hyperlink>
    </w:p>
    <w:p w14:paraId="2C4B6964"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98" w:history="1">
        <w:r w:rsidR="00A65ED1" w:rsidRPr="00F876BD">
          <w:rPr>
            <w:rStyle w:val="Hyperlink"/>
            <w:noProof/>
          </w:rPr>
          <w:t>9.8</w:t>
        </w:r>
        <w:r w:rsidR="00A65ED1">
          <w:rPr>
            <w:rFonts w:asciiTheme="minorHAnsi" w:eastAsiaTheme="minorEastAsia" w:hAnsiTheme="minorHAnsi" w:cstheme="minorBidi"/>
            <w:noProof/>
            <w:sz w:val="22"/>
            <w:szCs w:val="22"/>
            <w:lang w:eastAsia="en-GB"/>
          </w:rPr>
          <w:tab/>
        </w:r>
        <w:r w:rsidR="00A65ED1" w:rsidRPr="00F876BD">
          <w:rPr>
            <w:rStyle w:val="Hyperlink"/>
            <w:noProof/>
          </w:rPr>
          <w:t>Forced entry</w:t>
        </w:r>
        <w:r w:rsidR="00A65ED1">
          <w:rPr>
            <w:noProof/>
            <w:webHidden/>
          </w:rPr>
          <w:tab/>
        </w:r>
        <w:r w:rsidR="00A65ED1">
          <w:rPr>
            <w:noProof/>
            <w:webHidden/>
          </w:rPr>
          <w:fldChar w:fldCharType="begin"/>
        </w:r>
        <w:r w:rsidR="00A65ED1">
          <w:rPr>
            <w:noProof/>
            <w:webHidden/>
          </w:rPr>
          <w:instrText xml:space="preserve"> PAGEREF _Toc443380598 \h </w:instrText>
        </w:r>
        <w:r w:rsidR="00A65ED1">
          <w:rPr>
            <w:noProof/>
            <w:webHidden/>
          </w:rPr>
        </w:r>
        <w:r w:rsidR="00A65ED1">
          <w:rPr>
            <w:noProof/>
            <w:webHidden/>
          </w:rPr>
          <w:fldChar w:fldCharType="separate"/>
        </w:r>
        <w:r w:rsidR="00A65ED1">
          <w:rPr>
            <w:noProof/>
            <w:webHidden/>
          </w:rPr>
          <w:t>67</w:t>
        </w:r>
        <w:r w:rsidR="00A65ED1">
          <w:rPr>
            <w:noProof/>
            <w:webHidden/>
          </w:rPr>
          <w:fldChar w:fldCharType="end"/>
        </w:r>
      </w:hyperlink>
    </w:p>
    <w:p w14:paraId="6416E044" w14:textId="77777777" w:rsidR="00A65ED1" w:rsidRDefault="00FD72DC">
      <w:pPr>
        <w:pStyle w:val="TOC2"/>
        <w:tabs>
          <w:tab w:val="left" w:pos="880"/>
          <w:tab w:val="right" w:pos="9016"/>
        </w:tabs>
        <w:rPr>
          <w:rFonts w:asciiTheme="minorHAnsi" w:eastAsiaTheme="minorEastAsia" w:hAnsiTheme="minorHAnsi" w:cstheme="minorBidi"/>
          <w:noProof/>
          <w:sz w:val="22"/>
          <w:szCs w:val="22"/>
          <w:lang w:eastAsia="en-GB"/>
        </w:rPr>
      </w:pPr>
      <w:hyperlink w:anchor="_Toc443380599" w:history="1">
        <w:r w:rsidR="00A65ED1" w:rsidRPr="00F876BD">
          <w:rPr>
            <w:rStyle w:val="Hyperlink"/>
            <w:noProof/>
            <w:lang w:eastAsia="ar-SA"/>
          </w:rPr>
          <w:t>9.9</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Consultation</w:t>
        </w:r>
        <w:r w:rsidR="00A65ED1">
          <w:rPr>
            <w:noProof/>
            <w:webHidden/>
          </w:rPr>
          <w:tab/>
        </w:r>
        <w:r w:rsidR="00A65ED1">
          <w:rPr>
            <w:noProof/>
            <w:webHidden/>
          </w:rPr>
          <w:fldChar w:fldCharType="begin"/>
        </w:r>
        <w:r w:rsidR="00A65ED1">
          <w:rPr>
            <w:noProof/>
            <w:webHidden/>
          </w:rPr>
          <w:instrText xml:space="preserve"> PAGEREF _Toc443380599 \h </w:instrText>
        </w:r>
        <w:r w:rsidR="00A65ED1">
          <w:rPr>
            <w:noProof/>
            <w:webHidden/>
          </w:rPr>
        </w:r>
        <w:r w:rsidR="00A65ED1">
          <w:rPr>
            <w:noProof/>
            <w:webHidden/>
          </w:rPr>
          <w:fldChar w:fldCharType="separate"/>
        </w:r>
        <w:r w:rsidR="00A65ED1">
          <w:rPr>
            <w:noProof/>
            <w:webHidden/>
          </w:rPr>
          <w:t>67</w:t>
        </w:r>
        <w:r w:rsidR="00A65ED1">
          <w:rPr>
            <w:noProof/>
            <w:webHidden/>
          </w:rPr>
          <w:fldChar w:fldCharType="end"/>
        </w:r>
      </w:hyperlink>
    </w:p>
    <w:p w14:paraId="5CA680B8"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00" w:history="1">
        <w:r w:rsidR="00A65ED1" w:rsidRPr="00F876BD">
          <w:rPr>
            <w:rStyle w:val="Hyperlink"/>
            <w:noProof/>
            <w:lang w:eastAsia="ar-SA"/>
          </w:rPr>
          <w:t>9.10</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Section 20 consultation</w:t>
        </w:r>
        <w:r w:rsidR="00A65ED1">
          <w:rPr>
            <w:noProof/>
            <w:webHidden/>
          </w:rPr>
          <w:tab/>
        </w:r>
        <w:r w:rsidR="00A65ED1">
          <w:rPr>
            <w:noProof/>
            <w:webHidden/>
          </w:rPr>
          <w:fldChar w:fldCharType="begin"/>
        </w:r>
        <w:r w:rsidR="00A65ED1">
          <w:rPr>
            <w:noProof/>
            <w:webHidden/>
          </w:rPr>
          <w:instrText xml:space="preserve"> PAGEREF _Toc443380600 \h </w:instrText>
        </w:r>
        <w:r w:rsidR="00A65ED1">
          <w:rPr>
            <w:noProof/>
            <w:webHidden/>
          </w:rPr>
        </w:r>
        <w:r w:rsidR="00A65ED1">
          <w:rPr>
            <w:noProof/>
            <w:webHidden/>
          </w:rPr>
          <w:fldChar w:fldCharType="separate"/>
        </w:r>
        <w:r w:rsidR="00A65ED1">
          <w:rPr>
            <w:noProof/>
            <w:webHidden/>
          </w:rPr>
          <w:t>68</w:t>
        </w:r>
        <w:r w:rsidR="00A65ED1">
          <w:rPr>
            <w:noProof/>
            <w:webHidden/>
          </w:rPr>
          <w:fldChar w:fldCharType="end"/>
        </w:r>
      </w:hyperlink>
    </w:p>
    <w:p w14:paraId="7AA501E2"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01" w:history="1">
        <w:r w:rsidR="00A65ED1" w:rsidRPr="00F876BD">
          <w:rPr>
            <w:rStyle w:val="Hyperlink"/>
            <w:noProof/>
            <w:lang w:eastAsia="ar-SA"/>
          </w:rPr>
          <w:t>9.11</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Qualifying long-term agreements</w:t>
        </w:r>
        <w:r w:rsidR="00A65ED1">
          <w:rPr>
            <w:noProof/>
            <w:webHidden/>
          </w:rPr>
          <w:tab/>
        </w:r>
        <w:r w:rsidR="00A65ED1">
          <w:rPr>
            <w:noProof/>
            <w:webHidden/>
          </w:rPr>
          <w:fldChar w:fldCharType="begin"/>
        </w:r>
        <w:r w:rsidR="00A65ED1">
          <w:rPr>
            <w:noProof/>
            <w:webHidden/>
          </w:rPr>
          <w:instrText xml:space="preserve"> PAGEREF _Toc443380601 \h </w:instrText>
        </w:r>
        <w:r w:rsidR="00A65ED1">
          <w:rPr>
            <w:noProof/>
            <w:webHidden/>
          </w:rPr>
        </w:r>
        <w:r w:rsidR="00A65ED1">
          <w:rPr>
            <w:noProof/>
            <w:webHidden/>
          </w:rPr>
          <w:fldChar w:fldCharType="separate"/>
        </w:r>
        <w:r w:rsidR="00A65ED1">
          <w:rPr>
            <w:noProof/>
            <w:webHidden/>
          </w:rPr>
          <w:t>68</w:t>
        </w:r>
        <w:r w:rsidR="00A65ED1">
          <w:rPr>
            <w:noProof/>
            <w:webHidden/>
          </w:rPr>
          <w:fldChar w:fldCharType="end"/>
        </w:r>
      </w:hyperlink>
    </w:p>
    <w:p w14:paraId="274642A6"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02" w:history="1">
        <w:r w:rsidR="00A65ED1" w:rsidRPr="00F876BD">
          <w:rPr>
            <w:rStyle w:val="Hyperlink"/>
            <w:noProof/>
            <w:lang w:eastAsia="ar-SA"/>
          </w:rPr>
          <w:t>9.12</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Qualifying works</w:t>
        </w:r>
        <w:r w:rsidR="00A65ED1">
          <w:rPr>
            <w:noProof/>
            <w:webHidden/>
          </w:rPr>
          <w:tab/>
        </w:r>
        <w:r w:rsidR="00A65ED1">
          <w:rPr>
            <w:noProof/>
            <w:webHidden/>
          </w:rPr>
          <w:fldChar w:fldCharType="begin"/>
        </w:r>
        <w:r w:rsidR="00A65ED1">
          <w:rPr>
            <w:noProof/>
            <w:webHidden/>
          </w:rPr>
          <w:instrText xml:space="preserve"> PAGEREF _Toc443380602 \h </w:instrText>
        </w:r>
        <w:r w:rsidR="00A65ED1">
          <w:rPr>
            <w:noProof/>
            <w:webHidden/>
          </w:rPr>
        </w:r>
        <w:r w:rsidR="00A65ED1">
          <w:rPr>
            <w:noProof/>
            <w:webHidden/>
          </w:rPr>
          <w:fldChar w:fldCharType="separate"/>
        </w:r>
        <w:r w:rsidR="00A65ED1">
          <w:rPr>
            <w:noProof/>
            <w:webHidden/>
          </w:rPr>
          <w:t>69</w:t>
        </w:r>
        <w:r w:rsidR="00A65ED1">
          <w:rPr>
            <w:noProof/>
            <w:webHidden/>
          </w:rPr>
          <w:fldChar w:fldCharType="end"/>
        </w:r>
      </w:hyperlink>
    </w:p>
    <w:p w14:paraId="4D77A469"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03" w:history="1">
        <w:r w:rsidR="00A65ED1" w:rsidRPr="00F876BD">
          <w:rPr>
            <w:rStyle w:val="Hyperlink"/>
            <w:noProof/>
            <w:lang w:eastAsia="ar-SA"/>
          </w:rPr>
          <w:t>9.13</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Emergencies and escalation of works</w:t>
        </w:r>
        <w:r w:rsidR="00A65ED1">
          <w:rPr>
            <w:noProof/>
            <w:webHidden/>
          </w:rPr>
          <w:tab/>
        </w:r>
        <w:r w:rsidR="00A65ED1">
          <w:rPr>
            <w:noProof/>
            <w:webHidden/>
          </w:rPr>
          <w:fldChar w:fldCharType="begin"/>
        </w:r>
        <w:r w:rsidR="00A65ED1">
          <w:rPr>
            <w:noProof/>
            <w:webHidden/>
          </w:rPr>
          <w:instrText xml:space="preserve"> PAGEREF _Toc443380603 \h </w:instrText>
        </w:r>
        <w:r w:rsidR="00A65ED1">
          <w:rPr>
            <w:noProof/>
            <w:webHidden/>
          </w:rPr>
        </w:r>
        <w:r w:rsidR="00A65ED1">
          <w:rPr>
            <w:noProof/>
            <w:webHidden/>
          </w:rPr>
          <w:fldChar w:fldCharType="separate"/>
        </w:r>
        <w:r w:rsidR="00A65ED1">
          <w:rPr>
            <w:noProof/>
            <w:webHidden/>
          </w:rPr>
          <w:t>69</w:t>
        </w:r>
        <w:r w:rsidR="00A65ED1">
          <w:rPr>
            <w:noProof/>
            <w:webHidden/>
          </w:rPr>
          <w:fldChar w:fldCharType="end"/>
        </w:r>
      </w:hyperlink>
    </w:p>
    <w:p w14:paraId="01EB1C47" w14:textId="77777777" w:rsidR="00A65ED1" w:rsidRDefault="00FD72DC">
      <w:pPr>
        <w:pStyle w:val="TOC1"/>
        <w:tabs>
          <w:tab w:val="left" w:pos="1100"/>
          <w:tab w:val="right" w:pos="9016"/>
        </w:tabs>
        <w:rPr>
          <w:rFonts w:asciiTheme="minorHAnsi" w:eastAsiaTheme="minorEastAsia" w:hAnsiTheme="minorHAnsi" w:cstheme="minorBidi"/>
          <w:noProof/>
          <w:sz w:val="22"/>
          <w:szCs w:val="22"/>
          <w:lang w:eastAsia="en-GB"/>
        </w:rPr>
      </w:pPr>
      <w:hyperlink w:anchor="_Toc443380604" w:history="1">
        <w:r w:rsidR="00A65ED1" w:rsidRPr="00F876BD">
          <w:rPr>
            <w:rStyle w:val="Hyperlink"/>
            <w:noProof/>
            <w:lang w:eastAsia="ar-SA"/>
          </w:rPr>
          <w:t>Part 10</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Contractors and suppliers</w:t>
        </w:r>
        <w:r w:rsidR="00A65ED1">
          <w:rPr>
            <w:noProof/>
            <w:webHidden/>
          </w:rPr>
          <w:tab/>
        </w:r>
        <w:r w:rsidR="00A65ED1">
          <w:rPr>
            <w:noProof/>
            <w:webHidden/>
          </w:rPr>
          <w:fldChar w:fldCharType="begin"/>
        </w:r>
        <w:r w:rsidR="00A65ED1">
          <w:rPr>
            <w:noProof/>
            <w:webHidden/>
          </w:rPr>
          <w:instrText xml:space="preserve"> PAGEREF _Toc443380604 \h </w:instrText>
        </w:r>
        <w:r w:rsidR="00A65ED1">
          <w:rPr>
            <w:noProof/>
            <w:webHidden/>
          </w:rPr>
        </w:r>
        <w:r w:rsidR="00A65ED1">
          <w:rPr>
            <w:noProof/>
            <w:webHidden/>
          </w:rPr>
          <w:fldChar w:fldCharType="separate"/>
        </w:r>
        <w:r w:rsidR="00A65ED1">
          <w:rPr>
            <w:noProof/>
            <w:webHidden/>
          </w:rPr>
          <w:t>71</w:t>
        </w:r>
        <w:r w:rsidR="00A65ED1">
          <w:rPr>
            <w:noProof/>
            <w:webHidden/>
          </w:rPr>
          <w:fldChar w:fldCharType="end"/>
        </w:r>
      </w:hyperlink>
    </w:p>
    <w:p w14:paraId="33A871E3"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05" w:history="1">
        <w:r w:rsidR="00A65ED1" w:rsidRPr="00F876BD">
          <w:rPr>
            <w:rStyle w:val="Hyperlink"/>
            <w:noProof/>
            <w:lang w:eastAsia="ar-SA"/>
          </w:rPr>
          <w:t xml:space="preserve">10.1 </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Introduction</w:t>
        </w:r>
        <w:r w:rsidR="00A65ED1">
          <w:rPr>
            <w:noProof/>
            <w:webHidden/>
          </w:rPr>
          <w:tab/>
        </w:r>
        <w:r w:rsidR="00A65ED1">
          <w:rPr>
            <w:noProof/>
            <w:webHidden/>
          </w:rPr>
          <w:fldChar w:fldCharType="begin"/>
        </w:r>
        <w:r w:rsidR="00A65ED1">
          <w:rPr>
            <w:noProof/>
            <w:webHidden/>
          </w:rPr>
          <w:instrText xml:space="preserve"> PAGEREF _Toc443380605 \h </w:instrText>
        </w:r>
        <w:r w:rsidR="00A65ED1">
          <w:rPr>
            <w:noProof/>
            <w:webHidden/>
          </w:rPr>
        </w:r>
        <w:r w:rsidR="00A65ED1">
          <w:rPr>
            <w:noProof/>
            <w:webHidden/>
          </w:rPr>
          <w:fldChar w:fldCharType="separate"/>
        </w:r>
        <w:r w:rsidR="00A65ED1">
          <w:rPr>
            <w:noProof/>
            <w:webHidden/>
          </w:rPr>
          <w:t>71</w:t>
        </w:r>
        <w:r w:rsidR="00A65ED1">
          <w:rPr>
            <w:noProof/>
            <w:webHidden/>
          </w:rPr>
          <w:fldChar w:fldCharType="end"/>
        </w:r>
      </w:hyperlink>
    </w:p>
    <w:p w14:paraId="6025DDBE"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06" w:history="1">
        <w:r w:rsidR="00A65ED1" w:rsidRPr="00F876BD">
          <w:rPr>
            <w:rStyle w:val="Hyperlink"/>
            <w:noProof/>
            <w:lang w:eastAsia="ar-SA"/>
          </w:rPr>
          <w:t>10.2</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Selection, approval and tendering</w:t>
        </w:r>
        <w:r w:rsidR="00A65ED1">
          <w:rPr>
            <w:noProof/>
            <w:webHidden/>
          </w:rPr>
          <w:tab/>
        </w:r>
        <w:r w:rsidR="00A65ED1">
          <w:rPr>
            <w:noProof/>
            <w:webHidden/>
          </w:rPr>
          <w:fldChar w:fldCharType="begin"/>
        </w:r>
        <w:r w:rsidR="00A65ED1">
          <w:rPr>
            <w:noProof/>
            <w:webHidden/>
          </w:rPr>
          <w:instrText xml:space="preserve"> PAGEREF _Toc443380606 \h </w:instrText>
        </w:r>
        <w:r w:rsidR="00A65ED1">
          <w:rPr>
            <w:noProof/>
            <w:webHidden/>
          </w:rPr>
        </w:r>
        <w:r w:rsidR="00A65ED1">
          <w:rPr>
            <w:noProof/>
            <w:webHidden/>
          </w:rPr>
          <w:fldChar w:fldCharType="separate"/>
        </w:r>
        <w:r w:rsidR="00A65ED1">
          <w:rPr>
            <w:noProof/>
            <w:webHidden/>
          </w:rPr>
          <w:t>71</w:t>
        </w:r>
        <w:r w:rsidR="00A65ED1">
          <w:rPr>
            <w:noProof/>
            <w:webHidden/>
          </w:rPr>
          <w:fldChar w:fldCharType="end"/>
        </w:r>
      </w:hyperlink>
    </w:p>
    <w:p w14:paraId="27B8AF6C"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07" w:history="1">
        <w:r w:rsidR="00A65ED1" w:rsidRPr="00F876BD">
          <w:rPr>
            <w:rStyle w:val="Hyperlink"/>
            <w:noProof/>
            <w:lang w:eastAsia="ar-SA"/>
          </w:rPr>
          <w:t>10.3</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Health and safety method statements</w:t>
        </w:r>
        <w:r w:rsidR="00A65ED1">
          <w:rPr>
            <w:noProof/>
            <w:webHidden/>
          </w:rPr>
          <w:tab/>
        </w:r>
        <w:r w:rsidR="00A65ED1">
          <w:rPr>
            <w:noProof/>
            <w:webHidden/>
          </w:rPr>
          <w:fldChar w:fldCharType="begin"/>
        </w:r>
        <w:r w:rsidR="00A65ED1">
          <w:rPr>
            <w:noProof/>
            <w:webHidden/>
          </w:rPr>
          <w:instrText xml:space="preserve"> PAGEREF _Toc443380607 \h </w:instrText>
        </w:r>
        <w:r w:rsidR="00A65ED1">
          <w:rPr>
            <w:noProof/>
            <w:webHidden/>
          </w:rPr>
        </w:r>
        <w:r w:rsidR="00A65ED1">
          <w:rPr>
            <w:noProof/>
            <w:webHidden/>
          </w:rPr>
          <w:fldChar w:fldCharType="separate"/>
        </w:r>
        <w:r w:rsidR="00A65ED1">
          <w:rPr>
            <w:noProof/>
            <w:webHidden/>
          </w:rPr>
          <w:t>72</w:t>
        </w:r>
        <w:r w:rsidR="00A65ED1">
          <w:rPr>
            <w:noProof/>
            <w:webHidden/>
          </w:rPr>
          <w:fldChar w:fldCharType="end"/>
        </w:r>
      </w:hyperlink>
    </w:p>
    <w:p w14:paraId="732E7D33"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08" w:history="1">
        <w:r w:rsidR="00A65ED1" w:rsidRPr="00F876BD">
          <w:rPr>
            <w:rStyle w:val="Hyperlink"/>
            <w:noProof/>
            <w:lang w:eastAsia="ar-SA"/>
          </w:rPr>
          <w:t>10.4</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Monitoring</w:t>
        </w:r>
        <w:r w:rsidR="00A65ED1">
          <w:rPr>
            <w:noProof/>
            <w:webHidden/>
          </w:rPr>
          <w:tab/>
        </w:r>
        <w:r w:rsidR="00A65ED1">
          <w:rPr>
            <w:noProof/>
            <w:webHidden/>
          </w:rPr>
          <w:fldChar w:fldCharType="begin"/>
        </w:r>
        <w:r w:rsidR="00A65ED1">
          <w:rPr>
            <w:noProof/>
            <w:webHidden/>
          </w:rPr>
          <w:instrText xml:space="preserve"> PAGEREF _Toc443380608 \h </w:instrText>
        </w:r>
        <w:r w:rsidR="00A65ED1">
          <w:rPr>
            <w:noProof/>
            <w:webHidden/>
          </w:rPr>
        </w:r>
        <w:r w:rsidR="00A65ED1">
          <w:rPr>
            <w:noProof/>
            <w:webHidden/>
          </w:rPr>
          <w:fldChar w:fldCharType="separate"/>
        </w:r>
        <w:r w:rsidR="00A65ED1">
          <w:rPr>
            <w:noProof/>
            <w:webHidden/>
          </w:rPr>
          <w:t>72</w:t>
        </w:r>
        <w:r w:rsidR="00A65ED1">
          <w:rPr>
            <w:noProof/>
            <w:webHidden/>
          </w:rPr>
          <w:fldChar w:fldCharType="end"/>
        </w:r>
      </w:hyperlink>
    </w:p>
    <w:p w14:paraId="59860BDB" w14:textId="77777777" w:rsidR="00A65ED1" w:rsidRDefault="00FD72DC">
      <w:pPr>
        <w:pStyle w:val="TOC1"/>
        <w:tabs>
          <w:tab w:val="left" w:pos="1100"/>
          <w:tab w:val="right" w:pos="9016"/>
        </w:tabs>
        <w:rPr>
          <w:rFonts w:asciiTheme="minorHAnsi" w:eastAsiaTheme="minorEastAsia" w:hAnsiTheme="minorHAnsi" w:cstheme="minorBidi"/>
          <w:noProof/>
          <w:sz w:val="22"/>
          <w:szCs w:val="22"/>
          <w:lang w:eastAsia="en-GB"/>
        </w:rPr>
      </w:pPr>
      <w:hyperlink w:anchor="_Toc443380609" w:history="1">
        <w:r w:rsidR="00A65ED1" w:rsidRPr="00F876BD">
          <w:rPr>
            <w:rStyle w:val="Hyperlink"/>
            <w:noProof/>
            <w:lang w:val="en-US" w:eastAsia="ar-SA"/>
          </w:rPr>
          <w:t>Part 11</w:t>
        </w:r>
        <w:r w:rsidR="00A65ED1">
          <w:rPr>
            <w:rFonts w:asciiTheme="minorHAnsi" w:eastAsiaTheme="minorEastAsia" w:hAnsiTheme="minorHAnsi" w:cstheme="minorBidi"/>
            <w:noProof/>
            <w:sz w:val="22"/>
            <w:szCs w:val="22"/>
            <w:lang w:eastAsia="en-GB"/>
          </w:rPr>
          <w:tab/>
        </w:r>
        <w:r w:rsidR="00A65ED1" w:rsidRPr="00F876BD">
          <w:rPr>
            <w:rStyle w:val="Hyperlink"/>
            <w:noProof/>
            <w:lang w:val="en-US" w:eastAsia="ar-SA"/>
          </w:rPr>
          <w:t>Works to extend or develop an existing block or new phase</w:t>
        </w:r>
        <w:r w:rsidR="00A65ED1">
          <w:rPr>
            <w:noProof/>
            <w:webHidden/>
          </w:rPr>
          <w:tab/>
        </w:r>
        <w:r w:rsidR="00A65ED1">
          <w:rPr>
            <w:noProof/>
            <w:webHidden/>
          </w:rPr>
          <w:fldChar w:fldCharType="begin"/>
        </w:r>
        <w:r w:rsidR="00A65ED1">
          <w:rPr>
            <w:noProof/>
            <w:webHidden/>
          </w:rPr>
          <w:instrText xml:space="preserve"> PAGEREF _Toc443380609 \h </w:instrText>
        </w:r>
        <w:r w:rsidR="00A65ED1">
          <w:rPr>
            <w:noProof/>
            <w:webHidden/>
          </w:rPr>
        </w:r>
        <w:r w:rsidR="00A65ED1">
          <w:rPr>
            <w:noProof/>
            <w:webHidden/>
          </w:rPr>
          <w:fldChar w:fldCharType="separate"/>
        </w:r>
        <w:r w:rsidR="00A65ED1">
          <w:rPr>
            <w:noProof/>
            <w:webHidden/>
          </w:rPr>
          <w:t>73</w:t>
        </w:r>
        <w:r w:rsidR="00A65ED1">
          <w:rPr>
            <w:noProof/>
            <w:webHidden/>
          </w:rPr>
          <w:fldChar w:fldCharType="end"/>
        </w:r>
      </w:hyperlink>
    </w:p>
    <w:p w14:paraId="0681B3D8" w14:textId="77777777" w:rsidR="00A65ED1" w:rsidRDefault="00FD72DC">
      <w:pPr>
        <w:pStyle w:val="TOC1"/>
        <w:tabs>
          <w:tab w:val="left" w:pos="1100"/>
          <w:tab w:val="right" w:pos="9016"/>
        </w:tabs>
        <w:rPr>
          <w:rFonts w:asciiTheme="minorHAnsi" w:eastAsiaTheme="minorEastAsia" w:hAnsiTheme="minorHAnsi" w:cstheme="minorBidi"/>
          <w:noProof/>
          <w:sz w:val="22"/>
          <w:szCs w:val="22"/>
          <w:lang w:eastAsia="en-GB"/>
        </w:rPr>
      </w:pPr>
      <w:hyperlink w:anchor="_Toc443380610" w:history="1">
        <w:r w:rsidR="00A65ED1" w:rsidRPr="00F876BD">
          <w:rPr>
            <w:rStyle w:val="Hyperlink"/>
            <w:noProof/>
          </w:rPr>
          <w:t>Part 12</w:t>
        </w:r>
        <w:r w:rsidR="00A65ED1">
          <w:rPr>
            <w:rFonts w:asciiTheme="minorHAnsi" w:eastAsiaTheme="minorEastAsia" w:hAnsiTheme="minorHAnsi" w:cstheme="minorBidi"/>
            <w:noProof/>
            <w:sz w:val="22"/>
            <w:szCs w:val="22"/>
            <w:lang w:eastAsia="en-GB"/>
          </w:rPr>
          <w:tab/>
        </w:r>
        <w:r w:rsidR="00A65ED1" w:rsidRPr="00F876BD">
          <w:rPr>
            <w:rStyle w:val="Hyperlink"/>
            <w:noProof/>
          </w:rPr>
          <w:t>Insurance</w:t>
        </w:r>
        <w:r w:rsidR="00A65ED1">
          <w:rPr>
            <w:noProof/>
            <w:webHidden/>
          </w:rPr>
          <w:tab/>
        </w:r>
        <w:r w:rsidR="00A65ED1">
          <w:rPr>
            <w:noProof/>
            <w:webHidden/>
          </w:rPr>
          <w:fldChar w:fldCharType="begin"/>
        </w:r>
        <w:r w:rsidR="00A65ED1">
          <w:rPr>
            <w:noProof/>
            <w:webHidden/>
          </w:rPr>
          <w:instrText xml:space="preserve"> PAGEREF _Toc443380610 \h </w:instrText>
        </w:r>
        <w:r w:rsidR="00A65ED1">
          <w:rPr>
            <w:noProof/>
            <w:webHidden/>
          </w:rPr>
        </w:r>
        <w:r w:rsidR="00A65ED1">
          <w:rPr>
            <w:noProof/>
            <w:webHidden/>
          </w:rPr>
          <w:fldChar w:fldCharType="separate"/>
        </w:r>
        <w:r w:rsidR="00A65ED1">
          <w:rPr>
            <w:noProof/>
            <w:webHidden/>
          </w:rPr>
          <w:t>74</w:t>
        </w:r>
        <w:r w:rsidR="00A65ED1">
          <w:rPr>
            <w:noProof/>
            <w:webHidden/>
          </w:rPr>
          <w:fldChar w:fldCharType="end"/>
        </w:r>
      </w:hyperlink>
    </w:p>
    <w:p w14:paraId="38DD0C6F"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11" w:history="1">
        <w:r w:rsidR="00A65ED1" w:rsidRPr="00F876BD">
          <w:rPr>
            <w:rStyle w:val="Hyperlink"/>
            <w:noProof/>
          </w:rPr>
          <w:t>12.1</w:t>
        </w:r>
        <w:r w:rsidR="00A65ED1">
          <w:rPr>
            <w:rFonts w:asciiTheme="minorHAnsi" w:eastAsiaTheme="minorEastAsia" w:hAnsiTheme="minorHAnsi" w:cstheme="minorBidi"/>
            <w:noProof/>
            <w:sz w:val="22"/>
            <w:szCs w:val="22"/>
            <w:lang w:eastAsia="en-GB"/>
          </w:rPr>
          <w:tab/>
        </w:r>
        <w:r w:rsidR="00A65ED1" w:rsidRPr="00F876BD">
          <w:rPr>
            <w:rStyle w:val="Hyperlink"/>
            <w:noProof/>
          </w:rPr>
          <w:t>Introduction</w:t>
        </w:r>
        <w:r w:rsidR="00A65ED1">
          <w:rPr>
            <w:noProof/>
            <w:webHidden/>
          </w:rPr>
          <w:tab/>
        </w:r>
        <w:r w:rsidR="00A65ED1">
          <w:rPr>
            <w:noProof/>
            <w:webHidden/>
          </w:rPr>
          <w:fldChar w:fldCharType="begin"/>
        </w:r>
        <w:r w:rsidR="00A65ED1">
          <w:rPr>
            <w:noProof/>
            <w:webHidden/>
          </w:rPr>
          <w:instrText xml:space="preserve"> PAGEREF _Toc443380611 \h </w:instrText>
        </w:r>
        <w:r w:rsidR="00A65ED1">
          <w:rPr>
            <w:noProof/>
            <w:webHidden/>
          </w:rPr>
        </w:r>
        <w:r w:rsidR="00A65ED1">
          <w:rPr>
            <w:noProof/>
            <w:webHidden/>
          </w:rPr>
          <w:fldChar w:fldCharType="separate"/>
        </w:r>
        <w:r w:rsidR="00A65ED1">
          <w:rPr>
            <w:noProof/>
            <w:webHidden/>
          </w:rPr>
          <w:t>74</w:t>
        </w:r>
        <w:r w:rsidR="00A65ED1">
          <w:rPr>
            <w:noProof/>
            <w:webHidden/>
          </w:rPr>
          <w:fldChar w:fldCharType="end"/>
        </w:r>
      </w:hyperlink>
    </w:p>
    <w:p w14:paraId="1332C330"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12" w:history="1">
        <w:r w:rsidR="00A65ED1" w:rsidRPr="00F876BD">
          <w:rPr>
            <w:rStyle w:val="Hyperlink"/>
            <w:noProof/>
            <w:lang w:eastAsia="ar-SA"/>
          </w:rPr>
          <w:t>12.2</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 xml:space="preserve"> Obligations</w:t>
        </w:r>
        <w:r w:rsidR="00A65ED1">
          <w:rPr>
            <w:noProof/>
            <w:webHidden/>
          </w:rPr>
          <w:tab/>
        </w:r>
        <w:r w:rsidR="00A65ED1">
          <w:rPr>
            <w:noProof/>
            <w:webHidden/>
          </w:rPr>
          <w:fldChar w:fldCharType="begin"/>
        </w:r>
        <w:r w:rsidR="00A65ED1">
          <w:rPr>
            <w:noProof/>
            <w:webHidden/>
          </w:rPr>
          <w:instrText xml:space="preserve"> PAGEREF _Toc443380612 \h </w:instrText>
        </w:r>
        <w:r w:rsidR="00A65ED1">
          <w:rPr>
            <w:noProof/>
            <w:webHidden/>
          </w:rPr>
        </w:r>
        <w:r w:rsidR="00A65ED1">
          <w:rPr>
            <w:noProof/>
            <w:webHidden/>
          </w:rPr>
          <w:fldChar w:fldCharType="separate"/>
        </w:r>
        <w:r w:rsidR="00A65ED1">
          <w:rPr>
            <w:noProof/>
            <w:webHidden/>
          </w:rPr>
          <w:t>74</w:t>
        </w:r>
        <w:r w:rsidR="00A65ED1">
          <w:rPr>
            <w:noProof/>
            <w:webHidden/>
          </w:rPr>
          <w:fldChar w:fldCharType="end"/>
        </w:r>
      </w:hyperlink>
    </w:p>
    <w:p w14:paraId="1D76B925"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13" w:history="1">
        <w:r w:rsidR="00A65ED1" w:rsidRPr="00F876BD">
          <w:rPr>
            <w:rStyle w:val="Hyperlink"/>
            <w:noProof/>
            <w:lang w:eastAsia="ar-SA"/>
          </w:rPr>
          <w:t>12.3</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Financial Conduct Authority</w:t>
        </w:r>
        <w:r w:rsidR="00A65ED1">
          <w:rPr>
            <w:noProof/>
            <w:webHidden/>
          </w:rPr>
          <w:tab/>
        </w:r>
        <w:r w:rsidR="00A65ED1">
          <w:rPr>
            <w:noProof/>
            <w:webHidden/>
          </w:rPr>
          <w:fldChar w:fldCharType="begin"/>
        </w:r>
        <w:r w:rsidR="00A65ED1">
          <w:rPr>
            <w:noProof/>
            <w:webHidden/>
          </w:rPr>
          <w:instrText xml:space="preserve"> PAGEREF _Toc443380613 \h </w:instrText>
        </w:r>
        <w:r w:rsidR="00A65ED1">
          <w:rPr>
            <w:noProof/>
            <w:webHidden/>
          </w:rPr>
        </w:r>
        <w:r w:rsidR="00A65ED1">
          <w:rPr>
            <w:noProof/>
            <w:webHidden/>
          </w:rPr>
          <w:fldChar w:fldCharType="separate"/>
        </w:r>
        <w:r w:rsidR="00A65ED1">
          <w:rPr>
            <w:noProof/>
            <w:webHidden/>
          </w:rPr>
          <w:t>75</w:t>
        </w:r>
        <w:r w:rsidR="00A65ED1">
          <w:rPr>
            <w:noProof/>
            <w:webHidden/>
          </w:rPr>
          <w:fldChar w:fldCharType="end"/>
        </w:r>
      </w:hyperlink>
    </w:p>
    <w:p w14:paraId="6EA97676"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14" w:history="1">
        <w:r w:rsidR="00A65ED1" w:rsidRPr="00F876BD">
          <w:rPr>
            <w:rStyle w:val="Hyperlink"/>
            <w:noProof/>
            <w:lang w:eastAsia="ar-SA"/>
          </w:rPr>
          <w:t>12.4</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Reinstatement valuations</w:t>
        </w:r>
        <w:r w:rsidR="00A65ED1">
          <w:rPr>
            <w:noProof/>
            <w:webHidden/>
          </w:rPr>
          <w:tab/>
        </w:r>
        <w:r w:rsidR="00A65ED1">
          <w:rPr>
            <w:noProof/>
            <w:webHidden/>
          </w:rPr>
          <w:fldChar w:fldCharType="begin"/>
        </w:r>
        <w:r w:rsidR="00A65ED1">
          <w:rPr>
            <w:noProof/>
            <w:webHidden/>
          </w:rPr>
          <w:instrText xml:space="preserve"> PAGEREF _Toc443380614 \h </w:instrText>
        </w:r>
        <w:r w:rsidR="00A65ED1">
          <w:rPr>
            <w:noProof/>
            <w:webHidden/>
          </w:rPr>
        </w:r>
        <w:r w:rsidR="00A65ED1">
          <w:rPr>
            <w:noProof/>
            <w:webHidden/>
          </w:rPr>
          <w:fldChar w:fldCharType="separate"/>
        </w:r>
        <w:r w:rsidR="00A65ED1">
          <w:rPr>
            <w:noProof/>
            <w:webHidden/>
          </w:rPr>
          <w:t>75</w:t>
        </w:r>
        <w:r w:rsidR="00A65ED1">
          <w:rPr>
            <w:noProof/>
            <w:webHidden/>
          </w:rPr>
          <w:fldChar w:fldCharType="end"/>
        </w:r>
      </w:hyperlink>
    </w:p>
    <w:p w14:paraId="76328BA5"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15" w:history="1">
        <w:r w:rsidR="00A65ED1" w:rsidRPr="00F876BD">
          <w:rPr>
            <w:rStyle w:val="Hyperlink"/>
            <w:noProof/>
            <w:lang w:eastAsia="ar-SA"/>
          </w:rPr>
          <w:t>12.5</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Placing insurance</w:t>
        </w:r>
        <w:r w:rsidR="00A65ED1">
          <w:rPr>
            <w:noProof/>
            <w:webHidden/>
          </w:rPr>
          <w:tab/>
        </w:r>
        <w:r w:rsidR="00A65ED1">
          <w:rPr>
            <w:noProof/>
            <w:webHidden/>
          </w:rPr>
          <w:fldChar w:fldCharType="begin"/>
        </w:r>
        <w:r w:rsidR="00A65ED1">
          <w:rPr>
            <w:noProof/>
            <w:webHidden/>
          </w:rPr>
          <w:instrText xml:space="preserve"> PAGEREF _Toc443380615 \h </w:instrText>
        </w:r>
        <w:r w:rsidR="00A65ED1">
          <w:rPr>
            <w:noProof/>
            <w:webHidden/>
          </w:rPr>
        </w:r>
        <w:r w:rsidR="00A65ED1">
          <w:rPr>
            <w:noProof/>
            <w:webHidden/>
          </w:rPr>
          <w:fldChar w:fldCharType="separate"/>
        </w:r>
        <w:r w:rsidR="00A65ED1">
          <w:rPr>
            <w:noProof/>
            <w:webHidden/>
          </w:rPr>
          <w:t>75</w:t>
        </w:r>
        <w:r w:rsidR="00A65ED1">
          <w:rPr>
            <w:noProof/>
            <w:webHidden/>
          </w:rPr>
          <w:fldChar w:fldCharType="end"/>
        </w:r>
      </w:hyperlink>
    </w:p>
    <w:p w14:paraId="0C241FAC"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16" w:history="1">
        <w:r w:rsidR="00A65ED1" w:rsidRPr="00F876BD">
          <w:rPr>
            <w:rStyle w:val="Hyperlink"/>
            <w:noProof/>
            <w:lang w:eastAsia="ar-SA"/>
          </w:rPr>
          <w:t>12.6</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Remuneration including Commissions</w:t>
        </w:r>
        <w:r w:rsidR="00A65ED1">
          <w:rPr>
            <w:noProof/>
            <w:webHidden/>
          </w:rPr>
          <w:tab/>
        </w:r>
        <w:r w:rsidR="00A65ED1">
          <w:rPr>
            <w:noProof/>
            <w:webHidden/>
          </w:rPr>
          <w:fldChar w:fldCharType="begin"/>
        </w:r>
        <w:r w:rsidR="00A65ED1">
          <w:rPr>
            <w:noProof/>
            <w:webHidden/>
          </w:rPr>
          <w:instrText xml:space="preserve"> PAGEREF _Toc443380616 \h </w:instrText>
        </w:r>
        <w:r w:rsidR="00A65ED1">
          <w:rPr>
            <w:noProof/>
            <w:webHidden/>
          </w:rPr>
        </w:r>
        <w:r w:rsidR="00A65ED1">
          <w:rPr>
            <w:noProof/>
            <w:webHidden/>
          </w:rPr>
          <w:fldChar w:fldCharType="separate"/>
        </w:r>
        <w:r w:rsidR="00A65ED1">
          <w:rPr>
            <w:noProof/>
            <w:webHidden/>
          </w:rPr>
          <w:t>76</w:t>
        </w:r>
        <w:r w:rsidR="00A65ED1">
          <w:rPr>
            <w:noProof/>
            <w:webHidden/>
          </w:rPr>
          <w:fldChar w:fldCharType="end"/>
        </w:r>
      </w:hyperlink>
    </w:p>
    <w:p w14:paraId="60DFBE28"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17" w:history="1">
        <w:r w:rsidR="00A65ED1" w:rsidRPr="00F876BD">
          <w:rPr>
            <w:rStyle w:val="Hyperlink"/>
            <w:noProof/>
            <w:lang w:eastAsia="ar-SA"/>
          </w:rPr>
          <w:t>12.7</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Claims</w:t>
        </w:r>
        <w:r w:rsidR="00A65ED1">
          <w:rPr>
            <w:noProof/>
            <w:webHidden/>
          </w:rPr>
          <w:tab/>
        </w:r>
        <w:r w:rsidR="00A65ED1">
          <w:rPr>
            <w:noProof/>
            <w:webHidden/>
          </w:rPr>
          <w:fldChar w:fldCharType="begin"/>
        </w:r>
        <w:r w:rsidR="00A65ED1">
          <w:rPr>
            <w:noProof/>
            <w:webHidden/>
          </w:rPr>
          <w:instrText xml:space="preserve"> PAGEREF _Toc443380617 \h </w:instrText>
        </w:r>
        <w:r w:rsidR="00A65ED1">
          <w:rPr>
            <w:noProof/>
            <w:webHidden/>
          </w:rPr>
        </w:r>
        <w:r w:rsidR="00A65ED1">
          <w:rPr>
            <w:noProof/>
            <w:webHidden/>
          </w:rPr>
          <w:fldChar w:fldCharType="separate"/>
        </w:r>
        <w:r w:rsidR="00A65ED1">
          <w:rPr>
            <w:noProof/>
            <w:webHidden/>
          </w:rPr>
          <w:t>76</w:t>
        </w:r>
        <w:r w:rsidR="00A65ED1">
          <w:rPr>
            <w:noProof/>
            <w:webHidden/>
          </w:rPr>
          <w:fldChar w:fldCharType="end"/>
        </w:r>
      </w:hyperlink>
    </w:p>
    <w:p w14:paraId="028EF8F9"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18" w:history="1">
        <w:r w:rsidR="00A65ED1" w:rsidRPr="00F876BD">
          <w:rPr>
            <w:rStyle w:val="Hyperlink"/>
            <w:noProof/>
            <w:lang w:eastAsia="ar-SA"/>
          </w:rPr>
          <w:t>12.8</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Excess</w:t>
        </w:r>
        <w:r w:rsidR="00A65ED1">
          <w:rPr>
            <w:noProof/>
            <w:webHidden/>
          </w:rPr>
          <w:tab/>
        </w:r>
        <w:r w:rsidR="00A65ED1">
          <w:rPr>
            <w:noProof/>
            <w:webHidden/>
          </w:rPr>
          <w:fldChar w:fldCharType="begin"/>
        </w:r>
        <w:r w:rsidR="00A65ED1">
          <w:rPr>
            <w:noProof/>
            <w:webHidden/>
          </w:rPr>
          <w:instrText xml:space="preserve"> PAGEREF _Toc443380618 \h </w:instrText>
        </w:r>
        <w:r w:rsidR="00A65ED1">
          <w:rPr>
            <w:noProof/>
            <w:webHidden/>
          </w:rPr>
        </w:r>
        <w:r w:rsidR="00A65ED1">
          <w:rPr>
            <w:noProof/>
            <w:webHidden/>
          </w:rPr>
          <w:fldChar w:fldCharType="separate"/>
        </w:r>
        <w:r w:rsidR="00A65ED1">
          <w:rPr>
            <w:noProof/>
            <w:webHidden/>
          </w:rPr>
          <w:t>77</w:t>
        </w:r>
        <w:r w:rsidR="00A65ED1">
          <w:rPr>
            <w:noProof/>
            <w:webHidden/>
          </w:rPr>
          <w:fldChar w:fldCharType="end"/>
        </w:r>
      </w:hyperlink>
    </w:p>
    <w:p w14:paraId="41F22646"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19" w:history="1">
        <w:r w:rsidR="00A65ED1" w:rsidRPr="00F876BD">
          <w:rPr>
            <w:rStyle w:val="Hyperlink"/>
            <w:noProof/>
            <w:lang w:eastAsia="ar-SA"/>
          </w:rPr>
          <w:t>12.9</w:t>
        </w:r>
        <w:r w:rsidR="00A65ED1">
          <w:rPr>
            <w:rFonts w:asciiTheme="minorHAnsi" w:eastAsiaTheme="minorEastAsia" w:hAnsiTheme="minorHAnsi" w:cstheme="minorBidi"/>
            <w:noProof/>
            <w:sz w:val="22"/>
            <w:szCs w:val="22"/>
            <w:lang w:eastAsia="en-GB"/>
          </w:rPr>
          <w:tab/>
        </w:r>
        <w:r w:rsidR="00A65ED1" w:rsidRPr="00F876BD">
          <w:rPr>
            <w:rStyle w:val="Hyperlink"/>
            <w:noProof/>
            <w:lang w:eastAsia="ar-SA"/>
          </w:rPr>
          <w:t>Other insurance</w:t>
        </w:r>
        <w:r w:rsidR="00A65ED1">
          <w:rPr>
            <w:noProof/>
            <w:webHidden/>
          </w:rPr>
          <w:tab/>
        </w:r>
        <w:r w:rsidR="00A65ED1">
          <w:rPr>
            <w:noProof/>
            <w:webHidden/>
          </w:rPr>
          <w:fldChar w:fldCharType="begin"/>
        </w:r>
        <w:r w:rsidR="00A65ED1">
          <w:rPr>
            <w:noProof/>
            <w:webHidden/>
          </w:rPr>
          <w:instrText xml:space="preserve"> PAGEREF _Toc443380619 \h </w:instrText>
        </w:r>
        <w:r w:rsidR="00A65ED1">
          <w:rPr>
            <w:noProof/>
            <w:webHidden/>
          </w:rPr>
        </w:r>
        <w:r w:rsidR="00A65ED1">
          <w:rPr>
            <w:noProof/>
            <w:webHidden/>
          </w:rPr>
          <w:fldChar w:fldCharType="separate"/>
        </w:r>
        <w:r w:rsidR="00A65ED1">
          <w:rPr>
            <w:noProof/>
            <w:webHidden/>
          </w:rPr>
          <w:t>77</w:t>
        </w:r>
        <w:r w:rsidR="00A65ED1">
          <w:rPr>
            <w:noProof/>
            <w:webHidden/>
          </w:rPr>
          <w:fldChar w:fldCharType="end"/>
        </w:r>
      </w:hyperlink>
    </w:p>
    <w:p w14:paraId="01B31FA8" w14:textId="77777777" w:rsidR="00A65ED1" w:rsidRDefault="00FD72DC">
      <w:pPr>
        <w:pStyle w:val="TOC1"/>
        <w:tabs>
          <w:tab w:val="left" w:pos="1100"/>
          <w:tab w:val="right" w:pos="9016"/>
        </w:tabs>
        <w:rPr>
          <w:rFonts w:asciiTheme="minorHAnsi" w:eastAsiaTheme="minorEastAsia" w:hAnsiTheme="minorHAnsi" w:cstheme="minorBidi"/>
          <w:noProof/>
          <w:sz w:val="22"/>
          <w:szCs w:val="22"/>
          <w:lang w:eastAsia="en-GB"/>
        </w:rPr>
      </w:pPr>
      <w:hyperlink w:anchor="_Toc443380620" w:history="1">
        <w:r w:rsidR="00A65ED1" w:rsidRPr="00F876BD">
          <w:rPr>
            <w:rStyle w:val="Hyperlink"/>
            <w:noProof/>
          </w:rPr>
          <w:t>Part 13</w:t>
        </w:r>
        <w:r w:rsidR="00A65ED1">
          <w:rPr>
            <w:rFonts w:asciiTheme="minorHAnsi" w:eastAsiaTheme="minorEastAsia" w:hAnsiTheme="minorHAnsi" w:cstheme="minorBidi"/>
            <w:noProof/>
            <w:sz w:val="22"/>
            <w:szCs w:val="22"/>
            <w:lang w:eastAsia="en-GB"/>
          </w:rPr>
          <w:tab/>
        </w:r>
        <w:r w:rsidR="00A65ED1" w:rsidRPr="00F876BD">
          <w:rPr>
            <w:rStyle w:val="Hyperlink"/>
            <w:noProof/>
          </w:rPr>
          <w:t>Provision of information</w:t>
        </w:r>
        <w:r w:rsidR="00A65ED1">
          <w:rPr>
            <w:noProof/>
            <w:webHidden/>
          </w:rPr>
          <w:tab/>
        </w:r>
        <w:r w:rsidR="00A65ED1">
          <w:rPr>
            <w:noProof/>
            <w:webHidden/>
          </w:rPr>
          <w:fldChar w:fldCharType="begin"/>
        </w:r>
        <w:r w:rsidR="00A65ED1">
          <w:rPr>
            <w:noProof/>
            <w:webHidden/>
          </w:rPr>
          <w:instrText xml:space="preserve"> PAGEREF _Toc443380620 \h </w:instrText>
        </w:r>
        <w:r w:rsidR="00A65ED1">
          <w:rPr>
            <w:noProof/>
            <w:webHidden/>
          </w:rPr>
        </w:r>
        <w:r w:rsidR="00A65ED1">
          <w:rPr>
            <w:noProof/>
            <w:webHidden/>
          </w:rPr>
          <w:fldChar w:fldCharType="separate"/>
        </w:r>
        <w:r w:rsidR="00A65ED1">
          <w:rPr>
            <w:noProof/>
            <w:webHidden/>
          </w:rPr>
          <w:t>78</w:t>
        </w:r>
        <w:r w:rsidR="00A65ED1">
          <w:rPr>
            <w:noProof/>
            <w:webHidden/>
          </w:rPr>
          <w:fldChar w:fldCharType="end"/>
        </w:r>
      </w:hyperlink>
    </w:p>
    <w:p w14:paraId="4FD21A71"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21" w:history="1">
        <w:r w:rsidR="00A65ED1" w:rsidRPr="00F876BD">
          <w:rPr>
            <w:rStyle w:val="Hyperlink"/>
            <w:noProof/>
          </w:rPr>
          <w:t>13.1</w:t>
        </w:r>
        <w:r w:rsidR="00A65ED1">
          <w:rPr>
            <w:rFonts w:asciiTheme="minorHAnsi" w:eastAsiaTheme="minorEastAsia" w:hAnsiTheme="minorHAnsi" w:cstheme="minorBidi"/>
            <w:noProof/>
            <w:sz w:val="22"/>
            <w:szCs w:val="22"/>
            <w:lang w:eastAsia="en-GB"/>
          </w:rPr>
          <w:tab/>
        </w:r>
        <w:r w:rsidR="00A65ED1" w:rsidRPr="00F876BD">
          <w:rPr>
            <w:rStyle w:val="Hyperlink"/>
            <w:noProof/>
          </w:rPr>
          <w:t xml:space="preserve"> Introduction</w:t>
        </w:r>
        <w:r w:rsidR="00A65ED1">
          <w:rPr>
            <w:noProof/>
            <w:webHidden/>
          </w:rPr>
          <w:tab/>
        </w:r>
        <w:r w:rsidR="00A65ED1">
          <w:rPr>
            <w:noProof/>
            <w:webHidden/>
          </w:rPr>
          <w:fldChar w:fldCharType="begin"/>
        </w:r>
        <w:r w:rsidR="00A65ED1">
          <w:rPr>
            <w:noProof/>
            <w:webHidden/>
          </w:rPr>
          <w:instrText xml:space="preserve"> PAGEREF _Toc443380621 \h </w:instrText>
        </w:r>
        <w:r w:rsidR="00A65ED1">
          <w:rPr>
            <w:noProof/>
            <w:webHidden/>
          </w:rPr>
        </w:r>
        <w:r w:rsidR="00A65ED1">
          <w:rPr>
            <w:noProof/>
            <w:webHidden/>
          </w:rPr>
          <w:fldChar w:fldCharType="separate"/>
        </w:r>
        <w:r w:rsidR="00A65ED1">
          <w:rPr>
            <w:noProof/>
            <w:webHidden/>
          </w:rPr>
          <w:t>78</w:t>
        </w:r>
        <w:r w:rsidR="00A65ED1">
          <w:rPr>
            <w:noProof/>
            <w:webHidden/>
          </w:rPr>
          <w:fldChar w:fldCharType="end"/>
        </w:r>
      </w:hyperlink>
    </w:p>
    <w:p w14:paraId="4A4D338D"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22" w:history="1">
        <w:r w:rsidR="00A65ED1" w:rsidRPr="00F876BD">
          <w:rPr>
            <w:rStyle w:val="Hyperlink"/>
            <w:noProof/>
          </w:rPr>
          <w:t>13.2</w:t>
        </w:r>
        <w:r w:rsidR="00A65ED1">
          <w:rPr>
            <w:rFonts w:asciiTheme="minorHAnsi" w:eastAsiaTheme="minorEastAsia" w:hAnsiTheme="minorHAnsi" w:cstheme="minorBidi"/>
            <w:noProof/>
            <w:sz w:val="22"/>
            <w:szCs w:val="22"/>
            <w:lang w:eastAsia="en-GB"/>
          </w:rPr>
          <w:tab/>
        </w:r>
        <w:r w:rsidR="00A65ED1" w:rsidRPr="00F876BD">
          <w:rPr>
            <w:rStyle w:val="Hyperlink"/>
            <w:noProof/>
          </w:rPr>
          <w:t xml:space="preserve"> Landlord’s name and address</w:t>
        </w:r>
        <w:r w:rsidR="00A65ED1">
          <w:rPr>
            <w:noProof/>
            <w:webHidden/>
          </w:rPr>
          <w:tab/>
        </w:r>
        <w:r w:rsidR="00A65ED1">
          <w:rPr>
            <w:noProof/>
            <w:webHidden/>
          </w:rPr>
          <w:fldChar w:fldCharType="begin"/>
        </w:r>
        <w:r w:rsidR="00A65ED1">
          <w:rPr>
            <w:noProof/>
            <w:webHidden/>
          </w:rPr>
          <w:instrText xml:space="preserve"> PAGEREF _Toc443380622 \h </w:instrText>
        </w:r>
        <w:r w:rsidR="00A65ED1">
          <w:rPr>
            <w:noProof/>
            <w:webHidden/>
          </w:rPr>
        </w:r>
        <w:r w:rsidR="00A65ED1">
          <w:rPr>
            <w:noProof/>
            <w:webHidden/>
          </w:rPr>
          <w:fldChar w:fldCharType="separate"/>
        </w:r>
        <w:r w:rsidR="00A65ED1">
          <w:rPr>
            <w:noProof/>
            <w:webHidden/>
          </w:rPr>
          <w:t>78</w:t>
        </w:r>
        <w:r w:rsidR="00A65ED1">
          <w:rPr>
            <w:noProof/>
            <w:webHidden/>
          </w:rPr>
          <w:fldChar w:fldCharType="end"/>
        </w:r>
      </w:hyperlink>
    </w:p>
    <w:p w14:paraId="0EBF722E"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23" w:history="1">
        <w:r w:rsidR="00A65ED1" w:rsidRPr="00F876BD">
          <w:rPr>
            <w:rStyle w:val="Hyperlink"/>
            <w:noProof/>
          </w:rPr>
          <w:t>13.3</w:t>
        </w:r>
        <w:r w:rsidR="00A65ED1">
          <w:rPr>
            <w:rFonts w:asciiTheme="minorHAnsi" w:eastAsiaTheme="minorEastAsia" w:hAnsiTheme="minorHAnsi" w:cstheme="minorBidi"/>
            <w:noProof/>
            <w:sz w:val="22"/>
            <w:szCs w:val="22"/>
            <w:lang w:eastAsia="en-GB"/>
          </w:rPr>
          <w:tab/>
        </w:r>
        <w:r w:rsidR="00A65ED1" w:rsidRPr="00F876BD">
          <w:rPr>
            <w:rStyle w:val="Hyperlink"/>
            <w:noProof/>
          </w:rPr>
          <w:t>Management policy</w:t>
        </w:r>
        <w:r w:rsidR="00A65ED1">
          <w:rPr>
            <w:noProof/>
            <w:webHidden/>
          </w:rPr>
          <w:tab/>
        </w:r>
        <w:r w:rsidR="00A65ED1">
          <w:rPr>
            <w:noProof/>
            <w:webHidden/>
          </w:rPr>
          <w:fldChar w:fldCharType="begin"/>
        </w:r>
        <w:r w:rsidR="00A65ED1">
          <w:rPr>
            <w:noProof/>
            <w:webHidden/>
          </w:rPr>
          <w:instrText xml:space="preserve"> PAGEREF _Toc443380623 \h </w:instrText>
        </w:r>
        <w:r w:rsidR="00A65ED1">
          <w:rPr>
            <w:noProof/>
            <w:webHidden/>
          </w:rPr>
        </w:r>
        <w:r w:rsidR="00A65ED1">
          <w:rPr>
            <w:noProof/>
            <w:webHidden/>
          </w:rPr>
          <w:fldChar w:fldCharType="separate"/>
        </w:r>
        <w:r w:rsidR="00A65ED1">
          <w:rPr>
            <w:noProof/>
            <w:webHidden/>
          </w:rPr>
          <w:t>79</w:t>
        </w:r>
        <w:r w:rsidR="00A65ED1">
          <w:rPr>
            <w:noProof/>
            <w:webHidden/>
          </w:rPr>
          <w:fldChar w:fldCharType="end"/>
        </w:r>
      </w:hyperlink>
    </w:p>
    <w:p w14:paraId="618C0CE6"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24" w:history="1">
        <w:r w:rsidR="00A65ED1" w:rsidRPr="00F876BD">
          <w:rPr>
            <w:rStyle w:val="Hyperlink"/>
            <w:noProof/>
          </w:rPr>
          <w:t>13.4</w:t>
        </w:r>
        <w:r w:rsidR="00A65ED1">
          <w:rPr>
            <w:rFonts w:asciiTheme="minorHAnsi" w:eastAsiaTheme="minorEastAsia" w:hAnsiTheme="minorHAnsi" w:cstheme="minorBidi"/>
            <w:noProof/>
            <w:sz w:val="22"/>
            <w:szCs w:val="22"/>
            <w:lang w:eastAsia="en-GB"/>
          </w:rPr>
          <w:tab/>
        </w:r>
        <w:r w:rsidR="00A65ED1" w:rsidRPr="00F876BD">
          <w:rPr>
            <w:rStyle w:val="Hyperlink"/>
            <w:noProof/>
          </w:rPr>
          <w:t>Landlord’s change of address</w:t>
        </w:r>
        <w:r w:rsidR="00A65ED1">
          <w:rPr>
            <w:noProof/>
            <w:webHidden/>
          </w:rPr>
          <w:tab/>
        </w:r>
        <w:r w:rsidR="00A65ED1">
          <w:rPr>
            <w:noProof/>
            <w:webHidden/>
          </w:rPr>
          <w:fldChar w:fldCharType="begin"/>
        </w:r>
        <w:r w:rsidR="00A65ED1">
          <w:rPr>
            <w:noProof/>
            <w:webHidden/>
          </w:rPr>
          <w:instrText xml:space="preserve"> PAGEREF _Toc443380624 \h </w:instrText>
        </w:r>
        <w:r w:rsidR="00A65ED1">
          <w:rPr>
            <w:noProof/>
            <w:webHidden/>
          </w:rPr>
        </w:r>
        <w:r w:rsidR="00A65ED1">
          <w:rPr>
            <w:noProof/>
            <w:webHidden/>
          </w:rPr>
          <w:fldChar w:fldCharType="separate"/>
        </w:r>
        <w:r w:rsidR="00A65ED1">
          <w:rPr>
            <w:noProof/>
            <w:webHidden/>
          </w:rPr>
          <w:t>79</w:t>
        </w:r>
        <w:r w:rsidR="00A65ED1">
          <w:rPr>
            <w:noProof/>
            <w:webHidden/>
          </w:rPr>
          <w:fldChar w:fldCharType="end"/>
        </w:r>
      </w:hyperlink>
    </w:p>
    <w:p w14:paraId="54D7CA9D"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25" w:history="1">
        <w:r w:rsidR="00A65ED1" w:rsidRPr="00F876BD">
          <w:rPr>
            <w:rStyle w:val="Hyperlink"/>
            <w:noProof/>
          </w:rPr>
          <w:t>13.5</w:t>
        </w:r>
        <w:r w:rsidR="00A65ED1">
          <w:rPr>
            <w:rFonts w:asciiTheme="minorHAnsi" w:eastAsiaTheme="minorEastAsia" w:hAnsiTheme="minorHAnsi" w:cstheme="minorBidi"/>
            <w:noProof/>
            <w:sz w:val="22"/>
            <w:szCs w:val="22"/>
            <w:lang w:eastAsia="en-GB"/>
          </w:rPr>
          <w:tab/>
        </w:r>
        <w:r w:rsidR="00A65ED1" w:rsidRPr="00F876BD">
          <w:rPr>
            <w:rStyle w:val="Hyperlink"/>
            <w:noProof/>
          </w:rPr>
          <w:t>New landlord</w:t>
        </w:r>
        <w:r w:rsidR="00A65ED1">
          <w:rPr>
            <w:noProof/>
            <w:webHidden/>
          </w:rPr>
          <w:tab/>
        </w:r>
        <w:r w:rsidR="00A65ED1">
          <w:rPr>
            <w:noProof/>
            <w:webHidden/>
          </w:rPr>
          <w:fldChar w:fldCharType="begin"/>
        </w:r>
        <w:r w:rsidR="00A65ED1">
          <w:rPr>
            <w:noProof/>
            <w:webHidden/>
          </w:rPr>
          <w:instrText xml:space="preserve"> PAGEREF _Toc443380625 \h </w:instrText>
        </w:r>
        <w:r w:rsidR="00A65ED1">
          <w:rPr>
            <w:noProof/>
            <w:webHidden/>
          </w:rPr>
        </w:r>
        <w:r w:rsidR="00A65ED1">
          <w:rPr>
            <w:noProof/>
            <w:webHidden/>
          </w:rPr>
          <w:fldChar w:fldCharType="separate"/>
        </w:r>
        <w:r w:rsidR="00A65ED1">
          <w:rPr>
            <w:noProof/>
            <w:webHidden/>
          </w:rPr>
          <w:t>79</w:t>
        </w:r>
        <w:r w:rsidR="00A65ED1">
          <w:rPr>
            <w:noProof/>
            <w:webHidden/>
          </w:rPr>
          <w:fldChar w:fldCharType="end"/>
        </w:r>
      </w:hyperlink>
    </w:p>
    <w:p w14:paraId="7584DAEC"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26" w:history="1">
        <w:r w:rsidR="00A65ED1" w:rsidRPr="00F876BD">
          <w:rPr>
            <w:rStyle w:val="Hyperlink"/>
            <w:noProof/>
          </w:rPr>
          <w:t>13.6</w:t>
        </w:r>
        <w:r w:rsidR="00A65ED1">
          <w:rPr>
            <w:rFonts w:asciiTheme="minorHAnsi" w:eastAsiaTheme="minorEastAsia" w:hAnsiTheme="minorHAnsi" w:cstheme="minorBidi"/>
            <w:noProof/>
            <w:sz w:val="22"/>
            <w:szCs w:val="22"/>
            <w:lang w:eastAsia="en-GB"/>
          </w:rPr>
          <w:tab/>
        </w:r>
        <w:r w:rsidR="00A65ED1" w:rsidRPr="00F876BD">
          <w:rPr>
            <w:rStyle w:val="Hyperlink"/>
            <w:noProof/>
          </w:rPr>
          <w:t>Change of occupier or correspondence address</w:t>
        </w:r>
        <w:r w:rsidR="00A65ED1">
          <w:rPr>
            <w:noProof/>
            <w:webHidden/>
          </w:rPr>
          <w:tab/>
        </w:r>
        <w:r w:rsidR="00A65ED1">
          <w:rPr>
            <w:noProof/>
            <w:webHidden/>
          </w:rPr>
          <w:fldChar w:fldCharType="begin"/>
        </w:r>
        <w:r w:rsidR="00A65ED1">
          <w:rPr>
            <w:noProof/>
            <w:webHidden/>
          </w:rPr>
          <w:instrText xml:space="preserve"> PAGEREF _Toc443380626 \h </w:instrText>
        </w:r>
        <w:r w:rsidR="00A65ED1">
          <w:rPr>
            <w:noProof/>
            <w:webHidden/>
          </w:rPr>
        </w:r>
        <w:r w:rsidR="00A65ED1">
          <w:rPr>
            <w:noProof/>
            <w:webHidden/>
          </w:rPr>
          <w:fldChar w:fldCharType="separate"/>
        </w:r>
        <w:r w:rsidR="00A65ED1">
          <w:rPr>
            <w:noProof/>
            <w:webHidden/>
          </w:rPr>
          <w:t>80</w:t>
        </w:r>
        <w:r w:rsidR="00A65ED1">
          <w:rPr>
            <w:noProof/>
            <w:webHidden/>
          </w:rPr>
          <w:fldChar w:fldCharType="end"/>
        </w:r>
      </w:hyperlink>
    </w:p>
    <w:p w14:paraId="04CF938A"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27" w:history="1">
        <w:r w:rsidR="00A65ED1" w:rsidRPr="00F876BD">
          <w:rPr>
            <w:rStyle w:val="Hyperlink"/>
            <w:noProof/>
          </w:rPr>
          <w:t>13.7</w:t>
        </w:r>
        <w:r w:rsidR="00A65ED1">
          <w:rPr>
            <w:rFonts w:asciiTheme="minorHAnsi" w:eastAsiaTheme="minorEastAsia" w:hAnsiTheme="minorHAnsi" w:cstheme="minorBidi"/>
            <w:noProof/>
            <w:sz w:val="22"/>
            <w:szCs w:val="22"/>
            <w:lang w:eastAsia="en-GB"/>
          </w:rPr>
          <w:tab/>
        </w:r>
        <w:r w:rsidR="00A65ED1" w:rsidRPr="00F876BD">
          <w:rPr>
            <w:rStyle w:val="Hyperlink"/>
            <w:noProof/>
          </w:rPr>
          <w:t>Change of managing agents/managers</w:t>
        </w:r>
        <w:r w:rsidR="00A65ED1">
          <w:rPr>
            <w:noProof/>
            <w:webHidden/>
          </w:rPr>
          <w:tab/>
        </w:r>
        <w:r w:rsidR="00A65ED1">
          <w:rPr>
            <w:noProof/>
            <w:webHidden/>
          </w:rPr>
          <w:fldChar w:fldCharType="begin"/>
        </w:r>
        <w:r w:rsidR="00A65ED1">
          <w:rPr>
            <w:noProof/>
            <w:webHidden/>
          </w:rPr>
          <w:instrText xml:space="preserve"> PAGEREF _Toc443380627 \h </w:instrText>
        </w:r>
        <w:r w:rsidR="00A65ED1">
          <w:rPr>
            <w:noProof/>
            <w:webHidden/>
          </w:rPr>
        </w:r>
        <w:r w:rsidR="00A65ED1">
          <w:rPr>
            <w:noProof/>
            <w:webHidden/>
          </w:rPr>
          <w:fldChar w:fldCharType="separate"/>
        </w:r>
        <w:r w:rsidR="00A65ED1">
          <w:rPr>
            <w:noProof/>
            <w:webHidden/>
          </w:rPr>
          <w:t>80</w:t>
        </w:r>
        <w:r w:rsidR="00A65ED1">
          <w:rPr>
            <w:noProof/>
            <w:webHidden/>
          </w:rPr>
          <w:fldChar w:fldCharType="end"/>
        </w:r>
      </w:hyperlink>
    </w:p>
    <w:p w14:paraId="2A5BB5BA"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28" w:history="1">
        <w:r w:rsidR="00A65ED1" w:rsidRPr="00F876BD">
          <w:rPr>
            <w:rStyle w:val="Hyperlink"/>
            <w:noProof/>
          </w:rPr>
          <w:t>13.8</w:t>
        </w:r>
        <w:r w:rsidR="00A65ED1">
          <w:rPr>
            <w:rFonts w:asciiTheme="minorHAnsi" w:eastAsiaTheme="minorEastAsia" w:hAnsiTheme="minorHAnsi" w:cstheme="minorBidi"/>
            <w:noProof/>
            <w:sz w:val="22"/>
            <w:szCs w:val="22"/>
            <w:lang w:eastAsia="en-GB"/>
          </w:rPr>
          <w:tab/>
        </w:r>
        <w:r w:rsidR="00A65ED1" w:rsidRPr="00F876BD">
          <w:rPr>
            <w:rStyle w:val="Hyperlink"/>
            <w:noProof/>
          </w:rPr>
          <w:t>Demands for service or administration charges or ground rent</w:t>
        </w:r>
        <w:r w:rsidR="00A65ED1">
          <w:rPr>
            <w:noProof/>
            <w:webHidden/>
          </w:rPr>
          <w:tab/>
        </w:r>
        <w:r w:rsidR="00A65ED1">
          <w:rPr>
            <w:noProof/>
            <w:webHidden/>
          </w:rPr>
          <w:fldChar w:fldCharType="begin"/>
        </w:r>
        <w:r w:rsidR="00A65ED1">
          <w:rPr>
            <w:noProof/>
            <w:webHidden/>
          </w:rPr>
          <w:instrText xml:space="preserve"> PAGEREF _Toc443380628 \h </w:instrText>
        </w:r>
        <w:r w:rsidR="00A65ED1">
          <w:rPr>
            <w:noProof/>
            <w:webHidden/>
          </w:rPr>
        </w:r>
        <w:r w:rsidR="00A65ED1">
          <w:rPr>
            <w:noProof/>
            <w:webHidden/>
          </w:rPr>
          <w:fldChar w:fldCharType="separate"/>
        </w:r>
        <w:r w:rsidR="00A65ED1">
          <w:rPr>
            <w:noProof/>
            <w:webHidden/>
          </w:rPr>
          <w:t>80</w:t>
        </w:r>
        <w:r w:rsidR="00A65ED1">
          <w:rPr>
            <w:noProof/>
            <w:webHidden/>
          </w:rPr>
          <w:fldChar w:fldCharType="end"/>
        </w:r>
      </w:hyperlink>
    </w:p>
    <w:p w14:paraId="1B577AF0"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29" w:history="1">
        <w:r w:rsidR="00A65ED1" w:rsidRPr="00F876BD">
          <w:rPr>
            <w:rStyle w:val="Hyperlink"/>
            <w:noProof/>
          </w:rPr>
          <w:t>13.9</w:t>
        </w:r>
        <w:r w:rsidR="00A65ED1">
          <w:rPr>
            <w:rFonts w:asciiTheme="minorHAnsi" w:eastAsiaTheme="minorEastAsia" w:hAnsiTheme="minorHAnsi" w:cstheme="minorBidi"/>
            <w:noProof/>
            <w:sz w:val="22"/>
            <w:szCs w:val="22"/>
            <w:lang w:eastAsia="en-GB"/>
          </w:rPr>
          <w:tab/>
        </w:r>
        <w:r w:rsidR="00A65ED1" w:rsidRPr="00F876BD">
          <w:rPr>
            <w:rStyle w:val="Hyperlink"/>
            <w:noProof/>
          </w:rPr>
          <w:t>Sales of individual dwellings</w:t>
        </w:r>
        <w:r w:rsidR="00A65ED1">
          <w:rPr>
            <w:noProof/>
            <w:webHidden/>
          </w:rPr>
          <w:tab/>
        </w:r>
        <w:r w:rsidR="00A65ED1">
          <w:rPr>
            <w:noProof/>
            <w:webHidden/>
          </w:rPr>
          <w:fldChar w:fldCharType="begin"/>
        </w:r>
        <w:r w:rsidR="00A65ED1">
          <w:rPr>
            <w:noProof/>
            <w:webHidden/>
          </w:rPr>
          <w:instrText xml:space="preserve"> PAGEREF _Toc443380629 \h </w:instrText>
        </w:r>
        <w:r w:rsidR="00A65ED1">
          <w:rPr>
            <w:noProof/>
            <w:webHidden/>
          </w:rPr>
        </w:r>
        <w:r w:rsidR="00A65ED1">
          <w:rPr>
            <w:noProof/>
            <w:webHidden/>
          </w:rPr>
          <w:fldChar w:fldCharType="separate"/>
        </w:r>
        <w:r w:rsidR="00A65ED1">
          <w:rPr>
            <w:noProof/>
            <w:webHidden/>
          </w:rPr>
          <w:t>80</w:t>
        </w:r>
        <w:r w:rsidR="00A65ED1">
          <w:rPr>
            <w:noProof/>
            <w:webHidden/>
          </w:rPr>
          <w:fldChar w:fldCharType="end"/>
        </w:r>
      </w:hyperlink>
    </w:p>
    <w:p w14:paraId="0613FEEA"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30" w:history="1">
        <w:r w:rsidR="00A65ED1" w:rsidRPr="00F876BD">
          <w:rPr>
            <w:rStyle w:val="Hyperlink"/>
            <w:noProof/>
          </w:rPr>
          <w:t>13.10</w:t>
        </w:r>
        <w:r w:rsidR="00A65ED1">
          <w:rPr>
            <w:rFonts w:asciiTheme="minorHAnsi" w:eastAsiaTheme="minorEastAsia" w:hAnsiTheme="minorHAnsi" w:cstheme="minorBidi"/>
            <w:noProof/>
            <w:sz w:val="22"/>
            <w:szCs w:val="22"/>
            <w:lang w:eastAsia="en-GB"/>
          </w:rPr>
          <w:tab/>
        </w:r>
        <w:r w:rsidR="00A65ED1" w:rsidRPr="00F876BD">
          <w:rPr>
            <w:rStyle w:val="Hyperlink"/>
            <w:noProof/>
          </w:rPr>
          <w:t>Pre-contract enquiries</w:t>
        </w:r>
        <w:r w:rsidR="00A65ED1">
          <w:rPr>
            <w:noProof/>
            <w:webHidden/>
          </w:rPr>
          <w:tab/>
        </w:r>
        <w:r w:rsidR="00A65ED1">
          <w:rPr>
            <w:noProof/>
            <w:webHidden/>
          </w:rPr>
          <w:fldChar w:fldCharType="begin"/>
        </w:r>
        <w:r w:rsidR="00A65ED1">
          <w:rPr>
            <w:noProof/>
            <w:webHidden/>
          </w:rPr>
          <w:instrText xml:space="preserve"> PAGEREF _Toc443380630 \h </w:instrText>
        </w:r>
        <w:r w:rsidR="00A65ED1">
          <w:rPr>
            <w:noProof/>
            <w:webHidden/>
          </w:rPr>
        </w:r>
        <w:r w:rsidR="00A65ED1">
          <w:rPr>
            <w:noProof/>
            <w:webHidden/>
          </w:rPr>
          <w:fldChar w:fldCharType="separate"/>
        </w:r>
        <w:r w:rsidR="00A65ED1">
          <w:rPr>
            <w:noProof/>
            <w:webHidden/>
          </w:rPr>
          <w:t>81</w:t>
        </w:r>
        <w:r w:rsidR="00A65ED1">
          <w:rPr>
            <w:noProof/>
            <w:webHidden/>
          </w:rPr>
          <w:fldChar w:fldCharType="end"/>
        </w:r>
      </w:hyperlink>
    </w:p>
    <w:p w14:paraId="4827138D" w14:textId="77777777" w:rsidR="00A65ED1" w:rsidRDefault="00FD72DC">
      <w:pPr>
        <w:pStyle w:val="TOC1"/>
        <w:tabs>
          <w:tab w:val="left" w:pos="1100"/>
          <w:tab w:val="right" w:pos="9016"/>
        </w:tabs>
        <w:rPr>
          <w:rFonts w:asciiTheme="minorHAnsi" w:eastAsiaTheme="minorEastAsia" w:hAnsiTheme="minorHAnsi" w:cstheme="minorBidi"/>
          <w:noProof/>
          <w:sz w:val="22"/>
          <w:szCs w:val="22"/>
          <w:lang w:eastAsia="en-GB"/>
        </w:rPr>
      </w:pPr>
      <w:hyperlink w:anchor="_Toc443380631" w:history="1">
        <w:r w:rsidR="00A65ED1" w:rsidRPr="00F876BD">
          <w:rPr>
            <w:rStyle w:val="Hyperlink"/>
            <w:rFonts w:eastAsia="MS PMincho"/>
            <w:noProof/>
          </w:rPr>
          <w:t>Part 14</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Residents'/tenants' associations</w:t>
        </w:r>
        <w:r w:rsidR="00A65ED1">
          <w:rPr>
            <w:noProof/>
            <w:webHidden/>
          </w:rPr>
          <w:tab/>
        </w:r>
        <w:r w:rsidR="00A65ED1">
          <w:rPr>
            <w:noProof/>
            <w:webHidden/>
          </w:rPr>
          <w:fldChar w:fldCharType="begin"/>
        </w:r>
        <w:r w:rsidR="00A65ED1">
          <w:rPr>
            <w:noProof/>
            <w:webHidden/>
          </w:rPr>
          <w:instrText xml:space="preserve"> PAGEREF _Toc443380631 \h </w:instrText>
        </w:r>
        <w:r w:rsidR="00A65ED1">
          <w:rPr>
            <w:noProof/>
            <w:webHidden/>
          </w:rPr>
        </w:r>
        <w:r w:rsidR="00A65ED1">
          <w:rPr>
            <w:noProof/>
            <w:webHidden/>
          </w:rPr>
          <w:fldChar w:fldCharType="separate"/>
        </w:r>
        <w:r w:rsidR="00A65ED1">
          <w:rPr>
            <w:noProof/>
            <w:webHidden/>
          </w:rPr>
          <w:t>82</w:t>
        </w:r>
        <w:r w:rsidR="00A65ED1">
          <w:rPr>
            <w:noProof/>
            <w:webHidden/>
          </w:rPr>
          <w:fldChar w:fldCharType="end"/>
        </w:r>
      </w:hyperlink>
    </w:p>
    <w:p w14:paraId="1E25D913"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32" w:history="1">
        <w:r w:rsidR="00A65ED1" w:rsidRPr="00F876BD">
          <w:rPr>
            <w:rStyle w:val="Hyperlink"/>
            <w:rFonts w:eastAsia="MS PMincho"/>
            <w:noProof/>
          </w:rPr>
          <w:t>14.1</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Introduction</w:t>
        </w:r>
        <w:r w:rsidR="00A65ED1">
          <w:rPr>
            <w:noProof/>
            <w:webHidden/>
          </w:rPr>
          <w:tab/>
        </w:r>
        <w:r w:rsidR="00A65ED1">
          <w:rPr>
            <w:noProof/>
            <w:webHidden/>
          </w:rPr>
          <w:fldChar w:fldCharType="begin"/>
        </w:r>
        <w:r w:rsidR="00A65ED1">
          <w:rPr>
            <w:noProof/>
            <w:webHidden/>
          </w:rPr>
          <w:instrText xml:space="preserve"> PAGEREF _Toc443380632 \h </w:instrText>
        </w:r>
        <w:r w:rsidR="00A65ED1">
          <w:rPr>
            <w:noProof/>
            <w:webHidden/>
          </w:rPr>
        </w:r>
        <w:r w:rsidR="00A65ED1">
          <w:rPr>
            <w:noProof/>
            <w:webHidden/>
          </w:rPr>
          <w:fldChar w:fldCharType="separate"/>
        </w:r>
        <w:r w:rsidR="00A65ED1">
          <w:rPr>
            <w:noProof/>
            <w:webHidden/>
          </w:rPr>
          <w:t>82</w:t>
        </w:r>
        <w:r w:rsidR="00A65ED1">
          <w:rPr>
            <w:noProof/>
            <w:webHidden/>
          </w:rPr>
          <w:fldChar w:fldCharType="end"/>
        </w:r>
      </w:hyperlink>
    </w:p>
    <w:p w14:paraId="2D056101"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33" w:history="1">
        <w:r w:rsidR="00A65ED1" w:rsidRPr="00F876BD">
          <w:rPr>
            <w:rStyle w:val="Hyperlink"/>
            <w:rFonts w:eastAsia="MS PMincho"/>
            <w:noProof/>
          </w:rPr>
          <w:t>14.2</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Recognition</w:t>
        </w:r>
        <w:r w:rsidR="00A65ED1">
          <w:rPr>
            <w:noProof/>
            <w:webHidden/>
          </w:rPr>
          <w:tab/>
        </w:r>
        <w:r w:rsidR="00A65ED1">
          <w:rPr>
            <w:noProof/>
            <w:webHidden/>
          </w:rPr>
          <w:fldChar w:fldCharType="begin"/>
        </w:r>
        <w:r w:rsidR="00A65ED1">
          <w:rPr>
            <w:noProof/>
            <w:webHidden/>
          </w:rPr>
          <w:instrText xml:space="preserve"> PAGEREF _Toc443380633 \h </w:instrText>
        </w:r>
        <w:r w:rsidR="00A65ED1">
          <w:rPr>
            <w:noProof/>
            <w:webHidden/>
          </w:rPr>
        </w:r>
        <w:r w:rsidR="00A65ED1">
          <w:rPr>
            <w:noProof/>
            <w:webHidden/>
          </w:rPr>
          <w:fldChar w:fldCharType="separate"/>
        </w:r>
        <w:r w:rsidR="00A65ED1">
          <w:rPr>
            <w:noProof/>
            <w:webHidden/>
          </w:rPr>
          <w:t>82</w:t>
        </w:r>
        <w:r w:rsidR="00A65ED1">
          <w:rPr>
            <w:noProof/>
            <w:webHidden/>
          </w:rPr>
          <w:fldChar w:fldCharType="end"/>
        </w:r>
      </w:hyperlink>
    </w:p>
    <w:p w14:paraId="4267388F"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34" w:history="1">
        <w:r w:rsidR="00A65ED1" w:rsidRPr="00F876BD">
          <w:rPr>
            <w:rStyle w:val="Hyperlink"/>
            <w:rFonts w:eastAsia="MS PMincho"/>
            <w:noProof/>
          </w:rPr>
          <w:t>14.3</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Appointment of managing agents</w:t>
        </w:r>
        <w:r w:rsidR="00A65ED1">
          <w:rPr>
            <w:noProof/>
            <w:webHidden/>
          </w:rPr>
          <w:tab/>
        </w:r>
        <w:r w:rsidR="00A65ED1">
          <w:rPr>
            <w:noProof/>
            <w:webHidden/>
          </w:rPr>
          <w:fldChar w:fldCharType="begin"/>
        </w:r>
        <w:r w:rsidR="00A65ED1">
          <w:rPr>
            <w:noProof/>
            <w:webHidden/>
          </w:rPr>
          <w:instrText xml:space="preserve"> PAGEREF _Toc443380634 \h </w:instrText>
        </w:r>
        <w:r w:rsidR="00A65ED1">
          <w:rPr>
            <w:noProof/>
            <w:webHidden/>
          </w:rPr>
        </w:r>
        <w:r w:rsidR="00A65ED1">
          <w:rPr>
            <w:noProof/>
            <w:webHidden/>
          </w:rPr>
          <w:fldChar w:fldCharType="separate"/>
        </w:r>
        <w:r w:rsidR="00A65ED1">
          <w:rPr>
            <w:noProof/>
            <w:webHidden/>
          </w:rPr>
          <w:t>82</w:t>
        </w:r>
        <w:r w:rsidR="00A65ED1">
          <w:rPr>
            <w:noProof/>
            <w:webHidden/>
          </w:rPr>
          <w:fldChar w:fldCharType="end"/>
        </w:r>
      </w:hyperlink>
    </w:p>
    <w:p w14:paraId="0CF18D96"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35" w:history="1">
        <w:r w:rsidR="00A65ED1" w:rsidRPr="00F876BD">
          <w:rPr>
            <w:rStyle w:val="Hyperlink"/>
            <w:rFonts w:eastAsia="MS PMincho"/>
            <w:noProof/>
          </w:rPr>
          <w:t>14.4</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Accounts, receipts and other documents</w:t>
        </w:r>
        <w:r w:rsidR="00A65ED1">
          <w:rPr>
            <w:noProof/>
            <w:webHidden/>
          </w:rPr>
          <w:tab/>
        </w:r>
        <w:r w:rsidR="00A65ED1">
          <w:rPr>
            <w:noProof/>
            <w:webHidden/>
          </w:rPr>
          <w:fldChar w:fldCharType="begin"/>
        </w:r>
        <w:r w:rsidR="00A65ED1">
          <w:rPr>
            <w:noProof/>
            <w:webHidden/>
          </w:rPr>
          <w:instrText xml:space="preserve"> PAGEREF _Toc443380635 \h </w:instrText>
        </w:r>
        <w:r w:rsidR="00A65ED1">
          <w:rPr>
            <w:noProof/>
            <w:webHidden/>
          </w:rPr>
        </w:r>
        <w:r w:rsidR="00A65ED1">
          <w:rPr>
            <w:noProof/>
            <w:webHidden/>
          </w:rPr>
          <w:fldChar w:fldCharType="separate"/>
        </w:r>
        <w:r w:rsidR="00A65ED1">
          <w:rPr>
            <w:noProof/>
            <w:webHidden/>
          </w:rPr>
          <w:t>82</w:t>
        </w:r>
        <w:r w:rsidR="00A65ED1">
          <w:rPr>
            <w:noProof/>
            <w:webHidden/>
          </w:rPr>
          <w:fldChar w:fldCharType="end"/>
        </w:r>
      </w:hyperlink>
    </w:p>
    <w:p w14:paraId="29D1597C"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36" w:history="1">
        <w:r w:rsidR="00A65ED1" w:rsidRPr="00F876BD">
          <w:rPr>
            <w:rStyle w:val="Hyperlink"/>
            <w:rFonts w:eastAsia="MS PMincho"/>
            <w:noProof/>
          </w:rPr>
          <w:t>14.5</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Management audit</w:t>
        </w:r>
        <w:r w:rsidR="00A65ED1">
          <w:rPr>
            <w:noProof/>
            <w:webHidden/>
          </w:rPr>
          <w:tab/>
        </w:r>
        <w:r w:rsidR="00A65ED1">
          <w:rPr>
            <w:noProof/>
            <w:webHidden/>
          </w:rPr>
          <w:fldChar w:fldCharType="begin"/>
        </w:r>
        <w:r w:rsidR="00A65ED1">
          <w:rPr>
            <w:noProof/>
            <w:webHidden/>
          </w:rPr>
          <w:instrText xml:space="preserve"> PAGEREF _Toc443380636 \h </w:instrText>
        </w:r>
        <w:r w:rsidR="00A65ED1">
          <w:rPr>
            <w:noProof/>
            <w:webHidden/>
          </w:rPr>
        </w:r>
        <w:r w:rsidR="00A65ED1">
          <w:rPr>
            <w:noProof/>
            <w:webHidden/>
          </w:rPr>
          <w:fldChar w:fldCharType="separate"/>
        </w:r>
        <w:r w:rsidR="00A65ED1">
          <w:rPr>
            <w:noProof/>
            <w:webHidden/>
          </w:rPr>
          <w:t>83</w:t>
        </w:r>
        <w:r w:rsidR="00A65ED1">
          <w:rPr>
            <w:noProof/>
            <w:webHidden/>
          </w:rPr>
          <w:fldChar w:fldCharType="end"/>
        </w:r>
      </w:hyperlink>
    </w:p>
    <w:p w14:paraId="5F62A10B"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37" w:history="1">
        <w:r w:rsidR="00A65ED1" w:rsidRPr="00F876BD">
          <w:rPr>
            <w:rStyle w:val="Hyperlink"/>
            <w:rFonts w:eastAsia="MS PMincho"/>
            <w:noProof/>
          </w:rPr>
          <w:t>14.6</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Insu</w:t>
        </w:r>
        <w:r w:rsidR="00A65ED1" w:rsidRPr="00F876BD">
          <w:rPr>
            <w:rStyle w:val="Hyperlink"/>
            <w:rFonts w:eastAsia="MS PMincho"/>
            <w:noProof/>
            <w:spacing w:val="2"/>
          </w:rPr>
          <w:t>r</w:t>
        </w:r>
        <w:r w:rsidR="00A65ED1" w:rsidRPr="00F876BD">
          <w:rPr>
            <w:rStyle w:val="Hyperlink"/>
            <w:rFonts w:eastAsia="MS PMincho"/>
            <w:noProof/>
          </w:rPr>
          <w:t>ance</w:t>
        </w:r>
        <w:r w:rsidR="00A65ED1">
          <w:rPr>
            <w:noProof/>
            <w:webHidden/>
          </w:rPr>
          <w:tab/>
        </w:r>
        <w:r w:rsidR="00A65ED1">
          <w:rPr>
            <w:noProof/>
            <w:webHidden/>
          </w:rPr>
          <w:fldChar w:fldCharType="begin"/>
        </w:r>
        <w:r w:rsidR="00A65ED1">
          <w:rPr>
            <w:noProof/>
            <w:webHidden/>
          </w:rPr>
          <w:instrText xml:space="preserve"> PAGEREF _Toc443380637 \h </w:instrText>
        </w:r>
        <w:r w:rsidR="00A65ED1">
          <w:rPr>
            <w:noProof/>
            <w:webHidden/>
          </w:rPr>
        </w:r>
        <w:r w:rsidR="00A65ED1">
          <w:rPr>
            <w:noProof/>
            <w:webHidden/>
          </w:rPr>
          <w:fldChar w:fldCharType="separate"/>
        </w:r>
        <w:r w:rsidR="00A65ED1">
          <w:rPr>
            <w:noProof/>
            <w:webHidden/>
          </w:rPr>
          <w:t>83</w:t>
        </w:r>
        <w:r w:rsidR="00A65ED1">
          <w:rPr>
            <w:noProof/>
            <w:webHidden/>
          </w:rPr>
          <w:fldChar w:fldCharType="end"/>
        </w:r>
      </w:hyperlink>
    </w:p>
    <w:p w14:paraId="65C90945" w14:textId="77777777" w:rsidR="00A65ED1" w:rsidRDefault="00FD72DC">
      <w:pPr>
        <w:pStyle w:val="TOC2"/>
        <w:tabs>
          <w:tab w:val="right" w:pos="9016"/>
        </w:tabs>
        <w:rPr>
          <w:rFonts w:asciiTheme="minorHAnsi" w:eastAsiaTheme="minorEastAsia" w:hAnsiTheme="minorHAnsi" w:cstheme="minorBidi"/>
          <w:noProof/>
          <w:sz w:val="22"/>
          <w:szCs w:val="22"/>
          <w:lang w:eastAsia="en-GB"/>
        </w:rPr>
      </w:pPr>
      <w:hyperlink w:anchor="_Toc443380638" w:history="1">
        <w:r w:rsidR="00A65ED1" w:rsidRPr="00F876BD">
          <w:rPr>
            <w:rStyle w:val="Hyperlink"/>
            <w:rFonts w:eastAsia="MS PMincho"/>
            <w:noProof/>
          </w:rPr>
          <w:t>14.7 Nomination of contractors</w:t>
        </w:r>
        <w:r w:rsidR="00A65ED1">
          <w:rPr>
            <w:noProof/>
            <w:webHidden/>
          </w:rPr>
          <w:tab/>
        </w:r>
        <w:r w:rsidR="00A65ED1">
          <w:rPr>
            <w:noProof/>
            <w:webHidden/>
          </w:rPr>
          <w:fldChar w:fldCharType="begin"/>
        </w:r>
        <w:r w:rsidR="00A65ED1">
          <w:rPr>
            <w:noProof/>
            <w:webHidden/>
          </w:rPr>
          <w:instrText xml:space="preserve"> PAGEREF _Toc443380638 \h </w:instrText>
        </w:r>
        <w:r w:rsidR="00A65ED1">
          <w:rPr>
            <w:noProof/>
            <w:webHidden/>
          </w:rPr>
        </w:r>
        <w:r w:rsidR="00A65ED1">
          <w:rPr>
            <w:noProof/>
            <w:webHidden/>
          </w:rPr>
          <w:fldChar w:fldCharType="separate"/>
        </w:r>
        <w:r w:rsidR="00A65ED1">
          <w:rPr>
            <w:noProof/>
            <w:webHidden/>
          </w:rPr>
          <w:t>83</w:t>
        </w:r>
        <w:r w:rsidR="00A65ED1">
          <w:rPr>
            <w:noProof/>
            <w:webHidden/>
          </w:rPr>
          <w:fldChar w:fldCharType="end"/>
        </w:r>
      </w:hyperlink>
    </w:p>
    <w:p w14:paraId="6C7599F2" w14:textId="77777777" w:rsidR="00A65ED1" w:rsidRDefault="00FD72DC">
      <w:pPr>
        <w:pStyle w:val="TOC1"/>
        <w:tabs>
          <w:tab w:val="left" w:pos="1100"/>
          <w:tab w:val="right" w:pos="9016"/>
        </w:tabs>
        <w:rPr>
          <w:rFonts w:asciiTheme="minorHAnsi" w:eastAsiaTheme="minorEastAsia" w:hAnsiTheme="minorHAnsi" w:cstheme="minorBidi"/>
          <w:noProof/>
          <w:sz w:val="22"/>
          <w:szCs w:val="22"/>
          <w:lang w:eastAsia="en-GB"/>
        </w:rPr>
      </w:pPr>
      <w:hyperlink w:anchor="_Toc443380639" w:history="1">
        <w:r w:rsidR="00A65ED1" w:rsidRPr="00F876BD">
          <w:rPr>
            <w:rStyle w:val="Hyperlink"/>
            <w:rFonts w:eastAsia="MS PMincho"/>
            <w:noProof/>
          </w:rPr>
          <w:t>Part 15</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Right to Manage</w:t>
        </w:r>
        <w:r w:rsidR="00A65ED1">
          <w:rPr>
            <w:noProof/>
            <w:webHidden/>
          </w:rPr>
          <w:tab/>
        </w:r>
        <w:r w:rsidR="00A65ED1">
          <w:rPr>
            <w:noProof/>
            <w:webHidden/>
          </w:rPr>
          <w:fldChar w:fldCharType="begin"/>
        </w:r>
        <w:r w:rsidR="00A65ED1">
          <w:rPr>
            <w:noProof/>
            <w:webHidden/>
          </w:rPr>
          <w:instrText xml:space="preserve"> PAGEREF _Toc443380639 \h </w:instrText>
        </w:r>
        <w:r w:rsidR="00A65ED1">
          <w:rPr>
            <w:noProof/>
            <w:webHidden/>
          </w:rPr>
        </w:r>
        <w:r w:rsidR="00A65ED1">
          <w:rPr>
            <w:noProof/>
            <w:webHidden/>
          </w:rPr>
          <w:fldChar w:fldCharType="separate"/>
        </w:r>
        <w:r w:rsidR="00A65ED1">
          <w:rPr>
            <w:noProof/>
            <w:webHidden/>
          </w:rPr>
          <w:t>84</w:t>
        </w:r>
        <w:r w:rsidR="00A65ED1">
          <w:rPr>
            <w:noProof/>
            <w:webHidden/>
          </w:rPr>
          <w:fldChar w:fldCharType="end"/>
        </w:r>
      </w:hyperlink>
    </w:p>
    <w:p w14:paraId="769FB8BF"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40" w:history="1">
        <w:r w:rsidR="00A65ED1" w:rsidRPr="00F876BD">
          <w:rPr>
            <w:rStyle w:val="Hyperlink"/>
            <w:rFonts w:eastAsia="MS PMincho"/>
            <w:noProof/>
          </w:rPr>
          <w:t>15.1</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Introduction</w:t>
        </w:r>
        <w:r w:rsidR="00A65ED1">
          <w:rPr>
            <w:noProof/>
            <w:webHidden/>
          </w:rPr>
          <w:tab/>
        </w:r>
        <w:r w:rsidR="00A65ED1">
          <w:rPr>
            <w:noProof/>
            <w:webHidden/>
          </w:rPr>
          <w:fldChar w:fldCharType="begin"/>
        </w:r>
        <w:r w:rsidR="00A65ED1">
          <w:rPr>
            <w:noProof/>
            <w:webHidden/>
          </w:rPr>
          <w:instrText xml:space="preserve"> PAGEREF _Toc443380640 \h </w:instrText>
        </w:r>
        <w:r w:rsidR="00A65ED1">
          <w:rPr>
            <w:noProof/>
            <w:webHidden/>
          </w:rPr>
        </w:r>
        <w:r w:rsidR="00A65ED1">
          <w:rPr>
            <w:noProof/>
            <w:webHidden/>
          </w:rPr>
          <w:fldChar w:fldCharType="separate"/>
        </w:r>
        <w:r w:rsidR="00A65ED1">
          <w:rPr>
            <w:noProof/>
            <w:webHidden/>
          </w:rPr>
          <w:t>84</w:t>
        </w:r>
        <w:r w:rsidR="00A65ED1">
          <w:rPr>
            <w:noProof/>
            <w:webHidden/>
          </w:rPr>
          <w:fldChar w:fldCharType="end"/>
        </w:r>
      </w:hyperlink>
    </w:p>
    <w:p w14:paraId="687F5D83"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41" w:history="1">
        <w:r w:rsidR="00A65ED1" w:rsidRPr="00F876BD">
          <w:rPr>
            <w:rStyle w:val="Hyperlink"/>
            <w:rFonts w:eastAsia="MS PMincho"/>
            <w:noProof/>
          </w:rPr>
          <w:t>15.2</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Rights</w:t>
        </w:r>
        <w:r w:rsidR="00A65ED1">
          <w:rPr>
            <w:noProof/>
            <w:webHidden/>
          </w:rPr>
          <w:tab/>
        </w:r>
        <w:r w:rsidR="00A65ED1">
          <w:rPr>
            <w:noProof/>
            <w:webHidden/>
          </w:rPr>
          <w:fldChar w:fldCharType="begin"/>
        </w:r>
        <w:r w:rsidR="00A65ED1">
          <w:rPr>
            <w:noProof/>
            <w:webHidden/>
          </w:rPr>
          <w:instrText xml:space="preserve"> PAGEREF _Toc443380641 \h </w:instrText>
        </w:r>
        <w:r w:rsidR="00A65ED1">
          <w:rPr>
            <w:noProof/>
            <w:webHidden/>
          </w:rPr>
        </w:r>
        <w:r w:rsidR="00A65ED1">
          <w:rPr>
            <w:noProof/>
            <w:webHidden/>
          </w:rPr>
          <w:fldChar w:fldCharType="separate"/>
        </w:r>
        <w:r w:rsidR="00A65ED1">
          <w:rPr>
            <w:noProof/>
            <w:webHidden/>
          </w:rPr>
          <w:t>84</w:t>
        </w:r>
        <w:r w:rsidR="00A65ED1">
          <w:rPr>
            <w:noProof/>
            <w:webHidden/>
          </w:rPr>
          <w:fldChar w:fldCharType="end"/>
        </w:r>
      </w:hyperlink>
    </w:p>
    <w:p w14:paraId="79335A9B" w14:textId="77777777" w:rsidR="00A65ED1" w:rsidRDefault="00FD72DC">
      <w:pPr>
        <w:pStyle w:val="TOC2"/>
        <w:tabs>
          <w:tab w:val="left" w:pos="1100"/>
          <w:tab w:val="right" w:pos="9016"/>
        </w:tabs>
        <w:rPr>
          <w:rFonts w:asciiTheme="minorHAnsi" w:eastAsiaTheme="minorEastAsia" w:hAnsiTheme="minorHAnsi" w:cstheme="minorBidi"/>
          <w:noProof/>
          <w:sz w:val="22"/>
          <w:szCs w:val="22"/>
          <w:lang w:eastAsia="en-GB"/>
        </w:rPr>
      </w:pPr>
      <w:hyperlink w:anchor="_Toc443380642" w:history="1">
        <w:r w:rsidR="00A65ED1" w:rsidRPr="00F876BD">
          <w:rPr>
            <w:rStyle w:val="Hyperlink"/>
            <w:rFonts w:eastAsia="MS PMincho"/>
            <w:noProof/>
          </w:rPr>
          <w:t>15.3</w:t>
        </w:r>
        <w:r w:rsidR="00A65ED1">
          <w:rPr>
            <w:rFonts w:asciiTheme="minorHAnsi" w:eastAsiaTheme="minorEastAsia" w:hAnsiTheme="minorHAnsi" w:cstheme="minorBidi"/>
            <w:noProof/>
            <w:sz w:val="22"/>
            <w:szCs w:val="22"/>
            <w:lang w:eastAsia="en-GB"/>
          </w:rPr>
          <w:tab/>
        </w:r>
        <w:r w:rsidR="00A65ED1" w:rsidRPr="00F876BD">
          <w:rPr>
            <w:rStyle w:val="Hyperlink"/>
            <w:rFonts w:eastAsia="MS PMincho"/>
            <w:noProof/>
          </w:rPr>
          <w:t>Right to Manage on part only of a development</w:t>
        </w:r>
        <w:r w:rsidR="00A65ED1">
          <w:rPr>
            <w:noProof/>
            <w:webHidden/>
          </w:rPr>
          <w:tab/>
        </w:r>
        <w:r w:rsidR="00A65ED1">
          <w:rPr>
            <w:noProof/>
            <w:webHidden/>
          </w:rPr>
          <w:fldChar w:fldCharType="begin"/>
        </w:r>
        <w:r w:rsidR="00A65ED1">
          <w:rPr>
            <w:noProof/>
            <w:webHidden/>
          </w:rPr>
          <w:instrText xml:space="preserve"> PAGEREF _Toc443380642 \h </w:instrText>
        </w:r>
        <w:r w:rsidR="00A65ED1">
          <w:rPr>
            <w:noProof/>
            <w:webHidden/>
          </w:rPr>
        </w:r>
        <w:r w:rsidR="00A65ED1">
          <w:rPr>
            <w:noProof/>
            <w:webHidden/>
          </w:rPr>
          <w:fldChar w:fldCharType="separate"/>
        </w:r>
        <w:r w:rsidR="00A65ED1">
          <w:rPr>
            <w:noProof/>
            <w:webHidden/>
          </w:rPr>
          <w:t>84</w:t>
        </w:r>
        <w:r w:rsidR="00A65ED1">
          <w:rPr>
            <w:noProof/>
            <w:webHidden/>
          </w:rPr>
          <w:fldChar w:fldCharType="end"/>
        </w:r>
      </w:hyperlink>
    </w:p>
    <w:p w14:paraId="4227DB5A" w14:textId="77777777" w:rsidR="00A65ED1" w:rsidRDefault="00FD72DC">
      <w:pPr>
        <w:pStyle w:val="TOC1"/>
        <w:tabs>
          <w:tab w:val="right" w:pos="9016"/>
        </w:tabs>
        <w:rPr>
          <w:rFonts w:asciiTheme="minorHAnsi" w:eastAsiaTheme="minorEastAsia" w:hAnsiTheme="minorHAnsi" w:cstheme="minorBidi"/>
          <w:noProof/>
          <w:sz w:val="22"/>
          <w:szCs w:val="22"/>
          <w:lang w:eastAsia="en-GB"/>
        </w:rPr>
      </w:pPr>
      <w:hyperlink w:anchor="_Toc443380643" w:history="1">
        <w:r w:rsidR="00A65ED1" w:rsidRPr="00F876BD">
          <w:rPr>
            <w:rStyle w:val="Hyperlink"/>
            <w:rFonts w:eastAsia="MS PMincho"/>
            <w:noProof/>
          </w:rPr>
          <w:t>Appendices</w:t>
        </w:r>
        <w:r w:rsidR="00A65ED1">
          <w:rPr>
            <w:noProof/>
            <w:webHidden/>
          </w:rPr>
          <w:tab/>
        </w:r>
        <w:r w:rsidR="00A65ED1">
          <w:rPr>
            <w:noProof/>
            <w:webHidden/>
          </w:rPr>
          <w:fldChar w:fldCharType="begin"/>
        </w:r>
        <w:r w:rsidR="00A65ED1">
          <w:rPr>
            <w:noProof/>
            <w:webHidden/>
          </w:rPr>
          <w:instrText xml:space="preserve"> PAGEREF _Toc443380643 \h </w:instrText>
        </w:r>
        <w:r w:rsidR="00A65ED1">
          <w:rPr>
            <w:noProof/>
            <w:webHidden/>
          </w:rPr>
        </w:r>
        <w:r w:rsidR="00A65ED1">
          <w:rPr>
            <w:noProof/>
            <w:webHidden/>
          </w:rPr>
          <w:fldChar w:fldCharType="separate"/>
        </w:r>
        <w:r w:rsidR="00A65ED1">
          <w:rPr>
            <w:noProof/>
            <w:webHidden/>
          </w:rPr>
          <w:t>87</w:t>
        </w:r>
        <w:r w:rsidR="00A65ED1">
          <w:rPr>
            <w:noProof/>
            <w:webHidden/>
          </w:rPr>
          <w:fldChar w:fldCharType="end"/>
        </w:r>
      </w:hyperlink>
    </w:p>
    <w:p w14:paraId="0E16ECE1" w14:textId="77777777" w:rsidR="00A65ED1" w:rsidRDefault="00FD72DC">
      <w:pPr>
        <w:pStyle w:val="TOC1"/>
        <w:tabs>
          <w:tab w:val="right" w:pos="9016"/>
        </w:tabs>
        <w:rPr>
          <w:rFonts w:asciiTheme="minorHAnsi" w:eastAsiaTheme="minorEastAsia" w:hAnsiTheme="minorHAnsi" w:cstheme="minorBidi"/>
          <w:noProof/>
          <w:sz w:val="22"/>
          <w:szCs w:val="22"/>
          <w:lang w:eastAsia="en-GB"/>
        </w:rPr>
      </w:pPr>
      <w:hyperlink w:anchor="_Toc443380644" w:history="1">
        <w:r w:rsidR="00A65ED1" w:rsidRPr="00F876BD">
          <w:rPr>
            <w:rStyle w:val="Hyperlink"/>
            <w:rFonts w:eastAsia="MS PMincho"/>
            <w:noProof/>
          </w:rPr>
          <w:t>Appendix A: Lease variations</w:t>
        </w:r>
        <w:r w:rsidR="00A65ED1">
          <w:rPr>
            <w:noProof/>
            <w:webHidden/>
          </w:rPr>
          <w:tab/>
        </w:r>
        <w:r w:rsidR="00A65ED1">
          <w:rPr>
            <w:noProof/>
            <w:webHidden/>
          </w:rPr>
          <w:fldChar w:fldCharType="begin"/>
        </w:r>
        <w:r w:rsidR="00A65ED1">
          <w:rPr>
            <w:noProof/>
            <w:webHidden/>
          </w:rPr>
          <w:instrText xml:space="preserve"> PAGEREF _Toc443380644 \h </w:instrText>
        </w:r>
        <w:r w:rsidR="00A65ED1">
          <w:rPr>
            <w:noProof/>
            <w:webHidden/>
          </w:rPr>
        </w:r>
        <w:r w:rsidR="00A65ED1">
          <w:rPr>
            <w:noProof/>
            <w:webHidden/>
          </w:rPr>
          <w:fldChar w:fldCharType="separate"/>
        </w:r>
        <w:r w:rsidR="00A65ED1">
          <w:rPr>
            <w:noProof/>
            <w:webHidden/>
          </w:rPr>
          <w:t>87</w:t>
        </w:r>
        <w:r w:rsidR="00A65ED1">
          <w:rPr>
            <w:noProof/>
            <w:webHidden/>
          </w:rPr>
          <w:fldChar w:fldCharType="end"/>
        </w:r>
      </w:hyperlink>
    </w:p>
    <w:p w14:paraId="208A3DC5" w14:textId="77777777" w:rsidR="00A65ED1" w:rsidRDefault="00FD72DC">
      <w:pPr>
        <w:pStyle w:val="TOC1"/>
        <w:tabs>
          <w:tab w:val="right" w:pos="9016"/>
        </w:tabs>
        <w:rPr>
          <w:rFonts w:asciiTheme="minorHAnsi" w:eastAsiaTheme="minorEastAsia" w:hAnsiTheme="minorHAnsi" w:cstheme="minorBidi"/>
          <w:noProof/>
          <w:sz w:val="22"/>
          <w:szCs w:val="22"/>
          <w:lang w:eastAsia="en-GB"/>
        </w:rPr>
      </w:pPr>
      <w:hyperlink w:anchor="_Toc443380645" w:history="1">
        <w:r w:rsidR="00A65ED1" w:rsidRPr="00F876BD">
          <w:rPr>
            <w:rStyle w:val="Hyperlink"/>
            <w:rFonts w:eastAsia="MS PMincho"/>
            <w:noProof/>
            <w:w w:val="102"/>
          </w:rPr>
          <w:t xml:space="preserve">Appendix B:  </w:t>
        </w:r>
        <w:r w:rsidR="00A65ED1" w:rsidRPr="00F876BD">
          <w:rPr>
            <w:rStyle w:val="Hyperlink"/>
            <w:rFonts w:eastAsia="MS PMincho"/>
            <w:noProof/>
          </w:rPr>
          <w:t>Statutory rights of leaseholders</w:t>
        </w:r>
        <w:r w:rsidR="00A65ED1">
          <w:rPr>
            <w:noProof/>
            <w:webHidden/>
          </w:rPr>
          <w:tab/>
        </w:r>
        <w:r w:rsidR="00A65ED1">
          <w:rPr>
            <w:noProof/>
            <w:webHidden/>
          </w:rPr>
          <w:fldChar w:fldCharType="begin"/>
        </w:r>
        <w:r w:rsidR="00A65ED1">
          <w:rPr>
            <w:noProof/>
            <w:webHidden/>
          </w:rPr>
          <w:instrText xml:space="preserve"> PAGEREF _Toc443380645 \h </w:instrText>
        </w:r>
        <w:r w:rsidR="00A65ED1">
          <w:rPr>
            <w:noProof/>
            <w:webHidden/>
          </w:rPr>
        </w:r>
        <w:r w:rsidR="00A65ED1">
          <w:rPr>
            <w:noProof/>
            <w:webHidden/>
          </w:rPr>
          <w:fldChar w:fldCharType="separate"/>
        </w:r>
        <w:r w:rsidR="00A65ED1">
          <w:rPr>
            <w:noProof/>
            <w:webHidden/>
          </w:rPr>
          <w:t>89</w:t>
        </w:r>
        <w:r w:rsidR="00A65ED1">
          <w:rPr>
            <w:noProof/>
            <w:webHidden/>
          </w:rPr>
          <w:fldChar w:fldCharType="end"/>
        </w:r>
      </w:hyperlink>
    </w:p>
    <w:p w14:paraId="727073B9" w14:textId="77777777" w:rsidR="00A65ED1" w:rsidRDefault="00FD72DC">
      <w:pPr>
        <w:pStyle w:val="TOC1"/>
        <w:tabs>
          <w:tab w:val="right" w:pos="9016"/>
        </w:tabs>
        <w:rPr>
          <w:rFonts w:asciiTheme="minorHAnsi" w:eastAsiaTheme="minorEastAsia" w:hAnsiTheme="minorHAnsi" w:cstheme="minorBidi"/>
          <w:noProof/>
          <w:sz w:val="22"/>
          <w:szCs w:val="22"/>
          <w:lang w:eastAsia="en-GB"/>
        </w:rPr>
      </w:pPr>
      <w:hyperlink w:anchor="_Toc443380646" w:history="1">
        <w:r w:rsidR="00A65ED1" w:rsidRPr="00F876BD">
          <w:rPr>
            <w:rStyle w:val="Hyperlink"/>
            <w:noProof/>
          </w:rPr>
          <w:t>Appendix C: Information leaseholders can expect to receive during the ownership of a flat</w:t>
        </w:r>
        <w:r w:rsidR="00A65ED1">
          <w:rPr>
            <w:noProof/>
            <w:webHidden/>
          </w:rPr>
          <w:tab/>
        </w:r>
        <w:r w:rsidR="00A65ED1">
          <w:rPr>
            <w:noProof/>
            <w:webHidden/>
          </w:rPr>
          <w:fldChar w:fldCharType="begin"/>
        </w:r>
        <w:r w:rsidR="00A65ED1">
          <w:rPr>
            <w:noProof/>
            <w:webHidden/>
          </w:rPr>
          <w:instrText xml:space="preserve"> PAGEREF _Toc443380646 \h </w:instrText>
        </w:r>
        <w:r w:rsidR="00A65ED1">
          <w:rPr>
            <w:noProof/>
            <w:webHidden/>
          </w:rPr>
        </w:r>
        <w:r w:rsidR="00A65ED1">
          <w:rPr>
            <w:noProof/>
            <w:webHidden/>
          </w:rPr>
          <w:fldChar w:fldCharType="separate"/>
        </w:r>
        <w:r w:rsidR="00A65ED1">
          <w:rPr>
            <w:noProof/>
            <w:webHidden/>
          </w:rPr>
          <w:t>95</w:t>
        </w:r>
        <w:r w:rsidR="00A65ED1">
          <w:rPr>
            <w:noProof/>
            <w:webHidden/>
          </w:rPr>
          <w:fldChar w:fldCharType="end"/>
        </w:r>
      </w:hyperlink>
    </w:p>
    <w:p w14:paraId="4EEA9251" w14:textId="77777777" w:rsidR="00F82A12" w:rsidRDefault="00F82A12" w:rsidP="00A65ED1">
      <w:pPr>
        <w:jc w:val="center"/>
        <w:outlineLvl w:val="0"/>
        <w:rPr>
          <w:rFonts w:ascii="Arial" w:hAnsi="Arial" w:cs="Arial"/>
          <w:b/>
          <w:bCs/>
          <w:kern w:val="32"/>
        </w:rPr>
      </w:pPr>
      <w:r>
        <w:fldChar w:fldCharType="end"/>
      </w:r>
      <w:r>
        <w:br w:type="page"/>
      </w:r>
    </w:p>
    <w:p w14:paraId="17FC0758" w14:textId="77777777" w:rsidR="00F82A12" w:rsidRDefault="00F82A12" w:rsidP="00F82A12">
      <w:pPr>
        <w:jc w:val="center"/>
        <w:rPr>
          <w:rFonts w:ascii="Arial" w:eastAsia="MS Mincho" w:hAnsi="Arial" w:cs="Arial"/>
          <w:b/>
          <w:bCs/>
          <w:kern w:val="32"/>
          <w:sz w:val="32"/>
          <w:szCs w:val="32"/>
        </w:rPr>
      </w:pPr>
      <w:r>
        <w:rPr>
          <w:rFonts w:eastAsia="MS Mincho"/>
        </w:rPr>
        <w:lastRenderedPageBreak/>
        <w:br w:type="page"/>
      </w:r>
    </w:p>
    <w:p w14:paraId="3AB26D3F" w14:textId="77777777" w:rsidR="008F312B" w:rsidRPr="00316A3E" w:rsidRDefault="008F312B" w:rsidP="00316A3E">
      <w:pPr>
        <w:pStyle w:val="Heading1"/>
        <w:rPr>
          <w:rFonts w:eastAsia="MS PMincho"/>
        </w:rPr>
      </w:pPr>
      <w:bookmarkStart w:id="4" w:name="_Toc443380498"/>
      <w:r w:rsidRPr="00316A3E">
        <w:rPr>
          <w:rFonts w:eastAsia="MS PMincho"/>
        </w:rPr>
        <w:lastRenderedPageBreak/>
        <w:t>Special note</w:t>
      </w:r>
      <w:bookmarkEnd w:id="3"/>
      <w:bookmarkEnd w:id="4"/>
    </w:p>
    <w:p w14:paraId="6A15DF27" w14:textId="77777777" w:rsidR="008F312B" w:rsidRPr="008F312B" w:rsidRDefault="008F312B" w:rsidP="008F312B">
      <w:pPr>
        <w:widowControl w:val="0"/>
        <w:autoSpaceDE w:val="0"/>
        <w:autoSpaceDN w:val="0"/>
        <w:adjustRightInd w:val="0"/>
        <w:spacing w:before="9" w:line="140" w:lineRule="exact"/>
        <w:rPr>
          <w:rFonts w:ascii="Verdana" w:eastAsia="MS PMincho" w:hAnsi="Verdana"/>
          <w:color w:val="000000"/>
          <w:sz w:val="14"/>
          <w:szCs w:val="14"/>
        </w:rPr>
      </w:pPr>
    </w:p>
    <w:p w14:paraId="641ED021" w14:textId="77777777" w:rsidR="008F312B" w:rsidRPr="008F312B" w:rsidRDefault="008F312B" w:rsidP="008F312B">
      <w:pPr>
        <w:widowControl w:val="0"/>
        <w:autoSpaceDE w:val="0"/>
        <w:autoSpaceDN w:val="0"/>
        <w:adjustRightInd w:val="0"/>
        <w:spacing w:line="200" w:lineRule="exact"/>
        <w:rPr>
          <w:rFonts w:ascii="Verdana" w:eastAsia="MS PMincho" w:hAnsi="Verdana"/>
          <w:color w:val="000000"/>
          <w:sz w:val="20"/>
          <w:szCs w:val="20"/>
        </w:rPr>
      </w:pPr>
    </w:p>
    <w:p w14:paraId="0D237096" w14:textId="77777777" w:rsidR="008F312B" w:rsidRPr="00280E05" w:rsidRDefault="008F312B" w:rsidP="008F312B">
      <w:pPr>
        <w:widowControl w:val="0"/>
        <w:autoSpaceDE w:val="0"/>
        <w:autoSpaceDN w:val="0"/>
        <w:adjustRightInd w:val="0"/>
        <w:spacing w:line="243" w:lineRule="auto"/>
        <w:ind w:left="114" w:right="72"/>
        <w:rPr>
          <w:rFonts w:ascii="Verdana" w:eastAsia="MS PMincho" w:hAnsi="Verdana"/>
          <w:sz w:val="20"/>
          <w:szCs w:val="20"/>
        </w:rPr>
      </w:pPr>
      <w:r w:rsidRPr="00280E05">
        <w:rPr>
          <w:rFonts w:ascii="Verdana" w:eastAsia="MS PMincho" w:hAnsi="Verdana"/>
          <w:sz w:val="20"/>
          <w:szCs w:val="20"/>
        </w:rPr>
        <w:t>The</w:t>
      </w:r>
      <w:r w:rsidRPr="00280E05">
        <w:rPr>
          <w:rFonts w:ascii="Verdana" w:eastAsia="MS PMincho" w:hAnsi="Verdana"/>
          <w:spacing w:val="-9"/>
          <w:sz w:val="20"/>
          <w:szCs w:val="20"/>
        </w:rPr>
        <w:t xml:space="preserve"> </w:t>
      </w:r>
      <w:r w:rsidRPr="00280E05">
        <w:rPr>
          <w:rFonts w:ascii="Verdana" w:eastAsia="MS PMincho" w:hAnsi="Verdana"/>
          <w:spacing w:val="-2"/>
          <w:sz w:val="20"/>
          <w:szCs w:val="20"/>
        </w:rPr>
        <w:t>C</w:t>
      </w:r>
      <w:r w:rsidRPr="00280E05">
        <w:rPr>
          <w:rFonts w:ascii="Verdana" w:eastAsia="MS PMincho" w:hAnsi="Verdana"/>
          <w:sz w:val="20"/>
          <w:szCs w:val="20"/>
        </w:rPr>
        <w:t>ode</w:t>
      </w:r>
      <w:r w:rsidRPr="00280E05">
        <w:rPr>
          <w:rFonts w:ascii="Verdana" w:eastAsia="MS PMincho" w:hAnsi="Verdana"/>
          <w:spacing w:val="1"/>
          <w:sz w:val="20"/>
          <w:szCs w:val="20"/>
        </w:rPr>
        <w:t xml:space="preserve"> </w:t>
      </w:r>
      <w:r w:rsidRPr="00280E05">
        <w:rPr>
          <w:rFonts w:ascii="Verdana" w:eastAsia="MS PMincho" w:hAnsi="Verdana"/>
          <w:spacing w:val="-1"/>
          <w:sz w:val="20"/>
          <w:szCs w:val="20"/>
        </w:rPr>
        <w:t>d</w:t>
      </w:r>
      <w:r w:rsidRPr="00280E05">
        <w:rPr>
          <w:rFonts w:ascii="Verdana" w:eastAsia="MS PMincho" w:hAnsi="Verdana"/>
          <w:sz w:val="20"/>
          <w:szCs w:val="20"/>
        </w:rPr>
        <w:t>oes</w:t>
      </w:r>
      <w:r w:rsidRPr="00280E05">
        <w:rPr>
          <w:rFonts w:ascii="Verdana" w:eastAsia="MS PMincho" w:hAnsi="Verdana"/>
          <w:spacing w:val="-3"/>
          <w:sz w:val="20"/>
          <w:szCs w:val="20"/>
        </w:rPr>
        <w:t xml:space="preserve"> </w:t>
      </w:r>
      <w:r w:rsidRPr="00280E05">
        <w:rPr>
          <w:rFonts w:ascii="Verdana" w:eastAsia="MS PMincho" w:hAnsi="Verdana"/>
          <w:sz w:val="20"/>
          <w:szCs w:val="20"/>
        </w:rPr>
        <w:t>not</w:t>
      </w:r>
      <w:r w:rsidRPr="00280E05">
        <w:rPr>
          <w:rFonts w:ascii="Verdana" w:eastAsia="MS PMincho" w:hAnsi="Verdana"/>
          <w:spacing w:val="19"/>
          <w:sz w:val="20"/>
          <w:szCs w:val="20"/>
        </w:rPr>
        <w:t xml:space="preserve"> </w:t>
      </w:r>
      <w:r w:rsidRPr="00280E05">
        <w:rPr>
          <w:rFonts w:ascii="Verdana" w:eastAsia="MS PMincho" w:hAnsi="Verdana"/>
          <w:spacing w:val="-3"/>
          <w:sz w:val="20"/>
          <w:szCs w:val="20"/>
        </w:rPr>
        <w:t>c</w:t>
      </w:r>
      <w:r w:rsidRPr="00280E05">
        <w:rPr>
          <w:rFonts w:ascii="Verdana" w:eastAsia="MS PMincho" w:hAnsi="Verdana"/>
          <w:spacing w:val="-1"/>
          <w:sz w:val="20"/>
          <w:szCs w:val="20"/>
        </w:rPr>
        <w:t>o</w:t>
      </w:r>
      <w:r w:rsidRPr="00280E05">
        <w:rPr>
          <w:rFonts w:ascii="Verdana" w:eastAsia="MS PMincho" w:hAnsi="Verdana"/>
          <w:sz w:val="20"/>
          <w:szCs w:val="20"/>
        </w:rPr>
        <w:t>ntain</w:t>
      </w:r>
      <w:r w:rsidRPr="00280E05">
        <w:rPr>
          <w:rFonts w:ascii="Verdana" w:eastAsia="MS PMincho" w:hAnsi="Verdana"/>
          <w:spacing w:val="19"/>
          <w:sz w:val="20"/>
          <w:szCs w:val="20"/>
        </w:rPr>
        <w:t xml:space="preserve"> </w:t>
      </w:r>
      <w:r w:rsidRPr="00280E05">
        <w:rPr>
          <w:rFonts w:ascii="Verdana" w:eastAsia="MS PMincho" w:hAnsi="Verdana"/>
          <w:sz w:val="20"/>
          <w:szCs w:val="20"/>
        </w:rPr>
        <w:t>autho</w:t>
      </w:r>
      <w:r w:rsidRPr="00280E05">
        <w:rPr>
          <w:rFonts w:ascii="Verdana" w:eastAsia="MS PMincho" w:hAnsi="Verdana"/>
          <w:spacing w:val="3"/>
          <w:sz w:val="20"/>
          <w:szCs w:val="20"/>
        </w:rPr>
        <w:t>r</w:t>
      </w:r>
      <w:r w:rsidRPr="00280E05">
        <w:rPr>
          <w:rFonts w:ascii="Verdana" w:eastAsia="MS PMincho" w:hAnsi="Verdana"/>
          <w:sz w:val="20"/>
          <w:szCs w:val="20"/>
        </w:rPr>
        <w:t>itat</w:t>
      </w:r>
      <w:r w:rsidRPr="00280E05">
        <w:rPr>
          <w:rFonts w:ascii="Verdana" w:eastAsia="MS PMincho" w:hAnsi="Verdana"/>
          <w:spacing w:val="-2"/>
          <w:sz w:val="20"/>
          <w:szCs w:val="20"/>
        </w:rPr>
        <w:t>i</w:t>
      </w:r>
      <w:r w:rsidRPr="00280E05">
        <w:rPr>
          <w:rFonts w:ascii="Verdana" w:eastAsia="MS PMincho" w:hAnsi="Verdana"/>
          <w:spacing w:val="-4"/>
          <w:sz w:val="20"/>
          <w:szCs w:val="20"/>
        </w:rPr>
        <w:t>v</w:t>
      </w:r>
      <w:r w:rsidRPr="00280E05">
        <w:rPr>
          <w:rFonts w:ascii="Verdana" w:eastAsia="MS PMincho" w:hAnsi="Verdana"/>
          <w:sz w:val="20"/>
          <w:szCs w:val="20"/>
        </w:rPr>
        <w:t>e</w:t>
      </w:r>
      <w:r w:rsidRPr="00280E05">
        <w:rPr>
          <w:rFonts w:ascii="Verdana" w:eastAsia="MS PMincho" w:hAnsi="Verdana"/>
          <w:spacing w:val="14"/>
          <w:sz w:val="20"/>
          <w:szCs w:val="20"/>
        </w:rPr>
        <w:t xml:space="preserve"> </w:t>
      </w:r>
      <w:r w:rsidRPr="00280E05">
        <w:rPr>
          <w:rFonts w:ascii="Verdana" w:eastAsia="MS PMincho" w:hAnsi="Verdana"/>
          <w:sz w:val="20"/>
          <w:szCs w:val="20"/>
        </w:rPr>
        <w:t>or</w:t>
      </w:r>
      <w:r w:rsidRPr="00280E05">
        <w:rPr>
          <w:rFonts w:ascii="Verdana" w:eastAsia="MS PMincho" w:hAnsi="Verdana"/>
          <w:spacing w:val="11"/>
          <w:sz w:val="20"/>
          <w:szCs w:val="20"/>
        </w:rPr>
        <w:t xml:space="preserve"> </w:t>
      </w:r>
      <w:r w:rsidRPr="00280E05">
        <w:rPr>
          <w:rFonts w:ascii="Verdana" w:eastAsia="MS PMincho" w:hAnsi="Verdana"/>
          <w:spacing w:val="-3"/>
          <w:sz w:val="20"/>
          <w:szCs w:val="20"/>
        </w:rPr>
        <w:t>c</w:t>
      </w:r>
      <w:r w:rsidRPr="00280E05">
        <w:rPr>
          <w:rFonts w:ascii="Verdana" w:eastAsia="MS PMincho" w:hAnsi="Verdana"/>
          <w:spacing w:val="-1"/>
          <w:sz w:val="20"/>
          <w:szCs w:val="20"/>
        </w:rPr>
        <w:t>o</w:t>
      </w:r>
      <w:r w:rsidRPr="00280E05">
        <w:rPr>
          <w:rFonts w:ascii="Verdana" w:eastAsia="MS PMincho" w:hAnsi="Verdana"/>
          <w:sz w:val="20"/>
          <w:szCs w:val="20"/>
        </w:rPr>
        <w:t>mp</w:t>
      </w:r>
      <w:r w:rsidRPr="00280E05">
        <w:rPr>
          <w:rFonts w:ascii="Verdana" w:eastAsia="MS PMincho" w:hAnsi="Verdana"/>
          <w:spacing w:val="-3"/>
          <w:sz w:val="20"/>
          <w:szCs w:val="20"/>
        </w:rPr>
        <w:t>r</w:t>
      </w:r>
      <w:r w:rsidRPr="00280E05">
        <w:rPr>
          <w:rFonts w:ascii="Verdana" w:eastAsia="MS PMincho" w:hAnsi="Verdana"/>
          <w:sz w:val="20"/>
          <w:szCs w:val="20"/>
        </w:rPr>
        <w:t>ehens</w:t>
      </w:r>
      <w:r w:rsidRPr="00280E05">
        <w:rPr>
          <w:rFonts w:ascii="Verdana" w:eastAsia="MS PMincho" w:hAnsi="Verdana"/>
          <w:spacing w:val="-2"/>
          <w:sz w:val="20"/>
          <w:szCs w:val="20"/>
        </w:rPr>
        <w:t>i</w:t>
      </w:r>
      <w:r w:rsidRPr="00280E05">
        <w:rPr>
          <w:rFonts w:ascii="Verdana" w:eastAsia="MS PMincho" w:hAnsi="Verdana"/>
          <w:spacing w:val="-4"/>
          <w:sz w:val="20"/>
          <w:szCs w:val="20"/>
        </w:rPr>
        <w:t>v</w:t>
      </w:r>
      <w:r w:rsidRPr="00280E05">
        <w:rPr>
          <w:rFonts w:ascii="Verdana" w:eastAsia="MS PMincho" w:hAnsi="Verdana"/>
          <w:sz w:val="20"/>
          <w:szCs w:val="20"/>
        </w:rPr>
        <w:t>e</w:t>
      </w:r>
      <w:r w:rsidRPr="00280E05">
        <w:rPr>
          <w:rFonts w:ascii="Verdana" w:eastAsia="MS PMincho" w:hAnsi="Verdana"/>
          <w:spacing w:val="-6"/>
          <w:sz w:val="20"/>
          <w:szCs w:val="20"/>
        </w:rPr>
        <w:t xml:space="preserve"> </w:t>
      </w:r>
      <w:r w:rsidRPr="00280E05">
        <w:rPr>
          <w:rFonts w:ascii="Verdana" w:eastAsia="MS PMincho" w:hAnsi="Verdana"/>
          <w:sz w:val="20"/>
          <w:szCs w:val="20"/>
        </w:rPr>
        <w:t>sta</w:t>
      </w:r>
      <w:r w:rsidRPr="00280E05">
        <w:rPr>
          <w:rFonts w:ascii="Verdana" w:eastAsia="MS PMincho" w:hAnsi="Verdana"/>
          <w:spacing w:val="-2"/>
          <w:sz w:val="20"/>
          <w:szCs w:val="20"/>
        </w:rPr>
        <w:t>t</w:t>
      </w:r>
      <w:r w:rsidRPr="00280E05">
        <w:rPr>
          <w:rFonts w:ascii="Verdana" w:eastAsia="MS PMincho" w:hAnsi="Verdana"/>
          <w:sz w:val="20"/>
          <w:szCs w:val="20"/>
        </w:rPr>
        <w:t>ements</w:t>
      </w:r>
      <w:r w:rsidRPr="00280E05">
        <w:rPr>
          <w:rFonts w:ascii="Verdana" w:eastAsia="MS PMincho" w:hAnsi="Verdana"/>
          <w:spacing w:val="3"/>
          <w:sz w:val="20"/>
          <w:szCs w:val="20"/>
        </w:rPr>
        <w:t xml:space="preserve"> </w:t>
      </w:r>
      <w:r w:rsidRPr="00280E05">
        <w:rPr>
          <w:rFonts w:ascii="Verdana" w:eastAsia="MS PMincho" w:hAnsi="Verdana"/>
          <w:sz w:val="20"/>
          <w:szCs w:val="20"/>
        </w:rPr>
        <w:t>of</w:t>
      </w:r>
      <w:r w:rsidRPr="00280E05">
        <w:rPr>
          <w:rFonts w:ascii="Verdana" w:eastAsia="MS PMincho" w:hAnsi="Verdana"/>
          <w:spacing w:val="3"/>
          <w:sz w:val="20"/>
          <w:szCs w:val="20"/>
        </w:rPr>
        <w:t xml:space="preserve"> </w:t>
      </w:r>
      <w:r w:rsidRPr="00280E05">
        <w:rPr>
          <w:rFonts w:ascii="Verdana" w:eastAsia="MS PMincho" w:hAnsi="Verdana"/>
          <w:sz w:val="20"/>
          <w:szCs w:val="20"/>
        </w:rPr>
        <w:t>the</w:t>
      </w:r>
      <w:r w:rsidRPr="00280E05">
        <w:rPr>
          <w:rFonts w:ascii="Verdana" w:eastAsia="MS PMincho" w:hAnsi="Verdana"/>
          <w:spacing w:val="8"/>
          <w:sz w:val="20"/>
          <w:szCs w:val="20"/>
        </w:rPr>
        <w:t xml:space="preserve"> </w:t>
      </w:r>
      <w:r w:rsidRPr="00280E05">
        <w:rPr>
          <w:rFonts w:ascii="Verdana" w:eastAsia="MS PMincho" w:hAnsi="Verdana"/>
          <w:spacing w:val="-3"/>
          <w:sz w:val="20"/>
          <w:szCs w:val="20"/>
        </w:rPr>
        <w:t>r</w:t>
      </w:r>
      <w:r w:rsidRPr="00280E05">
        <w:rPr>
          <w:rFonts w:ascii="Verdana" w:eastAsia="MS PMincho" w:hAnsi="Verdana"/>
          <w:sz w:val="20"/>
          <w:szCs w:val="20"/>
        </w:rPr>
        <w:t>el</w:t>
      </w:r>
      <w:r w:rsidRPr="00280E05">
        <w:rPr>
          <w:rFonts w:ascii="Verdana" w:eastAsia="MS PMincho" w:hAnsi="Verdana"/>
          <w:spacing w:val="1"/>
          <w:sz w:val="20"/>
          <w:szCs w:val="20"/>
        </w:rPr>
        <w:t>e</w:t>
      </w:r>
      <w:r w:rsidRPr="00280E05">
        <w:rPr>
          <w:rFonts w:ascii="Verdana" w:eastAsia="MS PMincho" w:hAnsi="Verdana"/>
          <w:sz w:val="20"/>
          <w:szCs w:val="20"/>
        </w:rPr>
        <w:t>vant</w:t>
      </w:r>
      <w:r w:rsidRPr="00280E05">
        <w:rPr>
          <w:rFonts w:ascii="Verdana" w:eastAsia="MS PMincho" w:hAnsi="Verdana"/>
          <w:spacing w:val="2"/>
          <w:sz w:val="20"/>
          <w:szCs w:val="20"/>
        </w:rPr>
        <w:t xml:space="preserve"> </w:t>
      </w:r>
      <w:r w:rsidRPr="00280E05">
        <w:rPr>
          <w:rFonts w:ascii="Verdana" w:eastAsia="MS PMincho" w:hAnsi="Verdana"/>
          <w:w w:val="95"/>
          <w:sz w:val="20"/>
          <w:szCs w:val="20"/>
        </w:rPr>
        <w:t>l</w:t>
      </w:r>
      <w:r w:rsidRPr="00280E05">
        <w:rPr>
          <w:rFonts w:ascii="Verdana" w:eastAsia="MS PMincho" w:hAnsi="Verdana"/>
          <w:spacing w:val="-5"/>
          <w:w w:val="95"/>
          <w:sz w:val="20"/>
          <w:szCs w:val="20"/>
        </w:rPr>
        <w:t>a</w:t>
      </w:r>
      <w:r w:rsidRPr="00280E05">
        <w:rPr>
          <w:rFonts w:ascii="Verdana" w:eastAsia="MS PMincho" w:hAnsi="Verdana"/>
          <w:spacing w:val="-10"/>
          <w:w w:val="95"/>
          <w:sz w:val="20"/>
          <w:szCs w:val="20"/>
        </w:rPr>
        <w:t>w</w:t>
      </w:r>
      <w:r w:rsidRPr="00280E05">
        <w:rPr>
          <w:rFonts w:ascii="Verdana" w:eastAsia="MS PMincho" w:hAnsi="Verdana"/>
          <w:w w:val="95"/>
          <w:sz w:val="20"/>
          <w:szCs w:val="20"/>
        </w:rPr>
        <w:t>.</w:t>
      </w:r>
      <w:r w:rsidRPr="00280E05">
        <w:rPr>
          <w:rFonts w:ascii="Verdana" w:eastAsia="MS PMincho" w:hAnsi="Verdana"/>
          <w:spacing w:val="-2"/>
          <w:w w:val="95"/>
          <w:sz w:val="20"/>
          <w:szCs w:val="20"/>
        </w:rPr>
        <w:t xml:space="preserve"> </w:t>
      </w:r>
      <w:r w:rsidRPr="00280E05">
        <w:rPr>
          <w:rFonts w:ascii="Verdana" w:eastAsia="MS PMincho" w:hAnsi="Verdana"/>
          <w:spacing w:val="-3"/>
          <w:sz w:val="20"/>
          <w:szCs w:val="20"/>
        </w:rPr>
        <w:t>I</w:t>
      </w:r>
      <w:r w:rsidRPr="00280E05">
        <w:rPr>
          <w:rFonts w:ascii="Verdana" w:eastAsia="MS PMincho" w:hAnsi="Verdana"/>
          <w:sz w:val="20"/>
          <w:szCs w:val="20"/>
        </w:rPr>
        <w:t xml:space="preserve">f </w:t>
      </w:r>
      <w:r w:rsidRPr="00280E05">
        <w:rPr>
          <w:rFonts w:ascii="Verdana" w:eastAsia="MS PMincho" w:hAnsi="Verdana"/>
          <w:spacing w:val="-4"/>
          <w:sz w:val="20"/>
          <w:szCs w:val="20"/>
        </w:rPr>
        <w:t>y</w:t>
      </w:r>
      <w:r w:rsidRPr="00280E05">
        <w:rPr>
          <w:rFonts w:ascii="Verdana" w:eastAsia="MS PMincho" w:hAnsi="Verdana"/>
          <w:sz w:val="20"/>
          <w:szCs w:val="20"/>
        </w:rPr>
        <w:t>ou a</w:t>
      </w:r>
      <w:r w:rsidRPr="00280E05">
        <w:rPr>
          <w:rFonts w:ascii="Verdana" w:eastAsia="MS PMincho" w:hAnsi="Verdana"/>
          <w:spacing w:val="-3"/>
          <w:sz w:val="20"/>
          <w:szCs w:val="20"/>
        </w:rPr>
        <w:t>r</w:t>
      </w:r>
      <w:r w:rsidRPr="00280E05">
        <w:rPr>
          <w:rFonts w:ascii="Verdana" w:eastAsia="MS PMincho" w:hAnsi="Verdana"/>
          <w:sz w:val="20"/>
          <w:szCs w:val="20"/>
        </w:rPr>
        <w:t>e</w:t>
      </w:r>
      <w:r w:rsidRPr="00280E05">
        <w:rPr>
          <w:rFonts w:ascii="Verdana" w:eastAsia="MS PMincho" w:hAnsi="Verdana"/>
          <w:spacing w:val="-3"/>
          <w:sz w:val="20"/>
          <w:szCs w:val="20"/>
        </w:rPr>
        <w:t xml:space="preserve"> </w:t>
      </w:r>
      <w:r w:rsidRPr="00280E05">
        <w:rPr>
          <w:rFonts w:ascii="Verdana" w:eastAsia="MS PMincho" w:hAnsi="Verdana"/>
          <w:sz w:val="20"/>
          <w:szCs w:val="20"/>
        </w:rPr>
        <w:t>in</w:t>
      </w:r>
      <w:r w:rsidRPr="00280E05">
        <w:rPr>
          <w:rFonts w:ascii="Verdana" w:eastAsia="MS PMincho" w:hAnsi="Verdana"/>
          <w:spacing w:val="-4"/>
          <w:sz w:val="20"/>
          <w:szCs w:val="20"/>
        </w:rPr>
        <w:t xml:space="preserve"> </w:t>
      </w:r>
      <w:r w:rsidRPr="00280E05">
        <w:rPr>
          <w:rFonts w:ascii="Verdana" w:eastAsia="MS PMincho" w:hAnsi="Verdana"/>
          <w:spacing w:val="-1"/>
          <w:sz w:val="20"/>
          <w:szCs w:val="20"/>
        </w:rPr>
        <w:t>d</w:t>
      </w:r>
      <w:r w:rsidRPr="00280E05">
        <w:rPr>
          <w:rFonts w:ascii="Verdana" w:eastAsia="MS PMincho" w:hAnsi="Verdana"/>
          <w:sz w:val="20"/>
          <w:szCs w:val="20"/>
        </w:rPr>
        <w:t>oubt</w:t>
      </w:r>
      <w:r w:rsidRPr="00280E05">
        <w:rPr>
          <w:rFonts w:ascii="Verdana" w:eastAsia="MS PMincho" w:hAnsi="Verdana"/>
          <w:spacing w:val="-5"/>
          <w:sz w:val="20"/>
          <w:szCs w:val="20"/>
        </w:rPr>
        <w:t xml:space="preserve"> </w:t>
      </w:r>
      <w:r w:rsidRPr="00280E05">
        <w:rPr>
          <w:rFonts w:ascii="Verdana" w:eastAsia="MS PMincho" w:hAnsi="Verdana"/>
          <w:sz w:val="20"/>
          <w:szCs w:val="20"/>
        </w:rPr>
        <w:t>about</w:t>
      </w:r>
      <w:r w:rsidRPr="00280E05">
        <w:rPr>
          <w:rFonts w:ascii="Verdana" w:eastAsia="MS PMincho" w:hAnsi="Verdana"/>
          <w:spacing w:val="8"/>
          <w:sz w:val="20"/>
          <w:szCs w:val="20"/>
        </w:rPr>
        <w:t xml:space="preserve"> </w:t>
      </w:r>
      <w:r w:rsidRPr="00280E05">
        <w:rPr>
          <w:rFonts w:ascii="Verdana" w:eastAsia="MS PMincho" w:hAnsi="Verdana"/>
          <w:w w:val="103"/>
          <w:sz w:val="20"/>
          <w:szCs w:val="20"/>
        </w:rPr>
        <w:t>the</w:t>
      </w:r>
      <w:r w:rsidRPr="00280E05">
        <w:rPr>
          <w:rFonts w:ascii="Verdana" w:eastAsia="MS PMincho" w:hAnsi="Verdana"/>
          <w:spacing w:val="-10"/>
          <w:sz w:val="20"/>
          <w:szCs w:val="20"/>
        </w:rPr>
        <w:t xml:space="preserve"> </w:t>
      </w:r>
      <w:r w:rsidRPr="00280E05">
        <w:rPr>
          <w:rFonts w:ascii="Verdana" w:eastAsia="MS PMincho" w:hAnsi="Verdana"/>
          <w:sz w:val="20"/>
          <w:szCs w:val="20"/>
        </w:rPr>
        <w:t>statu</w:t>
      </w:r>
      <w:r w:rsidRPr="00280E05">
        <w:rPr>
          <w:rFonts w:ascii="Verdana" w:eastAsia="MS PMincho" w:hAnsi="Verdana"/>
          <w:spacing w:val="-2"/>
          <w:sz w:val="20"/>
          <w:szCs w:val="20"/>
        </w:rPr>
        <w:t>t</w:t>
      </w:r>
      <w:r w:rsidRPr="00280E05">
        <w:rPr>
          <w:rFonts w:ascii="Verdana" w:eastAsia="MS PMincho" w:hAnsi="Verdana"/>
          <w:sz w:val="20"/>
          <w:szCs w:val="20"/>
        </w:rPr>
        <w:t>o</w:t>
      </w:r>
      <w:r w:rsidRPr="00280E05">
        <w:rPr>
          <w:rFonts w:ascii="Verdana" w:eastAsia="MS PMincho" w:hAnsi="Verdana"/>
          <w:spacing w:val="6"/>
          <w:sz w:val="20"/>
          <w:szCs w:val="20"/>
        </w:rPr>
        <w:t>r</w:t>
      </w:r>
      <w:r w:rsidRPr="00280E05">
        <w:rPr>
          <w:rFonts w:ascii="Verdana" w:eastAsia="MS PMincho" w:hAnsi="Verdana"/>
          <w:sz w:val="20"/>
          <w:szCs w:val="20"/>
        </w:rPr>
        <w:t xml:space="preserve">y </w:t>
      </w:r>
      <w:r w:rsidRPr="00280E05">
        <w:rPr>
          <w:rFonts w:ascii="Verdana" w:eastAsia="MS PMincho" w:hAnsi="Verdana"/>
          <w:spacing w:val="3"/>
          <w:sz w:val="20"/>
          <w:szCs w:val="20"/>
        </w:rPr>
        <w:t>r</w:t>
      </w:r>
      <w:r w:rsidRPr="00280E05">
        <w:rPr>
          <w:rFonts w:ascii="Verdana" w:eastAsia="MS PMincho" w:hAnsi="Verdana"/>
          <w:sz w:val="20"/>
          <w:szCs w:val="20"/>
        </w:rPr>
        <w:t>i</w:t>
      </w:r>
      <w:r w:rsidRPr="00280E05">
        <w:rPr>
          <w:rFonts w:ascii="Verdana" w:eastAsia="MS PMincho" w:hAnsi="Verdana"/>
          <w:spacing w:val="3"/>
          <w:sz w:val="20"/>
          <w:szCs w:val="20"/>
        </w:rPr>
        <w:t>g</w:t>
      </w:r>
      <w:r w:rsidRPr="00280E05">
        <w:rPr>
          <w:rFonts w:ascii="Verdana" w:eastAsia="MS PMincho" w:hAnsi="Verdana"/>
          <w:sz w:val="20"/>
          <w:szCs w:val="20"/>
        </w:rPr>
        <w:t>hts</w:t>
      </w:r>
      <w:r w:rsidRPr="00280E05">
        <w:rPr>
          <w:rFonts w:ascii="Verdana" w:eastAsia="MS PMincho" w:hAnsi="Verdana"/>
          <w:spacing w:val="-10"/>
          <w:sz w:val="20"/>
          <w:szCs w:val="20"/>
        </w:rPr>
        <w:t xml:space="preserve"> </w:t>
      </w:r>
      <w:r w:rsidRPr="00280E05">
        <w:rPr>
          <w:rFonts w:ascii="Verdana" w:eastAsia="MS PMincho" w:hAnsi="Verdana"/>
          <w:sz w:val="20"/>
          <w:szCs w:val="20"/>
        </w:rPr>
        <w:t>or a</w:t>
      </w:r>
      <w:r w:rsidRPr="00280E05">
        <w:rPr>
          <w:rFonts w:ascii="Verdana" w:eastAsia="MS PMincho" w:hAnsi="Verdana"/>
          <w:spacing w:val="-3"/>
          <w:sz w:val="20"/>
          <w:szCs w:val="20"/>
        </w:rPr>
        <w:t>r</w:t>
      </w:r>
      <w:r w:rsidRPr="00280E05">
        <w:rPr>
          <w:rFonts w:ascii="Verdana" w:eastAsia="MS PMincho" w:hAnsi="Verdana"/>
          <w:sz w:val="20"/>
          <w:szCs w:val="20"/>
        </w:rPr>
        <w:t>e</w:t>
      </w:r>
      <w:r w:rsidRPr="00280E05">
        <w:rPr>
          <w:rFonts w:ascii="Verdana" w:eastAsia="MS PMincho" w:hAnsi="Verdana"/>
          <w:spacing w:val="-13"/>
          <w:sz w:val="20"/>
          <w:szCs w:val="20"/>
        </w:rPr>
        <w:t xml:space="preserve"> </w:t>
      </w:r>
      <w:r w:rsidRPr="00280E05">
        <w:rPr>
          <w:rFonts w:ascii="Verdana" w:eastAsia="MS PMincho" w:hAnsi="Verdana"/>
          <w:spacing w:val="-3"/>
          <w:sz w:val="20"/>
          <w:szCs w:val="20"/>
        </w:rPr>
        <w:t>c</w:t>
      </w:r>
      <w:r w:rsidRPr="00280E05">
        <w:rPr>
          <w:rFonts w:ascii="Verdana" w:eastAsia="MS PMincho" w:hAnsi="Verdana"/>
          <w:spacing w:val="-1"/>
          <w:sz w:val="20"/>
          <w:szCs w:val="20"/>
        </w:rPr>
        <w:t>o</w:t>
      </w:r>
      <w:r w:rsidRPr="00280E05">
        <w:rPr>
          <w:rFonts w:ascii="Verdana" w:eastAsia="MS PMincho" w:hAnsi="Verdana"/>
          <w:sz w:val="20"/>
          <w:szCs w:val="20"/>
        </w:rPr>
        <w:t>nside</w:t>
      </w:r>
      <w:r w:rsidRPr="00280E05">
        <w:rPr>
          <w:rFonts w:ascii="Verdana" w:eastAsia="MS PMincho" w:hAnsi="Verdana"/>
          <w:spacing w:val="3"/>
          <w:sz w:val="20"/>
          <w:szCs w:val="20"/>
        </w:rPr>
        <w:t>r</w:t>
      </w:r>
      <w:r w:rsidRPr="00280E05">
        <w:rPr>
          <w:rFonts w:ascii="Verdana" w:eastAsia="MS PMincho" w:hAnsi="Verdana"/>
          <w:sz w:val="20"/>
          <w:szCs w:val="20"/>
        </w:rPr>
        <w:t>ing</w:t>
      </w:r>
      <w:r w:rsidRPr="00280E05">
        <w:rPr>
          <w:rFonts w:ascii="Verdana" w:eastAsia="MS PMincho" w:hAnsi="Verdana"/>
          <w:spacing w:val="-11"/>
          <w:sz w:val="20"/>
          <w:szCs w:val="20"/>
        </w:rPr>
        <w:t xml:space="preserve"> </w:t>
      </w:r>
      <w:r w:rsidRPr="00280E05">
        <w:rPr>
          <w:rFonts w:ascii="Verdana" w:eastAsia="MS PMincho" w:hAnsi="Verdana"/>
          <w:sz w:val="20"/>
          <w:szCs w:val="20"/>
        </w:rPr>
        <w:t>taking</w:t>
      </w:r>
      <w:r w:rsidRPr="00280E05">
        <w:rPr>
          <w:rFonts w:ascii="Verdana" w:eastAsia="MS PMincho" w:hAnsi="Verdana"/>
          <w:spacing w:val="-10"/>
          <w:sz w:val="20"/>
          <w:szCs w:val="20"/>
        </w:rPr>
        <w:t xml:space="preserve"> </w:t>
      </w:r>
      <w:r w:rsidRPr="00280E05">
        <w:rPr>
          <w:rFonts w:ascii="Verdana" w:eastAsia="MS PMincho" w:hAnsi="Verdana"/>
          <w:w w:val="93"/>
          <w:sz w:val="20"/>
          <w:szCs w:val="20"/>
        </w:rPr>
        <w:t>legal</w:t>
      </w:r>
      <w:r w:rsidRPr="00280E05">
        <w:rPr>
          <w:rFonts w:ascii="Verdana" w:eastAsia="MS PMincho" w:hAnsi="Verdana"/>
          <w:spacing w:val="-6"/>
          <w:w w:val="93"/>
          <w:sz w:val="20"/>
          <w:szCs w:val="20"/>
        </w:rPr>
        <w:t xml:space="preserve"> </w:t>
      </w:r>
      <w:r w:rsidRPr="00280E05">
        <w:rPr>
          <w:rFonts w:ascii="Verdana" w:eastAsia="MS PMincho" w:hAnsi="Verdana"/>
          <w:sz w:val="20"/>
          <w:szCs w:val="20"/>
        </w:rPr>
        <w:t>a</w:t>
      </w:r>
      <w:r w:rsidRPr="00280E05">
        <w:rPr>
          <w:rFonts w:ascii="Verdana" w:eastAsia="MS PMincho" w:hAnsi="Verdana"/>
          <w:spacing w:val="1"/>
          <w:sz w:val="20"/>
          <w:szCs w:val="20"/>
        </w:rPr>
        <w:t>c</w:t>
      </w:r>
      <w:r w:rsidRPr="00280E05">
        <w:rPr>
          <w:rFonts w:ascii="Verdana" w:eastAsia="MS PMincho" w:hAnsi="Verdana"/>
          <w:sz w:val="20"/>
          <w:szCs w:val="20"/>
        </w:rPr>
        <w:t>tion</w:t>
      </w:r>
      <w:r w:rsidRPr="00280E05">
        <w:rPr>
          <w:rFonts w:ascii="Verdana" w:eastAsia="MS PMincho" w:hAnsi="Verdana"/>
          <w:spacing w:val="2"/>
          <w:sz w:val="20"/>
          <w:szCs w:val="20"/>
        </w:rPr>
        <w:t xml:space="preserve"> </w:t>
      </w:r>
      <w:r w:rsidRPr="00280E05">
        <w:rPr>
          <w:rFonts w:ascii="Verdana" w:eastAsia="MS PMincho" w:hAnsi="Verdana"/>
          <w:spacing w:val="-4"/>
          <w:sz w:val="20"/>
          <w:szCs w:val="20"/>
        </w:rPr>
        <w:t>y</w:t>
      </w:r>
      <w:r w:rsidRPr="00280E05">
        <w:rPr>
          <w:rFonts w:ascii="Verdana" w:eastAsia="MS PMincho" w:hAnsi="Verdana"/>
          <w:sz w:val="20"/>
          <w:szCs w:val="20"/>
        </w:rPr>
        <w:t>ou</w:t>
      </w:r>
      <w:r w:rsidRPr="00280E05">
        <w:rPr>
          <w:rFonts w:ascii="Verdana" w:eastAsia="MS PMincho" w:hAnsi="Verdana"/>
          <w:spacing w:val="-11"/>
          <w:sz w:val="20"/>
          <w:szCs w:val="20"/>
        </w:rPr>
        <w:t xml:space="preserve"> </w:t>
      </w:r>
      <w:r w:rsidRPr="00280E05">
        <w:rPr>
          <w:rFonts w:ascii="Verdana" w:eastAsia="MS PMincho" w:hAnsi="Verdana"/>
          <w:spacing w:val="-3"/>
          <w:sz w:val="20"/>
          <w:szCs w:val="20"/>
        </w:rPr>
        <w:t>w</w:t>
      </w:r>
      <w:r w:rsidRPr="00280E05">
        <w:rPr>
          <w:rFonts w:ascii="Verdana" w:eastAsia="MS PMincho" w:hAnsi="Verdana"/>
          <w:sz w:val="20"/>
          <w:szCs w:val="20"/>
        </w:rPr>
        <w:t>ould</w:t>
      </w:r>
      <w:r w:rsidRPr="00280E05">
        <w:rPr>
          <w:rFonts w:ascii="Verdana" w:eastAsia="MS PMincho" w:hAnsi="Verdana"/>
          <w:spacing w:val="-9"/>
          <w:sz w:val="20"/>
          <w:szCs w:val="20"/>
        </w:rPr>
        <w:t xml:space="preserve"> </w:t>
      </w:r>
      <w:r w:rsidRPr="00280E05">
        <w:rPr>
          <w:rFonts w:ascii="Verdana" w:eastAsia="MS PMincho" w:hAnsi="Verdana"/>
          <w:sz w:val="20"/>
          <w:szCs w:val="20"/>
        </w:rPr>
        <w:t>be</w:t>
      </w:r>
      <w:r w:rsidRPr="00280E05">
        <w:rPr>
          <w:rFonts w:ascii="Verdana" w:eastAsia="MS PMincho" w:hAnsi="Verdana"/>
          <w:spacing w:val="-12"/>
          <w:sz w:val="20"/>
          <w:szCs w:val="20"/>
        </w:rPr>
        <w:t xml:space="preserve"> </w:t>
      </w:r>
      <w:r w:rsidRPr="00280E05">
        <w:rPr>
          <w:rFonts w:ascii="Verdana" w:eastAsia="MS PMincho" w:hAnsi="Verdana"/>
          <w:spacing w:val="-2"/>
          <w:w w:val="94"/>
          <w:sz w:val="20"/>
          <w:szCs w:val="20"/>
        </w:rPr>
        <w:t>w</w:t>
      </w:r>
      <w:r w:rsidRPr="00280E05">
        <w:rPr>
          <w:rFonts w:ascii="Verdana" w:eastAsia="MS PMincho" w:hAnsi="Verdana"/>
          <w:w w:val="94"/>
          <w:sz w:val="20"/>
          <w:szCs w:val="20"/>
        </w:rPr>
        <w:t>ell</w:t>
      </w:r>
      <w:r w:rsidRPr="00280E05">
        <w:rPr>
          <w:rFonts w:ascii="Verdana" w:eastAsia="MS PMincho" w:hAnsi="Verdana"/>
          <w:spacing w:val="-13"/>
          <w:w w:val="94"/>
          <w:sz w:val="20"/>
          <w:szCs w:val="20"/>
        </w:rPr>
        <w:t xml:space="preserve"> </w:t>
      </w:r>
      <w:r w:rsidRPr="00280E05">
        <w:rPr>
          <w:rFonts w:ascii="Verdana" w:eastAsia="MS PMincho" w:hAnsi="Verdana"/>
          <w:w w:val="94"/>
          <w:sz w:val="20"/>
          <w:szCs w:val="20"/>
        </w:rPr>
        <w:t>a</w:t>
      </w:r>
      <w:r w:rsidRPr="00280E05">
        <w:rPr>
          <w:rFonts w:ascii="Verdana" w:eastAsia="MS PMincho" w:hAnsi="Verdana"/>
          <w:spacing w:val="-2"/>
          <w:w w:val="94"/>
          <w:sz w:val="20"/>
          <w:szCs w:val="20"/>
        </w:rPr>
        <w:t>d</w:t>
      </w:r>
      <w:r w:rsidRPr="00280E05">
        <w:rPr>
          <w:rFonts w:ascii="Verdana" w:eastAsia="MS PMincho" w:hAnsi="Verdana"/>
          <w:spacing w:val="4"/>
          <w:w w:val="94"/>
          <w:sz w:val="20"/>
          <w:szCs w:val="20"/>
        </w:rPr>
        <w:t>v</w:t>
      </w:r>
      <w:r w:rsidRPr="00280E05">
        <w:rPr>
          <w:rFonts w:ascii="Verdana" w:eastAsia="MS PMincho" w:hAnsi="Verdana"/>
          <w:w w:val="94"/>
          <w:sz w:val="20"/>
          <w:szCs w:val="20"/>
        </w:rPr>
        <w:t>ised</w:t>
      </w:r>
      <w:r w:rsidRPr="00280E05">
        <w:rPr>
          <w:rFonts w:ascii="Verdana" w:eastAsia="MS PMincho" w:hAnsi="Verdana"/>
          <w:spacing w:val="12"/>
          <w:w w:val="94"/>
          <w:sz w:val="20"/>
          <w:szCs w:val="20"/>
        </w:rPr>
        <w:t xml:space="preserve"> </w:t>
      </w:r>
      <w:r w:rsidRPr="00280E05">
        <w:rPr>
          <w:rFonts w:ascii="Verdana" w:eastAsia="MS PMincho" w:hAnsi="Verdana"/>
          <w:spacing w:val="-2"/>
          <w:sz w:val="20"/>
          <w:szCs w:val="20"/>
        </w:rPr>
        <w:t>t</w:t>
      </w:r>
      <w:r w:rsidRPr="00280E05">
        <w:rPr>
          <w:rFonts w:ascii="Verdana" w:eastAsia="MS PMincho" w:hAnsi="Verdana"/>
          <w:sz w:val="20"/>
          <w:szCs w:val="20"/>
        </w:rPr>
        <w:t>o</w:t>
      </w:r>
      <w:r w:rsidRPr="00280E05">
        <w:rPr>
          <w:rFonts w:ascii="Verdana" w:eastAsia="MS PMincho" w:hAnsi="Verdana"/>
          <w:spacing w:val="9"/>
          <w:sz w:val="20"/>
          <w:szCs w:val="20"/>
        </w:rPr>
        <w:t xml:space="preserve"> </w:t>
      </w:r>
      <w:r w:rsidRPr="00280E05">
        <w:rPr>
          <w:rFonts w:ascii="Verdana" w:eastAsia="MS PMincho" w:hAnsi="Verdana"/>
          <w:spacing w:val="-3"/>
          <w:sz w:val="20"/>
          <w:szCs w:val="20"/>
        </w:rPr>
        <w:t>c</w:t>
      </w:r>
      <w:r w:rsidRPr="00280E05">
        <w:rPr>
          <w:rFonts w:ascii="Verdana" w:eastAsia="MS PMincho" w:hAnsi="Verdana"/>
          <w:spacing w:val="-1"/>
          <w:sz w:val="20"/>
          <w:szCs w:val="20"/>
        </w:rPr>
        <w:t>o</w:t>
      </w:r>
      <w:r w:rsidRPr="00280E05">
        <w:rPr>
          <w:rFonts w:ascii="Verdana" w:eastAsia="MS PMincho" w:hAnsi="Verdana"/>
          <w:sz w:val="20"/>
          <w:szCs w:val="20"/>
        </w:rPr>
        <w:t>nsult</w:t>
      </w:r>
      <w:r w:rsidRPr="00280E05">
        <w:rPr>
          <w:rFonts w:ascii="Verdana" w:eastAsia="MS PMincho" w:hAnsi="Verdana"/>
          <w:spacing w:val="6"/>
          <w:sz w:val="20"/>
          <w:szCs w:val="20"/>
        </w:rPr>
        <w:t xml:space="preserve"> </w:t>
      </w:r>
      <w:r w:rsidRPr="00280E05">
        <w:rPr>
          <w:rFonts w:ascii="Verdana" w:eastAsia="MS PMincho" w:hAnsi="Verdana"/>
          <w:sz w:val="20"/>
          <w:szCs w:val="20"/>
        </w:rPr>
        <w:t>a</w:t>
      </w:r>
      <w:r w:rsidRPr="00280E05">
        <w:rPr>
          <w:rFonts w:ascii="Verdana" w:eastAsia="MS PMincho" w:hAnsi="Verdana"/>
          <w:spacing w:val="6"/>
          <w:sz w:val="20"/>
          <w:szCs w:val="20"/>
        </w:rPr>
        <w:t xml:space="preserve"> </w:t>
      </w:r>
      <w:r w:rsidRPr="00280E05">
        <w:rPr>
          <w:rFonts w:ascii="Verdana" w:eastAsia="MS PMincho" w:hAnsi="Verdana"/>
          <w:sz w:val="20"/>
          <w:szCs w:val="20"/>
        </w:rPr>
        <w:t>solici</w:t>
      </w:r>
      <w:r w:rsidRPr="00280E05">
        <w:rPr>
          <w:rFonts w:ascii="Verdana" w:eastAsia="MS PMincho" w:hAnsi="Verdana"/>
          <w:spacing w:val="-2"/>
          <w:sz w:val="20"/>
          <w:szCs w:val="20"/>
        </w:rPr>
        <w:t>t</w:t>
      </w:r>
      <w:r w:rsidRPr="00280E05">
        <w:rPr>
          <w:rFonts w:ascii="Verdana" w:eastAsia="MS PMincho" w:hAnsi="Verdana"/>
          <w:sz w:val="20"/>
          <w:szCs w:val="20"/>
        </w:rPr>
        <w:t>o</w:t>
      </w:r>
      <w:r w:rsidRPr="00280E05">
        <w:rPr>
          <w:rFonts w:ascii="Verdana" w:eastAsia="MS PMincho" w:hAnsi="Verdana"/>
          <w:spacing w:val="-13"/>
          <w:sz w:val="20"/>
          <w:szCs w:val="20"/>
        </w:rPr>
        <w:t>r</w:t>
      </w:r>
      <w:r w:rsidRPr="00280E05">
        <w:rPr>
          <w:rFonts w:ascii="Verdana" w:eastAsia="MS PMincho" w:hAnsi="Verdana"/>
          <w:sz w:val="20"/>
          <w:szCs w:val="20"/>
        </w:rPr>
        <w:t>,</w:t>
      </w:r>
      <w:r w:rsidRPr="00280E05">
        <w:rPr>
          <w:rFonts w:ascii="Verdana" w:eastAsia="MS PMincho" w:hAnsi="Verdana"/>
          <w:spacing w:val="-8"/>
          <w:sz w:val="20"/>
          <w:szCs w:val="20"/>
        </w:rPr>
        <w:t xml:space="preserve"> </w:t>
      </w:r>
      <w:r w:rsidRPr="00280E05">
        <w:rPr>
          <w:rFonts w:ascii="Verdana" w:eastAsia="MS PMincho" w:hAnsi="Verdana"/>
          <w:sz w:val="20"/>
          <w:szCs w:val="20"/>
        </w:rPr>
        <w:t>qualified</w:t>
      </w:r>
      <w:r w:rsidRPr="00280E05">
        <w:rPr>
          <w:rFonts w:ascii="Verdana" w:eastAsia="MS PMincho" w:hAnsi="Verdana"/>
          <w:spacing w:val="1"/>
          <w:sz w:val="20"/>
          <w:szCs w:val="20"/>
        </w:rPr>
        <w:t xml:space="preserve"> </w:t>
      </w:r>
      <w:r w:rsidRPr="00280E05">
        <w:rPr>
          <w:rFonts w:ascii="Verdana" w:eastAsia="MS PMincho" w:hAnsi="Verdana"/>
          <w:w w:val="103"/>
          <w:sz w:val="20"/>
          <w:szCs w:val="20"/>
        </w:rPr>
        <w:t>su</w:t>
      </w:r>
      <w:r w:rsidRPr="00280E05">
        <w:rPr>
          <w:rFonts w:ascii="Verdana" w:eastAsia="MS PMincho" w:hAnsi="Verdana"/>
          <w:spacing w:val="5"/>
          <w:w w:val="103"/>
          <w:sz w:val="20"/>
          <w:szCs w:val="20"/>
        </w:rPr>
        <w:t>r</w:t>
      </w:r>
      <w:r w:rsidRPr="00280E05">
        <w:rPr>
          <w:rFonts w:ascii="Verdana" w:eastAsia="MS PMincho" w:hAnsi="Verdana"/>
          <w:spacing w:val="-4"/>
          <w:w w:val="91"/>
          <w:sz w:val="20"/>
          <w:szCs w:val="20"/>
        </w:rPr>
        <w:t>v</w:t>
      </w:r>
      <w:r w:rsidRPr="00280E05">
        <w:rPr>
          <w:rFonts w:ascii="Verdana" w:eastAsia="MS PMincho" w:hAnsi="Verdana"/>
          <w:spacing w:val="2"/>
          <w:w w:val="94"/>
          <w:sz w:val="20"/>
          <w:szCs w:val="20"/>
        </w:rPr>
        <w:t>e</w:t>
      </w:r>
      <w:r w:rsidRPr="00280E05">
        <w:rPr>
          <w:rFonts w:ascii="Verdana" w:eastAsia="MS PMincho" w:hAnsi="Verdana"/>
          <w:spacing w:val="-4"/>
          <w:w w:val="89"/>
          <w:sz w:val="20"/>
          <w:szCs w:val="20"/>
        </w:rPr>
        <w:t>y</w:t>
      </w:r>
      <w:r w:rsidRPr="00280E05">
        <w:rPr>
          <w:rFonts w:ascii="Verdana" w:eastAsia="MS PMincho" w:hAnsi="Verdana"/>
          <w:w w:val="106"/>
          <w:sz w:val="20"/>
          <w:szCs w:val="20"/>
        </w:rPr>
        <w:t>or</w:t>
      </w:r>
      <w:r w:rsidRPr="00280E05">
        <w:rPr>
          <w:rFonts w:ascii="Verdana" w:eastAsia="MS PMincho" w:hAnsi="Verdana"/>
          <w:spacing w:val="8"/>
          <w:sz w:val="20"/>
          <w:szCs w:val="20"/>
        </w:rPr>
        <w:t xml:space="preserve"> </w:t>
      </w:r>
      <w:r w:rsidRPr="00280E05">
        <w:rPr>
          <w:rFonts w:ascii="Verdana" w:eastAsia="MS PMincho" w:hAnsi="Verdana"/>
          <w:w w:val="106"/>
          <w:sz w:val="20"/>
          <w:szCs w:val="20"/>
        </w:rPr>
        <w:t>or</w:t>
      </w:r>
      <w:r w:rsidRPr="00280E05">
        <w:rPr>
          <w:rFonts w:ascii="Verdana" w:eastAsia="MS PMincho" w:hAnsi="Verdana"/>
          <w:spacing w:val="8"/>
          <w:sz w:val="20"/>
          <w:szCs w:val="20"/>
        </w:rPr>
        <w:t xml:space="preserve"> </w:t>
      </w:r>
      <w:r w:rsidRPr="00280E05">
        <w:rPr>
          <w:rFonts w:ascii="Verdana" w:eastAsia="MS PMincho" w:hAnsi="Verdana"/>
          <w:sz w:val="20"/>
          <w:szCs w:val="20"/>
        </w:rPr>
        <w:t>other</w:t>
      </w:r>
      <w:r w:rsidRPr="00280E05">
        <w:rPr>
          <w:rFonts w:ascii="Verdana" w:eastAsia="MS PMincho" w:hAnsi="Verdana"/>
          <w:spacing w:val="24"/>
          <w:sz w:val="20"/>
          <w:szCs w:val="20"/>
        </w:rPr>
        <w:t xml:space="preserve"> </w:t>
      </w:r>
      <w:r w:rsidRPr="00280E05">
        <w:rPr>
          <w:rFonts w:ascii="Verdana" w:eastAsia="MS PMincho" w:hAnsi="Verdana"/>
          <w:sz w:val="20"/>
          <w:szCs w:val="20"/>
        </w:rPr>
        <w:t>suita</w:t>
      </w:r>
      <w:r w:rsidRPr="00280E05">
        <w:rPr>
          <w:rFonts w:ascii="Verdana" w:eastAsia="MS PMincho" w:hAnsi="Verdana"/>
          <w:spacing w:val="-1"/>
          <w:sz w:val="20"/>
          <w:szCs w:val="20"/>
        </w:rPr>
        <w:t>b</w:t>
      </w:r>
      <w:r w:rsidRPr="00280E05">
        <w:rPr>
          <w:rFonts w:ascii="Verdana" w:eastAsia="MS PMincho" w:hAnsi="Verdana"/>
          <w:sz w:val="20"/>
          <w:szCs w:val="20"/>
        </w:rPr>
        <w:t>ly</w:t>
      </w:r>
      <w:r w:rsidRPr="00280E05">
        <w:rPr>
          <w:rFonts w:ascii="Verdana" w:eastAsia="MS PMincho" w:hAnsi="Verdana"/>
          <w:spacing w:val="-5"/>
          <w:sz w:val="20"/>
          <w:szCs w:val="20"/>
        </w:rPr>
        <w:t xml:space="preserve"> </w:t>
      </w:r>
      <w:r w:rsidRPr="00280E05">
        <w:rPr>
          <w:rFonts w:ascii="Verdana" w:eastAsia="MS PMincho" w:hAnsi="Verdana"/>
          <w:sz w:val="20"/>
          <w:szCs w:val="20"/>
        </w:rPr>
        <w:t>qualified</w:t>
      </w:r>
      <w:r w:rsidRPr="00280E05">
        <w:rPr>
          <w:rFonts w:ascii="Verdana" w:eastAsia="MS PMincho" w:hAnsi="Verdana"/>
          <w:spacing w:val="1"/>
          <w:sz w:val="20"/>
          <w:szCs w:val="20"/>
        </w:rPr>
        <w:t xml:space="preserve"> </w:t>
      </w:r>
      <w:r w:rsidRPr="00280E05">
        <w:rPr>
          <w:rFonts w:ascii="Verdana" w:eastAsia="MS PMincho" w:hAnsi="Verdana"/>
          <w:sz w:val="20"/>
          <w:szCs w:val="20"/>
        </w:rPr>
        <w:t>p</w:t>
      </w:r>
      <w:r w:rsidRPr="00280E05">
        <w:rPr>
          <w:rFonts w:ascii="Verdana" w:eastAsia="MS PMincho" w:hAnsi="Verdana"/>
          <w:spacing w:val="-3"/>
          <w:sz w:val="20"/>
          <w:szCs w:val="20"/>
        </w:rPr>
        <w:t>r</w:t>
      </w:r>
      <w:r w:rsidRPr="00280E05">
        <w:rPr>
          <w:rFonts w:ascii="Verdana" w:eastAsia="MS PMincho" w:hAnsi="Verdana"/>
          <w:sz w:val="20"/>
          <w:szCs w:val="20"/>
        </w:rPr>
        <w:t>ofessional</w:t>
      </w:r>
      <w:r w:rsidRPr="00280E05">
        <w:rPr>
          <w:rFonts w:ascii="Verdana" w:eastAsia="MS PMincho" w:hAnsi="Verdana"/>
          <w:spacing w:val="-9"/>
          <w:sz w:val="20"/>
          <w:szCs w:val="20"/>
        </w:rPr>
        <w:t xml:space="preserve"> </w:t>
      </w:r>
      <w:r w:rsidRPr="00280E05">
        <w:rPr>
          <w:rFonts w:ascii="Verdana" w:eastAsia="MS PMincho" w:hAnsi="Verdana"/>
          <w:sz w:val="20"/>
          <w:szCs w:val="20"/>
        </w:rPr>
        <w:t>or</w:t>
      </w:r>
      <w:r w:rsidRPr="00280E05">
        <w:rPr>
          <w:rFonts w:ascii="Verdana" w:eastAsia="MS PMincho" w:hAnsi="Verdana"/>
          <w:spacing w:val="18"/>
          <w:sz w:val="20"/>
          <w:szCs w:val="20"/>
        </w:rPr>
        <w:t xml:space="preserve"> </w:t>
      </w:r>
      <w:r w:rsidRPr="00280E05">
        <w:rPr>
          <w:rFonts w:ascii="Verdana" w:eastAsia="MS PMincho" w:hAnsi="Verdana"/>
          <w:spacing w:val="-2"/>
          <w:sz w:val="20"/>
          <w:szCs w:val="20"/>
        </w:rPr>
        <w:t>t</w:t>
      </w:r>
      <w:r w:rsidRPr="00280E05">
        <w:rPr>
          <w:rFonts w:ascii="Verdana" w:eastAsia="MS PMincho" w:hAnsi="Verdana"/>
          <w:sz w:val="20"/>
          <w:szCs w:val="20"/>
        </w:rPr>
        <w:t>o</w:t>
      </w:r>
      <w:r w:rsidRPr="00280E05">
        <w:rPr>
          <w:rFonts w:ascii="Verdana" w:eastAsia="MS PMincho" w:hAnsi="Verdana"/>
          <w:spacing w:val="17"/>
          <w:sz w:val="20"/>
          <w:szCs w:val="20"/>
        </w:rPr>
        <w:t xml:space="preserve"> </w:t>
      </w:r>
      <w:r w:rsidRPr="00280E05">
        <w:rPr>
          <w:rFonts w:ascii="Verdana" w:eastAsia="MS PMincho" w:hAnsi="Verdana"/>
          <w:sz w:val="20"/>
          <w:szCs w:val="20"/>
        </w:rPr>
        <w:t>seek</w:t>
      </w:r>
      <w:r w:rsidRPr="00280E05">
        <w:rPr>
          <w:rFonts w:ascii="Verdana" w:eastAsia="MS PMincho" w:hAnsi="Verdana"/>
          <w:spacing w:val="-13"/>
          <w:sz w:val="20"/>
          <w:szCs w:val="20"/>
        </w:rPr>
        <w:t xml:space="preserve"> </w:t>
      </w:r>
      <w:r w:rsidRPr="00280E05">
        <w:rPr>
          <w:rFonts w:ascii="Verdana" w:eastAsia="MS PMincho" w:hAnsi="Verdana"/>
          <w:sz w:val="20"/>
          <w:szCs w:val="20"/>
        </w:rPr>
        <w:t>info</w:t>
      </w:r>
      <w:r w:rsidRPr="00280E05">
        <w:rPr>
          <w:rFonts w:ascii="Verdana" w:eastAsia="MS PMincho" w:hAnsi="Verdana"/>
          <w:spacing w:val="2"/>
          <w:sz w:val="20"/>
          <w:szCs w:val="20"/>
        </w:rPr>
        <w:t>r</w:t>
      </w:r>
      <w:r w:rsidRPr="00280E05">
        <w:rPr>
          <w:rFonts w:ascii="Verdana" w:eastAsia="MS PMincho" w:hAnsi="Verdana"/>
          <w:sz w:val="20"/>
          <w:szCs w:val="20"/>
        </w:rPr>
        <w:t>mation</w:t>
      </w:r>
      <w:r w:rsidRPr="00280E05">
        <w:rPr>
          <w:rFonts w:ascii="Verdana" w:eastAsia="MS PMincho" w:hAnsi="Verdana"/>
          <w:spacing w:val="29"/>
          <w:sz w:val="20"/>
          <w:szCs w:val="20"/>
        </w:rPr>
        <w:t xml:space="preserve"> </w:t>
      </w:r>
      <w:r w:rsidRPr="00280E05">
        <w:rPr>
          <w:rFonts w:ascii="Verdana" w:eastAsia="MS PMincho" w:hAnsi="Verdana"/>
          <w:spacing w:val="1"/>
          <w:sz w:val="20"/>
          <w:szCs w:val="20"/>
        </w:rPr>
        <w:t>f</w:t>
      </w:r>
      <w:r w:rsidRPr="00280E05">
        <w:rPr>
          <w:rFonts w:ascii="Verdana" w:eastAsia="MS PMincho" w:hAnsi="Verdana"/>
          <w:spacing w:val="-2"/>
          <w:sz w:val="20"/>
          <w:szCs w:val="20"/>
        </w:rPr>
        <w:t>r</w:t>
      </w:r>
      <w:r w:rsidRPr="00280E05">
        <w:rPr>
          <w:rFonts w:ascii="Verdana" w:eastAsia="MS PMincho" w:hAnsi="Verdana"/>
          <w:spacing w:val="1"/>
          <w:sz w:val="20"/>
          <w:szCs w:val="20"/>
        </w:rPr>
        <w:t>o</w:t>
      </w:r>
      <w:r w:rsidRPr="00280E05">
        <w:rPr>
          <w:rFonts w:ascii="Verdana" w:eastAsia="MS PMincho" w:hAnsi="Verdana"/>
          <w:sz w:val="20"/>
          <w:szCs w:val="20"/>
        </w:rPr>
        <w:t>m</w:t>
      </w:r>
      <w:r w:rsidRPr="00280E05">
        <w:rPr>
          <w:rFonts w:ascii="Verdana" w:eastAsia="MS PMincho" w:hAnsi="Verdana"/>
          <w:spacing w:val="14"/>
          <w:sz w:val="20"/>
          <w:szCs w:val="20"/>
        </w:rPr>
        <w:t xml:space="preserve"> </w:t>
      </w:r>
      <w:r w:rsidRPr="00280E05">
        <w:rPr>
          <w:rFonts w:ascii="Verdana" w:eastAsia="MS PMincho" w:hAnsi="Verdana"/>
          <w:sz w:val="20"/>
          <w:szCs w:val="20"/>
        </w:rPr>
        <w:t>a</w:t>
      </w:r>
      <w:r w:rsidRPr="00280E05">
        <w:rPr>
          <w:rFonts w:ascii="Verdana" w:eastAsia="MS PMincho" w:hAnsi="Verdana"/>
          <w:spacing w:val="8"/>
          <w:sz w:val="20"/>
          <w:szCs w:val="20"/>
        </w:rPr>
        <w:t xml:space="preserve"> </w:t>
      </w:r>
      <w:r w:rsidRPr="00280E05">
        <w:rPr>
          <w:rFonts w:ascii="Verdana" w:eastAsia="MS PMincho" w:hAnsi="Verdana"/>
          <w:spacing w:val="-1"/>
          <w:sz w:val="20"/>
          <w:szCs w:val="20"/>
        </w:rPr>
        <w:t>C</w:t>
      </w:r>
      <w:r w:rsidRPr="00280E05">
        <w:rPr>
          <w:rFonts w:ascii="Verdana" w:eastAsia="MS PMincho" w:hAnsi="Verdana"/>
          <w:spacing w:val="1"/>
          <w:sz w:val="20"/>
          <w:szCs w:val="20"/>
        </w:rPr>
        <w:t>iti</w:t>
      </w:r>
      <w:r w:rsidRPr="00280E05">
        <w:rPr>
          <w:rFonts w:ascii="Verdana" w:eastAsia="MS PMincho" w:hAnsi="Verdana"/>
          <w:spacing w:val="-1"/>
          <w:sz w:val="20"/>
          <w:szCs w:val="20"/>
        </w:rPr>
        <w:t>z</w:t>
      </w:r>
      <w:r w:rsidRPr="00280E05">
        <w:rPr>
          <w:rFonts w:ascii="Verdana" w:eastAsia="MS PMincho" w:hAnsi="Verdana"/>
          <w:sz w:val="20"/>
          <w:szCs w:val="20"/>
        </w:rPr>
        <w:t>e</w:t>
      </w:r>
      <w:r w:rsidRPr="00280E05">
        <w:rPr>
          <w:rFonts w:ascii="Verdana" w:eastAsia="MS PMincho" w:hAnsi="Verdana"/>
          <w:spacing w:val="1"/>
          <w:sz w:val="20"/>
          <w:szCs w:val="20"/>
        </w:rPr>
        <w:t>n</w:t>
      </w:r>
      <w:r w:rsidRPr="00280E05">
        <w:rPr>
          <w:rFonts w:ascii="Verdana" w:eastAsia="MS PMincho" w:hAnsi="Verdana"/>
          <w:sz w:val="20"/>
          <w:szCs w:val="20"/>
        </w:rPr>
        <w:t>s</w:t>
      </w:r>
      <w:r w:rsidRPr="00280E05">
        <w:rPr>
          <w:rFonts w:ascii="Verdana" w:eastAsia="MS PMincho" w:hAnsi="Verdana"/>
          <w:spacing w:val="-6"/>
          <w:sz w:val="20"/>
          <w:szCs w:val="20"/>
        </w:rPr>
        <w:t xml:space="preserve"> </w:t>
      </w:r>
      <w:r w:rsidRPr="00280E05">
        <w:rPr>
          <w:rFonts w:ascii="Verdana" w:eastAsia="MS PMincho" w:hAnsi="Verdana"/>
          <w:spacing w:val="-4"/>
          <w:sz w:val="20"/>
          <w:szCs w:val="20"/>
        </w:rPr>
        <w:t>A</w:t>
      </w:r>
      <w:r w:rsidRPr="00280E05">
        <w:rPr>
          <w:rFonts w:ascii="Verdana" w:eastAsia="MS PMincho" w:hAnsi="Verdana"/>
          <w:spacing w:val="-1"/>
          <w:sz w:val="20"/>
          <w:szCs w:val="20"/>
        </w:rPr>
        <w:t>d</w:t>
      </w:r>
      <w:r w:rsidRPr="00280E05">
        <w:rPr>
          <w:rFonts w:ascii="Verdana" w:eastAsia="MS PMincho" w:hAnsi="Verdana"/>
          <w:spacing w:val="5"/>
          <w:sz w:val="20"/>
          <w:szCs w:val="20"/>
        </w:rPr>
        <w:t>v</w:t>
      </w:r>
      <w:r w:rsidRPr="00280E05">
        <w:rPr>
          <w:rFonts w:ascii="Verdana" w:eastAsia="MS PMincho" w:hAnsi="Verdana"/>
          <w:spacing w:val="1"/>
          <w:sz w:val="20"/>
          <w:szCs w:val="20"/>
        </w:rPr>
        <w:t>i</w:t>
      </w:r>
      <w:r w:rsidRPr="00280E05">
        <w:rPr>
          <w:rFonts w:ascii="Verdana" w:eastAsia="MS PMincho" w:hAnsi="Verdana"/>
          <w:spacing w:val="-1"/>
          <w:sz w:val="20"/>
          <w:szCs w:val="20"/>
        </w:rPr>
        <w:t>c</w:t>
      </w:r>
      <w:r w:rsidRPr="00280E05">
        <w:rPr>
          <w:rFonts w:ascii="Verdana" w:eastAsia="MS PMincho" w:hAnsi="Verdana"/>
          <w:sz w:val="20"/>
          <w:szCs w:val="20"/>
        </w:rPr>
        <w:t>e</w:t>
      </w:r>
      <w:r w:rsidRPr="00280E05">
        <w:rPr>
          <w:rFonts w:ascii="Verdana" w:eastAsia="MS PMincho" w:hAnsi="Verdana"/>
          <w:spacing w:val="-17"/>
          <w:sz w:val="20"/>
          <w:szCs w:val="20"/>
        </w:rPr>
        <w:t xml:space="preserve"> </w:t>
      </w:r>
      <w:r w:rsidRPr="00280E05">
        <w:rPr>
          <w:rFonts w:ascii="Verdana" w:eastAsia="MS PMincho" w:hAnsi="Verdana"/>
          <w:sz w:val="20"/>
          <w:szCs w:val="20"/>
        </w:rPr>
        <w:t>B</w:t>
      </w:r>
      <w:r w:rsidRPr="00280E05">
        <w:rPr>
          <w:rFonts w:ascii="Verdana" w:eastAsia="MS PMincho" w:hAnsi="Verdana"/>
          <w:spacing w:val="1"/>
          <w:sz w:val="20"/>
          <w:szCs w:val="20"/>
        </w:rPr>
        <w:t>u</w:t>
      </w:r>
      <w:r w:rsidRPr="00280E05">
        <w:rPr>
          <w:rFonts w:ascii="Verdana" w:eastAsia="MS PMincho" w:hAnsi="Verdana"/>
          <w:spacing w:val="-2"/>
          <w:sz w:val="20"/>
          <w:szCs w:val="20"/>
        </w:rPr>
        <w:t>r</w:t>
      </w:r>
      <w:r w:rsidRPr="00280E05">
        <w:rPr>
          <w:rFonts w:ascii="Verdana" w:eastAsia="MS PMincho" w:hAnsi="Verdana"/>
          <w:spacing w:val="1"/>
          <w:sz w:val="20"/>
          <w:szCs w:val="20"/>
        </w:rPr>
        <w:t>eau</w:t>
      </w:r>
      <w:r w:rsidRPr="00280E05">
        <w:rPr>
          <w:rFonts w:ascii="Verdana" w:eastAsia="MS PMincho" w:hAnsi="Verdana"/>
          <w:sz w:val="20"/>
          <w:szCs w:val="20"/>
        </w:rPr>
        <w:t>,</w:t>
      </w:r>
      <w:r w:rsidRPr="00280E05">
        <w:rPr>
          <w:rFonts w:ascii="Verdana" w:eastAsia="MS PMincho" w:hAnsi="Verdana"/>
          <w:spacing w:val="-3"/>
          <w:sz w:val="20"/>
          <w:szCs w:val="20"/>
        </w:rPr>
        <w:t xml:space="preserve"> </w:t>
      </w:r>
      <w:r w:rsidRPr="00280E05">
        <w:rPr>
          <w:rFonts w:ascii="Verdana" w:eastAsia="MS PMincho" w:hAnsi="Verdana"/>
          <w:spacing w:val="-2"/>
          <w:sz w:val="20"/>
          <w:szCs w:val="20"/>
        </w:rPr>
        <w:t>c</w:t>
      </w:r>
      <w:r w:rsidRPr="00280E05">
        <w:rPr>
          <w:rFonts w:ascii="Verdana" w:eastAsia="MS PMincho" w:hAnsi="Verdana"/>
          <w:sz w:val="20"/>
          <w:szCs w:val="20"/>
        </w:rPr>
        <w:t>o</w:t>
      </w:r>
      <w:r w:rsidRPr="00280E05">
        <w:rPr>
          <w:rFonts w:ascii="Verdana" w:eastAsia="MS PMincho" w:hAnsi="Verdana"/>
          <w:spacing w:val="1"/>
          <w:sz w:val="20"/>
          <w:szCs w:val="20"/>
        </w:rPr>
        <w:t>mmuni</w:t>
      </w:r>
      <w:r w:rsidRPr="00280E05">
        <w:rPr>
          <w:rFonts w:ascii="Verdana" w:eastAsia="MS PMincho" w:hAnsi="Verdana"/>
          <w:spacing w:val="4"/>
          <w:sz w:val="20"/>
          <w:szCs w:val="20"/>
        </w:rPr>
        <w:t>t</w:t>
      </w:r>
      <w:r w:rsidRPr="00280E05">
        <w:rPr>
          <w:rFonts w:ascii="Verdana" w:eastAsia="MS PMincho" w:hAnsi="Verdana"/>
          <w:sz w:val="20"/>
          <w:szCs w:val="20"/>
        </w:rPr>
        <w:t>y</w:t>
      </w:r>
      <w:r w:rsidRPr="00280E05">
        <w:rPr>
          <w:rFonts w:ascii="Verdana" w:eastAsia="MS PMincho" w:hAnsi="Verdana"/>
          <w:spacing w:val="31"/>
          <w:sz w:val="20"/>
          <w:szCs w:val="20"/>
        </w:rPr>
        <w:t xml:space="preserve"> </w:t>
      </w:r>
      <w:r w:rsidRPr="00280E05">
        <w:rPr>
          <w:rFonts w:ascii="Verdana" w:eastAsia="MS PMincho" w:hAnsi="Verdana"/>
          <w:spacing w:val="1"/>
          <w:sz w:val="20"/>
          <w:szCs w:val="20"/>
        </w:rPr>
        <w:t>lega</w:t>
      </w:r>
      <w:r w:rsidRPr="00280E05">
        <w:rPr>
          <w:rFonts w:ascii="Verdana" w:eastAsia="MS PMincho" w:hAnsi="Verdana"/>
          <w:sz w:val="20"/>
          <w:szCs w:val="20"/>
        </w:rPr>
        <w:t>l</w:t>
      </w:r>
      <w:r w:rsidRPr="00280E05">
        <w:rPr>
          <w:rFonts w:ascii="Verdana" w:eastAsia="MS PMincho" w:hAnsi="Verdana"/>
          <w:spacing w:val="-13"/>
          <w:sz w:val="20"/>
          <w:szCs w:val="20"/>
        </w:rPr>
        <w:t xml:space="preserve"> </w:t>
      </w:r>
      <w:r w:rsidRPr="00280E05">
        <w:rPr>
          <w:rFonts w:ascii="Verdana" w:eastAsia="MS PMincho" w:hAnsi="Verdana"/>
          <w:spacing w:val="1"/>
          <w:sz w:val="20"/>
          <w:szCs w:val="20"/>
        </w:rPr>
        <w:t>a</w:t>
      </w:r>
      <w:r w:rsidRPr="00280E05">
        <w:rPr>
          <w:rFonts w:ascii="Verdana" w:eastAsia="MS PMincho" w:hAnsi="Verdana"/>
          <w:spacing w:val="-1"/>
          <w:sz w:val="20"/>
          <w:szCs w:val="20"/>
        </w:rPr>
        <w:t>d</w:t>
      </w:r>
      <w:r w:rsidRPr="00280E05">
        <w:rPr>
          <w:rFonts w:ascii="Verdana" w:eastAsia="MS PMincho" w:hAnsi="Verdana"/>
          <w:spacing w:val="5"/>
          <w:sz w:val="20"/>
          <w:szCs w:val="20"/>
        </w:rPr>
        <w:t>v</w:t>
      </w:r>
      <w:r w:rsidRPr="00280E05">
        <w:rPr>
          <w:rFonts w:ascii="Verdana" w:eastAsia="MS PMincho" w:hAnsi="Verdana"/>
          <w:spacing w:val="1"/>
          <w:sz w:val="20"/>
          <w:szCs w:val="20"/>
        </w:rPr>
        <w:t>i</w:t>
      </w:r>
      <w:r w:rsidRPr="00280E05">
        <w:rPr>
          <w:rFonts w:ascii="Verdana" w:eastAsia="MS PMincho" w:hAnsi="Verdana"/>
          <w:spacing w:val="-1"/>
          <w:sz w:val="20"/>
          <w:szCs w:val="20"/>
        </w:rPr>
        <w:t>c</w:t>
      </w:r>
      <w:r w:rsidRPr="00280E05">
        <w:rPr>
          <w:rFonts w:ascii="Verdana" w:eastAsia="MS PMincho" w:hAnsi="Verdana"/>
          <w:sz w:val="20"/>
          <w:szCs w:val="20"/>
        </w:rPr>
        <w:t>e</w:t>
      </w:r>
      <w:r w:rsidRPr="00280E05">
        <w:rPr>
          <w:rFonts w:ascii="Verdana" w:eastAsia="MS PMincho" w:hAnsi="Verdana"/>
          <w:spacing w:val="10"/>
          <w:sz w:val="20"/>
          <w:szCs w:val="20"/>
        </w:rPr>
        <w:t xml:space="preserve"> </w:t>
      </w:r>
      <w:r w:rsidRPr="00280E05">
        <w:rPr>
          <w:rFonts w:ascii="Verdana" w:eastAsia="MS PMincho" w:hAnsi="Verdana"/>
          <w:spacing w:val="-1"/>
          <w:sz w:val="20"/>
          <w:szCs w:val="20"/>
        </w:rPr>
        <w:t>c</w:t>
      </w:r>
      <w:r w:rsidRPr="00280E05">
        <w:rPr>
          <w:rFonts w:ascii="Verdana" w:eastAsia="MS PMincho" w:hAnsi="Verdana"/>
          <w:sz w:val="20"/>
          <w:szCs w:val="20"/>
        </w:rPr>
        <w:t>e</w:t>
      </w:r>
      <w:r w:rsidRPr="00280E05">
        <w:rPr>
          <w:rFonts w:ascii="Verdana" w:eastAsia="MS PMincho" w:hAnsi="Verdana"/>
          <w:spacing w:val="1"/>
          <w:sz w:val="20"/>
          <w:szCs w:val="20"/>
        </w:rPr>
        <w:t>n</w:t>
      </w:r>
      <w:r w:rsidRPr="00280E05">
        <w:rPr>
          <w:rFonts w:ascii="Verdana" w:eastAsia="MS PMincho" w:hAnsi="Verdana"/>
          <w:spacing w:val="3"/>
          <w:sz w:val="20"/>
          <w:szCs w:val="20"/>
        </w:rPr>
        <w:t>t</w:t>
      </w:r>
      <w:r w:rsidRPr="00280E05">
        <w:rPr>
          <w:rFonts w:ascii="Verdana" w:eastAsia="MS PMincho" w:hAnsi="Verdana"/>
          <w:spacing w:val="-2"/>
          <w:sz w:val="20"/>
          <w:szCs w:val="20"/>
        </w:rPr>
        <w:t>r</w:t>
      </w:r>
      <w:r w:rsidRPr="00280E05">
        <w:rPr>
          <w:rFonts w:ascii="Verdana" w:eastAsia="MS PMincho" w:hAnsi="Verdana"/>
          <w:spacing w:val="1"/>
          <w:sz w:val="20"/>
          <w:szCs w:val="20"/>
        </w:rPr>
        <w:t>e</w:t>
      </w:r>
      <w:r w:rsidRPr="00280E05">
        <w:rPr>
          <w:rFonts w:ascii="Verdana" w:eastAsia="MS PMincho" w:hAnsi="Verdana"/>
          <w:sz w:val="20"/>
          <w:szCs w:val="20"/>
        </w:rPr>
        <w:t>, or</w:t>
      </w:r>
      <w:r w:rsidRPr="00280E05">
        <w:rPr>
          <w:rFonts w:ascii="Verdana" w:eastAsia="MS PMincho" w:hAnsi="Verdana"/>
          <w:spacing w:val="20"/>
          <w:sz w:val="20"/>
          <w:szCs w:val="20"/>
        </w:rPr>
        <w:t xml:space="preserve"> </w:t>
      </w:r>
      <w:r w:rsidRPr="00280E05">
        <w:rPr>
          <w:rFonts w:ascii="Verdana" w:eastAsia="MS PMincho" w:hAnsi="Verdana"/>
          <w:spacing w:val="1"/>
          <w:sz w:val="20"/>
          <w:szCs w:val="20"/>
        </w:rPr>
        <w:t>th</w:t>
      </w:r>
      <w:r w:rsidRPr="00280E05">
        <w:rPr>
          <w:rFonts w:ascii="Verdana" w:eastAsia="MS PMincho" w:hAnsi="Verdana"/>
          <w:spacing w:val="-2"/>
          <w:sz w:val="20"/>
          <w:szCs w:val="20"/>
        </w:rPr>
        <w:t>r</w:t>
      </w:r>
      <w:r w:rsidRPr="00280E05">
        <w:rPr>
          <w:rFonts w:ascii="Verdana" w:eastAsia="MS PMincho" w:hAnsi="Verdana"/>
          <w:spacing w:val="1"/>
          <w:sz w:val="20"/>
          <w:szCs w:val="20"/>
        </w:rPr>
        <w:t>ou</w:t>
      </w:r>
      <w:r w:rsidRPr="00280E05">
        <w:rPr>
          <w:rFonts w:ascii="Verdana" w:eastAsia="MS PMincho" w:hAnsi="Verdana"/>
          <w:spacing w:val="4"/>
          <w:sz w:val="20"/>
          <w:szCs w:val="20"/>
        </w:rPr>
        <w:t>g</w:t>
      </w:r>
      <w:r w:rsidRPr="00280E05">
        <w:rPr>
          <w:rFonts w:ascii="Verdana" w:eastAsia="MS PMincho" w:hAnsi="Verdana"/>
          <w:sz w:val="20"/>
          <w:szCs w:val="20"/>
        </w:rPr>
        <w:t>h</w:t>
      </w:r>
      <w:r w:rsidRPr="00280E05">
        <w:rPr>
          <w:rFonts w:ascii="Verdana" w:eastAsia="MS PMincho" w:hAnsi="Verdana"/>
          <w:spacing w:val="28"/>
          <w:sz w:val="20"/>
          <w:szCs w:val="20"/>
        </w:rPr>
        <w:t xml:space="preserve"> </w:t>
      </w:r>
      <w:r w:rsidRPr="00280E05">
        <w:rPr>
          <w:rFonts w:ascii="Verdana" w:eastAsia="MS PMincho" w:hAnsi="Verdana"/>
          <w:spacing w:val="1"/>
          <w:sz w:val="20"/>
          <w:szCs w:val="20"/>
        </w:rPr>
        <w:t>th</w:t>
      </w:r>
      <w:r w:rsidRPr="00280E05">
        <w:rPr>
          <w:rFonts w:ascii="Verdana" w:eastAsia="MS PMincho" w:hAnsi="Verdana"/>
          <w:sz w:val="20"/>
          <w:szCs w:val="20"/>
        </w:rPr>
        <w:t>e</w:t>
      </w:r>
      <w:r w:rsidRPr="00280E05">
        <w:rPr>
          <w:rFonts w:ascii="Verdana" w:eastAsia="MS PMincho" w:hAnsi="Verdana"/>
          <w:spacing w:val="15"/>
          <w:sz w:val="20"/>
          <w:szCs w:val="20"/>
        </w:rPr>
        <w:t xml:space="preserve"> </w:t>
      </w:r>
      <w:r w:rsidRPr="00280E05">
        <w:rPr>
          <w:rFonts w:ascii="Verdana" w:eastAsia="MS PMincho" w:hAnsi="Verdana"/>
          <w:w w:val="95"/>
          <w:sz w:val="20"/>
          <w:szCs w:val="20"/>
        </w:rPr>
        <w:t>L</w:t>
      </w:r>
      <w:r w:rsidRPr="00280E05">
        <w:rPr>
          <w:rFonts w:ascii="Verdana" w:eastAsia="MS PMincho" w:hAnsi="Verdana"/>
          <w:spacing w:val="1"/>
          <w:w w:val="95"/>
          <w:sz w:val="20"/>
          <w:szCs w:val="20"/>
        </w:rPr>
        <w:t>easehol</w:t>
      </w:r>
      <w:r w:rsidRPr="00280E05">
        <w:rPr>
          <w:rFonts w:ascii="Verdana" w:eastAsia="MS PMincho" w:hAnsi="Verdana"/>
          <w:w w:val="95"/>
          <w:sz w:val="20"/>
          <w:szCs w:val="20"/>
        </w:rPr>
        <w:t>d</w:t>
      </w:r>
      <w:r w:rsidRPr="00280E05">
        <w:rPr>
          <w:rFonts w:ascii="Verdana" w:eastAsia="MS PMincho" w:hAnsi="Verdana"/>
          <w:spacing w:val="22"/>
          <w:w w:val="95"/>
          <w:sz w:val="20"/>
          <w:szCs w:val="20"/>
        </w:rPr>
        <w:t xml:space="preserve"> </w:t>
      </w:r>
      <w:r w:rsidRPr="00280E05">
        <w:rPr>
          <w:rFonts w:ascii="Verdana" w:eastAsia="MS PMincho" w:hAnsi="Verdana"/>
          <w:spacing w:val="-4"/>
          <w:w w:val="95"/>
          <w:sz w:val="20"/>
          <w:szCs w:val="20"/>
        </w:rPr>
        <w:t>A</w:t>
      </w:r>
      <w:r w:rsidRPr="00280E05">
        <w:rPr>
          <w:rFonts w:ascii="Verdana" w:eastAsia="MS PMincho" w:hAnsi="Verdana"/>
          <w:spacing w:val="-1"/>
          <w:w w:val="95"/>
          <w:sz w:val="20"/>
          <w:szCs w:val="20"/>
        </w:rPr>
        <w:t>d</w:t>
      </w:r>
      <w:r w:rsidRPr="00280E05">
        <w:rPr>
          <w:rFonts w:ascii="Verdana" w:eastAsia="MS PMincho" w:hAnsi="Verdana"/>
          <w:spacing w:val="5"/>
          <w:w w:val="95"/>
          <w:sz w:val="20"/>
          <w:szCs w:val="20"/>
        </w:rPr>
        <w:t>v</w:t>
      </w:r>
      <w:r w:rsidRPr="00280E05">
        <w:rPr>
          <w:rFonts w:ascii="Verdana" w:eastAsia="MS PMincho" w:hAnsi="Verdana"/>
          <w:spacing w:val="1"/>
          <w:w w:val="95"/>
          <w:sz w:val="20"/>
          <w:szCs w:val="20"/>
        </w:rPr>
        <w:t>iso</w:t>
      </w:r>
      <w:r w:rsidRPr="00280E05">
        <w:rPr>
          <w:rFonts w:ascii="Verdana" w:eastAsia="MS PMincho" w:hAnsi="Verdana"/>
          <w:spacing w:val="8"/>
          <w:w w:val="95"/>
          <w:sz w:val="20"/>
          <w:szCs w:val="20"/>
        </w:rPr>
        <w:t>r</w:t>
      </w:r>
      <w:r w:rsidRPr="00280E05">
        <w:rPr>
          <w:rFonts w:ascii="Verdana" w:eastAsia="MS PMincho" w:hAnsi="Verdana"/>
          <w:w w:val="95"/>
          <w:sz w:val="20"/>
          <w:szCs w:val="20"/>
        </w:rPr>
        <w:t>y</w:t>
      </w:r>
      <w:r w:rsidRPr="00280E05">
        <w:rPr>
          <w:rFonts w:ascii="Verdana" w:eastAsia="MS PMincho" w:hAnsi="Verdana"/>
          <w:spacing w:val="9"/>
          <w:w w:val="95"/>
          <w:sz w:val="20"/>
          <w:szCs w:val="20"/>
        </w:rPr>
        <w:t xml:space="preserve"> </w:t>
      </w:r>
      <w:r w:rsidRPr="00280E05">
        <w:rPr>
          <w:rFonts w:ascii="Verdana" w:eastAsia="MS PMincho" w:hAnsi="Verdana"/>
          <w:w w:val="95"/>
          <w:sz w:val="20"/>
          <w:szCs w:val="20"/>
        </w:rPr>
        <w:t>Se</w:t>
      </w:r>
      <w:r w:rsidRPr="00280E05">
        <w:rPr>
          <w:rFonts w:ascii="Verdana" w:eastAsia="MS PMincho" w:hAnsi="Verdana"/>
          <w:spacing w:val="5"/>
          <w:w w:val="95"/>
          <w:sz w:val="20"/>
          <w:szCs w:val="20"/>
        </w:rPr>
        <w:t>r</w:t>
      </w:r>
      <w:r w:rsidRPr="00280E05">
        <w:rPr>
          <w:rFonts w:ascii="Verdana" w:eastAsia="MS PMincho" w:hAnsi="Verdana"/>
          <w:spacing w:val="4"/>
          <w:w w:val="95"/>
          <w:sz w:val="20"/>
          <w:szCs w:val="20"/>
        </w:rPr>
        <w:t>v</w:t>
      </w:r>
      <w:r w:rsidRPr="00280E05">
        <w:rPr>
          <w:rFonts w:ascii="Verdana" w:eastAsia="MS PMincho" w:hAnsi="Verdana"/>
          <w:w w:val="95"/>
          <w:sz w:val="20"/>
          <w:szCs w:val="20"/>
        </w:rPr>
        <w:t>i</w:t>
      </w:r>
      <w:r w:rsidRPr="00280E05">
        <w:rPr>
          <w:rFonts w:ascii="Verdana" w:eastAsia="MS PMincho" w:hAnsi="Verdana"/>
          <w:spacing w:val="-3"/>
          <w:w w:val="95"/>
          <w:sz w:val="20"/>
          <w:szCs w:val="20"/>
        </w:rPr>
        <w:t>c</w:t>
      </w:r>
      <w:r w:rsidRPr="00280E05">
        <w:rPr>
          <w:rFonts w:ascii="Verdana" w:eastAsia="MS PMincho" w:hAnsi="Verdana"/>
          <w:w w:val="95"/>
          <w:sz w:val="20"/>
          <w:szCs w:val="20"/>
        </w:rPr>
        <w:t xml:space="preserve">e </w:t>
      </w:r>
      <w:r w:rsidRPr="00280E05">
        <w:rPr>
          <w:rFonts w:ascii="Verdana" w:eastAsia="MS PMincho" w:hAnsi="Verdana"/>
          <w:w w:val="92"/>
          <w:sz w:val="20"/>
          <w:szCs w:val="20"/>
        </w:rPr>
        <w:t>(LEASE).</w:t>
      </w:r>
      <w:r w:rsidRPr="00280E05">
        <w:rPr>
          <w:rFonts w:ascii="Verdana" w:eastAsia="MS PMincho" w:hAnsi="Verdana"/>
          <w:spacing w:val="-24"/>
          <w:sz w:val="20"/>
          <w:szCs w:val="20"/>
        </w:rPr>
        <w:t xml:space="preserve"> </w:t>
      </w:r>
      <w:r w:rsidRPr="00280E05">
        <w:rPr>
          <w:rFonts w:ascii="Verdana" w:eastAsia="MS PMincho" w:hAnsi="Verdana"/>
          <w:spacing w:val="-27"/>
          <w:w w:val="94"/>
          <w:sz w:val="20"/>
          <w:szCs w:val="20"/>
        </w:rPr>
        <w:t>Y</w:t>
      </w:r>
      <w:r w:rsidRPr="00280E05">
        <w:rPr>
          <w:rFonts w:ascii="Verdana" w:eastAsia="MS PMincho" w:hAnsi="Verdana"/>
          <w:w w:val="94"/>
          <w:sz w:val="20"/>
          <w:szCs w:val="20"/>
        </w:rPr>
        <w:t>ou</w:t>
      </w:r>
      <w:r w:rsidRPr="00280E05">
        <w:rPr>
          <w:rFonts w:ascii="Verdana" w:eastAsia="MS PMincho" w:hAnsi="Verdana"/>
          <w:spacing w:val="-2"/>
          <w:w w:val="94"/>
          <w:sz w:val="20"/>
          <w:szCs w:val="20"/>
        </w:rPr>
        <w:t xml:space="preserve"> </w:t>
      </w:r>
      <w:r w:rsidRPr="00280E05">
        <w:rPr>
          <w:rFonts w:ascii="Verdana" w:eastAsia="MS PMincho" w:hAnsi="Verdana"/>
          <w:sz w:val="20"/>
          <w:szCs w:val="20"/>
        </w:rPr>
        <w:t>should also consider mediation.</w:t>
      </w:r>
    </w:p>
    <w:p w14:paraId="23A2E1DE" w14:textId="77777777" w:rsidR="008F312B" w:rsidRPr="00280E05" w:rsidRDefault="008F312B" w:rsidP="008F312B">
      <w:pPr>
        <w:widowControl w:val="0"/>
        <w:autoSpaceDE w:val="0"/>
        <w:autoSpaceDN w:val="0"/>
        <w:adjustRightInd w:val="0"/>
        <w:spacing w:line="280" w:lineRule="exact"/>
        <w:rPr>
          <w:rFonts w:ascii="Verdana" w:eastAsia="MS PMincho" w:hAnsi="Verdana"/>
          <w:sz w:val="20"/>
          <w:szCs w:val="20"/>
        </w:rPr>
      </w:pPr>
    </w:p>
    <w:p w14:paraId="3ABFBE0B" w14:textId="77777777" w:rsidR="008F312B" w:rsidRPr="00280E05" w:rsidRDefault="008F312B" w:rsidP="008F312B">
      <w:pPr>
        <w:widowControl w:val="0"/>
        <w:autoSpaceDE w:val="0"/>
        <w:autoSpaceDN w:val="0"/>
        <w:adjustRightInd w:val="0"/>
        <w:spacing w:line="243" w:lineRule="auto"/>
        <w:ind w:left="114" w:right="77"/>
        <w:rPr>
          <w:rFonts w:ascii="Verdana" w:eastAsia="MS PMincho" w:hAnsi="Verdana"/>
          <w:sz w:val="20"/>
          <w:szCs w:val="20"/>
        </w:rPr>
      </w:pPr>
      <w:r w:rsidRPr="00280E05">
        <w:rPr>
          <w:rFonts w:ascii="Verdana" w:eastAsia="MS PMincho" w:hAnsi="Verdana"/>
          <w:sz w:val="20"/>
          <w:szCs w:val="20"/>
        </w:rPr>
        <w:t>The</w:t>
      </w:r>
      <w:r w:rsidRPr="00280E05">
        <w:rPr>
          <w:rFonts w:ascii="Verdana" w:eastAsia="MS PMincho" w:hAnsi="Verdana"/>
          <w:spacing w:val="-16"/>
          <w:sz w:val="20"/>
          <w:szCs w:val="20"/>
        </w:rPr>
        <w:t xml:space="preserve"> </w:t>
      </w:r>
      <w:r w:rsidRPr="00280E05">
        <w:rPr>
          <w:rFonts w:ascii="Verdana" w:eastAsia="MS PMincho" w:hAnsi="Verdana"/>
          <w:spacing w:val="-2"/>
          <w:w w:val="96"/>
          <w:sz w:val="20"/>
          <w:szCs w:val="20"/>
        </w:rPr>
        <w:t>e</w:t>
      </w:r>
      <w:r w:rsidRPr="00280E05">
        <w:rPr>
          <w:rFonts w:ascii="Verdana" w:eastAsia="MS PMincho" w:hAnsi="Verdana"/>
          <w:w w:val="96"/>
          <w:sz w:val="20"/>
          <w:szCs w:val="20"/>
        </w:rPr>
        <w:t>xis</w:t>
      </w:r>
      <w:r w:rsidRPr="00280E05">
        <w:rPr>
          <w:rFonts w:ascii="Verdana" w:eastAsia="MS PMincho" w:hAnsi="Verdana"/>
          <w:spacing w:val="-2"/>
          <w:w w:val="96"/>
          <w:sz w:val="20"/>
          <w:szCs w:val="20"/>
        </w:rPr>
        <w:t>t</w:t>
      </w:r>
      <w:r w:rsidRPr="00280E05">
        <w:rPr>
          <w:rFonts w:ascii="Verdana" w:eastAsia="MS PMincho" w:hAnsi="Verdana"/>
          <w:spacing w:val="-1"/>
          <w:w w:val="96"/>
          <w:sz w:val="20"/>
          <w:szCs w:val="20"/>
        </w:rPr>
        <w:t>e</w:t>
      </w:r>
      <w:r w:rsidRPr="00280E05">
        <w:rPr>
          <w:rFonts w:ascii="Verdana" w:eastAsia="MS PMincho" w:hAnsi="Verdana"/>
          <w:w w:val="96"/>
          <w:sz w:val="20"/>
          <w:szCs w:val="20"/>
        </w:rPr>
        <w:t>n</w:t>
      </w:r>
      <w:r w:rsidRPr="00280E05">
        <w:rPr>
          <w:rFonts w:ascii="Verdana" w:eastAsia="MS PMincho" w:hAnsi="Verdana"/>
          <w:spacing w:val="-3"/>
          <w:w w:val="96"/>
          <w:sz w:val="20"/>
          <w:szCs w:val="20"/>
        </w:rPr>
        <w:t>c</w:t>
      </w:r>
      <w:r w:rsidRPr="00280E05">
        <w:rPr>
          <w:rFonts w:ascii="Verdana" w:eastAsia="MS PMincho" w:hAnsi="Verdana"/>
          <w:w w:val="96"/>
          <w:sz w:val="20"/>
          <w:szCs w:val="20"/>
        </w:rPr>
        <w:t>e</w:t>
      </w:r>
      <w:r w:rsidRPr="00280E05">
        <w:rPr>
          <w:rFonts w:ascii="Verdana" w:eastAsia="MS PMincho" w:hAnsi="Verdana"/>
          <w:spacing w:val="2"/>
          <w:w w:val="96"/>
          <w:sz w:val="20"/>
          <w:szCs w:val="20"/>
        </w:rPr>
        <w:t xml:space="preserve"> </w:t>
      </w:r>
      <w:r w:rsidRPr="00280E05">
        <w:rPr>
          <w:rFonts w:ascii="Verdana" w:eastAsia="MS PMincho" w:hAnsi="Verdana"/>
          <w:sz w:val="20"/>
          <w:szCs w:val="20"/>
        </w:rPr>
        <w:t>of</w:t>
      </w:r>
      <w:r w:rsidRPr="00280E05">
        <w:rPr>
          <w:rFonts w:ascii="Verdana" w:eastAsia="MS PMincho" w:hAnsi="Verdana"/>
          <w:spacing w:val="-4"/>
          <w:sz w:val="20"/>
          <w:szCs w:val="20"/>
        </w:rPr>
        <w:t xml:space="preserve"> </w:t>
      </w:r>
      <w:r w:rsidRPr="00280E05">
        <w:rPr>
          <w:rFonts w:ascii="Verdana" w:eastAsia="MS PMincho" w:hAnsi="Verdana"/>
          <w:sz w:val="20"/>
          <w:szCs w:val="20"/>
        </w:rPr>
        <w:t>this</w:t>
      </w:r>
      <w:r w:rsidRPr="00280E05">
        <w:rPr>
          <w:rFonts w:ascii="Verdana" w:eastAsia="MS PMincho" w:hAnsi="Verdana"/>
          <w:spacing w:val="-3"/>
          <w:sz w:val="20"/>
          <w:szCs w:val="20"/>
        </w:rPr>
        <w:t xml:space="preserve"> </w:t>
      </w:r>
      <w:r w:rsidRPr="00280E05">
        <w:rPr>
          <w:rFonts w:ascii="Verdana" w:eastAsia="MS PMincho" w:hAnsi="Verdana"/>
          <w:spacing w:val="-1"/>
          <w:sz w:val="20"/>
          <w:szCs w:val="20"/>
        </w:rPr>
        <w:t>d</w:t>
      </w:r>
      <w:r w:rsidRPr="00280E05">
        <w:rPr>
          <w:rFonts w:ascii="Verdana" w:eastAsia="MS PMincho" w:hAnsi="Verdana"/>
          <w:sz w:val="20"/>
          <w:szCs w:val="20"/>
        </w:rPr>
        <w:t>ocument,</w:t>
      </w:r>
      <w:r w:rsidRPr="00280E05">
        <w:rPr>
          <w:rFonts w:ascii="Verdana" w:eastAsia="MS PMincho" w:hAnsi="Verdana"/>
          <w:spacing w:val="14"/>
          <w:sz w:val="20"/>
          <w:szCs w:val="20"/>
        </w:rPr>
        <w:t xml:space="preserve"> </w:t>
      </w:r>
      <w:r w:rsidRPr="00280E05">
        <w:rPr>
          <w:rFonts w:ascii="Verdana" w:eastAsia="MS PMincho" w:hAnsi="Verdana"/>
          <w:sz w:val="20"/>
          <w:szCs w:val="20"/>
        </w:rPr>
        <w:t>and</w:t>
      </w:r>
      <w:r w:rsidRPr="00280E05">
        <w:rPr>
          <w:rFonts w:ascii="Verdana" w:eastAsia="MS PMincho" w:hAnsi="Verdana"/>
          <w:spacing w:val="6"/>
          <w:sz w:val="20"/>
          <w:szCs w:val="20"/>
        </w:rPr>
        <w:t xml:space="preserve"> </w:t>
      </w:r>
      <w:r w:rsidRPr="00280E05">
        <w:rPr>
          <w:rFonts w:ascii="Verdana" w:eastAsia="MS PMincho" w:hAnsi="Verdana"/>
          <w:sz w:val="20"/>
          <w:szCs w:val="20"/>
        </w:rPr>
        <w:t>whe</w:t>
      </w:r>
      <w:r w:rsidRPr="00280E05">
        <w:rPr>
          <w:rFonts w:ascii="Verdana" w:eastAsia="MS PMincho" w:hAnsi="Verdana"/>
          <w:spacing w:val="-3"/>
          <w:sz w:val="20"/>
          <w:szCs w:val="20"/>
        </w:rPr>
        <w:t>r</w:t>
      </w:r>
      <w:r w:rsidRPr="00280E05">
        <w:rPr>
          <w:rFonts w:ascii="Verdana" w:eastAsia="MS PMincho" w:hAnsi="Verdana"/>
          <w:sz w:val="20"/>
          <w:szCs w:val="20"/>
        </w:rPr>
        <w:t>e</w:t>
      </w:r>
      <w:r w:rsidRPr="00280E05">
        <w:rPr>
          <w:rFonts w:ascii="Verdana" w:eastAsia="MS PMincho" w:hAnsi="Verdana"/>
          <w:spacing w:val="-11"/>
          <w:sz w:val="20"/>
          <w:szCs w:val="20"/>
        </w:rPr>
        <w:t xml:space="preserve"> </w:t>
      </w:r>
      <w:r w:rsidRPr="00280E05">
        <w:rPr>
          <w:rFonts w:ascii="Verdana" w:eastAsia="MS PMincho" w:hAnsi="Verdana"/>
          <w:sz w:val="20"/>
          <w:szCs w:val="20"/>
        </w:rPr>
        <w:t>it</w:t>
      </w:r>
      <w:r w:rsidRPr="00280E05">
        <w:rPr>
          <w:rFonts w:ascii="Verdana" w:eastAsia="MS PMincho" w:hAnsi="Verdana"/>
          <w:spacing w:val="-3"/>
          <w:sz w:val="20"/>
          <w:szCs w:val="20"/>
        </w:rPr>
        <w:t xml:space="preserve"> </w:t>
      </w:r>
      <w:r w:rsidRPr="00280E05">
        <w:rPr>
          <w:rFonts w:ascii="Verdana" w:eastAsia="MS PMincho" w:hAnsi="Verdana"/>
          <w:sz w:val="20"/>
          <w:szCs w:val="20"/>
        </w:rPr>
        <w:t>can</w:t>
      </w:r>
      <w:r w:rsidRPr="00280E05">
        <w:rPr>
          <w:rFonts w:ascii="Verdana" w:eastAsia="MS PMincho" w:hAnsi="Verdana"/>
          <w:spacing w:val="-6"/>
          <w:sz w:val="20"/>
          <w:szCs w:val="20"/>
        </w:rPr>
        <w:t xml:space="preserve"> </w:t>
      </w:r>
      <w:r w:rsidRPr="00280E05">
        <w:rPr>
          <w:rFonts w:ascii="Verdana" w:eastAsia="MS PMincho" w:hAnsi="Verdana"/>
          <w:sz w:val="20"/>
          <w:szCs w:val="20"/>
        </w:rPr>
        <w:t>be</w:t>
      </w:r>
      <w:r w:rsidRPr="00280E05">
        <w:rPr>
          <w:rFonts w:ascii="Verdana" w:eastAsia="MS PMincho" w:hAnsi="Verdana"/>
          <w:spacing w:val="-8"/>
          <w:sz w:val="20"/>
          <w:szCs w:val="20"/>
        </w:rPr>
        <w:t xml:space="preserve"> </w:t>
      </w:r>
      <w:r w:rsidRPr="00280E05">
        <w:rPr>
          <w:rFonts w:ascii="Verdana" w:eastAsia="MS PMincho" w:hAnsi="Verdana"/>
          <w:sz w:val="20"/>
          <w:szCs w:val="20"/>
        </w:rPr>
        <w:t>seen</w:t>
      </w:r>
      <w:r w:rsidRPr="00280E05">
        <w:rPr>
          <w:rFonts w:ascii="Verdana" w:eastAsia="MS PMincho" w:hAnsi="Verdana"/>
          <w:spacing w:val="-13"/>
          <w:sz w:val="20"/>
          <w:szCs w:val="20"/>
        </w:rPr>
        <w:t xml:space="preserve"> </w:t>
      </w:r>
      <w:r w:rsidRPr="00280E05">
        <w:rPr>
          <w:rFonts w:ascii="Verdana" w:eastAsia="MS PMincho" w:hAnsi="Verdana"/>
          <w:sz w:val="20"/>
          <w:szCs w:val="20"/>
        </w:rPr>
        <w:t>and/or</w:t>
      </w:r>
      <w:r w:rsidRPr="00280E05">
        <w:rPr>
          <w:rFonts w:ascii="Verdana" w:eastAsia="MS PMincho" w:hAnsi="Verdana"/>
          <w:spacing w:val="25"/>
          <w:sz w:val="20"/>
          <w:szCs w:val="20"/>
        </w:rPr>
        <w:t xml:space="preserve"> </w:t>
      </w:r>
      <w:r w:rsidRPr="00280E05">
        <w:rPr>
          <w:rFonts w:ascii="Verdana" w:eastAsia="MS PMincho" w:hAnsi="Verdana"/>
          <w:sz w:val="20"/>
          <w:szCs w:val="20"/>
        </w:rPr>
        <w:t>pu</w:t>
      </w:r>
      <w:r w:rsidRPr="00280E05">
        <w:rPr>
          <w:rFonts w:ascii="Verdana" w:eastAsia="MS PMincho" w:hAnsi="Verdana"/>
          <w:spacing w:val="-3"/>
          <w:sz w:val="20"/>
          <w:szCs w:val="20"/>
        </w:rPr>
        <w:t>r</w:t>
      </w:r>
      <w:r w:rsidRPr="00280E05">
        <w:rPr>
          <w:rFonts w:ascii="Verdana" w:eastAsia="MS PMincho" w:hAnsi="Verdana"/>
          <w:spacing w:val="-2"/>
          <w:sz w:val="20"/>
          <w:szCs w:val="20"/>
        </w:rPr>
        <w:t>c</w:t>
      </w:r>
      <w:r w:rsidRPr="00280E05">
        <w:rPr>
          <w:rFonts w:ascii="Verdana" w:eastAsia="MS PMincho" w:hAnsi="Verdana"/>
          <w:sz w:val="20"/>
          <w:szCs w:val="20"/>
        </w:rPr>
        <w:t>hased,</w:t>
      </w:r>
      <w:r w:rsidRPr="00280E05">
        <w:rPr>
          <w:rFonts w:ascii="Verdana" w:eastAsia="MS PMincho" w:hAnsi="Verdana"/>
          <w:spacing w:val="-9"/>
          <w:sz w:val="20"/>
          <w:szCs w:val="20"/>
        </w:rPr>
        <w:t xml:space="preserve"> </w:t>
      </w:r>
      <w:r w:rsidRPr="00280E05">
        <w:rPr>
          <w:rFonts w:ascii="Verdana" w:eastAsia="MS PMincho" w:hAnsi="Verdana"/>
          <w:sz w:val="20"/>
          <w:szCs w:val="20"/>
        </w:rPr>
        <w:t>should</w:t>
      </w:r>
      <w:r w:rsidRPr="00280E05">
        <w:rPr>
          <w:rFonts w:ascii="Verdana" w:eastAsia="MS PMincho" w:hAnsi="Verdana"/>
          <w:spacing w:val="5"/>
          <w:sz w:val="20"/>
          <w:szCs w:val="20"/>
        </w:rPr>
        <w:t xml:space="preserve"> </w:t>
      </w:r>
      <w:r w:rsidRPr="00280E05">
        <w:rPr>
          <w:rFonts w:ascii="Verdana" w:eastAsia="MS PMincho" w:hAnsi="Verdana"/>
          <w:sz w:val="20"/>
          <w:szCs w:val="20"/>
        </w:rPr>
        <w:t>be</w:t>
      </w:r>
      <w:r w:rsidRPr="00280E05">
        <w:rPr>
          <w:rFonts w:ascii="Verdana" w:eastAsia="MS PMincho" w:hAnsi="Verdana"/>
          <w:spacing w:val="-8"/>
          <w:sz w:val="20"/>
          <w:szCs w:val="20"/>
        </w:rPr>
        <w:t xml:space="preserve"> </w:t>
      </w:r>
      <w:r w:rsidRPr="00280E05">
        <w:rPr>
          <w:rFonts w:ascii="Verdana" w:eastAsia="MS PMincho" w:hAnsi="Verdana"/>
          <w:sz w:val="20"/>
          <w:szCs w:val="20"/>
        </w:rPr>
        <w:t>b</w:t>
      </w:r>
      <w:r w:rsidRPr="00280E05">
        <w:rPr>
          <w:rFonts w:ascii="Verdana" w:eastAsia="MS PMincho" w:hAnsi="Verdana"/>
          <w:spacing w:val="-3"/>
          <w:sz w:val="20"/>
          <w:szCs w:val="20"/>
        </w:rPr>
        <w:t>r</w:t>
      </w:r>
      <w:r w:rsidRPr="00280E05">
        <w:rPr>
          <w:rFonts w:ascii="Verdana" w:eastAsia="MS PMincho" w:hAnsi="Verdana"/>
          <w:sz w:val="20"/>
          <w:szCs w:val="20"/>
        </w:rPr>
        <w:t>ou</w:t>
      </w:r>
      <w:r w:rsidRPr="00280E05">
        <w:rPr>
          <w:rFonts w:ascii="Verdana" w:eastAsia="MS PMincho" w:hAnsi="Verdana"/>
          <w:spacing w:val="3"/>
          <w:sz w:val="20"/>
          <w:szCs w:val="20"/>
        </w:rPr>
        <w:t>g</w:t>
      </w:r>
      <w:r w:rsidRPr="00280E05">
        <w:rPr>
          <w:rFonts w:ascii="Verdana" w:eastAsia="MS PMincho" w:hAnsi="Verdana"/>
          <w:sz w:val="20"/>
          <w:szCs w:val="20"/>
        </w:rPr>
        <w:t>ht</w:t>
      </w:r>
      <w:r w:rsidRPr="00280E05">
        <w:rPr>
          <w:rFonts w:ascii="Verdana" w:eastAsia="MS PMincho" w:hAnsi="Verdana"/>
          <w:spacing w:val="11"/>
          <w:sz w:val="20"/>
          <w:szCs w:val="20"/>
        </w:rPr>
        <w:t xml:space="preserve"> </w:t>
      </w:r>
      <w:r w:rsidRPr="00280E05">
        <w:rPr>
          <w:rFonts w:ascii="Verdana" w:eastAsia="MS PMincho" w:hAnsi="Verdana"/>
          <w:spacing w:val="-2"/>
          <w:sz w:val="20"/>
          <w:szCs w:val="20"/>
        </w:rPr>
        <w:t>t</w:t>
      </w:r>
      <w:r w:rsidRPr="00280E05">
        <w:rPr>
          <w:rFonts w:ascii="Verdana" w:eastAsia="MS PMincho" w:hAnsi="Verdana"/>
          <w:sz w:val="20"/>
          <w:szCs w:val="20"/>
        </w:rPr>
        <w:t>o</w:t>
      </w:r>
      <w:r w:rsidRPr="00280E05">
        <w:rPr>
          <w:rFonts w:ascii="Verdana" w:eastAsia="MS PMincho" w:hAnsi="Verdana"/>
          <w:spacing w:val="3"/>
          <w:sz w:val="20"/>
          <w:szCs w:val="20"/>
        </w:rPr>
        <w:t xml:space="preserve"> </w:t>
      </w:r>
      <w:r w:rsidRPr="00280E05">
        <w:rPr>
          <w:rFonts w:ascii="Verdana" w:eastAsia="MS PMincho" w:hAnsi="Verdana"/>
          <w:sz w:val="20"/>
          <w:szCs w:val="20"/>
        </w:rPr>
        <w:t>the</w:t>
      </w:r>
      <w:r w:rsidRPr="00280E05">
        <w:rPr>
          <w:rFonts w:ascii="Verdana" w:eastAsia="MS PMincho" w:hAnsi="Verdana"/>
          <w:spacing w:val="7"/>
          <w:sz w:val="20"/>
          <w:szCs w:val="20"/>
        </w:rPr>
        <w:t xml:space="preserve"> </w:t>
      </w:r>
      <w:r w:rsidRPr="00280E05">
        <w:rPr>
          <w:rFonts w:ascii="Verdana" w:eastAsia="MS PMincho" w:hAnsi="Verdana"/>
          <w:sz w:val="20"/>
          <w:szCs w:val="20"/>
        </w:rPr>
        <w:t>at</w:t>
      </w:r>
      <w:r w:rsidRPr="00280E05">
        <w:rPr>
          <w:rFonts w:ascii="Verdana" w:eastAsia="MS PMincho" w:hAnsi="Verdana"/>
          <w:spacing w:val="-2"/>
          <w:sz w:val="20"/>
          <w:szCs w:val="20"/>
        </w:rPr>
        <w:t>t</w:t>
      </w:r>
      <w:r w:rsidRPr="00280E05">
        <w:rPr>
          <w:rFonts w:ascii="Verdana" w:eastAsia="MS PMincho" w:hAnsi="Verdana"/>
          <w:sz w:val="20"/>
          <w:szCs w:val="20"/>
        </w:rPr>
        <w:t>ention</w:t>
      </w:r>
      <w:r w:rsidRPr="00280E05">
        <w:rPr>
          <w:rFonts w:ascii="Verdana" w:eastAsia="MS PMincho" w:hAnsi="Verdana"/>
          <w:spacing w:val="22"/>
          <w:sz w:val="20"/>
          <w:szCs w:val="20"/>
        </w:rPr>
        <w:t xml:space="preserve"> </w:t>
      </w:r>
      <w:r w:rsidRPr="00280E05">
        <w:rPr>
          <w:rFonts w:ascii="Verdana" w:eastAsia="MS PMincho" w:hAnsi="Verdana"/>
          <w:sz w:val="20"/>
          <w:szCs w:val="20"/>
        </w:rPr>
        <w:t>of</w:t>
      </w:r>
      <w:r w:rsidRPr="00280E05">
        <w:rPr>
          <w:rFonts w:ascii="Verdana" w:eastAsia="MS PMincho" w:hAnsi="Verdana"/>
          <w:spacing w:val="-3"/>
          <w:sz w:val="20"/>
          <w:szCs w:val="20"/>
        </w:rPr>
        <w:t xml:space="preserve"> </w:t>
      </w:r>
      <w:r w:rsidRPr="00280E05">
        <w:rPr>
          <w:rFonts w:ascii="Verdana" w:eastAsia="MS PMincho" w:hAnsi="Verdana"/>
          <w:sz w:val="20"/>
          <w:szCs w:val="20"/>
        </w:rPr>
        <w:t>all</w:t>
      </w:r>
      <w:r w:rsidRPr="00280E05">
        <w:rPr>
          <w:rFonts w:ascii="Verdana" w:eastAsia="MS PMincho" w:hAnsi="Verdana"/>
          <w:spacing w:val="-5"/>
          <w:sz w:val="20"/>
          <w:szCs w:val="20"/>
        </w:rPr>
        <w:t xml:space="preserve"> </w:t>
      </w:r>
      <w:r w:rsidR="00967C1E" w:rsidRPr="00280E05">
        <w:rPr>
          <w:rFonts w:ascii="Verdana" w:eastAsia="MS PMincho" w:hAnsi="Verdana"/>
          <w:sz w:val="20"/>
          <w:szCs w:val="20"/>
        </w:rPr>
        <w:t>leaseholder</w:t>
      </w:r>
      <w:r w:rsidRPr="00280E05">
        <w:rPr>
          <w:rFonts w:ascii="Verdana" w:eastAsia="MS PMincho" w:hAnsi="Verdana"/>
          <w:sz w:val="20"/>
          <w:szCs w:val="20"/>
        </w:rPr>
        <w:t>s</w:t>
      </w:r>
      <w:r w:rsidRPr="00280E05">
        <w:rPr>
          <w:rFonts w:ascii="Verdana" w:eastAsia="MS PMincho" w:hAnsi="Verdana"/>
          <w:spacing w:val="8"/>
          <w:sz w:val="20"/>
          <w:szCs w:val="20"/>
        </w:rPr>
        <w:t xml:space="preserve"> </w:t>
      </w:r>
      <w:r w:rsidRPr="00280E05">
        <w:rPr>
          <w:rFonts w:ascii="Verdana" w:eastAsia="MS PMincho" w:hAnsi="Verdana"/>
          <w:sz w:val="20"/>
          <w:szCs w:val="20"/>
        </w:rPr>
        <w:t>of</w:t>
      </w:r>
      <w:r w:rsidRPr="00280E05">
        <w:rPr>
          <w:rFonts w:ascii="Verdana" w:eastAsia="MS PMincho" w:hAnsi="Verdana"/>
          <w:spacing w:val="-3"/>
          <w:sz w:val="20"/>
          <w:szCs w:val="20"/>
        </w:rPr>
        <w:t xml:space="preserve"> r</w:t>
      </w:r>
      <w:r w:rsidRPr="00280E05">
        <w:rPr>
          <w:rFonts w:ascii="Verdana" w:eastAsia="MS PMincho" w:hAnsi="Verdana"/>
          <w:sz w:val="20"/>
          <w:szCs w:val="20"/>
        </w:rPr>
        <w:t>el</w:t>
      </w:r>
      <w:r w:rsidRPr="00280E05">
        <w:rPr>
          <w:rFonts w:ascii="Verdana" w:eastAsia="MS PMincho" w:hAnsi="Verdana"/>
          <w:spacing w:val="1"/>
          <w:sz w:val="20"/>
          <w:szCs w:val="20"/>
        </w:rPr>
        <w:t>e</w:t>
      </w:r>
      <w:r w:rsidRPr="00280E05">
        <w:rPr>
          <w:rFonts w:ascii="Verdana" w:eastAsia="MS PMincho" w:hAnsi="Verdana"/>
          <w:sz w:val="20"/>
          <w:szCs w:val="20"/>
        </w:rPr>
        <w:t>vant</w:t>
      </w:r>
      <w:r w:rsidRPr="00280E05">
        <w:rPr>
          <w:rFonts w:ascii="Verdana" w:eastAsia="MS PMincho" w:hAnsi="Verdana"/>
          <w:spacing w:val="-4"/>
          <w:sz w:val="20"/>
          <w:szCs w:val="20"/>
        </w:rPr>
        <w:t xml:space="preserve"> </w:t>
      </w:r>
      <w:r w:rsidRPr="00280E05">
        <w:rPr>
          <w:rFonts w:ascii="Verdana" w:eastAsia="MS PMincho" w:hAnsi="Verdana"/>
          <w:sz w:val="20"/>
          <w:szCs w:val="20"/>
        </w:rPr>
        <w:t>p</w:t>
      </w:r>
      <w:r w:rsidRPr="00280E05">
        <w:rPr>
          <w:rFonts w:ascii="Verdana" w:eastAsia="MS PMincho" w:hAnsi="Verdana"/>
          <w:spacing w:val="3"/>
          <w:sz w:val="20"/>
          <w:szCs w:val="20"/>
        </w:rPr>
        <w:t>r</w:t>
      </w:r>
      <w:r w:rsidRPr="00280E05">
        <w:rPr>
          <w:rFonts w:ascii="Verdana" w:eastAsia="MS PMincho" w:hAnsi="Verdana"/>
          <w:spacing w:val="-2"/>
          <w:sz w:val="20"/>
          <w:szCs w:val="20"/>
        </w:rPr>
        <w:t>i</w:t>
      </w:r>
      <w:r w:rsidRPr="00280E05">
        <w:rPr>
          <w:rFonts w:ascii="Verdana" w:eastAsia="MS PMincho" w:hAnsi="Verdana"/>
          <w:sz w:val="20"/>
          <w:szCs w:val="20"/>
        </w:rPr>
        <w:t>va</w:t>
      </w:r>
      <w:r w:rsidRPr="00280E05">
        <w:rPr>
          <w:rFonts w:ascii="Verdana" w:eastAsia="MS PMincho" w:hAnsi="Verdana"/>
          <w:spacing w:val="-2"/>
          <w:sz w:val="20"/>
          <w:szCs w:val="20"/>
        </w:rPr>
        <w:t>t</w:t>
      </w:r>
      <w:r w:rsidRPr="00280E05">
        <w:rPr>
          <w:rFonts w:ascii="Verdana" w:eastAsia="MS PMincho" w:hAnsi="Verdana"/>
          <w:sz w:val="20"/>
          <w:szCs w:val="20"/>
        </w:rPr>
        <w:t>e</w:t>
      </w:r>
      <w:r w:rsidRPr="00280E05">
        <w:rPr>
          <w:rFonts w:ascii="Verdana" w:eastAsia="MS PMincho" w:hAnsi="Verdana"/>
          <w:spacing w:val="-12"/>
          <w:sz w:val="20"/>
          <w:szCs w:val="20"/>
        </w:rPr>
        <w:t xml:space="preserve"> </w:t>
      </w:r>
      <w:r w:rsidRPr="00280E05">
        <w:rPr>
          <w:rFonts w:ascii="Verdana" w:eastAsia="MS PMincho" w:hAnsi="Verdana"/>
          <w:sz w:val="20"/>
          <w:szCs w:val="20"/>
        </w:rPr>
        <w:t>sec</w:t>
      </w:r>
      <w:r w:rsidRPr="00280E05">
        <w:rPr>
          <w:rFonts w:ascii="Verdana" w:eastAsia="MS PMincho" w:hAnsi="Verdana"/>
          <w:spacing w:val="-2"/>
          <w:sz w:val="20"/>
          <w:szCs w:val="20"/>
        </w:rPr>
        <w:t>t</w:t>
      </w:r>
      <w:r w:rsidRPr="00280E05">
        <w:rPr>
          <w:rFonts w:ascii="Verdana" w:eastAsia="MS PMincho" w:hAnsi="Verdana"/>
          <w:sz w:val="20"/>
          <w:szCs w:val="20"/>
        </w:rPr>
        <w:t>or</w:t>
      </w:r>
      <w:r w:rsidRPr="00280E05">
        <w:rPr>
          <w:rFonts w:ascii="Verdana" w:eastAsia="MS PMincho" w:hAnsi="Verdana"/>
          <w:spacing w:val="-5"/>
          <w:sz w:val="20"/>
          <w:szCs w:val="20"/>
        </w:rPr>
        <w:t xml:space="preserve"> </w:t>
      </w:r>
      <w:r w:rsidRPr="00280E05">
        <w:rPr>
          <w:rFonts w:ascii="Verdana" w:eastAsia="MS PMincho" w:hAnsi="Verdana"/>
          <w:spacing w:val="-3"/>
          <w:sz w:val="20"/>
          <w:szCs w:val="20"/>
        </w:rPr>
        <w:t>d</w:t>
      </w:r>
      <w:r w:rsidRPr="00280E05">
        <w:rPr>
          <w:rFonts w:ascii="Verdana" w:eastAsia="MS PMincho" w:hAnsi="Verdana"/>
          <w:spacing w:val="-2"/>
          <w:sz w:val="20"/>
          <w:szCs w:val="20"/>
        </w:rPr>
        <w:t>w</w:t>
      </w:r>
      <w:r w:rsidRPr="00280E05">
        <w:rPr>
          <w:rFonts w:ascii="Verdana" w:eastAsia="MS PMincho" w:hAnsi="Verdana"/>
          <w:sz w:val="20"/>
          <w:szCs w:val="20"/>
        </w:rPr>
        <w:t>ellings.</w:t>
      </w:r>
    </w:p>
    <w:p w14:paraId="68EA6EE8" w14:textId="77777777" w:rsidR="008F312B" w:rsidRPr="00280E05" w:rsidRDefault="008F312B" w:rsidP="008F312B">
      <w:pPr>
        <w:widowControl w:val="0"/>
        <w:autoSpaceDE w:val="0"/>
        <w:autoSpaceDN w:val="0"/>
        <w:adjustRightInd w:val="0"/>
        <w:spacing w:line="280" w:lineRule="exact"/>
        <w:rPr>
          <w:rFonts w:ascii="Verdana" w:eastAsia="MS PMincho" w:hAnsi="Verdana"/>
          <w:sz w:val="20"/>
          <w:szCs w:val="20"/>
        </w:rPr>
      </w:pPr>
    </w:p>
    <w:p w14:paraId="04AD9BFE" w14:textId="77777777" w:rsidR="008F312B" w:rsidRPr="00280E05" w:rsidRDefault="008F312B" w:rsidP="008F312B">
      <w:pPr>
        <w:widowControl w:val="0"/>
        <w:autoSpaceDE w:val="0"/>
        <w:autoSpaceDN w:val="0"/>
        <w:adjustRightInd w:val="0"/>
        <w:spacing w:line="243" w:lineRule="auto"/>
        <w:ind w:left="114" w:right="73"/>
        <w:rPr>
          <w:rFonts w:ascii="Verdana" w:eastAsia="MS PMincho" w:hAnsi="Verdana"/>
          <w:sz w:val="20"/>
          <w:szCs w:val="20"/>
        </w:rPr>
      </w:pPr>
      <w:r w:rsidRPr="00280E05">
        <w:rPr>
          <w:rFonts w:ascii="Verdana" w:eastAsia="MS PMincho" w:hAnsi="Verdana"/>
          <w:sz w:val="20"/>
          <w:szCs w:val="20"/>
        </w:rPr>
        <w:t>This</w:t>
      </w:r>
      <w:r w:rsidRPr="00280E05">
        <w:rPr>
          <w:rFonts w:ascii="Verdana" w:eastAsia="MS PMincho" w:hAnsi="Verdana"/>
          <w:spacing w:val="-20"/>
          <w:sz w:val="20"/>
          <w:szCs w:val="20"/>
        </w:rPr>
        <w:t xml:space="preserve"> </w:t>
      </w:r>
      <w:r w:rsidRPr="00280E05">
        <w:rPr>
          <w:rFonts w:ascii="Verdana" w:eastAsia="MS PMincho" w:hAnsi="Verdana"/>
          <w:spacing w:val="-2"/>
          <w:sz w:val="20"/>
          <w:szCs w:val="20"/>
        </w:rPr>
        <w:t>C</w:t>
      </w:r>
      <w:r w:rsidRPr="00280E05">
        <w:rPr>
          <w:rFonts w:ascii="Verdana" w:eastAsia="MS PMincho" w:hAnsi="Verdana"/>
          <w:sz w:val="20"/>
          <w:szCs w:val="20"/>
        </w:rPr>
        <w:t>ode</w:t>
      </w:r>
      <w:r w:rsidRPr="00280E05">
        <w:rPr>
          <w:rFonts w:ascii="Verdana" w:eastAsia="MS PMincho" w:hAnsi="Verdana"/>
          <w:spacing w:val="-6"/>
          <w:sz w:val="20"/>
          <w:szCs w:val="20"/>
        </w:rPr>
        <w:t xml:space="preserve"> </w:t>
      </w:r>
      <w:r w:rsidRPr="00280E05">
        <w:rPr>
          <w:rFonts w:ascii="Verdana" w:eastAsia="MS PMincho" w:hAnsi="Verdana"/>
          <w:sz w:val="20"/>
          <w:szCs w:val="20"/>
        </w:rPr>
        <w:t>only</w:t>
      </w:r>
      <w:r w:rsidRPr="00280E05">
        <w:rPr>
          <w:rFonts w:ascii="Verdana" w:eastAsia="MS PMincho" w:hAnsi="Verdana"/>
          <w:spacing w:val="-10"/>
          <w:sz w:val="20"/>
          <w:szCs w:val="20"/>
        </w:rPr>
        <w:t xml:space="preserve"> </w:t>
      </w:r>
      <w:r w:rsidRPr="00280E05">
        <w:rPr>
          <w:rFonts w:ascii="Verdana" w:eastAsia="MS PMincho" w:hAnsi="Verdana"/>
          <w:sz w:val="20"/>
          <w:szCs w:val="20"/>
        </w:rPr>
        <w:t>applies</w:t>
      </w:r>
      <w:r w:rsidRPr="00280E05">
        <w:rPr>
          <w:rFonts w:ascii="Verdana" w:eastAsia="MS PMincho" w:hAnsi="Verdana"/>
          <w:spacing w:val="-17"/>
          <w:sz w:val="20"/>
          <w:szCs w:val="20"/>
        </w:rPr>
        <w:t xml:space="preserve"> </w:t>
      </w:r>
      <w:r w:rsidRPr="00280E05">
        <w:rPr>
          <w:rFonts w:ascii="Verdana" w:eastAsia="MS PMincho" w:hAnsi="Verdana"/>
          <w:spacing w:val="-2"/>
          <w:sz w:val="20"/>
          <w:szCs w:val="20"/>
        </w:rPr>
        <w:t>t</w:t>
      </w:r>
      <w:r w:rsidRPr="00280E05">
        <w:rPr>
          <w:rFonts w:ascii="Verdana" w:eastAsia="MS PMincho" w:hAnsi="Verdana"/>
          <w:sz w:val="20"/>
          <w:szCs w:val="20"/>
        </w:rPr>
        <w:t>o</w:t>
      </w:r>
      <w:r w:rsidRPr="00280E05">
        <w:rPr>
          <w:rFonts w:ascii="Verdana" w:eastAsia="MS PMincho" w:hAnsi="Verdana"/>
          <w:spacing w:val="3"/>
          <w:sz w:val="20"/>
          <w:szCs w:val="20"/>
        </w:rPr>
        <w:t xml:space="preserve"> </w:t>
      </w:r>
      <w:r w:rsidRPr="00280E05">
        <w:rPr>
          <w:rFonts w:ascii="Verdana" w:eastAsia="MS PMincho" w:hAnsi="Verdana"/>
          <w:sz w:val="20"/>
          <w:szCs w:val="20"/>
        </w:rPr>
        <w:t>p</w:t>
      </w:r>
      <w:r w:rsidRPr="00280E05">
        <w:rPr>
          <w:rFonts w:ascii="Verdana" w:eastAsia="MS PMincho" w:hAnsi="Verdana"/>
          <w:spacing w:val="-3"/>
          <w:sz w:val="20"/>
          <w:szCs w:val="20"/>
        </w:rPr>
        <w:t>r</w:t>
      </w:r>
      <w:r w:rsidRPr="00280E05">
        <w:rPr>
          <w:rFonts w:ascii="Verdana" w:eastAsia="MS PMincho" w:hAnsi="Verdana"/>
          <w:spacing w:val="-1"/>
          <w:sz w:val="20"/>
          <w:szCs w:val="20"/>
        </w:rPr>
        <w:t>o</w:t>
      </w:r>
      <w:r w:rsidRPr="00280E05">
        <w:rPr>
          <w:rFonts w:ascii="Verdana" w:eastAsia="MS PMincho" w:hAnsi="Verdana"/>
          <w:spacing w:val="1"/>
          <w:sz w:val="20"/>
          <w:szCs w:val="20"/>
        </w:rPr>
        <w:t>p</w:t>
      </w:r>
      <w:r w:rsidRPr="00280E05">
        <w:rPr>
          <w:rFonts w:ascii="Verdana" w:eastAsia="MS PMincho" w:hAnsi="Verdana"/>
          <w:sz w:val="20"/>
          <w:szCs w:val="20"/>
        </w:rPr>
        <w:t>e</w:t>
      </w:r>
      <w:r w:rsidRPr="00280E05">
        <w:rPr>
          <w:rFonts w:ascii="Verdana" w:eastAsia="MS PMincho" w:hAnsi="Verdana"/>
          <w:spacing w:val="4"/>
          <w:sz w:val="20"/>
          <w:szCs w:val="20"/>
        </w:rPr>
        <w:t>r</w:t>
      </w:r>
      <w:r w:rsidRPr="00280E05">
        <w:rPr>
          <w:rFonts w:ascii="Verdana" w:eastAsia="MS PMincho" w:hAnsi="Verdana"/>
          <w:sz w:val="20"/>
          <w:szCs w:val="20"/>
        </w:rPr>
        <w:t>ties</w:t>
      </w:r>
      <w:r w:rsidRPr="00280E05">
        <w:rPr>
          <w:rFonts w:ascii="Verdana" w:eastAsia="MS PMincho" w:hAnsi="Verdana"/>
          <w:spacing w:val="2"/>
          <w:sz w:val="20"/>
          <w:szCs w:val="20"/>
        </w:rPr>
        <w:t xml:space="preserve"> </w:t>
      </w:r>
      <w:r w:rsidRPr="00280E05">
        <w:rPr>
          <w:rFonts w:ascii="Verdana" w:eastAsia="MS PMincho" w:hAnsi="Verdana"/>
          <w:sz w:val="20"/>
          <w:szCs w:val="20"/>
        </w:rPr>
        <w:t>in En</w:t>
      </w:r>
      <w:r w:rsidRPr="00280E05">
        <w:rPr>
          <w:rFonts w:ascii="Verdana" w:eastAsia="MS PMincho" w:hAnsi="Verdana"/>
          <w:spacing w:val="3"/>
          <w:sz w:val="20"/>
          <w:szCs w:val="20"/>
        </w:rPr>
        <w:t>g</w:t>
      </w:r>
      <w:r w:rsidRPr="00280E05">
        <w:rPr>
          <w:rFonts w:ascii="Verdana" w:eastAsia="MS PMincho" w:hAnsi="Verdana"/>
          <w:sz w:val="20"/>
          <w:szCs w:val="20"/>
        </w:rPr>
        <w:t>land.</w:t>
      </w:r>
      <w:r w:rsidRPr="00280E05">
        <w:rPr>
          <w:rFonts w:ascii="Verdana" w:eastAsia="MS PMincho" w:hAnsi="Verdana"/>
          <w:spacing w:val="-18"/>
          <w:sz w:val="20"/>
          <w:szCs w:val="20"/>
        </w:rPr>
        <w:t xml:space="preserve"> </w:t>
      </w:r>
      <w:r w:rsidRPr="00280E05">
        <w:rPr>
          <w:rFonts w:ascii="Verdana" w:eastAsia="MS PMincho" w:hAnsi="Verdana"/>
          <w:spacing w:val="-1"/>
          <w:w w:val="96"/>
          <w:sz w:val="20"/>
          <w:szCs w:val="20"/>
        </w:rPr>
        <w:t>E</w:t>
      </w:r>
      <w:r w:rsidRPr="00280E05">
        <w:rPr>
          <w:rFonts w:ascii="Verdana" w:eastAsia="MS PMincho" w:hAnsi="Verdana"/>
          <w:spacing w:val="-6"/>
          <w:w w:val="96"/>
          <w:sz w:val="20"/>
          <w:szCs w:val="20"/>
        </w:rPr>
        <w:t>x</w:t>
      </w:r>
      <w:r w:rsidRPr="00280E05">
        <w:rPr>
          <w:rFonts w:ascii="Verdana" w:eastAsia="MS PMincho" w:hAnsi="Verdana"/>
          <w:spacing w:val="-3"/>
          <w:w w:val="96"/>
          <w:sz w:val="20"/>
          <w:szCs w:val="20"/>
        </w:rPr>
        <w:t>c</w:t>
      </w:r>
      <w:r w:rsidRPr="00280E05">
        <w:rPr>
          <w:rFonts w:ascii="Verdana" w:eastAsia="MS PMincho" w:hAnsi="Verdana"/>
          <w:w w:val="96"/>
          <w:sz w:val="20"/>
          <w:szCs w:val="20"/>
        </w:rPr>
        <w:t>ept</w:t>
      </w:r>
      <w:r w:rsidRPr="00280E05">
        <w:rPr>
          <w:rFonts w:ascii="Verdana" w:eastAsia="MS PMincho" w:hAnsi="Verdana"/>
          <w:spacing w:val="1"/>
          <w:w w:val="96"/>
          <w:sz w:val="20"/>
          <w:szCs w:val="20"/>
        </w:rPr>
        <w:t xml:space="preserve"> </w:t>
      </w:r>
      <w:r w:rsidRPr="00280E05">
        <w:rPr>
          <w:rFonts w:ascii="Verdana" w:eastAsia="MS PMincho" w:hAnsi="Verdana"/>
          <w:sz w:val="20"/>
          <w:szCs w:val="20"/>
        </w:rPr>
        <w:t>whe</w:t>
      </w:r>
      <w:r w:rsidRPr="00280E05">
        <w:rPr>
          <w:rFonts w:ascii="Verdana" w:eastAsia="MS PMincho" w:hAnsi="Verdana"/>
          <w:spacing w:val="-3"/>
          <w:sz w:val="20"/>
          <w:szCs w:val="20"/>
        </w:rPr>
        <w:t>r</w:t>
      </w:r>
      <w:r w:rsidRPr="00280E05">
        <w:rPr>
          <w:rFonts w:ascii="Verdana" w:eastAsia="MS PMincho" w:hAnsi="Verdana"/>
          <w:sz w:val="20"/>
          <w:szCs w:val="20"/>
        </w:rPr>
        <w:t>e</w:t>
      </w:r>
      <w:r w:rsidRPr="00280E05">
        <w:rPr>
          <w:rFonts w:ascii="Verdana" w:eastAsia="MS PMincho" w:hAnsi="Verdana"/>
          <w:spacing w:val="-11"/>
          <w:sz w:val="20"/>
          <w:szCs w:val="20"/>
        </w:rPr>
        <w:t xml:space="preserve"> </w:t>
      </w:r>
      <w:r w:rsidRPr="00280E05">
        <w:rPr>
          <w:rFonts w:ascii="Verdana" w:eastAsia="MS PMincho" w:hAnsi="Verdana"/>
          <w:sz w:val="20"/>
          <w:szCs w:val="20"/>
        </w:rPr>
        <w:t>indica</w:t>
      </w:r>
      <w:r w:rsidRPr="00280E05">
        <w:rPr>
          <w:rFonts w:ascii="Verdana" w:eastAsia="MS PMincho" w:hAnsi="Verdana"/>
          <w:spacing w:val="-2"/>
          <w:sz w:val="20"/>
          <w:szCs w:val="20"/>
        </w:rPr>
        <w:t>t</w:t>
      </w:r>
      <w:r w:rsidRPr="00280E05">
        <w:rPr>
          <w:rFonts w:ascii="Verdana" w:eastAsia="MS PMincho" w:hAnsi="Verdana"/>
          <w:sz w:val="20"/>
          <w:szCs w:val="20"/>
        </w:rPr>
        <w:t>ed</w:t>
      </w:r>
      <w:r w:rsidRPr="00280E05">
        <w:rPr>
          <w:rFonts w:ascii="Verdana" w:eastAsia="MS PMincho" w:hAnsi="Verdana"/>
          <w:spacing w:val="-1"/>
          <w:sz w:val="20"/>
          <w:szCs w:val="20"/>
        </w:rPr>
        <w:t xml:space="preserve"> </w:t>
      </w:r>
      <w:r w:rsidRPr="00280E05">
        <w:rPr>
          <w:rFonts w:ascii="Verdana" w:eastAsia="MS PMincho" w:hAnsi="Verdana"/>
          <w:sz w:val="20"/>
          <w:szCs w:val="20"/>
        </w:rPr>
        <w:t>in the</w:t>
      </w:r>
      <w:r w:rsidRPr="00280E05">
        <w:rPr>
          <w:rFonts w:ascii="Verdana" w:eastAsia="MS PMincho" w:hAnsi="Verdana"/>
          <w:spacing w:val="8"/>
          <w:sz w:val="20"/>
          <w:szCs w:val="20"/>
        </w:rPr>
        <w:t xml:space="preserve"> </w:t>
      </w:r>
      <w:r w:rsidRPr="00280E05">
        <w:rPr>
          <w:rFonts w:ascii="Verdana" w:eastAsia="MS PMincho" w:hAnsi="Verdana"/>
          <w:spacing w:val="-2"/>
          <w:sz w:val="20"/>
          <w:szCs w:val="20"/>
        </w:rPr>
        <w:t>te</w:t>
      </w:r>
      <w:r w:rsidRPr="00280E05">
        <w:rPr>
          <w:rFonts w:ascii="Verdana" w:eastAsia="MS PMincho" w:hAnsi="Verdana"/>
          <w:sz w:val="20"/>
          <w:szCs w:val="20"/>
        </w:rPr>
        <w:t>xt,</w:t>
      </w:r>
      <w:r w:rsidRPr="00280E05">
        <w:rPr>
          <w:rFonts w:ascii="Verdana" w:eastAsia="MS PMincho" w:hAnsi="Verdana"/>
          <w:spacing w:val="-7"/>
          <w:sz w:val="20"/>
          <w:szCs w:val="20"/>
        </w:rPr>
        <w:t xml:space="preserve"> </w:t>
      </w:r>
      <w:r w:rsidRPr="00280E05">
        <w:rPr>
          <w:rFonts w:ascii="Verdana" w:eastAsia="MS PMincho" w:hAnsi="Verdana"/>
          <w:sz w:val="20"/>
          <w:szCs w:val="20"/>
        </w:rPr>
        <w:t>all</w:t>
      </w:r>
      <w:r w:rsidRPr="00280E05">
        <w:rPr>
          <w:rFonts w:ascii="Verdana" w:eastAsia="MS PMincho" w:hAnsi="Verdana"/>
          <w:spacing w:val="-11"/>
          <w:sz w:val="20"/>
          <w:szCs w:val="20"/>
        </w:rPr>
        <w:t xml:space="preserve"> </w:t>
      </w:r>
      <w:r w:rsidRPr="00280E05">
        <w:rPr>
          <w:rFonts w:ascii="Verdana" w:eastAsia="MS PMincho" w:hAnsi="Verdana"/>
          <w:w w:val="103"/>
          <w:sz w:val="20"/>
          <w:szCs w:val="20"/>
        </w:rPr>
        <w:t>the</w:t>
      </w:r>
      <w:r w:rsidRPr="00280E05">
        <w:rPr>
          <w:rFonts w:ascii="Verdana" w:eastAsia="MS PMincho" w:hAnsi="Verdana"/>
          <w:spacing w:val="1"/>
          <w:sz w:val="20"/>
          <w:szCs w:val="20"/>
        </w:rPr>
        <w:t xml:space="preserve"> </w:t>
      </w:r>
      <w:r w:rsidRPr="00280E05">
        <w:rPr>
          <w:rFonts w:ascii="Verdana" w:eastAsia="MS PMincho" w:hAnsi="Verdana"/>
          <w:spacing w:val="-3"/>
          <w:sz w:val="20"/>
          <w:szCs w:val="20"/>
        </w:rPr>
        <w:t>r</w:t>
      </w:r>
      <w:r w:rsidRPr="00280E05">
        <w:rPr>
          <w:rFonts w:ascii="Verdana" w:eastAsia="MS PMincho" w:hAnsi="Verdana"/>
          <w:sz w:val="20"/>
          <w:szCs w:val="20"/>
        </w:rPr>
        <w:t>equi</w:t>
      </w:r>
      <w:r w:rsidRPr="00280E05">
        <w:rPr>
          <w:rFonts w:ascii="Verdana" w:eastAsia="MS PMincho" w:hAnsi="Verdana"/>
          <w:spacing w:val="-3"/>
          <w:sz w:val="20"/>
          <w:szCs w:val="20"/>
        </w:rPr>
        <w:t>r</w:t>
      </w:r>
      <w:r w:rsidRPr="00280E05">
        <w:rPr>
          <w:rFonts w:ascii="Verdana" w:eastAsia="MS PMincho" w:hAnsi="Verdana"/>
          <w:sz w:val="20"/>
          <w:szCs w:val="20"/>
        </w:rPr>
        <w:t>ements</w:t>
      </w:r>
      <w:r w:rsidRPr="00280E05">
        <w:rPr>
          <w:rFonts w:ascii="Verdana" w:eastAsia="MS PMincho" w:hAnsi="Verdana"/>
          <w:spacing w:val="18"/>
          <w:sz w:val="20"/>
          <w:szCs w:val="20"/>
        </w:rPr>
        <w:t xml:space="preserve"> </w:t>
      </w:r>
      <w:r w:rsidRPr="00280E05">
        <w:rPr>
          <w:rFonts w:ascii="Verdana" w:eastAsia="MS PMincho" w:hAnsi="Verdana"/>
          <w:sz w:val="20"/>
          <w:szCs w:val="20"/>
        </w:rPr>
        <w:t>a</w:t>
      </w:r>
      <w:r w:rsidRPr="00280E05">
        <w:rPr>
          <w:rFonts w:ascii="Verdana" w:eastAsia="MS PMincho" w:hAnsi="Verdana"/>
          <w:spacing w:val="-3"/>
          <w:sz w:val="20"/>
          <w:szCs w:val="20"/>
        </w:rPr>
        <w:t>r</w:t>
      </w:r>
      <w:r w:rsidRPr="00280E05">
        <w:rPr>
          <w:rFonts w:ascii="Verdana" w:eastAsia="MS PMincho" w:hAnsi="Verdana"/>
          <w:sz w:val="20"/>
          <w:szCs w:val="20"/>
        </w:rPr>
        <w:t>e</w:t>
      </w:r>
      <w:r w:rsidRPr="00280E05">
        <w:rPr>
          <w:rFonts w:ascii="Verdana" w:eastAsia="MS PMincho" w:hAnsi="Verdana"/>
          <w:spacing w:val="-2"/>
          <w:sz w:val="20"/>
          <w:szCs w:val="20"/>
        </w:rPr>
        <w:t xml:space="preserve"> </w:t>
      </w:r>
      <w:r w:rsidRPr="00280E05">
        <w:rPr>
          <w:rFonts w:ascii="Verdana" w:eastAsia="MS PMincho" w:hAnsi="Verdana"/>
          <w:sz w:val="20"/>
          <w:szCs w:val="20"/>
        </w:rPr>
        <w:t>upon</w:t>
      </w:r>
      <w:r w:rsidRPr="00280E05">
        <w:rPr>
          <w:rFonts w:ascii="Verdana" w:eastAsia="MS PMincho" w:hAnsi="Verdana"/>
          <w:spacing w:val="25"/>
          <w:sz w:val="20"/>
          <w:szCs w:val="20"/>
        </w:rPr>
        <w:t xml:space="preserve"> </w:t>
      </w:r>
      <w:r w:rsidRPr="00280E05">
        <w:rPr>
          <w:rFonts w:ascii="Verdana" w:eastAsia="MS PMincho" w:hAnsi="Verdana"/>
          <w:sz w:val="20"/>
          <w:szCs w:val="20"/>
        </w:rPr>
        <w:t>the</w:t>
      </w:r>
      <w:r w:rsidRPr="00280E05">
        <w:rPr>
          <w:rFonts w:ascii="Verdana" w:eastAsia="MS PMincho" w:hAnsi="Verdana"/>
          <w:spacing w:val="8"/>
          <w:sz w:val="20"/>
          <w:szCs w:val="20"/>
        </w:rPr>
        <w:t xml:space="preserve"> </w:t>
      </w:r>
      <w:r w:rsidR="009635BA" w:rsidRPr="00280E05">
        <w:rPr>
          <w:rFonts w:ascii="Verdana" w:eastAsia="MS PMincho" w:hAnsi="Verdana"/>
          <w:sz w:val="20"/>
          <w:szCs w:val="20"/>
        </w:rPr>
        <w:t>managing agent</w:t>
      </w:r>
      <w:r w:rsidRPr="00280E05">
        <w:rPr>
          <w:rFonts w:ascii="Verdana" w:eastAsia="MS PMincho" w:hAnsi="Verdana"/>
          <w:spacing w:val="8"/>
          <w:sz w:val="20"/>
          <w:szCs w:val="20"/>
        </w:rPr>
        <w:t xml:space="preserve"> </w:t>
      </w:r>
      <w:r w:rsidRPr="00280E05">
        <w:rPr>
          <w:rFonts w:ascii="Verdana" w:eastAsia="MS PMincho" w:hAnsi="Verdana"/>
          <w:sz w:val="20"/>
          <w:szCs w:val="20"/>
        </w:rPr>
        <w:t>(who</w:t>
      </w:r>
      <w:r w:rsidRPr="00280E05">
        <w:rPr>
          <w:rFonts w:ascii="Verdana" w:eastAsia="MS PMincho" w:hAnsi="Verdana"/>
          <w:spacing w:val="9"/>
          <w:sz w:val="20"/>
          <w:szCs w:val="20"/>
        </w:rPr>
        <w:t xml:space="preserve"> </w:t>
      </w:r>
      <w:r w:rsidRPr="00280E05">
        <w:rPr>
          <w:rFonts w:ascii="Verdana" w:eastAsia="MS PMincho" w:hAnsi="Verdana"/>
          <w:sz w:val="20"/>
          <w:szCs w:val="20"/>
        </w:rPr>
        <w:t>m</w:t>
      </w:r>
      <w:r w:rsidRPr="00280E05">
        <w:rPr>
          <w:rFonts w:ascii="Verdana" w:eastAsia="MS PMincho" w:hAnsi="Verdana"/>
          <w:spacing w:val="-4"/>
          <w:sz w:val="20"/>
          <w:szCs w:val="20"/>
        </w:rPr>
        <w:t>a</w:t>
      </w:r>
      <w:r w:rsidRPr="00280E05">
        <w:rPr>
          <w:rFonts w:ascii="Verdana" w:eastAsia="MS PMincho" w:hAnsi="Verdana"/>
          <w:sz w:val="20"/>
          <w:szCs w:val="20"/>
        </w:rPr>
        <w:t>y</w:t>
      </w:r>
      <w:r w:rsidRPr="00280E05">
        <w:rPr>
          <w:rFonts w:ascii="Verdana" w:eastAsia="MS PMincho" w:hAnsi="Verdana"/>
          <w:spacing w:val="-5"/>
          <w:sz w:val="20"/>
          <w:szCs w:val="20"/>
        </w:rPr>
        <w:t xml:space="preserve"> </w:t>
      </w:r>
      <w:r w:rsidRPr="00280E05">
        <w:rPr>
          <w:rFonts w:ascii="Verdana" w:eastAsia="MS PMincho" w:hAnsi="Verdana"/>
          <w:sz w:val="20"/>
          <w:szCs w:val="20"/>
        </w:rPr>
        <w:t>be</w:t>
      </w:r>
      <w:r w:rsidRPr="00280E05">
        <w:rPr>
          <w:rFonts w:ascii="Verdana" w:eastAsia="MS PMincho" w:hAnsi="Verdana"/>
          <w:spacing w:val="-1"/>
          <w:sz w:val="20"/>
          <w:szCs w:val="20"/>
        </w:rPr>
        <w:t xml:space="preserve"> </w:t>
      </w:r>
      <w:r w:rsidRPr="00280E05">
        <w:rPr>
          <w:rFonts w:ascii="Verdana" w:eastAsia="MS PMincho" w:hAnsi="Verdana"/>
          <w:sz w:val="20"/>
          <w:szCs w:val="20"/>
        </w:rPr>
        <w:t>the</w:t>
      </w:r>
      <w:r w:rsidRPr="00280E05">
        <w:rPr>
          <w:rFonts w:ascii="Verdana" w:eastAsia="MS PMincho" w:hAnsi="Verdana"/>
          <w:spacing w:val="8"/>
          <w:sz w:val="20"/>
          <w:szCs w:val="20"/>
        </w:rPr>
        <w:t xml:space="preserve"> </w:t>
      </w:r>
      <w:r w:rsidRPr="00280E05">
        <w:rPr>
          <w:rFonts w:ascii="Verdana" w:eastAsia="MS PMincho" w:hAnsi="Verdana"/>
          <w:sz w:val="20"/>
          <w:szCs w:val="20"/>
        </w:rPr>
        <w:t>landlo</w:t>
      </w:r>
      <w:r w:rsidRPr="00280E05">
        <w:rPr>
          <w:rFonts w:ascii="Verdana" w:eastAsia="MS PMincho" w:hAnsi="Verdana"/>
          <w:spacing w:val="-3"/>
          <w:sz w:val="20"/>
          <w:szCs w:val="20"/>
        </w:rPr>
        <w:t>r</w:t>
      </w:r>
      <w:r w:rsidRPr="00280E05">
        <w:rPr>
          <w:rFonts w:ascii="Verdana" w:eastAsia="MS PMincho" w:hAnsi="Verdana"/>
          <w:sz w:val="20"/>
          <w:szCs w:val="20"/>
        </w:rPr>
        <w:t>d,</w:t>
      </w:r>
      <w:r w:rsidRPr="00280E05">
        <w:rPr>
          <w:rFonts w:ascii="Verdana" w:eastAsia="MS PMincho" w:hAnsi="Verdana"/>
          <w:spacing w:val="7"/>
          <w:sz w:val="20"/>
          <w:szCs w:val="20"/>
        </w:rPr>
        <w:t xml:space="preserve"> </w:t>
      </w:r>
      <w:r w:rsidRPr="00280E05">
        <w:rPr>
          <w:rFonts w:ascii="Verdana" w:eastAsia="MS PMincho" w:hAnsi="Verdana"/>
          <w:sz w:val="20"/>
          <w:szCs w:val="20"/>
        </w:rPr>
        <w:t>a</w:t>
      </w:r>
      <w:r w:rsidRPr="00280E05">
        <w:rPr>
          <w:rFonts w:ascii="Verdana" w:eastAsia="MS PMincho" w:hAnsi="Verdana"/>
          <w:spacing w:val="-1"/>
          <w:sz w:val="20"/>
          <w:szCs w:val="20"/>
        </w:rPr>
        <w:t xml:space="preserve"> </w:t>
      </w:r>
      <w:r w:rsidRPr="00280E05">
        <w:rPr>
          <w:rFonts w:ascii="Verdana" w:eastAsia="MS PMincho" w:hAnsi="Verdana"/>
          <w:sz w:val="20"/>
          <w:szCs w:val="20"/>
        </w:rPr>
        <w:t>mana</w:t>
      </w:r>
      <w:r w:rsidRPr="00280E05">
        <w:rPr>
          <w:rFonts w:ascii="Verdana" w:eastAsia="MS PMincho" w:hAnsi="Verdana"/>
          <w:spacing w:val="2"/>
          <w:sz w:val="20"/>
          <w:szCs w:val="20"/>
        </w:rPr>
        <w:t>g</w:t>
      </w:r>
      <w:r w:rsidR="009635BA" w:rsidRPr="00280E05">
        <w:rPr>
          <w:rFonts w:ascii="Verdana" w:eastAsia="MS PMincho" w:hAnsi="Verdana"/>
          <w:sz w:val="20"/>
          <w:szCs w:val="20"/>
        </w:rPr>
        <w:t>er</w:t>
      </w:r>
      <w:r w:rsidRPr="00280E05">
        <w:rPr>
          <w:rFonts w:ascii="Verdana" w:eastAsia="MS PMincho" w:hAnsi="Verdana"/>
          <w:sz w:val="20"/>
          <w:szCs w:val="20"/>
        </w:rPr>
        <w:t>,</w:t>
      </w:r>
      <w:r w:rsidRPr="00280E05">
        <w:rPr>
          <w:rFonts w:ascii="Verdana" w:eastAsia="MS PMincho" w:hAnsi="Verdana"/>
          <w:spacing w:val="-11"/>
          <w:sz w:val="20"/>
          <w:szCs w:val="20"/>
        </w:rPr>
        <w:t xml:space="preserve"> </w:t>
      </w:r>
      <w:r w:rsidRPr="00280E05">
        <w:rPr>
          <w:rFonts w:ascii="Verdana" w:eastAsia="MS PMincho" w:hAnsi="Verdana"/>
          <w:sz w:val="20"/>
          <w:szCs w:val="20"/>
        </w:rPr>
        <w:t>or</w:t>
      </w:r>
      <w:r w:rsidRPr="00280E05">
        <w:rPr>
          <w:rFonts w:ascii="Verdana" w:eastAsia="MS PMincho" w:hAnsi="Verdana"/>
          <w:spacing w:val="10"/>
          <w:sz w:val="20"/>
          <w:szCs w:val="20"/>
        </w:rPr>
        <w:t xml:space="preserve"> </w:t>
      </w:r>
      <w:r w:rsidR="009635BA" w:rsidRPr="00280E05">
        <w:rPr>
          <w:rFonts w:ascii="Verdana" w:eastAsia="MS PMincho" w:hAnsi="Verdana"/>
          <w:sz w:val="20"/>
          <w:szCs w:val="20"/>
        </w:rPr>
        <w:t>another</w:t>
      </w:r>
      <w:r w:rsidRPr="00280E05">
        <w:rPr>
          <w:rFonts w:ascii="Verdana" w:eastAsia="MS PMincho" w:hAnsi="Verdana"/>
          <w:sz w:val="20"/>
          <w:szCs w:val="20"/>
        </w:rPr>
        <w:t>)</w:t>
      </w:r>
      <w:r w:rsidRPr="00280E05">
        <w:rPr>
          <w:rFonts w:ascii="Verdana" w:eastAsia="MS PMincho" w:hAnsi="Verdana"/>
          <w:spacing w:val="6"/>
          <w:sz w:val="20"/>
          <w:szCs w:val="20"/>
        </w:rPr>
        <w:t xml:space="preserve"> </w:t>
      </w:r>
      <w:r w:rsidRPr="00280E05">
        <w:rPr>
          <w:rFonts w:ascii="Verdana" w:eastAsia="MS PMincho" w:hAnsi="Verdana"/>
          <w:sz w:val="20"/>
          <w:szCs w:val="20"/>
        </w:rPr>
        <w:t>who</w:t>
      </w:r>
      <w:r w:rsidRPr="00280E05">
        <w:rPr>
          <w:rFonts w:ascii="Verdana" w:eastAsia="MS PMincho" w:hAnsi="Verdana"/>
          <w:spacing w:val="-2"/>
          <w:sz w:val="20"/>
          <w:szCs w:val="20"/>
        </w:rPr>
        <w:t xml:space="preserve"> </w:t>
      </w:r>
      <w:r w:rsidRPr="00280E05">
        <w:rPr>
          <w:rFonts w:ascii="Verdana" w:eastAsia="MS PMincho" w:hAnsi="Verdana"/>
          <w:sz w:val="20"/>
          <w:szCs w:val="20"/>
        </w:rPr>
        <w:t>is</w:t>
      </w:r>
      <w:r w:rsidRPr="00280E05">
        <w:rPr>
          <w:rFonts w:ascii="Verdana" w:eastAsia="MS PMincho" w:hAnsi="Verdana"/>
          <w:spacing w:val="-11"/>
          <w:sz w:val="20"/>
          <w:szCs w:val="20"/>
        </w:rPr>
        <w:t xml:space="preserve"> </w:t>
      </w:r>
      <w:r w:rsidRPr="00280E05">
        <w:rPr>
          <w:rFonts w:ascii="Verdana" w:eastAsia="MS PMincho" w:hAnsi="Verdana"/>
          <w:sz w:val="20"/>
          <w:szCs w:val="20"/>
        </w:rPr>
        <w:t>the</w:t>
      </w:r>
      <w:r w:rsidRPr="00280E05">
        <w:rPr>
          <w:rFonts w:ascii="Verdana" w:eastAsia="MS PMincho" w:hAnsi="Verdana"/>
          <w:spacing w:val="-3"/>
          <w:sz w:val="20"/>
          <w:szCs w:val="20"/>
        </w:rPr>
        <w:t>r</w:t>
      </w:r>
      <w:r w:rsidRPr="00280E05">
        <w:rPr>
          <w:rFonts w:ascii="Verdana" w:eastAsia="MS PMincho" w:hAnsi="Verdana"/>
          <w:spacing w:val="-1"/>
          <w:sz w:val="20"/>
          <w:szCs w:val="20"/>
        </w:rPr>
        <w:t>e</w:t>
      </w:r>
      <w:r w:rsidRPr="00280E05">
        <w:rPr>
          <w:rFonts w:ascii="Verdana" w:eastAsia="MS PMincho" w:hAnsi="Verdana"/>
          <w:sz w:val="20"/>
          <w:szCs w:val="20"/>
        </w:rPr>
        <w:t>fo</w:t>
      </w:r>
      <w:r w:rsidRPr="00280E05">
        <w:rPr>
          <w:rFonts w:ascii="Verdana" w:eastAsia="MS PMincho" w:hAnsi="Verdana"/>
          <w:spacing w:val="-3"/>
          <w:sz w:val="20"/>
          <w:szCs w:val="20"/>
        </w:rPr>
        <w:t>r</w:t>
      </w:r>
      <w:r w:rsidRPr="00280E05">
        <w:rPr>
          <w:rFonts w:ascii="Verdana" w:eastAsia="MS PMincho" w:hAnsi="Verdana"/>
          <w:sz w:val="20"/>
          <w:szCs w:val="20"/>
        </w:rPr>
        <w:t>e</w:t>
      </w:r>
      <w:r w:rsidRPr="00280E05">
        <w:rPr>
          <w:rFonts w:ascii="Verdana" w:eastAsia="MS PMincho" w:hAnsi="Verdana"/>
          <w:spacing w:val="-1"/>
          <w:sz w:val="20"/>
          <w:szCs w:val="20"/>
        </w:rPr>
        <w:t xml:space="preserve"> </w:t>
      </w:r>
      <w:r w:rsidRPr="00280E05">
        <w:rPr>
          <w:rFonts w:ascii="Verdana" w:eastAsia="MS PMincho" w:hAnsi="Verdana"/>
          <w:sz w:val="20"/>
          <w:szCs w:val="20"/>
        </w:rPr>
        <w:t>add</w:t>
      </w:r>
      <w:r w:rsidRPr="00280E05">
        <w:rPr>
          <w:rFonts w:ascii="Verdana" w:eastAsia="MS PMincho" w:hAnsi="Verdana"/>
          <w:spacing w:val="-3"/>
          <w:sz w:val="20"/>
          <w:szCs w:val="20"/>
        </w:rPr>
        <w:t>r</w:t>
      </w:r>
      <w:r w:rsidRPr="00280E05">
        <w:rPr>
          <w:rFonts w:ascii="Verdana" w:eastAsia="MS PMincho" w:hAnsi="Verdana"/>
          <w:sz w:val="20"/>
          <w:szCs w:val="20"/>
        </w:rPr>
        <w:t>essed</w:t>
      </w:r>
      <w:r w:rsidRPr="00280E05">
        <w:rPr>
          <w:rFonts w:ascii="Verdana" w:eastAsia="MS PMincho" w:hAnsi="Verdana"/>
          <w:spacing w:val="-8"/>
          <w:sz w:val="20"/>
          <w:szCs w:val="20"/>
        </w:rPr>
        <w:t xml:space="preserve"> </w:t>
      </w:r>
      <w:r w:rsidRPr="00280E05">
        <w:rPr>
          <w:rFonts w:ascii="Verdana" w:eastAsia="MS PMincho" w:hAnsi="Verdana"/>
          <w:w w:val="95"/>
          <w:sz w:val="20"/>
          <w:szCs w:val="20"/>
        </w:rPr>
        <w:t>as</w:t>
      </w:r>
      <w:r w:rsidRPr="00280E05">
        <w:rPr>
          <w:rFonts w:ascii="Verdana" w:eastAsia="MS PMincho" w:hAnsi="Verdana"/>
          <w:spacing w:val="-13"/>
          <w:w w:val="95"/>
          <w:sz w:val="20"/>
          <w:szCs w:val="20"/>
        </w:rPr>
        <w:t xml:space="preserve"> </w:t>
      </w:r>
      <w:r w:rsidRPr="00280E05">
        <w:rPr>
          <w:rFonts w:ascii="Verdana" w:eastAsia="MS PMincho" w:hAnsi="Verdana"/>
          <w:w w:val="83"/>
          <w:sz w:val="20"/>
          <w:szCs w:val="20"/>
        </w:rPr>
        <w:t>‘</w:t>
      </w:r>
      <w:r w:rsidRPr="00280E05">
        <w:rPr>
          <w:rFonts w:ascii="Verdana" w:eastAsia="MS PMincho" w:hAnsi="Verdana"/>
          <w:spacing w:val="-4"/>
          <w:w w:val="83"/>
          <w:sz w:val="20"/>
          <w:szCs w:val="20"/>
        </w:rPr>
        <w:t>y</w:t>
      </w:r>
      <w:r w:rsidRPr="00280E05">
        <w:rPr>
          <w:rFonts w:ascii="Verdana" w:eastAsia="MS PMincho" w:hAnsi="Verdana"/>
          <w:w w:val="105"/>
          <w:sz w:val="20"/>
          <w:szCs w:val="20"/>
        </w:rPr>
        <w:t>o</w:t>
      </w:r>
      <w:r w:rsidRPr="00280E05">
        <w:rPr>
          <w:rFonts w:ascii="Verdana" w:eastAsia="MS PMincho" w:hAnsi="Verdana"/>
          <w:spacing w:val="-12"/>
          <w:w w:val="105"/>
          <w:sz w:val="20"/>
          <w:szCs w:val="20"/>
        </w:rPr>
        <w:t>u</w:t>
      </w:r>
      <w:r w:rsidRPr="00280E05">
        <w:rPr>
          <w:rFonts w:ascii="Verdana" w:eastAsia="MS PMincho" w:hAnsi="Verdana"/>
          <w:spacing w:val="-36"/>
          <w:w w:val="73"/>
          <w:sz w:val="20"/>
          <w:szCs w:val="20"/>
        </w:rPr>
        <w:t>’</w:t>
      </w:r>
      <w:r w:rsidRPr="00280E05">
        <w:rPr>
          <w:rFonts w:ascii="Verdana" w:eastAsia="MS PMincho" w:hAnsi="Verdana"/>
          <w:w w:val="96"/>
          <w:sz w:val="20"/>
          <w:szCs w:val="20"/>
        </w:rPr>
        <w:t>.</w:t>
      </w:r>
      <w:r w:rsidRPr="00280E05">
        <w:rPr>
          <w:rFonts w:ascii="Verdana" w:eastAsia="MS PMincho" w:hAnsi="Verdana"/>
          <w:spacing w:val="-9"/>
          <w:sz w:val="20"/>
          <w:szCs w:val="20"/>
        </w:rPr>
        <w:t xml:space="preserve"> </w:t>
      </w:r>
      <w:r w:rsidRPr="00280E05">
        <w:rPr>
          <w:rFonts w:ascii="Verdana" w:eastAsia="MS PMincho" w:hAnsi="Verdana"/>
          <w:spacing w:val="-3"/>
          <w:sz w:val="20"/>
          <w:szCs w:val="20"/>
        </w:rPr>
        <w:t>I</w:t>
      </w:r>
      <w:r w:rsidRPr="00280E05">
        <w:rPr>
          <w:rFonts w:ascii="Verdana" w:eastAsia="MS PMincho" w:hAnsi="Verdana"/>
          <w:sz w:val="20"/>
          <w:szCs w:val="20"/>
        </w:rPr>
        <w:t>n</w:t>
      </w:r>
      <w:r w:rsidRPr="00280E05">
        <w:rPr>
          <w:rFonts w:ascii="Verdana" w:eastAsia="MS PMincho" w:hAnsi="Verdana"/>
          <w:spacing w:val="7"/>
          <w:sz w:val="20"/>
          <w:szCs w:val="20"/>
        </w:rPr>
        <w:t xml:space="preserve"> </w:t>
      </w:r>
      <w:r w:rsidRPr="00280E05">
        <w:rPr>
          <w:rFonts w:ascii="Verdana" w:eastAsia="MS PMincho" w:hAnsi="Verdana"/>
          <w:sz w:val="20"/>
          <w:szCs w:val="20"/>
        </w:rPr>
        <w:t>this</w:t>
      </w:r>
      <w:r w:rsidRPr="00280E05">
        <w:rPr>
          <w:rFonts w:ascii="Verdana" w:eastAsia="MS PMincho" w:hAnsi="Verdana"/>
          <w:spacing w:val="1"/>
          <w:sz w:val="20"/>
          <w:szCs w:val="20"/>
        </w:rPr>
        <w:t xml:space="preserve"> </w:t>
      </w:r>
      <w:r w:rsidRPr="00280E05">
        <w:rPr>
          <w:rFonts w:ascii="Verdana" w:eastAsia="MS PMincho" w:hAnsi="Verdana"/>
          <w:spacing w:val="-3"/>
          <w:sz w:val="20"/>
          <w:szCs w:val="20"/>
        </w:rPr>
        <w:t>c</w:t>
      </w:r>
      <w:r w:rsidRPr="00280E05">
        <w:rPr>
          <w:rFonts w:ascii="Verdana" w:eastAsia="MS PMincho" w:hAnsi="Verdana"/>
          <w:spacing w:val="-1"/>
          <w:sz w:val="20"/>
          <w:szCs w:val="20"/>
        </w:rPr>
        <w:t>o</w:t>
      </w:r>
      <w:r w:rsidRPr="00280E05">
        <w:rPr>
          <w:rFonts w:ascii="Verdana" w:eastAsia="MS PMincho" w:hAnsi="Verdana"/>
          <w:sz w:val="20"/>
          <w:szCs w:val="20"/>
        </w:rPr>
        <w:t>nne</w:t>
      </w:r>
      <w:r w:rsidRPr="00280E05">
        <w:rPr>
          <w:rFonts w:ascii="Verdana" w:eastAsia="MS PMincho" w:hAnsi="Verdana"/>
          <w:spacing w:val="1"/>
          <w:sz w:val="20"/>
          <w:szCs w:val="20"/>
        </w:rPr>
        <w:t>ct</w:t>
      </w:r>
      <w:r w:rsidRPr="00280E05">
        <w:rPr>
          <w:rFonts w:ascii="Verdana" w:eastAsia="MS PMincho" w:hAnsi="Verdana"/>
          <w:sz w:val="20"/>
          <w:szCs w:val="20"/>
        </w:rPr>
        <w:t>ion</w:t>
      </w:r>
      <w:r w:rsidRPr="00280E05">
        <w:rPr>
          <w:rFonts w:ascii="Verdana" w:eastAsia="MS PMincho" w:hAnsi="Verdana"/>
          <w:spacing w:val="18"/>
          <w:sz w:val="20"/>
          <w:szCs w:val="20"/>
        </w:rPr>
        <w:t xml:space="preserve"> </w:t>
      </w:r>
      <w:r w:rsidRPr="00280E05">
        <w:rPr>
          <w:rFonts w:ascii="Verdana" w:eastAsia="MS PMincho" w:hAnsi="Verdana"/>
          <w:sz w:val="20"/>
          <w:szCs w:val="20"/>
        </w:rPr>
        <w:t>it</w:t>
      </w:r>
      <w:r w:rsidRPr="00280E05">
        <w:rPr>
          <w:rFonts w:ascii="Verdana" w:eastAsia="MS PMincho" w:hAnsi="Verdana"/>
          <w:spacing w:val="1"/>
          <w:sz w:val="20"/>
          <w:szCs w:val="20"/>
        </w:rPr>
        <w:t xml:space="preserve"> </w:t>
      </w:r>
      <w:r w:rsidRPr="00280E05">
        <w:rPr>
          <w:rFonts w:ascii="Verdana" w:eastAsia="MS PMincho" w:hAnsi="Verdana"/>
          <w:sz w:val="20"/>
          <w:szCs w:val="20"/>
        </w:rPr>
        <w:t>is</w:t>
      </w:r>
      <w:r w:rsidRPr="00280E05">
        <w:rPr>
          <w:rFonts w:ascii="Verdana" w:eastAsia="MS PMincho" w:hAnsi="Verdana"/>
          <w:spacing w:val="-9"/>
          <w:sz w:val="20"/>
          <w:szCs w:val="20"/>
        </w:rPr>
        <w:t xml:space="preserve"> </w:t>
      </w:r>
      <w:r w:rsidRPr="00280E05">
        <w:rPr>
          <w:rFonts w:ascii="Verdana" w:eastAsia="MS PMincho" w:hAnsi="Verdana"/>
          <w:sz w:val="20"/>
          <w:szCs w:val="20"/>
        </w:rPr>
        <w:t>the</w:t>
      </w:r>
      <w:r w:rsidRPr="00280E05">
        <w:rPr>
          <w:rFonts w:ascii="Verdana" w:eastAsia="MS PMincho" w:hAnsi="Verdana"/>
          <w:spacing w:val="-3"/>
          <w:sz w:val="20"/>
          <w:szCs w:val="20"/>
        </w:rPr>
        <w:t>r</w:t>
      </w:r>
      <w:r w:rsidRPr="00280E05">
        <w:rPr>
          <w:rFonts w:ascii="Verdana" w:eastAsia="MS PMincho" w:hAnsi="Verdana"/>
          <w:spacing w:val="-1"/>
          <w:sz w:val="20"/>
          <w:szCs w:val="20"/>
        </w:rPr>
        <w:t>e</w:t>
      </w:r>
      <w:r w:rsidRPr="00280E05">
        <w:rPr>
          <w:rFonts w:ascii="Verdana" w:eastAsia="MS PMincho" w:hAnsi="Verdana"/>
          <w:sz w:val="20"/>
          <w:szCs w:val="20"/>
        </w:rPr>
        <w:t>fo</w:t>
      </w:r>
      <w:r w:rsidRPr="00280E05">
        <w:rPr>
          <w:rFonts w:ascii="Verdana" w:eastAsia="MS PMincho" w:hAnsi="Verdana"/>
          <w:spacing w:val="-3"/>
          <w:sz w:val="20"/>
          <w:szCs w:val="20"/>
        </w:rPr>
        <w:t>r</w:t>
      </w:r>
      <w:r w:rsidRPr="00280E05">
        <w:rPr>
          <w:rFonts w:ascii="Verdana" w:eastAsia="MS PMincho" w:hAnsi="Verdana"/>
          <w:sz w:val="20"/>
          <w:szCs w:val="20"/>
        </w:rPr>
        <w:t>e</w:t>
      </w:r>
      <w:r w:rsidRPr="00280E05">
        <w:rPr>
          <w:rFonts w:ascii="Verdana" w:eastAsia="MS PMincho" w:hAnsi="Verdana"/>
          <w:spacing w:val="-4"/>
          <w:sz w:val="20"/>
          <w:szCs w:val="20"/>
        </w:rPr>
        <w:t xml:space="preserve"> </w:t>
      </w:r>
      <w:r w:rsidRPr="00280E05">
        <w:rPr>
          <w:rFonts w:ascii="Verdana" w:eastAsia="MS PMincho" w:hAnsi="Verdana"/>
          <w:sz w:val="20"/>
          <w:szCs w:val="20"/>
        </w:rPr>
        <w:t>impo</w:t>
      </w:r>
      <w:r w:rsidRPr="00280E05">
        <w:rPr>
          <w:rFonts w:ascii="Verdana" w:eastAsia="MS PMincho" w:hAnsi="Verdana"/>
          <w:spacing w:val="4"/>
          <w:sz w:val="20"/>
          <w:szCs w:val="20"/>
        </w:rPr>
        <w:t>r</w:t>
      </w:r>
      <w:r w:rsidRPr="00280E05">
        <w:rPr>
          <w:rFonts w:ascii="Verdana" w:eastAsia="MS PMincho" w:hAnsi="Verdana"/>
          <w:sz w:val="20"/>
          <w:szCs w:val="20"/>
        </w:rPr>
        <w:t>tant</w:t>
      </w:r>
      <w:r w:rsidRPr="00280E05">
        <w:rPr>
          <w:rFonts w:ascii="Verdana" w:eastAsia="MS PMincho" w:hAnsi="Verdana"/>
          <w:spacing w:val="29"/>
          <w:sz w:val="20"/>
          <w:szCs w:val="20"/>
        </w:rPr>
        <w:t xml:space="preserve"> </w:t>
      </w:r>
      <w:r w:rsidRPr="00280E05">
        <w:rPr>
          <w:rFonts w:ascii="Verdana" w:eastAsia="MS PMincho" w:hAnsi="Verdana"/>
          <w:spacing w:val="-2"/>
          <w:sz w:val="20"/>
          <w:szCs w:val="20"/>
        </w:rPr>
        <w:t>t</w:t>
      </w:r>
      <w:r w:rsidRPr="00280E05">
        <w:rPr>
          <w:rFonts w:ascii="Verdana" w:eastAsia="MS PMincho" w:hAnsi="Verdana"/>
          <w:sz w:val="20"/>
          <w:szCs w:val="20"/>
        </w:rPr>
        <w:t>o</w:t>
      </w:r>
      <w:r w:rsidRPr="00280E05">
        <w:rPr>
          <w:rFonts w:ascii="Verdana" w:eastAsia="MS PMincho" w:hAnsi="Verdana"/>
          <w:spacing w:val="4"/>
          <w:sz w:val="20"/>
          <w:szCs w:val="20"/>
        </w:rPr>
        <w:t xml:space="preserve"> </w:t>
      </w:r>
      <w:r w:rsidRPr="00280E05">
        <w:rPr>
          <w:rFonts w:ascii="Verdana" w:eastAsia="MS PMincho" w:hAnsi="Verdana"/>
          <w:spacing w:val="-3"/>
          <w:sz w:val="20"/>
          <w:szCs w:val="20"/>
        </w:rPr>
        <w:t>r</w:t>
      </w:r>
      <w:r w:rsidRPr="00280E05">
        <w:rPr>
          <w:rFonts w:ascii="Verdana" w:eastAsia="MS PMincho" w:hAnsi="Verdana"/>
          <w:sz w:val="20"/>
          <w:szCs w:val="20"/>
        </w:rPr>
        <w:t>ead the</w:t>
      </w:r>
      <w:r w:rsidRPr="00280E05">
        <w:rPr>
          <w:rFonts w:ascii="Verdana" w:eastAsia="MS PMincho" w:hAnsi="Verdana"/>
          <w:spacing w:val="2"/>
          <w:sz w:val="20"/>
          <w:szCs w:val="20"/>
        </w:rPr>
        <w:t xml:space="preserve"> </w:t>
      </w:r>
      <w:r w:rsidR="00AB351B" w:rsidRPr="00280E05">
        <w:rPr>
          <w:rFonts w:ascii="Verdana" w:eastAsia="MS PMincho" w:hAnsi="Verdana"/>
          <w:sz w:val="20"/>
          <w:szCs w:val="20"/>
        </w:rPr>
        <w:t>definitions</w:t>
      </w:r>
      <w:r w:rsidR="00AB351B" w:rsidRPr="00280E05">
        <w:rPr>
          <w:rFonts w:ascii="Verdana" w:eastAsia="MS PMincho" w:hAnsi="Verdana"/>
          <w:spacing w:val="-5"/>
          <w:sz w:val="20"/>
          <w:szCs w:val="20"/>
        </w:rPr>
        <w:t xml:space="preserve"> </w:t>
      </w:r>
      <w:r w:rsidR="009635BA" w:rsidRPr="00280E05">
        <w:rPr>
          <w:rFonts w:ascii="Verdana" w:eastAsia="MS PMincho" w:hAnsi="Verdana"/>
          <w:spacing w:val="-5"/>
          <w:sz w:val="20"/>
          <w:szCs w:val="20"/>
        </w:rPr>
        <w:t xml:space="preserve">and </w:t>
      </w:r>
      <w:r w:rsidR="00AB351B" w:rsidRPr="00280E05">
        <w:rPr>
          <w:rFonts w:ascii="Verdana" w:eastAsia="MS PMincho" w:hAnsi="Verdana"/>
          <w:spacing w:val="-5"/>
          <w:sz w:val="20"/>
          <w:szCs w:val="20"/>
        </w:rPr>
        <w:t xml:space="preserve">glossary </w:t>
      </w:r>
      <w:r w:rsidRPr="00280E05">
        <w:rPr>
          <w:rFonts w:ascii="Verdana" w:eastAsia="MS PMincho" w:hAnsi="Verdana"/>
          <w:sz w:val="20"/>
          <w:szCs w:val="20"/>
        </w:rPr>
        <w:t>befo</w:t>
      </w:r>
      <w:r w:rsidRPr="00280E05">
        <w:rPr>
          <w:rFonts w:ascii="Verdana" w:eastAsia="MS PMincho" w:hAnsi="Verdana"/>
          <w:spacing w:val="-3"/>
          <w:sz w:val="20"/>
          <w:szCs w:val="20"/>
        </w:rPr>
        <w:t>r</w:t>
      </w:r>
      <w:r w:rsidRPr="00280E05">
        <w:rPr>
          <w:rFonts w:ascii="Verdana" w:eastAsia="MS PMincho" w:hAnsi="Verdana"/>
          <w:sz w:val="20"/>
          <w:szCs w:val="20"/>
        </w:rPr>
        <w:t>e</w:t>
      </w:r>
      <w:r w:rsidRPr="00280E05">
        <w:rPr>
          <w:rFonts w:ascii="Verdana" w:eastAsia="MS PMincho" w:hAnsi="Verdana"/>
          <w:spacing w:val="-10"/>
          <w:sz w:val="20"/>
          <w:szCs w:val="20"/>
        </w:rPr>
        <w:t xml:space="preserve"> </w:t>
      </w:r>
      <w:r w:rsidRPr="00280E05">
        <w:rPr>
          <w:rFonts w:ascii="Verdana" w:eastAsia="MS PMincho" w:hAnsi="Verdana"/>
          <w:sz w:val="20"/>
          <w:szCs w:val="20"/>
        </w:rPr>
        <w:t>stu</w:t>
      </w:r>
      <w:r w:rsidRPr="00280E05">
        <w:rPr>
          <w:rFonts w:ascii="Verdana" w:eastAsia="MS PMincho" w:hAnsi="Verdana"/>
          <w:spacing w:val="-2"/>
          <w:sz w:val="20"/>
          <w:szCs w:val="20"/>
        </w:rPr>
        <w:t>d</w:t>
      </w:r>
      <w:r w:rsidRPr="00280E05">
        <w:rPr>
          <w:rFonts w:ascii="Verdana" w:eastAsia="MS PMincho" w:hAnsi="Verdana"/>
          <w:spacing w:val="3"/>
          <w:sz w:val="20"/>
          <w:szCs w:val="20"/>
        </w:rPr>
        <w:t>y</w:t>
      </w:r>
      <w:r w:rsidRPr="00280E05">
        <w:rPr>
          <w:rFonts w:ascii="Verdana" w:eastAsia="MS PMincho" w:hAnsi="Verdana"/>
          <w:sz w:val="20"/>
          <w:szCs w:val="20"/>
        </w:rPr>
        <w:t>ing</w:t>
      </w:r>
      <w:r w:rsidRPr="00280E05">
        <w:rPr>
          <w:rFonts w:ascii="Verdana" w:eastAsia="MS PMincho" w:hAnsi="Verdana"/>
          <w:spacing w:val="-12"/>
          <w:sz w:val="20"/>
          <w:szCs w:val="20"/>
        </w:rPr>
        <w:t xml:space="preserve"> </w:t>
      </w:r>
      <w:r w:rsidRPr="00280E05">
        <w:rPr>
          <w:rFonts w:ascii="Verdana" w:eastAsia="MS PMincho" w:hAnsi="Verdana"/>
          <w:sz w:val="20"/>
          <w:szCs w:val="20"/>
        </w:rPr>
        <w:t>the</w:t>
      </w:r>
      <w:r w:rsidRPr="00280E05">
        <w:rPr>
          <w:rFonts w:ascii="Verdana" w:eastAsia="MS PMincho" w:hAnsi="Verdana"/>
          <w:spacing w:val="2"/>
          <w:sz w:val="20"/>
          <w:szCs w:val="20"/>
        </w:rPr>
        <w:t xml:space="preserve"> </w:t>
      </w:r>
      <w:r w:rsidRPr="00280E05">
        <w:rPr>
          <w:rFonts w:ascii="Verdana" w:eastAsia="MS PMincho" w:hAnsi="Verdana"/>
          <w:spacing w:val="-2"/>
          <w:sz w:val="20"/>
          <w:szCs w:val="20"/>
        </w:rPr>
        <w:t>C</w:t>
      </w:r>
      <w:r w:rsidRPr="00280E05">
        <w:rPr>
          <w:rFonts w:ascii="Verdana" w:eastAsia="MS PMincho" w:hAnsi="Verdana"/>
          <w:sz w:val="20"/>
          <w:szCs w:val="20"/>
        </w:rPr>
        <w:t>ode</w:t>
      </w:r>
      <w:r w:rsidRPr="00280E05">
        <w:rPr>
          <w:rFonts w:ascii="Verdana" w:eastAsia="MS PMincho" w:hAnsi="Verdana"/>
          <w:spacing w:val="-5"/>
          <w:sz w:val="20"/>
          <w:szCs w:val="20"/>
        </w:rPr>
        <w:t xml:space="preserve"> </w:t>
      </w:r>
      <w:r w:rsidRPr="00280E05">
        <w:rPr>
          <w:rFonts w:ascii="Verdana" w:eastAsia="MS PMincho" w:hAnsi="Verdana"/>
          <w:sz w:val="20"/>
          <w:szCs w:val="20"/>
        </w:rPr>
        <w:t>itself.</w:t>
      </w:r>
    </w:p>
    <w:p w14:paraId="13460D5B" w14:textId="77777777" w:rsidR="008F312B" w:rsidRPr="00280E05" w:rsidRDefault="008F312B" w:rsidP="008F312B">
      <w:pPr>
        <w:widowControl w:val="0"/>
        <w:autoSpaceDE w:val="0"/>
        <w:autoSpaceDN w:val="0"/>
        <w:adjustRightInd w:val="0"/>
        <w:spacing w:line="280" w:lineRule="exact"/>
        <w:rPr>
          <w:rFonts w:ascii="Verdana" w:eastAsia="MS PMincho" w:hAnsi="Verdana"/>
          <w:sz w:val="20"/>
          <w:szCs w:val="20"/>
        </w:rPr>
      </w:pPr>
    </w:p>
    <w:p w14:paraId="017B2ABD" w14:textId="77777777" w:rsidR="008F312B" w:rsidRPr="00280E05" w:rsidRDefault="008F312B" w:rsidP="00C47742">
      <w:pPr>
        <w:ind w:left="142"/>
        <w:rPr>
          <w:rFonts w:ascii="Verdana" w:eastAsia="MS PMincho" w:hAnsi="Verdana"/>
          <w:sz w:val="20"/>
          <w:szCs w:val="20"/>
        </w:rPr>
      </w:pPr>
      <w:r w:rsidRPr="00280E05">
        <w:rPr>
          <w:rFonts w:ascii="Verdana" w:eastAsia="MS PMincho" w:hAnsi="Verdana"/>
          <w:w w:val="98"/>
          <w:sz w:val="20"/>
          <w:szCs w:val="20"/>
        </w:rPr>
        <w:t>Some</w:t>
      </w:r>
      <w:r w:rsidRPr="00280E05">
        <w:rPr>
          <w:rFonts w:ascii="Verdana" w:eastAsia="MS PMincho" w:hAnsi="Verdana"/>
          <w:spacing w:val="-14"/>
          <w:w w:val="98"/>
          <w:sz w:val="20"/>
          <w:szCs w:val="20"/>
        </w:rPr>
        <w:t xml:space="preserve"> </w:t>
      </w:r>
      <w:r w:rsidRPr="00280E05">
        <w:rPr>
          <w:rFonts w:ascii="Verdana" w:eastAsia="MS PMincho" w:hAnsi="Verdana"/>
          <w:sz w:val="20"/>
          <w:szCs w:val="20"/>
        </w:rPr>
        <w:t>pa</w:t>
      </w:r>
      <w:r w:rsidRPr="00280E05">
        <w:rPr>
          <w:rFonts w:ascii="Verdana" w:eastAsia="MS PMincho" w:hAnsi="Verdana"/>
          <w:spacing w:val="2"/>
          <w:sz w:val="20"/>
          <w:szCs w:val="20"/>
        </w:rPr>
        <w:t>r</w:t>
      </w:r>
      <w:r w:rsidRPr="00280E05">
        <w:rPr>
          <w:rFonts w:ascii="Verdana" w:eastAsia="MS PMincho" w:hAnsi="Verdana"/>
          <w:sz w:val="20"/>
          <w:szCs w:val="20"/>
        </w:rPr>
        <w:t>a</w:t>
      </w:r>
      <w:r w:rsidRPr="00280E05">
        <w:rPr>
          <w:rFonts w:ascii="Verdana" w:eastAsia="MS PMincho" w:hAnsi="Verdana"/>
          <w:spacing w:val="2"/>
          <w:sz w:val="20"/>
          <w:szCs w:val="20"/>
        </w:rPr>
        <w:t>gr</w:t>
      </w:r>
      <w:r w:rsidRPr="00280E05">
        <w:rPr>
          <w:rFonts w:ascii="Verdana" w:eastAsia="MS PMincho" w:hAnsi="Verdana"/>
          <w:sz w:val="20"/>
          <w:szCs w:val="20"/>
        </w:rPr>
        <w:t>aphs</w:t>
      </w:r>
      <w:r w:rsidRPr="00280E05">
        <w:rPr>
          <w:rFonts w:ascii="Verdana" w:eastAsia="MS PMincho" w:hAnsi="Verdana"/>
          <w:spacing w:val="2"/>
          <w:sz w:val="20"/>
          <w:szCs w:val="20"/>
        </w:rPr>
        <w:t xml:space="preserve"> </w:t>
      </w:r>
      <w:r w:rsidRPr="00280E05">
        <w:rPr>
          <w:rFonts w:ascii="Verdana" w:eastAsia="MS PMincho" w:hAnsi="Verdana"/>
          <w:sz w:val="20"/>
          <w:szCs w:val="20"/>
        </w:rPr>
        <w:t>in</w:t>
      </w:r>
      <w:r w:rsidRPr="00280E05">
        <w:rPr>
          <w:rFonts w:ascii="Verdana" w:eastAsia="MS PMincho" w:hAnsi="Verdana"/>
          <w:spacing w:val="1"/>
          <w:sz w:val="20"/>
          <w:szCs w:val="20"/>
        </w:rPr>
        <w:t xml:space="preserve"> </w:t>
      </w:r>
      <w:r w:rsidRPr="00280E05">
        <w:rPr>
          <w:rFonts w:ascii="Verdana" w:eastAsia="MS PMincho" w:hAnsi="Verdana"/>
          <w:sz w:val="20"/>
          <w:szCs w:val="20"/>
        </w:rPr>
        <w:t>the</w:t>
      </w:r>
      <w:r w:rsidRPr="00280E05">
        <w:rPr>
          <w:rFonts w:ascii="Verdana" w:eastAsia="MS PMincho" w:hAnsi="Verdana"/>
          <w:spacing w:val="2"/>
          <w:sz w:val="20"/>
          <w:szCs w:val="20"/>
        </w:rPr>
        <w:t xml:space="preserve"> </w:t>
      </w:r>
      <w:r w:rsidRPr="00280E05">
        <w:rPr>
          <w:rFonts w:ascii="Verdana" w:eastAsia="MS PMincho" w:hAnsi="Verdana"/>
          <w:spacing w:val="-2"/>
          <w:sz w:val="20"/>
          <w:szCs w:val="20"/>
        </w:rPr>
        <w:t>C</w:t>
      </w:r>
      <w:r w:rsidRPr="00280E05">
        <w:rPr>
          <w:rFonts w:ascii="Verdana" w:eastAsia="MS PMincho" w:hAnsi="Verdana"/>
          <w:sz w:val="20"/>
          <w:szCs w:val="20"/>
        </w:rPr>
        <w:t>ode</w:t>
      </w:r>
      <w:r w:rsidRPr="00280E05">
        <w:rPr>
          <w:rFonts w:ascii="Verdana" w:eastAsia="MS PMincho" w:hAnsi="Verdana"/>
          <w:spacing w:val="-5"/>
          <w:sz w:val="20"/>
          <w:szCs w:val="20"/>
        </w:rPr>
        <w:t xml:space="preserve"> </w:t>
      </w:r>
      <w:r w:rsidRPr="00280E05">
        <w:rPr>
          <w:rFonts w:ascii="Verdana" w:eastAsia="MS PMincho" w:hAnsi="Verdana"/>
          <w:sz w:val="20"/>
          <w:szCs w:val="20"/>
        </w:rPr>
        <w:t>a</w:t>
      </w:r>
      <w:r w:rsidRPr="00280E05">
        <w:rPr>
          <w:rFonts w:ascii="Verdana" w:eastAsia="MS PMincho" w:hAnsi="Verdana"/>
          <w:spacing w:val="-3"/>
          <w:sz w:val="20"/>
          <w:szCs w:val="20"/>
        </w:rPr>
        <w:t>r</w:t>
      </w:r>
      <w:r w:rsidRPr="00280E05">
        <w:rPr>
          <w:rFonts w:ascii="Verdana" w:eastAsia="MS PMincho" w:hAnsi="Verdana"/>
          <w:sz w:val="20"/>
          <w:szCs w:val="20"/>
        </w:rPr>
        <w:t>e</w:t>
      </w:r>
      <w:r w:rsidRPr="00280E05">
        <w:rPr>
          <w:rFonts w:ascii="Verdana" w:eastAsia="MS PMincho" w:hAnsi="Verdana"/>
          <w:spacing w:val="-8"/>
          <w:sz w:val="20"/>
          <w:szCs w:val="20"/>
        </w:rPr>
        <w:t xml:space="preserve"> </w:t>
      </w:r>
      <w:r w:rsidRPr="00280E05">
        <w:rPr>
          <w:rFonts w:ascii="Verdana" w:eastAsia="MS PMincho" w:hAnsi="Verdana"/>
          <w:w w:val="97"/>
          <w:sz w:val="20"/>
          <w:szCs w:val="20"/>
        </w:rPr>
        <w:t>delibe</w:t>
      </w:r>
      <w:r w:rsidRPr="00280E05">
        <w:rPr>
          <w:rFonts w:ascii="Verdana" w:eastAsia="MS PMincho" w:hAnsi="Verdana"/>
          <w:spacing w:val="2"/>
          <w:w w:val="97"/>
          <w:sz w:val="20"/>
          <w:szCs w:val="20"/>
        </w:rPr>
        <w:t>r</w:t>
      </w:r>
      <w:r w:rsidRPr="00280E05">
        <w:rPr>
          <w:rFonts w:ascii="Verdana" w:eastAsia="MS PMincho" w:hAnsi="Verdana"/>
          <w:w w:val="97"/>
          <w:sz w:val="20"/>
          <w:szCs w:val="20"/>
        </w:rPr>
        <w:t>a</w:t>
      </w:r>
      <w:r w:rsidRPr="00280E05">
        <w:rPr>
          <w:rFonts w:ascii="Verdana" w:eastAsia="MS PMincho" w:hAnsi="Verdana"/>
          <w:spacing w:val="-2"/>
          <w:w w:val="97"/>
          <w:sz w:val="20"/>
          <w:szCs w:val="20"/>
        </w:rPr>
        <w:t>t</w:t>
      </w:r>
      <w:r w:rsidRPr="00280E05">
        <w:rPr>
          <w:rFonts w:ascii="Verdana" w:eastAsia="MS PMincho" w:hAnsi="Verdana"/>
          <w:w w:val="97"/>
          <w:sz w:val="20"/>
          <w:szCs w:val="20"/>
        </w:rPr>
        <w:t>ely</w:t>
      </w:r>
      <w:r w:rsidRPr="00280E05">
        <w:rPr>
          <w:rFonts w:ascii="Verdana" w:eastAsia="MS PMincho" w:hAnsi="Verdana"/>
          <w:spacing w:val="2"/>
          <w:w w:val="97"/>
          <w:sz w:val="20"/>
          <w:szCs w:val="20"/>
        </w:rPr>
        <w:t xml:space="preserve"> </w:t>
      </w:r>
      <w:r w:rsidRPr="00280E05">
        <w:rPr>
          <w:rFonts w:ascii="Verdana" w:eastAsia="MS PMincho" w:hAnsi="Verdana"/>
          <w:spacing w:val="-3"/>
          <w:sz w:val="20"/>
          <w:szCs w:val="20"/>
        </w:rPr>
        <w:t>r</w:t>
      </w:r>
      <w:r w:rsidRPr="00280E05">
        <w:rPr>
          <w:rFonts w:ascii="Verdana" w:eastAsia="MS PMincho" w:hAnsi="Verdana"/>
          <w:sz w:val="20"/>
          <w:szCs w:val="20"/>
        </w:rPr>
        <w:t>epea</w:t>
      </w:r>
      <w:r w:rsidRPr="00280E05">
        <w:rPr>
          <w:rFonts w:ascii="Verdana" w:eastAsia="MS PMincho" w:hAnsi="Verdana"/>
          <w:spacing w:val="-2"/>
          <w:sz w:val="20"/>
          <w:szCs w:val="20"/>
        </w:rPr>
        <w:t>t</w:t>
      </w:r>
      <w:r w:rsidRPr="00280E05">
        <w:rPr>
          <w:rFonts w:ascii="Verdana" w:eastAsia="MS PMincho" w:hAnsi="Verdana"/>
          <w:sz w:val="20"/>
          <w:szCs w:val="20"/>
        </w:rPr>
        <w:t>ed</w:t>
      </w:r>
      <w:r w:rsidRPr="00280E05">
        <w:rPr>
          <w:rFonts w:ascii="Verdana" w:eastAsia="MS PMincho" w:hAnsi="Verdana"/>
          <w:spacing w:val="-1"/>
          <w:sz w:val="20"/>
          <w:szCs w:val="20"/>
        </w:rPr>
        <w:t xml:space="preserve"> </w:t>
      </w:r>
      <w:r w:rsidRPr="00280E05">
        <w:rPr>
          <w:rFonts w:ascii="Verdana" w:eastAsia="MS PMincho" w:hAnsi="Verdana"/>
          <w:sz w:val="20"/>
          <w:szCs w:val="20"/>
        </w:rPr>
        <w:t>in</w:t>
      </w:r>
      <w:r w:rsidRPr="00280E05">
        <w:rPr>
          <w:rFonts w:ascii="Verdana" w:eastAsia="MS PMincho" w:hAnsi="Verdana"/>
          <w:spacing w:val="1"/>
          <w:sz w:val="20"/>
          <w:szCs w:val="20"/>
        </w:rPr>
        <w:t xml:space="preserve"> </w:t>
      </w:r>
      <w:r w:rsidRPr="00280E05">
        <w:rPr>
          <w:rFonts w:ascii="Verdana" w:eastAsia="MS PMincho" w:hAnsi="Verdana"/>
          <w:sz w:val="20"/>
          <w:szCs w:val="20"/>
        </w:rPr>
        <w:t>diffe</w:t>
      </w:r>
      <w:r w:rsidRPr="00280E05">
        <w:rPr>
          <w:rFonts w:ascii="Verdana" w:eastAsia="MS PMincho" w:hAnsi="Verdana"/>
          <w:spacing w:val="-3"/>
          <w:sz w:val="20"/>
          <w:szCs w:val="20"/>
        </w:rPr>
        <w:t>r</w:t>
      </w:r>
      <w:r w:rsidRPr="00280E05">
        <w:rPr>
          <w:rFonts w:ascii="Verdana" w:eastAsia="MS PMincho" w:hAnsi="Verdana"/>
          <w:sz w:val="20"/>
          <w:szCs w:val="20"/>
        </w:rPr>
        <w:t>ent</w:t>
      </w:r>
      <w:r w:rsidRPr="00280E05">
        <w:rPr>
          <w:rFonts w:ascii="Verdana" w:eastAsia="MS PMincho" w:hAnsi="Verdana"/>
          <w:spacing w:val="-7"/>
          <w:sz w:val="20"/>
          <w:szCs w:val="20"/>
        </w:rPr>
        <w:t xml:space="preserve"> </w:t>
      </w:r>
      <w:r w:rsidRPr="00280E05">
        <w:rPr>
          <w:rFonts w:ascii="Verdana" w:eastAsia="MS PMincho" w:hAnsi="Verdana"/>
          <w:sz w:val="20"/>
          <w:szCs w:val="20"/>
        </w:rPr>
        <w:t>sections</w:t>
      </w:r>
      <w:r w:rsidRPr="00280E05">
        <w:rPr>
          <w:rFonts w:ascii="Verdana" w:eastAsia="MS PMincho" w:hAnsi="Verdana"/>
          <w:spacing w:val="-18"/>
          <w:sz w:val="20"/>
          <w:szCs w:val="20"/>
        </w:rPr>
        <w:t xml:space="preserve"> </w:t>
      </w:r>
      <w:r w:rsidRPr="00280E05">
        <w:rPr>
          <w:rFonts w:ascii="Verdana" w:eastAsia="MS PMincho" w:hAnsi="Verdana"/>
          <w:sz w:val="20"/>
          <w:szCs w:val="20"/>
        </w:rPr>
        <w:t>for</w:t>
      </w:r>
      <w:r w:rsidRPr="00280E05">
        <w:rPr>
          <w:rFonts w:ascii="Verdana" w:eastAsia="MS PMincho" w:hAnsi="Verdana"/>
          <w:spacing w:val="-3"/>
          <w:sz w:val="20"/>
          <w:szCs w:val="20"/>
        </w:rPr>
        <w:t xml:space="preserve"> </w:t>
      </w:r>
      <w:r w:rsidRPr="00280E05">
        <w:rPr>
          <w:rFonts w:ascii="Verdana" w:eastAsia="MS PMincho" w:hAnsi="Verdana"/>
          <w:sz w:val="20"/>
          <w:szCs w:val="20"/>
        </w:rPr>
        <w:t>cla</w:t>
      </w:r>
      <w:r w:rsidRPr="00280E05">
        <w:rPr>
          <w:rFonts w:ascii="Verdana" w:eastAsia="MS PMincho" w:hAnsi="Verdana"/>
          <w:spacing w:val="3"/>
          <w:sz w:val="20"/>
          <w:szCs w:val="20"/>
        </w:rPr>
        <w:t>r</w:t>
      </w:r>
      <w:r w:rsidRPr="00280E05">
        <w:rPr>
          <w:rFonts w:ascii="Verdana" w:eastAsia="MS PMincho" w:hAnsi="Verdana"/>
          <w:sz w:val="20"/>
          <w:szCs w:val="20"/>
        </w:rPr>
        <w:t>i</w:t>
      </w:r>
      <w:r w:rsidRPr="00280E05">
        <w:rPr>
          <w:rFonts w:ascii="Verdana" w:eastAsia="MS PMincho" w:hAnsi="Verdana"/>
          <w:spacing w:val="3"/>
          <w:sz w:val="20"/>
          <w:szCs w:val="20"/>
        </w:rPr>
        <w:t>t</w:t>
      </w:r>
      <w:r w:rsidRPr="00280E05">
        <w:rPr>
          <w:rFonts w:ascii="Verdana" w:eastAsia="MS PMincho" w:hAnsi="Verdana"/>
          <w:spacing w:val="-15"/>
          <w:sz w:val="20"/>
          <w:szCs w:val="20"/>
        </w:rPr>
        <w:t>y</w:t>
      </w:r>
      <w:r w:rsidRPr="00280E05">
        <w:rPr>
          <w:rFonts w:ascii="Verdana" w:eastAsia="MS PMincho" w:hAnsi="Verdana"/>
          <w:sz w:val="20"/>
          <w:szCs w:val="20"/>
        </w:rPr>
        <w:t>.</w:t>
      </w:r>
    </w:p>
    <w:p w14:paraId="6D233D7E" w14:textId="77777777" w:rsidR="008F312B" w:rsidRPr="00280E05" w:rsidRDefault="008F312B" w:rsidP="00114E30">
      <w:pPr>
        <w:rPr>
          <w:rFonts w:eastAsia="MS PMincho"/>
        </w:rPr>
      </w:pPr>
    </w:p>
    <w:p w14:paraId="7BFB0AC0" w14:textId="77777777" w:rsidR="008F312B" w:rsidRPr="00280E05" w:rsidRDefault="008F312B" w:rsidP="00825CA8">
      <w:pPr>
        <w:widowControl w:val="0"/>
        <w:autoSpaceDE w:val="0"/>
        <w:autoSpaceDN w:val="0"/>
        <w:adjustRightInd w:val="0"/>
        <w:spacing w:line="243" w:lineRule="auto"/>
        <w:ind w:left="142" w:right="95"/>
        <w:rPr>
          <w:rFonts w:ascii="Verdana" w:hAnsi="Verdana"/>
          <w:sz w:val="20"/>
          <w:szCs w:val="20"/>
        </w:rPr>
      </w:pPr>
      <w:r w:rsidRPr="00280E05">
        <w:rPr>
          <w:rFonts w:ascii="Verdana" w:hAnsi="Verdana"/>
          <w:iCs/>
          <w:w w:val="91"/>
          <w:sz w:val="20"/>
          <w:szCs w:val="20"/>
        </w:rPr>
        <w:t>(</w:t>
      </w:r>
      <w:r w:rsidRPr="00280E05">
        <w:rPr>
          <w:rFonts w:ascii="Verdana" w:hAnsi="Verdana"/>
          <w:iCs/>
          <w:spacing w:val="-5"/>
          <w:w w:val="91"/>
          <w:sz w:val="20"/>
          <w:szCs w:val="20"/>
        </w:rPr>
        <w:t>N</w:t>
      </w:r>
      <w:r w:rsidRPr="00280E05">
        <w:rPr>
          <w:rFonts w:ascii="Verdana" w:hAnsi="Verdana"/>
          <w:iCs/>
          <w:w w:val="91"/>
          <w:sz w:val="20"/>
          <w:szCs w:val="20"/>
        </w:rPr>
        <w:t>ote:</w:t>
      </w:r>
      <w:r w:rsidRPr="00280E05">
        <w:rPr>
          <w:rFonts w:ascii="Verdana" w:hAnsi="Verdana"/>
          <w:iCs/>
          <w:spacing w:val="20"/>
          <w:w w:val="91"/>
          <w:sz w:val="20"/>
          <w:szCs w:val="20"/>
        </w:rPr>
        <w:t xml:space="preserve"> </w:t>
      </w:r>
      <w:r w:rsidRPr="00280E05">
        <w:rPr>
          <w:rFonts w:ascii="Verdana" w:hAnsi="Verdana"/>
          <w:iCs/>
          <w:spacing w:val="-6"/>
          <w:w w:val="91"/>
          <w:sz w:val="20"/>
          <w:szCs w:val="20"/>
        </w:rPr>
        <w:t>F</w:t>
      </w:r>
      <w:r w:rsidRPr="00280E05">
        <w:rPr>
          <w:rFonts w:ascii="Verdana" w:hAnsi="Verdana"/>
          <w:iCs/>
          <w:w w:val="91"/>
          <w:sz w:val="20"/>
          <w:szCs w:val="20"/>
        </w:rPr>
        <w:t>or</w:t>
      </w:r>
      <w:r w:rsidRPr="00280E05">
        <w:rPr>
          <w:rFonts w:ascii="Verdana" w:hAnsi="Verdana"/>
          <w:iCs/>
          <w:spacing w:val="-6"/>
          <w:w w:val="91"/>
          <w:sz w:val="20"/>
          <w:szCs w:val="20"/>
        </w:rPr>
        <w:t xml:space="preserve"> </w:t>
      </w:r>
      <w:r w:rsidRPr="00280E05">
        <w:rPr>
          <w:rFonts w:ascii="Verdana" w:hAnsi="Verdana"/>
          <w:iCs/>
          <w:w w:val="91"/>
          <w:sz w:val="20"/>
          <w:szCs w:val="20"/>
        </w:rPr>
        <w:t>co</w:t>
      </w:r>
      <w:r w:rsidRPr="00280E05">
        <w:rPr>
          <w:rFonts w:ascii="Verdana" w:hAnsi="Verdana"/>
          <w:iCs/>
          <w:spacing w:val="-4"/>
          <w:w w:val="91"/>
          <w:sz w:val="20"/>
          <w:szCs w:val="20"/>
        </w:rPr>
        <w:t>n</w:t>
      </w:r>
      <w:r w:rsidRPr="00280E05">
        <w:rPr>
          <w:rFonts w:ascii="Verdana" w:hAnsi="Verdana"/>
          <w:iCs/>
          <w:w w:val="91"/>
          <w:sz w:val="20"/>
          <w:szCs w:val="20"/>
        </w:rPr>
        <w:t>v</w:t>
      </w:r>
      <w:r w:rsidRPr="00280E05">
        <w:rPr>
          <w:rFonts w:ascii="Verdana" w:hAnsi="Verdana"/>
          <w:iCs/>
          <w:spacing w:val="2"/>
          <w:w w:val="91"/>
          <w:sz w:val="20"/>
          <w:szCs w:val="20"/>
        </w:rPr>
        <w:t>e</w:t>
      </w:r>
      <w:r w:rsidRPr="00280E05">
        <w:rPr>
          <w:rFonts w:ascii="Verdana" w:hAnsi="Verdana"/>
          <w:iCs/>
          <w:w w:val="91"/>
          <w:sz w:val="20"/>
          <w:szCs w:val="20"/>
        </w:rPr>
        <w:t>ni</w:t>
      </w:r>
      <w:r w:rsidRPr="00280E05">
        <w:rPr>
          <w:rFonts w:ascii="Verdana" w:hAnsi="Verdana"/>
          <w:iCs/>
          <w:spacing w:val="2"/>
          <w:w w:val="91"/>
          <w:sz w:val="20"/>
          <w:szCs w:val="20"/>
        </w:rPr>
        <w:t>e</w:t>
      </w:r>
      <w:r w:rsidRPr="00280E05">
        <w:rPr>
          <w:rFonts w:ascii="Verdana" w:hAnsi="Verdana"/>
          <w:iCs/>
          <w:w w:val="91"/>
          <w:sz w:val="20"/>
          <w:szCs w:val="20"/>
        </w:rPr>
        <w:t>nce</w:t>
      </w:r>
      <w:r w:rsidRPr="00280E05">
        <w:rPr>
          <w:rFonts w:ascii="Verdana" w:hAnsi="Verdana"/>
          <w:iCs/>
          <w:spacing w:val="31"/>
          <w:w w:val="91"/>
          <w:sz w:val="20"/>
          <w:szCs w:val="20"/>
        </w:rPr>
        <w:t xml:space="preserve"> </w:t>
      </w:r>
      <w:r w:rsidRPr="00280E05">
        <w:rPr>
          <w:rFonts w:ascii="Verdana" w:hAnsi="Verdana"/>
          <w:iCs/>
          <w:sz w:val="20"/>
          <w:szCs w:val="20"/>
        </w:rPr>
        <w:t>this</w:t>
      </w:r>
      <w:r w:rsidRPr="00280E05">
        <w:rPr>
          <w:rFonts w:ascii="Verdana" w:hAnsi="Verdana"/>
          <w:iCs/>
          <w:spacing w:val="-13"/>
          <w:sz w:val="20"/>
          <w:szCs w:val="20"/>
        </w:rPr>
        <w:t xml:space="preserve"> </w:t>
      </w:r>
      <w:r w:rsidRPr="00280E05">
        <w:rPr>
          <w:rFonts w:ascii="Verdana" w:hAnsi="Verdana"/>
          <w:iCs/>
          <w:spacing w:val="-3"/>
          <w:w w:val="93"/>
          <w:sz w:val="20"/>
          <w:szCs w:val="20"/>
        </w:rPr>
        <w:t>C</w:t>
      </w:r>
      <w:r w:rsidRPr="00280E05">
        <w:rPr>
          <w:rFonts w:ascii="Verdana" w:hAnsi="Verdana"/>
          <w:iCs/>
          <w:w w:val="93"/>
          <w:sz w:val="20"/>
          <w:szCs w:val="20"/>
        </w:rPr>
        <w:t>ode</w:t>
      </w:r>
      <w:r w:rsidRPr="00280E05">
        <w:rPr>
          <w:rFonts w:ascii="Verdana" w:hAnsi="Verdana"/>
          <w:iCs/>
          <w:spacing w:val="3"/>
          <w:w w:val="93"/>
          <w:sz w:val="20"/>
          <w:szCs w:val="20"/>
        </w:rPr>
        <w:t xml:space="preserve"> </w:t>
      </w:r>
      <w:r w:rsidRPr="00280E05">
        <w:rPr>
          <w:rFonts w:ascii="Verdana" w:hAnsi="Verdana"/>
          <w:iCs/>
          <w:w w:val="93"/>
          <w:sz w:val="20"/>
          <w:szCs w:val="20"/>
        </w:rPr>
        <w:t>has</w:t>
      </w:r>
      <w:r w:rsidRPr="00280E05">
        <w:rPr>
          <w:rFonts w:ascii="Verdana" w:hAnsi="Verdana"/>
          <w:iCs/>
          <w:spacing w:val="3"/>
          <w:w w:val="93"/>
          <w:sz w:val="20"/>
          <w:szCs w:val="20"/>
        </w:rPr>
        <w:t xml:space="preserve"> </w:t>
      </w:r>
      <w:r w:rsidRPr="00280E05">
        <w:rPr>
          <w:rFonts w:ascii="Verdana" w:hAnsi="Verdana"/>
          <w:iCs/>
          <w:sz w:val="20"/>
          <w:szCs w:val="20"/>
        </w:rPr>
        <w:t>be</w:t>
      </w:r>
      <w:r w:rsidRPr="00280E05">
        <w:rPr>
          <w:rFonts w:ascii="Verdana" w:hAnsi="Verdana"/>
          <w:iCs/>
          <w:spacing w:val="2"/>
          <w:sz w:val="20"/>
          <w:szCs w:val="20"/>
        </w:rPr>
        <w:t>e</w:t>
      </w:r>
      <w:r w:rsidRPr="00280E05">
        <w:rPr>
          <w:rFonts w:ascii="Verdana" w:hAnsi="Verdana"/>
          <w:iCs/>
          <w:sz w:val="20"/>
          <w:szCs w:val="20"/>
        </w:rPr>
        <w:t>n</w:t>
      </w:r>
      <w:r w:rsidRPr="00280E05">
        <w:rPr>
          <w:rFonts w:ascii="Verdana" w:hAnsi="Verdana"/>
          <w:iCs/>
          <w:spacing w:val="-18"/>
          <w:sz w:val="20"/>
          <w:szCs w:val="20"/>
        </w:rPr>
        <w:t xml:space="preserve"> </w:t>
      </w:r>
      <w:r w:rsidRPr="00280E05">
        <w:rPr>
          <w:rFonts w:ascii="Verdana" w:hAnsi="Verdana"/>
          <w:iCs/>
          <w:spacing w:val="4"/>
          <w:sz w:val="20"/>
          <w:szCs w:val="20"/>
        </w:rPr>
        <w:t>wr</w:t>
      </w:r>
      <w:r w:rsidRPr="00280E05">
        <w:rPr>
          <w:rFonts w:ascii="Verdana" w:hAnsi="Verdana"/>
          <w:iCs/>
          <w:sz w:val="20"/>
          <w:szCs w:val="20"/>
        </w:rPr>
        <w:t>itt</w:t>
      </w:r>
      <w:r w:rsidRPr="00280E05">
        <w:rPr>
          <w:rFonts w:ascii="Verdana" w:hAnsi="Verdana"/>
          <w:iCs/>
          <w:spacing w:val="2"/>
          <w:sz w:val="20"/>
          <w:szCs w:val="20"/>
        </w:rPr>
        <w:t>e</w:t>
      </w:r>
      <w:r w:rsidRPr="00280E05">
        <w:rPr>
          <w:rFonts w:ascii="Verdana" w:hAnsi="Verdana"/>
          <w:iCs/>
          <w:sz w:val="20"/>
          <w:szCs w:val="20"/>
        </w:rPr>
        <w:t>n</w:t>
      </w:r>
      <w:r w:rsidRPr="00280E05">
        <w:rPr>
          <w:rFonts w:ascii="Verdana" w:hAnsi="Verdana"/>
          <w:iCs/>
          <w:spacing w:val="-9"/>
          <w:sz w:val="20"/>
          <w:szCs w:val="20"/>
        </w:rPr>
        <w:t xml:space="preserve"> </w:t>
      </w:r>
      <w:r w:rsidRPr="00280E05">
        <w:rPr>
          <w:rFonts w:ascii="Verdana" w:hAnsi="Verdana"/>
          <w:iCs/>
          <w:w w:val="89"/>
          <w:sz w:val="20"/>
          <w:szCs w:val="20"/>
        </w:rPr>
        <w:t>as</w:t>
      </w:r>
      <w:r w:rsidRPr="00280E05">
        <w:rPr>
          <w:rFonts w:ascii="Verdana" w:hAnsi="Verdana"/>
          <w:iCs/>
          <w:spacing w:val="4"/>
          <w:w w:val="89"/>
          <w:sz w:val="20"/>
          <w:szCs w:val="20"/>
        </w:rPr>
        <w:t xml:space="preserve"> </w:t>
      </w:r>
      <w:r w:rsidRPr="00280E05">
        <w:rPr>
          <w:rFonts w:ascii="Verdana" w:hAnsi="Verdana"/>
          <w:iCs/>
          <w:sz w:val="20"/>
          <w:szCs w:val="20"/>
        </w:rPr>
        <w:t>thou</w:t>
      </w:r>
      <w:r w:rsidRPr="00280E05">
        <w:rPr>
          <w:rFonts w:ascii="Verdana" w:hAnsi="Verdana"/>
          <w:iCs/>
          <w:spacing w:val="3"/>
          <w:sz w:val="20"/>
          <w:szCs w:val="20"/>
        </w:rPr>
        <w:t>g</w:t>
      </w:r>
      <w:r w:rsidRPr="00280E05">
        <w:rPr>
          <w:rFonts w:ascii="Verdana" w:hAnsi="Verdana"/>
          <w:iCs/>
          <w:sz w:val="20"/>
          <w:szCs w:val="20"/>
        </w:rPr>
        <w:t>h</w:t>
      </w:r>
      <w:r w:rsidRPr="00280E05">
        <w:rPr>
          <w:rFonts w:ascii="Verdana" w:hAnsi="Verdana"/>
          <w:iCs/>
          <w:spacing w:val="-14"/>
          <w:sz w:val="20"/>
          <w:szCs w:val="20"/>
        </w:rPr>
        <w:t xml:space="preserve"> </w:t>
      </w:r>
      <w:r w:rsidRPr="00280E05">
        <w:rPr>
          <w:rFonts w:ascii="Verdana" w:hAnsi="Verdana"/>
          <w:iCs/>
          <w:sz w:val="20"/>
          <w:szCs w:val="20"/>
        </w:rPr>
        <w:t>the</w:t>
      </w:r>
      <w:r w:rsidRPr="00280E05">
        <w:rPr>
          <w:rFonts w:ascii="Verdana" w:hAnsi="Verdana"/>
          <w:iCs/>
          <w:spacing w:val="-8"/>
          <w:sz w:val="20"/>
          <w:szCs w:val="20"/>
        </w:rPr>
        <w:t xml:space="preserve"> </w:t>
      </w:r>
      <w:r w:rsidRPr="00280E05">
        <w:rPr>
          <w:rFonts w:ascii="Verdana" w:hAnsi="Verdana"/>
          <w:iCs/>
          <w:w w:val="91"/>
          <w:sz w:val="20"/>
          <w:szCs w:val="20"/>
        </w:rPr>
        <w:t>manager</w:t>
      </w:r>
      <w:r w:rsidRPr="00280E05">
        <w:rPr>
          <w:rFonts w:ascii="Verdana" w:hAnsi="Verdana"/>
          <w:iCs/>
          <w:spacing w:val="33"/>
          <w:w w:val="91"/>
          <w:sz w:val="20"/>
          <w:szCs w:val="20"/>
        </w:rPr>
        <w:t xml:space="preserve"> </w:t>
      </w:r>
      <w:r w:rsidRPr="00280E05">
        <w:rPr>
          <w:rFonts w:ascii="Verdana" w:hAnsi="Verdana"/>
          <w:iCs/>
          <w:w w:val="91"/>
          <w:sz w:val="20"/>
          <w:szCs w:val="20"/>
        </w:rPr>
        <w:t>is</w:t>
      </w:r>
      <w:r w:rsidRPr="00280E05">
        <w:rPr>
          <w:rFonts w:ascii="Verdana" w:hAnsi="Verdana"/>
          <w:iCs/>
          <w:spacing w:val="-4"/>
          <w:w w:val="91"/>
          <w:sz w:val="20"/>
          <w:szCs w:val="20"/>
        </w:rPr>
        <w:t xml:space="preserve"> </w:t>
      </w:r>
      <w:r w:rsidRPr="00280E05">
        <w:rPr>
          <w:rFonts w:ascii="Verdana" w:hAnsi="Verdana"/>
          <w:iCs/>
          <w:sz w:val="20"/>
          <w:szCs w:val="20"/>
        </w:rPr>
        <w:t>not</w:t>
      </w:r>
      <w:r w:rsidRPr="00280E05">
        <w:rPr>
          <w:rFonts w:ascii="Verdana" w:hAnsi="Verdana"/>
          <w:iCs/>
          <w:spacing w:val="-8"/>
          <w:sz w:val="20"/>
          <w:szCs w:val="20"/>
        </w:rPr>
        <w:t xml:space="preserve"> </w:t>
      </w:r>
      <w:r w:rsidRPr="00280E05">
        <w:rPr>
          <w:rFonts w:ascii="Verdana" w:hAnsi="Verdana"/>
          <w:iCs/>
          <w:w w:val="97"/>
          <w:sz w:val="20"/>
          <w:szCs w:val="20"/>
        </w:rPr>
        <w:t>the</w:t>
      </w:r>
      <w:r w:rsidRPr="00280E05">
        <w:rPr>
          <w:rFonts w:ascii="Verdana" w:hAnsi="Verdana"/>
          <w:iCs/>
          <w:spacing w:val="-5"/>
          <w:sz w:val="20"/>
          <w:szCs w:val="20"/>
        </w:rPr>
        <w:t xml:space="preserve"> </w:t>
      </w:r>
      <w:r w:rsidRPr="00280E05">
        <w:rPr>
          <w:rFonts w:ascii="Verdana" w:hAnsi="Verdana"/>
          <w:iCs/>
          <w:w w:val="95"/>
          <w:sz w:val="20"/>
          <w:szCs w:val="20"/>
        </w:rPr>
        <w:t>same</w:t>
      </w:r>
      <w:r w:rsidRPr="00280E05">
        <w:rPr>
          <w:rFonts w:ascii="Verdana" w:hAnsi="Verdana"/>
          <w:iCs/>
          <w:spacing w:val="-5"/>
          <w:sz w:val="20"/>
          <w:szCs w:val="20"/>
        </w:rPr>
        <w:t xml:space="preserve"> </w:t>
      </w:r>
      <w:r w:rsidRPr="00280E05">
        <w:rPr>
          <w:rFonts w:ascii="Verdana" w:hAnsi="Verdana"/>
          <w:iCs/>
          <w:w w:val="91"/>
          <w:sz w:val="20"/>
          <w:szCs w:val="20"/>
        </w:rPr>
        <w:t>per</w:t>
      </w:r>
      <w:r w:rsidRPr="00280E05">
        <w:rPr>
          <w:rFonts w:ascii="Verdana" w:hAnsi="Verdana"/>
          <w:iCs/>
          <w:spacing w:val="2"/>
          <w:w w:val="91"/>
          <w:sz w:val="20"/>
          <w:szCs w:val="20"/>
        </w:rPr>
        <w:t>s</w:t>
      </w:r>
      <w:r w:rsidRPr="00280E05">
        <w:rPr>
          <w:rFonts w:ascii="Verdana" w:hAnsi="Verdana"/>
          <w:iCs/>
          <w:w w:val="91"/>
          <w:sz w:val="20"/>
          <w:szCs w:val="20"/>
        </w:rPr>
        <w:t>on</w:t>
      </w:r>
      <w:r w:rsidRPr="00280E05">
        <w:rPr>
          <w:rFonts w:ascii="Verdana" w:hAnsi="Verdana"/>
          <w:iCs/>
          <w:spacing w:val="13"/>
          <w:w w:val="91"/>
          <w:sz w:val="20"/>
          <w:szCs w:val="20"/>
        </w:rPr>
        <w:t xml:space="preserve"> </w:t>
      </w:r>
      <w:r w:rsidRPr="00280E05">
        <w:rPr>
          <w:rFonts w:ascii="Verdana" w:hAnsi="Verdana"/>
          <w:iCs/>
          <w:w w:val="91"/>
          <w:sz w:val="20"/>
          <w:szCs w:val="20"/>
        </w:rPr>
        <w:t>as</w:t>
      </w:r>
      <w:r w:rsidRPr="00280E05">
        <w:rPr>
          <w:rFonts w:ascii="Verdana" w:hAnsi="Verdana"/>
          <w:iCs/>
          <w:spacing w:val="-4"/>
          <w:w w:val="91"/>
          <w:sz w:val="20"/>
          <w:szCs w:val="20"/>
        </w:rPr>
        <w:t xml:space="preserve"> </w:t>
      </w:r>
      <w:r w:rsidRPr="00280E05">
        <w:rPr>
          <w:rFonts w:ascii="Verdana" w:hAnsi="Verdana"/>
          <w:iCs/>
          <w:sz w:val="20"/>
          <w:szCs w:val="20"/>
        </w:rPr>
        <w:t>the</w:t>
      </w:r>
      <w:r w:rsidRPr="00280E05">
        <w:rPr>
          <w:rFonts w:ascii="Verdana" w:hAnsi="Verdana"/>
          <w:iCs/>
          <w:spacing w:val="-12"/>
          <w:sz w:val="20"/>
          <w:szCs w:val="20"/>
        </w:rPr>
        <w:t xml:space="preserve"> </w:t>
      </w:r>
      <w:r w:rsidRPr="00280E05">
        <w:rPr>
          <w:rFonts w:ascii="Verdana" w:hAnsi="Verdana"/>
          <w:iCs/>
          <w:w w:val="95"/>
          <w:sz w:val="20"/>
          <w:szCs w:val="20"/>
        </w:rPr>
        <w:t>landlo</w:t>
      </w:r>
      <w:r w:rsidRPr="00280E05">
        <w:rPr>
          <w:rFonts w:ascii="Verdana" w:hAnsi="Verdana"/>
          <w:iCs/>
          <w:spacing w:val="-4"/>
          <w:w w:val="95"/>
          <w:sz w:val="20"/>
          <w:szCs w:val="20"/>
        </w:rPr>
        <w:t>r</w:t>
      </w:r>
      <w:r w:rsidRPr="00280E05">
        <w:rPr>
          <w:rFonts w:ascii="Verdana" w:hAnsi="Verdana"/>
          <w:iCs/>
          <w:w w:val="95"/>
          <w:sz w:val="20"/>
          <w:szCs w:val="20"/>
        </w:rPr>
        <w:t>d.</w:t>
      </w:r>
      <w:r w:rsidRPr="00280E05">
        <w:rPr>
          <w:rFonts w:ascii="Verdana" w:hAnsi="Verdana"/>
          <w:iCs/>
          <w:spacing w:val="-8"/>
          <w:w w:val="95"/>
          <w:sz w:val="20"/>
          <w:szCs w:val="20"/>
        </w:rPr>
        <w:t xml:space="preserve"> </w:t>
      </w:r>
      <w:r w:rsidRPr="00280E05">
        <w:rPr>
          <w:rFonts w:ascii="Verdana" w:hAnsi="Verdana"/>
          <w:iCs/>
          <w:w w:val="95"/>
          <w:sz w:val="20"/>
          <w:szCs w:val="20"/>
        </w:rPr>
        <w:t>Whe</w:t>
      </w:r>
      <w:r w:rsidRPr="00280E05">
        <w:rPr>
          <w:rFonts w:ascii="Verdana" w:hAnsi="Verdana"/>
          <w:iCs/>
          <w:spacing w:val="-2"/>
          <w:w w:val="95"/>
          <w:sz w:val="20"/>
          <w:szCs w:val="20"/>
        </w:rPr>
        <w:t>r</w:t>
      </w:r>
      <w:r w:rsidRPr="00280E05">
        <w:rPr>
          <w:rFonts w:ascii="Verdana" w:hAnsi="Verdana"/>
          <w:iCs/>
          <w:w w:val="95"/>
          <w:sz w:val="20"/>
          <w:szCs w:val="20"/>
        </w:rPr>
        <w:t>e</w:t>
      </w:r>
      <w:r w:rsidRPr="00280E05">
        <w:rPr>
          <w:rFonts w:ascii="Verdana" w:hAnsi="Verdana"/>
          <w:iCs/>
          <w:spacing w:val="8"/>
          <w:w w:val="95"/>
          <w:sz w:val="20"/>
          <w:szCs w:val="20"/>
        </w:rPr>
        <w:t xml:space="preserve"> </w:t>
      </w:r>
      <w:r w:rsidRPr="00280E05">
        <w:rPr>
          <w:rFonts w:ascii="Verdana" w:hAnsi="Verdana"/>
          <w:iCs/>
          <w:sz w:val="20"/>
          <w:szCs w:val="20"/>
        </w:rPr>
        <w:t>the</w:t>
      </w:r>
      <w:r w:rsidRPr="00280E05">
        <w:rPr>
          <w:rFonts w:ascii="Verdana" w:hAnsi="Verdana"/>
          <w:iCs/>
          <w:spacing w:val="-12"/>
          <w:sz w:val="20"/>
          <w:szCs w:val="20"/>
        </w:rPr>
        <w:t xml:space="preserve"> </w:t>
      </w:r>
      <w:r w:rsidRPr="00280E05">
        <w:rPr>
          <w:rFonts w:ascii="Verdana" w:hAnsi="Verdana"/>
          <w:iCs/>
          <w:w w:val="91"/>
          <w:sz w:val="20"/>
          <w:szCs w:val="20"/>
        </w:rPr>
        <w:t>manager</w:t>
      </w:r>
      <w:r w:rsidRPr="00280E05">
        <w:rPr>
          <w:rFonts w:ascii="Verdana" w:hAnsi="Verdana"/>
          <w:iCs/>
          <w:spacing w:val="28"/>
          <w:w w:val="91"/>
          <w:sz w:val="20"/>
          <w:szCs w:val="20"/>
        </w:rPr>
        <w:t xml:space="preserve"> </w:t>
      </w:r>
      <w:r w:rsidRPr="00280E05">
        <w:rPr>
          <w:rFonts w:ascii="Verdana" w:hAnsi="Verdana"/>
          <w:iCs/>
          <w:w w:val="91"/>
          <w:sz w:val="20"/>
          <w:szCs w:val="20"/>
        </w:rPr>
        <w:t>is</w:t>
      </w:r>
      <w:r w:rsidRPr="00280E05">
        <w:rPr>
          <w:rFonts w:ascii="Verdana" w:hAnsi="Verdana"/>
          <w:iCs/>
          <w:spacing w:val="-4"/>
          <w:w w:val="91"/>
          <w:sz w:val="20"/>
          <w:szCs w:val="20"/>
        </w:rPr>
        <w:t xml:space="preserve"> </w:t>
      </w:r>
      <w:r w:rsidRPr="00280E05">
        <w:rPr>
          <w:rFonts w:ascii="Verdana" w:hAnsi="Verdana"/>
          <w:iCs/>
          <w:sz w:val="20"/>
          <w:szCs w:val="20"/>
        </w:rPr>
        <w:t>the</w:t>
      </w:r>
      <w:r w:rsidRPr="00280E05">
        <w:rPr>
          <w:rFonts w:ascii="Verdana" w:hAnsi="Verdana"/>
          <w:iCs/>
          <w:spacing w:val="-12"/>
          <w:sz w:val="20"/>
          <w:szCs w:val="20"/>
        </w:rPr>
        <w:t xml:space="preserve"> </w:t>
      </w:r>
      <w:r w:rsidRPr="00280E05">
        <w:rPr>
          <w:rFonts w:ascii="Verdana" w:hAnsi="Verdana"/>
          <w:iCs/>
          <w:w w:val="95"/>
          <w:sz w:val="20"/>
          <w:szCs w:val="20"/>
        </w:rPr>
        <w:t>landlo</w:t>
      </w:r>
      <w:r w:rsidRPr="00280E05">
        <w:rPr>
          <w:rFonts w:ascii="Verdana" w:hAnsi="Verdana"/>
          <w:iCs/>
          <w:spacing w:val="-4"/>
          <w:w w:val="95"/>
          <w:sz w:val="20"/>
          <w:szCs w:val="20"/>
        </w:rPr>
        <w:t>r</w:t>
      </w:r>
      <w:r w:rsidRPr="00280E05">
        <w:rPr>
          <w:rFonts w:ascii="Verdana" w:hAnsi="Verdana"/>
          <w:iCs/>
          <w:w w:val="95"/>
          <w:sz w:val="20"/>
          <w:szCs w:val="20"/>
        </w:rPr>
        <w:t>d,</w:t>
      </w:r>
      <w:r w:rsidRPr="00280E05">
        <w:rPr>
          <w:rFonts w:ascii="Verdana" w:hAnsi="Verdana"/>
          <w:iCs/>
          <w:spacing w:val="6"/>
          <w:w w:val="95"/>
          <w:sz w:val="20"/>
          <w:szCs w:val="20"/>
        </w:rPr>
        <w:t xml:space="preserve"> </w:t>
      </w:r>
      <w:r w:rsidR="004B4073" w:rsidRPr="00280E05">
        <w:rPr>
          <w:rFonts w:ascii="Verdana" w:hAnsi="Verdana"/>
          <w:iCs/>
          <w:sz w:val="20"/>
          <w:szCs w:val="20"/>
        </w:rPr>
        <w:t>they are</w:t>
      </w:r>
      <w:r w:rsidRPr="00280E05">
        <w:rPr>
          <w:rFonts w:ascii="Verdana" w:hAnsi="Verdana"/>
          <w:iCs/>
          <w:spacing w:val="-1"/>
          <w:w w:val="89"/>
          <w:sz w:val="20"/>
          <w:szCs w:val="20"/>
        </w:rPr>
        <w:t xml:space="preserve"> </w:t>
      </w:r>
      <w:r w:rsidRPr="00280E05">
        <w:rPr>
          <w:rFonts w:ascii="Verdana" w:hAnsi="Verdana"/>
          <w:iCs/>
          <w:spacing w:val="-2"/>
          <w:w w:val="89"/>
          <w:sz w:val="20"/>
          <w:szCs w:val="20"/>
        </w:rPr>
        <w:t>r</w:t>
      </w:r>
      <w:r w:rsidRPr="00280E05">
        <w:rPr>
          <w:rFonts w:ascii="Verdana" w:hAnsi="Verdana"/>
          <w:iCs/>
          <w:w w:val="89"/>
          <w:sz w:val="20"/>
          <w:szCs w:val="20"/>
        </w:rPr>
        <w:t>esponsible</w:t>
      </w:r>
      <w:r w:rsidRPr="00280E05">
        <w:rPr>
          <w:rFonts w:ascii="Verdana" w:hAnsi="Verdana"/>
          <w:iCs/>
          <w:spacing w:val="13"/>
          <w:w w:val="89"/>
          <w:sz w:val="20"/>
          <w:szCs w:val="20"/>
        </w:rPr>
        <w:t xml:space="preserve"> </w:t>
      </w:r>
      <w:r w:rsidRPr="00280E05">
        <w:rPr>
          <w:rFonts w:ascii="Verdana" w:hAnsi="Verdana"/>
          <w:iCs/>
          <w:sz w:val="20"/>
          <w:szCs w:val="20"/>
        </w:rPr>
        <w:t>for</w:t>
      </w:r>
      <w:r w:rsidRPr="00280E05">
        <w:rPr>
          <w:rFonts w:ascii="Verdana" w:hAnsi="Verdana"/>
          <w:iCs/>
          <w:spacing w:val="-5"/>
          <w:sz w:val="20"/>
          <w:szCs w:val="20"/>
        </w:rPr>
        <w:t xml:space="preserve"> </w:t>
      </w:r>
      <w:r w:rsidRPr="00280E05">
        <w:rPr>
          <w:rFonts w:ascii="Verdana" w:hAnsi="Verdana"/>
          <w:iCs/>
          <w:w w:val="95"/>
          <w:sz w:val="20"/>
          <w:szCs w:val="20"/>
        </w:rPr>
        <w:t>compl</w:t>
      </w:r>
      <w:r w:rsidRPr="00280E05">
        <w:rPr>
          <w:rFonts w:ascii="Verdana" w:hAnsi="Verdana"/>
          <w:iCs/>
          <w:spacing w:val="6"/>
          <w:w w:val="95"/>
          <w:sz w:val="20"/>
          <w:szCs w:val="20"/>
        </w:rPr>
        <w:t>y</w:t>
      </w:r>
      <w:r w:rsidRPr="00280E05">
        <w:rPr>
          <w:rFonts w:ascii="Verdana" w:hAnsi="Verdana"/>
          <w:iCs/>
          <w:w w:val="95"/>
          <w:sz w:val="20"/>
          <w:szCs w:val="20"/>
        </w:rPr>
        <w:t xml:space="preserve">ing </w:t>
      </w:r>
      <w:r w:rsidRPr="00280E05">
        <w:rPr>
          <w:rFonts w:ascii="Verdana" w:hAnsi="Verdana"/>
          <w:iCs/>
          <w:spacing w:val="6"/>
          <w:sz w:val="20"/>
          <w:szCs w:val="20"/>
        </w:rPr>
        <w:t>w</w:t>
      </w:r>
      <w:r w:rsidRPr="00280E05">
        <w:rPr>
          <w:rFonts w:ascii="Verdana" w:hAnsi="Verdana"/>
          <w:iCs/>
          <w:sz w:val="20"/>
          <w:szCs w:val="20"/>
        </w:rPr>
        <w:t>ith</w:t>
      </w:r>
      <w:r w:rsidRPr="00280E05">
        <w:rPr>
          <w:rFonts w:ascii="Verdana" w:hAnsi="Verdana"/>
          <w:iCs/>
          <w:spacing w:val="-4"/>
          <w:sz w:val="20"/>
          <w:szCs w:val="20"/>
        </w:rPr>
        <w:t xml:space="preserve"> </w:t>
      </w:r>
      <w:r w:rsidRPr="00280E05">
        <w:rPr>
          <w:rFonts w:ascii="Verdana" w:hAnsi="Verdana"/>
          <w:iCs/>
          <w:sz w:val="20"/>
          <w:szCs w:val="20"/>
        </w:rPr>
        <w:t>the</w:t>
      </w:r>
      <w:r w:rsidRPr="00280E05">
        <w:rPr>
          <w:rFonts w:ascii="Verdana" w:hAnsi="Verdana"/>
          <w:iCs/>
          <w:spacing w:val="-12"/>
          <w:sz w:val="20"/>
          <w:szCs w:val="20"/>
        </w:rPr>
        <w:t xml:space="preserve"> </w:t>
      </w:r>
      <w:r w:rsidRPr="00280E05">
        <w:rPr>
          <w:rFonts w:ascii="Verdana" w:hAnsi="Verdana"/>
          <w:iCs/>
          <w:spacing w:val="-3"/>
          <w:sz w:val="20"/>
          <w:szCs w:val="20"/>
        </w:rPr>
        <w:t>C</w:t>
      </w:r>
      <w:r w:rsidRPr="00280E05">
        <w:rPr>
          <w:rFonts w:ascii="Verdana" w:hAnsi="Verdana"/>
          <w:iCs/>
          <w:sz w:val="20"/>
          <w:szCs w:val="20"/>
        </w:rPr>
        <w:t>ode).</w:t>
      </w:r>
      <w:r w:rsidR="00615983" w:rsidRPr="00280E05">
        <w:rPr>
          <w:rFonts w:ascii="Verdana" w:hAnsi="Verdana"/>
          <w:iCs/>
          <w:sz w:val="20"/>
          <w:szCs w:val="20"/>
        </w:rPr>
        <w:t xml:space="preserve"> </w:t>
      </w:r>
      <w:r w:rsidRPr="00280E05">
        <w:rPr>
          <w:rFonts w:ascii="Verdana" w:hAnsi="Verdana"/>
          <w:iCs/>
          <w:sz w:val="20"/>
          <w:szCs w:val="20"/>
        </w:rPr>
        <w:t xml:space="preserve">See </w:t>
      </w:r>
      <w:r w:rsidR="005C3D34" w:rsidRPr="00280E05">
        <w:rPr>
          <w:rFonts w:ascii="Verdana" w:hAnsi="Verdana"/>
          <w:iCs/>
          <w:sz w:val="20"/>
          <w:szCs w:val="20"/>
        </w:rPr>
        <w:t xml:space="preserve">Part 1, </w:t>
      </w:r>
      <w:r w:rsidRPr="00280E05">
        <w:rPr>
          <w:rFonts w:ascii="Verdana" w:hAnsi="Verdana"/>
          <w:iCs/>
          <w:sz w:val="20"/>
          <w:szCs w:val="20"/>
        </w:rPr>
        <w:t xml:space="preserve">Definitions </w:t>
      </w:r>
      <w:r w:rsidR="005C3D34" w:rsidRPr="00280E05">
        <w:rPr>
          <w:rFonts w:ascii="Verdana" w:hAnsi="Verdana"/>
          <w:iCs/>
          <w:sz w:val="20"/>
          <w:szCs w:val="20"/>
        </w:rPr>
        <w:t xml:space="preserve">applicable </w:t>
      </w:r>
      <w:r w:rsidRPr="00280E05">
        <w:rPr>
          <w:rFonts w:ascii="Verdana" w:hAnsi="Verdana"/>
          <w:iCs/>
          <w:sz w:val="20"/>
          <w:szCs w:val="20"/>
        </w:rPr>
        <w:t xml:space="preserve">to </w:t>
      </w:r>
      <w:r w:rsidR="00825CA8" w:rsidRPr="00280E05">
        <w:rPr>
          <w:rFonts w:ascii="Verdana" w:hAnsi="Verdana"/>
          <w:iCs/>
          <w:sz w:val="20"/>
          <w:szCs w:val="20"/>
        </w:rPr>
        <w:t>t</w:t>
      </w:r>
      <w:r w:rsidRPr="00280E05">
        <w:rPr>
          <w:rFonts w:ascii="Verdana" w:hAnsi="Verdana"/>
          <w:iCs/>
          <w:sz w:val="20"/>
          <w:szCs w:val="20"/>
        </w:rPr>
        <w:t>his Code</w:t>
      </w:r>
      <w:r w:rsidR="004B4073" w:rsidRPr="00280E05">
        <w:rPr>
          <w:rFonts w:ascii="Verdana" w:hAnsi="Verdana"/>
          <w:iCs/>
          <w:sz w:val="20"/>
          <w:szCs w:val="20"/>
        </w:rPr>
        <w:t>.</w:t>
      </w:r>
    </w:p>
    <w:p w14:paraId="68D8566B" w14:textId="77777777" w:rsidR="008F312B" w:rsidRPr="00280E05" w:rsidRDefault="008F312B" w:rsidP="008F312B">
      <w:pPr>
        <w:widowControl w:val="0"/>
        <w:autoSpaceDE w:val="0"/>
        <w:autoSpaceDN w:val="0"/>
        <w:adjustRightInd w:val="0"/>
        <w:spacing w:line="280" w:lineRule="exact"/>
        <w:rPr>
          <w:rFonts w:ascii="Verdana" w:eastAsia="MS PMincho" w:hAnsi="Verdana"/>
          <w:sz w:val="20"/>
          <w:szCs w:val="20"/>
        </w:rPr>
      </w:pPr>
    </w:p>
    <w:p w14:paraId="4E782BA6" w14:textId="77777777" w:rsidR="008F312B" w:rsidRDefault="004B4073" w:rsidP="008F312B">
      <w:pPr>
        <w:widowControl w:val="0"/>
        <w:autoSpaceDE w:val="0"/>
        <w:autoSpaceDN w:val="0"/>
        <w:adjustRightInd w:val="0"/>
        <w:spacing w:line="243" w:lineRule="auto"/>
        <w:ind w:left="114" w:right="71"/>
        <w:rPr>
          <w:ins w:id="5" w:author="Janie Strange" w:date="2016-04-12T13:33:00Z"/>
          <w:rFonts w:ascii="Verdana" w:eastAsia="MS PMincho" w:hAnsi="Verdana"/>
          <w:sz w:val="20"/>
          <w:szCs w:val="20"/>
        </w:rPr>
      </w:pPr>
      <w:r w:rsidRPr="00280E05">
        <w:rPr>
          <w:rFonts w:ascii="Verdana" w:eastAsia="MS PMincho" w:hAnsi="Verdana"/>
          <w:spacing w:val="-7"/>
          <w:sz w:val="20"/>
          <w:szCs w:val="20"/>
        </w:rPr>
        <w:t>T</w:t>
      </w:r>
      <w:r w:rsidR="008F312B" w:rsidRPr="00280E05">
        <w:rPr>
          <w:rFonts w:ascii="Verdana" w:eastAsia="MS PMincho" w:hAnsi="Verdana"/>
          <w:spacing w:val="-7"/>
          <w:sz w:val="20"/>
          <w:szCs w:val="20"/>
        </w:rPr>
        <w:t xml:space="preserve">he Code does not apply </w:t>
      </w:r>
      <w:r w:rsidR="008F312B" w:rsidRPr="00280E05">
        <w:rPr>
          <w:rFonts w:ascii="Verdana" w:eastAsia="MS PMincho" w:hAnsi="Verdana"/>
          <w:sz w:val="20"/>
          <w:szCs w:val="20"/>
        </w:rPr>
        <w:t>where the landlord is a public authority (or an arm</w:t>
      </w:r>
      <w:r w:rsidR="000A6302" w:rsidRPr="00280E05">
        <w:rPr>
          <w:rFonts w:ascii="Verdana" w:eastAsia="MS PMincho" w:hAnsi="Verdana"/>
          <w:sz w:val="20"/>
          <w:szCs w:val="20"/>
        </w:rPr>
        <w:t>’</w:t>
      </w:r>
      <w:r w:rsidR="008F312B" w:rsidRPr="00280E05">
        <w:rPr>
          <w:rFonts w:ascii="Verdana" w:eastAsia="MS PMincho" w:hAnsi="Verdana"/>
          <w:sz w:val="20"/>
          <w:szCs w:val="20"/>
        </w:rPr>
        <w:t>s length management company contracted by the public authority) or a non-profit registered provider of s</w:t>
      </w:r>
      <w:r w:rsidR="009635BA" w:rsidRPr="00280E05">
        <w:rPr>
          <w:rFonts w:ascii="Verdana" w:eastAsia="MS PMincho" w:hAnsi="Verdana"/>
          <w:sz w:val="20"/>
          <w:szCs w:val="20"/>
        </w:rPr>
        <w:t xml:space="preserve">ocial housing, unless in cases </w:t>
      </w:r>
      <w:r w:rsidR="008F312B" w:rsidRPr="00280E05">
        <w:rPr>
          <w:rFonts w:ascii="Verdana" w:eastAsia="MS PMincho" w:hAnsi="Verdana"/>
          <w:sz w:val="20"/>
          <w:szCs w:val="20"/>
        </w:rPr>
        <w:t>where it acts as an agent managing private sector accommodation.</w:t>
      </w:r>
      <w:r w:rsidR="00615983" w:rsidRPr="00280E05">
        <w:rPr>
          <w:rFonts w:ascii="Verdana" w:eastAsia="MS PMincho" w:hAnsi="Verdana"/>
          <w:sz w:val="20"/>
          <w:szCs w:val="20"/>
        </w:rPr>
        <w:t xml:space="preserve"> </w:t>
      </w:r>
      <w:r w:rsidR="008F312B" w:rsidRPr="00280E05">
        <w:rPr>
          <w:rFonts w:ascii="Verdana" w:eastAsia="MS PMincho" w:hAnsi="Verdana"/>
          <w:sz w:val="20"/>
          <w:szCs w:val="20"/>
        </w:rPr>
        <w:t>The exclusion from the Code of such landlords occurs because of fundamental differences which apply to the legal provisions relating to the service charges which they</w:t>
      </w:r>
      <w:r w:rsidR="009635BA" w:rsidRPr="00280E05">
        <w:rPr>
          <w:rFonts w:ascii="Verdana" w:eastAsia="MS PMincho" w:hAnsi="Verdana"/>
          <w:sz w:val="20"/>
          <w:szCs w:val="20"/>
        </w:rPr>
        <w:t xml:space="preserve"> apply, their accounting rules </w:t>
      </w:r>
      <w:r w:rsidR="008F312B" w:rsidRPr="00280E05">
        <w:rPr>
          <w:rFonts w:ascii="Verdana" w:eastAsia="MS PMincho" w:hAnsi="Verdana"/>
          <w:sz w:val="20"/>
          <w:szCs w:val="20"/>
        </w:rPr>
        <w:t>and the overall nature of their finances.</w:t>
      </w:r>
      <w:r w:rsidR="00615983" w:rsidRPr="00280E05">
        <w:rPr>
          <w:rFonts w:ascii="Verdana" w:eastAsia="MS PMincho" w:hAnsi="Verdana"/>
          <w:sz w:val="20"/>
          <w:szCs w:val="20"/>
        </w:rPr>
        <w:t xml:space="preserve"> </w:t>
      </w:r>
      <w:r w:rsidR="008F312B" w:rsidRPr="00280E05">
        <w:rPr>
          <w:rFonts w:ascii="Verdana" w:eastAsia="MS PMincho" w:hAnsi="Verdana"/>
          <w:sz w:val="20"/>
          <w:szCs w:val="20"/>
        </w:rPr>
        <w:t>The Chartered Institute of Housing</w:t>
      </w:r>
      <w:r w:rsidR="0097645F" w:rsidRPr="00280E05">
        <w:rPr>
          <w:rFonts w:ascii="Verdana" w:eastAsia="MS PMincho" w:hAnsi="Verdana"/>
          <w:sz w:val="20"/>
          <w:szCs w:val="20"/>
        </w:rPr>
        <w:t xml:space="preserve"> </w:t>
      </w:r>
      <w:r w:rsidR="008F312B" w:rsidRPr="00280E05">
        <w:rPr>
          <w:rFonts w:ascii="Verdana" w:eastAsia="MS PMincho" w:hAnsi="Verdana"/>
          <w:sz w:val="20"/>
          <w:szCs w:val="20"/>
        </w:rPr>
        <w:t xml:space="preserve">Practice Briefs: </w:t>
      </w:r>
      <w:r w:rsidR="008F312B" w:rsidRPr="00280E05">
        <w:rPr>
          <w:rFonts w:ascii="Verdana" w:eastAsia="MS PMincho" w:hAnsi="Verdana"/>
          <w:i/>
          <w:sz w:val="20"/>
          <w:szCs w:val="20"/>
        </w:rPr>
        <w:t>Managing Home Ownership and Promoting Home Ownership</w:t>
      </w:r>
      <w:r w:rsidR="008F312B" w:rsidRPr="00280E05">
        <w:rPr>
          <w:rFonts w:ascii="Verdana" w:eastAsia="MS PMincho" w:hAnsi="Verdana"/>
          <w:sz w:val="20"/>
          <w:szCs w:val="20"/>
        </w:rPr>
        <w:t xml:space="preserve"> </w:t>
      </w:r>
      <w:r w:rsidR="0097645F" w:rsidRPr="00216FE6">
        <w:rPr>
          <w:rStyle w:val="Hyperlink"/>
          <w:rFonts w:ascii="Verdana" w:hAnsi="Verdana"/>
          <w:color w:val="auto"/>
          <w:sz w:val="20"/>
          <w:szCs w:val="20"/>
          <w:u w:val="none"/>
        </w:rPr>
        <w:t xml:space="preserve">(available at </w:t>
      </w:r>
      <w:hyperlink r:id="rId11" w:history="1">
        <w:r w:rsidR="00DF2B99" w:rsidRPr="00216FE6">
          <w:rPr>
            <w:rStyle w:val="Hyperlink"/>
            <w:rFonts w:ascii="Verdana" w:eastAsia="MS PMincho" w:hAnsi="Verdana"/>
            <w:color w:val="auto"/>
            <w:sz w:val="20"/>
            <w:szCs w:val="20"/>
            <w:u w:val="none"/>
          </w:rPr>
          <w:t>www.cih.org</w:t>
        </w:r>
      </w:hyperlink>
      <w:r w:rsidR="00DF2B99" w:rsidRPr="00280E05">
        <w:rPr>
          <w:rFonts w:ascii="Verdana" w:eastAsia="MS PMincho" w:hAnsi="Verdana"/>
          <w:sz w:val="20"/>
          <w:szCs w:val="20"/>
        </w:rPr>
        <w:t xml:space="preserve">) </w:t>
      </w:r>
      <w:r w:rsidR="008F312B" w:rsidRPr="00280E05">
        <w:rPr>
          <w:rFonts w:ascii="Verdana" w:eastAsia="MS PMincho" w:hAnsi="Verdana"/>
          <w:sz w:val="20"/>
          <w:szCs w:val="20"/>
        </w:rPr>
        <w:t>offer best practice guidance relevant to public sector authorities and registered providers</w:t>
      </w:r>
      <w:r w:rsidR="000A6302" w:rsidRPr="00280E05">
        <w:rPr>
          <w:rFonts w:ascii="Verdana" w:eastAsia="MS PMincho" w:hAnsi="Verdana"/>
          <w:sz w:val="20"/>
          <w:szCs w:val="20"/>
        </w:rPr>
        <w:t xml:space="preserve"> </w:t>
      </w:r>
      <w:r w:rsidR="005C03D6" w:rsidRPr="00280E05">
        <w:rPr>
          <w:rFonts w:ascii="Verdana" w:eastAsia="MS PMincho" w:hAnsi="Verdana"/>
          <w:sz w:val="20"/>
          <w:szCs w:val="20"/>
        </w:rPr>
        <w:t>and</w:t>
      </w:r>
      <w:r w:rsidR="005C3D34" w:rsidRPr="00280E05">
        <w:rPr>
          <w:rFonts w:ascii="Verdana" w:eastAsia="MS PMincho" w:hAnsi="Verdana"/>
          <w:sz w:val="20"/>
          <w:szCs w:val="20"/>
        </w:rPr>
        <w:t xml:space="preserve"> </w:t>
      </w:r>
      <w:r w:rsidR="005C03D6" w:rsidRPr="00280E05">
        <w:rPr>
          <w:rFonts w:ascii="Verdana" w:eastAsia="MS PMincho" w:hAnsi="Verdana"/>
          <w:sz w:val="20"/>
          <w:szCs w:val="20"/>
        </w:rPr>
        <w:t>the Association of Retirement Housing Managers (ARHM) for retirement leasehold properties</w:t>
      </w:r>
      <w:r w:rsidR="00216FE6">
        <w:rPr>
          <w:rFonts w:ascii="Verdana" w:eastAsia="MS PMincho" w:hAnsi="Verdana"/>
          <w:sz w:val="20"/>
          <w:szCs w:val="20"/>
        </w:rPr>
        <w:t xml:space="preserve"> </w:t>
      </w:r>
      <w:r w:rsidR="00635B32" w:rsidRPr="00280E05">
        <w:rPr>
          <w:rFonts w:ascii="Verdana" w:eastAsia="MS PMincho" w:hAnsi="Verdana"/>
          <w:sz w:val="20"/>
          <w:szCs w:val="20"/>
        </w:rPr>
        <w:t>(</w:t>
      </w:r>
      <w:r w:rsidR="00C47742" w:rsidRPr="00280E05">
        <w:t>www.arhm.org</w:t>
      </w:r>
      <w:r w:rsidR="00635B32" w:rsidRPr="00280E05">
        <w:rPr>
          <w:rFonts w:ascii="Verdana" w:eastAsia="MS PMincho" w:hAnsi="Verdana"/>
          <w:sz w:val="20"/>
          <w:szCs w:val="20"/>
        </w:rPr>
        <w:t>)</w:t>
      </w:r>
      <w:r w:rsidR="000A6302" w:rsidRPr="00280E05">
        <w:rPr>
          <w:rFonts w:ascii="Verdana" w:eastAsia="MS PMincho" w:hAnsi="Verdana"/>
          <w:sz w:val="20"/>
          <w:szCs w:val="20"/>
        </w:rPr>
        <w:t>.</w:t>
      </w:r>
      <w:r w:rsidR="0097645F" w:rsidRPr="00280E05">
        <w:rPr>
          <w:rFonts w:ascii="Verdana" w:eastAsia="MS PMincho" w:hAnsi="Verdana"/>
          <w:sz w:val="20"/>
          <w:szCs w:val="20"/>
        </w:rPr>
        <w:t xml:space="preserve"> </w:t>
      </w:r>
    </w:p>
    <w:p w14:paraId="6E7DCAFA" w14:textId="77777777" w:rsidR="00200AC8" w:rsidRPr="00280E05" w:rsidRDefault="00200AC8" w:rsidP="008F312B">
      <w:pPr>
        <w:widowControl w:val="0"/>
        <w:autoSpaceDE w:val="0"/>
        <w:autoSpaceDN w:val="0"/>
        <w:adjustRightInd w:val="0"/>
        <w:spacing w:line="243" w:lineRule="auto"/>
        <w:ind w:left="114" w:right="71"/>
        <w:rPr>
          <w:rFonts w:ascii="Verdana" w:eastAsia="MS PMincho" w:hAnsi="Verdana"/>
          <w:spacing w:val="-7"/>
          <w:sz w:val="20"/>
          <w:szCs w:val="20"/>
        </w:rPr>
      </w:pPr>
    </w:p>
    <w:p w14:paraId="732F64E8" w14:textId="77777777" w:rsidR="008F312B" w:rsidRPr="00280E05" w:rsidRDefault="008F312B" w:rsidP="008F312B">
      <w:pPr>
        <w:widowControl w:val="0"/>
        <w:autoSpaceDE w:val="0"/>
        <w:autoSpaceDN w:val="0"/>
        <w:adjustRightInd w:val="0"/>
        <w:spacing w:line="243" w:lineRule="auto"/>
        <w:ind w:left="114" w:right="71"/>
        <w:rPr>
          <w:rFonts w:ascii="Verdana" w:eastAsia="MS PMincho" w:hAnsi="Verdana"/>
          <w:sz w:val="20"/>
          <w:szCs w:val="20"/>
        </w:rPr>
      </w:pPr>
      <w:r w:rsidRPr="00280E05">
        <w:rPr>
          <w:rFonts w:ascii="Verdana" w:eastAsia="MS PMincho" w:hAnsi="Verdana"/>
          <w:spacing w:val="-7"/>
          <w:sz w:val="20"/>
          <w:szCs w:val="20"/>
        </w:rPr>
        <w:t>M</w:t>
      </w:r>
      <w:r w:rsidRPr="00280E05">
        <w:rPr>
          <w:rFonts w:ascii="Verdana" w:eastAsia="MS PMincho" w:hAnsi="Verdana"/>
          <w:spacing w:val="-1"/>
          <w:sz w:val="20"/>
          <w:szCs w:val="20"/>
        </w:rPr>
        <w:t>e</w:t>
      </w:r>
      <w:r w:rsidRPr="00280E05">
        <w:rPr>
          <w:rFonts w:ascii="Verdana" w:eastAsia="MS PMincho" w:hAnsi="Verdana"/>
          <w:sz w:val="20"/>
          <w:szCs w:val="20"/>
        </w:rPr>
        <w:t>mbers</w:t>
      </w:r>
      <w:r w:rsidRPr="00280E05">
        <w:rPr>
          <w:rFonts w:ascii="Verdana" w:eastAsia="MS PMincho" w:hAnsi="Verdana"/>
          <w:spacing w:val="-13"/>
          <w:sz w:val="20"/>
          <w:szCs w:val="20"/>
        </w:rPr>
        <w:t xml:space="preserve"> </w:t>
      </w:r>
      <w:r w:rsidRPr="00280E05">
        <w:rPr>
          <w:rFonts w:ascii="Verdana" w:eastAsia="MS PMincho" w:hAnsi="Verdana"/>
          <w:sz w:val="20"/>
          <w:szCs w:val="20"/>
        </w:rPr>
        <w:t>of</w:t>
      </w:r>
      <w:r w:rsidRPr="00280E05">
        <w:rPr>
          <w:rFonts w:ascii="Verdana" w:eastAsia="MS PMincho" w:hAnsi="Verdana"/>
          <w:spacing w:val="-11"/>
          <w:sz w:val="20"/>
          <w:szCs w:val="20"/>
        </w:rPr>
        <w:t xml:space="preserve"> </w:t>
      </w:r>
      <w:r w:rsidRPr="00280E05">
        <w:rPr>
          <w:rFonts w:ascii="Verdana" w:eastAsia="MS PMincho" w:hAnsi="Verdana"/>
          <w:w w:val="97"/>
          <w:sz w:val="20"/>
          <w:szCs w:val="20"/>
        </w:rPr>
        <w:t>a</w:t>
      </w:r>
      <w:r w:rsidRPr="00280E05">
        <w:rPr>
          <w:rFonts w:ascii="Verdana" w:eastAsia="MS PMincho" w:hAnsi="Verdana"/>
          <w:spacing w:val="-6"/>
          <w:w w:val="97"/>
          <w:sz w:val="20"/>
          <w:szCs w:val="20"/>
        </w:rPr>
        <w:t>n</w:t>
      </w:r>
      <w:r w:rsidRPr="00280E05">
        <w:rPr>
          <w:rFonts w:ascii="Verdana" w:eastAsia="MS PMincho" w:hAnsi="Verdana"/>
          <w:w w:val="97"/>
          <w:sz w:val="20"/>
          <w:szCs w:val="20"/>
        </w:rPr>
        <w:t>y</w:t>
      </w:r>
      <w:r w:rsidRPr="00280E05">
        <w:rPr>
          <w:rFonts w:ascii="Verdana" w:eastAsia="MS PMincho" w:hAnsi="Verdana"/>
          <w:spacing w:val="-10"/>
          <w:w w:val="97"/>
          <w:sz w:val="20"/>
          <w:szCs w:val="20"/>
        </w:rPr>
        <w:t xml:space="preserve"> </w:t>
      </w:r>
      <w:r w:rsidRPr="00280E05">
        <w:rPr>
          <w:rFonts w:ascii="Verdana" w:eastAsia="MS PMincho" w:hAnsi="Verdana"/>
          <w:w w:val="97"/>
          <w:sz w:val="20"/>
          <w:szCs w:val="20"/>
        </w:rPr>
        <w:t>p</w:t>
      </w:r>
      <w:r w:rsidRPr="00280E05">
        <w:rPr>
          <w:rFonts w:ascii="Verdana" w:eastAsia="MS PMincho" w:hAnsi="Verdana"/>
          <w:spacing w:val="-3"/>
          <w:w w:val="97"/>
          <w:sz w:val="20"/>
          <w:szCs w:val="20"/>
        </w:rPr>
        <w:t>r</w:t>
      </w:r>
      <w:r w:rsidRPr="00280E05">
        <w:rPr>
          <w:rFonts w:ascii="Verdana" w:eastAsia="MS PMincho" w:hAnsi="Verdana"/>
          <w:w w:val="97"/>
          <w:sz w:val="20"/>
          <w:szCs w:val="20"/>
        </w:rPr>
        <w:t xml:space="preserve">ofessional </w:t>
      </w:r>
      <w:r w:rsidRPr="00280E05">
        <w:rPr>
          <w:rFonts w:ascii="Verdana" w:eastAsia="MS PMincho" w:hAnsi="Verdana"/>
          <w:sz w:val="20"/>
          <w:szCs w:val="20"/>
        </w:rPr>
        <w:t>bodies</w:t>
      </w:r>
      <w:r w:rsidRPr="00280E05">
        <w:rPr>
          <w:rFonts w:ascii="Verdana" w:eastAsia="MS PMincho" w:hAnsi="Verdana"/>
          <w:spacing w:val="-18"/>
          <w:sz w:val="20"/>
          <w:szCs w:val="20"/>
        </w:rPr>
        <w:t xml:space="preserve"> </w:t>
      </w:r>
      <w:r w:rsidRPr="00280E05">
        <w:rPr>
          <w:rFonts w:ascii="Verdana" w:eastAsia="MS PMincho" w:hAnsi="Verdana"/>
          <w:spacing w:val="-3"/>
          <w:sz w:val="20"/>
          <w:szCs w:val="20"/>
        </w:rPr>
        <w:t>c</w:t>
      </w:r>
      <w:r w:rsidRPr="00280E05">
        <w:rPr>
          <w:rFonts w:ascii="Verdana" w:eastAsia="MS PMincho" w:hAnsi="Verdana"/>
          <w:spacing w:val="-1"/>
          <w:sz w:val="20"/>
          <w:szCs w:val="20"/>
        </w:rPr>
        <w:t>o</w:t>
      </w:r>
      <w:r w:rsidRPr="00280E05">
        <w:rPr>
          <w:rFonts w:ascii="Verdana" w:eastAsia="MS PMincho" w:hAnsi="Verdana"/>
          <w:sz w:val="20"/>
          <w:szCs w:val="20"/>
        </w:rPr>
        <w:t>nti</w:t>
      </w:r>
      <w:r w:rsidRPr="00280E05">
        <w:rPr>
          <w:rFonts w:ascii="Verdana" w:eastAsia="MS PMincho" w:hAnsi="Verdana"/>
          <w:spacing w:val="-2"/>
          <w:sz w:val="20"/>
          <w:szCs w:val="20"/>
        </w:rPr>
        <w:t>n</w:t>
      </w:r>
      <w:r w:rsidRPr="00280E05">
        <w:rPr>
          <w:rFonts w:ascii="Verdana" w:eastAsia="MS PMincho" w:hAnsi="Verdana"/>
          <w:sz w:val="20"/>
          <w:szCs w:val="20"/>
        </w:rPr>
        <w:t>ue</w:t>
      </w:r>
      <w:r w:rsidRPr="00280E05">
        <w:rPr>
          <w:rFonts w:ascii="Verdana" w:eastAsia="MS PMincho" w:hAnsi="Verdana"/>
          <w:spacing w:val="1"/>
          <w:sz w:val="20"/>
          <w:szCs w:val="20"/>
        </w:rPr>
        <w:t xml:space="preserve"> </w:t>
      </w:r>
      <w:r w:rsidRPr="00280E05">
        <w:rPr>
          <w:rFonts w:ascii="Verdana" w:eastAsia="MS PMincho" w:hAnsi="Verdana"/>
          <w:spacing w:val="-2"/>
          <w:sz w:val="20"/>
          <w:szCs w:val="20"/>
        </w:rPr>
        <w:t>t</w:t>
      </w:r>
      <w:r w:rsidRPr="00280E05">
        <w:rPr>
          <w:rFonts w:ascii="Verdana" w:eastAsia="MS PMincho" w:hAnsi="Verdana"/>
          <w:sz w:val="20"/>
          <w:szCs w:val="20"/>
        </w:rPr>
        <w:t>o</w:t>
      </w:r>
      <w:r w:rsidRPr="00280E05">
        <w:rPr>
          <w:rFonts w:ascii="Verdana" w:eastAsia="MS PMincho" w:hAnsi="Verdana"/>
          <w:spacing w:val="-4"/>
          <w:sz w:val="20"/>
          <w:szCs w:val="20"/>
        </w:rPr>
        <w:t xml:space="preserve"> </w:t>
      </w:r>
      <w:r w:rsidRPr="00280E05">
        <w:rPr>
          <w:rFonts w:ascii="Verdana" w:eastAsia="MS PMincho" w:hAnsi="Verdana"/>
          <w:sz w:val="20"/>
          <w:szCs w:val="20"/>
        </w:rPr>
        <w:t>be</w:t>
      </w:r>
      <w:r w:rsidRPr="00280E05">
        <w:rPr>
          <w:rFonts w:ascii="Verdana" w:eastAsia="MS PMincho" w:hAnsi="Verdana"/>
          <w:spacing w:val="-15"/>
          <w:sz w:val="20"/>
          <w:szCs w:val="20"/>
        </w:rPr>
        <w:t xml:space="preserve"> </w:t>
      </w:r>
      <w:r w:rsidRPr="00280E05">
        <w:rPr>
          <w:rFonts w:ascii="Verdana" w:eastAsia="MS PMincho" w:hAnsi="Verdana"/>
          <w:sz w:val="20"/>
          <w:szCs w:val="20"/>
        </w:rPr>
        <w:t>bound</w:t>
      </w:r>
      <w:r w:rsidRPr="00280E05">
        <w:rPr>
          <w:rFonts w:ascii="Verdana" w:eastAsia="MS PMincho" w:hAnsi="Verdana"/>
          <w:spacing w:val="12"/>
          <w:sz w:val="20"/>
          <w:szCs w:val="20"/>
        </w:rPr>
        <w:t xml:space="preserve"> </w:t>
      </w:r>
      <w:r w:rsidRPr="00280E05">
        <w:rPr>
          <w:rFonts w:ascii="Verdana" w:eastAsia="MS PMincho" w:hAnsi="Verdana"/>
          <w:spacing w:val="-3"/>
          <w:w w:val="95"/>
          <w:sz w:val="20"/>
          <w:szCs w:val="20"/>
        </w:rPr>
        <w:t>b</w:t>
      </w:r>
      <w:r w:rsidRPr="00280E05">
        <w:rPr>
          <w:rFonts w:ascii="Verdana" w:eastAsia="MS PMincho" w:hAnsi="Verdana"/>
          <w:w w:val="95"/>
          <w:sz w:val="20"/>
          <w:szCs w:val="20"/>
        </w:rPr>
        <w:t>y</w:t>
      </w:r>
      <w:r w:rsidRPr="00280E05">
        <w:rPr>
          <w:rFonts w:ascii="Verdana" w:eastAsia="MS PMincho" w:hAnsi="Verdana"/>
          <w:spacing w:val="-9"/>
          <w:w w:val="95"/>
          <w:sz w:val="20"/>
          <w:szCs w:val="20"/>
        </w:rPr>
        <w:t xml:space="preserve"> </w:t>
      </w:r>
      <w:r w:rsidRPr="00280E05">
        <w:rPr>
          <w:rFonts w:ascii="Verdana" w:eastAsia="MS PMincho" w:hAnsi="Verdana"/>
          <w:sz w:val="20"/>
          <w:szCs w:val="20"/>
        </w:rPr>
        <w:t>the</w:t>
      </w:r>
      <w:r w:rsidRPr="00280E05">
        <w:rPr>
          <w:rFonts w:ascii="Verdana" w:eastAsia="MS PMincho" w:hAnsi="Verdana"/>
          <w:spacing w:val="-6"/>
          <w:sz w:val="20"/>
          <w:szCs w:val="20"/>
        </w:rPr>
        <w:t xml:space="preserve"> </w:t>
      </w:r>
      <w:r w:rsidRPr="00280E05">
        <w:rPr>
          <w:rFonts w:ascii="Verdana" w:eastAsia="MS PMincho" w:hAnsi="Verdana"/>
          <w:spacing w:val="2"/>
          <w:sz w:val="20"/>
          <w:szCs w:val="20"/>
        </w:rPr>
        <w:t>r</w:t>
      </w:r>
      <w:r w:rsidRPr="00280E05">
        <w:rPr>
          <w:rFonts w:ascii="Verdana" w:eastAsia="MS PMincho" w:hAnsi="Verdana"/>
          <w:sz w:val="20"/>
          <w:szCs w:val="20"/>
        </w:rPr>
        <w:t>ules</w:t>
      </w:r>
      <w:r w:rsidRPr="00280E05">
        <w:rPr>
          <w:rFonts w:ascii="Verdana" w:eastAsia="MS PMincho" w:hAnsi="Verdana"/>
          <w:spacing w:val="-16"/>
          <w:sz w:val="20"/>
          <w:szCs w:val="20"/>
        </w:rPr>
        <w:t xml:space="preserve"> </w:t>
      </w:r>
      <w:r w:rsidRPr="00280E05">
        <w:rPr>
          <w:rFonts w:ascii="Verdana" w:eastAsia="MS PMincho" w:hAnsi="Verdana"/>
          <w:sz w:val="20"/>
          <w:szCs w:val="20"/>
        </w:rPr>
        <w:t>of</w:t>
      </w:r>
      <w:r w:rsidRPr="00280E05">
        <w:rPr>
          <w:rFonts w:ascii="Verdana" w:eastAsia="MS PMincho" w:hAnsi="Verdana"/>
          <w:spacing w:val="-11"/>
          <w:sz w:val="20"/>
          <w:szCs w:val="20"/>
        </w:rPr>
        <w:t xml:space="preserve"> </w:t>
      </w:r>
      <w:r w:rsidRPr="00280E05">
        <w:rPr>
          <w:rFonts w:ascii="Verdana" w:eastAsia="MS PMincho" w:hAnsi="Verdana"/>
          <w:sz w:val="20"/>
          <w:szCs w:val="20"/>
        </w:rPr>
        <w:t>those</w:t>
      </w:r>
      <w:r w:rsidRPr="00280E05">
        <w:rPr>
          <w:rFonts w:ascii="Verdana" w:eastAsia="MS PMincho" w:hAnsi="Verdana"/>
          <w:spacing w:val="-9"/>
          <w:sz w:val="20"/>
          <w:szCs w:val="20"/>
        </w:rPr>
        <w:t xml:space="preserve"> </w:t>
      </w:r>
      <w:r w:rsidRPr="00280E05">
        <w:rPr>
          <w:rFonts w:ascii="Verdana" w:eastAsia="MS PMincho" w:hAnsi="Verdana"/>
          <w:w w:val="99"/>
          <w:sz w:val="20"/>
          <w:szCs w:val="20"/>
        </w:rPr>
        <w:t>bodies,</w:t>
      </w:r>
      <w:r w:rsidRPr="00280E05">
        <w:rPr>
          <w:rFonts w:ascii="Verdana" w:eastAsia="MS PMincho" w:hAnsi="Verdana"/>
          <w:spacing w:val="-19"/>
          <w:w w:val="99"/>
          <w:sz w:val="20"/>
          <w:szCs w:val="20"/>
        </w:rPr>
        <w:t xml:space="preserve"> </w:t>
      </w:r>
      <w:r w:rsidRPr="00280E05">
        <w:rPr>
          <w:rFonts w:ascii="Verdana" w:eastAsia="MS PMincho" w:hAnsi="Verdana"/>
          <w:sz w:val="20"/>
          <w:szCs w:val="20"/>
        </w:rPr>
        <w:t>subje</w:t>
      </w:r>
      <w:r w:rsidRPr="00280E05">
        <w:rPr>
          <w:rFonts w:ascii="Verdana" w:eastAsia="MS PMincho" w:hAnsi="Verdana"/>
          <w:spacing w:val="1"/>
          <w:sz w:val="20"/>
          <w:szCs w:val="20"/>
        </w:rPr>
        <w:t>c</w:t>
      </w:r>
      <w:r w:rsidRPr="00280E05">
        <w:rPr>
          <w:rFonts w:ascii="Verdana" w:eastAsia="MS PMincho" w:hAnsi="Verdana"/>
          <w:sz w:val="20"/>
          <w:szCs w:val="20"/>
        </w:rPr>
        <w:t>t</w:t>
      </w:r>
      <w:r w:rsidRPr="00280E05">
        <w:rPr>
          <w:rFonts w:ascii="Verdana" w:eastAsia="MS PMincho" w:hAnsi="Verdana"/>
          <w:spacing w:val="-15"/>
          <w:sz w:val="20"/>
          <w:szCs w:val="20"/>
        </w:rPr>
        <w:t xml:space="preserve"> </w:t>
      </w:r>
      <w:r w:rsidRPr="00280E05">
        <w:rPr>
          <w:rFonts w:ascii="Verdana" w:eastAsia="MS PMincho" w:hAnsi="Verdana"/>
          <w:spacing w:val="-2"/>
          <w:sz w:val="20"/>
          <w:szCs w:val="20"/>
        </w:rPr>
        <w:t>t</w:t>
      </w:r>
      <w:r w:rsidRPr="00280E05">
        <w:rPr>
          <w:rFonts w:ascii="Verdana" w:eastAsia="MS PMincho" w:hAnsi="Verdana"/>
          <w:sz w:val="20"/>
          <w:szCs w:val="20"/>
        </w:rPr>
        <w:t>o</w:t>
      </w:r>
      <w:r w:rsidRPr="00280E05">
        <w:rPr>
          <w:rFonts w:ascii="Verdana" w:eastAsia="MS PMincho" w:hAnsi="Verdana"/>
          <w:spacing w:val="-4"/>
          <w:sz w:val="20"/>
          <w:szCs w:val="20"/>
        </w:rPr>
        <w:t xml:space="preserve"> </w:t>
      </w:r>
      <w:r w:rsidRPr="00280E05">
        <w:rPr>
          <w:rFonts w:ascii="Verdana" w:eastAsia="MS PMincho" w:hAnsi="Verdana"/>
          <w:sz w:val="20"/>
          <w:szCs w:val="20"/>
        </w:rPr>
        <w:t>the</w:t>
      </w:r>
      <w:r w:rsidR="0066660D" w:rsidRPr="00280E05">
        <w:rPr>
          <w:rFonts w:ascii="Verdana" w:eastAsia="MS PMincho" w:hAnsi="Verdana"/>
          <w:sz w:val="20"/>
          <w:szCs w:val="20"/>
        </w:rPr>
        <w:t>re</w:t>
      </w:r>
      <w:r w:rsidRPr="00280E05">
        <w:rPr>
          <w:rFonts w:ascii="Verdana" w:eastAsia="MS PMincho" w:hAnsi="Verdana"/>
          <w:spacing w:val="11"/>
          <w:sz w:val="20"/>
          <w:szCs w:val="20"/>
        </w:rPr>
        <w:t xml:space="preserve"> </w:t>
      </w:r>
      <w:r w:rsidRPr="00280E05">
        <w:rPr>
          <w:rFonts w:ascii="Verdana" w:eastAsia="MS PMincho" w:hAnsi="Verdana"/>
          <w:spacing w:val="2"/>
          <w:sz w:val="20"/>
          <w:szCs w:val="20"/>
        </w:rPr>
        <w:t>bein</w:t>
      </w:r>
      <w:r w:rsidRPr="00280E05">
        <w:rPr>
          <w:rFonts w:ascii="Verdana" w:eastAsia="MS PMincho" w:hAnsi="Verdana"/>
          <w:sz w:val="20"/>
          <w:szCs w:val="20"/>
        </w:rPr>
        <w:t>g</w:t>
      </w:r>
      <w:r w:rsidRPr="00280E05">
        <w:rPr>
          <w:rFonts w:ascii="Verdana" w:eastAsia="MS PMincho" w:hAnsi="Verdana"/>
          <w:spacing w:val="15"/>
          <w:sz w:val="20"/>
          <w:szCs w:val="20"/>
        </w:rPr>
        <w:t xml:space="preserve"> </w:t>
      </w:r>
      <w:r w:rsidRPr="00280E05">
        <w:rPr>
          <w:rFonts w:ascii="Verdana" w:eastAsia="MS PMincho" w:hAnsi="Verdana"/>
          <w:spacing w:val="2"/>
          <w:sz w:val="20"/>
          <w:szCs w:val="20"/>
        </w:rPr>
        <w:t>a</w:t>
      </w:r>
      <w:r w:rsidRPr="00280E05">
        <w:rPr>
          <w:rFonts w:ascii="Verdana" w:eastAsia="MS PMincho" w:hAnsi="Verdana"/>
          <w:spacing w:val="-3"/>
          <w:sz w:val="20"/>
          <w:szCs w:val="20"/>
        </w:rPr>
        <w:t>n</w:t>
      </w:r>
      <w:r w:rsidRPr="00280E05">
        <w:rPr>
          <w:rFonts w:ascii="Verdana" w:eastAsia="MS PMincho" w:hAnsi="Verdana"/>
          <w:sz w:val="20"/>
          <w:szCs w:val="20"/>
        </w:rPr>
        <w:t>y</w:t>
      </w:r>
      <w:r w:rsidRPr="00280E05">
        <w:rPr>
          <w:rFonts w:ascii="Verdana" w:eastAsia="MS PMincho" w:hAnsi="Verdana"/>
          <w:spacing w:val="11"/>
          <w:sz w:val="20"/>
          <w:szCs w:val="20"/>
        </w:rPr>
        <w:t xml:space="preserve"> </w:t>
      </w:r>
      <w:r w:rsidRPr="00280E05">
        <w:rPr>
          <w:rFonts w:ascii="Verdana" w:eastAsia="MS PMincho" w:hAnsi="Verdana"/>
          <w:spacing w:val="2"/>
          <w:w w:val="104"/>
          <w:sz w:val="20"/>
          <w:szCs w:val="20"/>
        </w:rPr>
        <w:t>statu</w:t>
      </w:r>
      <w:r w:rsidRPr="00280E05">
        <w:rPr>
          <w:rFonts w:ascii="Verdana" w:eastAsia="MS PMincho" w:hAnsi="Verdana"/>
          <w:w w:val="104"/>
          <w:sz w:val="20"/>
          <w:szCs w:val="20"/>
        </w:rPr>
        <w:t>t</w:t>
      </w:r>
      <w:r w:rsidRPr="00280E05">
        <w:rPr>
          <w:rFonts w:ascii="Verdana" w:eastAsia="MS PMincho" w:hAnsi="Verdana"/>
          <w:spacing w:val="2"/>
          <w:w w:val="106"/>
          <w:sz w:val="20"/>
          <w:szCs w:val="20"/>
        </w:rPr>
        <w:t>o</w:t>
      </w:r>
      <w:r w:rsidRPr="00280E05">
        <w:rPr>
          <w:rFonts w:ascii="Verdana" w:eastAsia="MS PMincho" w:hAnsi="Verdana"/>
          <w:spacing w:val="9"/>
          <w:w w:val="106"/>
          <w:sz w:val="20"/>
          <w:szCs w:val="20"/>
        </w:rPr>
        <w:t>r</w:t>
      </w:r>
      <w:r w:rsidRPr="00280E05">
        <w:rPr>
          <w:rFonts w:ascii="Verdana" w:eastAsia="MS PMincho" w:hAnsi="Verdana"/>
          <w:w w:val="89"/>
          <w:sz w:val="20"/>
          <w:szCs w:val="20"/>
        </w:rPr>
        <w:t>y</w:t>
      </w:r>
      <w:r w:rsidRPr="00280E05">
        <w:rPr>
          <w:rFonts w:ascii="Verdana" w:eastAsia="MS PMincho" w:hAnsi="Verdana"/>
          <w:spacing w:val="18"/>
          <w:sz w:val="20"/>
          <w:szCs w:val="20"/>
        </w:rPr>
        <w:t xml:space="preserve"> </w:t>
      </w:r>
      <w:r w:rsidRPr="00280E05">
        <w:rPr>
          <w:rFonts w:ascii="Verdana" w:eastAsia="MS PMincho" w:hAnsi="Verdana"/>
          <w:spacing w:val="-1"/>
          <w:sz w:val="20"/>
          <w:szCs w:val="20"/>
        </w:rPr>
        <w:t>r</w:t>
      </w:r>
      <w:r w:rsidRPr="00280E05">
        <w:rPr>
          <w:rFonts w:ascii="Verdana" w:eastAsia="MS PMincho" w:hAnsi="Verdana"/>
          <w:spacing w:val="3"/>
          <w:sz w:val="20"/>
          <w:szCs w:val="20"/>
        </w:rPr>
        <w:t>e</w:t>
      </w:r>
      <w:r w:rsidRPr="00280E05">
        <w:rPr>
          <w:rFonts w:ascii="Verdana" w:eastAsia="MS PMincho" w:hAnsi="Verdana"/>
          <w:spacing w:val="2"/>
          <w:sz w:val="20"/>
          <w:szCs w:val="20"/>
        </w:rPr>
        <w:t>qui</w:t>
      </w:r>
      <w:r w:rsidRPr="00280E05">
        <w:rPr>
          <w:rFonts w:ascii="Verdana" w:eastAsia="MS PMincho" w:hAnsi="Verdana"/>
          <w:spacing w:val="-1"/>
          <w:sz w:val="20"/>
          <w:szCs w:val="20"/>
        </w:rPr>
        <w:t>r</w:t>
      </w:r>
      <w:r w:rsidRPr="00280E05">
        <w:rPr>
          <w:rFonts w:ascii="Verdana" w:eastAsia="MS PMincho" w:hAnsi="Verdana"/>
          <w:spacing w:val="2"/>
          <w:sz w:val="20"/>
          <w:szCs w:val="20"/>
        </w:rPr>
        <w:t>ement</w:t>
      </w:r>
      <w:r w:rsidRPr="00280E05">
        <w:rPr>
          <w:rFonts w:ascii="Verdana" w:eastAsia="MS PMincho" w:hAnsi="Verdana"/>
          <w:sz w:val="20"/>
          <w:szCs w:val="20"/>
        </w:rPr>
        <w:t>s</w:t>
      </w:r>
      <w:r w:rsidRPr="00280E05">
        <w:rPr>
          <w:rFonts w:ascii="Verdana" w:eastAsia="MS PMincho" w:hAnsi="Verdana"/>
          <w:spacing w:val="34"/>
          <w:sz w:val="20"/>
          <w:szCs w:val="20"/>
        </w:rPr>
        <w:t xml:space="preserve"> </w:t>
      </w:r>
      <w:r w:rsidRPr="00280E05">
        <w:rPr>
          <w:rFonts w:ascii="Verdana" w:eastAsia="MS PMincho" w:hAnsi="Verdana"/>
          <w:spacing w:val="2"/>
          <w:sz w:val="20"/>
          <w:szCs w:val="20"/>
        </w:rPr>
        <w:t>tha</w:t>
      </w:r>
      <w:r w:rsidRPr="00280E05">
        <w:rPr>
          <w:rFonts w:ascii="Verdana" w:eastAsia="MS PMincho" w:hAnsi="Verdana"/>
          <w:sz w:val="20"/>
          <w:szCs w:val="20"/>
        </w:rPr>
        <w:t>t</w:t>
      </w:r>
      <w:r w:rsidRPr="00280E05">
        <w:rPr>
          <w:rFonts w:ascii="Verdana" w:eastAsia="MS PMincho" w:hAnsi="Verdana"/>
          <w:spacing w:val="33"/>
          <w:sz w:val="20"/>
          <w:szCs w:val="20"/>
        </w:rPr>
        <w:t xml:space="preserve"> </w:t>
      </w:r>
      <w:r w:rsidRPr="00280E05">
        <w:rPr>
          <w:rFonts w:ascii="Verdana" w:eastAsia="MS PMincho" w:hAnsi="Verdana"/>
          <w:spacing w:val="-1"/>
          <w:sz w:val="20"/>
          <w:szCs w:val="20"/>
        </w:rPr>
        <w:t>c</w:t>
      </w:r>
      <w:r w:rsidRPr="00280E05">
        <w:rPr>
          <w:rFonts w:ascii="Verdana" w:eastAsia="MS PMincho" w:hAnsi="Verdana"/>
          <w:spacing w:val="1"/>
          <w:sz w:val="20"/>
          <w:szCs w:val="20"/>
        </w:rPr>
        <w:t>o</w:t>
      </w:r>
      <w:r w:rsidRPr="00280E05">
        <w:rPr>
          <w:rFonts w:ascii="Verdana" w:eastAsia="MS PMincho" w:hAnsi="Verdana"/>
          <w:spacing w:val="2"/>
          <w:sz w:val="20"/>
          <w:szCs w:val="20"/>
        </w:rPr>
        <w:t>nfli</w:t>
      </w:r>
      <w:r w:rsidRPr="00280E05">
        <w:rPr>
          <w:rFonts w:ascii="Verdana" w:eastAsia="MS PMincho" w:hAnsi="Verdana"/>
          <w:spacing w:val="3"/>
          <w:sz w:val="20"/>
          <w:szCs w:val="20"/>
        </w:rPr>
        <w:t>c</w:t>
      </w:r>
      <w:r w:rsidRPr="00280E05">
        <w:rPr>
          <w:rFonts w:ascii="Verdana" w:eastAsia="MS PMincho" w:hAnsi="Verdana"/>
          <w:sz w:val="20"/>
          <w:szCs w:val="20"/>
        </w:rPr>
        <w:t>t</w:t>
      </w:r>
      <w:r w:rsidRPr="00280E05">
        <w:rPr>
          <w:rFonts w:ascii="Verdana" w:eastAsia="MS PMincho" w:hAnsi="Verdana"/>
          <w:spacing w:val="13"/>
          <w:sz w:val="20"/>
          <w:szCs w:val="20"/>
        </w:rPr>
        <w:t xml:space="preserve"> </w:t>
      </w:r>
      <w:r w:rsidRPr="00280E05">
        <w:rPr>
          <w:rFonts w:ascii="Verdana" w:eastAsia="MS PMincho" w:hAnsi="Verdana"/>
          <w:spacing w:val="6"/>
          <w:sz w:val="20"/>
          <w:szCs w:val="20"/>
        </w:rPr>
        <w:t>w</w:t>
      </w:r>
      <w:r w:rsidRPr="00280E05">
        <w:rPr>
          <w:rFonts w:ascii="Verdana" w:eastAsia="MS PMincho" w:hAnsi="Verdana"/>
          <w:spacing w:val="2"/>
          <w:sz w:val="20"/>
          <w:szCs w:val="20"/>
        </w:rPr>
        <w:t>it</w:t>
      </w:r>
      <w:r w:rsidRPr="00280E05">
        <w:rPr>
          <w:rFonts w:ascii="Verdana" w:eastAsia="MS PMincho" w:hAnsi="Verdana"/>
          <w:sz w:val="20"/>
          <w:szCs w:val="20"/>
        </w:rPr>
        <w:t>h</w:t>
      </w:r>
      <w:r w:rsidRPr="00280E05">
        <w:rPr>
          <w:rFonts w:ascii="Verdana" w:eastAsia="MS PMincho" w:hAnsi="Verdana"/>
          <w:spacing w:val="13"/>
          <w:sz w:val="20"/>
          <w:szCs w:val="20"/>
        </w:rPr>
        <w:t xml:space="preserve"> </w:t>
      </w:r>
      <w:r w:rsidRPr="00280E05">
        <w:rPr>
          <w:rFonts w:ascii="Verdana" w:eastAsia="MS PMincho" w:hAnsi="Verdana"/>
          <w:spacing w:val="2"/>
          <w:sz w:val="20"/>
          <w:szCs w:val="20"/>
        </w:rPr>
        <w:t>thos</w:t>
      </w:r>
      <w:r w:rsidRPr="00280E05">
        <w:rPr>
          <w:rFonts w:ascii="Verdana" w:eastAsia="MS PMincho" w:hAnsi="Verdana"/>
          <w:sz w:val="20"/>
          <w:szCs w:val="20"/>
        </w:rPr>
        <w:t>e</w:t>
      </w:r>
      <w:r w:rsidRPr="00280E05">
        <w:rPr>
          <w:rFonts w:ascii="Verdana" w:eastAsia="MS PMincho" w:hAnsi="Verdana"/>
          <w:spacing w:val="21"/>
          <w:sz w:val="20"/>
          <w:szCs w:val="20"/>
        </w:rPr>
        <w:t xml:space="preserve"> </w:t>
      </w:r>
      <w:r w:rsidRPr="00280E05">
        <w:rPr>
          <w:rFonts w:ascii="Verdana" w:eastAsia="MS PMincho" w:hAnsi="Verdana"/>
          <w:spacing w:val="4"/>
          <w:sz w:val="20"/>
          <w:szCs w:val="20"/>
        </w:rPr>
        <w:t>r</w:t>
      </w:r>
      <w:r w:rsidRPr="00280E05">
        <w:rPr>
          <w:rFonts w:ascii="Verdana" w:eastAsia="MS PMincho" w:hAnsi="Verdana"/>
          <w:spacing w:val="2"/>
          <w:sz w:val="20"/>
          <w:szCs w:val="20"/>
        </w:rPr>
        <w:t>ules</w:t>
      </w:r>
      <w:r w:rsidRPr="00280E05">
        <w:rPr>
          <w:rFonts w:ascii="Verdana" w:eastAsia="MS PMincho" w:hAnsi="Verdana"/>
          <w:sz w:val="20"/>
          <w:szCs w:val="20"/>
        </w:rPr>
        <w:t>.</w:t>
      </w:r>
      <w:r w:rsidRPr="00280E05">
        <w:rPr>
          <w:rFonts w:ascii="Verdana" w:eastAsia="MS PMincho" w:hAnsi="Verdana"/>
          <w:spacing w:val="8"/>
          <w:sz w:val="20"/>
          <w:szCs w:val="20"/>
        </w:rPr>
        <w:t xml:space="preserve"> </w:t>
      </w:r>
      <w:r w:rsidRPr="00280E05">
        <w:rPr>
          <w:rFonts w:ascii="Verdana" w:eastAsia="MS PMincho" w:hAnsi="Verdana"/>
          <w:spacing w:val="2"/>
          <w:sz w:val="20"/>
          <w:szCs w:val="20"/>
        </w:rPr>
        <w:t>Thi</w:t>
      </w:r>
      <w:r w:rsidRPr="00280E05">
        <w:rPr>
          <w:rFonts w:ascii="Verdana" w:eastAsia="MS PMincho" w:hAnsi="Verdana"/>
          <w:sz w:val="20"/>
          <w:szCs w:val="20"/>
        </w:rPr>
        <w:t>s</w:t>
      </w:r>
      <w:r w:rsidRPr="00280E05">
        <w:rPr>
          <w:rFonts w:ascii="Verdana" w:eastAsia="MS PMincho" w:hAnsi="Verdana"/>
          <w:spacing w:val="15"/>
          <w:sz w:val="20"/>
          <w:szCs w:val="20"/>
        </w:rPr>
        <w:t xml:space="preserve"> </w:t>
      </w:r>
      <w:r w:rsidRPr="00280E05">
        <w:rPr>
          <w:rFonts w:ascii="Verdana" w:eastAsia="MS PMincho" w:hAnsi="Verdana"/>
          <w:sz w:val="20"/>
          <w:szCs w:val="20"/>
        </w:rPr>
        <w:t>C</w:t>
      </w:r>
      <w:r w:rsidRPr="00280E05">
        <w:rPr>
          <w:rFonts w:ascii="Verdana" w:eastAsia="MS PMincho" w:hAnsi="Verdana"/>
          <w:spacing w:val="3"/>
          <w:sz w:val="20"/>
          <w:szCs w:val="20"/>
        </w:rPr>
        <w:t>o</w:t>
      </w:r>
      <w:r w:rsidRPr="00280E05">
        <w:rPr>
          <w:rFonts w:ascii="Verdana" w:eastAsia="MS PMincho" w:hAnsi="Verdana"/>
          <w:spacing w:val="2"/>
          <w:sz w:val="20"/>
          <w:szCs w:val="20"/>
        </w:rPr>
        <w:t>d</w:t>
      </w:r>
      <w:r w:rsidRPr="00280E05">
        <w:rPr>
          <w:rFonts w:ascii="Verdana" w:eastAsia="MS PMincho" w:hAnsi="Verdana"/>
          <w:sz w:val="20"/>
          <w:szCs w:val="20"/>
        </w:rPr>
        <w:t>e</w:t>
      </w:r>
      <w:r w:rsidRPr="00280E05">
        <w:rPr>
          <w:rFonts w:ascii="Verdana" w:eastAsia="MS PMincho" w:hAnsi="Verdana"/>
          <w:spacing w:val="18"/>
          <w:sz w:val="20"/>
          <w:szCs w:val="20"/>
        </w:rPr>
        <w:t xml:space="preserve"> </w:t>
      </w:r>
      <w:r w:rsidRPr="00280E05">
        <w:rPr>
          <w:rFonts w:ascii="Verdana" w:eastAsia="MS PMincho" w:hAnsi="Verdana"/>
          <w:spacing w:val="1"/>
          <w:sz w:val="20"/>
          <w:szCs w:val="20"/>
        </w:rPr>
        <w:t>d</w:t>
      </w:r>
      <w:r w:rsidRPr="00280E05">
        <w:rPr>
          <w:rFonts w:ascii="Verdana" w:eastAsia="MS PMincho" w:hAnsi="Verdana"/>
          <w:spacing w:val="3"/>
          <w:sz w:val="20"/>
          <w:szCs w:val="20"/>
        </w:rPr>
        <w:t>o</w:t>
      </w:r>
      <w:r w:rsidRPr="00280E05">
        <w:rPr>
          <w:rFonts w:ascii="Verdana" w:eastAsia="MS PMincho" w:hAnsi="Verdana"/>
          <w:spacing w:val="2"/>
          <w:sz w:val="20"/>
          <w:szCs w:val="20"/>
        </w:rPr>
        <w:t>e</w:t>
      </w:r>
      <w:r w:rsidRPr="00280E05">
        <w:rPr>
          <w:rFonts w:ascii="Verdana" w:eastAsia="MS PMincho" w:hAnsi="Verdana"/>
          <w:sz w:val="20"/>
          <w:szCs w:val="20"/>
        </w:rPr>
        <w:t>s</w:t>
      </w:r>
      <w:r w:rsidRPr="00280E05">
        <w:rPr>
          <w:rFonts w:ascii="Verdana" w:eastAsia="MS PMincho" w:hAnsi="Verdana"/>
          <w:spacing w:val="20"/>
          <w:sz w:val="20"/>
          <w:szCs w:val="20"/>
        </w:rPr>
        <w:t xml:space="preserve"> </w:t>
      </w:r>
      <w:r w:rsidRPr="00280E05">
        <w:rPr>
          <w:rFonts w:ascii="Verdana" w:eastAsia="MS PMincho" w:hAnsi="Verdana"/>
          <w:spacing w:val="2"/>
          <w:sz w:val="20"/>
          <w:szCs w:val="20"/>
        </w:rPr>
        <w:t>no</w:t>
      </w:r>
      <w:r w:rsidRPr="00280E05">
        <w:rPr>
          <w:rFonts w:ascii="Verdana" w:eastAsia="MS PMincho" w:hAnsi="Verdana"/>
          <w:sz w:val="20"/>
          <w:szCs w:val="20"/>
        </w:rPr>
        <w:t>t</w:t>
      </w:r>
      <w:r w:rsidRPr="00280E05">
        <w:rPr>
          <w:rFonts w:ascii="Verdana" w:eastAsia="MS PMincho" w:hAnsi="Verdana"/>
          <w:spacing w:val="32"/>
          <w:sz w:val="20"/>
          <w:szCs w:val="20"/>
        </w:rPr>
        <w:t xml:space="preserve"> </w:t>
      </w:r>
      <w:r w:rsidRPr="00280E05">
        <w:rPr>
          <w:rFonts w:ascii="Verdana" w:eastAsia="MS PMincho" w:hAnsi="Verdana"/>
          <w:spacing w:val="-1"/>
          <w:sz w:val="20"/>
          <w:szCs w:val="20"/>
        </w:rPr>
        <w:t>o</w:t>
      </w:r>
      <w:r w:rsidRPr="00280E05">
        <w:rPr>
          <w:rFonts w:ascii="Verdana" w:eastAsia="MS PMincho" w:hAnsi="Verdana"/>
          <w:spacing w:val="-2"/>
          <w:sz w:val="20"/>
          <w:szCs w:val="20"/>
        </w:rPr>
        <w:t>v</w:t>
      </w:r>
      <w:r w:rsidRPr="00280E05">
        <w:rPr>
          <w:rFonts w:ascii="Verdana" w:eastAsia="MS PMincho" w:hAnsi="Verdana"/>
          <w:spacing w:val="2"/>
          <w:sz w:val="20"/>
          <w:szCs w:val="20"/>
        </w:rPr>
        <w:t>e</w:t>
      </w:r>
      <w:r w:rsidRPr="00280E05">
        <w:rPr>
          <w:rFonts w:ascii="Verdana" w:eastAsia="MS PMincho" w:hAnsi="Verdana"/>
          <w:spacing w:val="5"/>
          <w:sz w:val="20"/>
          <w:szCs w:val="20"/>
        </w:rPr>
        <w:t>rr</w:t>
      </w:r>
      <w:r w:rsidRPr="00280E05">
        <w:rPr>
          <w:rFonts w:ascii="Verdana" w:eastAsia="MS PMincho" w:hAnsi="Verdana"/>
          <w:spacing w:val="2"/>
          <w:sz w:val="20"/>
          <w:szCs w:val="20"/>
        </w:rPr>
        <w:t>id</w:t>
      </w:r>
      <w:r w:rsidRPr="00280E05">
        <w:rPr>
          <w:rFonts w:ascii="Verdana" w:eastAsia="MS PMincho" w:hAnsi="Verdana"/>
          <w:sz w:val="20"/>
          <w:szCs w:val="20"/>
        </w:rPr>
        <w:t>e</w:t>
      </w:r>
      <w:r w:rsidRPr="00280E05">
        <w:rPr>
          <w:rFonts w:ascii="Verdana" w:eastAsia="MS PMincho" w:hAnsi="Verdana"/>
          <w:spacing w:val="17"/>
          <w:sz w:val="20"/>
          <w:szCs w:val="20"/>
        </w:rPr>
        <w:t xml:space="preserve"> </w:t>
      </w:r>
      <w:r w:rsidRPr="00280E05">
        <w:rPr>
          <w:rFonts w:ascii="Verdana" w:eastAsia="MS PMincho" w:hAnsi="Verdana"/>
          <w:spacing w:val="2"/>
          <w:sz w:val="20"/>
          <w:szCs w:val="20"/>
        </w:rPr>
        <w:t>a</w:t>
      </w:r>
      <w:r w:rsidRPr="00280E05">
        <w:rPr>
          <w:rFonts w:ascii="Verdana" w:eastAsia="MS PMincho" w:hAnsi="Verdana"/>
          <w:spacing w:val="-3"/>
          <w:sz w:val="20"/>
          <w:szCs w:val="20"/>
        </w:rPr>
        <w:t>n</w:t>
      </w:r>
      <w:r w:rsidRPr="00280E05">
        <w:rPr>
          <w:rFonts w:ascii="Verdana" w:eastAsia="MS PMincho" w:hAnsi="Verdana"/>
          <w:sz w:val="20"/>
          <w:szCs w:val="20"/>
        </w:rPr>
        <w:t>y</w:t>
      </w:r>
      <w:r w:rsidRPr="00280E05">
        <w:rPr>
          <w:rFonts w:ascii="Verdana" w:eastAsia="MS PMincho" w:hAnsi="Verdana"/>
          <w:spacing w:val="-7"/>
          <w:sz w:val="20"/>
          <w:szCs w:val="20"/>
        </w:rPr>
        <w:t xml:space="preserve"> </w:t>
      </w:r>
      <w:r w:rsidRPr="00280E05">
        <w:rPr>
          <w:rFonts w:ascii="Verdana" w:eastAsia="MS PMincho" w:hAnsi="Verdana"/>
          <w:spacing w:val="2"/>
          <w:sz w:val="20"/>
          <w:szCs w:val="20"/>
        </w:rPr>
        <w:t>statu</w:t>
      </w:r>
      <w:r w:rsidRPr="00280E05">
        <w:rPr>
          <w:rFonts w:ascii="Verdana" w:eastAsia="MS PMincho" w:hAnsi="Verdana"/>
          <w:sz w:val="20"/>
          <w:szCs w:val="20"/>
        </w:rPr>
        <w:t>t</w:t>
      </w:r>
      <w:r w:rsidRPr="00280E05">
        <w:rPr>
          <w:rFonts w:ascii="Verdana" w:eastAsia="MS PMincho" w:hAnsi="Verdana"/>
          <w:spacing w:val="2"/>
          <w:sz w:val="20"/>
          <w:szCs w:val="20"/>
        </w:rPr>
        <w:t>o</w:t>
      </w:r>
      <w:r w:rsidRPr="00280E05">
        <w:rPr>
          <w:rFonts w:ascii="Verdana" w:eastAsia="MS PMincho" w:hAnsi="Verdana"/>
          <w:spacing w:val="9"/>
          <w:sz w:val="20"/>
          <w:szCs w:val="20"/>
        </w:rPr>
        <w:t>r</w:t>
      </w:r>
      <w:r w:rsidRPr="00280E05">
        <w:rPr>
          <w:rFonts w:ascii="Verdana" w:eastAsia="MS PMincho" w:hAnsi="Verdana"/>
          <w:sz w:val="20"/>
          <w:szCs w:val="20"/>
        </w:rPr>
        <w:t>y</w:t>
      </w:r>
      <w:r w:rsidRPr="00280E05">
        <w:rPr>
          <w:rFonts w:ascii="Verdana" w:eastAsia="MS PMincho" w:hAnsi="Verdana"/>
          <w:spacing w:val="30"/>
          <w:sz w:val="20"/>
          <w:szCs w:val="20"/>
        </w:rPr>
        <w:t xml:space="preserve"> </w:t>
      </w:r>
      <w:r w:rsidRPr="00280E05">
        <w:rPr>
          <w:rFonts w:ascii="Verdana" w:eastAsia="MS PMincho" w:hAnsi="Verdana"/>
          <w:spacing w:val="-1"/>
          <w:sz w:val="20"/>
          <w:szCs w:val="20"/>
        </w:rPr>
        <w:t>r</w:t>
      </w:r>
      <w:r w:rsidRPr="00280E05">
        <w:rPr>
          <w:rFonts w:ascii="Verdana" w:eastAsia="MS PMincho" w:hAnsi="Verdana"/>
          <w:spacing w:val="3"/>
          <w:sz w:val="20"/>
          <w:szCs w:val="20"/>
        </w:rPr>
        <w:t>e</w:t>
      </w:r>
      <w:r w:rsidRPr="00280E05">
        <w:rPr>
          <w:rFonts w:ascii="Verdana" w:eastAsia="MS PMincho" w:hAnsi="Verdana"/>
          <w:spacing w:val="2"/>
          <w:sz w:val="20"/>
          <w:szCs w:val="20"/>
        </w:rPr>
        <w:t>qui</w:t>
      </w:r>
      <w:r w:rsidRPr="00280E05">
        <w:rPr>
          <w:rFonts w:ascii="Verdana" w:eastAsia="MS PMincho" w:hAnsi="Verdana"/>
          <w:spacing w:val="-1"/>
          <w:sz w:val="20"/>
          <w:szCs w:val="20"/>
        </w:rPr>
        <w:t>r</w:t>
      </w:r>
      <w:r w:rsidRPr="00280E05">
        <w:rPr>
          <w:rFonts w:ascii="Verdana" w:eastAsia="MS PMincho" w:hAnsi="Verdana"/>
          <w:spacing w:val="2"/>
          <w:sz w:val="20"/>
          <w:szCs w:val="20"/>
        </w:rPr>
        <w:t>ement</w:t>
      </w:r>
      <w:r w:rsidRPr="00280E05">
        <w:rPr>
          <w:rFonts w:ascii="Verdana" w:eastAsia="MS PMincho" w:hAnsi="Verdana"/>
          <w:sz w:val="20"/>
          <w:szCs w:val="20"/>
        </w:rPr>
        <w:t>,</w:t>
      </w:r>
      <w:r w:rsidRPr="00280E05">
        <w:rPr>
          <w:rFonts w:ascii="Verdana" w:eastAsia="MS PMincho" w:hAnsi="Verdana"/>
          <w:spacing w:val="44"/>
          <w:sz w:val="20"/>
          <w:szCs w:val="20"/>
        </w:rPr>
        <w:t xml:space="preserve"> </w:t>
      </w:r>
      <w:r w:rsidRPr="00280E05">
        <w:rPr>
          <w:rFonts w:ascii="Verdana" w:eastAsia="MS PMincho" w:hAnsi="Verdana"/>
          <w:spacing w:val="2"/>
          <w:sz w:val="20"/>
          <w:szCs w:val="20"/>
        </w:rPr>
        <w:t>an</w:t>
      </w:r>
      <w:r w:rsidRPr="00280E05">
        <w:rPr>
          <w:rFonts w:ascii="Verdana" w:eastAsia="MS PMincho" w:hAnsi="Verdana"/>
          <w:sz w:val="20"/>
          <w:szCs w:val="20"/>
        </w:rPr>
        <w:t>d</w:t>
      </w:r>
      <w:r w:rsidRPr="00280E05">
        <w:rPr>
          <w:rFonts w:ascii="Verdana" w:eastAsia="MS PMincho" w:hAnsi="Verdana"/>
          <w:spacing w:val="28"/>
          <w:sz w:val="20"/>
          <w:szCs w:val="20"/>
        </w:rPr>
        <w:t xml:space="preserve"> </w:t>
      </w:r>
      <w:r w:rsidRPr="00280E05">
        <w:rPr>
          <w:rFonts w:ascii="Verdana" w:eastAsia="MS PMincho" w:hAnsi="Verdana"/>
          <w:spacing w:val="-2"/>
          <w:sz w:val="20"/>
          <w:szCs w:val="20"/>
        </w:rPr>
        <w:t>y</w:t>
      </w:r>
      <w:r w:rsidRPr="00280E05">
        <w:rPr>
          <w:rFonts w:ascii="Verdana" w:eastAsia="MS PMincho" w:hAnsi="Verdana"/>
          <w:spacing w:val="2"/>
          <w:sz w:val="20"/>
          <w:szCs w:val="20"/>
        </w:rPr>
        <w:t>o</w:t>
      </w:r>
      <w:r w:rsidRPr="00280E05">
        <w:rPr>
          <w:rFonts w:ascii="Verdana" w:eastAsia="MS PMincho" w:hAnsi="Verdana"/>
          <w:sz w:val="20"/>
          <w:szCs w:val="20"/>
        </w:rPr>
        <w:t>u</w:t>
      </w:r>
      <w:r w:rsidRPr="00280E05">
        <w:rPr>
          <w:rFonts w:ascii="Verdana" w:eastAsia="MS PMincho" w:hAnsi="Verdana"/>
          <w:spacing w:val="14"/>
          <w:sz w:val="20"/>
          <w:szCs w:val="20"/>
        </w:rPr>
        <w:t xml:space="preserve"> </w:t>
      </w:r>
      <w:r w:rsidRPr="00280E05">
        <w:rPr>
          <w:rFonts w:ascii="Verdana" w:eastAsia="MS PMincho" w:hAnsi="Verdana"/>
          <w:spacing w:val="2"/>
          <w:w w:val="102"/>
          <w:sz w:val="20"/>
          <w:szCs w:val="20"/>
        </w:rPr>
        <w:t>shoul</w:t>
      </w:r>
      <w:r w:rsidRPr="00280E05">
        <w:rPr>
          <w:rFonts w:ascii="Verdana" w:eastAsia="MS PMincho" w:hAnsi="Verdana"/>
          <w:w w:val="102"/>
          <w:sz w:val="20"/>
          <w:szCs w:val="20"/>
        </w:rPr>
        <w:t>d</w:t>
      </w:r>
      <w:r w:rsidRPr="00280E05">
        <w:rPr>
          <w:rFonts w:ascii="Verdana" w:eastAsia="MS PMincho" w:hAnsi="Verdana"/>
          <w:spacing w:val="-30"/>
          <w:sz w:val="20"/>
          <w:szCs w:val="20"/>
        </w:rPr>
        <w:t xml:space="preserve"> </w:t>
      </w:r>
      <w:r w:rsidRPr="00280E05">
        <w:rPr>
          <w:rFonts w:ascii="Verdana" w:eastAsia="MS PMincho" w:hAnsi="Verdana"/>
          <w:spacing w:val="2"/>
          <w:sz w:val="20"/>
          <w:szCs w:val="20"/>
        </w:rPr>
        <w:t>b</w:t>
      </w:r>
      <w:r w:rsidRPr="00280E05">
        <w:rPr>
          <w:rFonts w:ascii="Verdana" w:eastAsia="MS PMincho" w:hAnsi="Verdana"/>
          <w:sz w:val="20"/>
          <w:szCs w:val="20"/>
        </w:rPr>
        <w:t>e</w:t>
      </w:r>
      <w:r w:rsidRPr="00280E05">
        <w:rPr>
          <w:rFonts w:ascii="Verdana" w:eastAsia="MS PMincho" w:hAnsi="Verdana"/>
          <w:spacing w:val="19"/>
          <w:sz w:val="20"/>
          <w:szCs w:val="20"/>
        </w:rPr>
        <w:t xml:space="preserve"> </w:t>
      </w:r>
      <w:r w:rsidRPr="00280E05">
        <w:rPr>
          <w:rFonts w:ascii="Verdana" w:eastAsia="MS PMincho" w:hAnsi="Verdana"/>
          <w:spacing w:val="-3"/>
          <w:sz w:val="20"/>
          <w:szCs w:val="20"/>
        </w:rPr>
        <w:t>a</w:t>
      </w:r>
      <w:r w:rsidRPr="00280E05">
        <w:rPr>
          <w:rFonts w:ascii="Verdana" w:eastAsia="MS PMincho" w:hAnsi="Verdana"/>
          <w:spacing w:val="2"/>
          <w:sz w:val="20"/>
          <w:szCs w:val="20"/>
        </w:rPr>
        <w:t>wa</w:t>
      </w:r>
      <w:r w:rsidRPr="00280E05">
        <w:rPr>
          <w:rFonts w:ascii="Verdana" w:eastAsia="MS PMincho" w:hAnsi="Verdana"/>
          <w:spacing w:val="-1"/>
          <w:sz w:val="20"/>
          <w:szCs w:val="20"/>
        </w:rPr>
        <w:t>r</w:t>
      </w:r>
      <w:r w:rsidRPr="00280E05">
        <w:rPr>
          <w:rFonts w:ascii="Verdana" w:eastAsia="MS PMincho" w:hAnsi="Verdana"/>
          <w:sz w:val="20"/>
          <w:szCs w:val="20"/>
        </w:rPr>
        <w:t>e</w:t>
      </w:r>
      <w:r w:rsidRPr="00280E05">
        <w:rPr>
          <w:rFonts w:ascii="Verdana" w:eastAsia="MS PMincho" w:hAnsi="Verdana"/>
          <w:spacing w:val="5"/>
          <w:sz w:val="20"/>
          <w:szCs w:val="20"/>
        </w:rPr>
        <w:t xml:space="preserve"> </w:t>
      </w:r>
      <w:r w:rsidRPr="00280E05">
        <w:rPr>
          <w:rFonts w:ascii="Verdana" w:eastAsia="MS PMincho" w:hAnsi="Verdana"/>
          <w:spacing w:val="2"/>
          <w:sz w:val="20"/>
          <w:szCs w:val="20"/>
        </w:rPr>
        <w:t>o</w:t>
      </w:r>
      <w:r w:rsidRPr="00280E05">
        <w:rPr>
          <w:rFonts w:ascii="Verdana" w:eastAsia="MS PMincho" w:hAnsi="Verdana"/>
          <w:sz w:val="20"/>
          <w:szCs w:val="20"/>
        </w:rPr>
        <w:t>f</w:t>
      </w:r>
      <w:r w:rsidRPr="00280E05">
        <w:rPr>
          <w:rFonts w:ascii="Verdana" w:eastAsia="MS PMincho" w:hAnsi="Verdana"/>
          <w:spacing w:val="24"/>
          <w:sz w:val="20"/>
          <w:szCs w:val="20"/>
        </w:rPr>
        <w:t xml:space="preserve"> </w:t>
      </w:r>
      <w:r w:rsidRPr="00280E05">
        <w:rPr>
          <w:rFonts w:ascii="Verdana" w:eastAsia="MS PMincho" w:hAnsi="Verdana"/>
          <w:spacing w:val="2"/>
          <w:sz w:val="20"/>
          <w:szCs w:val="20"/>
        </w:rPr>
        <w:t>al</w:t>
      </w:r>
      <w:r w:rsidRPr="00280E05">
        <w:rPr>
          <w:rFonts w:ascii="Verdana" w:eastAsia="MS PMincho" w:hAnsi="Verdana"/>
          <w:sz w:val="20"/>
          <w:szCs w:val="20"/>
        </w:rPr>
        <w:t>l</w:t>
      </w:r>
      <w:r w:rsidRPr="00280E05">
        <w:rPr>
          <w:rFonts w:ascii="Verdana" w:eastAsia="MS PMincho" w:hAnsi="Verdana"/>
          <w:spacing w:val="11"/>
          <w:sz w:val="20"/>
          <w:szCs w:val="20"/>
        </w:rPr>
        <w:t xml:space="preserve"> </w:t>
      </w:r>
      <w:r w:rsidRPr="00280E05">
        <w:rPr>
          <w:rFonts w:ascii="Verdana" w:eastAsia="MS PMincho" w:hAnsi="Verdana"/>
          <w:spacing w:val="2"/>
          <w:sz w:val="20"/>
          <w:szCs w:val="20"/>
        </w:rPr>
        <w:t>th</w:t>
      </w:r>
      <w:r w:rsidRPr="00280E05">
        <w:rPr>
          <w:rFonts w:ascii="Verdana" w:eastAsia="MS PMincho" w:hAnsi="Verdana"/>
          <w:sz w:val="20"/>
          <w:szCs w:val="20"/>
        </w:rPr>
        <w:t>e</w:t>
      </w:r>
      <w:r w:rsidRPr="00280E05">
        <w:rPr>
          <w:rFonts w:ascii="Verdana" w:eastAsia="MS PMincho" w:hAnsi="Verdana"/>
          <w:spacing w:val="25"/>
          <w:sz w:val="20"/>
          <w:szCs w:val="20"/>
        </w:rPr>
        <w:t xml:space="preserve"> </w:t>
      </w:r>
      <w:r w:rsidRPr="00280E05">
        <w:rPr>
          <w:rFonts w:ascii="Verdana" w:eastAsia="MS PMincho" w:hAnsi="Verdana"/>
          <w:spacing w:val="2"/>
          <w:sz w:val="20"/>
          <w:szCs w:val="20"/>
        </w:rPr>
        <w:t>applicabl</w:t>
      </w:r>
      <w:r w:rsidRPr="00280E05">
        <w:rPr>
          <w:rFonts w:ascii="Verdana" w:eastAsia="MS PMincho" w:hAnsi="Verdana"/>
          <w:sz w:val="20"/>
          <w:szCs w:val="20"/>
        </w:rPr>
        <w:t>e</w:t>
      </w:r>
      <w:r w:rsidRPr="00280E05">
        <w:rPr>
          <w:rFonts w:ascii="Verdana" w:eastAsia="MS PMincho" w:hAnsi="Verdana"/>
          <w:spacing w:val="5"/>
          <w:sz w:val="20"/>
          <w:szCs w:val="20"/>
        </w:rPr>
        <w:t xml:space="preserve"> </w:t>
      </w:r>
      <w:r w:rsidRPr="00280E05">
        <w:rPr>
          <w:rFonts w:ascii="Verdana" w:eastAsia="MS PMincho" w:hAnsi="Verdana"/>
          <w:spacing w:val="2"/>
          <w:sz w:val="20"/>
          <w:szCs w:val="20"/>
        </w:rPr>
        <w:t>le</w:t>
      </w:r>
      <w:r w:rsidRPr="00280E05">
        <w:rPr>
          <w:rFonts w:ascii="Verdana" w:eastAsia="MS PMincho" w:hAnsi="Verdana"/>
          <w:spacing w:val="5"/>
          <w:sz w:val="20"/>
          <w:szCs w:val="20"/>
        </w:rPr>
        <w:t>g</w:t>
      </w:r>
      <w:r w:rsidRPr="00280E05">
        <w:rPr>
          <w:rFonts w:ascii="Verdana" w:eastAsia="MS PMincho" w:hAnsi="Verdana"/>
          <w:spacing w:val="2"/>
          <w:sz w:val="20"/>
          <w:szCs w:val="20"/>
        </w:rPr>
        <w:t>islatio</w:t>
      </w:r>
      <w:r w:rsidRPr="00280E05">
        <w:rPr>
          <w:rFonts w:ascii="Verdana" w:eastAsia="MS PMincho" w:hAnsi="Verdana"/>
          <w:sz w:val="20"/>
          <w:szCs w:val="20"/>
        </w:rPr>
        <w:t>n</w:t>
      </w:r>
      <w:r w:rsidRPr="00280E05">
        <w:rPr>
          <w:rFonts w:ascii="Verdana" w:eastAsia="MS PMincho" w:hAnsi="Verdana"/>
          <w:spacing w:val="6"/>
          <w:sz w:val="20"/>
          <w:szCs w:val="20"/>
        </w:rPr>
        <w:t xml:space="preserve"> </w:t>
      </w:r>
      <w:r w:rsidRPr="00280E05">
        <w:rPr>
          <w:rFonts w:ascii="Verdana" w:eastAsia="MS PMincho" w:hAnsi="Verdana"/>
          <w:spacing w:val="-1"/>
          <w:sz w:val="20"/>
          <w:szCs w:val="20"/>
        </w:rPr>
        <w:t>c</w:t>
      </w:r>
      <w:r w:rsidRPr="00280E05">
        <w:rPr>
          <w:rFonts w:ascii="Verdana" w:eastAsia="MS PMincho" w:hAnsi="Verdana"/>
          <w:spacing w:val="1"/>
          <w:sz w:val="20"/>
          <w:szCs w:val="20"/>
        </w:rPr>
        <w:t>o</w:t>
      </w:r>
      <w:r w:rsidRPr="00280E05">
        <w:rPr>
          <w:rFonts w:ascii="Verdana" w:eastAsia="MS PMincho" w:hAnsi="Verdana"/>
          <w:spacing w:val="2"/>
          <w:sz w:val="20"/>
          <w:szCs w:val="20"/>
        </w:rPr>
        <w:t>n</w:t>
      </w:r>
      <w:r w:rsidRPr="00280E05">
        <w:rPr>
          <w:rFonts w:ascii="Verdana" w:eastAsia="MS PMincho" w:hAnsi="Verdana"/>
          <w:sz w:val="20"/>
          <w:szCs w:val="20"/>
        </w:rPr>
        <w:t>c</w:t>
      </w:r>
      <w:r w:rsidRPr="00280E05">
        <w:rPr>
          <w:rFonts w:ascii="Verdana" w:eastAsia="MS PMincho" w:hAnsi="Verdana"/>
          <w:spacing w:val="2"/>
          <w:sz w:val="20"/>
          <w:szCs w:val="20"/>
        </w:rPr>
        <w:t>e</w:t>
      </w:r>
      <w:r w:rsidRPr="00280E05">
        <w:rPr>
          <w:rFonts w:ascii="Verdana" w:eastAsia="MS PMincho" w:hAnsi="Verdana"/>
          <w:spacing w:val="4"/>
          <w:sz w:val="20"/>
          <w:szCs w:val="20"/>
        </w:rPr>
        <w:t>r</w:t>
      </w:r>
      <w:r w:rsidRPr="00280E05">
        <w:rPr>
          <w:rFonts w:ascii="Verdana" w:eastAsia="MS PMincho" w:hAnsi="Verdana"/>
          <w:spacing w:val="2"/>
          <w:sz w:val="20"/>
          <w:szCs w:val="20"/>
        </w:rPr>
        <w:t>nin</w:t>
      </w:r>
      <w:r w:rsidRPr="00280E05">
        <w:rPr>
          <w:rFonts w:ascii="Verdana" w:eastAsia="MS PMincho" w:hAnsi="Verdana"/>
          <w:sz w:val="20"/>
          <w:szCs w:val="20"/>
        </w:rPr>
        <w:t>g</w:t>
      </w:r>
      <w:r w:rsidRPr="00280E05">
        <w:rPr>
          <w:rFonts w:ascii="Verdana" w:eastAsia="MS PMincho" w:hAnsi="Verdana"/>
          <w:spacing w:val="26"/>
          <w:sz w:val="20"/>
          <w:szCs w:val="20"/>
        </w:rPr>
        <w:t xml:space="preserve"> </w:t>
      </w:r>
      <w:r w:rsidRPr="00280E05">
        <w:rPr>
          <w:rFonts w:ascii="Verdana" w:eastAsia="MS PMincho" w:hAnsi="Verdana"/>
          <w:spacing w:val="2"/>
          <w:sz w:val="20"/>
          <w:szCs w:val="20"/>
        </w:rPr>
        <w:t>the</w:t>
      </w:r>
      <w:r w:rsidRPr="00280E05">
        <w:rPr>
          <w:rFonts w:ascii="Verdana" w:eastAsia="MS PMincho" w:hAnsi="Verdana"/>
          <w:spacing w:val="7"/>
          <w:sz w:val="20"/>
          <w:szCs w:val="20"/>
        </w:rPr>
        <w:t xml:space="preserve"> </w:t>
      </w:r>
      <w:r w:rsidRPr="00280E05">
        <w:rPr>
          <w:rFonts w:ascii="Verdana" w:eastAsia="MS PMincho" w:hAnsi="Verdana"/>
          <w:sz w:val="20"/>
          <w:szCs w:val="20"/>
        </w:rPr>
        <w:t>management</w:t>
      </w:r>
      <w:r w:rsidRPr="00280E05">
        <w:rPr>
          <w:rFonts w:ascii="Verdana" w:eastAsia="MS PMincho" w:hAnsi="Verdana"/>
          <w:spacing w:val="15"/>
          <w:sz w:val="20"/>
          <w:szCs w:val="20"/>
        </w:rPr>
        <w:t xml:space="preserve"> </w:t>
      </w:r>
      <w:r w:rsidRPr="00280E05">
        <w:rPr>
          <w:rFonts w:ascii="Verdana" w:eastAsia="MS PMincho" w:hAnsi="Verdana"/>
          <w:sz w:val="20"/>
          <w:szCs w:val="20"/>
        </w:rPr>
        <w:t>of</w:t>
      </w:r>
      <w:r w:rsidRPr="00280E05">
        <w:rPr>
          <w:rFonts w:ascii="Verdana" w:eastAsia="MS PMincho" w:hAnsi="Verdana"/>
          <w:spacing w:val="-3"/>
          <w:sz w:val="20"/>
          <w:szCs w:val="20"/>
        </w:rPr>
        <w:t xml:space="preserve"> r</w:t>
      </w:r>
      <w:r w:rsidRPr="00280E05">
        <w:rPr>
          <w:rFonts w:ascii="Verdana" w:eastAsia="MS PMincho" w:hAnsi="Verdana"/>
          <w:sz w:val="20"/>
          <w:szCs w:val="20"/>
        </w:rPr>
        <w:t>esidential</w:t>
      </w:r>
      <w:r w:rsidRPr="00280E05">
        <w:rPr>
          <w:rFonts w:ascii="Verdana" w:eastAsia="MS PMincho" w:hAnsi="Verdana"/>
          <w:spacing w:val="-6"/>
          <w:sz w:val="20"/>
          <w:szCs w:val="20"/>
        </w:rPr>
        <w:t xml:space="preserve"> </w:t>
      </w:r>
      <w:r w:rsidRPr="00280E05">
        <w:rPr>
          <w:rFonts w:ascii="Verdana" w:eastAsia="MS PMincho" w:hAnsi="Verdana"/>
          <w:sz w:val="20"/>
          <w:szCs w:val="20"/>
        </w:rPr>
        <w:t>p</w:t>
      </w:r>
      <w:r w:rsidRPr="00280E05">
        <w:rPr>
          <w:rFonts w:ascii="Verdana" w:eastAsia="MS PMincho" w:hAnsi="Verdana"/>
          <w:spacing w:val="-3"/>
          <w:sz w:val="20"/>
          <w:szCs w:val="20"/>
        </w:rPr>
        <w:t>r</w:t>
      </w:r>
      <w:r w:rsidRPr="00280E05">
        <w:rPr>
          <w:rFonts w:ascii="Verdana" w:eastAsia="MS PMincho" w:hAnsi="Verdana"/>
          <w:sz w:val="20"/>
          <w:szCs w:val="20"/>
        </w:rPr>
        <w:t>emises</w:t>
      </w:r>
      <w:r w:rsidRPr="00280E05">
        <w:rPr>
          <w:rFonts w:ascii="Verdana" w:eastAsia="MS PMincho" w:hAnsi="Verdana"/>
          <w:spacing w:val="-14"/>
          <w:sz w:val="20"/>
          <w:szCs w:val="20"/>
        </w:rPr>
        <w:t xml:space="preserve"> </w:t>
      </w:r>
      <w:r w:rsidRPr="00280E05">
        <w:rPr>
          <w:rFonts w:ascii="Verdana" w:eastAsia="MS PMincho" w:hAnsi="Verdana"/>
          <w:sz w:val="20"/>
          <w:szCs w:val="20"/>
        </w:rPr>
        <w:t>and</w:t>
      </w:r>
      <w:r w:rsidRPr="00280E05">
        <w:rPr>
          <w:rFonts w:ascii="Verdana" w:eastAsia="MS PMincho" w:hAnsi="Verdana"/>
          <w:spacing w:val="7"/>
          <w:sz w:val="20"/>
          <w:szCs w:val="20"/>
        </w:rPr>
        <w:t xml:space="preserve"> </w:t>
      </w:r>
      <w:r w:rsidRPr="00280E05">
        <w:rPr>
          <w:rFonts w:ascii="Verdana" w:eastAsia="MS PMincho" w:hAnsi="Verdana"/>
          <w:w w:val="97"/>
          <w:sz w:val="20"/>
          <w:szCs w:val="20"/>
        </w:rPr>
        <w:t>se</w:t>
      </w:r>
      <w:r w:rsidRPr="00280E05">
        <w:rPr>
          <w:rFonts w:ascii="Verdana" w:eastAsia="MS PMincho" w:hAnsi="Verdana"/>
          <w:spacing w:val="5"/>
          <w:w w:val="97"/>
          <w:sz w:val="20"/>
          <w:szCs w:val="20"/>
        </w:rPr>
        <w:t>r</w:t>
      </w:r>
      <w:r w:rsidRPr="00280E05">
        <w:rPr>
          <w:rFonts w:ascii="Verdana" w:eastAsia="MS PMincho" w:hAnsi="Verdana"/>
          <w:spacing w:val="4"/>
          <w:w w:val="97"/>
          <w:sz w:val="20"/>
          <w:szCs w:val="20"/>
        </w:rPr>
        <w:t>v</w:t>
      </w:r>
      <w:r w:rsidRPr="00280E05">
        <w:rPr>
          <w:rFonts w:ascii="Verdana" w:eastAsia="MS PMincho" w:hAnsi="Verdana"/>
          <w:w w:val="97"/>
          <w:sz w:val="20"/>
          <w:szCs w:val="20"/>
        </w:rPr>
        <w:t>i</w:t>
      </w:r>
      <w:r w:rsidRPr="00280E05">
        <w:rPr>
          <w:rFonts w:ascii="Verdana" w:eastAsia="MS PMincho" w:hAnsi="Verdana"/>
          <w:spacing w:val="-3"/>
          <w:w w:val="97"/>
          <w:sz w:val="20"/>
          <w:szCs w:val="20"/>
        </w:rPr>
        <w:t>c</w:t>
      </w:r>
      <w:r w:rsidRPr="00280E05">
        <w:rPr>
          <w:rFonts w:ascii="Verdana" w:eastAsia="MS PMincho" w:hAnsi="Verdana"/>
          <w:w w:val="97"/>
          <w:sz w:val="20"/>
          <w:szCs w:val="20"/>
        </w:rPr>
        <w:t>e</w:t>
      </w:r>
      <w:r w:rsidRPr="00280E05">
        <w:rPr>
          <w:rFonts w:ascii="Verdana" w:eastAsia="MS PMincho" w:hAnsi="Verdana"/>
          <w:spacing w:val="-2"/>
          <w:w w:val="97"/>
          <w:sz w:val="20"/>
          <w:szCs w:val="20"/>
        </w:rPr>
        <w:t xml:space="preserve"> </w:t>
      </w:r>
      <w:r w:rsidRPr="00280E05">
        <w:rPr>
          <w:rFonts w:ascii="Verdana" w:eastAsia="MS PMincho" w:hAnsi="Verdana"/>
          <w:spacing w:val="-2"/>
          <w:sz w:val="20"/>
          <w:szCs w:val="20"/>
        </w:rPr>
        <w:t>c</w:t>
      </w:r>
      <w:r w:rsidRPr="00280E05">
        <w:rPr>
          <w:rFonts w:ascii="Verdana" w:eastAsia="MS PMincho" w:hAnsi="Verdana"/>
          <w:sz w:val="20"/>
          <w:szCs w:val="20"/>
        </w:rPr>
        <w:t>harges.</w:t>
      </w:r>
      <w:r w:rsidR="00615983" w:rsidRPr="00280E05">
        <w:rPr>
          <w:rFonts w:ascii="Verdana" w:eastAsia="MS PMincho" w:hAnsi="Verdana"/>
          <w:sz w:val="20"/>
          <w:szCs w:val="20"/>
        </w:rPr>
        <w:t xml:space="preserve"> </w:t>
      </w:r>
      <w:r w:rsidR="0066660D" w:rsidRPr="00280E05">
        <w:rPr>
          <w:rFonts w:ascii="Verdana" w:eastAsia="MS PMincho" w:hAnsi="Verdana"/>
          <w:sz w:val="20"/>
          <w:szCs w:val="20"/>
        </w:rPr>
        <w:t>This Code also gives guidance on best practice.</w:t>
      </w:r>
    </w:p>
    <w:p w14:paraId="7C3EFDCE" w14:textId="77777777" w:rsidR="008F312B" w:rsidRPr="00280E05" w:rsidRDefault="008F312B" w:rsidP="00114E30">
      <w:pPr>
        <w:rPr>
          <w:rFonts w:eastAsia="MS PMincho"/>
        </w:rPr>
      </w:pPr>
    </w:p>
    <w:p w14:paraId="179BCCD6" w14:textId="77777777" w:rsidR="008F312B" w:rsidRPr="00280E05" w:rsidRDefault="008F312B" w:rsidP="008F312B">
      <w:pPr>
        <w:widowControl w:val="0"/>
        <w:autoSpaceDE w:val="0"/>
        <w:autoSpaceDN w:val="0"/>
        <w:adjustRightInd w:val="0"/>
        <w:spacing w:line="243" w:lineRule="auto"/>
        <w:ind w:left="114" w:right="70"/>
        <w:rPr>
          <w:rFonts w:ascii="Verdana" w:eastAsia="MS PMincho" w:hAnsi="Verdana"/>
          <w:sz w:val="20"/>
          <w:szCs w:val="20"/>
        </w:rPr>
      </w:pPr>
      <w:r w:rsidRPr="00280E05">
        <w:rPr>
          <w:rFonts w:ascii="Verdana" w:eastAsia="MS PMincho" w:hAnsi="Verdana"/>
          <w:spacing w:val="-26"/>
          <w:sz w:val="20"/>
          <w:szCs w:val="20"/>
        </w:rPr>
        <w:t>T</w:t>
      </w:r>
      <w:r w:rsidRPr="00280E05">
        <w:rPr>
          <w:rFonts w:ascii="Verdana" w:eastAsia="MS PMincho" w:hAnsi="Verdana"/>
          <w:sz w:val="20"/>
          <w:szCs w:val="20"/>
        </w:rPr>
        <w:t>o</w:t>
      </w:r>
      <w:r w:rsidRPr="00280E05">
        <w:rPr>
          <w:rFonts w:ascii="Verdana" w:eastAsia="MS PMincho" w:hAnsi="Verdana"/>
          <w:spacing w:val="13"/>
          <w:sz w:val="20"/>
          <w:szCs w:val="20"/>
        </w:rPr>
        <w:t xml:space="preserve"> </w:t>
      </w:r>
      <w:r w:rsidRPr="00280E05">
        <w:rPr>
          <w:rFonts w:ascii="Verdana" w:eastAsia="MS PMincho" w:hAnsi="Verdana"/>
          <w:spacing w:val="2"/>
          <w:sz w:val="20"/>
          <w:szCs w:val="20"/>
        </w:rPr>
        <w:t>ensu</w:t>
      </w:r>
      <w:r w:rsidRPr="00280E05">
        <w:rPr>
          <w:rFonts w:ascii="Verdana" w:eastAsia="MS PMincho" w:hAnsi="Verdana"/>
          <w:spacing w:val="-1"/>
          <w:sz w:val="20"/>
          <w:szCs w:val="20"/>
        </w:rPr>
        <w:t>r</w:t>
      </w:r>
      <w:r w:rsidRPr="00280E05">
        <w:rPr>
          <w:rFonts w:ascii="Verdana" w:eastAsia="MS PMincho" w:hAnsi="Verdana"/>
          <w:sz w:val="20"/>
          <w:szCs w:val="20"/>
        </w:rPr>
        <w:t>e</w:t>
      </w:r>
      <w:r w:rsidRPr="00280E05">
        <w:rPr>
          <w:rFonts w:ascii="Verdana" w:eastAsia="MS PMincho" w:hAnsi="Verdana"/>
          <w:spacing w:val="13"/>
          <w:sz w:val="20"/>
          <w:szCs w:val="20"/>
        </w:rPr>
        <w:t xml:space="preserve"> </w:t>
      </w:r>
      <w:r w:rsidRPr="00280E05">
        <w:rPr>
          <w:rFonts w:ascii="Verdana" w:eastAsia="MS PMincho" w:hAnsi="Verdana"/>
          <w:spacing w:val="2"/>
          <w:sz w:val="20"/>
          <w:szCs w:val="20"/>
        </w:rPr>
        <w:t>tha</w:t>
      </w:r>
      <w:r w:rsidRPr="00280E05">
        <w:rPr>
          <w:rFonts w:ascii="Verdana" w:eastAsia="MS PMincho" w:hAnsi="Verdana"/>
          <w:sz w:val="20"/>
          <w:szCs w:val="20"/>
        </w:rPr>
        <w:t>t</w:t>
      </w:r>
      <w:r w:rsidRPr="00280E05">
        <w:rPr>
          <w:rFonts w:ascii="Verdana" w:eastAsia="MS PMincho" w:hAnsi="Verdana"/>
          <w:spacing w:val="26"/>
          <w:sz w:val="20"/>
          <w:szCs w:val="20"/>
        </w:rPr>
        <w:t xml:space="preserve"> </w:t>
      </w:r>
      <w:r w:rsidRPr="00280E05">
        <w:rPr>
          <w:rFonts w:ascii="Verdana" w:eastAsia="MS PMincho" w:hAnsi="Verdana"/>
          <w:spacing w:val="2"/>
          <w:sz w:val="20"/>
          <w:szCs w:val="20"/>
        </w:rPr>
        <w:t>thi</w:t>
      </w:r>
      <w:r w:rsidRPr="00280E05">
        <w:rPr>
          <w:rFonts w:ascii="Verdana" w:eastAsia="MS PMincho" w:hAnsi="Verdana"/>
          <w:sz w:val="20"/>
          <w:szCs w:val="20"/>
        </w:rPr>
        <w:t>s</w:t>
      </w:r>
      <w:r w:rsidRPr="00280E05">
        <w:rPr>
          <w:rFonts w:ascii="Verdana" w:eastAsia="MS PMincho" w:hAnsi="Verdana"/>
          <w:spacing w:val="13"/>
          <w:sz w:val="20"/>
          <w:szCs w:val="20"/>
        </w:rPr>
        <w:t xml:space="preserve"> </w:t>
      </w:r>
      <w:r w:rsidRPr="00280E05">
        <w:rPr>
          <w:rFonts w:ascii="Verdana" w:eastAsia="MS PMincho" w:hAnsi="Verdana"/>
          <w:spacing w:val="1"/>
          <w:sz w:val="20"/>
          <w:szCs w:val="20"/>
        </w:rPr>
        <w:t>d</w:t>
      </w:r>
      <w:r w:rsidRPr="00280E05">
        <w:rPr>
          <w:rFonts w:ascii="Verdana" w:eastAsia="MS PMincho" w:hAnsi="Verdana"/>
          <w:spacing w:val="3"/>
          <w:sz w:val="20"/>
          <w:szCs w:val="20"/>
        </w:rPr>
        <w:t>o</w:t>
      </w:r>
      <w:r w:rsidRPr="00280E05">
        <w:rPr>
          <w:rFonts w:ascii="Verdana" w:eastAsia="MS PMincho" w:hAnsi="Verdana"/>
          <w:spacing w:val="2"/>
          <w:sz w:val="20"/>
          <w:szCs w:val="20"/>
        </w:rPr>
        <w:t>cumen</w:t>
      </w:r>
      <w:r w:rsidRPr="00280E05">
        <w:rPr>
          <w:rFonts w:ascii="Verdana" w:eastAsia="MS PMincho" w:hAnsi="Verdana"/>
          <w:sz w:val="20"/>
          <w:szCs w:val="20"/>
        </w:rPr>
        <w:t>t</w:t>
      </w:r>
      <w:r w:rsidRPr="00280E05">
        <w:rPr>
          <w:rFonts w:ascii="Verdana" w:eastAsia="MS PMincho" w:hAnsi="Verdana"/>
          <w:spacing w:val="19"/>
          <w:sz w:val="20"/>
          <w:szCs w:val="20"/>
        </w:rPr>
        <w:t xml:space="preserve"> </w:t>
      </w:r>
      <w:r w:rsidRPr="00280E05">
        <w:rPr>
          <w:rFonts w:ascii="Verdana" w:eastAsia="MS PMincho" w:hAnsi="Verdana"/>
          <w:spacing w:val="2"/>
          <w:sz w:val="20"/>
          <w:szCs w:val="20"/>
        </w:rPr>
        <w:t>maintain</w:t>
      </w:r>
      <w:r w:rsidRPr="00280E05">
        <w:rPr>
          <w:rFonts w:ascii="Verdana" w:eastAsia="MS PMincho" w:hAnsi="Verdana"/>
          <w:sz w:val="20"/>
          <w:szCs w:val="20"/>
        </w:rPr>
        <w:t>s</w:t>
      </w:r>
      <w:r w:rsidRPr="00280E05">
        <w:rPr>
          <w:rFonts w:ascii="Verdana" w:eastAsia="MS PMincho" w:hAnsi="Verdana"/>
          <w:spacing w:val="25"/>
          <w:sz w:val="20"/>
          <w:szCs w:val="20"/>
        </w:rPr>
        <w:t xml:space="preserve"> </w:t>
      </w:r>
      <w:r w:rsidRPr="00280E05">
        <w:rPr>
          <w:rFonts w:ascii="Verdana" w:eastAsia="MS PMincho" w:hAnsi="Verdana"/>
          <w:spacing w:val="2"/>
          <w:sz w:val="20"/>
          <w:szCs w:val="20"/>
        </w:rPr>
        <w:t>it</w:t>
      </w:r>
      <w:r w:rsidRPr="00280E05">
        <w:rPr>
          <w:rFonts w:ascii="Verdana" w:eastAsia="MS PMincho" w:hAnsi="Verdana"/>
          <w:sz w:val="20"/>
          <w:szCs w:val="20"/>
        </w:rPr>
        <w:t>s</w:t>
      </w:r>
      <w:r w:rsidRPr="00280E05">
        <w:rPr>
          <w:rFonts w:ascii="Verdana" w:eastAsia="MS PMincho" w:hAnsi="Verdana"/>
          <w:spacing w:val="9"/>
          <w:sz w:val="20"/>
          <w:szCs w:val="20"/>
        </w:rPr>
        <w:t xml:space="preserve"> </w:t>
      </w:r>
      <w:r w:rsidRPr="00280E05">
        <w:rPr>
          <w:rFonts w:ascii="Verdana" w:eastAsia="MS PMincho" w:hAnsi="Verdana"/>
          <w:spacing w:val="2"/>
          <w:w w:val="95"/>
          <w:sz w:val="20"/>
          <w:szCs w:val="20"/>
        </w:rPr>
        <w:t>effe</w:t>
      </w:r>
      <w:r w:rsidRPr="00280E05">
        <w:rPr>
          <w:rFonts w:ascii="Verdana" w:eastAsia="MS PMincho" w:hAnsi="Verdana"/>
          <w:spacing w:val="3"/>
          <w:w w:val="95"/>
          <w:sz w:val="20"/>
          <w:szCs w:val="20"/>
        </w:rPr>
        <w:t>ct</w:t>
      </w:r>
      <w:r w:rsidRPr="00280E05">
        <w:rPr>
          <w:rFonts w:ascii="Verdana" w:eastAsia="MS PMincho" w:hAnsi="Verdana"/>
          <w:w w:val="95"/>
          <w:sz w:val="20"/>
          <w:szCs w:val="20"/>
        </w:rPr>
        <w:t>i</w:t>
      </w:r>
      <w:r w:rsidRPr="00280E05">
        <w:rPr>
          <w:rFonts w:ascii="Verdana" w:eastAsia="MS PMincho" w:hAnsi="Verdana"/>
          <w:spacing w:val="-2"/>
          <w:w w:val="95"/>
          <w:sz w:val="20"/>
          <w:szCs w:val="20"/>
        </w:rPr>
        <w:t>v</w:t>
      </w:r>
      <w:r w:rsidRPr="00280E05">
        <w:rPr>
          <w:rFonts w:ascii="Verdana" w:eastAsia="MS PMincho" w:hAnsi="Verdana"/>
          <w:spacing w:val="2"/>
          <w:w w:val="95"/>
          <w:sz w:val="20"/>
          <w:szCs w:val="20"/>
        </w:rPr>
        <w:t>enes</w:t>
      </w:r>
      <w:r w:rsidRPr="00280E05">
        <w:rPr>
          <w:rFonts w:ascii="Verdana" w:eastAsia="MS PMincho" w:hAnsi="Verdana"/>
          <w:w w:val="95"/>
          <w:sz w:val="20"/>
          <w:szCs w:val="20"/>
        </w:rPr>
        <w:t>s</w:t>
      </w:r>
      <w:r w:rsidRPr="00280E05">
        <w:rPr>
          <w:rFonts w:ascii="Verdana" w:eastAsia="MS PMincho" w:hAnsi="Verdana"/>
          <w:spacing w:val="22"/>
          <w:w w:val="95"/>
          <w:sz w:val="20"/>
          <w:szCs w:val="20"/>
        </w:rPr>
        <w:t xml:space="preserve"> </w:t>
      </w:r>
      <w:r w:rsidRPr="00280E05">
        <w:rPr>
          <w:rFonts w:ascii="Verdana" w:eastAsia="MS PMincho" w:hAnsi="Verdana"/>
          <w:spacing w:val="-1"/>
          <w:sz w:val="20"/>
          <w:szCs w:val="20"/>
        </w:rPr>
        <w:t>r</w:t>
      </w:r>
      <w:r w:rsidRPr="00280E05">
        <w:rPr>
          <w:rFonts w:ascii="Verdana" w:eastAsia="MS PMincho" w:hAnsi="Verdana"/>
          <w:spacing w:val="2"/>
          <w:sz w:val="20"/>
          <w:szCs w:val="20"/>
        </w:rPr>
        <w:t>eader</w:t>
      </w:r>
      <w:r w:rsidRPr="00280E05">
        <w:rPr>
          <w:rFonts w:ascii="Verdana" w:eastAsia="MS PMincho" w:hAnsi="Verdana"/>
          <w:sz w:val="20"/>
          <w:szCs w:val="20"/>
        </w:rPr>
        <w:t>s</w:t>
      </w:r>
      <w:r w:rsidRPr="00280E05">
        <w:rPr>
          <w:rFonts w:ascii="Verdana" w:eastAsia="MS PMincho" w:hAnsi="Verdana"/>
          <w:spacing w:val="9"/>
          <w:sz w:val="20"/>
          <w:szCs w:val="20"/>
        </w:rPr>
        <w:t xml:space="preserve"> </w:t>
      </w:r>
      <w:r w:rsidRPr="00280E05">
        <w:rPr>
          <w:rFonts w:ascii="Verdana" w:eastAsia="MS PMincho" w:hAnsi="Verdana"/>
          <w:spacing w:val="2"/>
          <w:sz w:val="20"/>
          <w:szCs w:val="20"/>
        </w:rPr>
        <w:t>a</w:t>
      </w:r>
      <w:r w:rsidRPr="00280E05">
        <w:rPr>
          <w:rFonts w:ascii="Verdana" w:eastAsia="MS PMincho" w:hAnsi="Verdana"/>
          <w:spacing w:val="-1"/>
          <w:sz w:val="20"/>
          <w:szCs w:val="20"/>
        </w:rPr>
        <w:t>r</w:t>
      </w:r>
      <w:r w:rsidRPr="00280E05">
        <w:rPr>
          <w:rFonts w:ascii="Verdana" w:eastAsia="MS PMincho" w:hAnsi="Verdana"/>
          <w:sz w:val="20"/>
          <w:szCs w:val="20"/>
        </w:rPr>
        <w:t>e</w:t>
      </w:r>
      <w:r w:rsidRPr="00280E05">
        <w:rPr>
          <w:rFonts w:ascii="Verdana" w:eastAsia="MS PMincho" w:hAnsi="Verdana"/>
          <w:spacing w:val="8"/>
          <w:sz w:val="20"/>
          <w:szCs w:val="20"/>
        </w:rPr>
        <w:t xml:space="preserve"> </w:t>
      </w:r>
      <w:r w:rsidRPr="00280E05">
        <w:rPr>
          <w:rFonts w:ascii="Verdana" w:eastAsia="MS PMincho" w:hAnsi="Verdana"/>
          <w:spacing w:val="2"/>
          <w:sz w:val="20"/>
          <w:szCs w:val="20"/>
        </w:rPr>
        <w:t>i</w:t>
      </w:r>
      <w:r w:rsidRPr="00280E05">
        <w:rPr>
          <w:rFonts w:ascii="Verdana" w:eastAsia="MS PMincho" w:hAnsi="Verdana"/>
          <w:spacing w:val="-4"/>
          <w:sz w:val="20"/>
          <w:szCs w:val="20"/>
        </w:rPr>
        <w:t>n</w:t>
      </w:r>
      <w:r w:rsidRPr="00280E05">
        <w:rPr>
          <w:rFonts w:ascii="Verdana" w:eastAsia="MS PMincho" w:hAnsi="Verdana"/>
          <w:spacing w:val="6"/>
          <w:sz w:val="20"/>
          <w:szCs w:val="20"/>
        </w:rPr>
        <w:t>v</w:t>
      </w:r>
      <w:r w:rsidRPr="00280E05">
        <w:rPr>
          <w:rFonts w:ascii="Verdana" w:eastAsia="MS PMincho" w:hAnsi="Verdana"/>
          <w:spacing w:val="2"/>
          <w:sz w:val="20"/>
          <w:szCs w:val="20"/>
        </w:rPr>
        <w:t>i</w:t>
      </w:r>
      <w:r w:rsidRPr="00280E05">
        <w:rPr>
          <w:rFonts w:ascii="Verdana" w:eastAsia="MS PMincho" w:hAnsi="Verdana"/>
          <w:sz w:val="20"/>
          <w:szCs w:val="20"/>
        </w:rPr>
        <w:t>t</w:t>
      </w:r>
      <w:r w:rsidRPr="00280E05">
        <w:rPr>
          <w:rFonts w:ascii="Verdana" w:eastAsia="MS PMincho" w:hAnsi="Verdana"/>
          <w:spacing w:val="2"/>
          <w:sz w:val="20"/>
          <w:szCs w:val="20"/>
        </w:rPr>
        <w:t>e</w:t>
      </w:r>
      <w:r w:rsidRPr="00280E05">
        <w:rPr>
          <w:rFonts w:ascii="Verdana" w:eastAsia="MS PMincho" w:hAnsi="Verdana"/>
          <w:sz w:val="20"/>
          <w:szCs w:val="20"/>
        </w:rPr>
        <w:t>d</w:t>
      </w:r>
      <w:r w:rsidRPr="00280E05">
        <w:rPr>
          <w:rFonts w:ascii="Verdana" w:eastAsia="MS PMincho" w:hAnsi="Verdana"/>
          <w:spacing w:val="8"/>
          <w:sz w:val="20"/>
          <w:szCs w:val="20"/>
        </w:rPr>
        <w:t xml:space="preserve"> </w:t>
      </w:r>
      <w:r w:rsidRPr="00280E05">
        <w:rPr>
          <w:rFonts w:ascii="Verdana" w:eastAsia="MS PMincho" w:hAnsi="Verdana"/>
          <w:sz w:val="20"/>
          <w:szCs w:val="20"/>
        </w:rPr>
        <w:t>to</w:t>
      </w:r>
      <w:r w:rsidRPr="00280E05">
        <w:rPr>
          <w:rFonts w:ascii="Verdana" w:eastAsia="MS PMincho" w:hAnsi="Verdana"/>
          <w:spacing w:val="20"/>
          <w:sz w:val="20"/>
          <w:szCs w:val="20"/>
        </w:rPr>
        <w:t xml:space="preserve"> </w:t>
      </w:r>
      <w:r w:rsidRPr="00280E05">
        <w:rPr>
          <w:rFonts w:ascii="Verdana" w:eastAsia="MS PMincho" w:hAnsi="Verdana"/>
          <w:spacing w:val="2"/>
          <w:sz w:val="20"/>
          <w:szCs w:val="20"/>
        </w:rPr>
        <w:t>ma</w:t>
      </w:r>
      <w:r w:rsidRPr="00280E05">
        <w:rPr>
          <w:rFonts w:ascii="Verdana" w:eastAsia="MS PMincho" w:hAnsi="Verdana"/>
          <w:spacing w:val="-2"/>
          <w:sz w:val="20"/>
          <w:szCs w:val="20"/>
        </w:rPr>
        <w:t>k</w:t>
      </w:r>
      <w:r w:rsidRPr="00280E05">
        <w:rPr>
          <w:rFonts w:ascii="Verdana" w:eastAsia="MS PMincho" w:hAnsi="Verdana"/>
          <w:sz w:val="20"/>
          <w:szCs w:val="20"/>
        </w:rPr>
        <w:t>e</w:t>
      </w:r>
      <w:r w:rsidRPr="00280E05">
        <w:rPr>
          <w:rFonts w:ascii="Verdana" w:eastAsia="MS PMincho" w:hAnsi="Verdana"/>
          <w:spacing w:val="8"/>
          <w:sz w:val="20"/>
          <w:szCs w:val="20"/>
        </w:rPr>
        <w:t xml:space="preserve"> </w:t>
      </w:r>
      <w:r w:rsidRPr="00280E05">
        <w:rPr>
          <w:rFonts w:ascii="Verdana" w:eastAsia="MS PMincho" w:hAnsi="Verdana"/>
          <w:spacing w:val="-1"/>
          <w:sz w:val="20"/>
          <w:szCs w:val="20"/>
        </w:rPr>
        <w:t>c</w:t>
      </w:r>
      <w:r w:rsidRPr="00280E05">
        <w:rPr>
          <w:rFonts w:ascii="Verdana" w:eastAsia="MS PMincho" w:hAnsi="Verdana"/>
          <w:spacing w:val="1"/>
          <w:sz w:val="20"/>
          <w:szCs w:val="20"/>
        </w:rPr>
        <w:t>o</w:t>
      </w:r>
      <w:r w:rsidRPr="00280E05">
        <w:rPr>
          <w:rFonts w:ascii="Verdana" w:eastAsia="MS PMincho" w:hAnsi="Verdana"/>
          <w:spacing w:val="2"/>
          <w:sz w:val="20"/>
          <w:szCs w:val="20"/>
        </w:rPr>
        <w:t>mment</w:t>
      </w:r>
      <w:r w:rsidRPr="00280E05">
        <w:rPr>
          <w:rFonts w:ascii="Verdana" w:eastAsia="MS PMincho" w:hAnsi="Verdana"/>
          <w:sz w:val="20"/>
          <w:szCs w:val="20"/>
        </w:rPr>
        <w:t>s</w:t>
      </w:r>
      <w:r w:rsidRPr="00280E05">
        <w:rPr>
          <w:rFonts w:ascii="Verdana" w:eastAsia="MS PMincho" w:hAnsi="Verdana"/>
          <w:spacing w:val="9"/>
          <w:sz w:val="20"/>
          <w:szCs w:val="20"/>
        </w:rPr>
        <w:t xml:space="preserve"> </w:t>
      </w:r>
      <w:r w:rsidRPr="00280E05">
        <w:rPr>
          <w:rFonts w:ascii="Verdana" w:eastAsia="MS PMincho" w:hAnsi="Verdana"/>
          <w:spacing w:val="2"/>
          <w:sz w:val="20"/>
          <w:szCs w:val="20"/>
        </w:rPr>
        <w:t>in</w:t>
      </w:r>
      <w:r w:rsidRPr="00280E05">
        <w:rPr>
          <w:rFonts w:ascii="Verdana" w:eastAsia="MS PMincho" w:hAnsi="Verdana"/>
          <w:spacing w:val="6"/>
          <w:sz w:val="20"/>
          <w:szCs w:val="20"/>
        </w:rPr>
        <w:t xml:space="preserve"> </w:t>
      </w:r>
      <w:r w:rsidRPr="00280E05">
        <w:rPr>
          <w:rFonts w:ascii="Verdana" w:eastAsia="MS PMincho" w:hAnsi="Verdana"/>
          <w:spacing w:val="4"/>
          <w:sz w:val="20"/>
          <w:szCs w:val="20"/>
        </w:rPr>
        <w:t>w</w:t>
      </w:r>
      <w:r w:rsidRPr="00280E05">
        <w:rPr>
          <w:rFonts w:ascii="Verdana" w:eastAsia="MS PMincho" w:hAnsi="Verdana"/>
          <w:spacing w:val="3"/>
          <w:sz w:val="20"/>
          <w:szCs w:val="20"/>
        </w:rPr>
        <w:t>r</w:t>
      </w:r>
      <w:r w:rsidRPr="00280E05">
        <w:rPr>
          <w:rFonts w:ascii="Verdana" w:eastAsia="MS PMincho" w:hAnsi="Verdana"/>
          <w:sz w:val="20"/>
          <w:szCs w:val="20"/>
        </w:rPr>
        <w:t>iting</w:t>
      </w:r>
      <w:r w:rsidRPr="00280E05">
        <w:rPr>
          <w:rFonts w:ascii="Verdana" w:eastAsia="MS PMincho" w:hAnsi="Verdana"/>
          <w:spacing w:val="-8"/>
          <w:sz w:val="20"/>
          <w:szCs w:val="20"/>
        </w:rPr>
        <w:t xml:space="preserve"> </w:t>
      </w:r>
      <w:r w:rsidRPr="00280E05">
        <w:rPr>
          <w:rFonts w:ascii="Verdana" w:eastAsia="MS PMincho" w:hAnsi="Verdana"/>
          <w:spacing w:val="-2"/>
          <w:sz w:val="20"/>
          <w:szCs w:val="20"/>
        </w:rPr>
        <w:t>t</w:t>
      </w:r>
      <w:r w:rsidRPr="00280E05">
        <w:rPr>
          <w:rFonts w:ascii="Verdana" w:eastAsia="MS PMincho" w:hAnsi="Verdana"/>
          <w:sz w:val="20"/>
          <w:szCs w:val="20"/>
        </w:rPr>
        <w:t>o</w:t>
      </w:r>
      <w:r w:rsidRPr="00280E05">
        <w:rPr>
          <w:rFonts w:ascii="Verdana" w:eastAsia="MS PMincho" w:hAnsi="Verdana"/>
          <w:spacing w:val="4"/>
          <w:sz w:val="20"/>
          <w:szCs w:val="20"/>
        </w:rPr>
        <w:t xml:space="preserve"> </w:t>
      </w:r>
      <w:r w:rsidRPr="00280E05">
        <w:rPr>
          <w:rFonts w:ascii="Verdana" w:eastAsia="MS PMincho" w:hAnsi="Verdana"/>
          <w:w w:val="94"/>
          <w:sz w:val="20"/>
          <w:szCs w:val="20"/>
        </w:rPr>
        <w:t>RICS</w:t>
      </w:r>
      <w:r w:rsidRPr="00280E05">
        <w:rPr>
          <w:rFonts w:ascii="Verdana" w:eastAsia="MS PMincho" w:hAnsi="Verdana"/>
          <w:spacing w:val="-2"/>
          <w:w w:val="94"/>
          <w:sz w:val="20"/>
          <w:szCs w:val="20"/>
        </w:rPr>
        <w:t xml:space="preserve"> </w:t>
      </w:r>
      <w:r w:rsidRPr="00280E05">
        <w:rPr>
          <w:rFonts w:ascii="Verdana" w:eastAsia="MS PMincho" w:hAnsi="Verdana"/>
          <w:sz w:val="20"/>
          <w:szCs w:val="20"/>
        </w:rPr>
        <w:t>so</w:t>
      </w:r>
      <w:r w:rsidRPr="00280E05">
        <w:rPr>
          <w:rFonts w:ascii="Verdana" w:eastAsia="MS PMincho" w:hAnsi="Verdana"/>
          <w:spacing w:val="-5"/>
          <w:sz w:val="20"/>
          <w:szCs w:val="20"/>
        </w:rPr>
        <w:t xml:space="preserve"> </w:t>
      </w:r>
      <w:r w:rsidRPr="00280E05">
        <w:rPr>
          <w:rFonts w:ascii="Verdana" w:eastAsia="MS PMincho" w:hAnsi="Verdana"/>
          <w:sz w:val="20"/>
          <w:szCs w:val="20"/>
        </w:rPr>
        <w:t>that</w:t>
      </w:r>
      <w:r w:rsidRPr="00280E05">
        <w:rPr>
          <w:rFonts w:ascii="Verdana" w:eastAsia="MS PMincho" w:hAnsi="Verdana"/>
          <w:spacing w:val="13"/>
          <w:sz w:val="20"/>
          <w:szCs w:val="20"/>
        </w:rPr>
        <w:t xml:space="preserve"> </w:t>
      </w:r>
      <w:r w:rsidRPr="00280E05">
        <w:rPr>
          <w:rFonts w:ascii="Verdana" w:eastAsia="MS PMincho" w:hAnsi="Verdana"/>
          <w:sz w:val="20"/>
          <w:szCs w:val="20"/>
        </w:rPr>
        <w:t>its</w:t>
      </w:r>
      <w:r w:rsidRPr="00280E05">
        <w:rPr>
          <w:rFonts w:ascii="Verdana" w:eastAsia="MS PMincho" w:hAnsi="Verdana"/>
          <w:spacing w:val="-9"/>
          <w:sz w:val="20"/>
          <w:szCs w:val="20"/>
        </w:rPr>
        <w:t xml:space="preserve"> </w:t>
      </w:r>
      <w:r w:rsidRPr="00280E05">
        <w:rPr>
          <w:rFonts w:ascii="Verdana" w:eastAsia="MS PMincho" w:hAnsi="Verdana"/>
          <w:spacing w:val="-3"/>
          <w:sz w:val="20"/>
          <w:szCs w:val="20"/>
        </w:rPr>
        <w:t>c</w:t>
      </w:r>
      <w:r w:rsidRPr="00280E05">
        <w:rPr>
          <w:rFonts w:ascii="Verdana" w:eastAsia="MS PMincho" w:hAnsi="Verdana"/>
          <w:spacing w:val="-1"/>
          <w:sz w:val="20"/>
          <w:szCs w:val="20"/>
        </w:rPr>
        <w:t>o</w:t>
      </w:r>
      <w:r w:rsidRPr="00280E05">
        <w:rPr>
          <w:rFonts w:ascii="Verdana" w:eastAsia="MS PMincho" w:hAnsi="Verdana"/>
          <w:sz w:val="20"/>
          <w:szCs w:val="20"/>
        </w:rPr>
        <w:t>n</w:t>
      </w:r>
      <w:r w:rsidRPr="00280E05">
        <w:rPr>
          <w:rFonts w:ascii="Verdana" w:eastAsia="MS PMincho" w:hAnsi="Verdana"/>
          <w:spacing w:val="-2"/>
          <w:sz w:val="20"/>
          <w:szCs w:val="20"/>
        </w:rPr>
        <w:t>t</w:t>
      </w:r>
      <w:r w:rsidRPr="00280E05">
        <w:rPr>
          <w:rFonts w:ascii="Verdana" w:eastAsia="MS PMincho" w:hAnsi="Verdana"/>
          <w:sz w:val="20"/>
          <w:szCs w:val="20"/>
        </w:rPr>
        <w:t>ents</w:t>
      </w:r>
      <w:r w:rsidRPr="00280E05">
        <w:rPr>
          <w:rFonts w:ascii="Verdana" w:eastAsia="MS PMincho" w:hAnsi="Verdana"/>
          <w:spacing w:val="6"/>
          <w:sz w:val="20"/>
          <w:szCs w:val="20"/>
        </w:rPr>
        <w:t xml:space="preserve"> </w:t>
      </w:r>
      <w:r w:rsidRPr="00280E05">
        <w:rPr>
          <w:rFonts w:ascii="Verdana" w:eastAsia="MS PMincho" w:hAnsi="Verdana"/>
          <w:sz w:val="20"/>
          <w:szCs w:val="20"/>
        </w:rPr>
        <w:t>can</w:t>
      </w:r>
      <w:r w:rsidRPr="00280E05">
        <w:rPr>
          <w:rFonts w:ascii="Verdana" w:eastAsia="MS PMincho" w:hAnsi="Verdana"/>
          <w:spacing w:val="-5"/>
          <w:sz w:val="20"/>
          <w:szCs w:val="20"/>
        </w:rPr>
        <w:t xml:space="preserve"> </w:t>
      </w:r>
      <w:r w:rsidRPr="00280E05">
        <w:rPr>
          <w:rFonts w:ascii="Verdana" w:eastAsia="MS PMincho" w:hAnsi="Verdana"/>
          <w:sz w:val="20"/>
          <w:szCs w:val="20"/>
        </w:rPr>
        <w:t>be</w:t>
      </w:r>
      <w:r w:rsidRPr="00280E05">
        <w:rPr>
          <w:rFonts w:ascii="Verdana" w:eastAsia="MS PMincho" w:hAnsi="Verdana"/>
          <w:spacing w:val="-7"/>
          <w:sz w:val="20"/>
          <w:szCs w:val="20"/>
        </w:rPr>
        <w:t xml:space="preserve"> </w:t>
      </w:r>
      <w:r w:rsidRPr="00280E05">
        <w:rPr>
          <w:rFonts w:ascii="Verdana" w:eastAsia="MS PMincho" w:hAnsi="Verdana"/>
          <w:spacing w:val="-4"/>
          <w:sz w:val="20"/>
          <w:szCs w:val="20"/>
        </w:rPr>
        <w:t>k</w:t>
      </w:r>
      <w:r w:rsidRPr="00280E05">
        <w:rPr>
          <w:rFonts w:ascii="Verdana" w:eastAsia="MS PMincho" w:hAnsi="Verdana"/>
          <w:sz w:val="20"/>
          <w:szCs w:val="20"/>
        </w:rPr>
        <w:t>ept</w:t>
      </w:r>
      <w:r w:rsidRPr="00280E05">
        <w:rPr>
          <w:rFonts w:ascii="Verdana" w:eastAsia="MS PMincho" w:hAnsi="Verdana"/>
          <w:spacing w:val="-1"/>
          <w:sz w:val="20"/>
          <w:szCs w:val="20"/>
        </w:rPr>
        <w:t xml:space="preserve"> </w:t>
      </w:r>
      <w:r w:rsidRPr="00280E05">
        <w:rPr>
          <w:rFonts w:ascii="Verdana" w:eastAsia="MS PMincho" w:hAnsi="Verdana"/>
          <w:sz w:val="20"/>
          <w:szCs w:val="20"/>
        </w:rPr>
        <w:t>under</w:t>
      </w:r>
      <w:r w:rsidRPr="00280E05">
        <w:rPr>
          <w:rFonts w:ascii="Verdana" w:eastAsia="MS PMincho" w:hAnsi="Verdana"/>
          <w:spacing w:val="18"/>
          <w:sz w:val="20"/>
          <w:szCs w:val="20"/>
        </w:rPr>
        <w:t xml:space="preserve"> </w:t>
      </w:r>
      <w:r w:rsidRPr="00280E05">
        <w:rPr>
          <w:rFonts w:ascii="Verdana" w:eastAsia="MS PMincho" w:hAnsi="Verdana"/>
          <w:spacing w:val="-3"/>
          <w:w w:val="96"/>
          <w:sz w:val="20"/>
          <w:szCs w:val="20"/>
        </w:rPr>
        <w:t>r</w:t>
      </w:r>
      <w:r w:rsidRPr="00280E05">
        <w:rPr>
          <w:rFonts w:ascii="Verdana" w:eastAsia="MS PMincho" w:hAnsi="Verdana"/>
          <w:spacing w:val="1"/>
          <w:w w:val="96"/>
          <w:sz w:val="20"/>
          <w:szCs w:val="20"/>
        </w:rPr>
        <w:t>e</w:t>
      </w:r>
      <w:r w:rsidRPr="00280E05">
        <w:rPr>
          <w:rFonts w:ascii="Verdana" w:eastAsia="MS PMincho" w:hAnsi="Verdana"/>
          <w:spacing w:val="4"/>
          <w:w w:val="96"/>
          <w:sz w:val="20"/>
          <w:szCs w:val="20"/>
        </w:rPr>
        <w:t>v</w:t>
      </w:r>
      <w:r w:rsidRPr="00280E05">
        <w:rPr>
          <w:rFonts w:ascii="Verdana" w:eastAsia="MS PMincho" w:hAnsi="Verdana"/>
          <w:w w:val="96"/>
          <w:sz w:val="20"/>
          <w:szCs w:val="20"/>
        </w:rPr>
        <w:t>ie</w:t>
      </w:r>
      <w:r w:rsidRPr="00280E05">
        <w:rPr>
          <w:rFonts w:ascii="Verdana" w:eastAsia="MS PMincho" w:hAnsi="Verdana"/>
          <w:spacing w:val="-11"/>
          <w:w w:val="96"/>
          <w:sz w:val="20"/>
          <w:szCs w:val="20"/>
        </w:rPr>
        <w:t>w</w:t>
      </w:r>
      <w:r w:rsidRPr="00280E05">
        <w:rPr>
          <w:rFonts w:ascii="Verdana" w:eastAsia="MS PMincho" w:hAnsi="Verdana"/>
          <w:w w:val="96"/>
          <w:sz w:val="20"/>
          <w:szCs w:val="20"/>
        </w:rPr>
        <w:t>.</w:t>
      </w:r>
      <w:r w:rsidRPr="00280E05">
        <w:rPr>
          <w:rFonts w:ascii="Verdana" w:eastAsia="MS PMincho" w:hAnsi="Verdana"/>
          <w:spacing w:val="-4"/>
          <w:w w:val="96"/>
          <w:sz w:val="20"/>
          <w:szCs w:val="20"/>
        </w:rPr>
        <w:t xml:space="preserve"> </w:t>
      </w:r>
      <w:r w:rsidRPr="00280E05">
        <w:rPr>
          <w:rFonts w:ascii="Verdana" w:eastAsia="MS PMincho" w:hAnsi="Verdana"/>
          <w:w w:val="96"/>
          <w:sz w:val="20"/>
          <w:szCs w:val="20"/>
        </w:rPr>
        <w:t>Please</w:t>
      </w:r>
      <w:r w:rsidRPr="00280E05">
        <w:rPr>
          <w:rFonts w:ascii="Verdana" w:eastAsia="MS PMincho" w:hAnsi="Verdana"/>
          <w:spacing w:val="-8"/>
          <w:w w:val="96"/>
          <w:sz w:val="20"/>
          <w:szCs w:val="20"/>
        </w:rPr>
        <w:t xml:space="preserve"> </w:t>
      </w:r>
      <w:r w:rsidRPr="00280E05">
        <w:rPr>
          <w:rFonts w:ascii="Verdana" w:eastAsia="MS PMincho" w:hAnsi="Verdana"/>
          <w:sz w:val="20"/>
          <w:szCs w:val="20"/>
        </w:rPr>
        <w:t>send</w:t>
      </w:r>
      <w:r w:rsidRPr="00280E05">
        <w:rPr>
          <w:rFonts w:ascii="Verdana" w:eastAsia="MS PMincho" w:hAnsi="Verdana"/>
          <w:spacing w:val="-5"/>
          <w:sz w:val="20"/>
          <w:szCs w:val="20"/>
        </w:rPr>
        <w:t xml:space="preserve"> </w:t>
      </w:r>
      <w:r w:rsidRPr="00280E05">
        <w:rPr>
          <w:rFonts w:ascii="Verdana" w:eastAsia="MS PMincho" w:hAnsi="Verdana"/>
          <w:spacing w:val="-4"/>
          <w:sz w:val="20"/>
          <w:szCs w:val="20"/>
        </w:rPr>
        <w:t>y</w:t>
      </w:r>
      <w:r w:rsidRPr="00280E05">
        <w:rPr>
          <w:rFonts w:ascii="Verdana" w:eastAsia="MS PMincho" w:hAnsi="Verdana"/>
          <w:sz w:val="20"/>
          <w:szCs w:val="20"/>
        </w:rPr>
        <w:t xml:space="preserve">our </w:t>
      </w:r>
      <w:r w:rsidRPr="00280E05">
        <w:rPr>
          <w:rFonts w:ascii="Verdana" w:eastAsia="MS PMincho" w:hAnsi="Verdana"/>
          <w:spacing w:val="-3"/>
          <w:sz w:val="20"/>
          <w:szCs w:val="20"/>
        </w:rPr>
        <w:t>c</w:t>
      </w:r>
      <w:r w:rsidRPr="00280E05">
        <w:rPr>
          <w:rFonts w:ascii="Verdana" w:eastAsia="MS PMincho" w:hAnsi="Verdana"/>
          <w:spacing w:val="-1"/>
          <w:sz w:val="20"/>
          <w:szCs w:val="20"/>
        </w:rPr>
        <w:t>o</w:t>
      </w:r>
      <w:r w:rsidRPr="00280E05">
        <w:rPr>
          <w:rFonts w:ascii="Verdana" w:eastAsia="MS PMincho" w:hAnsi="Verdana"/>
          <w:sz w:val="20"/>
          <w:szCs w:val="20"/>
        </w:rPr>
        <w:t>mments</w:t>
      </w:r>
      <w:r w:rsidRPr="00280E05">
        <w:rPr>
          <w:rFonts w:ascii="Verdana" w:eastAsia="MS PMincho" w:hAnsi="Verdana"/>
          <w:spacing w:val="-7"/>
          <w:sz w:val="20"/>
          <w:szCs w:val="20"/>
        </w:rPr>
        <w:t xml:space="preserve"> </w:t>
      </w:r>
      <w:r w:rsidRPr="00280E05">
        <w:rPr>
          <w:rFonts w:ascii="Verdana" w:eastAsia="MS PMincho" w:hAnsi="Verdana"/>
          <w:spacing w:val="-2"/>
          <w:w w:val="111"/>
          <w:sz w:val="20"/>
          <w:szCs w:val="20"/>
        </w:rPr>
        <w:t>t</w:t>
      </w:r>
      <w:r w:rsidRPr="00280E05">
        <w:rPr>
          <w:rFonts w:ascii="Verdana" w:eastAsia="MS PMincho" w:hAnsi="Verdana"/>
          <w:w w:val="103"/>
          <w:sz w:val="20"/>
          <w:szCs w:val="20"/>
        </w:rPr>
        <w:t>o</w:t>
      </w:r>
      <w:r w:rsidRPr="00280E05">
        <w:rPr>
          <w:rFonts w:ascii="Verdana" w:eastAsia="MS PMincho" w:hAnsi="Verdana"/>
          <w:w w:val="86"/>
          <w:sz w:val="20"/>
          <w:szCs w:val="20"/>
        </w:rPr>
        <w:t>:</w:t>
      </w:r>
    </w:p>
    <w:p w14:paraId="4F0DF11A" w14:textId="77777777" w:rsidR="008F312B" w:rsidRPr="00280E05" w:rsidRDefault="008F312B" w:rsidP="008F312B">
      <w:pPr>
        <w:widowControl w:val="0"/>
        <w:autoSpaceDE w:val="0"/>
        <w:autoSpaceDN w:val="0"/>
        <w:adjustRightInd w:val="0"/>
        <w:spacing w:line="280" w:lineRule="exact"/>
        <w:rPr>
          <w:rFonts w:ascii="Verdana" w:eastAsia="MS PMincho" w:hAnsi="Verdana"/>
          <w:sz w:val="20"/>
          <w:szCs w:val="20"/>
        </w:rPr>
      </w:pPr>
    </w:p>
    <w:p w14:paraId="64E75799" w14:textId="77777777" w:rsidR="008F312B" w:rsidRPr="00280E05" w:rsidRDefault="008F312B" w:rsidP="00552E72">
      <w:pPr>
        <w:ind w:left="142"/>
        <w:rPr>
          <w:rFonts w:ascii="Verdana" w:eastAsia="MS PMincho" w:hAnsi="Verdana"/>
          <w:sz w:val="20"/>
          <w:szCs w:val="20"/>
        </w:rPr>
      </w:pPr>
      <w:r w:rsidRPr="00280E05">
        <w:rPr>
          <w:rFonts w:ascii="Verdana" w:eastAsia="MS PMincho" w:hAnsi="Verdana"/>
          <w:spacing w:val="-6"/>
          <w:w w:val="97"/>
          <w:sz w:val="20"/>
          <w:szCs w:val="20"/>
        </w:rPr>
        <w:t>R</w:t>
      </w:r>
      <w:r w:rsidRPr="00280E05">
        <w:rPr>
          <w:rFonts w:ascii="Verdana" w:eastAsia="MS PMincho" w:hAnsi="Verdana"/>
          <w:w w:val="97"/>
          <w:sz w:val="20"/>
          <w:szCs w:val="20"/>
        </w:rPr>
        <w:t>esidential</w:t>
      </w:r>
      <w:r w:rsidRPr="00280E05">
        <w:rPr>
          <w:rFonts w:ascii="Verdana" w:eastAsia="MS PMincho" w:hAnsi="Verdana"/>
          <w:spacing w:val="5"/>
          <w:w w:val="97"/>
          <w:sz w:val="20"/>
          <w:szCs w:val="20"/>
        </w:rPr>
        <w:t xml:space="preserve"> </w:t>
      </w:r>
      <w:r w:rsidRPr="00280E05">
        <w:rPr>
          <w:rFonts w:ascii="Verdana" w:eastAsia="MS PMincho" w:hAnsi="Verdana"/>
          <w:spacing w:val="-4"/>
          <w:w w:val="97"/>
          <w:sz w:val="20"/>
          <w:szCs w:val="20"/>
        </w:rPr>
        <w:t>P</w:t>
      </w:r>
      <w:r w:rsidRPr="00280E05">
        <w:rPr>
          <w:rFonts w:ascii="Verdana" w:eastAsia="MS PMincho" w:hAnsi="Verdana"/>
          <w:spacing w:val="-3"/>
          <w:w w:val="97"/>
          <w:sz w:val="20"/>
          <w:szCs w:val="20"/>
        </w:rPr>
        <w:t>r</w:t>
      </w:r>
      <w:r w:rsidRPr="00280E05">
        <w:rPr>
          <w:rFonts w:ascii="Verdana" w:eastAsia="MS PMincho" w:hAnsi="Verdana"/>
          <w:w w:val="97"/>
          <w:sz w:val="20"/>
          <w:szCs w:val="20"/>
        </w:rPr>
        <w:t>ofessional</w:t>
      </w:r>
      <w:r w:rsidRPr="00280E05">
        <w:rPr>
          <w:rFonts w:ascii="Verdana" w:eastAsia="MS PMincho" w:hAnsi="Verdana"/>
          <w:spacing w:val="8"/>
          <w:w w:val="97"/>
          <w:sz w:val="20"/>
          <w:szCs w:val="20"/>
        </w:rPr>
        <w:t xml:space="preserve"> </w:t>
      </w:r>
      <w:r w:rsidRPr="00280E05">
        <w:rPr>
          <w:rFonts w:ascii="Verdana" w:eastAsia="MS PMincho" w:hAnsi="Verdana"/>
          <w:spacing w:val="-2"/>
          <w:w w:val="97"/>
          <w:sz w:val="20"/>
          <w:szCs w:val="20"/>
        </w:rPr>
        <w:t>G</w:t>
      </w:r>
      <w:r w:rsidRPr="00280E05">
        <w:rPr>
          <w:rFonts w:ascii="Verdana" w:eastAsia="MS PMincho" w:hAnsi="Verdana"/>
          <w:spacing w:val="-3"/>
          <w:w w:val="110"/>
          <w:sz w:val="20"/>
          <w:szCs w:val="20"/>
        </w:rPr>
        <w:t>r</w:t>
      </w:r>
      <w:r w:rsidRPr="00280E05">
        <w:rPr>
          <w:rFonts w:ascii="Verdana" w:eastAsia="MS PMincho" w:hAnsi="Verdana"/>
          <w:w w:val="105"/>
          <w:sz w:val="20"/>
          <w:szCs w:val="20"/>
        </w:rPr>
        <w:t>oup</w:t>
      </w:r>
    </w:p>
    <w:p w14:paraId="1A186AAA" w14:textId="77777777" w:rsidR="008F312B" w:rsidRPr="00280E05" w:rsidRDefault="008F312B" w:rsidP="008F312B">
      <w:pPr>
        <w:widowControl w:val="0"/>
        <w:tabs>
          <w:tab w:val="left" w:pos="142"/>
        </w:tabs>
        <w:autoSpaceDE w:val="0"/>
        <w:autoSpaceDN w:val="0"/>
        <w:adjustRightInd w:val="0"/>
        <w:spacing w:before="4"/>
        <w:ind w:left="114" w:right="-46"/>
        <w:rPr>
          <w:rFonts w:ascii="Verdana" w:eastAsia="MS PMincho" w:hAnsi="Verdana"/>
          <w:sz w:val="20"/>
          <w:szCs w:val="20"/>
        </w:rPr>
      </w:pPr>
      <w:r w:rsidRPr="00280E05">
        <w:rPr>
          <w:rFonts w:ascii="Verdana" w:eastAsia="MS PMincho" w:hAnsi="Verdana"/>
          <w:sz w:val="20"/>
          <w:szCs w:val="20"/>
        </w:rPr>
        <w:t>The</w:t>
      </w:r>
      <w:r w:rsidRPr="00280E05">
        <w:rPr>
          <w:rFonts w:ascii="Verdana" w:eastAsia="MS PMincho" w:hAnsi="Verdana"/>
          <w:spacing w:val="-15"/>
          <w:sz w:val="20"/>
          <w:szCs w:val="20"/>
        </w:rPr>
        <w:t xml:space="preserve"> </w:t>
      </w:r>
      <w:r w:rsidRPr="00280E05">
        <w:rPr>
          <w:rFonts w:ascii="Verdana" w:eastAsia="MS PMincho" w:hAnsi="Verdana"/>
          <w:spacing w:val="-4"/>
          <w:w w:val="94"/>
          <w:sz w:val="20"/>
          <w:szCs w:val="20"/>
        </w:rPr>
        <w:t>Ro</w:t>
      </w:r>
      <w:r w:rsidRPr="00280E05">
        <w:rPr>
          <w:rFonts w:ascii="Verdana" w:eastAsia="MS PMincho" w:hAnsi="Verdana"/>
          <w:spacing w:val="-2"/>
          <w:w w:val="94"/>
          <w:sz w:val="20"/>
          <w:szCs w:val="20"/>
        </w:rPr>
        <w:t>y</w:t>
      </w:r>
      <w:r w:rsidRPr="00280E05">
        <w:rPr>
          <w:rFonts w:ascii="Verdana" w:eastAsia="MS PMincho" w:hAnsi="Verdana"/>
          <w:w w:val="94"/>
          <w:sz w:val="20"/>
          <w:szCs w:val="20"/>
        </w:rPr>
        <w:t>al</w:t>
      </w:r>
      <w:r w:rsidRPr="00280E05">
        <w:rPr>
          <w:rFonts w:ascii="Verdana" w:eastAsia="MS PMincho" w:hAnsi="Verdana"/>
          <w:spacing w:val="2"/>
          <w:w w:val="94"/>
          <w:sz w:val="20"/>
          <w:szCs w:val="20"/>
        </w:rPr>
        <w:t xml:space="preserve"> </w:t>
      </w:r>
      <w:r w:rsidRPr="00280E05">
        <w:rPr>
          <w:rFonts w:ascii="Verdana" w:eastAsia="MS PMincho" w:hAnsi="Verdana"/>
          <w:spacing w:val="-3"/>
          <w:sz w:val="20"/>
          <w:szCs w:val="20"/>
        </w:rPr>
        <w:t>I</w:t>
      </w:r>
      <w:r w:rsidRPr="00280E05">
        <w:rPr>
          <w:rFonts w:ascii="Verdana" w:eastAsia="MS PMincho" w:hAnsi="Verdana"/>
          <w:sz w:val="20"/>
          <w:szCs w:val="20"/>
        </w:rPr>
        <w:t>nstitution</w:t>
      </w:r>
      <w:r w:rsidR="00D05E16" w:rsidRPr="00280E05">
        <w:rPr>
          <w:rFonts w:ascii="Verdana" w:eastAsia="MS PMincho" w:hAnsi="Verdana"/>
          <w:sz w:val="20"/>
          <w:szCs w:val="20"/>
        </w:rPr>
        <w:t xml:space="preserve"> </w:t>
      </w:r>
      <w:r w:rsidRPr="00280E05">
        <w:rPr>
          <w:rFonts w:ascii="Verdana" w:eastAsia="MS PMincho" w:hAnsi="Verdana"/>
          <w:sz w:val="20"/>
          <w:szCs w:val="20"/>
        </w:rPr>
        <w:t>of</w:t>
      </w:r>
      <w:r w:rsidRPr="00280E05">
        <w:rPr>
          <w:rFonts w:ascii="Verdana" w:eastAsia="MS PMincho" w:hAnsi="Verdana"/>
          <w:spacing w:val="-3"/>
          <w:sz w:val="20"/>
          <w:szCs w:val="20"/>
        </w:rPr>
        <w:t xml:space="preserve"> </w:t>
      </w:r>
      <w:r w:rsidRPr="00280E05">
        <w:rPr>
          <w:rFonts w:ascii="Verdana" w:eastAsia="MS PMincho" w:hAnsi="Verdana"/>
          <w:spacing w:val="-1"/>
          <w:sz w:val="20"/>
          <w:szCs w:val="20"/>
        </w:rPr>
        <w:t>C</w:t>
      </w:r>
      <w:r w:rsidRPr="00280E05">
        <w:rPr>
          <w:rFonts w:ascii="Verdana" w:eastAsia="MS PMincho" w:hAnsi="Verdana"/>
          <w:sz w:val="20"/>
          <w:szCs w:val="20"/>
        </w:rPr>
        <w:t>ha</w:t>
      </w:r>
      <w:r w:rsidRPr="00280E05">
        <w:rPr>
          <w:rFonts w:ascii="Verdana" w:eastAsia="MS PMincho" w:hAnsi="Verdana"/>
          <w:spacing w:val="4"/>
          <w:sz w:val="20"/>
          <w:szCs w:val="20"/>
        </w:rPr>
        <w:t>r</w:t>
      </w:r>
      <w:r w:rsidRPr="00280E05">
        <w:rPr>
          <w:rFonts w:ascii="Verdana" w:eastAsia="MS PMincho" w:hAnsi="Verdana"/>
          <w:spacing w:val="-2"/>
          <w:sz w:val="20"/>
          <w:szCs w:val="20"/>
        </w:rPr>
        <w:t>t</w:t>
      </w:r>
      <w:r w:rsidRPr="00280E05">
        <w:rPr>
          <w:rFonts w:ascii="Verdana" w:eastAsia="MS PMincho" w:hAnsi="Verdana"/>
          <w:spacing w:val="-1"/>
          <w:sz w:val="20"/>
          <w:szCs w:val="20"/>
        </w:rPr>
        <w:t>e</w:t>
      </w:r>
      <w:r w:rsidRPr="00280E05">
        <w:rPr>
          <w:rFonts w:ascii="Verdana" w:eastAsia="MS PMincho" w:hAnsi="Verdana"/>
          <w:spacing w:val="-3"/>
          <w:sz w:val="20"/>
          <w:szCs w:val="20"/>
        </w:rPr>
        <w:t>r</w:t>
      </w:r>
      <w:r w:rsidRPr="00280E05">
        <w:rPr>
          <w:rFonts w:ascii="Verdana" w:eastAsia="MS PMincho" w:hAnsi="Verdana"/>
          <w:sz w:val="20"/>
          <w:szCs w:val="20"/>
        </w:rPr>
        <w:t>ed</w:t>
      </w:r>
      <w:r w:rsidRPr="00280E05">
        <w:rPr>
          <w:rFonts w:ascii="Verdana" w:eastAsia="MS PMincho" w:hAnsi="Verdana"/>
          <w:spacing w:val="7"/>
          <w:sz w:val="20"/>
          <w:szCs w:val="20"/>
        </w:rPr>
        <w:t xml:space="preserve"> </w:t>
      </w:r>
      <w:r w:rsidRPr="00280E05">
        <w:rPr>
          <w:rFonts w:ascii="Verdana" w:eastAsia="MS PMincho" w:hAnsi="Verdana"/>
          <w:spacing w:val="-3"/>
          <w:sz w:val="20"/>
          <w:szCs w:val="20"/>
        </w:rPr>
        <w:t>S</w:t>
      </w:r>
      <w:r w:rsidRPr="00280E05">
        <w:rPr>
          <w:rFonts w:ascii="Verdana" w:eastAsia="MS PMincho" w:hAnsi="Verdana"/>
          <w:sz w:val="20"/>
          <w:szCs w:val="20"/>
        </w:rPr>
        <w:t>u</w:t>
      </w:r>
      <w:r w:rsidRPr="00280E05">
        <w:rPr>
          <w:rFonts w:ascii="Verdana" w:eastAsia="MS PMincho" w:hAnsi="Verdana"/>
          <w:spacing w:val="5"/>
          <w:sz w:val="20"/>
          <w:szCs w:val="20"/>
        </w:rPr>
        <w:t>r</w:t>
      </w:r>
      <w:r w:rsidRPr="00280E05">
        <w:rPr>
          <w:rFonts w:ascii="Verdana" w:eastAsia="MS PMincho" w:hAnsi="Verdana"/>
          <w:spacing w:val="-4"/>
          <w:sz w:val="20"/>
          <w:szCs w:val="20"/>
        </w:rPr>
        <w:t>v</w:t>
      </w:r>
      <w:r w:rsidRPr="00280E05">
        <w:rPr>
          <w:rFonts w:ascii="Verdana" w:eastAsia="MS PMincho" w:hAnsi="Verdana"/>
          <w:spacing w:val="2"/>
          <w:sz w:val="20"/>
          <w:szCs w:val="20"/>
        </w:rPr>
        <w:t>e</w:t>
      </w:r>
      <w:r w:rsidRPr="00280E05">
        <w:rPr>
          <w:rFonts w:ascii="Verdana" w:eastAsia="MS PMincho" w:hAnsi="Verdana"/>
          <w:spacing w:val="-4"/>
          <w:sz w:val="20"/>
          <w:szCs w:val="20"/>
        </w:rPr>
        <w:t>y</w:t>
      </w:r>
      <w:r w:rsidRPr="00280E05">
        <w:rPr>
          <w:rFonts w:ascii="Verdana" w:eastAsia="MS PMincho" w:hAnsi="Verdana"/>
          <w:sz w:val="20"/>
          <w:szCs w:val="20"/>
        </w:rPr>
        <w:t>ors</w:t>
      </w:r>
    </w:p>
    <w:p w14:paraId="35C0CCAE" w14:textId="77777777" w:rsidR="00D05E16" w:rsidRPr="00280E05" w:rsidRDefault="008F312B" w:rsidP="008F312B">
      <w:pPr>
        <w:widowControl w:val="0"/>
        <w:autoSpaceDE w:val="0"/>
        <w:autoSpaceDN w:val="0"/>
        <w:adjustRightInd w:val="0"/>
        <w:spacing w:before="4" w:line="243" w:lineRule="auto"/>
        <w:ind w:left="114" w:right="-46"/>
        <w:rPr>
          <w:rFonts w:ascii="Verdana" w:eastAsia="MS PMincho" w:hAnsi="Verdana"/>
          <w:spacing w:val="-9"/>
          <w:sz w:val="20"/>
          <w:szCs w:val="20"/>
        </w:rPr>
      </w:pPr>
      <w:r w:rsidRPr="00280E05">
        <w:rPr>
          <w:rFonts w:ascii="Verdana" w:eastAsia="MS PMincho" w:hAnsi="Verdana"/>
          <w:spacing w:val="-9"/>
          <w:sz w:val="20"/>
          <w:szCs w:val="20"/>
        </w:rPr>
        <w:t>P</w:t>
      </w:r>
      <w:r w:rsidRPr="00280E05">
        <w:rPr>
          <w:rFonts w:ascii="Verdana" w:eastAsia="MS PMincho" w:hAnsi="Verdana"/>
          <w:sz w:val="20"/>
          <w:szCs w:val="20"/>
        </w:rPr>
        <w:t>arliament</w:t>
      </w:r>
      <w:r w:rsidRPr="00280E05">
        <w:rPr>
          <w:rFonts w:ascii="Verdana" w:eastAsia="MS PMincho" w:hAnsi="Verdana"/>
          <w:spacing w:val="7"/>
          <w:sz w:val="20"/>
          <w:szCs w:val="20"/>
        </w:rPr>
        <w:t xml:space="preserve"> </w:t>
      </w:r>
      <w:r w:rsidRPr="00280E05">
        <w:rPr>
          <w:rFonts w:ascii="Verdana" w:eastAsia="MS PMincho" w:hAnsi="Verdana"/>
          <w:sz w:val="20"/>
          <w:szCs w:val="20"/>
        </w:rPr>
        <w:t>Squa</w:t>
      </w:r>
      <w:r w:rsidRPr="00280E05">
        <w:rPr>
          <w:rFonts w:ascii="Verdana" w:eastAsia="MS PMincho" w:hAnsi="Verdana"/>
          <w:spacing w:val="-3"/>
          <w:sz w:val="20"/>
          <w:szCs w:val="20"/>
        </w:rPr>
        <w:t>r</w:t>
      </w:r>
      <w:r w:rsidRPr="00280E05">
        <w:rPr>
          <w:rFonts w:ascii="Verdana" w:eastAsia="MS PMincho" w:hAnsi="Verdana"/>
          <w:sz w:val="20"/>
          <w:szCs w:val="20"/>
        </w:rPr>
        <w:t>e</w:t>
      </w:r>
      <w:r w:rsidRPr="00280E05">
        <w:rPr>
          <w:rFonts w:ascii="Verdana" w:eastAsia="MS PMincho" w:hAnsi="Verdana"/>
          <w:spacing w:val="-9"/>
          <w:sz w:val="20"/>
          <w:szCs w:val="20"/>
        </w:rPr>
        <w:t xml:space="preserve"> </w:t>
      </w:r>
    </w:p>
    <w:p w14:paraId="40790FA5" w14:textId="77777777" w:rsidR="008F312B" w:rsidRPr="00280E05" w:rsidRDefault="008F312B" w:rsidP="008F312B">
      <w:pPr>
        <w:widowControl w:val="0"/>
        <w:autoSpaceDE w:val="0"/>
        <w:autoSpaceDN w:val="0"/>
        <w:adjustRightInd w:val="0"/>
        <w:spacing w:before="4" w:line="243" w:lineRule="auto"/>
        <w:ind w:left="114" w:right="-46"/>
        <w:rPr>
          <w:rFonts w:ascii="Verdana" w:eastAsia="MS PMincho" w:hAnsi="Verdana"/>
          <w:spacing w:val="-1"/>
          <w:w w:val="102"/>
          <w:sz w:val="20"/>
          <w:szCs w:val="20"/>
        </w:rPr>
      </w:pPr>
      <w:r w:rsidRPr="00280E05">
        <w:rPr>
          <w:rFonts w:ascii="Verdana" w:eastAsia="MS PMincho" w:hAnsi="Verdana"/>
          <w:spacing w:val="-1"/>
          <w:w w:val="102"/>
          <w:sz w:val="20"/>
          <w:szCs w:val="20"/>
        </w:rPr>
        <w:t>London</w:t>
      </w:r>
    </w:p>
    <w:p w14:paraId="7F59FE03" w14:textId="77777777" w:rsidR="008F312B" w:rsidRPr="00552E72" w:rsidRDefault="008F312B" w:rsidP="008F312B">
      <w:pPr>
        <w:widowControl w:val="0"/>
        <w:autoSpaceDE w:val="0"/>
        <w:autoSpaceDN w:val="0"/>
        <w:adjustRightInd w:val="0"/>
        <w:spacing w:before="4" w:line="243" w:lineRule="auto"/>
        <w:ind w:left="114" w:right="-46"/>
        <w:rPr>
          <w:rFonts w:ascii="Verdana" w:eastAsia="MS PMincho" w:hAnsi="Verdana"/>
          <w:spacing w:val="-1"/>
          <w:w w:val="102"/>
          <w:sz w:val="20"/>
          <w:szCs w:val="20"/>
        </w:rPr>
      </w:pPr>
      <w:r w:rsidRPr="00552E72">
        <w:rPr>
          <w:rFonts w:ascii="Verdana" w:eastAsia="MS PMincho" w:hAnsi="Verdana"/>
          <w:spacing w:val="-1"/>
          <w:w w:val="102"/>
          <w:sz w:val="20"/>
          <w:szCs w:val="20"/>
        </w:rPr>
        <w:t>SW1P 3AD</w:t>
      </w:r>
    </w:p>
    <w:p w14:paraId="3A72A776" w14:textId="77777777" w:rsidR="007179D5" w:rsidRDefault="00FD72DC" w:rsidP="008F312B">
      <w:pPr>
        <w:widowControl w:val="0"/>
        <w:autoSpaceDE w:val="0"/>
        <w:autoSpaceDN w:val="0"/>
        <w:adjustRightInd w:val="0"/>
        <w:spacing w:before="4" w:line="243" w:lineRule="auto"/>
        <w:ind w:left="114" w:right="-46"/>
        <w:rPr>
          <w:rFonts w:ascii="Verdana" w:eastAsia="MS PMincho" w:hAnsi="Verdana"/>
          <w:color w:val="363435"/>
          <w:spacing w:val="-1"/>
          <w:w w:val="102"/>
          <w:sz w:val="20"/>
          <w:szCs w:val="20"/>
        </w:rPr>
      </w:pPr>
      <w:hyperlink r:id="rId12" w:history="1">
        <w:r w:rsidR="00A67F20" w:rsidRPr="00DA2246">
          <w:rPr>
            <w:rStyle w:val="Hyperlink"/>
            <w:rFonts w:ascii="Verdana" w:eastAsia="MS PMincho" w:hAnsi="Verdana"/>
            <w:spacing w:val="-1"/>
            <w:w w:val="102"/>
            <w:sz w:val="20"/>
            <w:szCs w:val="20"/>
          </w:rPr>
          <w:t>residential@rics.org</w:t>
        </w:r>
      </w:hyperlink>
    </w:p>
    <w:p w14:paraId="5B8F22C5" w14:textId="77777777" w:rsidR="00D7710D" w:rsidRDefault="004B3D81" w:rsidP="00B34AA7">
      <w:pPr>
        <w:rPr>
          <w:rFonts w:ascii="Verdana" w:eastAsia="MS PMincho" w:hAnsi="Verdana"/>
          <w:color w:val="363435"/>
          <w:spacing w:val="-1"/>
          <w:w w:val="102"/>
          <w:sz w:val="20"/>
          <w:szCs w:val="20"/>
        </w:rPr>
      </w:pPr>
      <w:r>
        <w:rPr>
          <w:rFonts w:ascii="Verdana" w:eastAsia="MS PMincho" w:hAnsi="Verdana"/>
          <w:color w:val="363435"/>
          <w:spacing w:val="-1"/>
          <w:w w:val="102"/>
          <w:sz w:val="20"/>
          <w:szCs w:val="20"/>
        </w:rPr>
        <w:br w:type="page"/>
      </w:r>
    </w:p>
    <w:p w14:paraId="1D35D5A8" w14:textId="77777777" w:rsidR="00E428AE" w:rsidRPr="00316A3E" w:rsidRDefault="00E428AE" w:rsidP="00316A3E">
      <w:pPr>
        <w:pStyle w:val="Heading1"/>
        <w:rPr>
          <w:rFonts w:eastAsia="MS Mincho"/>
        </w:rPr>
      </w:pPr>
      <w:bookmarkStart w:id="6" w:name="_Toc415753166"/>
      <w:bookmarkStart w:id="7" w:name="_Toc443380499"/>
      <w:r w:rsidRPr="00316A3E">
        <w:rPr>
          <w:rFonts w:eastAsia="MS Mincho"/>
        </w:rPr>
        <w:lastRenderedPageBreak/>
        <w:t>Glossary</w:t>
      </w:r>
      <w:bookmarkEnd w:id="6"/>
      <w:bookmarkEnd w:id="7"/>
    </w:p>
    <w:p w14:paraId="35524BB3" w14:textId="77777777" w:rsidR="00E428AE" w:rsidRPr="00CF4A72" w:rsidRDefault="00E428AE" w:rsidP="00E428AE">
      <w:pPr>
        <w:suppressAutoHyphens/>
        <w:spacing w:after="240"/>
        <w:rPr>
          <w:rFonts w:ascii="Verdana" w:eastAsia="MS Mincho" w:hAnsi="Verdana"/>
          <w:sz w:val="20"/>
          <w:szCs w:val="20"/>
          <w:lang w:eastAsia="ar-SA"/>
        </w:rPr>
      </w:pPr>
      <w:r w:rsidRPr="00CF4A72">
        <w:rPr>
          <w:rFonts w:ascii="Verdana" w:eastAsia="MS Mincho" w:hAnsi="Verdana"/>
          <w:sz w:val="20"/>
          <w:szCs w:val="20"/>
          <w:lang w:eastAsia="ar-SA"/>
        </w:rPr>
        <w:t>This glossary provides the definitions of terms</w:t>
      </w:r>
      <w:r w:rsidR="0051558B">
        <w:rPr>
          <w:rFonts w:ascii="Verdana" w:eastAsia="MS Mincho" w:hAnsi="Verdana"/>
          <w:sz w:val="20"/>
          <w:szCs w:val="20"/>
          <w:lang w:eastAsia="ar-SA"/>
        </w:rPr>
        <w:t>,</w:t>
      </w:r>
      <w:r>
        <w:rPr>
          <w:rFonts w:ascii="Verdana" w:eastAsia="MS Mincho" w:hAnsi="Verdana"/>
          <w:sz w:val="20"/>
          <w:szCs w:val="20"/>
          <w:lang w:eastAsia="ar-SA"/>
        </w:rPr>
        <w:t xml:space="preserve"> </w:t>
      </w:r>
      <w:r w:rsidR="0051558B" w:rsidRPr="00EE0CC4">
        <w:rPr>
          <w:rFonts w:ascii="Verdana" w:eastAsia="MS Mincho" w:hAnsi="Verdana"/>
          <w:sz w:val="20"/>
          <w:szCs w:val="20"/>
          <w:lang w:eastAsia="ar-SA"/>
        </w:rPr>
        <w:t>most of which are based on those</w:t>
      </w:r>
      <w:r w:rsidR="0051558B" w:rsidRPr="00D10B37">
        <w:rPr>
          <w:rFonts w:ascii="Arial" w:hAnsi="Arial" w:cs="Arial"/>
        </w:rPr>
        <w:t xml:space="preserve"> </w:t>
      </w:r>
      <w:r w:rsidRPr="00CF4A72">
        <w:rPr>
          <w:rFonts w:ascii="Verdana" w:eastAsia="MS Mincho" w:hAnsi="Verdana"/>
          <w:sz w:val="20"/>
          <w:szCs w:val="20"/>
          <w:lang w:eastAsia="ar-SA"/>
        </w:rPr>
        <w:t xml:space="preserve">used in the </w:t>
      </w:r>
      <w:r w:rsidRPr="00941B17">
        <w:rPr>
          <w:rFonts w:ascii="Verdana" w:eastAsia="MS Mincho" w:hAnsi="Verdana"/>
          <w:sz w:val="20"/>
          <w:szCs w:val="20"/>
          <w:lang w:eastAsia="ar-SA"/>
        </w:rPr>
        <w:t>RICS</w:t>
      </w:r>
      <w:r w:rsidRPr="00CF4A72">
        <w:rPr>
          <w:rFonts w:ascii="Verdana" w:eastAsia="MS Mincho" w:hAnsi="Verdana"/>
          <w:i/>
          <w:sz w:val="20"/>
          <w:szCs w:val="20"/>
          <w:lang w:eastAsia="ar-SA"/>
        </w:rPr>
        <w:t xml:space="preserve"> </w:t>
      </w:r>
      <w:r w:rsidRPr="00941B17">
        <w:rPr>
          <w:rFonts w:ascii="Verdana" w:eastAsia="MS Mincho" w:hAnsi="Verdana"/>
          <w:sz w:val="20"/>
          <w:szCs w:val="20"/>
          <w:lang w:eastAsia="ar-SA"/>
        </w:rPr>
        <w:t>UK</w:t>
      </w:r>
      <w:r>
        <w:rPr>
          <w:rFonts w:ascii="Verdana" w:eastAsia="MS Mincho" w:hAnsi="Verdana"/>
          <w:i/>
          <w:sz w:val="20"/>
          <w:szCs w:val="20"/>
          <w:lang w:eastAsia="ar-SA"/>
        </w:rPr>
        <w:t xml:space="preserve"> </w:t>
      </w:r>
      <w:r w:rsidRPr="00CF4A72">
        <w:rPr>
          <w:rFonts w:ascii="Verdana" w:eastAsia="MS Mincho" w:hAnsi="Verdana"/>
          <w:i/>
          <w:sz w:val="20"/>
          <w:szCs w:val="20"/>
          <w:lang w:eastAsia="ar-SA"/>
        </w:rPr>
        <w:t>Residential property standards</w:t>
      </w:r>
      <w:r w:rsidRPr="00CF4A72">
        <w:rPr>
          <w:rFonts w:ascii="Verdana" w:eastAsia="MS Mincho" w:hAnsi="Verdana"/>
          <w:sz w:val="20"/>
          <w:szCs w:val="20"/>
          <w:lang w:eastAsia="ar-SA"/>
        </w:rPr>
        <w:t>.</w:t>
      </w:r>
      <w:r>
        <w:rPr>
          <w:rFonts w:ascii="Verdana" w:eastAsia="MS Mincho" w:hAnsi="Verdana"/>
          <w:sz w:val="20"/>
          <w:szCs w:val="20"/>
          <w:lang w:eastAsia="ar-SA"/>
        </w:rPr>
        <w:t xml:space="preserve"> These definitions may differ from</w:t>
      </w:r>
      <w:r w:rsidRPr="00CF4A72">
        <w:rPr>
          <w:rFonts w:ascii="Verdana" w:eastAsia="MS Mincho" w:hAnsi="Verdana"/>
          <w:sz w:val="20"/>
          <w:szCs w:val="20"/>
          <w:lang w:eastAsia="ar-SA"/>
        </w:rPr>
        <w:t xml:space="preserve"> strict legal definitions.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6"/>
        <w:gridCol w:w="5946"/>
      </w:tblGrid>
      <w:tr w:rsidR="00E428AE" w:rsidRPr="0040377A" w14:paraId="7AA6AEB6" w14:textId="77777777" w:rsidTr="00D233C1">
        <w:tc>
          <w:tcPr>
            <w:tcW w:w="3296" w:type="dxa"/>
          </w:tcPr>
          <w:p w14:paraId="312ED850" w14:textId="77777777" w:rsidR="00E428AE" w:rsidRPr="0040377A" w:rsidRDefault="00E428AE" w:rsidP="00795F63">
            <w:pPr>
              <w:pStyle w:val="onlinetext"/>
              <w:rPr>
                <w:b/>
                <w:szCs w:val="20"/>
              </w:rPr>
            </w:pPr>
            <w:r>
              <w:rPr>
                <w:b/>
                <w:szCs w:val="20"/>
              </w:rPr>
              <w:t>Client</w:t>
            </w:r>
          </w:p>
        </w:tc>
        <w:tc>
          <w:tcPr>
            <w:tcW w:w="5946" w:type="dxa"/>
          </w:tcPr>
          <w:p w14:paraId="6D2D3712" w14:textId="77777777" w:rsidR="00E428AE" w:rsidRPr="0040377A" w:rsidRDefault="00E428AE" w:rsidP="00795F63">
            <w:pPr>
              <w:pStyle w:val="onlinetext"/>
              <w:rPr>
                <w:b/>
                <w:szCs w:val="20"/>
              </w:rPr>
            </w:pPr>
            <w:r>
              <w:rPr>
                <w:szCs w:val="20"/>
              </w:rPr>
              <w:t>A person or organisation who has instructed you or your organisation to act on its behalf. For example, this may include the freeholder, superior leaseholder, residents' management company or right to manage company.</w:t>
            </w:r>
          </w:p>
        </w:tc>
      </w:tr>
      <w:tr w:rsidR="00E428AE" w:rsidRPr="0040377A" w14:paraId="05A8F92E" w14:textId="77777777" w:rsidTr="00D233C1">
        <w:tc>
          <w:tcPr>
            <w:tcW w:w="3296" w:type="dxa"/>
          </w:tcPr>
          <w:p w14:paraId="67898203" w14:textId="77777777" w:rsidR="00E428AE" w:rsidRDefault="00E428AE" w:rsidP="00795F63">
            <w:pPr>
              <w:pStyle w:val="onlinetext"/>
              <w:rPr>
                <w:b/>
                <w:szCs w:val="20"/>
              </w:rPr>
            </w:pPr>
            <w:r>
              <w:rPr>
                <w:b/>
                <w:szCs w:val="20"/>
              </w:rPr>
              <w:t>Client money</w:t>
            </w:r>
          </w:p>
        </w:tc>
        <w:tc>
          <w:tcPr>
            <w:tcW w:w="5946" w:type="dxa"/>
          </w:tcPr>
          <w:p w14:paraId="214D9DB6" w14:textId="77777777" w:rsidR="00E428AE" w:rsidRDefault="00E428AE" w:rsidP="00795F63">
            <w:pPr>
              <w:pStyle w:val="onlinetext"/>
              <w:rPr>
                <w:szCs w:val="20"/>
              </w:rPr>
            </w:pPr>
            <w:r>
              <w:rPr>
                <w:szCs w:val="20"/>
              </w:rPr>
              <w:t>The term used to describe all money held or received by a managing agent over which they have control but which does not belong to the agent or their organisation. It is not restricted to money held on behalf of a client. It can include rents, service charges, reserve funds, deposits and retentions in respect of taxation obligations. It is a statutory requirement to hold service charge contributions in trust.</w:t>
            </w:r>
          </w:p>
          <w:p w14:paraId="39A802D2" w14:textId="77777777" w:rsidR="00E428AE" w:rsidRDefault="00E428AE" w:rsidP="00795F63">
            <w:pPr>
              <w:pStyle w:val="onlinetext"/>
              <w:spacing w:after="0"/>
              <w:rPr>
                <w:szCs w:val="20"/>
              </w:rPr>
            </w:pPr>
            <w:r>
              <w:rPr>
                <w:szCs w:val="20"/>
              </w:rPr>
              <w:t xml:space="preserve">All client money that is service charge money should therefore be held in a separate bank account that includes words in its title to clearly indicate that it is 'client money'. </w:t>
            </w:r>
          </w:p>
          <w:p w14:paraId="7D80F280" w14:textId="77777777" w:rsidR="00447D40" w:rsidRDefault="00447D40" w:rsidP="00795F63">
            <w:pPr>
              <w:pStyle w:val="onlinetext"/>
              <w:spacing w:after="0"/>
              <w:rPr>
                <w:szCs w:val="20"/>
              </w:rPr>
            </w:pPr>
          </w:p>
          <w:p w14:paraId="56E40BE3" w14:textId="77777777" w:rsidR="00E428AE" w:rsidRDefault="00E428AE" w:rsidP="00795F63">
            <w:pPr>
              <w:pStyle w:val="onlinetext"/>
              <w:rPr>
                <w:szCs w:val="20"/>
              </w:rPr>
            </w:pPr>
            <w:r>
              <w:rPr>
                <w:szCs w:val="20"/>
              </w:rPr>
              <w:t>The term used in this Code for such a separate bank account is 'service charge bank account'.</w:t>
            </w:r>
          </w:p>
        </w:tc>
      </w:tr>
      <w:tr w:rsidR="00E428AE" w:rsidRPr="0040377A" w14:paraId="398D098E" w14:textId="77777777" w:rsidTr="00D233C1">
        <w:tc>
          <w:tcPr>
            <w:tcW w:w="3296" w:type="dxa"/>
          </w:tcPr>
          <w:p w14:paraId="3E6C1AE6" w14:textId="77777777" w:rsidR="00E428AE" w:rsidRPr="0040377A" w:rsidRDefault="00E428AE" w:rsidP="00795F63">
            <w:pPr>
              <w:pStyle w:val="onlinetext"/>
              <w:rPr>
                <w:b/>
                <w:szCs w:val="20"/>
              </w:rPr>
            </w:pPr>
            <w:r w:rsidRPr="0040377A">
              <w:rPr>
                <w:b/>
                <w:szCs w:val="20"/>
              </w:rPr>
              <w:t>Conflict of interest</w:t>
            </w:r>
          </w:p>
        </w:tc>
        <w:tc>
          <w:tcPr>
            <w:tcW w:w="5946" w:type="dxa"/>
          </w:tcPr>
          <w:p w14:paraId="5450C471" w14:textId="77777777" w:rsidR="00E428AE" w:rsidRPr="0040377A" w:rsidRDefault="00E428AE" w:rsidP="00795F63">
            <w:pPr>
              <w:pStyle w:val="onlinetext"/>
              <w:rPr>
                <w:szCs w:val="20"/>
              </w:rPr>
            </w:pPr>
            <w:r w:rsidRPr="0040377A">
              <w:rPr>
                <w:rFonts w:cs="Arial"/>
                <w:szCs w:val="20"/>
              </w:rPr>
              <w:t xml:space="preserve">Circumstances in which an agent has an interest that could appear, or potentially appear, to influence the objective exercise of </w:t>
            </w:r>
            <w:r>
              <w:rPr>
                <w:rFonts w:cs="Arial"/>
                <w:szCs w:val="20"/>
              </w:rPr>
              <w:t>their</w:t>
            </w:r>
            <w:r w:rsidRPr="0040377A">
              <w:rPr>
                <w:rFonts w:cs="Arial"/>
                <w:szCs w:val="20"/>
              </w:rPr>
              <w:t xml:space="preserve"> professional duties. </w:t>
            </w:r>
          </w:p>
        </w:tc>
      </w:tr>
      <w:tr w:rsidR="00DE5929" w:rsidRPr="0040377A" w14:paraId="24E26DF1" w14:textId="77777777" w:rsidTr="00113C05">
        <w:tc>
          <w:tcPr>
            <w:tcW w:w="3296" w:type="dxa"/>
          </w:tcPr>
          <w:p w14:paraId="72B452A4" w14:textId="77777777" w:rsidR="00DE5929" w:rsidRPr="0040377A" w:rsidRDefault="00DE5929" w:rsidP="00795F63">
            <w:pPr>
              <w:pStyle w:val="onlinetext"/>
              <w:rPr>
                <w:b/>
                <w:szCs w:val="20"/>
              </w:rPr>
            </w:pPr>
            <w:r>
              <w:rPr>
                <w:b/>
                <w:szCs w:val="20"/>
              </w:rPr>
              <w:t>Contingency</w:t>
            </w:r>
          </w:p>
        </w:tc>
        <w:tc>
          <w:tcPr>
            <w:tcW w:w="5946" w:type="dxa"/>
          </w:tcPr>
          <w:p w14:paraId="0AD3576A" w14:textId="77777777" w:rsidR="00DE5929" w:rsidRPr="00D233C1" w:rsidRDefault="00DE5929" w:rsidP="00F00A67">
            <w:pPr>
              <w:numPr>
                <w:ilvl w:val="1"/>
                <w:numId w:val="39"/>
              </w:numPr>
              <w:ind w:left="0"/>
              <w:rPr>
                <w:rFonts w:cs="Arial"/>
                <w:szCs w:val="20"/>
              </w:rPr>
            </w:pPr>
            <w:r>
              <w:rPr>
                <w:rFonts w:ascii="Verdana" w:hAnsi="Verdana" w:cs="Arial"/>
                <w:color w:val="222222"/>
                <w:sz w:val="20"/>
                <w:szCs w:val="20"/>
              </w:rPr>
              <w:t>A</w:t>
            </w:r>
            <w:r w:rsidRPr="00DE5929">
              <w:rPr>
                <w:rFonts w:ascii="Verdana" w:hAnsi="Verdana" w:cs="Arial"/>
                <w:color w:val="222222"/>
                <w:sz w:val="20"/>
                <w:szCs w:val="20"/>
              </w:rPr>
              <w:t xml:space="preserve"> future e</w:t>
            </w:r>
            <w:r>
              <w:rPr>
                <w:rFonts w:ascii="Verdana" w:hAnsi="Verdana" w:cs="Arial"/>
                <w:color w:val="222222"/>
                <w:sz w:val="20"/>
                <w:szCs w:val="20"/>
              </w:rPr>
              <w:t>xpense</w:t>
            </w:r>
            <w:r w:rsidRPr="00D233C1">
              <w:rPr>
                <w:rFonts w:ascii="Verdana" w:hAnsi="Verdana" w:cs="Arial"/>
                <w:color w:val="222222"/>
                <w:sz w:val="20"/>
                <w:szCs w:val="20"/>
              </w:rPr>
              <w:t xml:space="preserve"> which is possible but cannot be predicted with certainty</w:t>
            </w:r>
            <w:r>
              <w:rPr>
                <w:rFonts w:ascii="Verdana" w:hAnsi="Verdana" w:cs="Arial"/>
                <w:color w:val="222222"/>
                <w:sz w:val="20"/>
                <w:szCs w:val="20"/>
              </w:rPr>
              <w:t xml:space="preserve"> at the moment.  Contingencies are usually for excess unforeseen day</w:t>
            </w:r>
            <w:r w:rsidR="00D90262">
              <w:rPr>
                <w:rFonts w:ascii="Verdana" w:hAnsi="Verdana" w:cs="Arial"/>
                <w:color w:val="222222"/>
                <w:sz w:val="20"/>
                <w:szCs w:val="20"/>
              </w:rPr>
              <w:t>-</w:t>
            </w:r>
            <w:r>
              <w:rPr>
                <w:rFonts w:ascii="Verdana" w:hAnsi="Verdana" w:cs="Arial"/>
                <w:color w:val="222222"/>
                <w:sz w:val="20"/>
                <w:szCs w:val="20"/>
              </w:rPr>
              <w:t>to</w:t>
            </w:r>
            <w:r w:rsidR="00D90262">
              <w:rPr>
                <w:rFonts w:ascii="Verdana" w:hAnsi="Verdana" w:cs="Arial"/>
                <w:color w:val="222222"/>
                <w:sz w:val="20"/>
                <w:szCs w:val="20"/>
              </w:rPr>
              <w:t>-</w:t>
            </w:r>
            <w:r>
              <w:rPr>
                <w:rFonts w:ascii="Verdana" w:hAnsi="Verdana" w:cs="Arial"/>
                <w:color w:val="222222"/>
                <w:sz w:val="20"/>
                <w:szCs w:val="20"/>
              </w:rPr>
              <w:t>day expenses.</w:t>
            </w:r>
            <w:r w:rsidR="003F5F4D">
              <w:rPr>
                <w:rFonts w:ascii="Verdana" w:hAnsi="Verdana" w:cs="Arial"/>
                <w:color w:val="222222"/>
                <w:sz w:val="20"/>
                <w:szCs w:val="20"/>
              </w:rPr>
              <w:t xml:space="preserve">  (see Reserve/sinking fund)</w:t>
            </w:r>
          </w:p>
          <w:p w14:paraId="68CD3E78" w14:textId="77777777" w:rsidR="00DE5929" w:rsidRPr="0040377A" w:rsidRDefault="00DE5929" w:rsidP="00F00A67">
            <w:pPr>
              <w:numPr>
                <w:ilvl w:val="1"/>
                <w:numId w:val="39"/>
              </w:numPr>
              <w:ind w:left="0"/>
              <w:rPr>
                <w:rFonts w:cs="Arial"/>
                <w:szCs w:val="20"/>
              </w:rPr>
            </w:pPr>
          </w:p>
        </w:tc>
      </w:tr>
      <w:tr w:rsidR="0076095D" w:rsidRPr="0040377A" w14:paraId="25261EDA" w14:textId="77777777" w:rsidTr="00113C05">
        <w:tc>
          <w:tcPr>
            <w:tcW w:w="3296" w:type="dxa"/>
          </w:tcPr>
          <w:p w14:paraId="1DA0830E" w14:textId="77777777" w:rsidR="0076095D" w:rsidRPr="0076095D" w:rsidRDefault="0076095D" w:rsidP="00795F63">
            <w:pPr>
              <w:pStyle w:val="onlinetext"/>
              <w:rPr>
                <w:b/>
                <w:szCs w:val="20"/>
              </w:rPr>
            </w:pPr>
            <w:r>
              <w:rPr>
                <w:b/>
                <w:szCs w:val="20"/>
              </w:rPr>
              <w:t>Contract</w:t>
            </w:r>
          </w:p>
        </w:tc>
        <w:tc>
          <w:tcPr>
            <w:tcW w:w="5946" w:type="dxa"/>
          </w:tcPr>
          <w:p w14:paraId="31D07505" w14:textId="77777777" w:rsidR="0076095D" w:rsidRPr="0040377A" w:rsidRDefault="0076095D">
            <w:pPr>
              <w:pStyle w:val="onlinetext"/>
              <w:rPr>
                <w:szCs w:val="20"/>
              </w:rPr>
            </w:pPr>
            <w:r>
              <w:rPr>
                <w:szCs w:val="20"/>
              </w:rPr>
              <w:t>The contract between the landlord and managing agent setting out the terms of appointment. Also known as Management Agreement, Management Contract or Terms of Engagement</w:t>
            </w:r>
            <w:r w:rsidR="00A76DD0">
              <w:rPr>
                <w:szCs w:val="20"/>
              </w:rPr>
              <w:t xml:space="preserve"> (</w:t>
            </w:r>
            <w:r w:rsidR="00D90262">
              <w:rPr>
                <w:szCs w:val="20"/>
              </w:rPr>
              <w:t>the t</w:t>
            </w:r>
            <w:r w:rsidR="00A76DD0">
              <w:rPr>
                <w:szCs w:val="20"/>
              </w:rPr>
              <w:t>erm ‘Contract’</w:t>
            </w:r>
            <w:r w:rsidR="00D90262">
              <w:rPr>
                <w:szCs w:val="20"/>
              </w:rPr>
              <w:t xml:space="preserve"> is</w:t>
            </w:r>
            <w:r w:rsidR="00A76DD0">
              <w:rPr>
                <w:szCs w:val="20"/>
              </w:rPr>
              <w:t xml:space="preserve"> used in this Code)</w:t>
            </w:r>
          </w:p>
        </w:tc>
      </w:tr>
      <w:tr w:rsidR="00E428AE" w:rsidRPr="0040377A" w14:paraId="65E88C3C" w14:textId="77777777" w:rsidTr="00280E05">
        <w:tc>
          <w:tcPr>
            <w:tcW w:w="3296" w:type="dxa"/>
          </w:tcPr>
          <w:p w14:paraId="427A6976" w14:textId="77777777" w:rsidR="00E428AE" w:rsidRPr="0040377A" w:rsidRDefault="00E428AE" w:rsidP="00795F63">
            <w:pPr>
              <w:pStyle w:val="onlinetext"/>
              <w:rPr>
                <w:b/>
                <w:szCs w:val="20"/>
              </w:rPr>
            </w:pPr>
            <w:r w:rsidRPr="0040377A">
              <w:rPr>
                <w:b/>
                <w:szCs w:val="20"/>
              </w:rPr>
              <w:t>Customer</w:t>
            </w:r>
          </w:p>
        </w:tc>
        <w:tc>
          <w:tcPr>
            <w:tcW w:w="5946" w:type="dxa"/>
          </w:tcPr>
          <w:p w14:paraId="6D2CACA8" w14:textId="77777777" w:rsidR="00E428AE" w:rsidRPr="0040377A" w:rsidRDefault="00E428AE" w:rsidP="00795F63">
            <w:pPr>
              <w:pStyle w:val="onlinetext"/>
              <w:rPr>
                <w:b/>
                <w:szCs w:val="20"/>
              </w:rPr>
            </w:pPr>
            <w:r w:rsidRPr="0040377A">
              <w:rPr>
                <w:szCs w:val="20"/>
              </w:rPr>
              <w:t xml:space="preserve">Any person who, either directly or indirectly, </w:t>
            </w:r>
            <w:r>
              <w:rPr>
                <w:szCs w:val="20"/>
              </w:rPr>
              <w:t xml:space="preserve">receives the services of a managing </w:t>
            </w:r>
            <w:r w:rsidRPr="0040377A">
              <w:rPr>
                <w:szCs w:val="20"/>
              </w:rPr>
              <w:t>agent.</w:t>
            </w:r>
          </w:p>
        </w:tc>
      </w:tr>
      <w:tr w:rsidR="00E428AE" w:rsidRPr="0040377A" w14:paraId="68062B4D" w14:textId="77777777" w:rsidTr="00280E05">
        <w:tc>
          <w:tcPr>
            <w:tcW w:w="3296" w:type="dxa"/>
          </w:tcPr>
          <w:p w14:paraId="2558C685" w14:textId="77777777" w:rsidR="00E428AE" w:rsidRDefault="00E428AE" w:rsidP="00795F63">
            <w:pPr>
              <w:pStyle w:val="onlinetext"/>
              <w:rPr>
                <w:b/>
                <w:szCs w:val="20"/>
              </w:rPr>
            </w:pPr>
            <w:r>
              <w:rPr>
                <w:b/>
                <w:szCs w:val="20"/>
              </w:rPr>
              <w:t>Fidelity insurance</w:t>
            </w:r>
          </w:p>
        </w:tc>
        <w:tc>
          <w:tcPr>
            <w:tcW w:w="5946" w:type="dxa"/>
          </w:tcPr>
          <w:p w14:paraId="59C4A54C" w14:textId="77777777" w:rsidR="00E428AE" w:rsidRDefault="00E428AE" w:rsidP="00795F63">
            <w:pPr>
              <w:pStyle w:val="onlinetext"/>
              <w:rPr>
                <w:szCs w:val="20"/>
              </w:rPr>
            </w:pPr>
            <w:r>
              <w:rPr>
                <w:szCs w:val="20"/>
              </w:rPr>
              <w:t>An insurance to protect organisations from loss of money etc. resulting from crime, including employee dishonesty.</w:t>
            </w:r>
          </w:p>
        </w:tc>
      </w:tr>
      <w:tr w:rsidR="00E428AE" w:rsidRPr="0040377A" w14:paraId="1EB51B12" w14:textId="77777777" w:rsidTr="00D233C1">
        <w:tc>
          <w:tcPr>
            <w:tcW w:w="3296" w:type="dxa"/>
          </w:tcPr>
          <w:p w14:paraId="4FB808E1" w14:textId="77777777" w:rsidR="00E428AE" w:rsidRDefault="00E428AE" w:rsidP="00795F63">
            <w:pPr>
              <w:pStyle w:val="onlinetext"/>
              <w:spacing w:after="0"/>
              <w:rPr>
                <w:b/>
                <w:szCs w:val="20"/>
              </w:rPr>
            </w:pPr>
            <w:r>
              <w:rPr>
                <w:b/>
                <w:szCs w:val="20"/>
              </w:rPr>
              <w:t>First-tier Tribunal (Property Chamber)</w:t>
            </w:r>
          </w:p>
          <w:p w14:paraId="62398CC2" w14:textId="77777777" w:rsidR="00E428AE" w:rsidRDefault="00E428AE" w:rsidP="00795F63">
            <w:pPr>
              <w:pStyle w:val="onlinetext"/>
              <w:spacing w:after="0"/>
              <w:rPr>
                <w:b/>
                <w:szCs w:val="20"/>
              </w:rPr>
            </w:pPr>
            <w:r>
              <w:rPr>
                <w:b/>
                <w:szCs w:val="20"/>
              </w:rPr>
              <w:t>(FTT)</w:t>
            </w:r>
          </w:p>
        </w:tc>
        <w:tc>
          <w:tcPr>
            <w:tcW w:w="5946" w:type="dxa"/>
          </w:tcPr>
          <w:p w14:paraId="54D9D354" w14:textId="77777777" w:rsidR="00E428AE" w:rsidRDefault="00E428AE" w:rsidP="00113C05">
            <w:pPr>
              <w:pStyle w:val="onlinetext"/>
              <w:spacing w:after="0"/>
              <w:rPr>
                <w:szCs w:val="20"/>
              </w:rPr>
            </w:pPr>
            <w:r>
              <w:rPr>
                <w:szCs w:val="20"/>
              </w:rPr>
              <w:t>Formerly called the Leasehold Valuation Tribunal (LVT).</w:t>
            </w:r>
          </w:p>
          <w:p w14:paraId="438D2A16" w14:textId="77777777" w:rsidR="00E428AE" w:rsidRDefault="00E428AE" w:rsidP="00D233C1">
            <w:pPr>
              <w:rPr>
                <w:rFonts w:ascii="Verdana" w:hAnsi="Verdana" w:cs="Arial"/>
                <w:color w:val="000000"/>
                <w:sz w:val="20"/>
                <w:szCs w:val="20"/>
                <w:lang w:eastAsia="en-GB"/>
              </w:rPr>
            </w:pPr>
            <w:r w:rsidRPr="00713F77">
              <w:rPr>
                <w:rFonts w:ascii="Verdana" w:hAnsi="Verdana" w:cs="Arial"/>
                <w:color w:val="000000"/>
                <w:sz w:val="20"/>
                <w:szCs w:val="20"/>
                <w:lang w:eastAsia="en-GB"/>
              </w:rPr>
              <w:t>The First-tier Tribunal – Property Chamber (Residential Property</w:t>
            </w:r>
            <w:r>
              <w:rPr>
                <w:rFonts w:ascii="Verdana" w:hAnsi="Verdana" w:cs="Arial"/>
                <w:color w:val="000000"/>
                <w:sz w:val="20"/>
                <w:szCs w:val="20"/>
                <w:lang w:eastAsia="en-GB"/>
              </w:rPr>
              <w:t>)</w:t>
            </w:r>
            <w:r w:rsidRPr="00713F77">
              <w:rPr>
                <w:rFonts w:ascii="Verdana" w:hAnsi="Verdana" w:cs="Arial"/>
                <w:color w:val="000000"/>
                <w:sz w:val="20"/>
                <w:szCs w:val="20"/>
                <w:lang w:eastAsia="en-GB"/>
              </w:rPr>
              <w:t xml:space="preserve"> provide</w:t>
            </w:r>
            <w:r>
              <w:rPr>
                <w:rFonts w:ascii="Verdana" w:hAnsi="Verdana" w:cs="Arial"/>
                <w:color w:val="000000"/>
                <w:sz w:val="20"/>
                <w:szCs w:val="20"/>
                <w:lang w:eastAsia="en-GB"/>
              </w:rPr>
              <w:t>s</w:t>
            </w:r>
            <w:r w:rsidRPr="00713F77">
              <w:rPr>
                <w:rFonts w:ascii="Verdana" w:hAnsi="Verdana" w:cs="Arial"/>
                <w:color w:val="000000"/>
                <w:sz w:val="20"/>
                <w:szCs w:val="20"/>
                <w:lang w:eastAsia="en-GB"/>
              </w:rPr>
              <w:t xml:space="preserve"> </w:t>
            </w:r>
            <w:r w:rsidR="00336991">
              <w:rPr>
                <w:rFonts w:ascii="Verdana" w:hAnsi="Verdana" w:cs="Arial"/>
                <w:color w:val="000000"/>
                <w:sz w:val="20"/>
                <w:szCs w:val="20"/>
                <w:lang w:eastAsia="en-GB"/>
              </w:rPr>
              <w:t>impartial adjudication</w:t>
            </w:r>
            <w:r w:rsidRPr="00713F77">
              <w:rPr>
                <w:rFonts w:ascii="Verdana" w:hAnsi="Verdana" w:cs="Arial"/>
                <w:color w:val="000000"/>
                <w:sz w:val="20"/>
                <w:szCs w:val="20"/>
                <w:lang w:eastAsia="en-GB"/>
              </w:rPr>
              <w:t xml:space="preserve"> in England for settling disputes involving </w:t>
            </w:r>
            <w:r>
              <w:rPr>
                <w:rFonts w:ascii="Verdana" w:hAnsi="Verdana" w:cs="Arial"/>
                <w:color w:val="000000"/>
                <w:sz w:val="20"/>
                <w:szCs w:val="20"/>
                <w:lang w:eastAsia="en-GB"/>
              </w:rPr>
              <w:t xml:space="preserve">leasehold </w:t>
            </w:r>
            <w:r w:rsidRPr="00713F77">
              <w:rPr>
                <w:rFonts w:ascii="Verdana" w:hAnsi="Verdana" w:cs="Arial"/>
                <w:color w:val="000000"/>
                <w:sz w:val="20"/>
                <w:szCs w:val="20"/>
                <w:lang w:eastAsia="en-GB"/>
              </w:rPr>
              <w:t>and</w:t>
            </w:r>
            <w:r>
              <w:rPr>
                <w:rFonts w:ascii="Verdana" w:hAnsi="Verdana" w:cs="Arial"/>
                <w:color w:val="000000"/>
                <w:sz w:val="20"/>
                <w:szCs w:val="20"/>
                <w:lang w:eastAsia="en-GB"/>
              </w:rPr>
              <w:t xml:space="preserve"> private rented</w:t>
            </w:r>
            <w:r w:rsidRPr="00713F77">
              <w:rPr>
                <w:rFonts w:ascii="Verdana" w:hAnsi="Verdana" w:cs="Arial"/>
                <w:color w:val="000000"/>
                <w:sz w:val="20"/>
                <w:szCs w:val="20"/>
                <w:lang w:eastAsia="en-GB"/>
              </w:rPr>
              <w:t xml:space="preserve"> property.</w:t>
            </w:r>
          </w:p>
          <w:p w14:paraId="19946F67" w14:textId="77777777" w:rsidR="00E428AE" w:rsidRDefault="00E428AE" w:rsidP="00795F63">
            <w:pPr>
              <w:pStyle w:val="onlinetext"/>
              <w:spacing w:after="0"/>
              <w:rPr>
                <w:szCs w:val="20"/>
              </w:rPr>
            </w:pPr>
          </w:p>
          <w:p w14:paraId="6E827AFC" w14:textId="77777777" w:rsidR="00E428AE" w:rsidRDefault="00FD72DC" w:rsidP="00795F63">
            <w:pPr>
              <w:pStyle w:val="onlinetext"/>
              <w:rPr>
                <w:szCs w:val="20"/>
              </w:rPr>
            </w:pPr>
            <w:hyperlink r:id="rId13" w:history="1">
              <w:r w:rsidR="00E428AE" w:rsidRPr="000C72E9">
                <w:rPr>
                  <w:rStyle w:val="Hyperlink"/>
                  <w:color w:val="auto"/>
                </w:rPr>
                <w:t>www.justice.gov.uk/tribunals/property-chamber</w:t>
              </w:r>
            </w:hyperlink>
          </w:p>
        </w:tc>
      </w:tr>
      <w:tr w:rsidR="00E428AE" w:rsidRPr="0040377A" w14:paraId="1CABBA88" w14:textId="77777777" w:rsidTr="00280E05">
        <w:tc>
          <w:tcPr>
            <w:tcW w:w="3296" w:type="dxa"/>
          </w:tcPr>
          <w:p w14:paraId="24DC4F64" w14:textId="77777777" w:rsidR="00E428AE" w:rsidRDefault="00E428AE" w:rsidP="00795F63">
            <w:pPr>
              <w:pStyle w:val="onlinetext"/>
              <w:spacing w:after="0"/>
              <w:rPr>
                <w:b/>
                <w:szCs w:val="20"/>
              </w:rPr>
            </w:pPr>
            <w:r>
              <w:rPr>
                <w:b/>
                <w:szCs w:val="20"/>
              </w:rPr>
              <w:lastRenderedPageBreak/>
              <w:t>Flat</w:t>
            </w:r>
          </w:p>
        </w:tc>
        <w:tc>
          <w:tcPr>
            <w:tcW w:w="5946" w:type="dxa"/>
          </w:tcPr>
          <w:p w14:paraId="32DE7E9A" w14:textId="77777777" w:rsidR="00E428AE" w:rsidRDefault="00E428AE" w:rsidP="00795F63">
            <w:pPr>
              <w:pStyle w:val="onlinetext"/>
              <w:spacing w:after="0"/>
              <w:rPr>
                <w:szCs w:val="20"/>
              </w:rPr>
            </w:pPr>
            <w:r>
              <w:rPr>
                <w:szCs w:val="20"/>
              </w:rPr>
              <w:t>Covers any dwelling unit separated from others horizontally (and possibly vertically as well), or from commercial premises. However, the 'flat' could be a maisonette or duplex on more than one floor and can be in purpose-built blocks as well as conversions and mixed-use buildings or estates.</w:t>
            </w:r>
          </w:p>
        </w:tc>
      </w:tr>
      <w:tr w:rsidR="00E428AE" w:rsidRPr="0040377A" w14:paraId="4D7BF8C7" w14:textId="77777777" w:rsidTr="00280E05">
        <w:tc>
          <w:tcPr>
            <w:tcW w:w="3296" w:type="dxa"/>
          </w:tcPr>
          <w:p w14:paraId="031FAC0E" w14:textId="77777777" w:rsidR="00E428AE" w:rsidRDefault="00E428AE" w:rsidP="00795F63">
            <w:pPr>
              <w:pStyle w:val="onlinetext"/>
              <w:rPr>
                <w:b/>
                <w:szCs w:val="20"/>
              </w:rPr>
            </w:pPr>
            <w:r>
              <w:rPr>
                <w:b/>
                <w:szCs w:val="20"/>
              </w:rPr>
              <w:t>Ground rent</w:t>
            </w:r>
          </w:p>
        </w:tc>
        <w:tc>
          <w:tcPr>
            <w:tcW w:w="5946" w:type="dxa"/>
          </w:tcPr>
          <w:p w14:paraId="711854D9" w14:textId="77777777" w:rsidR="00E428AE" w:rsidRDefault="00E428AE" w:rsidP="00795F63">
            <w:pPr>
              <w:pStyle w:val="onlinetext"/>
              <w:rPr>
                <w:szCs w:val="20"/>
              </w:rPr>
            </w:pPr>
            <w:r>
              <w:rPr>
                <w:szCs w:val="20"/>
              </w:rPr>
              <w:t xml:space="preserve">A rent payable to the landlord by the leaseholder on a specified date as required by the lease, subject to a </w:t>
            </w:r>
            <w:r w:rsidR="00336991">
              <w:rPr>
                <w:szCs w:val="20"/>
              </w:rPr>
              <w:t>statutory demand</w:t>
            </w:r>
            <w:r>
              <w:rPr>
                <w:szCs w:val="20"/>
              </w:rPr>
              <w:t xml:space="preserve"> served by or on behalf of the landlord.</w:t>
            </w:r>
          </w:p>
        </w:tc>
      </w:tr>
      <w:tr w:rsidR="00E428AE" w:rsidRPr="0040377A" w14:paraId="001ADB1B" w14:textId="77777777" w:rsidTr="00280E05">
        <w:tc>
          <w:tcPr>
            <w:tcW w:w="3296" w:type="dxa"/>
          </w:tcPr>
          <w:p w14:paraId="2803C316" w14:textId="77777777" w:rsidR="00E428AE" w:rsidRDefault="00E428AE" w:rsidP="00795F63">
            <w:pPr>
              <w:pStyle w:val="onlinetext"/>
              <w:rPr>
                <w:b/>
                <w:szCs w:val="20"/>
              </w:rPr>
            </w:pPr>
            <w:r>
              <w:rPr>
                <w:b/>
                <w:szCs w:val="20"/>
              </w:rPr>
              <w:t>House</w:t>
            </w:r>
          </w:p>
        </w:tc>
        <w:tc>
          <w:tcPr>
            <w:tcW w:w="5946" w:type="dxa"/>
          </w:tcPr>
          <w:p w14:paraId="335FDFD6" w14:textId="77777777" w:rsidR="00E428AE" w:rsidRDefault="00E428AE" w:rsidP="00795F63">
            <w:pPr>
              <w:pStyle w:val="onlinetext"/>
              <w:rPr>
                <w:szCs w:val="20"/>
              </w:rPr>
            </w:pPr>
            <w:r>
              <w:rPr>
                <w:szCs w:val="20"/>
              </w:rPr>
              <w:t xml:space="preserve">Any dwelling for the purposes of this Code which is not a 'flat' is referred to as a 'house'. (This definition is not the same as the definition of 'house' contained in the </w:t>
            </w:r>
            <w:r w:rsidRPr="00EA4527">
              <w:rPr>
                <w:i/>
                <w:szCs w:val="20"/>
              </w:rPr>
              <w:t>Leasehold Reform Act</w:t>
            </w:r>
            <w:r w:rsidRPr="00EA4527">
              <w:rPr>
                <w:szCs w:val="20"/>
              </w:rPr>
              <w:t xml:space="preserve"> 1967).</w:t>
            </w:r>
          </w:p>
        </w:tc>
      </w:tr>
      <w:tr w:rsidR="00E428AE" w:rsidRPr="0040377A" w14:paraId="2865E62E" w14:textId="77777777" w:rsidTr="00280E05">
        <w:tc>
          <w:tcPr>
            <w:tcW w:w="3296" w:type="dxa"/>
          </w:tcPr>
          <w:p w14:paraId="21543D6D" w14:textId="77777777" w:rsidR="00E428AE" w:rsidRPr="0040377A" w:rsidRDefault="00E428AE" w:rsidP="00795F63">
            <w:pPr>
              <w:pStyle w:val="onlinetext"/>
              <w:rPr>
                <w:b/>
                <w:szCs w:val="20"/>
              </w:rPr>
            </w:pPr>
            <w:r w:rsidRPr="0040377A">
              <w:rPr>
                <w:b/>
                <w:szCs w:val="20"/>
              </w:rPr>
              <w:t>Interest in land</w:t>
            </w:r>
          </w:p>
        </w:tc>
        <w:tc>
          <w:tcPr>
            <w:tcW w:w="5946" w:type="dxa"/>
          </w:tcPr>
          <w:p w14:paraId="37C5554B" w14:textId="77777777" w:rsidR="00E428AE" w:rsidRPr="0040377A" w:rsidRDefault="00E428AE" w:rsidP="00795F63">
            <w:pPr>
              <w:pStyle w:val="onlinetext"/>
              <w:rPr>
                <w:szCs w:val="20"/>
              </w:rPr>
            </w:pPr>
            <w:r w:rsidRPr="0040377A">
              <w:rPr>
                <w:szCs w:val="20"/>
              </w:rPr>
              <w:t>A form of legal title in land, for example freehold, leasehold or commonhold interests. (For definitions of these terms, you should consult your legal adviser.)</w:t>
            </w:r>
          </w:p>
        </w:tc>
      </w:tr>
      <w:tr w:rsidR="00E428AE" w:rsidRPr="0040377A" w14:paraId="37DF6392" w14:textId="77777777" w:rsidTr="00280E05">
        <w:tc>
          <w:tcPr>
            <w:tcW w:w="3296" w:type="dxa"/>
          </w:tcPr>
          <w:p w14:paraId="683C3492" w14:textId="77777777" w:rsidR="00E428AE" w:rsidRPr="0040377A" w:rsidRDefault="00E428AE" w:rsidP="00795F63">
            <w:pPr>
              <w:pStyle w:val="onlinetext"/>
              <w:rPr>
                <w:b/>
                <w:szCs w:val="20"/>
              </w:rPr>
            </w:pPr>
            <w:r w:rsidRPr="0040377A">
              <w:rPr>
                <w:b/>
                <w:szCs w:val="20"/>
              </w:rPr>
              <w:t>In writing, or written</w:t>
            </w:r>
          </w:p>
        </w:tc>
        <w:tc>
          <w:tcPr>
            <w:tcW w:w="5946" w:type="dxa"/>
          </w:tcPr>
          <w:p w14:paraId="68B9B847" w14:textId="77777777" w:rsidR="00E428AE" w:rsidRPr="0040377A" w:rsidRDefault="00E428AE" w:rsidP="00795F63">
            <w:pPr>
              <w:pStyle w:val="onlinetext"/>
              <w:rPr>
                <w:b/>
                <w:szCs w:val="20"/>
              </w:rPr>
            </w:pPr>
            <w:r w:rsidRPr="0040377A">
              <w:rPr>
                <w:szCs w:val="20"/>
              </w:rPr>
              <w:t xml:space="preserve">Typed or handwritten </w:t>
            </w:r>
            <w:r>
              <w:rPr>
                <w:szCs w:val="20"/>
              </w:rPr>
              <w:t>letters/notes</w:t>
            </w:r>
            <w:r w:rsidRPr="0040377A">
              <w:rPr>
                <w:szCs w:val="20"/>
              </w:rPr>
              <w:t>, emails, faxes and Braille.</w:t>
            </w:r>
          </w:p>
        </w:tc>
      </w:tr>
      <w:tr w:rsidR="00E428AE" w:rsidRPr="0040377A" w14:paraId="0A69D0A8" w14:textId="77777777" w:rsidTr="00280E05">
        <w:tc>
          <w:tcPr>
            <w:tcW w:w="3296" w:type="dxa"/>
          </w:tcPr>
          <w:p w14:paraId="0FFBA179" w14:textId="77777777" w:rsidR="00E428AE" w:rsidRPr="0040377A" w:rsidRDefault="00E428AE" w:rsidP="00795F63">
            <w:pPr>
              <w:pStyle w:val="onlinetext"/>
              <w:rPr>
                <w:b/>
                <w:szCs w:val="20"/>
              </w:rPr>
            </w:pPr>
            <w:r>
              <w:rPr>
                <w:b/>
                <w:szCs w:val="20"/>
              </w:rPr>
              <w:t>Landlord</w:t>
            </w:r>
          </w:p>
        </w:tc>
        <w:tc>
          <w:tcPr>
            <w:tcW w:w="5946" w:type="dxa"/>
          </w:tcPr>
          <w:p w14:paraId="436E52BC" w14:textId="77777777" w:rsidR="00E428AE" w:rsidRDefault="00E428AE" w:rsidP="00795F63">
            <w:pPr>
              <w:pStyle w:val="onlinetext"/>
              <w:spacing w:after="0"/>
              <w:rPr>
                <w:szCs w:val="20"/>
              </w:rPr>
            </w:pPr>
            <w:r>
              <w:rPr>
                <w:szCs w:val="20"/>
              </w:rPr>
              <w:t>The person or company which owns and rents or leases a flat or house. This person may also own the freehold or may have a superior leasehold interest in the property themselves but is not the manager.</w:t>
            </w:r>
          </w:p>
          <w:p w14:paraId="7A68BD7A" w14:textId="77777777" w:rsidR="00E428AE" w:rsidRDefault="00E428AE" w:rsidP="00795F63">
            <w:pPr>
              <w:pStyle w:val="onlinetext"/>
              <w:spacing w:after="0"/>
              <w:rPr>
                <w:szCs w:val="20"/>
              </w:rPr>
            </w:pPr>
          </w:p>
          <w:p w14:paraId="1F39E097" w14:textId="77777777" w:rsidR="00E428AE" w:rsidRPr="007176BE" w:rsidRDefault="00E428AE" w:rsidP="00795F63">
            <w:pPr>
              <w:pStyle w:val="onlinetext"/>
              <w:rPr>
                <w:szCs w:val="20"/>
              </w:rPr>
            </w:pPr>
            <w:r w:rsidRPr="007176BE">
              <w:rPr>
                <w:szCs w:val="20"/>
              </w:rPr>
              <w:t>(</w:t>
            </w:r>
            <w:r w:rsidRPr="007176BE">
              <w:rPr>
                <w:b/>
                <w:szCs w:val="20"/>
              </w:rPr>
              <w:t>Note:</w:t>
            </w:r>
            <w:r w:rsidRPr="007176BE">
              <w:rPr>
                <w:szCs w:val="20"/>
              </w:rPr>
              <w:t xml:space="preserve"> For convenience this Code has been written as though the managing agent is not the same person as the landlord. Where the managing agent is the landlord, </w:t>
            </w:r>
            <w:r>
              <w:rPr>
                <w:szCs w:val="20"/>
              </w:rPr>
              <w:t>they are</w:t>
            </w:r>
            <w:r w:rsidRPr="007176BE">
              <w:rPr>
                <w:szCs w:val="20"/>
              </w:rPr>
              <w:t xml:space="preserve"> responsible for complying with this Code.)</w:t>
            </w:r>
          </w:p>
        </w:tc>
      </w:tr>
      <w:tr w:rsidR="00E428AE" w:rsidRPr="0040377A" w14:paraId="1ECCBC93" w14:textId="77777777" w:rsidTr="00280E05">
        <w:tc>
          <w:tcPr>
            <w:tcW w:w="3296" w:type="dxa"/>
          </w:tcPr>
          <w:p w14:paraId="187681AB" w14:textId="77777777" w:rsidR="00E428AE" w:rsidRDefault="00E428AE" w:rsidP="00795F63">
            <w:pPr>
              <w:pStyle w:val="onlinetext"/>
              <w:spacing w:after="0"/>
              <w:rPr>
                <w:b/>
                <w:szCs w:val="20"/>
              </w:rPr>
            </w:pPr>
            <w:r>
              <w:rPr>
                <w:b/>
                <w:szCs w:val="20"/>
              </w:rPr>
              <w:t>Lease/tenancy agreement</w:t>
            </w:r>
          </w:p>
          <w:p w14:paraId="15593F49" w14:textId="77777777" w:rsidR="00E428AE" w:rsidRDefault="00E428AE" w:rsidP="00795F63">
            <w:pPr>
              <w:pStyle w:val="onlinetext"/>
              <w:rPr>
                <w:b/>
                <w:szCs w:val="20"/>
              </w:rPr>
            </w:pPr>
          </w:p>
        </w:tc>
        <w:tc>
          <w:tcPr>
            <w:tcW w:w="5946" w:type="dxa"/>
          </w:tcPr>
          <w:p w14:paraId="1BDD95E9" w14:textId="77777777" w:rsidR="00E428AE" w:rsidRDefault="00E428AE" w:rsidP="00795F63">
            <w:pPr>
              <w:pStyle w:val="onlinetext"/>
              <w:rPr>
                <w:szCs w:val="20"/>
              </w:rPr>
            </w:pPr>
            <w:r>
              <w:rPr>
                <w:szCs w:val="20"/>
              </w:rPr>
              <w:t xml:space="preserve">The legal contract between the landlord and the leaseholder/tenant by which the </w:t>
            </w:r>
            <w:r w:rsidR="00967C1E">
              <w:rPr>
                <w:szCs w:val="20"/>
              </w:rPr>
              <w:t>leaseholder</w:t>
            </w:r>
            <w:r>
              <w:rPr>
                <w:szCs w:val="20"/>
              </w:rPr>
              <w:t xml:space="preserve"> is allowed to occupy the subject property (flat or house) setting out the terms and conditions that both parties must comply with.</w:t>
            </w:r>
          </w:p>
        </w:tc>
      </w:tr>
      <w:tr w:rsidR="00E428AE" w:rsidRPr="0040377A" w14:paraId="6FE7884F" w14:textId="77777777" w:rsidTr="00280E05">
        <w:tc>
          <w:tcPr>
            <w:tcW w:w="3296" w:type="dxa"/>
          </w:tcPr>
          <w:p w14:paraId="2F6B1E55" w14:textId="77777777" w:rsidR="00E428AE" w:rsidRDefault="00E428AE" w:rsidP="00795F63">
            <w:pPr>
              <w:pStyle w:val="onlinetext"/>
              <w:rPr>
                <w:b/>
                <w:szCs w:val="20"/>
              </w:rPr>
            </w:pPr>
            <w:r>
              <w:rPr>
                <w:b/>
                <w:szCs w:val="20"/>
              </w:rPr>
              <w:t>Leasehold Advisory Service (</w:t>
            </w:r>
            <w:r w:rsidRPr="00AE5C7E">
              <w:rPr>
                <w:b/>
                <w:szCs w:val="20"/>
              </w:rPr>
              <w:t>LEASE</w:t>
            </w:r>
            <w:r>
              <w:rPr>
                <w:b/>
                <w:szCs w:val="20"/>
              </w:rPr>
              <w:t>)</w:t>
            </w:r>
          </w:p>
        </w:tc>
        <w:tc>
          <w:tcPr>
            <w:tcW w:w="5946" w:type="dxa"/>
          </w:tcPr>
          <w:p w14:paraId="3B776EEF" w14:textId="77777777" w:rsidR="00E428AE" w:rsidRDefault="00E428AE" w:rsidP="00795F63">
            <w:pPr>
              <w:pStyle w:val="onlinetext"/>
              <w:rPr>
                <w:szCs w:val="20"/>
              </w:rPr>
            </w:pPr>
            <w:r w:rsidRPr="000C72E9">
              <w:rPr>
                <w:color w:val="000000"/>
                <w:szCs w:val="20"/>
              </w:rPr>
              <w:t>The Leasehold Advisory Service is a non</w:t>
            </w:r>
            <w:r>
              <w:rPr>
                <w:color w:val="000000"/>
                <w:szCs w:val="20"/>
              </w:rPr>
              <w:t>-</w:t>
            </w:r>
            <w:r w:rsidRPr="000C72E9">
              <w:rPr>
                <w:color w:val="000000"/>
                <w:szCs w:val="20"/>
              </w:rPr>
              <w:t xml:space="preserve">departmental public body (NDPB) funded by </w:t>
            </w:r>
            <w:r>
              <w:rPr>
                <w:color w:val="000000"/>
                <w:szCs w:val="20"/>
              </w:rPr>
              <w:t>the g</w:t>
            </w:r>
            <w:r w:rsidRPr="000C72E9">
              <w:rPr>
                <w:color w:val="000000"/>
                <w:szCs w:val="20"/>
              </w:rPr>
              <w:t>overnment to provide free advice on the law affecting residential leasehold property in England and Wales.</w:t>
            </w:r>
            <w:r>
              <w:rPr>
                <w:color w:val="000000"/>
                <w:szCs w:val="20"/>
              </w:rPr>
              <w:t xml:space="preserve"> See</w:t>
            </w:r>
            <w:r>
              <w:rPr>
                <w:color w:val="000000"/>
                <w:sz w:val="18"/>
                <w:szCs w:val="18"/>
              </w:rPr>
              <w:t xml:space="preserve"> </w:t>
            </w:r>
            <w:hyperlink r:id="rId14" w:history="1">
              <w:r w:rsidRPr="00E9284B">
                <w:rPr>
                  <w:rStyle w:val="Hyperlink"/>
                  <w:szCs w:val="20"/>
                </w:rPr>
                <w:t>www.lease-advice.org</w:t>
              </w:r>
            </w:hyperlink>
          </w:p>
        </w:tc>
      </w:tr>
      <w:tr w:rsidR="00E428AE" w:rsidRPr="0040377A" w14:paraId="2F773CE5" w14:textId="77777777" w:rsidTr="00280E05">
        <w:tc>
          <w:tcPr>
            <w:tcW w:w="3296" w:type="dxa"/>
          </w:tcPr>
          <w:p w14:paraId="20653576" w14:textId="77777777" w:rsidR="00E428AE" w:rsidRPr="0040377A" w:rsidRDefault="00E428AE" w:rsidP="00795F63">
            <w:pPr>
              <w:pStyle w:val="onlinetext"/>
              <w:spacing w:after="0"/>
              <w:rPr>
                <w:b/>
                <w:szCs w:val="20"/>
              </w:rPr>
            </w:pPr>
            <w:r>
              <w:rPr>
                <w:b/>
                <w:szCs w:val="20"/>
              </w:rPr>
              <w:t>L</w:t>
            </w:r>
            <w:r w:rsidRPr="0040377A">
              <w:rPr>
                <w:b/>
                <w:szCs w:val="20"/>
              </w:rPr>
              <w:t>easeholder</w:t>
            </w:r>
            <w:r>
              <w:rPr>
                <w:b/>
                <w:szCs w:val="20"/>
              </w:rPr>
              <w:t>/lessee/tenant</w:t>
            </w:r>
          </w:p>
        </w:tc>
        <w:tc>
          <w:tcPr>
            <w:tcW w:w="5946" w:type="dxa"/>
          </w:tcPr>
          <w:p w14:paraId="65C0C5F5" w14:textId="77777777" w:rsidR="00E428AE" w:rsidRPr="0040377A" w:rsidRDefault="00E428AE" w:rsidP="00795F63">
            <w:pPr>
              <w:pStyle w:val="onlinetext"/>
              <w:rPr>
                <w:b/>
                <w:szCs w:val="20"/>
              </w:rPr>
            </w:pPr>
            <w:r>
              <w:rPr>
                <w:szCs w:val="20"/>
              </w:rPr>
              <w:t>The person who, or company which, owns the leasehold interest and is liable to pay the service charge and ground rent under the terms of the lease. Throughout this Code the term 'leaseholder' has been used for consistency but this also includes the term lessee and tenant. The term 'tenant' is used in most statutory legislation.</w:t>
            </w:r>
          </w:p>
        </w:tc>
      </w:tr>
      <w:tr w:rsidR="00E067D8" w:rsidRPr="0040377A" w14:paraId="0196BE06" w14:textId="77777777" w:rsidTr="00113C05">
        <w:tc>
          <w:tcPr>
            <w:tcW w:w="3296" w:type="dxa"/>
          </w:tcPr>
          <w:p w14:paraId="0C67DE75" w14:textId="77777777" w:rsidR="00E067D8" w:rsidRDefault="00E067D8" w:rsidP="00795F63">
            <w:pPr>
              <w:pStyle w:val="onlinetext"/>
              <w:spacing w:after="0"/>
              <w:rPr>
                <w:b/>
                <w:szCs w:val="20"/>
              </w:rPr>
            </w:pPr>
            <w:r>
              <w:rPr>
                <w:b/>
                <w:szCs w:val="20"/>
              </w:rPr>
              <w:t>Live/Work Units</w:t>
            </w:r>
          </w:p>
        </w:tc>
        <w:tc>
          <w:tcPr>
            <w:tcW w:w="5946" w:type="dxa"/>
          </w:tcPr>
          <w:p w14:paraId="07CDEA00" w14:textId="4C57C8E5" w:rsidR="00E067D8" w:rsidRPr="00F770CA" w:rsidRDefault="00E067D8" w:rsidP="00385244">
            <w:pPr>
              <w:pStyle w:val="onlinetext"/>
            </w:pPr>
            <w:r w:rsidRPr="00F770CA">
              <w:t xml:space="preserve">A property specifically designed for dual use, combining both residential and business use.  </w:t>
            </w:r>
            <w:r w:rsidR="00D74203" w:rsidRPr="00F770CA">
              <w:t>It u</w:t>
            </w:r>
            <w:r w:rsidRPr="00F770CA">
              <w:t xml:space="preserve">sually has a </w:t>
            </w:r>
            <w:r w:rsidRPr="00F770CA">
              <w:lastRenderedPageBreak/>
              <w:t>formal division between the residential and business areas.  Specific planning consent falling within the Gener</w:t>
            </w:r>
            <w:r w:rsidR="00385244">
              <w:t>al</w:t>
            </w:r>
            <w:r w:rsidRPr="00F770CA">
              <w:t xml:space="preserve"> </w:t>
            </w:r>
            <w:r w:rsidR="00385244">
              <w:t>U</w:t>
            </w:r>
            <w:r w:rsidRPr="00F770CA">
              <w:t xml:space="preserve">se </w:t>
            </w:r>
            <w:r w:rsidR="00385244">
              <w:t>C</w:t>
            </w:r>
            <w:r w:rsidRPr="00F770CA">
              <w:t>lass</w:t>
            </w:r>
            <w:r w:rsidR="00385244">
              <w:t>es</w:t>
            </w:r>
            <w:r w:rsidRPr="00F770CA">
              <w:t xml:space="preserve">.  The unit may be covered by some areas of </w:t>
            </w:r>
            <w:r w:rsidR="00665278" w:rsidRPr="00F770CA">
              <w:t xml:space="preserve">residential </w:t>
            </w:r>
            <w:r w:rsidRPr="00F770CA">
              <w:t xml:space="preserve">leasehold legislation and the lease will have specific obligations for both the landlord and leaseholder. </w:t>
            </w:r>
          </w:p>
        </w:tc>
      </w:tr>
      <w:tr w:rsidR="00E428AE" w:rsidRPr="0040377A" w14:paraId="5F6FD999" w14:textId="77777777" w:rsidTr="00280E05">
        <w:tc>
          <w:tcPr>
            <w:tcW w:w="3296" w:type="dxa"/>
          </w:tcPr>
          <w:p w14:paraId="0F048C41" w14:textId="77777777" w:rsidR="00E428AE" w:rsidRPr="0040377A" w:rsidRDefault="00E428AE" w:rsidP="00795F63">
            <w:pPr>
              <w:pStyle w:val="onlinetext"/>
              <w:spacing w:after="0"/>
              <w:rPr>
                <w:b/>
                <w:szCs w:val="20"/>
              </w:rPr>
            </w:pPr>
            <w:r w:rsidRPr="00425687">
              <w:rPr>
                <w:b/>
                <w:szCs w:val="20"/>
              </w:rPr>
              <w:lastRenderedPageBreak/>
              <w:t>Long</w:t>
            </w:r>
            <w:r>
              <w:rPr>
                <w:b/>
                <w:szCs w:val="20"/>
              </w:rPr>
              <w:t xml:space="preserve"> leasehold</w:t>
            </w:r>
          </w:p>
        </w:tc>
        <w:tc>
          <w:tcPr>
            <w:tcW w:w="5946" w:type="dxa"/>
          </w:tcPr>
          <w:p w14:paraId="3C854333" w14:textId="77777777" w:rsidR="00E428AE" w:rsidRPr="00F770CA" w:rsidRDefault="00E428AE" w:rsidP="00F770CA">
            <w:pPr>
              <w:pStyle w:val="onlinetext"/>
            </w:pPr>
            <w:r w:rsidRPr="00F770CA">
              <w:t>Lease originally granted for a period in excess of 21 years.</w:t>
            </w:r>
          </w:p>
        </w:tc>
      </w:tr>
      <w:tr w:rsidR="00A76DD0" w:rsidRPr="0040377A" w14:paraId="33BADD8F" w14:textId="77777777" w:rsidTr="00113C05">
        <w:tc>
          <w:tcPr>
            <w:tcW w:w="3296" w:type="dxa"/>
          </w:tcPr>
          <w:p w14:paraId="60FBB179" w14:textId="23F124CD" w:rsidR="00A76DD0" w:rsidRDefault="00A76DD0" w:rsidP="00795F63">
            <w:pPr>
              <w:pStyle w:val="onlinetext"/>
              <w:rPr>
                <w:b/>
                <w:szCs w:val="20"/>
              </w:rPr>
            </w:pPr>
            <w:r>
              <w:rPr>
                <w:b/>
                <w:szCs w:val="20"/>
              </w:rPr>
              <w:t>LPE1</w:t>
            </w:r>
            <w:r w:rsidR="00E54F1E">
              <w:rPr>
                <w:b/>
                <w:szCs w:val="20"/>
              </w:rPr>
              <w:t xml:space="preserve"> and LPE2</w:t>
            </w:r>
          </w:p>
        </w:tc>
        <w:tc>
          <w:tcPr>
            <w:tcW w:w="5946" w:type="dxa"/>
          </w:tcPr>
          <w:p w14:paraId="32D46891" w14:textId="24D7DCB1" w:rsidR="0038617A" w:rsidRDefault="00A76DD0" w:rsidP="00E67FBD">
            <w:pPr>
              <w:pStyle w:val="onlinetext"/>
              <w:spacing w:after="0"/>
              <w:rPr>
                <w:lang w:val="en"/>
              </w:rPr>
            </w:pPr>
            <w:r w:rsidRPr="00A343AD">
              <w:rPr>
                <w:lang w:val="en"/>
              </w:rPr>
              <w:t>The Leasehold Property Enquiries form</w:t>
            </w:r>
            <w:r w:rsidR="00E54F1E">
              <w:rPr>
                <w:lang w:val="en"/>
              </w:rPr>
              <w:t>s</w:t>
            </w:r>
            <w:r w:rsidRPr="00A343AD">
              <w:rPr>
                <w:lang w:val="en"/>
              </w:rPr>
              <w:t xml:space="preserve"> (LPE1</w:t>
            </w:r>
            <w:r w:rsidR="00E54F1E">
              <w:rPr>
                <w:lang w:val="en"/>
              </w:rPr>
              <w:t xml:space="preserve"> and LPE2</w:t>
            </w:r>
            <w:r w:rsidRPr="00A343AD">
              <w:rPr>
                <w:lang w:val="en"/>
              </w:rPr>
              <w:t xml:space="preserve">) for leasehold property enquiries.  </w:t>
            </w:r>
            <w:r w:rsidR="00202B7E">
              <w:rPr>
                <w:lang w:val="en"/>
              </w:rPr>
              <w:t>Their</w:t>
            </w:r>
            <w:r w:rsidRPr="00A343AD">
              <w:rPr>
                <w:lang w:val="en"/>
              </w:rPr>
              <w:t xml:space="preserve"> aim is to standa</w:t>
            </w:r>
            <w:r w:rsidR="00453A35" w:rsidRPr="00A343AD">
              <w:rPr>
                <w:lang w:val="en"/>
              </w:rPr>
              <w:t>r</w:t>
            </w:r>
            <w:r w:rsidRPr="00A343AD">
              <w:rPr>
                <w:lang w:val="en"/>
              </w:rPr>
              <w:t xml:space="preserve">dise the collection of information required for the conveyancing process.  </w:t>
            </w:r>
            <w:r w:rsidR="00202B7E">
              <w:rPr>
                <w:lang w:val="en"/>
              </w:rPr>
              <w:t>They</w:t>
            </w:r>
            <w:r w:rsidRPr="00A343AD">
              <w:rPr>
                <w:lang w:val="en"/>
              </w:rPr>
              <w:t xml:space="preserve"> ha</w:t>
            </w:r>
            <w:r w:rsidR="00202B7E">
              <w:rPr>
                <w:lang w:val="en"/>
              </w:rPr>
              <w:t>ve</w:t>
            </w:r>
            <w:r w:rsidRPr="00A343AD">
              <w:rPr>
                <w:lang w:val="en"/>
              </w:rPr>
              <w:t xml:space="preserve"> been approved by The Law Society and trade bodies</w:t>
            </w:r>
          </w:p>
          <w:p w14:paraId="19BC54F3" w14:textId="77777777" w:rsidR="0038617A" w:rsidRPr="00A343AD" w:rsidRDefault="0038617A" w:rsidP="00E67FBD">
            <w:pPr>
              <w:pStyle w:val="onlinetext"/>
              <w:spacing w:after="0"/>
              <w:rPr>
                <w:lang w:val="en"/>
              </w:rPr>
            </w:pPr>
            <w:r w:rsidRPr="0038617A">
              <w:rPr>
                <w:lang w:val="en"/>
              </w:rPr>
              <w:t>www.lawsociety.org.uk</w:t>
            </w:r>
          </w:p>
          <w:p w14:paraId="6913B2AF" w14:textId="77777777" w:rsidR="00A76DD0" w:rsidRPr="0040377A" w:rsidRDefault="00A76DD0" w:rsidP="00A76DD0">
            <w:pPr>
              <w:ind w:left="-35"/>
              <w:rPr>
                <w:szCs w:val="20"/>
              </w:rPr>
            </w:pPr>
          </w:p>
        </w:tc>
      </w:tr>
      <w:tr w:rsidR="00E428AE" w:rsidRPr="0040377A" w14:paraId="5A0E25A8" w14:textId="77777777" w:rsidTr="00280E05">
        <w:tc>
          <w:tcPr>
            <w:tcW w:w="3296" w:type="dxa"/>
          </w:tcPr>
          <w:p w14:paraId="22D285B3" w14:textId="77777777" w:rsidR="00E428AE" w:rsidRPr="0040377A" w:rsidRDefault="00E428AE" w:rsidP="00795F63">
            <w:pPr>
              <w:pStyle w:val="onlinetext"/>
              <w:rPr>
                <w:b/>
                <w:szCs w:val="20"/>
              </w:rPr>
            </w:pPr>
            <w:r>
              <w:rPr>
                <w:b/>
                <w:szCs w:val="20"/>
              </w:rPr>
              <w:t xml:space="preserve">Manager/managing </w:t>
            </w:r>
            <w:r w:rsidRPr="0040377A">
              <w:rPr>
                <w:b/>
                <w:szCs w:val="20"/>
              </w:rPr>
              <w:t>agent</w:t>
            </w:r>
            <w:r>
              <w:rPr>
                <w:b/>
                <w:szCs w:val="20"/>
              </w:rPr>
              <w:t>/block manager/property manager</w:t>
            </w:r>
          </w:p>
        </w:tc>
        <w:tc>
          <w:tcPr>
            <w:tcW w:w="5946" w:type="dxa"/>
          </w:tcPr>
          <w:p w14:paraId="015FFA33" w14:textId="77777777" w:rsidR="00E428AE" w:rsidRPr="0040377A" w:rsidRDefault="00E428AE" w:rsidP="00F770CA">
            <w:pPr>
              <w:pStyle w:val="onlinetext"/>
            </w:pPr>
            <w:r w:rsidRPr="0040377A">
              <w:t xml:space="preserve">An agent </w:t>
            </w:r>
            <w:r>
              <w:t xml:space="preserve">who typically manages, within terms of reference and/or instructions, whole blocks of flats or estates with communal areas. </w:t>
            </w:r>
            <w:r w:rsidRPr="0040377A">
              <w:t xml:space="preserve">The managing agent will be engaged by the </w:t>
            </w:r>
            <w:r>
              <w:t>freeholder, superior landlord,</w:t>
            </w:r>
            <w:r w:rsidRPr="0040377A">
              <w:t xml:space="preserve"> the residents’ management company</w:t>
            </w:r>
            <w:r>
              <w:t xml:space="preserve"> or right to manage company</w:t>
            </w:r>
            <w:r w:rsidRPr="0040377A">
              <w:t>. Service charges will normally be paid to this agent.</w:t>
            </w:r>
            <w:r>
              <w:t xml:space="preserve"> (The term 'managing agent' has been used in this Code.)</w:t>
            </w:r>
          </w:p>
        </w:tc>
      </w:tr>
      <w:tr w:rsidR="00E428AE" w:rsidRPr="0040377A" w14:paraId="16857613" w14:textId="77777777" w:rsidTr="00280E05">
        <w:tc>
          <w:tcPr>
            <w:tcW w:w="3296" w:type="dxa"/>
          </w:tcPr>
          <w:p w14:paraId="6BC78189" w14:textId="77777777" w:rsidR="00E428AE" w:rsidRPr="0040377A" w:rsidRDefault="00E428AE" w:rsidP="00795F63">
            <w:pPr>
              <w:pStyle w:val="onlinetext"/>
              <w:rPr>
                <w:b/>
                <w:szCs w:val="20"/>
              </w:rPr>
            </w:pPr>
            <w:r>
              <w:rPr>
                <w:b/>
                <w:szCs w:val="20"/>
              </w:rPr>
              <w:t>Money laundering</w:t>
            </w:r>
          </w:p>
        </w:tc>
        <w:tc>
          <w:tcPr>
            <w:tcW w:w="5946" w:type="dxa"/>
          </w:tcPr>
          <w:p w14:paraId="5FC15277" w14:textId="77777777" w:rsidR="00E428AE" w:rsidRPr="0040377A" w:rsidRDefault="00E428AE" w:rsidP="00F770CA">
            <w:pPr>
              <w:pStyle w:val="onlinetext"/>
            </w:pPr>
            <w:r>
              <w:t xml:space="preserve">The ways of </w:t>
            </w:r>
            <w:r w:rsidR="00336991">
              <w:t>converting</w:t>
            </w:r>
            <w:r>
              <w:t xml:space="preserve"> a source of money that has been gained by illegal means.</w:t>
            </w:r>
          </w:p>
        </w:tc>
      </w:tr>
      <w:tr w:rsidR="00E428AE" w:rsidRPr="0040377A" w14:paraId="2B4820D8" w14:textId="77777777" w:rsidTr="00280E05">
        <w:tc>
          <w:tcPr>
            <w:tcW w:w="3296" w:type="dxa"/>
          </w:tcPr>
          <w:p w14:paraId="190F7E63" w14:textId="77777777" w:rsidR="00E428AE" w:rsidRDefault="00E428AE" w:rsidP="00795F63">
            <w:pPr>
              <w:pStyle w:val="onlinetext"/>
              <w:rPr>
                <w:b/>
                <w:szCs w:val="20"/>
              </w:rPr>
            </w:pPr>
            <w:r>
              <w:rPr>
                <w:b/>
                <w:szCs w:val="20"/>
              </w:rPr>
              <w:t>Plurals</w:t>
            </w:r>
          </w:p>
        </w:tc>
        <w:tc>
          <w:tcPr>
            <w:tcW w:w="5946" w:type="dxa"/>
          </w:tcPr>
          <w:p w14:paraId="02705A62" w14:textId="77777777" w:rsidR="00E428AE" w:rsidRDefault="00E428AE" w:rsidP="00F770CA">
            <w:pPr>
              <w:pStyle w:val="onlinetext"/>
            </w:pPr>
            <w:r>
              <w:t>Words in the plural also usually include the singular.</w:t>
            </w:r>
          </w:p>
        </w:tc>
      </w:tr>
      <w:tr w:rsidR="00E428AE" w:rsidRPr="0040377A" w14:paraId="57C8ED1F" w14:textId="77777777" w:rsidTr="00280E05">
        <w:tc>
          <w:tcPr>
            <w:tcW w:w="3296" w:type="dxa"/>
          </w:tcPr>
          <w:p w14:paraId="0920BDA4" w14:textId="77777777" w:rsidR="00E428AE" w:rsidRDefault="00E428AE" w:rsidP="00795F63">
            <w:pPr>
              <w:pStyle w:val="onlinetext"/>
              <w:rPr>
                <w:b/>
                <w:szCs w:val="20"/>
              </w:rPr>
            </w:pPr>
            <w:r>
              <w:rPr>
                <w:b/>
                <w:szCs w:val="20"/>
              </w:rPr>
              <w:t>Professional indemnity insurance (PII)</w:t>
            </w:r>
          </w:p>
        </w:tc>
        <w:tc>
          <w:tcPr>
            <w:tcW w:w="5946" w:type="dxa"/>
          </w:tcPr>
          <w:p w14:paraId="4817E56A" w14:textId="77777777" w:rsidR="00E428AE" w:rsidRDefault="00E428AE" w:rsidP="00F770CA">
            <w:pPr>
              <w:pStyle w:val="onlinetext"/>
            </w:pPr>
            <w:r>
              <w:t>Insurance</w:t>
            </w:r>
            <w:r w:rsidRPr="00803E3D">
              <w:t xml:space="preserve"> to cover you against a compensation claim if you have made a mistake or are negligent</w:t>
            </w:r>
            <w:r>
              <w:t>.</w:t>
            </w:r>
            <w:r w:rsidRPr="00803E3D">
              <w:t xml:space="preserve"> </w:t>
            </w:r>
          </w:p>
        </w:tc>
      </w:tr>
      <w:tr w:rsidR="00E428AE" w:rsidRPr="0040377A" w14:paraId="48FD75BB" w14:textId="77777777" w:rsidTr="00280E05">
        <w:tc>
          <w:tcPr>
            <w:tcW w:w="3296" w:type="dxa"/>
          </w:tcPr>
          <w:p w14:paraId="523DA164" w14:textId="77777777" w:rsidR="00E428AE" w:rsidRPr="0040377A" w:rsidRDefault="00E428AE" w:rsidP="00795F63">
            <w:pPr>
              <w:pStyle w:val="onlinetext"/>
              <w:rPr>
                <w:b/>
                <w:szCs w:val="20"/>
              </w:rPr>
            </w:pPr>
            <w:r w:rsidRPr="007A516F">
              <w:rPr>
                <w:b/>
                <w:szCs w:val="20"/>
              </w:rPr>
              <w:t>Reasonable</w:t>
            </w:r>
          </w:p>
        </w:tc>
        <w:tc>
          <w:tcPr>
            <w:tcW w:w="5946" w:type="dxa"/>
          </w:tcPr>
          <w:p w14:paraId="21655F15" w14:textId="524BA53E" w:rsidR="00E428AE" w:rsidRPr="0040377A" w:rsidRDefault="00E428AE" w:rsidP="007E7A58">
            <w:pPr>
              <w:pStyle w:val="onlinetext"/>
            </w:pPr>
            <w:r w:rsidRPr="0040377A">
              <w:t xml:space="preserve">A </w:t>
            </w:r>
            <w:r w:rsidR="00F95DF7">
              <w:t xml:space="preserve">particular </w:t>
            </w:r>
            <w:r w:rsidRPr="0040377A">
              <w:t>standard which is judged on the standard of conduct expected of a</w:t>
            </w:r>
            <w:r>
              <w:t xml:space="preserve"> professional, experienced person</w:t>
            </w:r>
            <w:r w:rsidRPr="0040377A">
              <w:t xml:space="preserve"> </w:t>
            </w:r>
            <w:r>
              <w:t xml:space="preserve">dealing with the same situation or in assessing whether the costs of services are appropriate and proportionate. </w:t>
            </w:r>
          </w:p>
        </w:tc>
      </w:tr>
      <w:tr w:rsidR="00E428AE" w:rsidRPr="0040377A" w14:paraId="49494579" w14:textId="77777777" w:rsidTr="00280E05">
        <w:tc>
          <w:tcPr>
            <w:tcW w:w="3296" w:type="dxa"/>
          </w:tcPr>
          <w:p w14:paraId="3E9A5D40" w14:textId="77777777" w:rsidR="00E428AE" w:rsidRPr="0040377A" w:rsidRDefault="00E428AE" w:rsidP="00795F63">
            <w:pPr>
              <w:pStyle w:val="onlinetext"/>
              <w:rPr>
                <w:b/>
                <w:szCs w:val="20"/>
              </w:rPr>
            </w:pPr>
            <w:r>
              <w:rPr>
                <w:b/>
                <w:szCs w:val="20"/>
              </w:rPr>
              <w:t>Reserve/sinking fund</w:t>
            </w:r>
          </w:p>
        </w:tc>
        <w:tc>
          <w:tcPr>
            <w:tcW w:w="5946" w:type="dxa"/>
          </w:tcPr>
          <w:p w14:paraId="42F843AE" w14:textId="77777777" w:rsidR="00E428AE" w:rsidRPr="0040377A" w:rsidRDefault="00E428AE" w:rsidP="00F770CA">
            <w:pPr>
              <w:pStyle w:val="onlinetext"/>
            </w:pPr>
            <w:r>
              <w:rPr>
                <w:color w:val="363435"/>
                <w:w w:val="103"/>
              </w:rPr>
              <w:t xml:space="preserve">A provision for future </w:t>
            </w:r>
            <w:r w:rsidR="00DE5929">
              <w:rPr>
                <w:color w:val="363435"/>
                <w:w w:val="103"/>
              </w:rPr>
              <w:t xml:space="preserve">major </w:t>
            </w:r>
            <w:r>
              <w:rPr>
                <w:color w:val="363435"/>
                <w:w w:val="103"/>
              </w:rPr>
              <w:t xml:space="preserve">expenditure. </w:t>
            </w:r>
            <w:r w:rsidRPr="00EF1D24">
              <w:rPr>
                <w:color w:val="363435"/>
                <w:w w:val="103"/>
              </w:rPr>
              <w:t>These terms have become interchangeable over recent years.</w:t>
            </w:r>
            <w:r>
              <w:rPr>
                <w:color w:val="363435"/>
                <w:w w:val="103"/>
              </w:rPr>
              <w:t xml:space="preserve"> </w:t>
            </w:r>
            <w:r w:rsidRPr="00EF1D24">
              <w:rPr>
                <w:color w:val="363435"/>
                <w:w w:val="103"/>
              </w:rPr>
              <w:t>This Code uses the term reserve fund.</w:t>
            </w:r>
            <w:r w:rsidR="003F5F4D">
              <w:rPr>
                <w:color w:val="363435"/>
                <w:w w:val="103"/>
              </w:rPr>
              <w:t xml:space="preserve">  (see Contingency)</w:t>
            </w:r>
          </w:p>
        </w:tc>
      </w:tr>
      <w:tr w:rsidR="00E428AE" w:rsidRPr="0040377A" w14:paraId="7326ABB4" w14:textId="77777777" w:rsidTr="00280E05">
        <w:tc>
          <w:tcPr>
            <w:tcW w:w="3296" w:type="dxa"/>
          </w:tcPr>
          <w:p w14:paraId="1AFB15F1" w14:textId="77777777" w:rsidR="00E428AE" w:rsidRPr="0040377A" w:rsidRDefault="00E428AE" w:rsidP="00795F63">
            <w:pPr>
              <w:pStyle w:val="onlinetext"/>
              <w:rPr>
                <w:b/>
                <w:szCs w:val="20"/>
              </w:rPr>
            </w:pPr>
            <w:r w:rsidRPr="0040377A">
              <w:rPr>
                <w:b/>
                <w:szCs w:val="20"/>
              </w:rPr>
              <w:t>Residential property</w:t>
            </w:r>
          </w:p>
        </w:tc>
        <w:tc>
          <w:tcPr>
            <w:tcW w:w="5946" w:type="dxa"/>
          </w:tcPr>
          <w:p w14:paraId="2D857001" w14:textId="77777777" w:rsidR="00E428AE" w:rsidRPr="0040377A" w:rsidRDefault="00E428AE" w:rsidP="00F770CA">
            <w:pPr>
              <w:pStyle w:val="onlinetext"/>
            </w:pPr>
            <w:r w:rsidRPr="0040377A">
              <w:t>Property used as living accommodation.</w:t>
            </w:r>
          </w:p>
        </w:tc>
      </w:tr>
      <w:tr w:rsidR="00E428AE" w:rsidRPr="0040377A" w14:paraId="34964031" w14:textId="77777777" w:rsidTr="00280E05">
        <w:tc>
          <w:tcPr>
            <w:tcW w:w="3296" w:type="dxa"/>
          </w:tcPr>
          <w:p w14:paraId="2D961453" w14:textId="77777777" w:rsidR="00E428AE" w:rsidRDefault="00E428AE" w:rsidP="00795F63">
            <w:pPr>
              <w:pStyle w:val="onlinetext"/>
              <w:rPr>
                <w:b/>
                <w:szCs w:val="20"/>
              </w:rPr>
            </w:pPr>
            <w:r>
              <w:rPr>
                <w:b/>
                <w:szCs w:val="20"/>
              </w:rPr>
              <w:t>Residents' management company (RMC)</w:t>
            </w:r>
          </w:p>
        </w:tc>
        <w:tc>
          <w:tcPr>
            <w:tcW w:w="5946" w:type="dxa"/>
          </w:tcPr>
          <w:p w14:paraId="71967869" w14:textId="77777777" w:rsidR="00E428AE" w:rsidRDefault="00E428AE" w:rsidP="00F770CA">
            <w:pPr>
              <w:pStyle w:val="onlinetext"/>
            </w:pPr>
            <w:r>
              <w:t>An organisation which may be referred to in the lease, which is responsible for the provision of services and manages and arranges for maintenance of the property to be carried out, but which does not necessarily have any legal interest in the property. An RMC may instruct a managing agent to carry out these duties on its behalf.</w:t>
            </w:r>
          </w:p>
        </w:tc>
      </w:tr>
      <w:tr w:rsidR="00E428AE" w:rsidRPr="0040377A" w14:paraId="2A356382" w14:textId="77777777" w:rsidTr="00280E05">
        <w:tc>
          <w:tcPr>
            <w:tcW w:w="3296" w:type="dxa"/>
          </w:tcPr>
          <w:p w14:paraId="03296EF2" w14:textId="77777777" w:rsidR="00E428AE" w:rsidRDefault="00E428AE" w:rsidP="00795F63">
            <w:pPr>
              <w:pStyle w:val="onlinetext"/>
              <w:rPr>
                <w:b/>
                <w:szCs w:val="20"/>
              </w:rPr>
            </w:pPr>
            <w:r>
              <w:rPr>
                <w:b/>
                <w:szCs w:val="20"/>
              </w:rPr>
              <w:t>Residents'/tenants' association</w:t>
            </w:r>
          </w:p>
          <w:p w14:paraId="6791F6E7" w14:textId="77777777" w:rsidR="00E428AE" w:rsidRPr="0040377A" w:rsidRDefault="00E428AE" w:rsidP="00795F63">
            <w:pPr>
              <w:pStyle w:val="onlinetext"/>
              <w:spacing w:after="0"/>
              <w:rPr>
                <w:b/>
                <w:szCs w:val="20"/>
              </w:rPr>
            </w:pPr>
            <w:r>
              <w:rPr>
                <w:b/>
                <w:szCs w:val="20"/>
              </w:rPr>
              <w:lastRenderedPageBreak/>
              <w:t>Recognised tenants' association (RTA)</w:t>
            </w:r>
          </w:p>
        </w:tc>
        <w:tc>
          <w:tcPr>
            <w:tcW w:w="5946" w:type="dxa"/>
          </w:tcPr>
          <w:p w14:paraId="65B9F693" w14:textId="77777777" w:rsidR="00E428AE" w:rsidRPr="0040377A" w:rsidRDefault="00E428AE" w:rsidP="00795F63">
            <w:pPr>
              <w:pStyle w:val="onlinetext"/>
              <w:rPr>
                <w:szCs w:val="20"/>
              </w:rPr>
            </w:pPr>
            <w:r>
              <w:rPr>
                <w:szCs w:val="20"/>
              </w:rPr>
              <w:lastRenderedPageBreak/>
              <w:t xml:space="preserve">A group of </w:t>
            </w:r>
            <w:r w:rsidR="00967C1E">
              <w:rPr>
                <w:szCs w:val="20"/>
              </w:rPr>
              <w:t>leaseholder</w:t>
            </w:r>
            <w:r>
              <w:rPr>
                <w:szCs w:val="20"/>
              </w:rPr>
              <w:t xml:space="preserve">s with or without a formal constitution or corporate status is called a residents association. It is also possible to have a residents' </w:t>
            </w:r>
            <w:r>
              <w:rPr>
                <w:szCs w:val="20"/>
              </w:rPr>
              <w:lastRenderedPageBreak/>
              <w:t>association 'recognised' (recognised tenants' association) by law with a formal constitution.</w:t>
            </w:r>
          </w:p>
        </w:tc>
      </w:tr>
      <w:tr w:rsidR="00E428AE" w:rsidRPr="0040377A" w14:paraId="070189F4" w14:textId="77777777" w:rsidTr="00280E05">
        <w:tc>
          <w:tcPr>
            <w:tcW w:w="3296" w:type="dxa"/>
          </w:tcPr>
          <w:p w14:paraId="5D37409A" w14:textId="77777777" w:rsidR="00E428AE" w:rsidRDefault="00E428AE" w:rsidP="00795F63">
            <w:pPr>
              <w:pStyle w:val="onlinetext"/>
              <w:rPr>
                <w:b/>
                <w:szCs w:val="20"/>
              </w:rPr>
            </w:pPr>
            <w:r>
              <w:rPr>
                <w:b/>
                <w:szCs w:val="20"/>
              </w:rPr>
              <w:lastRenderedPageBreak/>
              <w:t>Right to manage company (RTM)</w:t>
            </w:r>
          </w:p>
        </w:tc>
        <w:tc>
          <w:tcPr>
            <w:tcW w:w="5946" w:type="dxa"/>
          </w:tcPr>
          <w:p w14:paraId="2BB62DA3" w14:textId="77777777" w:rsidR="00E428AE" w:rsidRDefault="00E428AE" w:rsidP="00795F63">
            <w:pPr>
              <w:pStyle w:val="onlinetext"/>
              <w:rPr>
                <w:szCs w:val="20"/>
              </w:rPr>
            </w:pPr>
            <w:r>
              <w:rPr>
                <w:szCs w:val="20"/>
              </w:rPr>
              <w:t xml:space="preserve">A specific company created by the </w:t>
            </w:r>
            <w:r w:rsidRPr="00941B17">
              <w:rPr>
                <w:i/>
                <w:szCs w:val="20"/>
              </w:rPr>
              <w:t xml:space="preserve">Commonhold and Leasehold Reform Act </w:t>
            </w:r>
            <w:r>
              <w:rPr>
                <w:szCs w:val="20"/>
              </w:rPr>
              <w:t>2002 enabling qualifying leaseholders of the building to take on the management without proving their existing manager is at fault. RTM is restricted to leasehold flats and maisonettes, but</w:t>
            </w:r>
            <w:r w:rsidR="000F1086">
              <w:rPr>
                <w:szCs w:val="20"/>
              </w:rPr>
              <w:t xml:space="preserve"> is</w:t>
            </w:r>
            <w:r>
              <w:rPr>
                <w:szCs w:val="20"/>
              </w:rPr>
              <w:t xml:space="preserve"> not </w:t>
            </w:r>
            <w:r w:rsidR="000F1086">
              <w:rPr>
                <w:szCs w:val="20"/>
              </w:rPr>
              <w:t xml:space="preserve">available </w:t>
            </w:r>
            <w:r>
              <w:rPr>
                <w:szCs w:val="20"/>
              </w:rPr>
              <w:t xml:space="preserve">to individual leasehold houses or estates. </w:t>
            </w:r>
          </w:p>
        </w:tc>
      </w:tr>
      <w:tr w:rsidR="00E428AE" w:rsidRPr="0040377A" w14:paraId="04D9E010" w14:textId="77777777" w:rsidTr="00280E05">
        <w:tc>
          <w:tcPr>
            <w:tcW w:w="3296" w:type="dxa"/>
          </w:tcPr>
          <w:p w14:paraId="611610E8" w14:textId="77777777" w:rsidR="00E428AE" w:rsidRPr="0040377A" w:rsidRDefault="00E428AE" w:rsidP="00795F63">
            <w:pPr>
              <w:pStyle w:val="onlinetext"/>
              <w:rPr>
                <w:b/>
                <w:szCs w:val="20"/>
              </w:rPr>
            </w:pPr>
            <w:r>
              <w:rPr>
                <w:b/>
                <w:szCs w:val="20"/>
              </w:rPr>
              <w:t>RICS</w:t>
            </w:r>
          </w:p>
        </w:tc>
        <w:tc>
          <w:tcPr>
            <w:tcW w:w="5946" w:type="dxa"/>
          </w:tcPr>
          <w:p w14:paraId="2693881F" w14:textId="77777777" w:rsidR="00E428AE" w:rsidRPr="0040377A" w:rsidRDefault="00E428AE" w:rsidP="00795F63">
            <w:pPr>
              <w:pStyle w:val="onlinetext"/>
              <w:rPr>
                <w:szCs w:val="20"/>
              </w:rPr>
            </w:pPr>
            <w:r>
              <w:rPr>
                <w:szCs w:val="20"/>
              </w:rPr>
              <w:t>Royal Institution of Chartered Surveyors.</w:t>
            </w:r>
          </w:p>
        </w:tc>
      </w:tr>
      <w:tr w:rsidR="00E428AE" w:rsidRPr="0040377A" w14:paraId="27639C0D" w14:textId="77777777" w:rsidTr="00280E05">
        <w:tc>
          <w:tcPr>
            <w:tcW w:w="3296" w:type="dxa"/>
          </w:tcPr>
          <w:p w14:paraId="35756E46" w14:textId="77777777" w:rsidR="00E428AE" w:rsidRPr="0040377A" w:rsidRDefault="00E428AE" w:rsidP="00795F63">
            <w:pPr>
              <w:pStyle w:val="onlinetext"/>
              <w:rPr>
                <w:b/>
                <w:szCs w:val="20"/>
              </w:rPr>
            </w:pPr>
            <w:r>
              <w:rPr>
                <w:b/>
                <w:szCs w:val="20"/>
              </w:rPr>
              <w:t>Service charge</w:t>
            </w:r>
          </w:p>
        </w:tc>
        <w:tc>
          <w:tcPr>
            <w:tcW w:w="5946" w:type="dxa"/>
          </w:tcPr>
          <w:p w14:paraId="75145090" w14:textId="77777777" w:rsidR="00E428AE" w:rsidRPr="0040377A" w:rsidRDefault="00E428AE" w:rsidP="00795F63">
            <w:pPr>
              <w:pStyle w:val="onlinetext"/>
              <w:rPr>
                <w:szCs w:val="20"/>
              </w:rPr>
            </w:pPr>
            <w:r>
              <w:rPr>
                <w:szCs w:val="20"/>
              </w:rPr>
              <w:t xml:space="preserve">Where an amount is payable by a </w:t>
            </w:r>
            <w:r w:rsidR="00967C1E">
              <w:rPr>
                <w:szCs w:val="20"/>
              </w:rPr>
              <w:t>leaseholder</w:t>
            </w:r>
            <w:r>
              <w:rPr>
                <w:szCs w:val="20"/>
              </w:rPr>
              <w:t xml:space="preserve"> as part of or in addition to rent in respect of services, repairs, maintenance, insurance, improvements or costs of management (and the amount may vary according to the costs incurred or to be incurred) this is called service charge. Details are usually set out in the lease.</w:t>
            </w:r>
          </w:p>
        </w:tc>
      </w:tr>
      <w:tr w:rsidR="00E428AE" w:rsidRPr="0040377A" w14:paraId="244FFF0D" w14:textId="77777777" w:rsidTr="00280E05">
        <w:tc>
          <w:tcPr>
            <w:tcW w:w="3296" w:type="dxa"/>
          </w:tcPr>
          <w:p w14:paraId="33665C64" w14:textId="77777777" w:rsidR="00E428AE" w:rsidRPr="0040377A" w:rsidRDefault="00E428AE" w:rsidP="00795F63">
            <w:pPr>
              <w:pStyle w:val="onlinetext"/>
              <w:rPr>
                <w:b/>
                <w:szCs w:val="20"/>
              </w:rPr>
            </w:pPr>
            <w:r>
              <w:rPr>
                <w:b/>
                <w:szCs w:val="20"/>
              </w:rPr>
              <w:t>SI</w:t>
            </w:r>
          </w:p>
        </w:tc>
        <w:tc>
          <w:tcPr>
            <w:tcW w:w="5946" w:type="dxa"/>
          </w:tcPr>
          <w:p w14:paraId="78F32E9C" w14:textId="77777777" w:rsidR="00E428AE" w:rsidRPr="0040377A" w:rsidRDefault="00E428AE" w:rsidP="00795F63">
            <w:pPr>
              <w:pStyle w:val="onlinetext"/>
              <w:rPr>
                <w:szCs w:val="20"/>
              </w:rPr>
            </w:pPr>
            <w:r>
              <w:rPr>
                <w:szCs w:val="20"/>
              </w:rPr>
              <w:t>Statutory Instrument (Regulations or Order) that has been made by the Secretary of State to supplement the primary legislation and which must be complied with</w:t>
            </w:r>
            <w:r w:rsidR="00336991">
              <w:rPr>
                <w:szCs w:val="20"/>
              </w:rPr>
              <w:t xml:space="preserve"> as it is the law</w:t>
            </w:r>
            <w:r>
              <w:rPr>
                <w:szCs w:val="20"/>
              </w:rPr>
              <w:t>.</w:t>
            </w:r>
          </w:p>
        </w:tc>
      </w:tr>
      <w:tr w:rsidR="002A6376" w:rsidRPr="0040377A" w14:paraId="502A3D5F" w14:textId="77777777" w:rsidTr="00113C05">
        <w:tc>
          <w:tcPr>
            <w:tcW w:w="3296" w:type="dxa"/>
          </w:tcPr>
          <w:p w14:paraId="2BF84A40" w14:textId="77777777" w:rsidR="002A6376" w:rsidRPr="002A6376" w:rsidRDefault="00622FAB" w:rsidP="00795F63">
            <w:pPr>
              <w:pStyle w:val="onlinetext"/>
              <w:rPr>
                <w:b/>
                <w:szCs w:val="20"/>
              </w:rPr>
            </w:pPr>
            <w:r>
              <w:rPr>
                <w:b/>
                <w:szCs w:val="20"/>
              </w:rPr>
              <w:t>TECH</w:t>
            </w:r>
            <w:r w:rsidR="002A6376">
              <w:rPr>
                <w:b/>
                <w:szCs w:val="20"/>
              </w:rPr>
              <w:t xml:space="preserve"> </w:t>
            </w:r>
            <w:r>
              <w:rPr>
                <w:b/>
                <w:szCs w:val="20"/>
              </w:rPr>
              <w:t>0</w:t>
            </w:r>
            <w:r w:rsidR="002A6376">
              <w:rPr>
                <w:b/>
                <w:szCs w:val="20"/>
              </w:rPr>
              <w:t>3</w:t>
            </w:r>
            <w:r>
              <w:rPr>
                <w:b/>
                <w:szCs w:val="20"/>
              </w:rPr>
              <w:t>/11</w:t>
            </w:r>
            <w:r w:rsidR="007B662A">
              <w:rPr>
                <w:b/>
                <w:szCs w:val="20"/>
              </w:rPr>
              <w:t xml:space="preserve"> Residential Service Charge Accounts</w:t>
            </w:r>
          </w:p>
        </w:tc>
        <w:tc>
          <w:tcPr>
            <w:tcW w:w="5946" w:type="dxa"/>
          </w:tcPr>
          <w:p w14:paraId="6F453963" w14:textId="78AD3D6D" w:rsidR="002A6376" w:rsidRDefault="002A6376" w:rsidP="00795F63">
            <w:pPr>
              <w:pStyle w:val="onlinetext"/>
              <w:rPr>
                <w:szCs w:val="20"/>
              </w:rPr>
            </w:pPr>
            <w:r>
              <w:rPr>
                <w:szCs w:val="20"/>
              </w:rPr>
              <w:t xml:space="preserve">Residential service charge </w:t>
            </w:r>
            <w:r w:rsidR="00E54F1E">
              <w:rPr>
                <w:szCs w:val="20"/>
              </w:rPr>
              <w:t xml:space="preserve">accounting </w:t>
            </w:r>
            <w:r>
              <w:rPr>
                <w:szCs w:val="20"/>
              </w:rPr>
              <w:t>guidance issued jointly by RICS, Association of Residential Managing Agents (ARMA) and the professional accountancy bodies comprising the Association of Chartered Certified Accountants (ACCA</w:t>
            </w:r>
            <w:r w:rsidR="00FC09DE">
              <w:rPr>
                <w:szCs w:val="20"/>
              </w:rPr>
              <w:t>)</w:t>
            </w:r>
            <w:r>
              <w:rPr>
                <w:szCs w:val="20"/>
              </w:rPr>
              <w:t>, the Institute of Chartered Accountants in England and Wales (IUCAEW) and the Institute of Chartered Accountants in Scotland (ICAS)</w:t>
            </w:r>
          </w:p>
          <w:p w14:paraId="4DB77763" w14:textId="77777777" w:rsidR="00FC09DE" w:rsidRDefault="00FC09DE" w:rsidP="00795F63">
            <w:pPr>
              <w:pStyle w:val="onlinetext"/>
              <w:rPr>
                <w:szCs w:val="20"/>
              </w:rPr>
            </w:pPr>
            <w:r>
              <w:rPr>
                <w:szCs w:val="20"/>
              </w:rPr>
              <w:t xml:space="preserve">Available from </w:t>
            </w:r>
            <w:hyperlink r:id="rId15" w:history="1">
              <w:r w:rsidRPr="001877F9">
                <w:rPr>
                  <w:rStyle w:val="Hyperlink"/>
                  <w:szCs w:val="20"/>
                </w:rPr>
                <w:t>www.icaew.com</w:t>
              </w:r>
            </w:hyperlink>
            <w:r>
              <w:rPr>
                <w:szCs w:val="20"/>
              </w:rPr>
              <w:t xml:space="preserve"> </w:t>
            </w:r>
          </w:p>
          <w:p w14:paraId="126BE483" w14:textId="77777777" w:rsidR="0065760D" w:rsidRPr="0040377A" w:rsidRDefault="0065760D" w:rsidP="00795F63">
            <w:pPr>
              <w:pStyle w:val="onlinetext"/>
              <w:rPr>
                <w:szCs w:val="20"/>
              </w:rPr>
            </w:pPr>
          </w:p>
        </w:tc>
      </w:tr>
      <w:tr w:rsidR="00E428AE" w:rsidRPr="0040377A" w14:paraId="79E137E1" w14:textId="77777777" w:rsidTr="00280E05">
        <w:tc>
          <w:tcPr>
            <w:tcW w:w="3296" w:type="dxa"/>
          </w:tcPr>
          <w:p w14:paraId="7F813FCC" w14:textId="77777777" w:rsidR="00E428AE" w:rsidRPr="0040377A" w:rsidRDefault="00E428AE" w:rsidP="00795F63">
            <w:pPr>
              <w:pStyle w:val="onlinetext"/>
              <w:rPr>
                <w:b/>
                <w:szCs w:val="20"/>
              </w:rPr>
            </w:pPr>
            <w:r w:rsidRPr="0040377A">
              <w:rPr>
                <w:b/>
                <w:szCs w:val="20"/>
              </w:rPr>
              <w:t>Vulnerable customers</w:t>
            </w:r>
          </w:p>
        </w:tc>
        <w:tc>
          <w:tcPr>
            <w:tcW w:w="5946" w:type="dxa"/>
          </w:tcPr>
          <w:p w14:paraId="1C797098" w14:textId="77777777" w:rsidR="00E428AE" w:rsidRPr="0040377A" w:rsidRDefault="00E428AE" w:rsidP="00795F63">
            <w:pPr>
              <w:pStyle w:val="onlinetext"/>
              <w:rPr>
                <w:b/>
                <w:szCs w:val="20"/>
              </w:rPr>
            </w:pPr>
            <w:r w:rsidRPr="0040377A">
              <w:rPr>
                <w:szCs w:val="20"/>
              </w:rPr>
              <w:t>C</w:t>
            </w:r>
            <w:r>
              <w:rPr>
                <w:szCs w:val="20"/>
              </w:rPr>
              <w:t>ustomers who may</w:t>
            </w:r>
            <w:r w:rsidRPr="0040377A">
              <w:rPr>
                <w:szCs w:val="20"/>
              </w:rPr>
              <w:t xml:space="preserve"> require special treatment as a result of physical, mental, or emotional impairment, or for any other reason.</w:t>
            </w:r>
          </w:p>
        </w:tc>
      </w:tr>
    </w:tbl>
    <w:p w14:paraId="5029A993" w14:textId="77777777" w:rsidR="00E428AE" w:rsidRDefault="00E428AE" w:rsidP="00E428AE">
      <w:pPr>
        <w:pStyle w:val="CommentSubject"/>
        <w:tabs>
          <w:tab w:val="left" w:pos="3075"/>
        </w:tabs>
        <w:autoSpaceDE w:val="0"/>
        <w:spacing w:after="0" w:line="240" w:lineRule="auto"/>
        <w:rPr>
          <w:rFonts w:ascii="Verdana" w:hAnsi="Verdana" w:cs="Minion-Regular"/>
          <w:bCs w:val="0"/>
          <w:sz w:val="36"/>
          <w:szCs w:val="36"/>
          <w:lang w:val="en-GB"/>
        </w:rPr>
      </w:pPr>
    </w:p>
    <w:p w14:paraId="695B4989" w14:textId="77777777" w:rsidR="00E428AE" w:rsidRDefault="00E428AE" w:rsidP="00EE0CC4">
      <w:r>
        <w:br w:type="page"/>
      </w:r>
    </w:p>
    <w:p w14:paraId="6E210481" w14:textId="77777777" w:rsidR="006D6B2D" w:rsidRPr="00F26BD7" w:rsidRDefault="006D6B2D" w:rsidP="006D6B2D">
      <w:pPr>
        <w:rPr>
          <w:rFonts w:ascii="Arial" w:hAnsi="Arial" w:cs="Arial"/>
          <w:sz w:val="20"/>
          <w:szCs w:val="20"/>
        </w:rPr>
      </w:pPr>
    </w:p>
    <w:p w14:paraId="03B6ACBF" w14:textId="77777777" w:rsidR="00EF2700" w:rsidRDefault="00EF2700" w:rsidP="0051558B">
      <w:pPr>
        <w:rPr>
          <w:rFonts w:ascii="Verdana" w:hAnsi="Verdana"/>
          <w:b/>
          <w:bCs/>
          <w:color w:val="363435"/>
          <w:spacing w:val="-9"/>
          <w:w w:val="94"/>
          <w:sz w:val="48"/>
          <w:szCs w:val="48"/>
        </w:rPr>
      </w:pPr>
    </w:p>
    <w:p w14:paraId="120DD3D0" w14:textId="77777777" w:rsidR="00A37F06" w:rsidRPr="00316A3E" w:rsidRDefault="00A37F06" w:rsidP="00316A3E">
      <w:pPr>
        <w:pStyle w:val="Heading1"/>
        <w:rPr>
          <w:rFonts w:eastAsia="MS PMincho"/>
        </w:rPr>
      </w:pPr>
      <w:bookmarkStart w:id="8" w:name="_Toc415753168"/>
      <w:bookmarkStart w:id="9" w:name="_Toc443380500"/>
      <w:r w:rsidRPr="00316A3E">
        <w:t>Foreword and application of the Code</w:t>
      </w:r>
      <w:bookmarkEnd w:id="8"/>
      <w:bookmarkEnd w:id="9"/>
    </w:p>
    <w:p w14:paraId="37837D6C" w14:textId="77777777" w:rsidR="00A37F06" w:rsidRDefault="00A37F06" w:rsidP="00DB6230">
      <w:pPr>
        <w:widowControl w:val="0"/>
        <w:autoSpaceDE w:val="0"/>
        <w:autoSpaceDN w:val="0"/>
        <w:adjustRightInd w:val="0"/>
        <w:spacing w:before="9" w:line="140" w:lineRule="exact"/>
        <w:rPr>
          <w:color w:val="000000"/>
          <w:sz w:val="14"/>
          <w:szCs w:val="14"/>
        </w:rPr>
      </w:pPr>
    </w:p>
    <w:p w14:paraId="4A6F6E2D" w14:textId="77777777" w:rsidR="00A37F06" w:rsidRDefault="00A37F06" w:rsidP="00DB6230">
      <w:pPr>
        <w:widowControl w:val="0"/>
        <w:autoSpaceDE w:val="0"/>
        <w:autoSpaceDN w:val="0"/>
        <w:adjustRightInd w:val="0"/>
        <w:spacing w:line="200" w:lineRule="exact"/>
        <w:rPr>
          <w:color w:val="000000"/>
          <w:sz w:val="20"/>
          <w:szCs w:val="20"/>
        </w:rPr>
      </w:pPr>
    </w:p>
    <w:p w14:paraId="2FE29B4D" w14:textId="77777777" w:rsidR="00A37F06" w:rsidRPr="00512A60" w:rsidRDefault="00A37F06" w:rsidP="00512A60">
      <w:pPr>
        <w:rPr>
          <w:rFonts w:ascii="Verdana" w:hAnsi="Verdana"/>
          <w:b/>
        </w:rPr>
      </w:pPr>
      <w:r w:rsidRPr="00512A60">
        <w:rPr>
          <w:rFonts w:ascii="Verdana" w:hAnsi="Verdana"/>
          <w:b/>
        </w:rPr>
        <w:t>Foreword</w:t>
      </w:r>
    </w:p>
    <w:p w14:paraId="236CA27B" w14:textId="77777777" w:rsidR="00A37F06" w:rsidRPr="00A37F06" w:rsidRDefault="00A37F06" w:rsidP="00DB6230">
      <w:pPr>
        <w:widowControl w:val="0"/>
        <w:autoSpaceDE w:val="0"/>
        <w:autoSpaceDN w:val="0"/>
        <w:adjustRightInd w:val="0"/>
        <w:spacing w:before="7" w:line="110" w:lineRule="exact"/>
        <w:rPr>
          <w:rFonts w:ascii="Verdana" w:hAnsi="Verdana"/>
          <w:color w:val="000000"/>
          <w:sz w:val="20"/>
          <w:szCs w:val="20"/>
        </w:rPr>
      </w:pPr>
    </w:p>
    <w:p w14:paraId="19A2036E" w14:textId="36A91A84" w:rsidR="00A37F06" w:rsidRPr="00B75352" w:rsidRDefault="00A37F06" w:rsidP="00DB6230">
      <w:pPr>
        <w:widowControl w:val="0"/>
        <w:autoSpaceDE w:val="0"/>
        <w:autoSpaceDN w:val="0"/>
        <w:adjustRightInd w:val="0"/>
        <w:spacing w:line="243" w:lineRule="auto"/>
        <w:ind w:right="69"/>
        <w:rPr>
          <w:rFonts w:ascii="Verdana" w:hAnsi="Verdana"/>
          <w:sz w:val="20"/>
          <w:szCs w:val="20"/>
        </w:rPr>
      </w:pPr>
      <w:r w:rsidRPr="00B75352">
        <w:rPr>
          <w:rFonts w:ascii="Verdana" w:hAnsi="Verdana"/>
          <w:spacing w:val="-5"/>
          <w:sz w:val="20"/>
          <w:szCs w:val="20"/>
        </w:rPr>
        <w:t>W</w:t>
      </w:r>
      <w:r w:rsidRPr="00B75352">
        <w:rPr>
          <w:rFonts w:ascii="Verdana" w:hAnsi="Verdana"/>
          <w:spacing w:val="1"/>
          <w:sz w:val="20"/>
          <w:szCs w:val="20"/>
        </w:rPr>
        <w:t>hils</w:t>
      </w:r>
      <w:r w:rsidRPr="00B75352">
        <w:rPr>
          <w:rFonts w:ascii="Verdana" w:hAnsi="Verdana"/>
          <w:sz w:val="20"/>
          <w:szCs w:val="20"/>
        </w:rPr>
        <w:t>t</w:t>
      </w:r>
      <w:r w:rsidRPr="00B75352">
        <w:rPr>
          <w:rFonts w:ascii="Verdana" w:hAnsi="Verdana"/>
          <w:spacing w:val="7"/>
          <w:sz w:val="20"/>
          <w:szCs w:val="20"/>
        </w:rPr>
        <w:t xml:space="preserve"> </w:t>
      </w:r>
      <w:r w:rsidRPr="00B75352">
        <w:rPr>
          <w:rFonts w:ascii="Verdana" w:hAnsi="Verdana"/>
          <w:spacing w:val="1"/>
          <w:sz w:val="20"/>
          <w:szCs w:val="20"/>
        </w:rPr>
        <w:t>th</w:t>
      </w:r>
      <w:r w:rsidRPr="00B75352">
        <w:rPr>
          <w:rFonts w:ascii="Verdana" w:hAnsi="Verdana"/>
          <w:sz w:val="20"/>
          <w:szCs w:val="20"/>
        </w:rPr>
        <w:t>e</w:t>
      </w:r>
      <w:r w:rsidRPr="00B75352">
        <w:rPr>
          <w:rFonts w:ascii="Verdana" w:hAnsi="Verdana"/>
          <w:spacing w:val="15"/>
          <w:sz w:val="20"/>
          <w:szCs w:val="20"/>
        </w:rPr>
        <w:t xml:space="preserve"> </w:t>
      </w:r>
      <w:r w:rsidRPr="00B75352">
        <w:rPr>
          <w:rFonts w:ascii="Verdana" w:hAnsi="Verdana"/>
          <w:spacing w:val="1"/>
          <w:sz w:val="20"/>
          <w:szCs w:val="20"/>
        </w:rPr>
        <w:t>Sec</w:t>
      </w:r>
      <w:r w:rsidRPr="00B75352">
        <w:rPr>
          <w:rFonts w:ascii="Verdana" w:hAnsi="Verdana"/>
          <w:spacing w:val="-2"/>
          <w:sz w:val="20"/>
          <w:szCs w:val="20"/>
        </w:rPr>
        <w:t>r</w:t>
      </w:r>
      <w:r w:rsidRPr="00B75352">
        <w:rPr>
          <w:rFonts w:ascii="Verdana" w:hAnsi="Verdana"/>
          <w:spacing w:val="2"/>
          <w:sz w:val="20"/>
          <w:szCs w:val="20"/>
        </w:rPr>
        <w:t>e</w:t>
      </w:r>
      <w:r w:rsidRPr="00B75352">
        <w:rPr>
          <w:rFonts w:ascii="Verdana" w:hAnsi="Verdana"/>
          <w:spacing w:val="1"/>
          <w:sz w:val="20"/>
          <w:szCs w:val="20"/>
        </w:rPr>
        <w:t>ta</w:t>
      </w:r>
      <w:r w:rsidRPr="00B75352">
        <w:rPr>
          <w:rFonts w:ascii="Verdana" w:hAnsi="Verdana"/>
          <w:spacing w:val="8"/>
          <w:sz w:val="20"/>
          <w:szCs w:val="20"/>
        </w:rPr>
        <w:t>r</w:t>
      </w:r>
      <w:r w:rsidRPr="00B75352">
        <w:rPr>
          <w:rFonts w:ascii="Verdana" w:hAnsi="Verdana"/>
          <w:sz w:val="20"/>
          <w:szCs w:val="20"/>
        </w:rPr>
        <w:t>y</w:t>
      </w:r>
      <w:r w:rsidRPr="00B75352">
        <w:rPr>
          <w:rFonts w:ascii="Verdana" w:hAnsi="Verdana"/>
          <w:spacing w:val="-11"/>
          <w:sz w:val="20"/>
          <w:szCs w:val="20"/>
        </w:rPr>
        <w:t xml:space="preserve"> </w:t>
      </w:r>
      <w:r w:rsidRPr="00B75352">
        <w:rPr>
          <w:rFonts w:ascii="Verdana" w:hAnsi="Verdana"/>
          <w:spacing w:val="1"/>
          <w:sz w:val="20"/>
          <w:szCs w:val="20"/>
        </w:rPr>
        <w:t>o</w:t>
      </w:r>
      <w:r w:rsidRPr="00B75352">
        <w:rPr>
          <w:rFonts w:ascii="Verdana" w:hAnsi="Verdana"/>
          <w:sz w:val="20"/>
          <w:szCs w:val="20"/>
        </w:rPr>
        <w:t>f</w:t>
      </w:r>
      <w:r w:rsidRPr="00B75352">
        <w:rPr>
          <w:rFonts w:ascii="Verdana" w:hAnsi="Verdana"/>
          <w:spacing w:val="14"/>
          <w:sz w:val="20"/>
          <w:szCs w:val="20"/>
        </w:rPr>
        <w:t xml:space="preserve"> </w:t>
      </w:r>
      <w:r w:rsidRPr="00B75352">
        <w:rPr>
          <w:rFonts w:ascii="Verdana" w:hAnsi="Verdana"/>
          <w:spacing w:val="1"/>
          <w:sz w:val="20"/>
          <w:szCs w:val="20"/>
        </w:rPr>
        <w:t>Sta</w:t>
      </w:r>
      <w:r w:rsidRPr="00B75352">
        <w:rPr>
          <w:rFonts w:ascii="Verdana" w:hAnsi="Verdana"/>
          <w:spacing w:val="-1"/>
          <w:sz w:val="20"/>
          <w:szCs w:val="20"/>
        </w:rPr>
        <w:t>t</w:t>
      </w:r>
      <w:r w:rsidRPr="00B75352">
        <w:rPr>
          <w:rFonts w:ascii="Verdana" w:hAnsi="Verdana"/>
          <w:sz w:val="20"/>
          <w:szCs w:val="20"/>
        </w:rPr>
        <w:t xml:space="preserve">e </w:t>
      </w:r>
      <w:r w:rsidRPr="00B75352">
        <w:rPr>
          <w:rFonts w:ascii="Verdana" w:hAnsi="Verdana"/>
          <w:spacing w:val="1"/>
          <w:sz w:val="20"/>
          <w:szCs w:val="20"/>
        </w:rPr>
        <w:t>ha</w:t>
      </w:r>
      <w:r w:rsidRPr="00B75352">
        <w:rPr>
          <w:rFonts w:ascii="Verdana" w:hAnsi="Verdana"/>
          <w:sz w:val="20"/>
          <w:szCs w:val="20"/>
        </w:rPr>
        <w:t>s</w:t>
      </w:r>
      <w:r w:rsidRPr="00B75352">
        <w:rPr>
          <w:rFonts w:ascii="Verdana" w:hAnsi="Verdana"/>
          <w:spacing w:val="8"/>
          <w:sz w:val="20"/>
          <w:szCs w:val="20"/>
        </w:rPr>
        <w:t xml:space="preserve"> </w:t>
      </w:r>
      <w:r w:rsidRPr="00B75352">
        <w:rPr>
          <w:rFonts w:ascii="Verdana" w:hAnsi="Verdana"/>
          <w:spacing w:val="1"/>
          <w:sz w:val="20"/>
          <w:szCs w:val="20"/>
        </w:rPr>
        <w:t>app</w:t>
      </w:r>
      <w:r w:rsidRPr="00B75352">
        <w:rPr>
          <w:rFonts w:ascii="Verdana" w:hAnsi="Verdana"/>
          <w:spacing w:val="-2"/>
          <w:sz w:val="20"/>
          <w:szCs w:val="20"/>
        </w:rPr>
        <w:t>ro</w:t>
      </w:r>
      <w:r w:rsidRPr="00B75352">
        <w:rPr>
          <w:rFonts w:ascii="Verdana" w:hAnsi="Verdana"/>
          <w:spacing w:val="-3"/>
          <w:sz w:val="20"/>
          <w:szCs w:val="20"/>
        </w:rPr>
        <w:t>v</w:t>
      </w:r>
      <w:r w:rsidRPr="00B75352">
        <w:rPr>
          <w:rFonts w:ascii="Verdana" w:hAnsi="Verdana"/>
          <w:spacing w:val="1"/>
          <w:sz w:val="20"/>
          <w:szCs w:val="20"/>
        </w:rPr>
        <w:t>e</w:t>
      </w:r>
      <w:r w:rsidRPr="00B75352">
        <w:rPr>
          <w:rFonts w:ascii="Verdana" w:hAnsi="Verdana"/>
          <w:sz w:val="20"/>
          <w:szCs w:val="20"/>
        </w:rPr>
        <w:t>d</w:t>
      </w:r>
      <w:r w:rsidRPr="00B75352">
        <w:rPr>
          <w:rFonts w:ascii="Verdana" w:hAnsi="Verdana"/>
          <w:spacing w:val="16"/>
          <w:sz w:val="20"/>
          <w:szCs w:val="20"/>
        </w:rPr>
        <w:t xml:space="preserve"> </w:t>
      </w:r>
      <w:r w:rsidRPr="00B75352">
        <w:rPr>
          <w:rFonts w:ascii="Verdana" w:hAnsi="Verdana"/>
          <w:spacing w:val="1"/>
          <w:sz w:val="20"/>
          <w:szCs w:val="20"/>
        </w:rPr>
        <w:t>thi</w:t>
      </w:r>
      <w:r w:rsidRPr="00B75352">
        <w:rPr>
          <w:rFonts w:ascii="Verdana" w:hAnsi="Verdana"/>
          <w:sz w:val="20"/>
          <w:szCs w:val="20"/>
        </w:rPr>
        <w:t>s</w:t>
      </w:r>
      <w:r w:rsidRPr="00B75352">
        <w:rPr>
          <w:rFonts w:ascii="Verdana" w:hAnsi="Verdana"/>
          <w:spacing w:val="12"/>
          <w:sz w:val="20"/>
          <w:szCs w:val="20"/>
        </w:rPr>
        <w:t xml:space="preserve"> </w:t>
      </w:r>
      <w:r w:rsidRPr="00B75352">
        <w:rPr>
          <w:rFonts w:ascii="Verdana" w:hAnsi="Verdana"/>
          <w:spacing w:val="-1"/>
          <w:sz w:val="20"/>
          <w:szCs w:val="20"/>
        </w:rPr>
        <w:t>C</w:t>
      </w:r>
      <w:r w:rsidRPr="00B75352">
        <w:rPr>
          <w:rFonts w:ascii="Verdana" w:hAnsi="Verdana"/>
          <w:spacing w:val="2"/>
          <w:sz w:val="20"/>
          <w:szCs w:val="20"/>
        </w:rPr>
        <w:t>o</w:t>
      </w:r>
      <w:r w:rsidRPr="00B75352">
        <w:rPr>
          <w:rFonts w:ascii="Verdana" w:hAnsi="Verdana"/>
          <w:spacing w:val="1"/>
          <w:sz w:val="20"/>
          <w:szCs w:val="20"/>
        </w:rPr>
        <w:t>d</w:t>
      </w:r>
      <w:r w:rsidRPr="00B75352">
        <w:rPr>
          <w:rFonts w:ascii="Verdana" w:hAnsi="Verdana"/>
          <w:sz w:val="20"/>
          <w:szCs w:val="20"/>
        </w:rPr>
        <w:t>e</w:t>
      </w:r>
      <w:r w:rsidRPr="00B75352">
        <w:rPr>
          <w:rFonts w:ascii="Verdana" w:hAnsi="Verdana"/>
          <w:spacing w:val="10"/>
          <w:sz w:val="20"/>
          <w:szCs w:val="20"/>
        </w:rPr>
        <w:t xml:space="preserve"> </w:t>
      </w:r>
      <w:r w:rsidRPr="00B75352">
        <w:rPr>
          <w:rFonts w:ascii="Verdana" w:hAnsi="Verdana"/>
          <w:spacing w:val="1"/>
          <w:sz w:val="20"/>
          <w:szCs w:val="20"/>
        </w:rPr>
        <w:t>unde</w:t>
      </w:r>
      <w:r w:rsidRPr="00B75352">
        <w:rPr>
          <w:rFonts w:ascii="Verdana" w:hAnsi="Verdana"/>
          <w:sz w:val="20"/>
          <w:szCs w:val="20"/>
        </w:rPr>
        <w:t>r</w:t>
      </w:r>
      <w:r w:rsidRPr="00B75352">
        <w:rPr>
          <w:rFonts w:ascii="Verdana" w:hAnsi="Verdana"/>
          <w:spacing w:val="29"/>
          <w:sz w:val="20"/>
          <w:szCs w:val="20"/>
        </w:rPr>
        <w:t xml:space="preserve"> </w:t>
      </w:r>
      <w:r w:rsidRPr="00B75352">
        <w:rPr>
          <w:rFonts w:ascii="Verdana" w:hAnsi="Verdana"/>
          <w:spacing w:val="1"/>
          <w:sz w:val="20"/>
          <w:szCs w:val="20"/>
        </w:rPr>
        <w:t>Se</w:t>
      </w:r>
      <w:r w:rsidRPr="00B75352">
        <w:rPr>
          <w:rFonts w:ascii="Verdana" w:hAnsi="Verdana"/>
          <w:spacing w:val="2"/>
          <w:sz w:val="20"/>
          <w:szCs w:val="20"/>
        </w:rPr>
        <w:t>c</w:t>
      </w:r>
      <w:r w:rsidRPr="00B75352">
        <w:rPr>
          <w:rFonts w:ascii="Verdana" w:hAnsi="Verdana"/>
          <w:spacing w:val="1"/>
          <w:sz w:val="20"/>
          <w:szCs w:val="20"/>
        </w:rPr>
        <w:t>tio</w:t>
      </w:r>
      <w:r w:rsidRPr="00B75352">
        <w:rPr>
          <w:rFonts w:ascii="Verdana" w:hAnsi="Verdana"/>
          <w:sz w:val="20"/>
          <w:szCs w:val="20"/>
        </w:rPr>
        <w:t>n</w:t>
      </w:r>
      <w:r w:rsidRPr="00B75352">
        <w:rPr>
          <w:rFonts w:ascii="Verdana" w:hAnsi="Verdana"/>
          <w:spacing w:val="3"/>
          <w:sz w:val="20"/>
          <w:szCs w:val="20"/>
        </w:rPr>
        <w:t xml:space="preserve"> </w:t>
      </w:r>
      <w:r w:rsidRPr="00B75352">
        <w:rPr>
          <w:rFonts w:ascii="Verdana" w:hAnsi="Verdana"/>
          <w:spacing w:val="1"/>
          <w:sz w:val="20"/>
          <w:szCs w:val="20"/>
        </w:rPr>
        <w:t>87(7</w:t>
      </w:r>
      <w:r w:rsidRPr="00B75352">
        <w:rPr>
          <w:rFonts w:ascii="Verdana" w:hAnsi="Verdana"/>
          <w:sz w:val="20"/>
          <w:szCs w:val="20"/>
        </w:rPr>
        <w:t>)</w:t>
      </w:r>
      <w:r w:rsidRPr="00B75352">
        <w:rPr>
          <w:rFonts w:ascii="Verdana" w:hAnsi="Verdana"/>
          <w:spacing w:val="10"/>
          <w:sz w:val="20"/>
          <w:szCs w:val="20"/>
        </w:rPr>
        <w:t xml:space="preserve"> </w:t>
      </w:r>
      <w:r w:rsidRPr="00B75352">
        <w:rPr>
          <w:rFonts w:ascii="Verdana" w:hAnsi="Verdana"/>
          <w:spacing w:val="1"/>
          <w:sz w:val="20"/>
          <w:szCs w:val="20"/>
        </w:rPr>
        <w:t>o</w:t>
      </w:r>
      <w:r w:rsidRPr="00B75352">
        <w:rPr>
          <w:rFonts w:ascii="Verdana" w:hAnsi="Verdana"/>
          <w:sz w:val="20"/>
          <w:szCs w:val="20"/>
        </w:rPr>
        <w:t>f</w:t>
      </w:r>
      <w:r w:rsidRPr="00B75352">
        <w:rPr>
          <w:rFonts w:ascii="Verdana" w:hAnsi="Verdana"/>
          <w:spacing w:val="14"/>
          <w:sz w:val="20"/>
          <w:szCs w:val="20"/>
        </w:rPr>
        <w:t xml:space="preserve"> </w:t>
      </w:r>
      <w:r w:rsidRPr="00B75352">
        <w:rPr>
          <w:rFonts w:ascii="Verdana" w:hAnsi="Verdana"/>
          <w:spacing w:val="1"/>
          <w:sz w:val="20"/>
          <w:szCs w:val="20"/>
        </w:rPr>
        <w:t>th</w:t>
      </w:r>
      <w:r w:rsidRPr="00B75352">
        <w:rPr>
          <w:rFonts w:ascii="Verdana" w:hAnsi="Verdana"/>
          <w:sz w:val="20"/>
          <w:szCs w:val="20"/>
        </w:rPr>
        <w:t>e</w:t>
      </w:r>
      <w:r w:rsidRPr="00B75352">
        <w:rPr>
          <w:rFonts w:ascii="Verdana" w:hAnsi="Verdana"/>
          <w:spacing w:val="16"/>
          <w:sz w:val="20"/>
          <w:szCs w:val="20"/>
        </w:rPr>
        <w:t xml:space="preserve"> </w:t>
      </w:r>
      <w:r w:rsidRPr="00B75352">
        <w:rPr>
          <w:rFonts w:ascii="Verdana" w:hAnsi="Verdana"/>
          <w:i/>
          <w:iCs/>
          <w:w w:val="93"/>
          <w:sz w:val="20"/>
          <w:szCs w:val="20"/>
        </w:rPr>
        <w:t>L</w:t>
      </w:r>
      <w:r w:rsidRPr="00B75352">
        <w:rPr>
          <w:rFonts w:ascii="Verdana" w:hAnsi="Verdana"/>
          <w:i/>
          <w:iCs/>
          <w:spacing w:val="1"/>
          <w:w w:val="93"/>
          <w:sz w:val="20"/>
          <w:szCs w:val="20"/>
        </w:rPr>
        <w:t>ea</w:t>
      </w:r>
      <w:r w:rsidRPr="00B75352">
        <w:rPr>
          <w:rFonts w:ascii="Verdana" w:hAnsi="Verdana"/>
          <w:i/>
          <w:iCs/>
          <w:spacing w:val="3"/>
          <w:w w:val="93"/>
          <w:sz w:val="20"/>
          <w:szCs w:val="20"/>
        </w:rPr>
        <w:t>s</w:t>
      </w:r>
      <w:r w:rsidRPr="00B75352">
        <w:rPr>
          <w:rFonts w:ascii="Verdana" w:hAnsi="Verdana"/>
          <w:i/>
          <w:iCs/>
          <w:spacing w:val="1"/>
          <w:w w:val="93"/>
          <w:sz w:val="20"/>
          <w:szCs w:val="20"/>
        </w:rPr>
        <w:t>ehol</w:t>
      </w:r>
      <w:r w:rsidRPr="00B75352">
        <w:rPr>
          <w:rFonts w:ascii="Verdana" w:hAnsi="Verdana"/>
          <w:i/>
          <w:iCs/>
          <w:w w:val="93"/>
          <w:sz w:val="20"/>
          <w:szCs w:val="20"/>
        </w:rPr>
        <w:t>d</w:t>
      </w:r>
      <w:r w:rsidRPr="00B75352">
        <w:rPr>
          <w:rFonts w:ascii="Verdana" w:hAnsi="Verdana"/>
          <w:i/>
          <w:iCs/>
          <w:spacing w:val="17"/>
          <w:w w:val="93"/>
          <w:sz w:val="20"/>
          <w:szCs w:val="20"/>
        </w:rPr>
        <w:t xml:space="preserve"> </w:t>
      </w:r>
      <w:r w:rsidRPr="00B75352">
        <w:rPr>
          <w:rFonts w:ascii="Verdana" w:hAnsi="Verdana"/>
          <w:i/>
          <w:iCs/>
          <w:spacing w:val="-3"/>
          <w:sz w:val="20"/>
          <w:szCs w:val="20"/>
        </w:rPr>
        <w:t>R</w:t>
      </w:r>
      <w:r w:rsidRPr="00B75352">
        <w:rPr>
          <w:rFonts w:ascii="Verdana" w:hAnsi="Verdana"/>
          <w:i/>
          <w:iCs/>
          <w:spacing w:val="3"/>
          <w:sz w:val="20"/>
          <w:szCs w:val="20"/>
        </w:rPr>
        <w:t>e</w:t>
      </w:r>
      <w:r w:rsidRPr="00B75352">
        <w:rPr>
          <w:rFonts w:ascii="Verdana" w:hAnsi="Verdana"/>
          <w:i/>
          <w:iCs/>
          <w:spacing w:val="1"/>
          <w:sz w:val="20"/>
          <w:szCs w:val="20"/>
        </w:rPr>
        <w:t>fo</w:t>
      </w:r>
      <w:r w:rsidRPr="00B75352">
        <w:rPr>
          <w:rFonts w:ascii="Verdana" w:hAnsi="Verdana"/>
          <w:i/>
          <w:iCs/>
          <w:spacing w:val="4"/>
          <w:sz w:val="20"/>
          <w:szCs w:val="20"/>
        </w:rPr>
        <w:t>r</w:t>
      </w:r>
      <w:r w:rsidRPr="00B75352">
        <w:rPr>
          <w:rFonts w:ascii="Verdana" w:hAnsi="Verdana"/>
          <w:i/>
          <w:iCs/>
          <w:spacing w:val="1"/>
          <w:sz w:val="20"/>
          <w:szCs w:val="20"/>
        </w:rPr>
        <w:t>m</w:t>
      </w:r>
      <w:r w:rsidRPr="00B75352">
        <w:rPr>
          <w:rFonts w:ascii="Verdana" w:hAnsi="Verdana"/>
          <w:i/>
          <w:iCs/>
          <w:sz w:val="20"/>
          <w:szCs w:val="20"/>
        </w:rPr>
        <w:t>,</w:t>
      </w:r>
      <w:r w:rsidRPr="00B75352">
        <w:rPr>
          <w:rFonts w:ascii="Verdana" w:hAnsi="Verdana"/>
          <w:i/>
          <w:iCs/>
          <w:spacing w:val="-18"/>
          <w:sz w:val="20"/>
          <w:szCs w:val="20"/>
        </w:rPr>
        <w:t xml:space="preserve"> </w:t>
      </w:r>
      <w:r w:rsidRPr="00B75352">
        <w:rPr>
          <w:rFonts w:ascii="Verdana" w:hAnsi="Verdana"/>
          <w:i/>
          <w:iCs/>
          <w:spacing w:val="-4"/>
          <w:w w:val="95"/>
          <w:sz w:val="20"/>
          <w:szCs w:val="20"/>
        </w:rPr>
        <w:t>H</w:t>
      </w:r>
      <w:r w:rsidRPr="00B75352">
        <w:rPr>
          <w:rFonts w:ascii="Verdana" w:hAnsi="Verdana"/>
          <w:i/>
          <w:iCs/>
          <w:spacing w:val="-1"/>
          <w:w w:val="95"/>
          <w:sz w:val="20"/>
          <w:szCs w:val="20"/>
        </w:rPr>
        <w:t>o</w:t>
      </w:r>
      <w:r w:rsidRPr="00B75352">
        <w:rPr>
          <w:rFonts w:ascii="Verdana" w:hAnsi="Verdana"/>
          <w:i/>
          <w:iCs/>
          <w:w w:val="95"/>
          <w:sz w:val="20"/>
          <w:szCs w:val="20"/>
        </w:rPr>
        <w:t>using</w:t>
      </w:r>
      <w:r w:rsidRPr="00B75352">
        <w:rPr>
          <w:rFonts w:ascii="Verdana" w:hAnsi="Verdana"/>
          <w:i/>
          <w:iCs/>
          <w:spacing w:val="4"/>
          <w:w w:val="95"/>
          <w:sz w:val="20"/>
          <w:szCs w:val="20"/>
        </w:rPr>
        <w:t xml:space="preserve"> </w:t>
      </w:r>
      <w:r w:rsidRPr="00B75352">
        <w:rPr>
          <w:rFonts w:ascii="Verdana" w:hAnsi="Verdana"/>
          <w:i/>
          <w:iCs/>
          <w:sz w:val="20"/>
          <w:szCs w:val="20"/>
        </w:rPr>
        <w:t>and</w:t>
      </w:r>
      <w:r w:rsidRPr="00B75352">
        <w:rPr>
          <w:rFonts w:ascii="Verdana" w:hAnsi="Verdana"/>
          <w:i/>
          <w:iCs/>
          <w:spacing w:val="-3"/>
          <w:sz w:val="20"/>
          <w:szCs w:val="20"/>
        </w:rPr>
        <w:t xml:space="preserve"> </w:t>
      </w:r>
      <w:r w:rsidRPr="00B75352">
        <w:rPr>
          <w:rFonts w:ascii="Verdana" w:hAnsi="Verdana"/>
          <w:i/>
          <w:iCs/>
          <w:spacing w:val="-8"/>
          <w:w w:val="99"/>
          <w:sz w:val="20"/>
          <w:szCs w:val="20"/>
        </w:rPr>
        <w:t>U</w:t>
      </w:r>
      <w:r w:rsidRPr="00B75352">
        <w:rPr>
          <w:rFonts w:ascii="Verdana" w:hAnsi="Verdana"/>
          <w:i/>
          <w:iCs/>
          <w:spacing w:val="1"/>
          <w:w w:val="90"/>
          <w:sz w:val="20"/>
          <w:szCs w:val="20"/>
        </w:rPr>
        <w:t>r</w:t>
      </w:r>
      <w:r w:rsidRPr="00B75352">
        <w:rPr>
          <w:rFonts w:ascii="Verdana" w:hAnsi="Verdana"/>
          <w:i/>
          <w:iCs/>
          <w:w w:val="97"/>
          <w:sz w:val="20"/>
          <w:szCs w:val="20"/>
        </w:rPr>
        <w:t>ban</w:t>
      </w:r>
      <w:r w:rsidRPr="00B75352">
        <w:rPr>
          <w:rFonts w:ascii="Verdana" w:hAnsi="Verdana"/>
          <w:i/>
          <w:iCs/>
          <w:sz w:val="20"/>
          <w:szCs w:val="20"/>
        </w:rPr>
        <w:t xml:space="preserve"> </w:t>
      </w:r>
      <w:r w:rsidRPr="00B75352">
        <w:rPr>
          <w:rFonts w:ascii="Verdana" w:hAnsi="Verdana"/>
          <w:i/>
          <w:iCs/>
          <w:spacing w:val="1"/>
          <w:w w:val="96"/>
          <w:sz w:val="20"/>
          <w:szCs w:val="20"/>
        </w:rPr>
        <w:t>D</w:t>
      </w:r>
      <w:r w:rsidRPr="00B75352">
        <w:rPr>
          <w:rFonts w:ascii="Verdana" w:hAnsi="Verdana"/>
          <w:i/>
          <w:iCs/>
          <w:spacing w:val="5"/>
          <w:w w:val="96"/>
          <w:sz w:val="20"/>
          <w:szCs w:val="20"/>
        </w:rPr>
        <w:t>e</w:t>
      </w:r>
      <w:r w:rsidRPr="00B75352">
        <w:rPr>
          <w:rFonts w:ascii="Verdana" w:hAnsi="Verdana"/>
          <w:i/>
          <w:iCs/>
          <w:w w:val="96"/>
          <w:sz w:val="20"/>
          <w:szCs w:val="20"/>
        </w:rPr>
        <w:t>velo</w:t>
      </w:r>
      <w:r w:rsidRPr="00B75352">
        <w:rPr>
          <w:rFonts w:ascii="Verdana" w:hAnsi="Verdana"/>
          <w:i/>
          <w:iCs/>
          <w:spacing w:val="-2"/>
          <w:w w:val="96"/>
          <w:sz w:val="20"/>
          <w:szCs w:val="20"/>
        </w:rPr>
        <w:t>p</w:t>
      </w:r>
      <w:r w:rsidRPr="00B75352">
        <w:rPr>
          <w:rFonts w:ascii="Verdana" w:hAnsi="Verdana"/>
          <w:i/>
          <w:iCs/>
          <w:w w:val="96"/>
          <w:sz w:val="20"/>
          <w:szCs w:val="20"/>
        </w:rPr>
        <w:t>m</w:t>
      </w:r>
      <w:r w:rsidRPr="00B75352">
        <w:rPr>
          <w:rFonts w:ascii="Verdana" w:hAnsi="Verdana"/>
          <w:i/>
          <w:iCs/>
          <w:spacing w:val="2"/>
          <w:w w:val="96"/>
          <w:sz w:val="20"/>
          <w:szCs w:val="20"/>
        </w:rPr>
        <w:t>e</w:t>
      </w:r>
      <w:r w:rsidRPr="00B75352">
        <w:rPr>
          <w:rFonts w:ascii="Verdana" w:hAnsi="Verdana"/>
          <w:i/>
          <w:iCs/>
          <w:w w:val="96"/>
          <w:sz w:val="20"/>
          <w:szCs w:val="20"/>
        </w:rPr>
        <w:t>nt</w:t>
      </w:r>
      <w:r w:rsidRPr="00B75352">
        <w:rPr>
          <w:rFonts w:ascii="Verdana" w:hAnsi="Verdana"/>
          <w:i/>
          <w:iCs/>
          <w:spacing w:val="5"/>
          <w:w w:val="96"/>
          <w:sz w:val="20"/>
          <w:szCs w:val="20"/>
        </w:rPr>
        <w:t xml:space="preserve"> </w:t>
      </w:r>
      <w:r w:rsidRPr="00B75352">
        <w:rPr>
          <w:rFonts w:ascii="Verdana" w:hAnsi="Verdana"/>
          <w:i/>
          <w:iCs/>
          <w:spacing w:val="-7"/>
          <w:w w:val="96"/>
          <w:sz w:val="20"/>
          <w:szCs w:val="20"/>
        </w:rPr>
        <w:t>A</w:t>
      </w:r>
      <w:r w:rsidRPr="00B75352">
        <w:rPr>
          <w:rFonts w:ascii="Verdana" w:hAnsi="Verdana"/>
          <w:i/>
          <w:iCs/>
          <w:spacing w:val="1"/>
          <w:w w:val="96"/>
          <w:sz w:val="20"/>
          <w:szCs w:val="20"/>
        </w:rPr>
        <w:t>c</w:t>
      </w:r>
      <w:r w:rsidRPr="00B75352">
        <w:rPr>
          <w:rFonts w:ascii="Verdana" w:hAnsi="Verdana"/>
          <w:i/>
          <w:iCs/>
          <w:w w:val="96"/>
          <w:sz w:val="20"/>
          <w:szCs w:val="20"/>
        </w:rPr>
        <w:t>t</w:t>
      </w:r>
      <w:r w:rsidRPr="00B75352">
        <w:rPr>
          <w:rFonts w:ascii="Verdana" w:hAnsi="Verdana"/>
          <w:i/>
          <w:iCs/>
          <w:spacing w:val="3"/>
          <w:w w:val="96"/>
          <w:sz w:val="20"/>
          <w:szCs w:val="20"/>
        </w:rPr>
        <w:t xml:space="preserve"> </w:t>
      </w:r>
      <w:r w:rsidRPr="00B75352">
        <w:rPr>
          <w:rFonts w:ascii="Verdana" w:hAnsi="Verdana"/>
          <w:sz w:val="20"/>
          <w:szCs w:val="20"/>
        </w:rPr>
        <w:t>1993</w:t>
      </w:r>
      <w:r w:rsidR="00975EFC">
        <w:rPr>
          <w:rFonts w:ascii="Verdana" w:hAnsi="Verdana"/>
          <w:sz w:val="20"/>
          <w:szCs w:val="20"/>
        </w:rPr>
        <w:t xml:space="preserve"> (excluding the section ‘RICS Guidance Notes’ on page 18</w:t>
      </w:r>
      <w:r w:rsidR="00E54F1E">
        <w:rPr>
          <w:rFonts w:ascii="Verdana" w:hAnsi="Verdana"/>
          <w:sz w:val="20"/>
          <w:szCs w:val="20"/>
        </w:rPr>
        <w:t>)</w:t>
      </w:r>
      <w:r w:rsidR="00D81545" w:rsidRPr="00B75352">
        <w:rPr>
          <w:rFonts w:ascii="Verdana" w:hAnsi="Verdana"/>
          <w:sz w:val="20"/>
          <w:szCs w:val="20"/>
        </w:rPr>
        <w:t>,</w:t>
      </w:r>
      <w:r w:rsidRPr="00B75352">
        <w:rPr>
          <w:rFonts w:ascii="Verdana" w:hAnsi="Verdana"/>
          <w:spacing w:val="-16"/>
          <w:sz w:val="20"/>
          <w:szCs w:val="20"/>
        </w:rPr>
        <w:t xml:space="preserve"> </w:t>
      </w:r>
      <w:r w:rsidRPr="00B75352">
        <w:rPr>
          <w:rFonts w:ascii="Verdana" w:hAnsi="Verdana"/>
          <w:sz w:val="20"/>
          <w:szCs w:val="20"/>
        </w:rPr>
        <w:t>app</w:t>
      </w:r>
      <w:r w:rsidRPr="00B75352">
        <w:rPr>
          <w:rFonts w:ascii="Verdana" w:hAnsi="Verdana"/>
          <w:spacing w:val="-3"/>
          <w:sz w:val="20"/>
          <w:szCs w:val="20"/>
        </w:rPr>
        <w:t>ro</w:t>
      </w:r>
      <w:r w:rsidRPr="00B75352">
        <w:rPr>
          <w:rFonts w:ascii="Verdana" w:hAnsi="Verdana"/>
          <w:sz w:val="20"/>
          <w:szCs w:val="20"/>
        </w:rPr>
        <w:t>val</w:t>
      </w:r>
      <w:r w:rsidRPr="00B75352">
        <w:rPr>
          <w:rFonts w:ascii="Verdana" w:hAnsi="Verdana"/>
          <w:spacing w:val="-2"/>
          <w:sz w:val="20"/>
          <w:szCs w:val="20"/>
        </w:rPr>
        <w:t xml:space="preserve"> </w:t>
      </w:r>
      <w:r w:rsidRPr="00B75352">
        <w:rPr>
          <w:rFonts w:ascii="Verdana" w:hAnsi="Verdana"/>
          <w:sz w:val="20"/>
          <w:szCs w:val="20"/>
        </w:rPr>
        <w:t>of</w:t>
      </w:r>
      <w:r w:rsidRPr="00B75352">
        <w:rPr>
          <w:rFonts w:ascii="Verdana" w:hAnsi="Verdana"/>
          <w:spacing w:val="2"/>
          <w:sz w:val="20"/>
          <w:szCs w:val="20"/>
        </w:rPr>
        <w:t xml:space="preserve"> </w:t>
      </w:r>
      <w:r w:rsidRPr="00B75352">
        <w:rPr>
          <w:rFonts w:ascii="Verdana" w:hAnsi="Verdana"/>
          <w:sz w:val="20"/>
          <w:szCs w:val="20"/>
        </w:rPr>
        <w:t>the</w:t>
      </w:r>
      <w:r w:rsidRPr="00B75352">
        <w:rPr>
          <w:rFonts w:ascii="Verdana" w:hAnsi="Verdana"/>
          <w:spacing w:val="7"/>
          <w:sz w:val="20"/>
          <w:szCs w:val="20"/>
        </w:rPr>
        <w:t xml:space="preserve"> </w:t>
      </w:r>
      <w:r w:rsidRPr="00B75352">
        <w:rPr>
          <w:rFonts w:ascii="Verdana" w:hAnsi="Verdana"/>
          <w:spacing w:val="-2"/>
          <w:sz w:val="20"/>
          <w:szCs w:val="20"/>
        </w:rPr>
        <w:t>C</w:t>
      </w:r>
      <w:r w:rsidRPr="00B75352">
        <w:rPr>
          <w:rFonts w:ascii="Verdana" w:hAnsi="Verdana"/>
          <w:sz w:val="20"/>
          <w:szCs w:val="20"/>
        </w:rPr>
        <w:t xml:space="preserve">ode </w:t>
      </w:r>
      <w:r w:rsidRPr="00B75352">
        <w:rPr>
          <w:rFonts w:ascii="Verdana" w:hAnsi="Verdana"/>
          <w:spacing w:val="-1"/>
          <w:sz w:val="20"/>
          <w:szCs w:val="20"/>
        </w:rPr>
        <w:t>d</w:t>
      </w:r>
      <w:r w:rsidRPr="00B75352">
        <w:rPr>
          <w:rFonts w:ascii="Verdana" w:hAnsi="Verdana"/>
          <w:sz w:val="20"/>
          <w:szCs w:val="20"/>
        </w:rPr>
        <w:t>oes</w:t>
      </w:r>
      <w:r w:rsidRPr="00B75352">
        <w:rPr>
          <w:rFonts w:ascii="Verdana" w:hAnsi="Verdana"/>
          <w:spacing w:val="-4"/>
          <w:sz w:val="20"/>
          <w:szCs w:val="20"/>
        </w:rPr>
        <w:t xml:space="preserve"> </w:t>
      </w:r>
      <w:r w:rsidRPr="00B75352">
        <w:rPr>
          <w:rFonts w:ascii="Verdana" w:hAnsi="Verdana"/>
          <w:sz w:val="20"/>
          <w:szCs w:val="20"/>
        </w:rPr>
        <w:t>not</w:t>
      </w:r>
      <w:r w:rsidRPr="00B75352">
        <w:rPr>
          <w:rFonts w:ascii="Verdana" w:hAnsi="Verdana"/>
          <w:spacing w:val="18"/>
          <w:sz w:val="20"/>
          <w:szCs w:val="20"/>
        </w:rPr>
        <w:t xml:space="preserve"> </w:t>
      </w:r>
      <w:r w:rsidRPr="00B75352">
        <w:rPr>
          <w:rFonts w:ascii="Verdana" w:hAnsi="Verdana"/>
          <w:sz w:val="20"/>
          <w:szCs w:val="20"/>
        </w:rPr>
        <w:t>h</w:t>
      </w:r>
      <w:r w:rsidRPr="00B75352">
        <w:rPr>
          <w:rFonts w:ascii="Verdana" w:hAnsi="Verdana"/>
          <w:spacing w:val="-4"/>
          <w:sz w:val="20"/>
          <w:szCs w:val="20"/>
        </w:rPr>
        <w:t>av</w:t>
      </w:r>
      <w:r w:rsidRPr="00B75352">
        <w:rPr>
          <w:rFonts w:ascii="Verdana" w:hAnsi="Verdana"/>
          <w:sz w:val="20"/>
          <w:szCs w:val="20"/>
        </w:rPr>
        <w:t>e</w:t>
      </w:r>
      <w:r w:rsidRPr="00B75352">
        <w:rPr>
          <w:rFonts w:ascii="Verdana" w:hAnsi="Verdana"/>
          <w:spacing w:val="-12"/>
          <w:sz w:val="20"/>
          <w:szCs w:val="20"/>
        </w:rPr>
        <w:t xml:space="preserve"> </w:t>
      </w:r>
      <w:r w:rsidRPr="00B75352">
        <w:rPr>
          <w:rFonts w:ascii="Verdana" w:hAnsi="Verdana"/>
          <w:sz w:val="20"/>
          <w:szCs w:val="20"/>
        </w:rPr>
        <w:t>the</w:t>
      </w:r>
      <w:r w:rsidRPr="00B75352">
        <w:rPr>
          <w:rFonts w:ascii="Verdana" w:hAnsi="Verdana"/>
          <w:spacing w:val="7"/>
          <w:sz w:val="20"/>
          <w:szCs w:val="20"/>
        </w:rPr>
        <w:t xml:space="preserve"> </w:t>
      </w:r>
      <w:r w:rsidRPr="00B75352">
        <w:rPr>
          <w:rFonts w:ascii="Verdana" w:hAnsi="Verdana"/>
          <w:sz w:val="20"/>
          <w:szCs w:val="20"/>
        </w:rPr>
        <w:t>effe</w:t>
      </w:r>
      <w:r w:rsidRPr="00B75352">
        <w:rPr>
          <w:rFonts w:ascii="Verdana" w:hAnsi="Verdana"/>
          <w:spacing w:val="1"/>
          <w:sz w:val="20"/>
          <w:szCs w:val="20"/>
        </w:rPr>
        <w:t>c</w:t>
      </w:r>
      <w:r w:rsidRPr="00B75352">
        <w:rPr>
          <w:rFonts w:ascii="Verdana" w:hAnsi="Verdana"/>
          <w:sz w:val="20"/>
          <w:szCs w:val="20"/>
        </w:rPr>
        <w:t>t</w:t>
      </w:r>
      <w:r w:rsidRPr="00B75352">
        <w:rPr>
          <w:rFonts w:ascii="Verdana" w:hAnsi="Verdana"/>
          <w:spacing w:val="-19"/>
          <w:sz w:val="20"/>
          <w:szCs w:val="20"/>
        </w:rPr>
        <w:t xml:space="preserve"> </w:t>
      </w:r>
      <w:r w:rsidRPr="00B75352">
        <w:rPr>
          <w:rFonts w:ascii="Verdana" w:hAnsi="Verdana"/>
          <w:sz w:val="20"/>
          <w:szCs w:val="20"/>
        </w:rPr>
        <w:t>of</w:t>
      </w:r>
      <w:r w:rsidRPr="00B75352">
        <w:rPr>
          <w:rFonts w:ascii="Verdana" w:hAnsi="Verdana"/>
          <w:spacing w:val="2"/>
          <w:sz w:val="20"/>
          <w:szCs w:val="20"/>
        </w:rPr>
        <w:t xml:space="preserve"> </w:t>
      </w:r>
      <w:r w:rsidRPr="00B75352">
        <w:rPr>
          <w:rFonts w:ascii="Verdana" w:hAnsi="Verdana"/>
          <w:sz w:val="20"/>
          <w:szCs w:val="20"/>
        </w:rPr>
        <w:t>making a</w:t>
      </w:r>
      <w:r w:rsidRPr="00B75352">
        <w:rPr>
          <w:rFonts w:ascii="Verdana" w:hAnsi="Verdana"/>
          <w:spacing w:val="-2"/>
          <w:sz w:val="20"/>
          <w:szCs w:val="20"/>
        </w:rPr>
        <w:t xml:space="preserve"> </w:t>
      </w:r>
      <w:r w:rsidRPr="00B75352">
        <w:rPr>
          <w:rFonts w:ascii="Verdana" w:hAnsi="Verdana"/>
          <w:sz w:val="20"/>
          <w:szCs w:val="20"/>
        </w:rPr>
        <w:t>b</w:t>
      </w:r>
      <w:r w:rsidRPr="00B75352">
        <w:rPr>
          <w:rFonts w:ascii="Verdana" w:hAnsi="Verdana"/>
          <w:spacing w:val="-3"/>
          <w:sz w:val="20"/>
          <w:szCs w:val="20"/>
        </w:rPr>
        <w:t>r</w:t>
      </w:r>
      <w:r w:rsidRPr="00B75352">
        <w:rPr>
          <w:rFonts w:ascii="Verdana" w:hAnsi="Verdana"/>
          <w:sz w:val="20"/>
          <w:szCs w:val="20"/>
        </w:rPr>
        <w:t>ea</w:t>
      </w:r>
      <w:r w:rsidRPr="00B75352">
        <w:rPr>
          <w:rFonts w:ascii="Verdana" w:hAnsi="Verdana"/>
          <w:spacing w:val="-2"/>
          <w:sz w:val="20"/>
          <w:szCs w:val="20"/>
        </w:rPr>
        <w:t>c</w:t>
      </w:r>
      <w:r w:rsidRPr="00B75352">
        <w:rPr>
          <w:rFonts w:ascii="Verdana" w:hAnsi="Verdana"/>
          <w:sz w:val="20"/>
          <w:szCs w:val="20"/>
        </w:rPr>
        <w:t>h</w:t>
      </w:r>
      <w:r w:rsidRPr="00B75352">
        <w:rPr>
          <w:rFonts w:ascii="Verdana" w:hAnsi="Verdana"/>
          <w:spacing w:val="2"/>
          <w:sz w:val="20"/>
          <w:szCs w:val="20"/>
        </w:rPr>
        <w:t xml:space="preserve"> </w:t>
      </w:r>
      <w:r w:rsidRPr="00B75352">
        <w:rPr>
          <w:rFonts w:ascii="Verdana" w:hAnsi="Verdana"/>
          <w:sz w:val="20"/>
          <w:szCs w:val="20"/>
        </w:rPr>
        <w:t>of</w:t>
      </w:r>
      <w:r w:rsidRPr="00B75352">
        <w:rPr>
          <w:rFonts w:ascii="Verdana" w:hAnsi="Verdana"/>
          <w:spacing w:val="2"/>
          <w:sz w:val="20"/>
          <w:szCs w:val="20"/>
        </w:rPr>
        <w:t xml:space="preserve"> </w:t>
      </w:r>
      <w:r w:rsidRPr="00B75352">
        <w:rPr>
          <w:rFonts w:ascii="Verdana" w:hAnsi="Verdana"/>
          <w:sz w:val="20"/>
          <w:szCs w:val="20"/>
        </w:rPr>
        <w:t>the</w:t>
      </w:r>
      <w:r w:rsidRPr="00B75352">
        <w:rPr>
          <w:rFonts w:ascii="Verdana" w:hAnsi="Verdana"/>
          <w:spacing w:val="7"/>
          <w:sz w:val="20"/>
          <w:szCs w:val="20"/>
        </w:rPr>
        <w:t xml:space="preserve"> </w:t>
      </w:r>
      <w:r w:rsidRPr="00B75352">
        <w:rPr>
          <w:rFonts w:ascii="Verdana" w:hAnsi="Verdana"/>
          <w:spacing w:val="-2"/>
          <w:sz w:val="20"/>
          <w:szCs w:val="20"/>
        </w:rPr>
        <w:t>C</w:t>
      </w:r>
      <w:r w:rsidRPr="00B75352">
        <w:rPr>
          <w:rFonts w:ascii="Verdana" w:hAnsi="Verdana"/>
          <w:sz w:val="20"/>
          <w:szCs w:val="20"/>
        </w:rPr>
        <w:t>ode a</w:t>
      </w:r>
      <w:r w:rsidRPr="00B75352">
        <w:rPr>
          <w:rFonts w:ascii="Verdana" w:hAnsi="Verdana"/>
          <w:spacing w:val="-2"/>
          <w:sz w:val="20"/>
          <w:szCs w:val="20"/>
        </w:rPr>
        <w:t xml:space="preserve"> </w:t>
      </w:r>
      <w:r w:rsidRPr="00B75352">
        <w:rPr>
          <w:rFonts w:ascii="Verdana" w:hAnsi="Verdana"/>
          <w:sz w:val="20"/>
          <w:szCs w:val="20"/>
        </w:rPr>
        <w:t>c</w:t>
      </w:r>
      <w:r w:rsidRPr="00B75352">
        <w:rPr>
          <w:rFonts w:ascii="Verdana" w:hAnsi="Verdana"/>
          <w:spacing w:val="3"/>
          <w:sz w:val="20"/>
          <w:szCs w:val="20"/>
        </w:rPr>
        <w:t>r</w:t>
      </w:r>
      <w:r w:rsidRPr="00B75352">
        <w:rPr>
          <w:rFonts w:ascii="Verdana" w:hAnsi="Verdana"/>
          <w:sz w:val="20"/>
          <w:szCs w:val="20"/>
        </w:rPr>
        <w:t>iminal</w:t>
      </w:r>
      <w:r w:rsidRPr="00B75352">
        <w:rPr>
          <w:rFonts w:ascii="Verdana" w:hAnsi="Verdana"/>
          <w:spacing w:val="1"/>
          <w:sz w:val="20"/>
          <w:szCs w:val="20"/>
        </w:rPr>
        <w:t xml:space="preserve"> </w:t>
      </w:r>
      <w:r w:rsidRPr="00B75352">
        <w:rPr>
          <w:rFonts w:ascii="Verdana" w:hAnsi="Verdana"/>
          <w:w w:val="97"/>
          <w:sz w:val="20"/>
          <w:szCs w:val="20"/>
        </w:rPr>
        <w:t>offen</w:t>
      </w:r>
      <w:r w:rsidRPr="00B75352">
        <w:rPr>
          <w:rFonts w:ascii="Verdana" w:hAnsi="Verdana"/>
          <w:spacing w:val="-3"/>
          <w:w w:val="97"/>
          <w:sz w:val="20"/>
          <w:szCs w:val="20"/>
        </w:rPr>
        <w:t>c</w:t>
      </w:r>
      <w:r w:rsidRPr="00B75352">
        <w:rPr>
          <w:rFonts w:ascii="Verdana" w:hAnsi="Verdana"/>
          <w:w w:val="94"/>
          <w:sz w:val="20"/>
          <w:szCs w:val="20"/>
        </w:rPr>
        <w:t>e</w:t>
      </w:r>
      <w:r w:rsidRPr="00B75352">
        <w:rPr>
          <w:rFonts w:ascii="Verdana" w:hAnsi="Verdana"/>
          <w:sz w:val="20"/>
          <w:szCs w:val="20"/>
        </w:rPr>
        <w:t xml:space="preserve"> </w:t>
      </w:r>
      <w:r w:rsidRPr="00B75352">
        <w:rPr>
          <w:rFonts w:ascii="Verdana" w:hAnsi="Verdana"/>
          <w:w w:val="106"/>
          <w:sz w:val="20"/>
          <w:szCs w:val="20"/>
        </w:rPr>
        <w:t>or</w:t>
      </w:r>
      <w:r w:rsidRPr="00B75352">
        <w:rPr>
          <w:rFonts w:ascii="Verdana" w:hAnsi="Verdana"/>
          <w:sz w:val="20"/>
          <w:szCs w:val="20"/>
        </w:rPr>
        <w:t xml:space="preserve"> c</w:t>
      </w:r>
      <w:r w:rsidRPr="00B75352">
        <w:rPr>
          <w:rFonts w:ascii="Verdana" w:hAnsi="Verdana"/>
          <w:spacing w:val="-3"/>
          <w:sz w:val="20"/>
          <w:szCs w:val="20"/>
        </w:rPr>
        <w:t>r</w:t>
      </w:r>
      <w:r w:rsidRPr="00B75352">
        <w:rPr>
          <w:rFonts w:ascii="Verdana" w:hAnsi="Verdana"/>
          <w:sz w:val="20"/>
          <w:szCs w:val="20"/>
        </w:rPr>
        <w:t>ea</w:t>
      </w:r>
      <w:r w:rsidRPr="00B75352">
        <w:rPr>
          <w:rFonts w:ascii="Verdana" w:hAnsi="Verdana"/>
          <w:spacing w:val="-2"/>
          <w:sz w:val="20"/>
          <w:szCs w:val="20"/>
        </w:rPr>
        <w:t>t</w:t>
      </w:r>
      <w:r w:rsidRPr="00B75352">
        <w:rPr>
          <w:rFonts w:ascii="Verdana" w:hAnsi="Verdana"/>
          <w:sz w:val="20"/>
          <w:szCs w:val="20"/>
        </w:rPr>
        <w:t>e</w:t>
      </w:r>
      <w:r w:rsidRPr="00B75352">
        <w:rPr>
          <w:rFonts w:ascii="Verdana" w:hAnsi="Verdana"/>
          <w:spacing w:val="-4"/>
          <w:sz w:val="20"/>
          <w:szCs w:val="20"/>
        </w:rPr>
        <w:t xml:space="preserve"> </w:t>
      </w:r>
      <w:r w:rsidRPr="00B75352">
        <w:rPr>
          <w:rFonts w:ascii="Verdana" w:hAnsi="Verdana"/>
          <w:w w:val="95"/>
          <w:sz w:val="20"/>
          <w:szCs w:val="20"/>
        </w:rPr>
        <w:t>c</w:t>
      </w:r>
      <w:r w:rsidRPr="00B75352">
        <w:rPr>
          <w:rFonts w:ascii="Verdana" w:hAnsi="Verdana"/>
          <w:spacing w:val="-2"/>
          <w:w w:val="95"/>
          <w:sz w:val="20"/>
          <w:szCs w:val="20"/>
        </w:rPr>
        <w:t>i</w:t>
      </w:r>
      <w:r w:rsidRPr="00B75352">
        <w:rPr>
          <w:rFonts w:ascii="Verdana" w:hAnsi="Verdana"/>
          <w:spacing w:val="4"/>
          <w:w w:val="95"/>
          <w:sz w:val="20"/>
          <w:szCs w:val="20"/>
        </w:rPr>
        <w:t>v</w:t>
      </w:r>
      <w:r w:rsidRPr="00B75352">
        <w:rPr>
          <w:rFonts w:ascii="Verdana" w:hAnsi="Verdana"/>
          <w:w w:val="95"/>
          <w:sz w:val="20"/>
          <w:szCs w:val="20"/>
        </w:rPr>
        <w:t>il</w:t>
      </w:r>
      <w:r w:rsidRPr="00B75352">
        <w:rPr>
          <w:rFonts w:ascii="Verdana" w:hAnsi="Verdana"/>
          <w:spacing w:val="-2"/>
          <w:w w:val="95"/>
          <w:sz w:val="20"/>
          <w:szCs w:val="20"/>
        </w:rPr>
        <w:t xml:space="preserve"> </w:t>
      </w:r>
      <w:r w:rsidRPr="00B75352">
        <w:rPr>
          <w:rFonts w:ascii="Verdana" w:hAnsi="Verdana"/>
          <w:w w:val="95"/>
          <w:sz w:val="20"/>
          <w:szCs w:val="20"/>
        </w:rPr>
        <w:t>liabili</w:t>
      </w:r>
      <w:r w:rsidRPr="00B75352">
        <w:rPr>
          <w:rFonts w:ascii="Verdana" w:hAnsi="Verdana"/>
          <w:spacing w:val="3"/>
          <w:w w:val="95"/>
          <w:sz w:val="20"/>
          <w:szCs w:val="20"/>
        </w:rPr>
        <w:t>t</w:t>
      </w:r>
      <w:r w:rsidRPr="00B75352">
        <w:rPr>
          <w:rFonts w:ascii="Verdana" w:hAnsi="Verdana"/>
          <w:spacing w:val="-14"/>
          <w:w w:val="95"/>
          <w:sz w:val="20"/>
          <w:szCs w:val="20"/>
        </w:rPr>
        <w:t>y</w:t>
      </w:r>
      <w:r w:rsidRPr="00B75352">
        <w:rPr>
          <w:rFonts w:ascii="Verdana" w:hAnsi="Verdana"/>
          <w:w w:val="95"/>
          <w:sz w:val="20"/>
          <w:szCs w:val="20"/>
        </w:rPr>
        <w:t>.</w:t>
      </w:r>
      <w:r w:rsidRPr="00B75352">
        <w:rPr>
          <w:rFonts w:ascii="Verdana" w:hAnsi="Verdana"/>
          <w:spacing w:val="6"/>
          <w:w w:val="95"/>
          <w:sz w:val="20"/>
          <w:szCs w:val="20"/>
        </w:rPr>
        <w:t xml:space="preserve"> </w:t>
      </w:r>
      <w:r w:rsidRPr="00B75352">
        <w:rPr>
          <w:rFonts w:ascii="Verdana" w:hAnsi="Verdana"/>
          <w:sz w:val="20"/>
          <w:szCs w:val="20"/>
        </w:rPr>
        <w:t xml:space="preserve"> (See section 24 of the </w:t>
      </w:r>
      <w:r w:rsidRPr="00216FE6">
        <w:rPr>
          <w:rFonts w:ascii="Verdana" w:hAnsi="Verdana"/>
          <w:i/>
          <w:sz w:val="20"/>
          <w:szCs w:val="20"/>
        </w:rPr>
        <w:t>Landlord and Tenant Act</w:t>
      </w:r>
      <w:r w:rsidRPr="00B75352">
        <w:rPr>
          <w:rFonts w:ascii="Verdana" w:hAnsi="Verdana"/>
          <w:sz w:val="20"/>
          <w:szCs w:val="20"/>
        </w:rPr>
        <w:t xml:space="preserve"> 1987, as amended by section 85 of the </w:t>
      </w:r>
      <w:r w:rsidRPr="00216FE6">
        <w:rPr>
          <w:rFonts w:ascii="Verdana" w:hAnsi="Verdana"/>
          <w:i/>
          <w:sz w:val="20"/>
          <w:szCs w:val="20"/>
        </w:rPr>
        <w:t>Housing Act</w:t>
      </w:r>
      <w:r w:rsidRPr="00B75352">
        <w:rPr>
          <w:rFonts w:ascii="Verdana" w:hAnsi="Verdana"/>
          <w:sz w:val="20"/>
          <w:szCs w:val="20"/>
        </w:rPr>
        <w:t xml:space="preserve"> 1996.)</w:t>
      </w:r>
    </w:p>
    <w:p w14:paraId="776A5605" w14:textId="77777777" w:rsidR="00DE5929" w:rsidRPr="00B75352" w:rsidRDefault="00DE5929" w:rsidP="00DB6230">
      <w:pPr>
        <w:widowControl w:val="0"/>
        <w:autoSpaceDE w:val="0"/>
        <w:autoSpaceDN w:val="0"/>
        <w:adjustRightInd w:val="0"/>
        <w:spacing w:line="243" w:lineRule="auto"/>
        <w:ind w:right="69"/>
        <w:rPr>
          <w:rFonts w:ascii="Verdana" w:hAnsi="Verdana"/>
          <w:sz w:val="20"/>
          <w:szCs w:val="20"/>
        </w:rPr>
      </w:pPr>
    </w:p>
    <w:p w14:paraId="4572ED76" w14:textId="2F784FF7" w:rsidR="00DE5929" w:rsidRPr="00C56625" w:rsidRDefault="00DE5929" w:rsidP="00C56625">
      <w:pPr>
        <w:widowControl w:val="0"/>
        <w:autoSpaceDE w:val="0"/>
        <w:autoSpaceDN w:val="0"/>
        <w:adjustRightInd w:val="0"/>
        <w:spacing w:line="243" w:lineRule="auto"/>
        <w:ind w:right="72"/>
        <w:rPr>
          <w:rFonts w:ascii="Verdana" w:hAnsi="Verdana"/>
          <w:spacing w:val="2"/>
        </w:rPr>
      </w:pPr>
      <w:r w:rsidRPr="00C56625">
        <w:rPr>
          <w:rFonts w:ascii="Verdana" w:hAnsi="Verdana"/>
          <w:spacing w:val="2"/>
          <w:sz w:val="20"/>
          <w:szCs w:val="20"/>
        </w:rPr>
        <w:t>In this Code the word 'must' is used to indicate a legal obligation. Breaches could lead to either civil and/or criminal action. The word 'should' is used to indicate best practice.</w:t>
      </w:r>
      <w:r w:rsidR="00B33D4E" w:rsidRPr="00C56625">
        <w:rPr>
          <w:rFonts w:ascii="Verdana" w:hAnsi="Verdana"/>
          <w:spacing w:val="2"/>
          <w:sz w:val="20"/>
          <w:szCs w:val="20"/>
        </w:rPr>
        <w:t xml:space="preserve"> </w:t>
      </w:r>
      <w:r w:rsidRPr="00C56625">
        <w:rPr>
          <w:rFonts w:ascii="Verdana" w:hAnsi="Verdana"/>
          <w:spacing w:val="2"/>
          <w:sz w:val="20"/>
          <w:szCs w:val="20"/>
        </w:rPr>
        <w:t>There is often a very close correlation between a statutory requirement and best practice.  It should be understood that non-compliance with best practice is a serious matter and practitioners would need to justify the reasons for not following best practice.  This Code, having been approved by the Secretary of State</w:t>
      </w:r>
      <w:r w:rsidR="00B33D4E" w:rsidRPr="00C56625">
        <w:rPr>
          <w:rFonts w:ascii="Verdana" w:hAnsi="Verdana"/>
          <w:spacing w:val="2"/>
          <w:sz w:val="20"/>
          <w:szCs w:val="20"/>
        </w:rPr>
        <w:t>,</w:t>
      </w:r>
      <w:r w:rsidRPr="00C56625">
        <w:rPr>
          <w:rFonts w:ascii="Verdana" w:hAnsi="Verdana"/>
          <w:spacing w:val="2"/>
          <w:sz w:val="20"/>
          <w:szCs w:val="20"/>
        </w:rPr>
        <w:t xml:space="preserve"> can be used for evidential purposes before courts and tribunals </w:t>
      </w:r>
      <w:r w:rsidR="00E54F1E" w:rsidRPr="00C56625">
        <w:rPr>
          <w:rFonts w:ascii="Verdana" w:hAnsi="Verdana"/>
          <w:spacing w:val="2"/>
          <w:sz w:val="20"/>
          <w:szCs w:val="20"/>
        </w:rPr>
        <w:t>as well as</w:t>
      </w:r>
      <w:r w:rsidRPr="00C56625">
        <w:rPr>
          <w:rFonts w:ascii="Verdana" w:hAnsi="Verdana"/>
          <w:spacing w:val="2"/>
          <w:sz w:val="20"/>
          <w:szCs w:val="20"/>
        </w:rPr>
        <w:t xml:space="preserve"> disciplinary measures by RICS against regulated firms and members.</w:t>
      </w:r>
    </w:p>
    <w:p w14:paraId="6FD40775" w14:textId="77777777" w:rsidR="00E54F1E" w:rsidRPr="00B75352" w:rsidRDefault="00E54F1E" w:rsidP="00DE5929">
      <w:pPr>
        <w:pStyle w:val="CommentText"/>
        <w:spacing w:after="0"/>
        <w:rPr>
          <w:rFonts w:ascii="Verdana" w:hAnsi="Verdana"/>
          <w:bCs/>
          <w:lang w:val="en-GB"/>
        </w:rPr>
      </w:pPr>
    </w:p>
    <w:p w14:paraId="650C9438" w14:textId="77777777" w:rsidR="00A37F06" w:rsidRPr="00B75352" w:rsidRDefault="00A37F06" w:rsidP="00DB6230">
      <w:pPr>
        <w:widowControl w:val="0"/>
        <w:autoSpaceDE w:val="0"/>
        <w:autoSpaceDN w:val="0"/>
        <w:adjustRightInd w:val="0"/>
        <w:spacing w:line="243" w:lineRule="auto"/>
        <w:ind w:right="72"/>
        <w:rPr>
          <w:rFonts w:ascii="Verdana" w:hAnsi="Verdana"/>
          <w:w w:val="104"/>
          <w:sz w:val="20"/>
          <w:szCs w:val="20"/>
        </w:rPr>
      </w:pPr>
      <w:r w:rsidRPr="00B75352">
        <w:rPr>
          <w:rFonts w:ascii="Verdana" w:hAnsi="Verdana"/>
          <w:spacing w:val="-2"/>
          <w:sz w:val="20"/>
          <w:szCs w:val="20"/>
        </w:rPr>
        <w:t>Thi</w:t>
      </w:r>
      <w:r w:rsidRPr="00B75352">
        <w:rPr>
          <w:rFonts w:ascii="Verdana" w:hAnsi="Verdana"/>
          <w:sz w:val="20"/>
          <w:szCs w:val="20"/>
        </w:rPr>
        <w:t>s</w:t>
      </w:r>
      <w:r w:rsidRPr="00B75352">
        <w:rPr>
          <w:rFonts w:ascii="Verdana" w:hAnsi="Verdana"/>
          <w:spacing w:val="-18"/>
          <w:sz w:val="20"/>
          <w:szCs w:val="20"/>
        </w:rPr>
        <w:t xml:space="preserve"> </w:t>
      </w:r>
      <w:r w:rsidRPr="00B75352">
        <w:rPr>
          <w:rFonts w:ascii="Verdana" w:hAnsi="Verdana"/>
          <w:spacing w:val="-4"/>
          <w:sz w:val="20"/>
          <w:szCs w:val="20"/>
        </w:rPr>
        <w:t>C</w:t>
      </w:r>
      <w:r w:rsidRPr="00B75352">
        <w:rPr>
          <w:rFonts w:ascii="Verdana" w:hAnsi="Verdana"/>
          <w:spacing w:val="-1"/>
          <w:sz w:val="20"/>
          <w:szCs w:val="20"/>
        </w:rPr>
        <w:t>o</w:t>
      </w:r>
      <w:r w:rsidRPr="00B75352">
        <w:rPr>
          <w:rFonts w:ascii="Verdana" w:hAnsi="Verdana"/>
          <w:spacing w:val="-2"/>
          <w:sz w:val="20"/>
          <w:szCs w:val="20"/>
        </w:rPr>
        <w:t>d</w:t>
      </w:r>
      <w:r w:rsidRPr="00B75352">
        <w:rPr>
          <w:rFonts w:ascii="Verdana" w:hAnsi="Verdana"/>
          <w:sz w:val="20"/>
          <w:szCs w:val="20"/>
        </w:rPr>
        <w:t>e</w:t>
      </w:r>
      <w:r w:rsidRPr="00B75352">
        <w:rPr>
          <w:rFonts w:ascii="Verdana" w:hAnsi="Verdana"/>
          <w:spacing w:val="-15"/>
          <w:sz w:val="20"/>
          <w:szCs w:val="20"/>
        </w:rPr>
        <w:t xml:space="preserve"> </w:t>
      </w:r>
      <w:r w:rsidRPr="00B75352">
        <w:rPr>
          <w:rFonts w:ascii="Verdana" w:hAnsi="Verdana"/>
          <w:spacing w:val="-2"/>
          <w:sz w:val="20"/>
          <w:szCs w:val="20"/>
        </w:rPr>
        <w:t>ha</w:t>
      </w:r>
      <w:r w:rsidRPr="00B75352">
        <w:rPr>
          <w:rFonts w:ascii="Verdana" w:hAnsi="Verdana"/>
          <w:sz w:val="20"/>
          <w:szCs w:val="20"/>
        </w:rPr>
        <w:t>s</w:t>
      </w:r>
      <w:r w:rsidRPr="00B75352">
        <w:rPr>
          <w:rFonts w:ascii="Verdana" w:hAnsi="Verdana"/>
          <w:spacing w:val="-17"/>
          <w:sz w:val="20"/>
          <w:szCs w:val="20"/>
        </w:rPr>
        <w:t xml:space="preserve"> </w:t>
      </w:r>
      <w:r w:rsidRPr="00B75352">
        <w:rPr>
          <w:rFonts w:ascii="Verdana" w:hAnsi="Verdana"/>
          <w:spacing w:val="-2"/>
          <w:sz w:val="20"/>
          <w:szCs w:val="20"/>
        </w:rPr>
        <w:t>bee</w:t>
      </w:r>
      <w:r w:rsidRPr="00B75352">
        <w:rPr>
          <w:rFonts w:ascii="Verdana" w:hAnsi="Verdana"/>
          <w:sz w:val="20"/>
          <w:szCs w:val="20"/>
        </w:rPr>
        <w:t>n</w:t>
      </w:r>
      <w:r w:rsidRPr="00B75352">
        <w:rPr>
          <w:rFonts w:ascii="Verdana" w:hAnsi="Verdana"/>
          <w:spacing w:val="-15"/>
          <w:sz w:val="20"/>
          <w:szCs w:val="20"/>
        </w:rPr>
        <w:t xml:space="preserve"> </w:t>
      </w:r>
      <w:r w:rsidRPr="00B75352">
        <w:rPr>
          <w:rFonts w:ascii="Verdana" w:hAnsi="Verdana"/>
          <w:spacing w:val="-2"/>
          <w:sz w:val="20"/>
          <w:szCs w:val="20"/>
        </w:rPr>
        <w:t>p</w:t>
      </w:r>
      <w:r w:rsidRPr="00B75352">
        <w:rPr>
          <w:rFonts w:ascii="Verdana" w:hAnsi="Verdana"/>
          <w:spacing w:val="-5"/>
          <w:sz w:val="20"/>
          <w:szCs w:val="20"/>
        </w:rPr>
        <w:t>r</w:t>
      </w:r>
      <w:r w:rsidRPr="00B75352">
        <w:rPr>
          <w:rFonts w:ascii="Verdana" w:hAnsi="Verdana"/>
          <w:spacing w:val="-2"/>
          <w:sz w:val="20"/>
          <w:szCs w:val="20"/>
        </w:rPr>
        <w:t>epa</w:t>
      </w:r>
      <w:r w:rsidRPr="00B75352">
        <w:rPr>
          <w:rFonts w:ascii="Verdana" w:hAnsi="Verdana"/>
          <w:spacing w:val="-5"/>
          <w:sz w:val="20"/>
          <w:szCs w:val="20"/>
        </w:rPr>
        <w:t>r</w:t>
      </w:r>
      <w:r w:rsidRPr="00B75352">
        <w:rPr>
          <w:rFonts w:ascii="Verdana" w:hAnsi="Verdana"/>
          <w:spacing w:val="-2"/>
          <w:sz w:val="20"/>
          <w:szCs w:val="20"/>
        </w:rPr>
        <w:t>e</w:t>
      </w:r>
      <w:r w:rsidRPr="00B75352">
        <w:rPr>
          <w:rFonts w:ascii="Verdana" w:hAnsi="Verdana"/>
          <w:sz w:val="20"/>
          <w:szCs w:val="20"/>
        </w:rPr>
        <w:t>d</w:t>
      </w:r>
      <w:r w:rsidRPr="00B75352">
        <w:rPr>
          <w:rFonts w:ascii="Verdana" w:hAnsi="Verdana"/>
          <w:spacing w:val="-5"/>
          <w:sz w:val="20"/>
          <w:szCs w:val="20"/>
        </w:rPr>
        <w:t xml:space="preserve"> </w:t>
      </w:r>
      <w:r w:rsidRPr="00B75352">
        <w:rPr>
          <w:rFonts w:ascii="Verdana" w:hAnsi="Verdana"/>
          <w:spacing w:val="-4"/>
          <w:sz w:val="20"/>
          <w:szCs w:val="20"/>
        </w:rPr>
        <w:t>t</w:t>
      </w:r>
      <w:r w:rsidRPr="00B75352">
        <w:rPr>
          <w:rFonts w:ascii="Verdana" w:hAnsi="Verdana"/>
          <w:sz w:val="20"/>
          <w:szCs w:val="20"/>
        </w:rPr>
        <w:t>o</w:t>
      </w:r>
      <w:r w:rsidRPr="00B75352">
        <w:rPr>
          <w:rFonts w:ascii="Verdana" w:hAnsi="Verdana"/>
          <w:spacing w:val="-6"/>
          <w:sz w:val="20"/>
          <w:szCs w:val="20"/>
        </w:rPr>
        <w:t xml:space="preserve"> </w:t>
      </w:r>
      <w:r w:rsidRPr="00B75352">
        <w:rPr>
          <w:rFonts w:ascii="Verdana" w:hAnsi="Verdana"/>
          <w:spacing w:val="-2"/>
          <w:sz w:val="20"/>
          <w:szCs w:val="20"/>
        </w:rPr>
        <w:t>p</w:t>
      </w:r>
      <w:r w:rsidRPr="00B75352">
        <w:rPr>
          <w:rFonts w:ascii="Verdana" w:hAnsi="Verdana"/>
          <w:spacing w:val="-5"/>
          <w:sz w:val="20"/>
          <w:szCs w:val="20"/>
        </w:rPr>
        <w:t>r</w:t>
      </w:r>
      <w:r w:rsidRPr="00B75352">
        <w:rPr>
          <w:rFonts w:ascii="Verdana" w:hAnsi="Verdana"/>
          <w:spacing w:val="-2"/>
          <w:sz w:val="20"/>
          <w:szCs w:val="20"/>
        </w:rPr>
        <w:t>omo</w:t>
      </w:r>
      <w:r w:rsidRPr="00B75352">
        <w:rPr>
          <w:rFonts w:ascii="Verdana" w:hAnsi="Verdana"/>
          <w:spacing w:val="-4"/>
          <w:sz w:val="20"/>
          <w:szCs w:val="20"/>
        </w:rPr>
        <w:t>t</w:t>
      </w:r>
      <w:r w:rsidRPr="00B75352">
        <w:rPr>
          <w:rFonts w:ascii="Verdana" w:hAnsi="Verdana"/>
          <w:sz w:val="20"/>
          <w:szCs w:val="20"/>
        </w:rPr>
        <w:t>e</w:t>
      </w:r>
      <w:r w:rsidRPr="00B75352">
        <w:rPr>
          <w:rFonts w:ascii="Verdana" w:hAnsi="Verdana"/>
          <w:spacing w:val="4"/>
          <w:sz w:val="20"/>
          <w:szCs w:val="20"/>
        </w:rPr>
        <w:t xml:space="preserve"> </w:t>
      </w:r>
      <w:r w:rsidRPr="00B75352">
        <w:rPr>
          <w:rFonts w:ascii="Verdana" w:hAnsi="Verdana"/>
          <w:spacing w:val="-2"/>
          <w:w w:val="98"/>
          <w:sz w:val="20"/>
          <w:szCs w:val="20"/>
        </w:rPr>
        <w:t>desi</w:t>
      </w:r>
      <w:r w:rsidRPr="00B75352">
        <w:rPr>
          <w:rFonts w:ascii="Verdana" w:hAnsi="Verdana"/>
          <w:w w:val="98"/>
          <w:sz w:val="20"/>
          <w:szCs w:val="20"/>
        </w:rPr>
        <w:t>r</w:t>
      </w:r>
      <w:r w:rsidRPr="00B75352">
        <w:rPr>
          <w:rFonts w:ascii="Verdana" w:hAnsi="Verdana"/>
          <w:spacing w:val="-2"/>
          <w:w w:val="98"/>
          <w:sz w:val="20"/>
          <w:szCs w:val="20"/>
        </w:rPr>
        <w:t>a</w:t>
      </w:r>
      <w:r w:rsidRPr="00B75352">
        <w:rPr>
          <w:rFonts w:ascii="Verdana" w:hAnsi="Verdana"/>
          <w:spacing w:val="-1"/>
          <w:w w:val="98"/>
          <w:sz w:val="20"/>
          <w:szCs w:val="20"/>
        </w:rPr>
        <w:t>b</w:t>
      </w:r>
      <w:r w:rsidRPr="00B75352">
        <w:rPr>
          <w:rFonts w:ascii="Verdana" w:hAnsi="Verdana"/>
          <w:spacing w:val="-2"/>
          <w:w w:val="98"/>
          <w:sz w:val="20"/>
          <w:szCs w:val="20"/>
        </w:rPr>
        <w:t>l</w:t>
      </w:r>
      <w:r w:rsidRPr="00B75352">
        <w:rPr>
          <w:rFonts w:ascii="Verdana" w:hAnsi="Verdana"/>
          <w:w w:val="98"/>
          <w:sz w:val="20"/>
          <w:szCs w:val="20"/>
        </w:rPr>
        <w:t>e</w:t>
      </w:r>
      <w:r w:rsidRPr="00B75352">
        <w:rPr>
          <w:rFonts w:ascii="Verdana" w:hAnsi="Verdana"/>
          <w:spacing w:val="-6"/>
          <w:w w:val="98"/>
          <w:sz w:val="20"/>
          <w:szCs w:val="20"/>
        </w:rPr>
        <w:t xml:space="preserve"> </w:t>
      </w:r>
      <w:r w:rsidRPr="00B75352">
        <w:rPr>
          <w:rFonts w:ascii="Verdana" w:hAnsi="Verdana"/>
          <w:spacing w:val="-2"/>
          <w:w w:val="98"/>
          <w:sz w:val="20"/>
          <w:szCs w:val="20"/>
        </w:rPr>
        <w:t>p</w:t>
      </w:r>
      <w:r w:rsidRPr="00B75352">
        <w:rPr>
          <w:rFonts w:ascii="Verdana" w:hAnsi="Verdana"/>
          <w:w w:val="98"/>
          <w:sz w:val="20"/>
          <w:szCs w:val="20"/>
        </w:rPr>
        <w:t>r</w:t>
      </w:r>
      <w:r w:rsidRPr="00B75352">
        <w:rPr>
          <w:rFonts w:ascii="Verdana" w:hAnsi="Verdana"/>
          <w:spacing w:val="-2"/>
          <w:w w:val="98"/>
          <w:sz w:val="20"/>
          <w:szCs w:val="20"/>
        </w:rPr>
        <w:t>acti</w:t>
      </w:r>
      <w:r w:rsidRPr="00B75352">
        <w:rPr>
          <w:rFonts w:ascii="Verdana" w:hAnsi="Verdana"/>
          <w:spacing w:val="-4"/>
          <w:w w:val="98"/>
          <w:sz w:val="20"/>
          <w:szCs w:val="20"/>
        </w:rPr>
        <w:t>c</w:t>
      </w:r>
      <w:r w:rsidRPr="00B75352">
        <w:rPr>
          <w:rFonts w:ascii="Verdana" w:hAnsi="Verdana"/>
          <w:spacing w:val="-2"/>
          <w:w w:val="98"/>
          <w:sz w:val="20"/>
          <w:szCs w:val="20"/>
        </w:rPr>
        <w:t>e</w:t>
      </w:r>
      <w:r w:rsidRPr="00B75352">
        <w:rPr>
          <w:rFonts w:ascii="Verdana" w:hAnsi="Verdana"/>
          <w:w w:val="98"/>
          <w:sz w:val="20"/>
          <w:szCs w:val="20"/>
        </w:rPr>
        <w:t>s</w:t>
      </w:r>
      <w:r w:rsidRPr="00B75352">
        <w:rPr>
          <w:rFonts w:ascii="Verdana" w:hAnsi="Verdana"/>
          <w:spacing w:val="-8"/>
          <w:w w:val="98"/>
          <w:sz w:val="20"/>
          <w:szCs w:val="20"/>
        </w:rPr>
        <w:t xml:space="preserve"> </w:t>
      </w:r>
      <w:r w:rsidRPr="00B75352">
        <w:rPr>
          <w:rFonts w:ascii="Verdana" w:hAnsi="Verdana"/>
          <w:spacing w:val="-2"/>
          <w:sz w:val="20"/>
          <w:szCs w:val="20"/>
        </w:rPr>
        <w:t>i</w:t>
      </w:r>
      <w:r w:rsidRPr="00B75352">
        <w:rPr>
          <w:rFonts w:ascii="Verdana" w:hAnsi="Verdana"/>
          <w:sz w:val="20"/>
          <w:szCs w:val="20"/>
        </w:rPr>
        <w:t>n</w:t>
      </w:r>
      <w:r w:rsidRPr="00B75352">
        <w:rPr>
          <w:rFonts w:ascii="Verdana" w:hAnsi="Verdana"/>
          <w:spacing w:val="-13"/>
          <w:sz w:val="20"/>
          <w:szCs w:val="20"/>
        </w:rPr>
        <w:t xml:space="preserve"> </w:t>
      </w:r>
      <w:r w:rsidRPr="00B75352">
        <w:rPr>
          <w:rFonts w:ascii="Verdana" w:hAnsi="Verdana"/>
          <w:spacing w:val="-5"/>
          <w:sz w:val="20"/>
          <w:szCs w:val="20"/>
        </w:rPr>
        <w:t>r</w:t>
      </w:r>
      <w:r w:rsidRPr="00B75352">
        <w:rPr>
          <w:rFonts w:ascii="Verdana" w:hAnsi="Verdana"/>
          <w:spacing w:val="-2"/>
          <w:sz w:val="20"/>
          <w:szCs w:val="20"/>
        </w:rPr>
        <w:t>espec</w:t>
      </w:r>
      <w:r w:rsidRPr="00B75352">
        <w:rPr>
          <w:rFonts w:ascii="Verdana" w:hAnsi="Verdana"/>
          <w:sz w:val="20"/>
          <w:szCs w:val="20"/>
        </w:rPr>
        <w:t>t</w:t>
      </w:r>
      <w:r w:rsidRPr="00B75352">
        <w:rPr>
          <w:rFonts w:ascii="Verdana" w:hAnsi="Verdana"/>
          <w:spacing w:val="-17"/>
          <w:sz w:val="20"/>
          <w:szCs w:val="20"/>
        </w:rPr>
        <w:t xml:space="preserve"> </w:t>
      </w:r>
      <w:r w:rsidRPr="00B75352">
        <w:rPr>
          <w:rFonts w:ascii="Verdana" w:hAnsi="Verdana"/>
          <w:spacing w:val="-2"/>
          <w:sz w:val="20"/>
          <w:szCs w:val="20"/>
        </w:rPr>
        <w:t>o</w:t>
      </w:r>
      <w:r w:rsidRPr="00B75352">
        <w:rPr>
          <w:rFonts w:ascii="Verdana" w:hAnsi="Verdana"/>
          <w:sz w:val="20"/>
          <w:szCs w:val="20"/>
        </w:rPr>
        <w:t>f</w:t>
      </w:r>
      <w:r w:rsidRPr="00B75352">
        <w:rPr>
          <w:rFonts w:ascii="Verdana" w:hAnsi="Verdana"/>
          <w:spacing w:val="-9"/>
          <w:sz w:val="20"/>
          <w:szCs w:val="20"/>
        </w:rPr>
        <w:t xml:space="preserve"> </w:t>
      </w:r>
      <w:r w:rsidRPr="00B75352">
        <w:rPr>
          <w:rFonts w:ascii="Verdana" w:hAnsi="Verdana"/>
          <w:spacing w:val="-2"/>
          <w:sz w:val="20"/>
          <w:szCs w:val="20"/>
        </w:rPr>
        <w:t>th</w:t>
      </w:r>
      <w:r w:rsidRPr="00B75352">
        <w:rPr>
          <w:rFonts w:ascii="Verdana" w:hAnsi="Verdana"/>
          <w:sz w:val="20"/>
          <w:szCs w:val="20"/>
        </w:rPr>
        <w:t>e</w:t>
      </w:r>
      <w:r w:rsidRPr="00B75352">
        <w:rPr>
          <w:rFonts w:ascii="Verdana" w:hAnsi="Verdana"/>
          <w:spacing w:val="-10"/>
          <w:sz w:val="20"/>
          <w:szCs w:val="20"/>
        </w:rPr>
        <w:t xml:space="preserve"> </w:t>
      </w:r>
      <w:r w:rsidRPr="00B75352">
        <w:rPr>
          <w:rFonts w:ascii="Verdana" w:hAnsi="Verdana"/>
          <w:spacing w:val="-2"/>
          <w:sz w:val="20"/>
          <w:szCs w:val="20"/>
        </w:rPr>
        <w:t>managemen</w:t>
      </w:r>
      <w:r w:rsidRPr="00B75352">
        <w:rPr>
          <w:rFonts w:ascii="Verdana" w:hAnsi="Verdana"/>
          <w:sz w:val="20"/>
          <w:szCs w:val="20"/>
        </w:rPr>
        <w:t>t</w:t>
      </w:r>
      <w:r w:rsidRPr="00B75352">
        <w:rPr>
          <w:rFonts w:ascii="Verdana" w:hAnsi="Verdana"/>
          <w:spacing w:val="4"/>
          <w:sz w:val="20"/>
          <w:szCs w:val="20"/>
        </w:rPr>
        <w:t xml:space="preserve"> </w:t>
      </w:r>
      <w:r w:rsidRPr="00B75352">
        <w:rPr>
          <w:rFonts w:ascii="Verdana" w:hAnsi="Verdana"/>
          <w:spacing w:val="-2"/>
          <w:sz w:val="20"/>
          <w:szCs w:val="20"/>
        </w:rPr>
        <w:t>o</w:t>
      </w:r>
      <w:r w:rsidRPr="00B75352">
        <w:rPr>
          <w:rFonts w:ascii="Verdana" w:hAnsi="Verdana"/>
          <w:sz w:val="20"/>
          <w:szCs w:val="20"/>
        </w:rPr>
        <w:t>f</w:t>
      </w:r>
      <w:r w:rsidRPr="00B75352">
        <w:rPr>
          <w:rFonts w:ascii="Verdana" w:hAnsi="Verdana"/>
          <w:spacing w:val="-11"/>
          <w:sz w:val="20"/>
          <w:szCs w:val="20"/>
        </w:rPr>
        <w:t xml:space="preserve"> </w:t>
      </w:r>
      <w:r w:rsidRPr="00B75352">
        <w:rPr>
          <w:rFonts w:ascii="Verdana" w:hAnsi="Verdana"/>
          <w:spacing w:val="-5"/>
          <w:sz w:val="20"/>
          <w:szCs w:val="20"/>
        </w:rPr>
        <w:t>r</w:t>
      </w:r>
      <w:r w:rsidRPr="00B75352">
        <w:rPr>
          <w:rFonts w:ascii="Verdana" w:hAnsi="Verdana"/>
          <w:spacing w:val="-2"/>
          <w:sz w:val="20"/>
          <w:szCs w:val="20"/>
        </w:rPr>
        <w:t>esidential</w:t>
      </w:r>
      <w:r w:rsidRPr="00B75352">
        <w:rPr>
          <w:rFonts w:ascii="Verdana" w:hAnsi="Verdana"/>
          <w:spacing w:val="-1"/>
          <w:sz w:val="20"/>
          <w:szCs w:val="20"/>
        </w:rPr>
        <w:t xml:space="preserve"> </w:t>
      </w:r>
      <w:r w:rsidRPr="00B75352">
        <w:rPr>
          <w:rFonts w:ascii="Verdana" w:hAnsi="Verdana"/>
          <w:sz w:val="20"/>
          <w:szCs w:val="20"/>
        </w:rPr>
        <w:t>leasehold</w:t>
      </w:r>
      <w:r w:rsidRPr="00B75352">
        <w:rPr>
          <w:rFonts w:ascii="Verdana" w:hAnsi="Verdana"/>
          <w:spacing w:val="-13"/>
          <w:sz w:val="20"/>
          <w:szCs w:val="20"/>
        </w:rPr>
        <w:t xml:space="preserve"> </w:t>
      </w:r>
      <w:r w:rsidRPr="00B75352">
        <w:rPr>
          <w:rFonts w:ascii="Verdana" w:hAnsi="Verdana"/>
          <w:w w:val="107"/>
          <w:sz w:val="20"/>
          <w:szCs w:val="20"/>
        </w:rPr>
        <w:t>p</w:t>
      </w:r>
      <w:r w:rsidRPr="00B75352">
        <w:rPr>
          <w:rFonts w:ascii="Verdana" w:hAnsi="Verdana"/>
          <w:spacing w:val="-3"/>
          <w:w w:val="107"/>
          <w:sz w:val="20"/>
          <w:szCs w:val="20"/>
        </w:rPr>
        <w:t>r</w:t>
      </w:r>
      <w:r w:rsidRPr="00B75352">
        <w:rPr>
          <w:rFonts w:ascii="Verdana" w:hAnsi="Verdana"/>
          <w:spacing w:val="-1"/>
          <w:w w:val="103"/>
          <w:sz w:val="20"/>
          <w:szCs w:val="20"/>
        </w:rPr>
        <w:t>o</w:t>
      </w:r>
      <w:r w:rsidRPr="00B75352">
        <w:rPr>
          <w:rFonts w:ascii="Verdana" w:hAnsi="Verdana"/>
          <w:spacing w:val="1"/>
          <w:w w:val="105"/>
          <w:sz w:val="20"/>
          <w:szCs w:val="20"/>
        </w:rPr>
        <w:t>p</w:t>
      </w:r>
      <w:r w:rsidRPr="00B75352">
        <w:rPr>
          <w:rFonts w:ascii="Verdana" w:hAnsi="Verdana"/>
          <w:w w:val="101"/>
          <w:sz w:val="20"/>
          <w:szCs w:val="20"/>
        </w:rPr>
        <w:t>e</w:t>
      </w:r>
      <w:r w:rsidRPr="00B75352">
        <w:rPr>
          <w:rFonts w:ascii="Verdana" w:hAnsi="Verdana"/>
          <w:spacing w:val="4"/>
          <w:w w:val="101"/>
          <w:sz w:val="20"/>
          <w:szCs w:val="20"/>
        </w:rPr>
        <w:t>r</w:t>
      </w:r>
      <w:r w:rsidRPr="00B75352">
        <w:rPr>
          <w:rFonts w:ascii="Verdana" w:hAnsi="Verdana"/>
          <w:spacing w:val="3"/>
          <w:w w:val="111"/>
          <w:sz w:val="20"/>
          <w:szCs w:val="20"/>
        </w:rPr>
        <w:t>t</w:t>
      </w:r>
      <w:r w:rsidRPr="00B75352">
        <w:rPr>
          <w:rFonts w:ascii="Verdana" w:hAnsi="Verdana"/>
          <w:spacing w:val="-15"/>
          <w:w w:val="89"/>
          <w:sz w:val="20"/>
          <w:szCs w:val="20"/>
        </w:rPr>
        <w:t>y</w:t>
      </w:r>
      <w:r w:rsidRPr="00B75352">
        <w:rPr>
          <w:rFonts w:ascii="Verdana" w:hAnsi="Verdana"/>
          <w:w w:val="96"/>
          <w:sz w:val="20"/>
          <w:szCs w:val="20"/>
        </w:rPr>
        <w:t>.</w:t>
      </w:r>
      <w:r w:rsidR="00615983" w:rsidRPr="00B75352">
        <w:rPr>
          <w:rFonts w:ascii="Verdana" w:hAnsi="Verdana"/>
          <w:spacing w:val="-5"/>
          <w:sz w:val="20"/>
          <w:szCs w:val="20"/>
        </w:rPr>
        <w:t xml:space="preserve"> </w:t>
      </w:r>
      <w:r w:rsidR="005363CC" w:rsidRPr="00B75352">
        <w:rPr>
          <w:rFonts w:ascii="Verdana" w:hAnsi="Verdana"/>
          <w:spacing w:val="-5"/>
          <w:sz w:val="20"/>
          <w:szCs w:val="20"/>
        </w:rPr>
        <w:t xml:space="preserve">Successful </w:t>
      </w:r>
      <w:r w:rsidRPr="00B75352">
        <w:rPr>
          <w:rFonts w:ascii="Verdana" w:hAnsi="Verdana"/>
          <w:sz w:val="20"/>
          <w:szCs w:val="20"/>
        </w:rPr>
        <w:t>management</w:t>
      </w:r>
      <w:r w:rsidRPr="00B75352">
        <w:rPr>
          <w:rFonts w:ascii="Verdana" w:hAnsi="Verdana"/>
          <w:spacing w:val="22"/>
          <w:sz w:val="20"/>
          <w:szCs w:val="20"/>
        </w:rPr>
        <w:t xml:space="preserve"> </w:t>
      </w:r>
      <w:r w:rsidRPr="00B75352">
        <w:rPr>
          <w:rFonts w:ascii="Verdana" w:hAnsi="Verdana"/>
          <w:sz w:val="20"/>
          <w:szCs w:val="20"/>
        </w:rPr>
        <w:t>can</w:t>
      </w:r>
      <w:r w:rsidRPr="00B75352">
        <w:rPr>
          <w:rFonts w:ascii="Verdana" w:hAnsi="Verdana"/>
          <w:spacing w:val="2"/>
          <w:sz w:val="20"/>
          <w:szCs w:val="20"/>
        </w:rPr>
        <w:t xml:space="preserve"> </w:t>
      </w:r>
      <w:r w:rsidRPr="00B75352">
        <w:rPr>
          <w:rFonts w:ascii="Verdana" w:hAnsi="Verdana"/>
          <w:sz w:val="20"/>
          <w:szCs w:val="20"/>
        </w:rPr>
        <w:t>only</w:t>
      </w:r>
      <w:r w:rsidRPr="00B75352">
        <w:rPr>
          <w:rFonts w:ascii="Verdana" w:hAnsi="Verdana"/>
          <w:spacing w:val="-2"/>
          <w:sz w:val="20"/>
          <w:szCs w:val="20"/>
        </w:rPr>
        <w:t xml:space="preserve"> </w:t>
      </w:r>
      <w:r w:rsidRPr="00B75352">
        <w:rPr>
          <w:rFonts w:ascii="Verdana" w:hAnsi="Verdana"/>
          <w:sz w:val="20"/>
          <w:szCs w:val="20"/>
        </w:rPr>
        <w:t>be a</w:t>
      </w:r>
      <w:r w:rsidRPr="00B75352">
        <w:rPr>
          <w:rFonts w:ascii="Verdana" w:hAnsi="Verdana"/>
          <w:spacing w:val="-2"/>
          <w:sz w:val="20"/>
          <w:szCs w:val="20"/>
        </w:rPr>
        <w:t>c</w:t>
      </w:r>
      <w:r w:rsidRPr="00B75352">
        <w:rPr>
          <w:rFonts w:ascii="Verdana" w:hAnsi="Verdana"/>
          <w:sz w:val="20"/>
          <w:szCs w:val="20"/>
        </w:rPr>
        <w:t>hi</w:t>
      </w:r>
      <w:r w:rsidRPr="00B75352">
        <w:rPr>
          <w:rFonts w:ascii="Verdana" w:hAnsi="Verdana"/>
          <w:spacing w:val="1"/>
          <w:sz w:val="20"/>
          <w:szCs w:val="20"/>
        </w:rPr>
        <w:t>e</w:t>
      </w:r>
      <w:r w:rsidRPr="00B75352">
        <w:rPr>
          <w:rFonts w:ascii="Verdana" w:hAnsi="Verdana"/>
          <w:spacing w:val="-4"/>
          <w:sz w:val="20"/>
          <w:szCs w:val="20"/>
        </w:rPr>
        <w:t>v</w:t>
      </w:r>
      <w:r w:rsidRPr="00B75352">
        <w:rPr>
          <w:rFonts w:ascii="Verdana" w:hAnsi="Verdana"/>
          <w:sz w:val="20"/>
          <w:szCs w:val="20"/>
        </w:rPr>
        <w:t>ed</w:t>
      </w:r>
      <w:r w:rsidRPr="00B75352">
        <w:rPr>
          <w:rFonts w:ascii="Verdana" w:hAnsi="Verdana"/>
          <w:spacing w:val="-12"/>
          <w:sz w:val="20"/>
          <w:szCs w:val="20"/>
        </w:rPr>
        <w:t xml:space="preserve"> </w:t>
      </w:r>
      <w:r w:rsidRPr="00B75352">
        <w:rPr>
          <w:rFonts w:ascii="Verdana" w:hAnsi="Verdana"/>
          <w:sz w:val="20"/>
          <w:szCs w:val="20"/>
        </w:rPr>
        <w:t>th</w:t>
      </w:r>
      <w:r w:rsidRPr="00B75352">
        <w:rPr>
          <w:rFonts w:ascii="Verdana" w:hAnsi="Verdana"/>
          <w:spacing w:val="-3"/>
          <w:sz w:val="20"/>
          <w:szCs w:val="20"/>
        </w:rPr>
        <w:t>r</w:t>
      </w:r>
      <w:r w:rsidRPr="00B75352">
        <w:rPr>
          <w:rFonts w:ascii="Verdana" w:hAnsi="Verdana"/>
          <w:sz w:val="20"/>
          <w:szCs w:val="20"/>
        </w:rPr>
        <w:t>ou</w:t>
      </w:r>
      <w:r w:rsidRPr="00B75352">
        <w:rPr>
          <w:rFonts w:ascii="Verdana" w:hAnsi="Verdana"/>
          <w:spacing w:val="3"/>
          <w:sz w:val="20"/>
          <w:szCs w:val="20"/>
        </w:rPr>
        <w:t>g</w:t>
      </w:r>
      <w:r w:rsidRPr="00B75352">
        <w:rPr>
          <w:rFonts w:ascii="Verdana" w:hAnsi="Verdana"/>
          <w:sz w:val="20"/>
          <w:szCs w:val="20"/>
        </w:rPr>
        <w:t>h</w:t>
      </w:r>
      <w:r w:rsidRPr="00B75352">
        <w:rPr>
          <w:rFonts w:ascii="Verdana" w:hAnsi="Verdana"/>
          <w:spacing w:val="20"/>
          <w:sz w:val="20"/>
          <w:szCs w:val="20"/>
        </w:rPr>
        <w:t xml:space="preserve"> </w:t>
      </w:r>
      <w:r w:rsidRPr="00B75352">
        <w:rPr>
          <w:rFonts w:ascii="Verdana" w:hAnsi="Verdana"/>
          <w:spacing w:val="-3"/>
          <w:sz w:val="20"/>
          <w:szCs w:val="20"/>
        </w:rPr>
        <w:t>c</w:t>
      </w:r>
      <w:r w:rsidRPr="00B75352">
        <w:rPr>
          <w:rFonts w:ascii="Verdana" w:hAnsi="Verdana"/>
          <w:sz w:val="20"/>
          <w:szCs w:val="20"/>
        </w:rPr>
        <w:t>o</w:t>
      </w:r>
      <w:r w:rsidRPr="00B75352">
        <w:rPr>
          <w:rFonts w:ascii="Verdana" w:hAnsi="Verdana"/>
          <w:spacing w:val="-1"/>
          <w:sz w:val="20"/>
          <w:szCs w:val="20"/>
        </w:rPr>
        <w:t>o</w:t>
      </w:r>
      <w:r w:rsidRPr="00B75352">
        <w:rPr>
          <w:rFonts w:ascii="Verdana" w:hAnsi="Verdana"/>
          <w:spacing w:val="1"/>
          <w:sz w:val="20"/>
          <w:szCs w:val="20"/>
        </w:rPr>
        <w:t>p</w:t>
      </w:r>
      <w:r w:rsidRPr="00B75352">
        <w:rPr>
          <w:rFonts w:ascii="Verdana" w:hAnsi="Verdana"/>
          <w:sz w:val="20"/>
          <w:szCs w:val="20"/>
        </w:rPr>
        <w:t>e</w:t>
      </w:r>
      <w:r w:rsidRPr="00B75352">
        <w:rPr>
          <w:rFonts w:ascii="Verdana" w:hAnsi="Verdana"/>
          <w:spacing w:val="2"/>
          <w:sz w:val="20"/>
          <w:szCs w:val="20"/>
        </w:rPr>
        <w:t>r</w:t>
      </w:r>
      <w:r w:rsidRPr="00B75352">
        <w:rPr>
          <w:rFonts w:ascii="Verdana" w:hAnsi="Verdana"/>
          <w:sz w:val="20"/>
          <w:szCs w:val="20"/>
        </w:rPr>
        <w:t>ation</w:t>
      </w:r>
      <w:r w:rsidRPr="00B75352">
        <w:rPr>
          <w:rFonts w:ascii="Verdana" w:hAnsi="Verdana"/>
          <w:spacing w:val="18"/>
          <w:sz w:val="20"/>
          <w:szCs w:val="20"/>
        </w:rPr>
        <w:t xml:space="preserve"> </w:t>
      </w:r>
      <w:r w:rsidRPr="00B75352">
        <w:rPr>
          <w:rFonts w:ascii="Verdana" w:hAnsi="Verdana"/>
          <w:sz w:val="20"/>
          <w:szCs w:val="20"/>
        </w:rPr>
        <w:t>and</w:t>
      </w:r>
      <w:r w:rsidRPr="00B75352">
        <w:rPr>
          <w:rFonts w:ascii="Verdana" w:hAnsi="Verdana"/>
          <w:spacing w:val="14"/>
          <w:sz w:val="20"/>
          <w:szCs w:val="20"/>
        </w:rPr>
        <w:t xml:space="preserve"> </w:t>
      </w:r>
      <w:r w:rsidRPr="00B75352">
        <w:rPr>
          <w:rFonts w:ascii="Verdana" w:hAnsi="Verdana"/>
          <w:sz w:val="20"/>
          <w:szCs w:val="20"/>
        </w:rPr>
        <w:t xml:space="preserve">a </w:t>
      </w:r>
      <w:r w:rsidRPr="00B75352">
        <w:rPr>
          <w:rFonts w:ascii="Verdana" w:hAnsi="Verdana"/>
          <w:spacing w:val="-1"/>
          <w:sz w:val="20"/>
          <w:szCs w:val="20"/>
        </w:rPr>
        <w:t>mu</w:t>
      </w:r>
      <w:r w:rsidRPr="00B75352">
        <w:rPr>
          <w:rFonts w:ascii="Verdana" w:hAnsi="Verdana"/>
          <w:sz w:val="20"/>
          <w:szCs w:val="20"/>
        </w:rPr>
        <w:t>tual</w:t>
      </w:r>
      <w:r w:rsidRPr="00B75352">
        <w:rPr>
          <w:rFonts w:ascii="Verdana" w:hAnsi="Verdana"/>
          <w:spacing w:val="23"/>
          <w:sz w:val="20"/>
          <w:szCs w:val="20"/>
        </w:rPr>
        <w:t xml:space="preserve"> </w:t>
      </w:r>
      <w:r w:rsidRPr="00B75352">
        <w:rPr>
          <w:rFonts w:ascii="Verdana" w:hAnsi="Verdana"/>
          <w:spacing w:val="2"/>
          <w:sz w:val="20"/>
          <w:szCs w:val="20"/>
        </w:rPr>
        <w:t>understandin</w:t>
      </w:r>
      <w:r w:rsidRPr="00B75352">
        <w:rPr>
          <w:rFonts w:ascii="Verdana" w:hAnsi="Verdana"/>
          <w:sz w:val="20"/>
          <w:szCs w:val="20"/>
        </w:rPr>
        <w:t xml:space="preserve">g </w:t>
      </w:r>
      <w:r w:rsidRPr="00B75352">
        <w:rPr>
          <w:rFonts w:ascii="Verdana" w:hAnsi="Verdana"/>
          <w:spacing w:val="2"/>
          <w:sz w:val="20"/>
          <w:szCs w:val="20"/>
        </w:rPr>
        <w:t>o</w:t>
      </w:r>
      <w:r w:rsidRPr="00B75352">
        <w:rPr>
          <w:rFonts w:ascii="Verdana" w:hAnsi="Verdana"/>
          <w:sz w:val="20"/>
          <w:szCs w:val="20"/>
        </w:rPr>
        <w:t>f</w:t>
      </w:r>
      <w:r w:rsidRPr="00B75352">
        <w:rPr>
          <w:rFonts w:ascii="Verdana" w:hAnsi="Verdana"/>
          <w:spacing w:val="17"/>
          <w:sz w:val="20"/>
          <w:szCs w:val="20"/>
        </w:rPr>
        <w:t xml:space="preserve"> </w:t>
      </w:r>
      <w:r w:rsidRPr="00B75352">
        <w:rPr>
          <w:rFonts w:ascii="Verdana" w:hAnsi="Verdana"/>
          <w:spacing w:val="2"/>
          <w:sz w:val="20"/>
          <w:szCs w:val="20"/>
        </w:rPr>
        <w:t>th</w:t>
      </w:r>
      <w:r w:rsidRPr="00B75352">
        <w:rPr>
          <w:rFonts w:ascii="Verdana" w:hAnsi="Verdana"/>
          <w:sz w:val="20"/>
          <w:szCs w:val="20"/>
        </w:rPr>
        <w:t>e</w:t>
      </w:r>
      <w:r w:rsidRPr="00B75352">
        <w:rPr>
          <w:rFonts w:ascii="Verdana" w:hAnsi="Verdana"/>
          <w:spacing w:val="28"/>
          <w:sz w:val="20"/>
          <w:szCs w:val="20"/>
        </w:rPr>
        <w:t xml:space="preserve"> </w:t>
      </w:r>
      <w:r w:rsidRPr="00B75352">
        <w:rPr>
          <w:rFonts w:ascii="Verdana" w:hAnsi="Verdana"/>
          <w:spacing w:val="2"/>
          <w:w w:val="107"/>
          <w:sz w:val="20"/>
          <w:szCs w:val="20"/>
        </w:rPr>
        <w:t>p</w:t>
      </w:r>
      <w:r w:rsidRPr="00B75352">
        <w:rPr>
          <w:rFonts w:ascii="Verdana" w:hAnsi="Verdana"/>
          <w:spacing w:val="-1"/>
          <w:w w:val="107"/>
          <w:sz w:val="20"/>
          <w:szCs w:val="20"/>
        </w:rPr>
        <w:t>r</w:t>
      </w:r>
      <w:r w:rsidRPr="00B75352">
        <w:rPr>
          <w:rFonts w:ascii="Verdana" w:hAnsi="Verdana"/>
          <w:spacing w:val="2"/>
          <w:w w:val="99"/>
          <w:sz w:val="20"/>
          <w:szCs w:val="20"/>
        </w:rPr>
        <w:t>o</w:t>
      </w:r>
      <w:r w:rsidRPr="00B75352">
        <w:rPr>
          <w:rFonts w:ascii="Verdana" w:hAnsi="Verdana"/>
          <w:w w:val="99"/>
          <w:sz w:val="20"/>
          <w:szCs w:val="20"/>
        </w:rPr>
        <w:t>c</w:t>
      </w:r>
      <w:r w:rsidRPr="00B75352">
        <w:rPr>
          <w:rFonts w:ascii="Verdana" w:hAnsi="Verdana"/>
          <w:spacing w:val="2"/>
          <w:w w:val="104"/>
          <w:sz w:val="20"/>
          <w:szCs w:val="20"/>
        </w:rPr>
        <w:t>edu</w:t>
      </w:r>
      <w:r w:rsidRPr="00B75352">
        <w:rPr>
          <w:rFonts w:ascii="Verdana" w:hAnsi="Verdana"/>
          <w:spacing w:val="-1"/>
          <w:w w:val="104"/>
          <w:sz w:val="20"/>
          <w:szCs w:val="20"/>
        </w:rPr>
        <w:t>r</w:t>
      </w:r>
      <w:r w:rsidRPr="00B75352">
        <w:rPr>
          <w:rFonts w:ascii="Verdana" w:hAnsi="Verdana"/>
          <w:spacing w:val="2"/>
          <w:w w:val="93"/>
          <w:sz w:val="20"/>
          <w:szCs w:val="20"/>
        </w:rPr>
        <w:t>e</w:t>
      </w:r>
      <w:r w:rsidRPr="00B75352">
        <w:rPr>
          <w:rFonts w:ascii="Verdana" w:hAnsi="Verdana"/>
          <w:w w:val="93"/>
          <w:sz w:val="20"/>
          <w:szCs w:val="20"/>
        </w:rPr>
        <w:t>s</w:t>
      </w:r>
      <w:r w:rsidRPr="00B75352">
        <w:rPr>
          <w:rFonts w:ascii="Verdana" w:hAnsi="Verdana"/>
          <w:spacing w:val="23"/>
          <w:sz w:val="20"/>
          <w:szCs w:val="20"/>
        </w:rPr>
        <w:t xml:space="preserve"> </w:t>
      </w:r>
      <w:r w:rsidRPr="00B75352">
        <w:rPr>
          <w:rFonts w:ascii="Verdana" w:hAnsi="Verdana"/>
          <w:spacing w:val="2"/>
          <w:sz w:val="20"/>
          <w:szCs w:val="20"/>
        </w:rPr>
        <w:t>ne</w:t>
      </w:r>
      <w:r w:rsidRPr="00B75352">
        <w:rPr>
          <w:rFonts w:ascii="Verdana" w:hAnsi="Verdana"/>
          <w:sz w:val="20"/>
          <w:szCs w:val="20"/>
        </w:rPr>
        <w:t>c</w:t>
      </w:r>
      <w:r w:rsidRPr="00B75352">
        <w:rPr>
          <w:rFonts w:ascii="Verdana" w:hAnsi="Verdana"/>
          <w:spacing w:val="2"/>
          <w:sz w:val="20"/>
          <w:szCs w:val="20"/>
        </w:rPr>
        <w:t>essa</w:t>
      </w:r>
      <w:r w:rsidRPr="00B75352">
        <w:rPr>
          <w:rFonts w:ascii="Verdana" w:hAnsi="Verdana"/>
          <w:spacing w:val="9"/>
          <w:sz w:val="20"/>
          <w:szCs w:val="20"/>
        </w:rPr>
        <w:t>r</w:t>
      </w:r>
      <w:r w:rsidRPr="00B75352">
        <w:rPr>
          <w:rFonts w:ascii="Verdana" w:hAnsi="Verdana"/>
          <w:sz w:val="20"/>
          <w:szCs w:val="20"/>
        </w:rPr>
        <w:t>y</w:t>
      </w:r>
      <w:r w:rsidRPr="00B75352">
        <w:rPr>
          <w:rFonts w:ascii="Verdana" w:hAnsi="Verdana"/>
          <w:spacing w:val="-3"/>
          <w:sz w:val="20"/>
          <w:szCs w:val="20"/>
        </w:rPr>
        <w:t xml:space="preserve"> </w:t>
      </w:r>
      <w:r w:rsidRPr="00B75352">
        <w:rPr>
          <w:rFonts w:ascii="Verdana" w:hAnsi="Verdana"/>
          <w:spacing w:val="2"/>
          <w:sz w:val="20"/>
          <w:szCs w:val="20"/>
        </w:rPr>
        <w:t>fo</w:t>
      </w:r>
      <w:r w:rsidRPr="00B75352">
        <w:rPr>
          <w:rFonts w:ascii="Verdana" w:hAnsi="Verdana"/>
          <w:sz w:val="20"/>
          <w:szCs w:val="20"/>
        </w:rPr>
        <w:t>r</w:t>
      </w:r>
      <w:r w:rsidRPr="00B75352">
        <w:rPr>
          <w:rFonts w:ascii="Verdana" w:hAnsi="Verdana"/>
          <w:spacing w:val="25"/>
          <w:sz w:val="20"/>
          <w:szCs w:val="20"/>
        </w:rPr>
        <w:t xml:space="preserve"> </w:t>
      </w:r>
      <w:r w:rsidRPr="00B75352">
        <w:rPr>
          <w:rFonts w:ascii="Verdana" w:hAnsi="Verdana"/>
          <w:spacing w:val="2"/>
          <w:sz w:val="20"/>
          <w:szCs w:val="20"/>
        </w:rPr>
        <w:t>th</w:t>
      </w:r>
      <w:r w:rsidRPr="00B75352">
        <w:rPr>
          <w:rFonts w:ascii="Verdana" w:hAnsi="Verdana"/>
          <w:sz w:val="20"/>
          <w:szCs w:val="20"/>
        </w:rPr>
        <w:t>e</w:t>
      </w:r>
      <w:r w:rsidRPr="00B75352">
        <w:rPr>
          <w:rFonts w:ascii="Verdana" w:hAnsi="Verdana"/>
          <w:spacing w:val="28"/>
          <w:sz w:val="20"/>
          <w:szCs w:val="20"/>
        </w:rPr>
        <w:t xml:space="preserve"> </w:t>
      </w:r>
      <w:r w:rsidRPr="00B75352">
        <w:rPr>
          <w:rFonts w:ascii="Verdana" w:hAnsi="Verdana"/>
          <w:spacing w:val="2"/>
          <w:sz w:val="20"/>
          <w:szCs w:val="20"/>
        </w:rPr>
        <w:t>effe</w:t>
      </w:r>
      <w:r w:rsidRPr="00B75352">
        <w:rPr>
          <w:rFonts w:ascii="Verdana" w:hAnsi="Verdana"/>
          <w:spacing w:val="3"/>
          <w:sz w:val="20"/>
          <w:szCs w:val="20"/>
        </w:rPr>
        <w:t>ct</w:t>
      </w:r>
      <w:r w:rsidRPr="00B75352">
        <w:rPr>
          <w:rFonts w:ascii="Verdana" w:hAnsi="Verdana"/>
          <w:sz w:val="20"/>
          <w:szCs w:val="20"/>
        </w:rPr>
        <w:t>i</w:t>
      </w:r>
      <w:r w:rsidRPr="00B75352">
        <w:rPr>
          <w:rFonts w:ascii="Verdana" w:hAnsi="Verdana"/>
          <w:spacing w:val="-2"/>
          <w:sz w:val="20"/>
          <w:szCs w:val="20"/>
        </w:rPr>
        <w:t>v</w:t>
      </w:r>
      <w:r w:rsidRPr="00B75352">
        <w:rPr>
          <w:rFonts w:ascii="Verdana" w:hAnsi="Verdana"/>
          <w:sz w:val="20"/>
          <w:szCs w:val="20"/>
        </w:rPr>
        <w:t>e</w:t>
      </w:r>
      <w:r w:rsidRPr="00B75352">
        <w:rPr>
          <w:rFonts w:ascii="Verdana" w:hAnsi="Verdana"/>
          <w:spacing w:val="-12"/>
          <w:sz w:val="20"/>
          <w:szCs w:val="20"/>
        </w:rPr>
        <w:t xml:space="preserve"> </w:t>
      </w:r>
      <w:r w:rsidRPr="00B75352">
        <w:rPr>
          <w:rFonts w:ascii="Verdana" w:hAnsi="Verdana"/>
          <w:sz w:val="20"/>
          <w:szCs w:val="20"/>
        </w:rPr>
        <w:t>management</w:t>
      </w:r>
      <w:r w:rsidRPr="00B75352">
        <w:rPr>
          <w:rFonts w:ascii="Verdana" w:hAnsi="Verdana"/>
          <w:spacing w:val="29"/>
          <w:sz w:val="20"/>
          <w:szCs w:val="20"/>
        </w:rPr>
        <w:t xml:space="preserve"> </w:t>
      </w:r>
      <w:r w:rsidRPr="00B75352">
        <w:rPr>
          <w:rFonts w:ascii="Verdana" w:hAnsi="Verdana"/>
          <w:spacing w:val="2"/>
          <w:sz w:val="20"/>
          <w:szCs w:val="20"/>
        </w:rPr>
        <w:t>o</w:t>
      </w:r>
      <w:r w:rsidRPr="00B75352">
        <w:rPr>
          <w:rFonts w:ascii="Verdana" w:hAnsi="Verdana"/>
          <w:sz w:val="20"/>
          <w:szCs w:val="20"/>
        </w:rPr>
        <w:t>f</w:t>
      </w:r>
      <w:r w:rsidRPr="00B75352">
        <w:rPr>
          <w:rFonts w:ascii="Verdana" w:hAnsi="Verdana"/>
          <w:spacing w:val="17"/>
          <w:sz w:val="20"/>
          <w:szCs w:val="20"/>
        </w:rPr>
        <w:t xml:space="preserve"> </w:t>
      </w:r>
      <w:r w:rsidRPr="00B75352">
        <w:rPr>
          <w:rFonts w:ascii="Verdana" w:hAnsi="Verdana"/>
          <w:spacing w:val="2"/>
          <w:sz w:val="20"/>
          <w:szCs w:val="20"/>
        </w:rPr>
        <w:t>p</w:t>
      </w:r>
      <w:r w:rsidRPr="00B75352">
        <w:rPr>
          <w:rFonts w:ascii="Verdana" w:hAnsi="Verdana"/>
          <w:spacing w:val="-1"/>
          <w:sz w:val="20"/>
          <w:szCs w:val="20"/>
        </w:rPr>
        <w:t>r</w:t>
      </w:r>
      <w:r w:rsidRPr="00B75352">
        <w:rPr>
          <w:rFonts w:ascii="Verdana" w:hAnsi="Verdana"/>
          <w:spacing w:val="1"/>
          <w:sz w:val="20"/>
          <w:szCs w:val="20"/>
        </w:rPr>
        <w:t>o</w:t>
      </w:r>
      <w:r w:rsidRPr="00B75352">
        <w:rPr>
          <w:rFonts w:ascii="Verdana" w:hAnsi="Verdana"/>
          <w:spacing w:val="3"/>
          <w:sz w:val="20"/>
          <w:szCs w:val="20"/>
        </w:rPr>
        <w:t>p</w:t>
      </w:r>
      <w:r w:rsidRPr="00B75352">
        <w:rPr>
          <w:rFonts w:ascii="Verdana" w:hAnsi="Verdana"/>
          <w:spacing w:val="2"/>
          <w:sz w:val="20"/>
          <w:szCs w:val="20"/>
        </w:rPr>
        <w:t>e</w:t>
      </w:r>
      <w:r w:rsidRPr="00B75352">
        <w:rPr>
          <w:rFonts w:ascii="Verdana" w:hAnsi="Verdana"/>
          <w:spacing w:val="6"/>
          <w:sz w:val="20"/>
          <w:szCs w:val="20"/>
        </w:rPr>
        <w:t>r</w:t>
      </w:r>
      <w:r w:rsidRPr="00B75352">
        <w:rPr>
          <w:rFonts w:ascii="Verdana" w:hAnsi="Verdana"/>
          <w:spacing w:val="5"/>
          <w:sz w:val="20"/>
          <w:szCs w:val="20"/>
        </w:rPr>
        <w:t>t</w:t>
      </w:r>
      <w:r w:rsidRPr="00B75352">
        <w:rPr>
          <w:rFonts w:ascii="Verdana" w:hAnsi="Verdana"/>
          <w:sz w:val="20"/>
          <w:szCs w:val="20"/>
        </w:rPr>
        <w:t>y</w:t>
      </w:r>
      <w:r w:rsidRPr="00B75352">
        <w:rPr>
          <w:rFonts w:ascii="Verdana" w:hAnsi="Verdana"/>
          <w:spacing w:val="34"/>
          <w:sz w:val="20"/>
          <w:szCs w:val="20"/>
        </w:rPr>
        <w:t xml:space="preserve"> </w:t>
      </w:r>
      <w:r w:rsidRPr="00B75352">
        <w:rPr>
          <w:rFonts w:ascii="Verdana" w:hAnsi="Verdana"/>
          <w:spacing w:val="2"/>
          <w:sz w:val="20"/>
          <w:szCs w:val="20"/>
        </w:rPr>
        <w:t>a</w:t>
      </w:r>
      <w:r w:rsidRPr="00B75352">
        <w:rPr>
          <w:rFonts w:ascii="Verdana" w:hAnsi="Verdana"/>
          <w:sz w:val="20"/>
          <w:szCs w:val="20"/>
        </w:rPr>
        <w:t>s</w:t>
      </w:r>
      <w:r w:rsidRPr="00B75352">
        <w:rPr>
          <w:rFonts w:ascii="Verdana" w:hAnsi="Verdana"/>
          <w:spacing w:val="19"/>
          <w:sz w:val="20"/>
          <w:szCs w:val="20"/>
        </w:rPr>
        <w:t xml:space="preserve"> </w:t>
      </w:r>
      <w:r w:rsidRPr="00B75352">
        <w:rPr>
          <w:rFonts w:ascii="Verdana" w:hAnsi="Verdana"/>
          <w:sz w:val="20"/>
          <w:szCs w:val="20"/>
        </w:rPr>
        <w:t>w</w:t>
      </w:r>
      <w:r w:rsidRPr="00B75352">
        <w:rPr>
          <w:rFonts w:ascii="Verdana" w:hAnsi="Verdana"/>
          <w:spacing w:val="3"/>
          <w:sz w:val="20"/>
          <w:szCs w:val="20"/>
        </w:rPr>
        <w:t>e</w:t>
      </w:r>
      <w:r w:rsidRPr="00B75352">
        <w:rPr>
          <w:rFonts w:ascii="Verdana" w:hAnsi="Verdana"/>
          <w:spacing w:val="2"/>
          <w:sz w:val="20"/>
          <w:szCs w:val="20"/>
        </w:rPr>
        <w:t>l</w:t>
      </w:r>
      <w:r w:rsidRPr="00B75352">
        <w:rPr>
          <w:rFonts w:ascii="Verdana" w:hAnsi="Verdana"/>
          <w:sz w:val="20"/>
          <w:szCs w:val="20"/>
        </w:rPr>
        <w:t>l</w:t>
      </w:r>
      <w:r w:rsidRPr="00B75352">
        <w:rPr>
          <w:rFonts w:ascii="Verdana" w:hAnsi="Verdana"/>
          <w:spacing w:val="2"/>
          <w:sz w:val="20"/>
          <w:szCs w:val="20"/>
        </w:rPr>
        <w:t xml:space="preserve"> a</w:t>
      </w:r>
      <w:r w:rsidRPr="00B75352">
        <w:rPr>
          <w:rFonts w:ascii="Verdana" w:hAnsi="Verdana"/>
          <w:sz w:val="20"/>
          <w:szCs w:val="20"/>
        </w:rPr>
        <w:t>s</w:t>
      </w:r>
      <w:r w:rsidRPr="00B75352">
        <w:rPr>
          <w:rFonts w:ascii="Verdana" w:hAnsi="Verdana"/>
          <w:spacing w:val="19"/>
          <w:sz w:val="20"/>
          <w:szCs w:val="20"/>
        </w:rPr>
        <w:t xml:space="preserve"> </w:t>
      </w:r>
      <w:r w:rsidRPr="00B75352">
        <w:rPr>
          <w:rFonts w:ascii="Verdana" w:hAnsi="Verdana"/>
          <w:spacing w:val="2"/>
          <w:sz w:val="20"/>
          <w:szCs w:val="20"/>
        </w:rPr>
        <w:t>o</w:t>
      </w:r>
      <w:r w:rsidRPr="00B75352">
        <w:rPr>
          <w:rFonts w:ascii="Verdana" w:hAnsi="Verdana"/>
          <w:sz w:val="20"/>
          <w:szCs w:val="20"/>
        </w:rPr>
        <w:t>f</w:t>
      </w:r>
      <w:r w:rsidRPr="00B75352">
        <w:rPr>
          <w:rFonts w:ascii="Verdana" w:hAnsi="Verdana"/>
          <w:spacing w:val="17"/>
          <w:sz w:val="20"/>
          <w:szCs w:val="20"/>
        </w:rPr>
        <w:t xml:space="preserve"> </w:t>
      </w:r>
      <w:r w:rsidRPr="00B75352">
        <w:rPr>
          <w:rFonts w:ascii="Verdana" w:hAnsi="Verdana"/>
          <w:spacing w:val="2"/>
          <w:sz w:val="20"/>
          <w:szCs w:val="20"/>
        </w:rPr>
        <w:t>the</w:t>
      </w:r>
      <w:r w:rsidRPr="00B75352">
        <w:rPr>
          <w:rFonts w:ascii="Verdana" w:hAnsi="Verdana"/>
          <w:spacing w:val="7"/>
          <w:sz w:val="20"/>
          <w:szCs w:val="20"/>
        </w:rPr>
        <w:t xml:space="preserve"> </w:t>
      </w:r>
      <w:r w:rsidRPr="00B75352">
        <w:rPr>
          <w:rFonts w:ascii="Verdana" w:hAnsi="Verdana"/>
          <w:spacing w:val="-1"/>
          <w:sz w:val="20"/>
          <w:szCs w:val="20"/>
        </w:rPr>
        <w:t>p</w:t>
      </w:r>
      <w:r w:rsidRPr="00B75352">
        <w:rPr>
          <w:rFonts w:ascii="Verdana" w:hAnsi="Verdana"/>
          <w:spacing w:val="-5"/>
          <w:sz w:val="20"/>
          <w:szCs w:val="20"/>
        </w:rPr>
        <w:t>r</w:t>
      </w:r>
      <w:r w:rsidRPr="00B75352">
        <w:rPr>
          <w:rFonts w:ascii="Verdana" w:hAnsi="Verdana"/>
          <w:spacing w:val="-1"/>
          <w:sz w:val="20"/>
          <w:szCs w:val="20"/>
        </w:rPr>
        <w:t>oblem</w:t>
      </w:r>
      <w:r w:rsidRPr="00B75352">
        <w:rPr>
          <w:rFonts w:ascii="Verdana" w:hAnsi="Verdana"/>
          <w:sz w:val="20"/>
          <w:szCs w:val="20"/>
        </w:rPr>
        <w:t>s</w:t>
      </w:r>
      <w:r w:rsidRPr="00B75352">
        <w:rPr>
          <w:rFonts w:ascii="Verdana" w:hAnsi="Verdana"/>
          <w:spacing w:val="-13"/>
          <w:sz w:val="20"/>
          <w:szCs w:val="20"/>
        </w:rPr>
        <w:t xml:space="preserve"> </w:t>
      </w:r>
      <w:r w:rsidRPr="00B75352">
        <w:rPr>
          <w:rFonts w:ascii="Verdana" w:hAnsi="Verdana"/>
          <w:spacing w:val="-1"/>
          <w:sz w:val="20"/>
          <w:szCs w:val="20"/>
        </w:rPr>
        <w:t>tha</w:t>
      </w:r>
      <w:r w:rsidRPr="00B75352">
        <w:rPr>
          <w:rFonts w:ascii="Verdana" w:hAnsi="Verdana"/>
          <w:sz w:val="20"/>
          <w:szCs w:val="20"/>
        </w:rPr>
        <w:t xml:space="preserve">t </w:t>
      </w:r>
      <w:r w:rsidRPr="00B75352">
        <w:rPr>
          <w:rFonts w:ascii="Verdana" w:hAnsi="Verdana"/>
          <w:spacing w:val="-1"/>
          <w:sz w:val="20"/>
          <w:szCs w:val="20"/>
        </w:rPr>
        <w:t>ca</w:t>
      </w:r>
      <w:r w:rsidRPr="00B75352">
        <w:rPr>
          <w:rFonts w:ascii="Verdana" w:hAnsi="Verdana"/>
          <w:sz w:val="20"/>
          <w:szCs w:val="20"/>
        </w:rPr>
        <w:t>n</w:t>
      </w:r>
      <w:r w:rsidRPr="00B75352">
        <w:rPr>
          <w:rFonts w:ascii="Verdana" w:hAnsi="Verdana"/>
          <w:spacing w:val="-15"/>
          <w:sz w:val="20"/>
          <w:szCs w:val="20"/>
        </w:rPr>
        <w:t xml:space="preserve"> </w:t>
      </w:r>
      <w:r w:rsidRPr="00B75352">
        <w:rPr>
          <w:rFonts w:ascii="Verdana" w:hAnsi="Verdana"/>
          <w:spacing w:val="-1"/>
          <w:w w:val="97"/>
          <w:sz w:val="20"/>
          <w:szCs w:val="20"/>
        </w:rPr>
        <w:t>a</w:t>
      </w:r>
      <w:r w:rsidRPr="00B75352">
        <w:rPr>
          <w:rFonts w:ascii="Verdana" w:hAnsi="Verdana"/>
          <w:spacing w:val="1"/>
          <w:w w:val="97"/>
          <w:sz w:val="20"/>
          <w:szCs w:val="20"/>
        </w:rPr>
        <w:t>r</w:t>
      </w:r>
      <w:r w:rsidRPr="00B75352">
        <w:rPr>
          <w:rFonts w:ascii="Verdana" w:hAnsi="Verdana"/>
          <w:spacing w:val="-1"/>
          <w:w w:val="97"/>
          <w:sz w:val="20"/>
          <w:szCs w:val="20"/>
        </w:rPr>
        <w:t>ise</w:t>
      </w:r>
      <w:r w:rsidRPr="00B75352">
        <w:rPr>
          <w:rFonts w:ascii="Verdana" w:hAnsi="Verdana"/>
          <w:w w:val="97"/>
          <w:sz w:val="20"/>
          <w:szCs w:val="20"/>
        </w:rPr>
        <w:t>.</w:t>
      </w:r>
      <w:r w:rsidRPr="00B75352">
        <w:rPr>
          <w:rFonts w:ascii="Verdana" w:hAnsi="Verdana"/>
          <w:spacing w:val="-18"/>
          <w:w w:val="97"/>
          <w:sz w:val="20"/>
          <w:szCs w:val="20"/>
        </w:rPr>
        <w:t xml:space="preserve"> </w:t>
      </w:r>
      <w:r w:rsidRPr="00B75352">
        <w:rPr>
          <w:rFonts w:ascii="Verdana" w:hAnsi="Verdana"/>
          <w:spacing w:val="-1"/>
          <w:sz w:val="20"/>
          <w:szCs w:val="20"/>
        </w:rPr>
        <w:t>Th</w:t>
      </w:r>
      <w:r w:rsidRPr="00B75352">
        <w:rPr>
          <w:rFonts w:ascii="Verdana" w:hAnsi="Verdana"/>
          <w:sz w:val="20"/>
          <w:szCs w:val="20"/>
        </w:rPr>
        <w:t>e</w:t>
      </w:r>
      <w:r w:rsidRPr="00B75352">
        <w:rPr>
          <w:rFonts w:ascii="Verdana" w:hAnsi="Verdana"/>
          <w:spacing w:val="-15"/>
          <w:sz w:val="20"/>
          <w:szCs w:val="20"/>
        </w:rPr>
        <w:t xml:space="preserve"> </w:t>
      </w:r>
      <w:r w:rsidRPr="00B75352">
        <w:rPr>
          <w:rFonts w:ascii="Verdana" w:hAnsi="Verdana"/>
          <w:spacing w:val="-3"/>
          <w:sz w:val="20"/>
          <w:szCs w:val="20"/>
        </w:rPr>
        <w:t>C</w:t>
      </w:r>
      <w:r w:rsidRPr="00B75352">
        <w:rPr>
          <w:rFonts w:ascii="Verdana" w:hAnsi="Verdana"/>
          <w:spacing w:val="-1"/>
          <w:sz w:val="20"/>
          <w:szCs w:val="20"/>
        </w:rPr>
        <w:t>od</w:t>
      </w:r>
      <w:r w:rsidRPr="00B75352">
        <w:rPr>
          <w:rFonts w:ascii="Verdana" w:hAnsi="Verdana"/>
          <w:sz w:val="20"/>
          <w:szCs w:val="20"/>
        </w:rPr>
        <w:t>e</w:t>
      </w:r>
      <w:r w:rsidRPr="00B75352">
        <w:rPr>
          <w:rFonts w:ascii="Verdana" w:hAnsi="Verdana"/>
          <w:spacing w:val="-15"/>
          <w:sz w:val="20"/>
          <w:szCs w:val="20"/>
        </w:rPr>
        <w:t xml:space="preserve"> </w:t>
      </w:r>
      <w:r w:rsidRPr="00B75352">
        <w:rPr>
          <w:rFonts w:ascii="Verdana" w:hAnsi="Verdana"/>
          <w:spacing w:val="-1"/>
          <w:w w:val="93"/>
          <w:sz w:val="20"/>
          <w:szCs w:val="20"/>
        </w:rPr>
        <w:t>is</w:t>
      </w:r>
      <w:r w:rsidRPr="00B75352">
        <w:rPr>
          <w:rFonts w:ascii="Verdana" w:hAnsi="Verdana"/>
          <w:spacing w:val="-22"/>
          <w:sz w:val="20"/>
          <w:szCs w:val="20"/>
        </w:rPr>
        <w:t xml:space="preserve"> </w:t>
      </w:r>
      <w:r w:rsidRPr="00B75352">
        <w:rPr>
          <w:rFonts w:ascii="Verdana" w:hAnsi="Verdana"/>
          <w:spacing w:val="-1"/>
          <w:w w:val="104"/>
          <w:sz w:val="20"/>
          <w:szCs w:val="20"/>
        </w:rPr>
        <w:t>the</w:t>
      </w:r>
      <w:r w:rsidRPr="00B75352">
        <w:rPr>
          <w:rFonts w:ascii="Verdana" w:hAnsi="Verdana"/>
          <w:spacing w:val="-4"/>
          <w:w w:val="104"/>
          <w:sz w:val="20"/>
          <w:szCs w:val="20"/>
        </w:rPr>
        <w:t>r</w:t>
      </w:r>
      <w:r w:rsidRPr="00B75352">
        <w:rPr>
          <w:rFonts w:ascii="Verdana" w:hAnsi="Verdana"/>
          <w:spacing w:val="-2"/>
          <w:w w:val="94"/>
          <w:sz w:val="20"/>
          <w:szCs w:val="20"/>
        </w:rPr>
        <w:t>e</w:t>
      </w:r>
      <w:r w:rsidRPr="00B75352">
        <w:rPr>
          <w:rFonts w:ascii="Verdana" w:hAnsi="Verdana"/>
          <w:spacing w:val="-1"/>
          <w:w w:val="101"/>
          <w:sz w:val="20"/>
          <w:szCs w:val="20"/>
        </w:rPr>
        <w:t>fo</w:t>
      </w:r>
      <w:r w:rsidRPr="00B75352">
        <w:rPr>
          <w:rFonts w:ascii="Verdana" w:hAnsi="Verdana"/>
          <w:spacing w:val="-4"/>
          <w:w w:val="101"/>
          <w:sz w:val="20"/>
          <w:szCs w:val="20"/>
        </w:rPr>
        <w:t>r</w:t>
      </w:r>
      <w:r w:rsidRPr="00B75352">
        <w:rPr>
          <w:rFonts w:ascii="Verdana" w:hAnsi="Verdana"/>
          <w:spacing w:val="-1"/>
          <w:w w:val="95"/>
          <w:sz w:val="20"/>
          <w:szCs w:val="20"/>
        </w:rPr>
        <w:t>e</w:t>
      </w:r>
      <w:r w:rsidRPr="00B75352">
        <w:rPr>
          <w:rFonts w:ascii="Verdana" w:hAnsi="Verdana"/>
          <w:spacing w:val="-22"/>
          <w:sz w:val="20"/>
          <w:szCs w:val="20"/>
        </w:rPr>
        <w:t xml:space="preserve"> </w:t>
      </w:r>
      <w:r w:rsidRPr="00B75352">
        <w:rPr>
          <w:rFonts w:ascii="Verdana" w:hAnsi="Verdana"/>
          <w:spacing w:val="-1"/>
          <w:w w:val="106"/>
          <w:sz w:val="20"/>
          <w:szCs w:val="20"/>
        </w:rPr>
        <w:t>in</w:t>
      </w:r>
      <w:r w:rsidRPr="00B75352">
        <w:rPr>
          <w:rFonts w:ascii="Verdana" w:hAnsi="Verdana"/>
          <w:spacing w:val="-3"/>
          <w:w w:val="106"/>
          <w:sz w:val="20"/>
          <w:szCs w:val="20"/>
        </w:rPr>
        <w:t>t</w:t>
      </w:r>
      <w:r w:rsidRPr="00B75352">
        <w:rPr>
          <w:rFonts w:ascii="Verdana" w:hAnsi="Verdana"/>
          <w:spacing w:val="-1"/>
          <w:w w:val="102"/>
          <w:sz w:val="20"/>
          <w:szCs w:val="20"/>
        </w:rPr>
        <w:t>ende</w:t>
      </w:r>
      <w:r w:rsidRPr="00B75352">
        <w:rPr>
          <w:rFonts w:ascii="Verdana" w:hAnsi="Verdana"/>
          <w:w w:val="102"/>
          <w:sz w:val="20"/>
          <w:szCs w:val="20"/>
        </w:rPr>
        <w:t>d</w:t>
      </w:r>
      <w:r w:rsidRPr="00B75352">
        <w:rPr>
          <w:rFonts w:ascii="Verdana" w:hAnsi="Verdana"/>
          <w:spacing w:val="-15"/>
          <w:sz w:val="20"/>
          <w:szCs w:val="20"/>
        </w:rPr>
        <w:t xml:space="preserve"> </w:t>
      </w:r>
      <w:r w:rsidRPr="00B75352">
        <w:rPr>
          <w:rFonts w:ascii="Verdana" w:hAnsi="Verdana"/>
          <w:spacing w:val="-4"/>
          <w:sz w:val="20"/>
          <w:szCs w:val="20"/>
        </w:rPr>
        <w:t>t</w:t>
      </w:r>
      <w:r w:rsidRPr="00B75352">
        <w:rPr>
          <w:rFonts w:ascii="Verdana" w:hAnsi="Verdana"/>
          <w:sz w:val="20"/>
          <w:szCs w:val="20"/>
        </w:rPr>
        <w:t>o</w:t>
      </w:r>
      <w:r w:rsidRPr="00B75352">
        <w:rPr>
          <w:rFonts w:ascii="Verdana" w:hAnsi="Verdana"/>
          <w:spacing w:val="-6"/>
          <w:sz w:val="20"/>
          <w:szCs w:val="20"/>
        </w:rPr>
        <w:t xml:space="preserve"> </w:t>
      </w:r>
      <w:r w:rsidRPr="00B75352">
        <w:rPr>
          <w:rFonts w:ascii="Verdana" w:hAnsi="Verdana"/>
          <w:spacing w:val="-1"/>
          <w:sz w:val="20"/>
          <w:szCs w:val="20"/>
        </w:rPr>
        <w:t>b</w:t>
      </w:r>
      <w:r w:rsidRPr="00B75352">
        <w:rPr>
          <w:rFonts w:ascii="Verdana" w:hAnsi="Verdana"/>
          <w:sz w:val="20"/>
          <w:szCs w:val="20"/>
        </w:rPr>
        <w:t>e</w:t>
      </w:r>
      <w:r w:rsidRPr="00B75352">
        <w:rPr>
          <w:rFonts w:ascii="Verdana" w:hAnsi="Verdana"/>
          <w:spacing w:val="-16"/>
          <w:sz w:val="20"/>
          <w:szCs w:val="20"/>
        </w:rPr>
        <w:t xml:space="preserve"> </w:t>
      </w:r>
      <w:r w:rsidRPr="00B75352">
        <w:rPr>
          <w:rFonts w:ascii="Verdana" w:hAnsi="Verdana"/>
          <w:spacing w:val="-4"/>
          <w:sz w:val="20"/>
          <w:szCs w:val="20"/>
        </w:rPr>
        <w:t>r</w:t>
      </w:r>
      <w:r w:rsidRPr="00B75352">
        <w:rPr>
          <w:rFonts w:ascii="Verdana" w:hAnsi="Verdana"/>
          <w:spacing w:val="-2"/>
          <w:sz w:val="20"/>
          <w:szCs w:val="20"/>
        </w:rPr>
        <w:t>e</w:t>
      </w:r>
      <w:r w:rsidRPr="00B75352">
        <w:rPr>
          <w:rFonts w:ascii="Verdana" w:hAnsi="Verdana"/>
          <w:spacing w:val="-1"/>
          <w:sz w:val="20"/>
          <w:szCs w:val="20"/>
        </w:rPr>
        <w:t>a</w:t>
      </w:r>
      <w:r w:rsidRPr="00B75352">
        <w:rPr>
          <w:rFonts w:ascii="Verdana" w:hAnsi="Verdana"/>
          <w:sz w:val="20"/>
          <w:szCs w:val="20"/>
        </w:rPr>
        <w:t>d</w:t>
      </w:r>
      <w:r w:rsidRPr="00B75352">
        <w:rPr>
          <w:rFonts w:ascii="Verdana" w:hAnsi="Verdana"/>
          <w:spacing w:val="-12"/>
          <w:sz w:val="20"/>
          <w:szCs w:val="20"/>
        </w:rPr>
        <w:t xml:space="preserve"> </w:t>
      </w:r>
      <w:r w:rsidRPr="00B75352">
        <w:rPr>
          <w:rFonts w:ascii="Verdana" w:hAnsi="Verdana"/>
          <w:spacing w:val="-4"/>
          <w:w w:val="95"/>
          <w:sz w:val="20"/>
          <w:szCs w:val="20"/>
        </w:rPr>
        <w:t>b</w:t>
      </w:r>
      <w:r w:rsidRPr="00B75352">
        <w:rPr>
          <w:rFonts w:ascii="Verdana" w:hAnsi="Verdana"/>
          <w:w w:val="95"/>
          <w:sz w:val="20"/>
          <w:szCs w:val="20"/>
        </w:rPr>
        <w:t>y</w:t>
      </w:r>
      <w:r w:rsidRPr="00B75352">
        <w:rPr>
          <w:rFonts w:ascii="Verdana" w:hAnsi="Verdana"/>
          <w:spacing w:val="-11"/>
          <w:w w:val="95"/>
          <w:sz w:val="20"/>
          <w:szCs w:val="20"/>
        </w:rPr>
        <w:t xml:space="preserve"> </w:t>
      </w:r>
      <w:r w:rsidRPr="00B75352">
        <w:rPr>
          <w:rFonts w:ascii="Verdana" w:hAnsi="Verdana"/>
          <w:spacing w:val="-1"/>
          <w:sz w:val="20"/>
          <w:szCs w:val="20"/>
        </w:rPr>
        <w:t>landlo</w:t>
      </w:r>
      <w:r w:rsidRPr="00B75352">
        <w:rPr>
          <w:rFonts w:ascii="Verdana" w:hAnsi="Verdana"/>
          <w:spacing w:val="-4"/>
          <w:sz w:val="20"/>
          <w:szCs w:val="20"/>
        </w:rPr>
        <w:t>r</w:t>
      </w:r>
      <w:r w:rsidRPr="00B75352">
        <w:rPr>
          <w:rFonts w:ascii="Verdana" w:hAnsi="Verdana"/>
          <w:spacing w:val="-1"/>
          <w:sz w:val="20"/>
          <w:szCs w:val="20"/>
        </w:rPr>
        <w:t>ds</w:t>
      </w:r>
      <w:r w:rsidRPr="00B75352">
        <w:rPr>
          <w:rFonts w:ascii="Verdana" w:hAnsi="Verdana"/>
          <w:sz w:val="20"/>
          <w:szCs w:val="20"/>
        </w:rPr>
        <w:t>,</w:t>
      </w:r>
      <w:r w:rsidRPr="00B75352">
        <w:rPr>
          <w:rFonts w:ascii="Verdana" w:hAnsi="Verdana"/>
          <w:spacing w:val="-16"/>
          <w:sz w:val="20"/>
          <w:szCs w:val="20"/>
        </w:rPr>
        <w:t xml:space="preserve"> </w:t>
      </w:r>
      <w:r w:rsidR="009635BA" w:rsidRPr="00B75352">
        <w:rPr>
          <w:rFonts w:ascii="Verdana" w:hAnsi="Verdana"/>
          <w:spacing w:val="-3"/>
          <w:sz w:val="20"/>
          <w:szCs w:val="20"/>
        </w:rPr>
        <w:t>leaseholders</w:t>
      </w:r>
      <w:r w:rsidRPr="00B75352">
        <w:rPr>
          <w:rFonts w:ascii="Verdana" w:hAnsi="Verdana"/>
          <w:sz w:val="20"/>
          <w:szCs w:val="20"/>
        </w:rPr>
        <w:t>,</w:t>
      </w:r>
      <w:r w:rsidR="009635BA" w:rsidRPr="00B75352">
        <w:rPr>
          <w:rFonts w:ascii="Verdana" w:hAnsi="Verdana"/>
          <w:sz w:val="20"/>
          <w:szCs w:val="20"/>
        </w:rPr>
        <w:t xml:space="preserve"> managing agents, managers and</w:t>
      </w:r>
      <w:r w:rsidRPr="00B75352">
        <w:rPr>
          <w:rFonts w:ascii="Verdana" w:hAnsi="Verdana"/>
          <w:spacing w:val="-9"/>
          <w:sz w:val="20"/>
          <w:szCs w:val="20"/>
        </w:rPr>
        <w:t xml:space="preserve"> </w:t>
      </w:r>
      <w:r w:rsidRPr="00B75352">
        <w:rPr>
          <w:rFonts w:ascii="Verdana" w:hAnsi="Verdana"/>
          <w:spacing w:val="-1"/>
          <w:sz w:val="20"/>
          <w:szCs w:val="20"/>
        </w:rPr>
        <w:t>o</w:t>
      </w:r>
      <w:r w:rsidRPr="00B75352">
        <w:rPr>
          <w:rFonts w:ascii="Verdana" w:hAnsi="Verdana"/>
          <w:spacing w:val="-4"/>
          <w:sz w:val="20"/>
          <w:szCs w:val="20"/>
        </w:rPr>
        <w:t>c</w:t>
      </w:r>
      <w:r w:rsidRPr="00B75352">
        <w:rPr>
          <w:rFonts w:ascii="Verdana" w:hAnsi="Verdana"/>
          <w:spacing w:val="-1"/>
          <w:sz w:val="20"/>
          <w:szCs w:val="20"/>
        </w:rPr>
        <w:t>cupier</w:t>
      </w:r>
      <w:r w:rsidRPr="00B75352">
        <w:rPr>
          <w:rFonts w:ascii="Verdana" w:hAnsi="Verdana"/>
          <w:sz w:val="20"/>
          <w:szCs w:val="20"/>
        </w:rPr>
        <w:t>s</w:t>
      </w:r>
      <w:r w:rsidRPr="00B75352">
        <w:rPr>
          <w:rFonts w:ascii="Verdana" w:hAnsi="Verdana"/>
          <w:spacing w:val="-8"/>
          <w:sz w:val="20"/>
          <w:szCs w:val="20"/>
        </w:rPr>
        <w:t xml:space="preserve"> </w:t>
      </w:r>
      <w:r w:rsidR="005363CC" w:rsidRPr="00B75352">
        <w:rPr>
          <w:rFonts w:ascii="Verdana" w:hAnsi="Verdana"/>
          <w:sz w:val="20"/>
          <w:szCs w:val="20"/>
        </w:rPr>
        <w:t xml:space="preserve">of leasehold </w:t>
      </w:r>
      <w:r w:rsidRPr="00B75352">
        <w:rPr>
          <w:rFonts w:ascii="Verdana" w:hAnsi="Verdana"/>
          <w:sz w:val="20"/>
          <w:szCs w:val="20"/>
        </w:rPr>
        <w:t>p</w:t>
      </w:r>
      <w:r w:rsidRPr="00B75352">
        <w:rPr>
          <w:rFonts w:ascii="Verdana" w:hAnsi="Verdana"/>
          <w:spacing w:val="-3"/>
          <w:sz w:val="20"/>
          <w:szCs w:val="20"/>
        </w:rPr>
        <w:t>r</w:t>
      </w:r>
      <w:r w:rsidRPr="00B75352">
        <w:rPr>
          <w:rFonts w:ascii="Verdana" w:hAnsi="Verdana"/>
          <w:spacing w:val="-1"/>
          <w:sz w:val="20"/>
          <w:szCs w:val="20"/>
        </w:rPr>
        <w:t>o</w:t>
      </w:r>
      <w:r w:rsidRPr="00B75352">
        <w:rPr>
          <w:rFonts w:ascii="Verdana" w:hAnsi="Verdana"/>
          <w:spacing w:val="1"/>
          <w:sz w:val="20"/>
          <w:szCs w:val="20"/>
        </w:rPr>
        <w:t>p</w:t>
      </w:r>
      <w:r w:rsidRPr="00B75352">
        <w:rPr>
          <w:rFonts w:ascii="Verdana" w:hAnsi="Verdana"/>
          <w:sz w:val="20"/>
          <w:szCs w:val="20"/>
        </w:rPr>
        <w:t>e</w:t>
      </w:r>
      <w:r w:rsidRPr="00B75352">
        <w:rPr>
          <w:rFonts w:ascii="Verdana" w:hAnsi="Verdana"/>
          <w:spacing w:val="4"/>
          <w:sz w:val="20"/>
          <w:szCs w:val="20"/>
        </w:rPr>
        <w:t>r</w:t>
      </w:r>
      <w:r w:rsidRPr="00B75352">
        <w:rPr>
          <w:rFonts w:ascii="Verdana" w:hAnsi="Verdana"/>
          <w:spacing w:val="3"/>
          <w:sz w:val="20"/>
          <w:szCs w:val="20"/>
        </w:rPr>
        <w:t>t</w:t>
      </w:r>
      <w:r w:rsidRPr="00B75352">
        <w:rPr>
          <w:rFonts w:ascii="Verdana" w:hAnsi="Verdana"/>
          <w:sz w:val="20"/>
          <w:szCs w:val="20"/>
        </w:rPr>
        <w:t>y</w:t>
      </w:r>
      <w:r w:rsidR="009635BA" w:rsidRPr="00B75352">
        <w:rPr>
          <w:rFonts w:ascii="Verdana" w:hAnsi="Verdana"/>
          <w:sz w:val="20"/>
          <w:szCs w:val="20"/>
        </w:rPr>
        <w:t>.</w:t>
      </w:r>
      <w:r w:rsidRPr="00B75352">
        <w:rPr>
          <w:rFonts w:ascii="Verdana" w:hAnsi="Verdana"/>
          <w:spacing w:val="-19"/>
          <w:w w:val="98"/>
          <w:sz w:val="20"/>
          <w:szCs w:val="20"/>
        </w:rPr>
        <w:t xml:space="preserve"> </w:t>
      </w:r>
      <w:r w:rsidRPr="00B75352">
        <w:rPr>
          <w:rFonts w:ascii="Verdana" w:hAnsi="Verdana"/>
          <w:spacing w:val="-1"/>
          <w:sz w:val="20"/>
          <w:szCs w:val="20"/>
        </w:rPr>
        <w:t>A</w:t>
      </w:r>
      <w:r w:rsidRPr="00B75352">
        <w:rPr>
          <w:rFonts w:ascii="Verdana" w:hAnsi="Verdana"/>
          <w:sz w:val="20"/>
          <w:szCs w:val="20"/>
        </w:rPr>
        <w:t>lthou</w:t>
      </w:r>
      <w:r w:rsidRPr="00B75352">
        <w:rPr>
          <w:rFonts w:ascii="Verdana" w:hAnsi="Verdana"/>
          <w:spacing w:val="3"/>
          <w:sz w:val="20"/>
          <w:szCs w:val="20"/>
        </w:rPr>
        <w:t>g</w:t>
      </w:r>
      <w:r w:rsidRPr="00B75352">
        <w:rPr>
          <w:rFonts w:ascii="Verdana" w:hAnsi="Verdana"/>
          <w:sz w:val="20"/>
          <w:szCs w:val="20"/>
        </w:rPr>
        <w:t>h</w:t>
      </w:r>
      <w:r w:rsidRPr="00B75352">
        <w:rPr>
          <w:rFonts w:ascii="Verdana" w:hAnsi="Verdana"/>
          <w:spacing w:val="-10"/>
          <w:sz w:val="20"/>
          <w:szCs w:val="20"/>
        </w:rPr>
        <w:t xml:space="preserve"> </w:t>
      </w:r>
      <w:r w:rsidRPr="00B75352">
        <w:rPr>
          <w:rFonts w:ascii="Verdana" w:hAnsi="Verdana"/>
          <w:sz w:val="20"/>
          <w:szCs w:val="20"/>
        </w:rPr>
        <w:t>most</w:t>
      </w:r>
      <w:r w:rsidRPr="00B75352">
        <w:rPr>
          <w:rFonts w:ascii="Verdana" w:hAnsi="Verdana"/>
          <w:spacing w:val="4"/>
          <w:sz w:val="20"/>
          <w:szCs w:val="20"/>
        </w:rPr>
        <w:t xml:space="preserve"> </w:t>
      </w:r>
      <w:r w:rsidRPr="00B75352">
        <w:rPr>
          <w:rFonts w:ascii="Verdana" w:hAnsi="Verdana"/>
          <w:sz w:val="20"/>
          <w:szCs w:val="20"/>
        </w:rPr>
        <w:t>of</w:t>
      </w:r>
      <w:r w:rsidRPr="00B75352">
        <w:rPr>
          <w:rFonts w:ascii="Verdana" w:hAnsi="Verdana"/>
          <w:spacing w:val="-6"/>
          <w:sz w:val="20"/>
          <w:szCs w:val="20"/>
        </w:rPr>
        <w:t xml:space="preserve"> </w:t>
      </w:r>
      <w:r w:rsidRPr="00B75352">
        <w:rPr>
          <w:rFonts w:ascii="Verdana" w:hAnsi="Verdana"/>
          <w:w w:val="103"/>
          <w:sz w:val="20"/>
          <w:szCs w:val="20"/>
        </w:rPr>
        <w:t>the</w:t>
      </w:r>
      <w:r w:rsidRPr="00B75352">
        <w:rPr>
          <w:rFonts w:ascii="Verdana" w:hAnsi="Verdana"/>
          <w:spacing w:val="-8"/>
          <w:sz w:val="20"/>
          <w:szCs w:val="20"/>
        </w:rPr>
        <w:t xml:space="preserve"> </w:t>
      </w:r>
      <w:r w:rsidRPr="00B75352">
        <w:rPr>
          <w:rFonts w:ascii="Verdana" w:hAnsi="Verdana"/>
          <w:spacing w:val="-2"/>
          <w:sz w:val="20"/>
          <w:szCs w:val="20"/>
        </w:rPr>
        <w:t>C</w:t>
      </w:r>
      <w:r w:rsidRPr="00B75352">
        <w:rPr>
          <w:rFonts w:ascii="Verdana" w:hAnsi="Verdana"/>
          <w:sz w:val="20"/>
          <w:szCs w:val="20"/>
        </w:rPr>
        <w:t>ode</w:t>
      </w:r>
      <w:r w:rsidRPr="00B75352">
        <w:rPr>
          <w:rFonts w:ascii="Verdana" w:hAnsi="Verdana"/>
          <w:spacing w:val="-8"/>
          <w:sz w:val="20"/>
          <w:szCs w:val="20"/>
        </w:rPr>
        <w:t xml:space="preserve"> </w:t>
      </w:r>
      <w:r w:rsidRPr="00B75352">
        <w:rPr>
          <w:rFonts w:ascii="Verdana" w:hAnsi="Verdana"/>
          <w:sz w:val="20"/>
          <w:szCs w:val="20"/>
        </w:rPr>
        <w:t>is</w:t>
      </w:r>
      <w:r w:rsidRPr="00B75352">
        <w:rPr>
          <w:rFonts w:ascii="Verdana" w:hAnsi="Verdana"/>
          <w:spacing w:val="-17"/>
          <w:sz w:val="20"/>
          <w:szCs w:val="20"/>
        </w:rPr>
        <w:t xml:space="preserve"> </w:t>
      </w:r>
      <w:r w:rsidRPr="00B75352">
        <w:rPr>
          <w:rFonts w:ascii="Verdana" w:hAnsi="Verdana"/>
          <w:sz w:val="20"/>
          <w:szCs w:val="20"/>
        </w:rPr>
        <w:t>aimed</w:t>
      </w:r>
      <w:r w:rsidRPr="00B75352">
        <w:rPr>
          <w:rFonts w:ascii="Verdana" w:hAnsi="Verdana"/>
          <w:spacing w:val="-3"/>
          <w:sz w:val="20"/>
          <w:szCs w:val="20"/>
        </w:rPr>
        <w:t xml:space="preserve"> </w:t>
      </w:r>
      <w:r w:rsidRPr="00B75352">
        <w:rPr>
          <w:rFonts w:ascii="Verdana" w:hAnsi="Verdana"/>
          <w:sz w:val="20"/>
          <w:szCs w:val="20"/>
        </w:rPr>
        <w:t>di</w:t>
      </w:r>
      <w:r w:rsidRPr="00B75352">
        <w:rPr>
          <w:rFonts w:ascii="Verdana" w:hAnsi="Verdana"/>
          <w:spacing w:val="-3"/>
          <w:sz w:val="20"/>
          <w:szCs w:val="20"/>
        </w:rPr>
        <w:t>r</w:t>
      </w:r>
      <w:r w:rsidRPr="00B75352">
        <w:rPr>
          <w:rFonts w:ascii="Verdana" w:hAnsi="Verdana"/>
          <w:sz w:val="20"/>
          <w:szCs w:val="20"/>
        </w:rPr>
        <w:t>e</w:t>
      </w:r>
      <w:r w:rsidRPr="00B75352">
        <w:rPr>
          <w:rFonts w:ascii="Verdana" w:hAnsi="Verdana"/>
          <w:spacing w:val="1"/>
          <w:sz w:val="20"/>
          <w:szCs w:val="20"/>
        </w:rPr>
        <w:t>c</w:t>
      </w:r>
      <w:r w:rsidRPr="00B75352">
        <w:rPr>
          <w:rFonts w:ascii="Verdana" w:hAnsi="Verdana"/>
          <w:sz w:val="20"/>
          <w:szCs w:val="20"/>
        </w:rPr>
        <w:t>tly</w:t>
      </w:r>
      <w:r w:rsidRPr="00B75352">
        <w:rPr>
          <w:rFonts w:ascii="Verdana" w:hAnsi="Verdana"/>
          <w:spacing w:val="-18"/>
          <w:sz w:val="20"/>
          <w:szCs w:val="20"/>
        </w:rPr>
        <w:t xml:space="preserve"> </w:t>
      </w:r>
      <w:r w:rsidRPr="00B75352">
        <w:rPr>
          <w:rFonts w:ascii="Verdana" w:hAnsi="Verdana"/>
          <w:sz w:val="20"/>
          <w:szCs w:val="20"/>
        </w:rPr>
        <w:t>at</w:t>
      </w:r>
      <w:r w:rsidRPr="00B75352">
        <w:rPr>
          <w:rFonts w:ascii="Verdana" w:hAnsi="Verdana"/>
          <w:spacing w:val="4"/>
          <w:sz w:val="20"/>
          <w:szCs w:val="20"/>
        </w:rPr>
        <w:t xml:space="preserve"> </w:t>
      </w:r>
      <w:r w:rsidR="009635BA" w:rsidRPr="00B75352">
        <w:rPr>
          <w:rFonts w:ascii="Verdana" w:hAnsi="Verdana"/>
          <w:sz w:val="20"/>
          <w:szCs w:val="20"/>
        </w:rPr>
        <w:t>managing agents</w:t>
      </w:r>
      <w:r w:rsidRPr="00B75352">
        <w:rPr>
          <w:rFonts w:ascii="Verdana" w:hAnsi="Verdana"/>
          <w:spacing w:val="-9"/>
          <w:sz w:val="20"/>
          <w:szCs w:val="20"/>
        </w:rPr>
        <w:t xml:space="preserve"> </w:t>
      </w:r>
      <w:r w:rsidRPr="00B75352">
        <w:rPr>
          <w:rFonts w:ascii="Verdana" w:hAnsi="Verdana"/>
          <w:sz w:val="20"/>
          <w:szCs w:val="20"/>
        </w:rPr>
        <w:t>of</w:t>
      </w:r>
      <w:r w:rsidRPr="00B75352">
        <w:rPr>
          <w:rFonts w:ascii="Verdana" w:hAnsi="Verdana"/>
          <w:spacing w:val="-7"/>
          <w:sz w:val="20"/>
          <w:szCs w:val="20"/>
        </w:rPr>
        <w:t xml:space="preserve"> </w:t>
      </w:r>
      <w:r w:rsidRPr="00B75352">
        <w:rPr>
          <w:rFonts w:ascii="Verdana" w:hAnsi="Verdana"/>
          <w:spacing w:val="-3"/>
          <w:sz w:val="20"/>
          <w:szCs w:val="20"/>
        </w:rPr>
        <w:t>r</w:t>
      </w:r>
      <w:r w:rsidR="00721C5E" w:rsidRPr="00B75352">
        <w:rPr>
          <w:rFonts w:ascii="Verdana" w:hAnsi="Verdana"/>
          <w:sz w:val="20"/>
          <w:szCs w:val="20"/>
        </w:rPr>
        <w:t>esidential leasehold</w:t>
      </w:r>
      <w:r w:rsidR="005363CC" w:rsidRPr="00B75352">
        <w:rPr>
          <w:rFonts w:ascii="Verdana" w:hAnsi="Verdana"/>
          <w:spacing w:val="-10"/>
          <w:sz w:val="20"/>
          <w:szCs w:val="20"/>
        </w:rPr>
        <w:t xml:space="preserve"> </w:t>
      </w:r>
      <w:r w:rsidRPr="00B75352">
        <w:rPr>
          <w:rFonts w:ascii="Verdana" w:hAnsi="Verdana"/>
          <w:sz w:val="20"/>
          <w:szCs w:val="20"/>
        </w:rPr>
        <w:t>p</w:t>
      </w:r>
      <w:r w:rsidRPr="00B75352">
        <w:rPr>
          <w:rFonts w:ascii="Verdana" w:hAnsi="Verdana"/>
          <w:spacing w:val="-3"/>
          <w:sz w:val="20"/>
          <w:szCs w:val="20"/>
        </w:rPr>
        <w:t>r</w:t>
      </w:r>
      <w:r w:rsidRPr="00B75352">
        <w:rPr>
          <w:rFonts w:ascii="Verdana" w:hAnsi="Verdana"/>
          <w:spacing w:val="-1"/>
          <w:sz w:val="20"/>
          <w:szCs w:val="20"/>
        </w:rPr>
        <w:t>o</w:t>
      </w:r>
      <w:r w:rsidRPr="00B75352">
        <w:rPr>
          <w:rFonts w:ascii="Verdana" w:hAnsi="Verdana"/>
          <w:spacing w:val="1"/>
          <w:sz w:val="20"/>
          <w:szCs w:val="20"/>
        </w:rPr>
        <w:t>p</w:t>
      </w:r>
      <w:r w:rsidRPr="00B75352">
        <w:rPr>
          <w:rFonts w:ascii="Verdana" w:hAnsi="Verdana"/>
          <w:sz w:val="20"/>
          <w:szCs w:val="20"/>
        </w:rPr>
        <w:t>e</w:t>
      </w:r>
      <w:r w:rsidRPr="00B75352">
        <w:rPr>
          <w:rFonts w:ascii="Verdana" w:hAnsi="Verdana"/>
          <w:spacing w:val="4"/>
          <w:sz w:val="20"/>
          <w:szCs w:val="20"/>
        </w:rPr>
        <w:t>r</w:t>
      </w:r>
      <w:r w:rsidRPr="00B75352">
        <w:rPr>
          <w:rFonts w:ascii="Verdana" w:hAnsi="Verdana"/>
          <w:spacing w:val="3"/>
          <w:sz w:val="20"/>
          <w:szCs w:val="20"/>
        </w:rPr>
        <w:t>t</w:t>
      </w:r>
      <w:r w:rsidRPr="00B75352">
        <w:rPr>
          <w:rFonts w:ascii="Verdana" w:hAnsi="Verdana"/>
          <w:spacing w:val="-15"/>
          <w:sz w:val="20"/>
          <w:szCs w:val="20"/>
        </w:rPr>
        <w:t>y</w:t>
      </w:r>
      <w:r w:rsidRPr="00B75352">
        <w:rPr>
          <w:rFonts w:ascii="Verdana" w:hAnsi="Verdana"/>
          <w:sz w:val="20"/>
          <w:szCs w:val="20"/>
        </w:rPr>
        <w:t>,</w:t>
      </w:r>
      <w:r w:rsidRPr="00B75352">
        <w:rPr>
          <w:rFonts w:ascii="Verdana" w:hAnsi="Verdana"/>
          <w:spacing w:val="-7"/>
          <w:sz w:val="20"/>
          <w:szCs w:val="20"/>
        </w:rPr>
        <w:t xml:space="preserve"> </w:t>
      </w:r>
      <w:r w:rsidRPr="00B75352">
        <w:rPr>
          <w:rFonts w:ascii="Verdana" w:hAnsi="Verdana"/>
          <w:sz w:val="20"/>
          <w:szCs w:val="20"/>
        </w:rPr>
        <w:t>pa</w:t>
      </w:r>
      <w:r w:rsidRPr="00B75352">
        <w:rPr>
          <w:rFonts w:ascii="Verdana" w:hAnsi="Verdana"/>
          <w:spacing w:val="4"/>
          <w:sz w:val="20"/>
          <w:szCs w:val="20"/>
        </w:rPr>
        <w:t>r</w:t>
      </w:r>
      <w:r w:rsidRPr="00B75352">
        <w:rPr>
          <w:rFonts w:ascii="Verdana" w:hAnsi="Verdana"/>
          <w:sz w:val="20"/>
          <w:szCs w:val="20"/>
        </w:rPr>
        <w:t>ts</w:t>
      </w:r>
      <w:r w:rsidRPr="00B75352">
        <w:rPr>
          <w:rFonts w:ascii="Verdana" w:hAnsi="Verdana"/>
          <w:spacing w:val="-1"/>
          <w:sz w:val="20"/>
          <w:szCs w:val="20"/>
        </w:rPr>
        <w:t xml:space="preserve"> </w:t>
      </w:r>
      <w:r w:rsidRPr="00B75352">
        <w:rPr>
          <w:rFonts w:ascii="Verdana" w:hAnsi="Verdana"/>
          <w:sz w:val="20"/>
          <w:szCs w:val="20"/>
        </w:rPr>
        <w:t>a</w:t>
      </w:r>
      <w:r w:rsidRPr="00B75352">
        <w:rPr>
          <w:rFonts w:ascii="Verdana" w:hAnsi="Verdana"/>
          <w:spacing w:val="-3"/>
          <w:sz w:val="20"/>
          <w:szCs w:val="20"/>
        </w:rPr>
        <w:t>r</w:t>
      </w:r>
      <w:r w:rsidRPr="00B75352">
        <w:rPr>
          <w:rFonts w:ascii="Verdana" w:hAnsi="Verdana"/>
          <w:sz w:val="20"/>
          <w:szCs w:val="20"/>
        </w:rPr>
        <w:t>e</w:t>
      </w:r>
      <w:r w:rsidRPr="00B75352">
        <w:rPr>
          <w:rFonts w:ascii="Verdana" w:hAnsi="Verdana"/>
          <w:spacing w:val="-12"/>
          <w:sz w:val="20"/>
          <w:szCs w:val="20"/>
        </w:rPr>
        <w:t xml:space="preserve"> </w:t>
      </w:r>
      <w:r w:rsidRPr="00B75352">
        <w:rPr>
          <w:rFonts w:ascii="Verdana" w:hAnsi="Verdana"/>
          <w:w w:val="94"/>
          <w:sz w:val="20"/>
          <w:szCs w:val="20"/>
        </w:rPr>
        <w:t>specifically</w:t>
      </w:r>
      <w:r w:rsidRPr="00B75352">
        <w:rPr>
          <w:rFonts w:ascii="Verdana" w:hAnsi="Verdana"/>
          <w:spacing w:val="-6"/>
          <w:w w:val="94"/>
          <w:sz w:val="20"/>
          <w:szCs w:val="20"/>
        </w:rPr>
        <w:t xml:space="preserve"> </w:t>
      </w:r>
      <w:r w:rsidRPr="00B75352">
        <w:rPr>
          <w:rFonts w:ascii="Verdana" w:hAnsi="Verdana"/>
          <w:sz w:val="20"/>
          <w:szCs w:val="20"/>
        </w:rPr>
        <w:t>in</w:t>
      </w:r>
      <w:r w:rsidRPr="00B75352">
        <w:rPr>
          <w:rFonts w:ascii="Verdana" w:hAnsi="Verdana"/>
          <w:spacing w:val="-2"/>
          <w:sz w:val="20"/>
          <w:szCs w:val="20"/>
        </w:rPr>
        <w:t>t</w:t>
      </w:r>
      <w:r w:rsidRPr="00B75352">
        <w:rPr>
          <w:rFonts w:ascii="Verdana" w:hAnsi="Verdana"/>
          <w:sz w:val="20"/>
          <w:szCs w:val="20"/>
        </w:rPr>
        <w:t>ended</w:t>
      </w:r>
      <w:r w:rsidRPr="00B75352">
        <w:rPr>
          <w:rFonts w:ascii="Verdana" w:hAnsi="Verdana"/>
          <w:spacing w:val="10"/>
          <w:sz w:val="20"/>
          <w:szCs w:val="20"/>
        </w:rPr>
        <w:t xml:space="preserve"> </w:t>
      </w:r>
      <w:r w:rsidRPr="00B75352">
        <w:rPr>
          <w:rFonts w:ascii="Verdana" w:hAnsi="Verdana"/>
          <w:sz w:val="20"/>
          <w:szCs w:val="20"/>
        </w:rPr>
        <w:t>for</w:t>
      </w:r>
      <w:r w:rsidRPr="00B75352">
        <w:rPr>
          <w:rFonts w:ascii="Verdana" w:hAnsi="Verdana"/>
          <w:spacing w:val="-7"/>
          <w:sz w:val="20"/>
          <w:szCs w:val="20"/>
        </w:rPr>
        <w:t xml:space="preserve"> </w:t>
      </w:r>
      <w:r w:rsidRPr="00B75352">
        <w:rPr>
          <w:rFonts w:ascii="Verdana" w:hAnsi="Verdana"/>
          <w:sz w:val="20"/>
          <w:szCs w:val="20"/>
        </w:rPr>
        <w:t>other</w:t>
      </w:r>
      <w:r w:rsidRPr="00B75352">
        <w:rPr>
          <w:rFonts w:ascii="Verdana" w:hAnsi="Verdana"/>
          <w:spacing w:val="7"/>
          <w:sz w:val="20"/>
          <w:szCs w:val="20"/>
        </w:rPr>
        <w:t xml:space="preserve"> </w:t>
      </w:r>
      <w:r w:rsidRPr="00B75352">
        <w:rPr>
          <w:rFonts w:ascii="Verdana" w:hAnsi="Verdana"/>
          <w:sz w:val="20"/>
          <w:szCs w:val="20"/>
        </w:rPr>
        <w:t>pa</w:t>
      </w:r>
      <w:r w:rsidRPr="00B75352">
        <w:rPr>
          <w:rFonts w:ascii="Verdana" w:hAnsi="Verdana"/>
          <w:spacing w:val="4"/>
          <w:sz w:val="20"/>
          <w:szCs w:val="20"/>
        </w:rPr>
        <w:t>r</w:t>
      </w:r>
      <w:r w:rsidRPr="00B75352">
        <w:rPr>
          <w:rFonts w:ascii="Verdana" w:hAnsi="Verdana"/>
          <w:spacing w:val="1"/>
          <w:sz w:val="20"/>
          <w:szCs w:val="20"/>
        </w:rPr>
        <w:t>t</w:t>
      </w:r>
      <w:r w:rsidRPr="00B75352">
        <w:rPr>
          <w:rFonts w:ascii="Verdana" w:hAnsi="Verdana"/>
          <w:sz w:val="20"/>
          <w:szCs w:val="20"/>
        </w:rPr>
        <w:t>ies</w:t>
      </w:r>
      <w:r w:rsidRPr="00B75352">
        <w:rPr>
          <w:rFonts w:ascii="Verdana" w:hAnsi="Verdana"/>
          <w:spacing w:val="-9"/>
          <w:sz w:val="20"/>
          <w:szCs w:val="20"/>
        </w:rPr>
        <w:t xml:space="preserve"> </w:t>
      </w:r>
      <w:r w:rsidRPr="00B75352">
        <w:rPr>
          <w:rFonts w:ascii="Verdana" w:hAnsi="Verdana"/>
          <w:sz w:val="20"/>
          <w:szCs w:val="20"/>
        </w:rPr>
        <w:t>su</w:t>
      </w:r>
      <w:r w:rsidRPr="00B75352">
        <w:rPr>
          <w:rFonts w:ascii="Verdana" w:hAnsi="Verdana"/>
          <w:spacing w:val="-2"/>
          <w:sz w:val="20"/>
          <w:szCs w:val="20"/>
        </w:rPr>
        <w:t>c</w:t>
      </w:r>
      <w:r w:rsidRPr="00B75352">
        <w:rPr>
          <w:rFonts w:ascii="Verdana" w:hAnsi="Verdana"/>
          <w:sz w:val="20"/>
          <w:szCs w:val="20"/>
        </w:rPr>
        <w:t>h</w:t>
      </w:r>
      <w:r w:rsidRPr="00B75352">
        <w:rPr>
          <w:rFonts w:ascii="Verdana" w:hAnsi="Verdana"/>
          <w:spacing w:val="-7"/>
          <w:sz w:val="20"/>
          <w:szCs w:val="20"/>
        </w:rPr>
        <w:t xml:space="preserve"> </w:t>
      </w:r>
      <w:r w:rsidRPr="00B75352">
        <w:rPr>
          <w:rFonts w:ascii="Verdana" w:hAnsi="Verdana"/>
          <w:sz w:val="20"/>
          <w:szCs w:val="20"/>
        </w:rPr>
        <w:t>as</w:t>
      </w:r>
      <w:r w:rsidRPr="00B75352">
        <w:rPr>
          <w:rFonts w:ascii="Verdana" w:hAnsi="Verdana"/>
          <w:spacing w:val="-8"/>
          <w:sz w:val="20"/>
          <w:szCs w:val="20"/>
        </w:rPr>
        <w:t xml:space="preserve"> </w:t>
      </w:r>
      <w:r w:rsidRPr="00B75352">
        <w:rPr>
          <w:rFonts w:ascii="Verdana" w:hAnsi="Verdana"/>
          <w:spacing w:val="-4"/>
          <w:sz w:val="20"/>
          <w:szCs w:val="20"/>
        </w:rPr>
        <w:t>o</w:t>
      </w:r>
      <w:r w:rsidRPr="00B75352">
        <w:rPr>
          <w:rFonts w:ascii="Verdana" w:hAnsi="Verdana"/>
          <w:spacing w:val="3"/>
          <w:sz w:val="20"/>
          <w:szCs w:val="20"/>
        </w:rPr>
        <w:t>w</w:t>
      </w:r>
      <w:r w:rsidRPr="00B75352">
        <w:rPr>
          <w:rFonts w:ascii="Verdana" w:hAnsi="Verdana"/>
          <w:spacing w:val="-1"/>
          <w:sz w:val="20"/>
          <w:szCs w:val="20"/>
        </w:rPr>
        <w:t>ner</w:t>
      </w:r>
      <w:r w:rsidRPr="00B75352">
        <w:rPr>
          <w:rFonts w:ascii="Verdana" w:hAnsi="Verdana"/>
          <w:sz w:val="20"/>
          <w:szCs w:val="20"/>
        </w:rPr>
        <w:t>s</w:t>
      </w:r>
      <w:r w:rsidRPr="00B75352">
        <w:rPr>
          <w:rFonts w:ascii="Verdana" w:hAnsi="Verdana"/>
          <w:spacing w:val="-19"/>
          <w:sz w:val="20"/>
          <w:szCs w:val="20"/>
        </w:rPr>
        <w:t xml:space="preserve"> </w:t>
      </w:r>
      <w:r w:rsidR="005363CC" w:rsidRPr="00B75352">
        <w:rPr>
          <w:rFonts w:ascii="Verdana" w:hAnsi="Verdana"/>
          <w:spacing w:val="-1"/>
          <w:sz w:val="20"/>
          <w:szCs w:val="20"/>
        </w:rPr>
        <w:t xml:space="preserve">and professional </w:t>
      </w:r>
      <w:r w:rsidR="003B5639" w:rsidRPr="00B75352">
        <w:rPr>
          <w:rFonts w:ascii="Verdana" w:hAnsi="Verdana"/>
          <w:spacing w:val="-1"/>
          <w:sz w:val="20"/>
          <w:szCs w:val="20"/>
        </w:rPr>
        <w:t>advisers</w:t>
      </w:r>
      <w:r w:rsidRPr="00B75352">
        <w:rPr>
          <w:rFonts w:ascii="Verdana" w:hAnsi="Verdana"/>
          <w:w w:val="96"/>
          <w:sz w:val="20"/>
          <w:szCs w:val="20"/>
        </w:rPr>
        <w:t>.</w:t>
      </w:r>
      <w:r w:rsidR="00615983" w:rsidRPr="00B75352">
        <w:rPr>
          <w:rFonts w:ascii="Verdana" w:hAnsi="Verdana"/>
          <w:w w:val="96"/>
          <w:sz w:val="20"/>
          <w:szCs w:val="20"/>
        </w:rPr>
        <w:t xml:space="preserve"> </w:t>
      </w:r>
      <w:r w:rsidRPr="00B75352">
        <w:rPr>
          <w:rFonts w:ascii="Verdana" w:hAnsi="Verdana"/>
          <w:spacing w:val="-7"/>
          <w:sz w:val="20"/>
          <w:szCs w:val="20"/>
        </w:rPr>
        <w:t>W</w:t>
      </w:r>
      <w:r w:rsidRPr="00B75352">
        <w:rPr>
          <w:rFonts w:ascii="Verdana" w:hAnsi="Verdana"/>
          <w:spacing w:val="-1"/>
          <w:sz w:val="20"/>
          <w:szCs w:val="20"/>
        </w:rPr>
        <w:t>hils</w:t>
      </w:r>
      <w:r w:rsidRPr="00B75352">
        <w:rPr>
          <w:rFonts w:ascii="Verdana" w:hAnsi="Verdana"/>
          <w:sz w:val="20"/>
          <w:szCs w:val="20"/>
        </w:rPr>
        <w:t>t</w:t>
      </w:r>
      <w:r w:rsidRPr="00B75352">
        <w:rPr>
          <w:rFonts w:ascii="Verdana" w:hAnsi="Verdana"/>
          <w:spacing w:val="-17"/>
          <w:sz w:val="20"/>
          <w:szCs w:val="20"/>
        </w:rPr>
        <w:t xml:space="preserve"> </w:t>
      </w:r>
      <w:r w:rsidRPr="00B75352">
        <w:rPr>
          <w:rFonts w:ascii="Verdana" w:hAnsi="Verdana"/>
          <w:spacing w:val="-1"/>
          <w:sz w:val="20"/>
          <w:szCs w:val="20"/>
        </w:rPr>
        <w:t>the</w:t>
      </w:r>
      <w:r w:rsidRPr="00B75352">
        <w:rPr>
          <w:rFonts w:ascii="Verdana" w:hAnsi="Verdana"/>
          <w:spacing w:val="-3"/>
          <w:sz w:val="20"/>
          <w:szCs w:val="20"/>
        </w:rPr>
        <w:t>r</w:t>
      </w:r>
      <w:r w:rsidRPr="00B75352">
        <w:rPr>
          <w:rFonts w:ascii="Verdana" w:hAnsi="Verdana"/>
          <w:sz w:val="20"/>
          <w:szCs w:val="20"/>
        </w:rPr>
        <w:t>e</w:t>
      </w:r>
      <w:r w:rsidRPr="00B75352">
        <w:rPr>
          <w:rFonts w:ascii="Verdana" w:hAnsi="Verdana"/>
          <w:spacing w:val="-10"/>
          <w:sz w:val="20"/>
          <w:szCs w:val="20"/>
        </w:rPr>
        <w:t xml:space="preserve"> </w:t>
      </w:r>
      <w:r w:rsidRPr="00B75352">
        <w:rPr>
          <w:rFonts w:ascii="Verdana" w:hAnsi="Verdana"/>
          <w:spacing w:val="-1"/>
          <w:sz w:val="20"/>
          <w:szCs w:val="20"/>
        </w:rPr>
        <w:t>a</w:t>
      </w:r>
      <w:r w:rsidRPr="00B75352">
        <w:rPr>
          <w:rFonts w:ascii="Verdana" w:hAnsi="Verdana"/>
          <w:spacing w:val="-3"/>
          <w:sz w:val="20"/>
          <w:szCs w:val="20"/>
        </w:rPr>
        <w:t>r</w:t>
      </w:r>
      <w:r w:rsidRPr="00B75352">
        <w:rPr>
          <w:rFonts w:ascii="Verdana" w:hAnsi="Verdana"/>
          <w:sz w:val="20"/>
          <w:szCs w:val="20"/>
        </w:rPr>
        <w:t>e</w:t>
      </w:r>
      <w:r w:rsidRPr="00B75352">
        <w:rPr>
          <w:rFonts w:ascii="Verdana" w:hAnsi="Verdana"/>
          <w:spacing w:val="-17"/>
          <w:sz w:val="20"/>
          <w:szCs w:val="20"/>
        </w:rPr>
        <w:t xml:space="preserve"> </w:t>
      </w:r>
      <w:r w:rsidRPr="00B75352">
        <w:rPr>
          <w:rFonts w:ascii="Verdana" w:hAnsi="Verdana"/>
          <w:spacing w:val="-4"/>
          <w:sz w:val="20"/>
          <w:szCs w:val="20"/>
        </w:rPr>
        <w:t>c</w:t>
      </w:r>
      <w:r w:rsidRPr="00B75352">
        <w:rPr>
          <w:rFonts w:ascii="Verdana" w:hAnsi="Verdana"/>
          <w:spacing w:val="-1"/>
          <w:sz w:val="20"/>
          <w:szCs w:val="20"/>
        </w:rPr>
        <w:t>os</w:t>
      </w:r>
      <w:r w:rsidRPr="00B75352">
        <w:rPr>
          <w:rFonts w:ascii="Verdana" w:hAnsi="Verdana"/>
          <w:sz w:val="20"/>
          <w:szCs w:val="20"/>
        </w:rPr>
        <w:t>t</w:t>
      </w:r>
      <w:r w:rsidRPr="00B75352">
        <w:rPr>
          <w:rFonts w:ascii="Verdana" w:hAnsi="Verdana"/>
          <w:spacing w:val="-18"/>
          <w:sz w:val="20"/>
          <w:szCs w:val="20"/>
        </w:rPr>
        <w:t xml:space="preserve"> </w:t>
      </w:r>
      <w:r w:rsidRPr="00B75352">
        <w:rPr>
          <w:rFonts w:ascii="Verdana" w:hAnsi="Verdana"/>
          <w:spacing w:val="-1"/>
          <w:sz w:val="20"/>
          <w:szCs w:val="20"/>
        </w:rPr>
        <w:t>implication</w:t>
      </w:r>
      <w:r w:rsidRPr="00B75352">
        <w:rPr>
          <w:rFonts w:ascii="Verdana" w:hAnsi="Verdana"/>
          <w:sz w:val="20"/>
          <w:szCs w:val="20"/>
        </w:rPr>
        <w:t>s</w:t>
      </w:r>
      <w:r w:rsidRPr="00B75352">
        <w:rPr>
          <w:rFonts w:ascii="Verdana" w:hAnsi="Verdana"/>
          <w:spacing w:val="-14"/>
          <w:sz w:val="20"/>
          <w:szCs w:val="20"/>
        </w:rPr>
        <w:t xml:space="preserve"> </w:t>
      </w:r>
      <w:r w:rsidRPr="00B75352">
        <w:rPr>
          <w:rFonts w:ascii="Verdana" w:hAnsi="Verdana"/>
          <w:spacing w:val="-1"/>
          <w:sz w:val="20"/>
          <w:szCs w:val="20"/>
        </w:rPr>
        <w:t>o</w:t>
      </w:r>
      <w:r w:rsidRPr="00B75352">
        <w:rPr>
          <w:rFonts w:ascii="Verdana" w:hAnsi="Verdana"/>
          <w:sz w:val="20"/>
          <w:szCs w:val="20"/>
        </w:rPr>
        <w:t>f</w:t>
      </w:r>
      <w:r w:rsidRPr="00B75352">
        <w:rPr>
          <w:rFonts w:ascii="Verdana" w:hAnsi="Verdana"/>
          <w:spacing w:val="-10"/>
          <w:sz w:val="20"/>
          <w:szCs w:val="20"/>
        </w:rPr>
        <w:t xml:space="preserve"> </w:t>
      </w:r>
      <w:r w:rsidRPr="00B75352">
        <w:rPr>
          <w:rFonts w:ascii="Verdana" w:hAnsi="Verdana"/>
          <w:spacing w:val="-1"/>
          <w:sz w:val="20"/>
          <w:szCs w:val="20"/>
        </w:rPr>
        <w:t>mana</w:t>
      </w:r>
      <w:r w:rsidRPr="00B75352">
        <w:rPr>
          <w:rFonts w:ascii="Verdana" w:hAnsi="Verdana"/>
          <w:spacing w:val="2"/>
          <w:sz w:val="20"/>
          <w:szCs w:val="20"/>
        </w:rPr>
        <w:t>g</w:t>
      </w:r>
      <w:r w:rsidRPr="00B75352">
        <w:rPr>
          <w:rFonts w:ascii="Verdana" w:hAnsi="Verdana"/>
          <w:spacing w:val="-1"/>
          <w:sz w:val="20"/>
          <w:szCs w:val="20"/>
        </w:rPr>
        <w:t>in</w:t>
      </w:r>
      <w:r w:rsidRPr="00B75352">
        <w:rPr>
          <w:rFonts w:ascii="Verdana" w:hAnsi="Verdana"/>
          <w:sz w:val="20"/>
          <w:szCs w:val="20"/>
        </w:rPr>
        <w:t>g</w:t>
      </w:r>
      <w:r w:rsidRPr="00B75352">
        <w:rPr>
          <w:rFonts w:ascii="Verdana" w:hAnsi="Verdana"/>
          <w:spacing w:val="-11"/>
          <w:sz w:val="20"/>
          <w:szCs w:val="20"/>
        </w:rPr>
        <w:t xml:space="preserve"> </w:t>
      </w:r>
      <w:r w:rsidRPr="00B75352">
        <w:rPr>
          <w:rFonts w:ascii="Verdana" w:hAnsi="Verdana"/>
          <w:spacing w:val="-3"/>
          <w:sz w:val="20"/>
          <w:szCs w:val="20"/>
        </w:rPr>
        <w:t>r</w:t>
      </w:r>
      <w:r w:rsidRPr="00B75352">
        <w:rPr>
          <w:rFonts w:ascii="Verdana" w:hAnsi="Verdana"/>
          <w:spacing w:val="-1"/>
          <w:sz w:val="20"/>
          <w:szCs w:val="20"/>
        </w:rPr>
        <w:t>esidentia</w:t>
      </w:r>
      <w:r w:rsidRPr="00B75352">
        <w:rPr>
          <w:rFonts w:ascii="Verdana" w:hAnsi="Verdana"/>
          <w:sz w:val="20"/>
          <w:szCs w:val="20"/>
        </w:rPr>
        <w:t>l</w:t>
      </w:r>
      <w:r w:rsidRPr="00B75352">
        <w:rPr>
          <w:rFonts w:ascii="Verdana" w:hAnsi="Verdana"/>
          <w:spacing w:val="-14"/>
          <w:sz w:val="20"/>
          <w:szCs w:val="20"/>
        </w:rPr>
        <w:t xml:space="preserve"> </w:t>
      </w:r>
      <w:r w:rsidRPr="00B75352">
        <w:rPr>
          <w:rFonts w:ascii="Verdana" w:hAnsi="Verdana"/>
          <w:spacing w:val="-1"/>
          <w:sz w:val="20"/>
          <w:szCs w:val="20"/>
        </w:rPr>
        <w:t>p</w:t>
      </w:r>
      <w:r w:rsidRPr="00B75352">
        <w:rPr>
          <w:rFonts w:ascii="Verdana" w:hAnsi="Verdana"/>
          <w:spacing w:val="-4"/>
          <w:sz w:val="20"/>
          <w:szCs w:val="20"/>
        </w:rPr>
        <w:t>r</w:t>
      </w:r>
      <w:r w:rsidRPr="00B75352">
        <w:rPr>
          <w:rFonts w:ascii="Verdana" w:hAnsi="Verdana"/>
          <w:spacing w:val="-2"/>
          <w:sz w:val="20"/>
          <w:szCs w:val="20"/>
        </w:rPr>
        <w:t>o</w:t>
      </w:r>
      <w:r w:rsidRPr="00B75352">
        <w:rPr>
          <w:rFonts w:ascii="Verdana" w:hAnsi="Verdana"/>
          <w:sz w:val="20"/>
          <w:szCs w:val="20"/>
        </w:rPr>
        <w:t>p</w:t>
      </w:r>
      <w:r w:rsidRPr="00B75352">
        <w:rPr>
          <w:rFonts w:ascii="Verdana" w:hAnsi="Verdana"/>
          <w:spacing w:val="-1"/>
          <w:sz w:val="20"/>
          <w:szCs w:val="20"/>
        </w:rPr>
        <w:t>e</w:t>
      </w:r>
      <w:r w:rsidRPr="00B75352">
        <w:rPr>
          <w:rFonts w:ascii="Verdana" w:hAnsi="Verdana"/>
          <w:spacing w:val="3"/>
          <w:sz w:val="20"/>
          <w:szCs w:val="20"/>
        </w:rPr>
        <w:t>r</w:t>
      </w:r>
      <w:r w:rsidRPr="00B75352">
        <w:rPr>
          <w:rFonts w:ascii="Verdana" w:hAnsi="Verdana"/>
          <w:spacing w:val="-1"/>
          <w:sz w:val="20"/>
          <w:szCs w:val="20"/>
        </w:rPr>
        <w:t>ties</w:t>
      </w:r>
      <w:r w:rsidRPr="00B75352">
        <w:rPr>
          <w:rFonts w:ascii="Verdana" w:hAnsi="Verdana"/>
          <w:spacing w:val="8"/>
          <w:sz w:val="20"/>
          <w:szCs w:val="20"/>
        </w:rPr>
        <w:t xml:space="preserve"> </w:t>
      </w:r>
      <w:r w:rsidRPr="00B75352">
        <w:rPr>
          <w:rFonts w:ascii="Verdana" w:hAnsi="Verdana"/>
          <w:sz w:val="20"/>
          <w:szCs w:val="20"/>
        </w:rPr>
        <w:t>to</w:t>
      </w:r>
      <w:r w:rsidRPr="00B75352">
        <w:rPr>
          <w:rFonts w:ascii="Verdana" w:hAnsi="Verdana"/>
          <w:spacing w:val="26"/>
          <w:sz w:val="20"/>
          <w:szCs w:val="20"/>
        </w:rPr>
        <w:t xml:space="preserve"> </w:t>
      </w:r>
      <w:r w:rsidRPr="00B75352">
        <w:rPr>
          <w:rFonts w:ascii="Verdana" w:hAnsi="Verdana"/>
          <w:spacing w:val="2"/>
          <w:w w:val="103"/>
          <w:sz w:val="20"/>
          <w:szCs w:val="20"/>
        </w:rPr>
        <w:t>th</w:t>
      </w:r>
      <w:r w:rsidRPr="00B75352">
        <w:rPr>
          <w:rFonts w:ascii="Verdana" w:hAnsi="Verdana"/>
          <w:w w:val="103"/>
          <w:sz w:val="20"/>
          <w:szCs w:val="20"/>
        </w:rPr>
        <w:t>e</w:t>
      </w:r>
      <w:r w:rsidRPr="00B75352">
        <w:rPr>
          <w:rFonts w:ascii="Verdana" w:hAnsi="Verdana"/>
          <w:spacing w:val="17"/>
          <w:sz w:val="20"/>
          <w:szCs w:val="20"/>
        </w:rPr>
        <w:t xml:space="preserve"> </w:t>
      </w:r>
      <w:r w:rsidRPr="00B75352">
        <w:rPr>
          <w:rFonts w:ascii="Verdana" w:hAnsi="Verdana"/>
          <w:spacing w:val="2"/>
          <w:sz w:val="20"/>
          <w:szCs w:val="20"/>
        </w:rPr>
        <w:t>standa</w:t>
      </w:r>
      <w:r w:rsidRPr="00B75352">
        <w:rPr>
          <w:rFonts w:ascii="Verdana" w:hAnsi="Verdana"/>
          <w:spacing w:val="-1"/>
          <w:sz w:val="20"/>
          <w:szCs w:val="20"/>
        </w:rPr>
        <w:t>r</w:t>
      </w:r>
      <w:r w:rsidRPr="00B75352">
        <w:rPr>
          <w:rFonts w:ascii="Verdana" w:hAnsi="Verdana"/>
          <w:sz w:val="20"/>
          <w:szCs w:val="20"/>
        </w:rPr>
        <w:t>d</w:t>
      </w:r>
      <w:r w:rsidRPr="00B75352">
        <w:rPr>
          <w:rFonts w:ascii="Verdana" w:hAnsi="Verdana"/>
          <w:spacing w:val="37"/>
          <w:sz w:val="20"/>
          <w:szCs w:val="20"/>
        </w:rPr>
        <w:t xml:space="preserve"> </w:t>
      </w:r>
      <w:r w:rsidRPr="00B75352">
        <w:rPr>
          <w:rFonts w:ascii="Verdana" w:hAnsi="Verdana"/>
          <w:spacing w:val="2"/>
          <w:sz w:val="20"/>
          <w:szCs w:val="20"/>
        </w:rPr>
        <w:t>specifie</w:t>
      </w:r>
      <w:r w:rsidRPr="00B75352">
        <w:rPr>
          <w:rFonts w:ascii="Verdana" w:hAnsi="Verdana"/>
          <w:sz w:val="20"/>
          <w:szCs w:val="20"/>
        </w:rPr>
        <w:t>d</w:t>
      </w:r>
      <w:r w:rsidRPr="00B75352">
        <w:rPr>
          <w:rFonts w:ascii="Verdana" w:hAnsi="Verdana"/>
          <w:spacing w:val="-8"/>
          <w:sz w:val="20"/>
          <w:szCs w:val="20"/>
        </w:rPr>
        <w:t xml:space="preserve"> </w:t>
      </w:r>
      <w:r w:rsidRPr="00B75352">
        <w:rPr>
          <w:rFonts w:ascii="Verdana" w:hAnsi="Verdana"/>
          <w:spacing w:val="-1"/>
          <w:sz w:val="20"/>
          <w:szCs w:val="20"/>
        </w:rPr>
        <w:t>b</w:t>
      </w:r>
      <w:r w:rsidRPr="00B75352">
        <w:rPr>
          <w:rFonts w:ascii="Verdana" w:hAnsi="Verdana"/>
          <w:sz w:val="20"/>
          <w:szCs w:val="20"/>
        </w:rPr>
        <w:t>y</w:t>
      </w:r>
      <w:r w:rsidRPr="00B75352">
        <w:rPr>
          <w:rFonts w:ascii="Verdana" w:hAnsi="Verdana"/>
          <w:spacing w:val="9"/>
          <w:sz w:val="20"/>
          <w:szCs w:val="20"/>
        </w:rPr>
        <w:t xml:space="preserve"> </w:t>
      </w:r>
      <w:r w:rsidRPr="00B75352">
        <w:rPr>
          <w:rFonts w:ascii="Verdana" w:hAnsi="Verdana"/>
          <w:spacing w:val="2"/>
          <w:sz w:val="20"/>
          <w:szCs w:val="20"/>
        </w:rPr>
        <w:t>thi</w:t>
      </w:r>
      <w:r w:rsidRPr="00B75352">
        <w:rPr>
          <w:rFonts w:ascii="Verdana" w:hAnsi="Verdana"/>
          <w:sz w:val="20"/>
          <w:szCs w:val="20"/>
        </w:rPr>
        <w:t>s</w:t>
      </w:r>
      <w:r w:rsidRPr="00B75352">
        <w:rPr>
          <w:rFonts w:ascii="Verdana" w:hAnsi="Verdana"/>
          <w:spacing w:val="19"/>
          <w:sz w:val="20"/>
          <w:szCs w:val="20"/>
        </w:rPr>
        <w:t xml:space="preserve"> </w:t>
      </w:r>
      <w:r w:rsidRPr="00B75352">
        <w:rPr>
          <w:rFonts w:ascii="Verdana" w:hAnsi="Verdana"/>
          <w:sz w:val="20"/>
          <w:szCs w:val="20"/>
        </w:rPr>
        <w:t>C</w:t>
      </w:r>
      <w:r w:rsidRPr="00B75352">
        <w:rPr>
          <w:rFonts w:ascii="Verdana" w:hAnsi="Verdana"/>
          <w:spacing w:val="3"/>
          <w:sz w:val="20"/>
          <w:szCs w:val="20"/>
        </w:rPr>
        <w:t>o</w:t>
      </w:r>
      <w:r w:rsidRPr="00B75352">
        <w:rPr>
          <w:rFonts w:ascii="Verdana" w:hAnsi="Verdana"/>
          <w:spacing w:val="2"/>
          <w:sz w:val="20"/>
          <w:szCs w:val="20"/>
        </w:rPr>
        <w:t>de</w:t>
      </w:r>
      <w:r w:rsidRPr="00B75352">
        <w:rPr>
          <w:rFonts w:ascii="Verdana" w:hAnsi="Verdana"/>
          <w:sz w:val="20"/>
          <w:szCs w:val="20"/>
        </w:rPr>
        <w:t>,</w:t>
      </w:r>
      <w:r w:rsidRPr="00B75352">
        <w:rPr>
          <w:rFonts w:ascii="Verdana" w:hAnsi="Verdana"/>
          <w:spacing w:val="8"/>
          <w:sz w:val="20"/>
          <w:szCs w:val="20"/>
        </w:rPr>
        <w:t xml:space="preserve"> </w:t>
      </w:r>
      <w:r w:rsidRPr="00B75352">
        <w:rPr>
          <w:rFonts w:ascii="Verdana" w:hAnsi="Verdana"/>
          <w:spacing w:val="2"/>
          <w:sz w:val="20"/>
          <w:szCs w:val="20"/>
        </w:rPr>
        <w:t>th</w:t>
      </w:r>
      <w:r w:rsidRPr="00B75352">
        <w:rPr>
          <w:rFonts w:ascii="Verdana" w:hAnsi="Verdana"/>
          <w:sz w:val="20"/>
          <w:szCs w:val="20"/>
        </w:rPr>
        <w:t>e</w:t>
      </w:r>
      <w:r w:rsidRPr="00B75352">
        <w:rPr>
          <w:rFonts w:ascii="Verdana" w:hAnsi="Verdana"/>
          <w:spacing w:val="22"/>
          <w:sz w:val="20"/>
          <w:szCs w:val="20"/>
        </w:rPr>
        <w:t xml:space="preserve"> </w:t>
      </w:r>
      <w:r w:rsidRPr="00B75352">
        <w:rPr>
          <w:rFonts w:ascii="Verdana" w:hAnsi="Verdana"/>
          <w:spacing w:val="2"/>
          <w:sz w:val="20"/>
          <w:szCs w:val="20"/>
        </w:rPr>
        <w:t>benefit</w:t>
      </w:r>
      <w:r w:rsidRPr="00B75352">
        <w:rPr>
          <w:rFonts w:ascii="Verdana" w:hAnsi="Verdana"/>
          <w:sz w:val="20"/>
          <w:szCs w:val="20"/>
        </w:rPr>
        <w:t>s</w:t>
      </w:r>
      <w:r w:rsidRPr="00B75352">
        <w:rPr>
          <w:rFonts w:ascii="Verdana" w:hAnsi="Verdana"/>
          <w:spacing w:val="6"/>
          <w:sz w:val="20"/>
          <w:szCs w:val="20"/>
        </w:rPr>
        <w:t xml:space="preserve"> </w:t>
      </w:r>
      <w:r w:rsidRPr="00B75352">
        <w:rPr>
          <w:rFonts w:ascii="Verdana" w:hAnsi="Verdana"/>
          <w:spacing w:val="2"/>
          <w:sz w:val="20"/>
          <w:szCs w:val="20"/>
        </w:rPr>
        <w:t>i</w:t>
      </w:r>
      <w:r w:rsidRPr="00B75352">
        <w:rPr>
          <w:rFonts w:ascii="Verdana" w:hAnsi="Verdana"/>
          <w:sz w:val="20"/>
          <w:szCs w:val="20"/>
        </w:rPr>
        <w:t>n</w:t>
      </w:r>
      <w:r w:rsidRPr="00B75352">
        <w:rPr>
          <w:rFonts w:ascii="Verdana" w:hAnsi="Verdana"/>
          <w:spacing w:val="19"/>
          <w:sz w:val="20"/>
          <w:szCs w:val="20"/>
        </w:rPr>
        <w:t xml:space="preserve"> </w:t>
      </w:r>
      <w:r w:rsidRPr="00B75352">
        <w:rPr>
          <w:rFonts w:ascii="Verdana" w:hAnsi="Verdana"/>
          <w:sz w:val="20"/>
          <w:szCs w:val="20"/>
        </w:rPr>
        <w:t>t</w:t>
      </w:r>
      <w:r w:rsidRPr="00B75352">
        <w:rPr>
          <w:rFonts w:ascii="Verdana" w:hAnsi="Verdana"/>
          <w:spacing w:val="1"/>
          <w:sz w:val="20"/>
          <w:szCs w:val="20"/>
        </w:rPr>
        <w:t>e</w:t>
      </w:r>
      <w:r w:rsidRPr="00B75352">
        <w:rPr>
          <w:rFonts w:ascii="Verdana" w:hAnsi="Verdana"/>
          <w:spacing w:val="4"/>
          <w:sz w:val="20"/>
          <w:szCs w:val="20"/>
        </w:rPr>
        <w:t>r</w:t>
      </w:r>
      <w:r w:rsidRPr="00B75352">
        <w:rPr>
          <w:rFonts w:ascii="Verdana" w:hAnsi="Verdana"/>
          <w:spacing w:val="2"/>
          <w:sz w:val="20"/>
          <w:szCs w:val="20"/>
        </w:rPr>
        <w:t>m</w:t>
      </w:r>
      <w:r w:rsidRPr="00B75352">
        <w:rPr>
          <w:rFonts w:ascii="Verdana" w:hAnsi="Verdana"/>
          <w:sz w:val="20"/>
          <w:szCs w:val="20"/>
        </w:rPr>
        <w:t>s</w:t>
      </w:r>
      <w:r w:rsidRPr="00B75352">
        <w:rPr>
          <w:rFonts w:ascii="Verdana" w:hAnsi="Verdana"/>
          <w:spacing w:val="27"/>
          <w:sz w:val="20"/>
          <w:szCs w:val="20"/>
        </w:rPr>
        <w:t xml:space="preserve"> </w:t>
      </w:r>
      <w:r w:rsidRPr="00B75352">
        <w:rPr>
          <w:rFonts w:ascii="Verdana" w:hAnsi="Verdana"/>
          <w:spacing w:val="2"/>
          <w:sz w:val="20"/>
          <w:szCs w:val="20"/>
        </w:rPr>
        <w:t>o</w:t>
      </w:r>
      <w:r w:rsidRPr="00B75352">
        <w:rPr>
          <w:rFonts w:ascii="Verdana" w:hAnsi="Verdana"/>
          <w:sz w:val="20"/>
          <w:szCs w:val="20"/>
        </w:rPr>
        <w:t>f</w:t>
      </w:r>
      <w:r w:rsidRPr="00B75352">
        <w:rPr>
          <w:rFonts w:ascii="Verdana" w:hAnsi="Verdana"/>
          <w:spacing w:val="21"/>
          <w:sz w:val="20"/>
          <w:szCs w:val="20"/>
        </w:rPr>
        <w:t xml:space="preserve"> </w:t>
      </w:r>
      <w:r w:rsidRPr="00B75352">
        <w:rPr>
          <w:rFonts w:ascii="Verdana" w:hAnsi="Verdana"/>
          <w:spacing w:val="2"/>
          <w:sz w:val="20"/>
          <w:szCs w:val="20"/>
        </w:rPr>
        <w:t>imp</w:t>
      </w:r>
      <w:r w:rsidRPr="00B75352">
        <w:rPr>
          <w:rFonts w:ascii="Verdana" w:hAnsi="Verdana"/>
          <w:spacing w:val="-1"/>
          <w:sz w:val="20"/>
          <w:szCs w:val="20"/>
        </w:rPr>
        <w:t>ro</w:t>
      </w:r>
      <w:r w:rsidRPr="00B75352">
        <w:rPr>
          <w:rFonts w:ascii="Verdana" w:hAnsi="Verdana"/>
          <w:spacing w:val="-2"/>
          <w:sz w:val="20"/>
          <w:szCs w:val="20"/>
        </w:rPr>
        <w:t>v</w:t>
      </w:r>
      <w:r w:rsidRPr="00B75352">
        <w:rPr>
          <w:rFonts w:ascii="Verdana" w:hAnsi="Verdana"/>
          <w:spacing w:val="3"/>
          <w:sz w:val="20"/>
          <w:szCs w:val="20"/>
        </w:rPr>
        <w:t>e</w:t>
      </w:r>
      <w:r w:rsidRPr="00B75352">
        <w:rPr>
          <w:rFonts w:ascii="Verdana" w:hAnsi="Verdana"/>
          <w:sz w:val="20"/>
          <w:szCs w:val="20"/>
        </w:rPr>
        <w:t>d</w:t>
      </w:r>
      <w:r w:rsidRPr="00B75352">
        <w:rPr>
          <w:rFonts w:ascii="Verdana" w:hAnsi="Verdana"/>
          <w:spacing w:val="26"/>
          <w:sz w:val="20"/>
          <w:szCs w:val="20"/>
        </w:rPr>
        <w:t xml:space="preserve"> </w:t>
      </w:r>
      <w:r w:rsidRPr="00B75352">
        <w:rPr>
          <w:rFonts w:ascii="Verdana" w:hAnsi="Verdana"/>
          <w:spacing w:val="2"/>
          <w:sz w:val="20"/>
          <w:szCs w:val="20"/>
        </w:rPr>
        <w:t>se</w:t>
      </w:r>
      <w:r w:rsidRPr="00B75352">
        <w:rPr>
          <w:rFonts w:ascii="Verdana" w:hAnsi="Verdana"/>
          <w:spacing w:val="7"/>
          <w:sz w:val="20"/>
          <w:szCs w:val="20"/>
        </w:rPr>
        <w:t>r</w:t>
      </w:r>
      <w:r w:rsidRPr="00B75352">
        <w:rPr>
          <w:rFonts w:ascii="Verdana" w:hAnsi="Verdana"/>
          <w:spacing w:val="6"/>
          <w:sz w:val="20"/>
          <w:szCs w:val="20"/>
        </w:rPr>
        <w:t>v</w:t>
      </w:r>
      <w:r w:rsidRPr="00B75352">
        <w:rPr>
          <w:rFonts w:ascii="Verdana" w:hAnsi="Verdana"/>
          <w:spacing w:val="2"/>
          <w:sz w:val="20"/>
          <w:szCs w:val="20"/>
        </w:rPr>
        <w:t>i</w:t>
      </w:r>
      <w:r w:rsidRPr="00B75352">
        <w:rPr>
          <w:rFonts w:ascii="Verdana" w:hAnsi="Verdana"/>
          <w:sz w:val="20"/>
          <w:szCs w:val="20"/>
        </w:rPr>
        <w:t>ce</w:t>
      </w:r>
      <w:r w:rsidRPr="00B75352">
        <w:rPr>
          <w:rFonts w:ascii="Verdana" w:hAnsi="Verdana"/>
          <w:spacing w:val="1"/>
          <w:sz w:val="20"/>
          <w:szCs w:val="20"/>
        </w:rPr>
        <w:t xml:space="preserve"> </w:t>
      </w:r>
      <w:r w:rsidRPr="00B75352">
        <w:rPr>
          <w:rFonts w:ascii="Verdana" w:hAnsi="Verdana"/>
          <w:spacing w:val="2"/>
          <w:sz w:val="20"/>
          <w:szCs w:val="20"/>
        </w:rPr>
        <w:t>an</w:t>
      </w:r>
      <w:r w:rsidRPr="00B75352">
        <w:rPr>
          <w:rFonts w:ascii="Verdana" w:hAnsi="Verdana"/>
          <w:sz w:val="20"/>
          <w:szCs w:val="20"/>
        </w:rPr>
        <w:t>d</w:t>
      </w:r>
      <w:r w:rsidRPr="00B75352">
        <w:rPr>
          <w:rFonts w:ascii="Verdana" w:hAnsi="Verdana"/>
          <w:spacing w:val="25"/>
          <w:sz w:val="20"/>
          <w:szCs w:val="20"/>
        </w:rPr>
        <w:t xml:space="preserve"> </w:t>
      </w:r>
      <w:r w:rsidRPr="00B75352">
        <w:rPr>
          <w:rFonts w:ascii="Verdana" w:hAnsi="Verdana"/>
          <w:spacing w:val="2"/>
          <w:sz w:val="20"/>
          <w:szCs w:val="20"/>
        </w:rPr>
        <w:t>th</w:t>
      </w:r>
      <w:r w:rsidRPr="00B75352">
        <w:rPr>
          <w:rFonts w:ascii="Verdana" w:hAnsi="Verdana"/>
          <w:sz w:val="20"/>
          <w:szCs w:val="20"/>
        </w:rPr>
        <w:t>e</w:t>
      </w:r>
      <w:r w:rsidRPr="00B75352">
        <w:rPr>
          <w:rFonts w:ascii="Verdana" w:hAnsi="Verdana"/>
          <w:spacing w:val="22"/>
          <w:sz w:val="20"/>
          <w:szCs w:val="20"/>
        </w:rPr>
        <w:t xml:space="preserve"> </w:t>
      </w:r>
      <w:r w:rsidRPr="00B75352">
        <w:rPr>
          <w:rFonts w:ascii="Verdana" w:hAnsi="Verdana"/>
          <w:spacing w:val="2"/>
          <w:sz w:val="20"/>
          <w:szCs w:val="20"/>
        </w:rPr>
        <w:t>l</w:t>
      </w:r>
      <w:r w:rsidRPr="00B75352">
        <w:rPr>
          <w:rFonts w:ascii="Verdana" w:hAnsi="Verdana"/>
          <w:spacing w:val="4"/>
          <w:sz w:val="20"/>
          <w:szCs w:val="20"/>
        </w:rPr>
        <w:t>e</w:t>
      </w:r>
      <w:r w:rsidRPr="00B75352">
        <w:rPr>
          <w:rFonts w:ascii="Verdana" w:hAnsi="Verdana"/>
          <w:spacing w:val="-2"/>
          <w:sz w:val="20"/>
          <w:szCs w:val="20"/>
        </w:rPr>
        <w:t>v</w:t>
      </w:r>
      <w:r w:rsidRPr="00B75352">
        <w:rPr>
          <w:rFonts w:ascii="Verdana" w:hAnsi="Verdana"/>
          <w:spacing w:val="3"/>
          <w:sz w:val="20"/>
          <w:szCs w:val="20"/>
        </w:rPr>
        <w:t>e</w:t>
      </w:r>
      <w:r w:rsidRPr="00B75352">
        <w:rPr>
          <w:rFonts w:ascii="Verdana" w:hAnsi="Verdana"/>
          <w:sz w:val="20"/>
          <w:szCs w:val="20"/>
        </w:rPr>
        <w:t>l</w:t>
      </w:r>
      <w:r w:rsidRPr="00B75352">
        <w:rPr>
          <w:rFonts w:ascii="Verdana" w:hAnsi="Verdana"/>
          <w:spacing w:val="-7"/>
          <w:sz w:val="20"/>
          <w:szCs w:val="20"/>
        </w:rPr>
        <w:t xml:space="preserve"> </w:t>
      </w:r>
      <w:r w:rsidRPr="00B75352">
        <w:rPr>
          <w:rFonts w:ascii="Verdana" w:hAnsi="Verdana"/>
          <w:spacing w:val="2"/>
          <w:sz w:val="20"/>
          <w:szCs w:val="20"/>
        </w:rPr>
        <w:t>of</w:t>
      </w:r>
      <w:r w:rsidRPr="00B75352">
        <w:rPr>
          <w:rFonts w:ascii="Verdana" w:hAnsi="Verdana"/>
          <w:spacing w:val="-5"/>
          <w:sz w:val="20"/>
          <w:szCs w:val="20"/>
        </w:rPr>
        <w:t xml:space="preserve"> </w:t>
      </w:r>
      <w:r w:rsidRPr="00B75352">
        <w:rPr>
          <w:rFonts w:ascii="Verdana" w:hAnsi="Verdana"/>
          <w:sz w:val="20"/>
          <w:szCs w:val="20"/>
        </w:rPr>
        <w:t>satisfa</w:t>
      </w:r>
      <w:r w:rsidRPr="00B75352">
        <w:rPr>
          <w:rFonts w:ascii="Verdana" w:hAnsi="Verdana"/>
          <w:spacing w:val="1"/>
          <w:sz w:val="20"/>
          <w:szCs w:val="20"/>
        </w:rPr>
        <w:t>ct</w:t>
      </w:r>
      <w:r w:rsidRPr="00B75352">
        <w:rPr>
          <w:rFonts w:ascii="Verdana" w:hAnsi="Verdana"/>
          <w:sz w:val="20"/>
          <w:szCs w:val="20"/>
        </w:rPr>
        <w:t>ion</w:t>
      </w:r>
      <w:r w:rsidRPr="00B75352">
        <w:rPr>
          <w:rFonts w:ascii="Verdana" w:hAnsi="Verdana"/>
          <w:spacing w:val="-14"/>
          <w:sz w:val="20"/>
          <w:szCs w:val="20"/>
        </w:rPr>
        <w:t xml:space="preserve"> </w:t>
      </w:r>
      <w:r w:rsidRPr="00B75352">
        <w:rPr>
          <w:rFonts w:ascii="Verdana" w:hAnsi="Verdana"/>
          <w:sz w:val="20"/>
          <w:szCs w:val="20"/>
        </w:rPr>
        <w:t>should</w:t>
      </w:r>
      <w:r w:rsidRPr="00B75352">
        <w:rPr>
          <w:rFonts w:ascii="Verdana" w:hAnsi="Verdana"/>
          <w:spacing w:val="6"/>
          <w:sz w:val="20"/>
          <w:szCs w:val="20"/>
        </w:rPr>
        <w:t xml:space="preserve"> </w:t>
      </w:r>
      <w:r w:rsidRPr="00B75352">
        <w:rPr>
          <w:rFonts w:ascii="Verdana" w:hAnsi="Verdana"/>
          <w:sz w:val="20"/>
          <w:szCs w:val="20"/>
        </w:rPr>
        <w:t>ma</w:t>
      </w:r>
      <w:r w:rsidRPr="00B75352">
        <w:rPr>
          <w:rFonts w:ascii="Verdana" w:hAnsi="Verdana"/>
          <w:spacing w:val="-4"/>
          <w:sz w:val="20"/>
          <w:szCs w:val="20"/>
        </w:rPr>
        <w:t>k</w:t>
      </w:r>
      <w:r w:rsidRPr="00B75352">
        <w:rPr>
          <w:rFonts w:ascii="Verdana" w:hAnsi="Verdana"/>
          <w:sz w:val="20"/>
          <w:szCs w:val="20"/>
        </w:rPr>
        <w:t>e</w:t>
      </w:r>
      <w:r w:rsidRPr="00B75352">
        <w:rPr>
          <w:rFonts w:ascii="Verdana" w:hAnsi="Verdana"/>
          <w:spacing w:val="-5"/>
          <w:sz w:val="20"/>
          <w:szCs w:val="20"/>
        </w:rPr>
        <w:t xml:space="preserve"> </w:t>
      </w:r>
      <w:r w:rsidRPr="00B75352">
        <w:rPr>
          <w:rFonts w:ascii="Verdana" w:hAnsi="Verdana"/>
          <w:sz w:val="20"/>
          <w:szCs w:val="20"/>
        </w:rPr>
        <w:t>a</w:t>
      </w:r>
      <w:r w:rsidRPr="00B75352">
        <w:rPr>
          <w:rFonts w:ascii="Verdana" w:hAnsi="Verdana"/>
          <w:spacing w:val="-5"/>
          <w:sz w:val="20"/>
          <w:szCs w:val="20"/>
        </w:rPr>
        <w:t>n</w:t>
      </w:r>
      <w:r w:rsidRPr="00B75352">
        <w:rPr>
          <w:rFonts w:ascii="Verdana" w:hAnsi="Verdana"/>
          <w:sz w:val="20"/>
          <w:szCs w:val="20"/>
        </w:rPr>
        <w:t>y</w:t>
      </w:r>
      <w:r w:rsidRPr="00B75352">
        <w:rPr>
          <w:rFonts w:ascii="Verdana" w:hAnsi="Verdana"/>
          <w:spacing w:val="-12"/>
          <w:sz w:val="20"/>
          <w:szCs w:val="20"/>
        </w:rPr>
        <w:t xml:space="preserve"> </w:t>
      </w:r>
      <w:r w:rsidRPr="00B75352">
        <w:rPr>
          <w:rFonts w:ascii="Verdana" w:hAnsi="Verdana"/>
          <w:sz w:val="20"/>
          <w:szCs w:val="20"/>
        </w:rPr>
        <w:t>additional</w:t>
      </w:r>
      <w:r w:rsidRPr="00B75352">
        <w:rPr>
          <w:rFonts w:ascii="Verdana" w:hAnsi="Verdana"/>
          <w:spacing w:val="11"/>
          <w:sz w:val="20"/>
          <w:szCs w:val="20"/>
        </w:rPr>
        <w:t xml:space="preserve"> </w:t>
      </w:r>
      <w:r w:rsidRPr="00B75352">
        <w:rPr>
          <w:rFonts w:ascii="Verdana" w:hAnsi="Verdana"/>
          <w:spacing w:val="-3"/>
          <w:sz w:val="20"/>
          <w:szCs w:val="20"/>
        </w:rPr>
        <w:t>c</w:t>
      </w:r>
      <w:r w:rsidRPr="00B75352">
        <w:rPr>
          <w:rFonts w:ascii="Verdana" w:hAnsi="Verdana"/>
          <w:sz w:val="20"/>
          <w:szCs w:val="20"/>
        </w:rPr>
        <w:t>ost</w:t>
      </w:r>
      <w:r w:rsidRPr="00B75352">
        <w:rPr>
          <w:rFonts w:ascii="Verdana" w:hAnsi="Verdana"/>
          <w:spacing w:val="-8"/>
          <w:sz w:val="20"/>
          <w:szCs w:val="20"/>
        </w:rPr>
        <w:t xml:space="preserve"> </w:t>
      </w:r>
      <w:r w:rsidRPr="00B75352">
        <w:rPr>
          <w:rFonts w:ascii="Verdana" w:hAnsi="Verdana"/>
          <w:spacing w:val="-3"/>
          <w:sz w:val="20"/>
          <w:szCs w:val="20"/>
        </w:rPr>
        <w:t>w</w:t>
      </w:r>
      <w:r w:rsidRPr="00B75352">
        <w:rPr>
          <w:rFonts w:ascii="Verdana" w:hAnsi="Verdana"/>
          <w:spacing w:val="-1"/>
          <w:sz w:val="20"/>
          <w:szCs w:val="20"/>
        </w:rPr>
        <w:t>o</w:t>
      </w:r>
      <w:r w:rsidRPr="00B75352">
        <w:rPr>
          <w:rFonts w:ascii="Verdana" w:hAnsi="Verdana"/>
          <w:spacing w:val="4"/>
          <w:sz w:val="20"/>
          <w:szCs w:val="20"/>
        </w:rPr>
        <w:t>r</w:t>
      </w:r>
      <w:r w:rsidRPr="00B75352">
        <w:rPr>
          <w:rFonts w:ascii="Verdana" w:hAnsi="Verdana"/>
          <w:sz w:val="20"/>
          <w:szCs w:val="20"/>
        </w:rPr>
        <w:t>t</w:t>
      </w:r>
      <w:r w:rsidRPr="00B75352">
        <w:rPr>
          <w:rFonts w:ascii="Verdana" w:hAnsi="Verdana"/>
          <w:spacing w:val="-7"/>
          <w:sz w:val="20"/>
          <w:szCs w:val="20"/>
        </w:rPr>
        <w:t>h</w:t>
      </w:r>
      <w:r w:rsidRPr="00B75352">
        <w:rPr>
          <w:rFonts w:ascii="Verdana" w:hAnsi="Verdana"/>
          <w:spacing w:val="1"/>
          <w:sz w:val="20"/>
          <w:szCs w:val="20"/>
        </w:rPr>
        <w:t>w</w:t>
      </w:r>
      <w:r w:rsidRPr="00B75352">
        <w:rPr>
          <w:rFonts w:ascii="Verdana" w:hAnsi="Verdana"/>
          <w:sz w:val="20"/>
          <w:szCs w:val="20"/>
        </w:rPr>
        <w:t>hile</w:t>
      </w:r>
      <w:r w:rsidRPr="00B75352">
        <w:rPr>
          <w:rFonts w:ascii="Verdana" w:hAnsi="Verdana"/>
          <w:spacing w:val="-9"/>
          <w:sz w:val="20"/>
          <w:szCs w:val="20"/>
        </w:rPr>
        <w:t xml:space="preserve"> </w:t>
      </w:r>
      <w:r w:rsidRPr="00B75352">
        <w:rPr>
          <w:rFonts w:ascii="Verdana" w:hAnsi="Verdana"/>
          <w:sz w:val="20"/>
          <w:szCs w:val="20"/>
        </w:rPr>
        <w:t>in</w:t>
      </w:r>
      <w:r w:rsidRPr="00B75352">
        <w:rPr>
          <w:rFonts w:ascii="Verdana" w:hAnsi="Verdana"/>
          <w:spacing w:val="1"/>
          <w:sz w:val="20"/>
          <w:szCs w:val="20"/>
        </w:rPr>
        <w:t xml:space="preserve"> </w:t>
      </w:r>
      <w:r w:rsidRPr="00B75352">
        <w:rPr>
          <w:rFonts w:ascii="Verdana" w:hAnsi="Verdana"/>
          <w:sz w:val="20"/>
          <w:szCs w:val="20"/>
        </w:rPr>
        <w:t>the</w:t>
      </w:r>
      <w:r w:rsidRPr="00B75352">
        <w:rPr>
          <w:rFonts w:ascii="Verdana" w:hAnsi="Verdana"/>
          <w:spacing w:val="2"/>
          <w:sz w:val="20"/>
          <w:szCs w:val="20"/>
        </w:rPr>
        <w:t xml:space="preserve"> </w:t>
      </w:r>
      <w:r w:rsidRPr="00B75352">
        <w:rPr>
          <w:rFonts w:ascii="Verdana" w:hAnsi="Verdana"/>
          <w:sz w:val="20"/>
          <w:szCs w:val="20"/>
        </w:rPr>
        <w:t>long</w:t>
      </w:r>
      <w:r w:rsidRPr="00B75352">
        <w:rPr>
          <w:rFonts w:ascii="Verdana" w:hAnsi="Verdana"/>
          <w:spacing w:val="-9"/>
          <w:sz w:val="20"/>
          <w:szCs w:val="20"/>
        </w:rPr>
        <w:t xml:space="preserve"> </w:t>
      </w:r>
      <w:r w:rsidRPr="00B75352">
        <w:rPr>
          <w:rFonts w:ascii="Verdana" w:hAnsi="Verdana"/>
          <w:spacing w:val="2"/>
          <w:w w:val="110"/>
          <w:sz w:val="20"/>
          <w:szCs w:val="20"/>
        </w:rPr>
        <w:t>r</w:t>
      </w:r>
      <w:r w:rsidRPr="00B75352">
        <w:rPr>
          <w:rFonts w:ascii="Verdana" w:hAnsi="Verdana"/>
          <w:w w:val="108"/>
          <w:sz w:val="20"/>
          <w:szCs w:val="20"/>
        </w:rPr>
        <w:t>u</w:t>
      </w:r>
      <w:r w:rsidR="009635BA" w:rsidRPr="00B75352">
        <w:rPr>
          <w:rFonts w:ascii="Verdana" w:hAnsi="Verdana"/>
          <w:w w:val="104"/>
          <w:sz w:val="20"/>
          <w:szCs w:val="20"/>
        </w:rPr>
        <w:t>n. A managing agent</w:t>
      </w:r>
      <w:r w:rsidRPr="00B75352">
        <w:rPr>
          <w:rFonts w:ascii="Verdana" w:hAnsi="Verdana"/>
          <w:w w:val="104"/>
          <w:sz w:val="20"/>
          <w:szCs w:val="20"/>
        </w:rPr>
        <w:t xml:space="preserve"> should provide a compliant, transparent and value for money service.</w:t>
      </w:r>
    </w:p>
    <w:p w14:paraId="2E9F05B5" w14:textId="77777777" w:rsidR="00721C5E" w:rsidRDefault="00721C5E" w:rsidP="00DB6230">
      <w:pPr>
        <w:widowControl w:val="0"/>
        <w:autoSpaceDE w:val="0"/>
        <w:autoSpaceDN w:val="0"/>
        <w:adjustRightInd w:val="0"/>
        <w:spacing w:line="243" w:lineRule="auto"/>
        <w:ind w:right="72"/>
        <w:rPr>
          <w:rFonts w:ascii="Verdana" w:hAnsi="Verdana"/>
          <w:color w:val="363435"/>
          <w:w w:val="104"/>
          <w:sz w:val="20"/>
          <w:szCs w:val="20"/>
        </w:rPr>
      </w:pPr>
    </w:p>
    <w:p w14:paraId="25AAB0AB" w14:textId="77777777" w:rsidR="00721C5E" w:rsidRDefault="00721C5E" w:rsidP="00DB6230">
      <w:pPr>
        <w:widowControl w:val="0"/>
        <w:autoSpaceDE w:val="0"/>
        <w:autoSpaceDN w:val="0"/>
        <w:adjustRightInd w:val="0"/>
        <w:spacing w:line="243" w:lineRule="auto"/>
        <w:ind w:right="72"/>
        <w:rPr>
          <w:rFonts w:ascii="Verdana" w:hAnsi="Verdana"/>
          <w:color w:val="363435"/>
          <w:w w:val="104"/>
          <w:sz w:val="20"/>
          <w:szCs w:val="20"/>
        </w:rPr>
      </w:pPr>
      <w:r w:rsidRPr="00742CF2">
        <w:rPr>
          <w:rFonts w:ascii="Verdana" w:hAnsi="Verdana"/>
          <w:b/>
          <w:color w:val="363435"/>
          <w:w w:val="104"/>
          <w:sz w:val="20"/>
          <w:szCs w:val="20"/>
        </w:rPr>
        <w:t>Aims</w:t>
      </w:r>
      <w:r>
        <w:rPr>
          <w:rFonts w:ascii="Verdana" w:hAnsi="Verdana"/>
          <w:b/>
          <w:color w:val="363435"/>
          <w:w w:val="104"/>
          <w:sz w:val="20"/>
          <w:szCs w:val="20"/>
        </w:rPr>
        <w:t xml:space="preserve"> and objectives</w:t>
      </w:r>
      <w:r w:rsidR="003B5639">
        <w:rPr>
          <w:rFonts w:ascii="Verdana" w:hAnsi="Verdana"/>
          <w:b/>
          <w:color w:val="363435"/>
          <w:w w:val="104"/>
          <w:sz w:val="20"/>
          <w:szCs w:val="20"/>
        </w:rPr>
        <w:t>:</w:t>
      </w:r>
      <w:r>
        <w:rPr>
          <w:rFonts w:ascii="Verdana" w:hAnsi="Verdana"/>
          <w:b/>
          <w:color w:val="363435"/>
          <w:w w:val="104"/>
          <w:sz w:val="20"/>
          <w:szCs w:val="20"/>
        </w:rPr>
        <w:t xml:space="preserve"> the core principles</w:t>
      </w:r>
    </w:p>
    <w:p w14:paraId="204867A4" w14:textId="77777777" w:rsidR="00721C5E" w:rsidRDefault="00721C5E" w:rsidP="00DB6230">
      <w:pPr>
        <w:widowControl w:val="0"/>
        <w:autoSpaceDE w:val="0"/>
        <w:autoSpaceDN w:val="0"/>
        <w:adjustRightInd w:val="0"/>
        <w:spacing w:line="243" w:lineRule="auto"/>
        <w:ind w:right="72"/>
        <w:rPr>
          <w:rFonts w:ascii="Verdana" w:hAnsi="Verdana"/>
          <w:color w:val="363435"/>
          <w:w w:val="104"/>
          <w:sz w:val="20"/>
          <w:szCs w:val="20"/>
        </w:rPr>
      </w:pPr>
    </w:p>
    <w:p w14:paraId="14BCB80D" w14:textId="77777777" w:rsidR="00721C5E" w:rsidRDefault="00721C5E" w:rsidP="00F00A67">
      <w:pPr>
        <w:pStyle w:val="ListParagraph"/>
        <w:widowControl w:val="0"/>
        <w:numPr>
          <w:ilvl w:val="0"/>
          <w:numId w:val="21"/>
        </w:numPr>
        <w:autoSpaceDE w:val="0"/>
        <w:autoSpaceDN w:val="0"/>
        <w:adjustRightInd w:val="0"/>
        <w:spacing w:line="243" w:lineRule="auto"/>
        <w:ind w:right="72"/>
        <w:rPr>
          <w:rFonts w:ascii="Verdana" w:hAnsi="Verdana"/>
          <w:color w:val="000000"/>
          <w:sz w:val="20"/>
          <w:szCs w:val="20"/>
        </w:rPr>
      </w:pPr>
      <w:r>
        <w:rPr>
          <w:rFonts w:ascii="Verdana" w:hAnsi="Verdana"/>
          <w:color w:val="000000"/>
          <w:sz w:val="20"/>
          <w:szCs w:val="20"/>
        </w:rPr>
        <w:t xml:space="preserve">To improve general standards and promote best practice, uniformity, </w:t>
      </w:r>
      <w:r w:rsidR="00F30700">
        <w:rPr>
          <w:rFonts w:ascii="Verdana" w:hAnsi="Verdana"/>
          <w:color w:val="000000"/>
          <w:sz w:val="20"/>
          <w:szCs w:val="20"/>
        </w:rPr>
        <w:t>reasonableness</w:t>
      </w:r>
      <w:r>
        <w:rPr>
          <w:rFonts w:ascii="Verdana" w:hAnsi="Verdana"/>
          <w:color w:val="000000"/>
          <w:sz w:val="20"/>
          <w:szCs w:val="20"/>
        </w:rPr>
        <w:t xml:space="preserve"> and transparency in the management and administration of long leasehold residential property</w:t>
      </w:r>
      <w:r w:rsidR="00742CF2">
        <w:rPr>
          <w:rFonts w:ascii="Verdana" w:hAnsi="Verdana"/>
          <w:color w:val="000000"/>
          <w:sz w:val="20"/>
          <w:szCs w:val="20"/>
        </w:rPr>
        <w:t>.</w:t>
      </w:r>
    </w:p>
    <w:p w14:paraId="26ED8A6A" w14:textId="77777777" w:rsidR="00721C5E" w:rsidRDefault="00721C5E" w:rsidP="00F00A67">
      <w:pPr>
        <w:pStyle w:val="ListParagraph"/>
        <w:widowControl w:val="0"/>
        <w:numPr>
          <w:ilvl w:val="0"/>
          <w:numId w:val="21"/>
        </w:numPr>
        <w:autoSpaceDE w:val="0"/>
        <w:autoSpaceDN w:val="0"/>
        <w:adjustRightInd w:val="0"/>
        <w:spacing w:line="243" w:lineRule="auto"/>
        <w:ind w:right="72"/>
        <w:rPr>
          <w:rFonts w:ascii="Verdana" w:hAnsi="Verdana"/>
          <w:color w:val="000000"/>
          <w:sz w:val="20"/>
          <w:szCs w:val="20"/>
        </w:rPr>
      </w:pPr>
      <w:r>
        <w:rPr>
          <w:rFonts w:ascii="Verdana" w:hAnsi="Verdana"/>
          <w:color w:val="000000"/>
          <w:sz w:val="20"/>
          <w:szCs w:val="20"/>
        </w:rPr>
        <w:t>To ensure the timely issue of all documentation including budgets and year end accounts</w:t>
      </w:r>
      <w:r w:rsidR="00742CF2">
        <w:rPr>
          <w:rFonts w:ascii="Verdana" w:hAnsi="Verdana"/>
          <w:color w:val="000000"/>
          <w:sz w:val="20"/>
          <w:szCs w:val="20"/>
        </w:rPr>
        <w:t>.</w:t>
      </w:r>
    </w:p>
    <w:p w14:paraId="01E3C720" w14:textId="77777777" w:rsidR="00721C5E" w:rsidRDefault="00721C5E" w:rsidP="00F00A67">
      <w:pPr>
        <w:pStyle w:val="ListParagraph"/>
        <w:widowControl w:val="0"/>
        <w:numPr>
          <w:ilvl w:val="0"/>
          <w:numId w:val="21"/>
        </w:numPr>
        <w:autoSpaceDE w:val="0"/>
        <w:autoSpaceDN w:val="0"/>
        <w:adjustRightInd w:val="0"/>
        <w:spacing w:line="243" w:lineRule="auto"/>
        <w:ind w:right="72"/>
        <w:rPr>
          <w:rFonts w:ascii="Verdana" w:hAnsi="Verdana"/>
          <w:color w:val="000000"/>
          <w:sz w:val="20"/>
          <w:szCs w:val="20"/>
        </w:rPr>
      </w:pPr>
      <w:r>
        <w:rPr>
          <w:rFonts w:ascii="Verdana" w:hAnsi="Verdana"/>
          <w:color w:val="000000"/>
          <w:sz w:val="20"/>
          <w:szCs w:val="20"/>
        </w:rPr>
        <w:t>To reduce the causes of disputes and to give guidance to resolving disputes where these do occur.</w:t>
      </w:r>
    </w:p>
    <w:p w14:paraId="1A5AB619" w14:textId="77777777" w:rsidR="00721C5E" w:rsidRDefault="00721C5E" w:rsidP="00721C5E">
      <w:pPr>
        <w:pStyle w:val="ListParagraph"/>
        <w:widowControl w:val="0"/>
        <w:autoSpaceDE w:val="0"/>
        <w:autoSpaceDN w:val="0"/>
        <w:adjustRightInd w:val="0"/>
        <w:spacing w:line="243" w:lineRule="auto"/>
        <w:ind w:right="72"/>
        <w:rPr>
          <w:rFonts w:ascii="Verdana" w:hAnsi="Verdana"/>
          <w:color w:val="000000"/>
          <w:sz w:val="20"/>
          <w:szCs w:val="20"/>
        </w:rPr>
      </w:pPr>
    </w:p>
    <w:p w14:paraId="25089BA7" w14:textId="77777777" w:rsidR="00721C5E" w:rsidRDefault="00721C5E" w:rsidP="00721C5E">
      <w:pPr>
        <w:pStyle w:val="ListParagraph"/>
        <w:widowControl w:val="0"/>
        <w:autoSpaceDE w:val="0"/>
        <w:autoSpaceDN w:val="0"/>
        <w:adjustRightInd w:val="0"/>
        <w:spacing w:line="243" w:lineRule="auto"/>
        <w:ind w:left="0" w:right="72"/>
        <w:rPr>
          <w:rFonts w:ascii="Verdana" w:hAnsi="Verdana"/>
          <w:color w:val="000000"/>
          <w:sz w:val="20"/>
          <w:szCs w:val="20"/>
        </w:rPr>
      </w:pPr>
      <w:r>
        <w:rPr>
          <w:rFonts w:ascii="Verdana" w:hAnsi="Verdana"/>
          <w:color w:val="000000"/>
          <w:sz w:val="20"/>
          <w:szCs w:val="20"/>
        </w:rPr>
        <w:t xml:space="preserve">Best practice requires services to be procured on an appropriate </w:t>
      </w:r>
      <w:r w:rsidRPr="00BF5026">
        <w:rPr>
          <w:rFonts w:ascii="Verdana" w:hAnsi="Verdana"/>
          <w:color w:val="000000"/>
          <w:sz w:val="20"/>
          <w:szCs w:val="20"/>
        </w:rPr>
        <w:t>value for money</w:t>
      </w:r>
      <w:r>
        <w:rPr>
          <w:rFonts w:ascii="Verdana" w:hAnsi="Verdana"/>
          <w:color w:val="000000"/>
          <w:sz w:val="20"/>
          <w:szCs w:val="20"/>
        </w:rPr>
        <w:t xml:space="preserve"> basis and that competitive quotations are obtained or costs ar</w:t>
      </w:r>
      <w:r w:rsidR="00825CA8">
        <w:rPr>
          <w:rFonts w:ascii="Verdana" w:hAnsi="Verdana"/>
          <w:color w:val="000000"/>
          <w:sz w:val="20"/>
          <w:szCs w:val="20"/>
        </w:rPr>
        <w:t>e benchmarked.</w:t>
      </w:r>
      <w:r w:rsidR="00615983">
        <w:rPr>
          <w:rFonts w:ascii="Verdana" w:hAnsi="Verdana"/>
          <w:color w:val="000000"/>
          <w:sz w:val="20"/>
          <w:szCs w:val="20"/>
        </w:rPr>
        <w:t xml:space="preserve"> </w:t>
      </w:r>
      <w:r w:rsidR="00825CA8">
        <w:rPr>
          <w:rFonts w:ascii="Verdana" w:hAnsi="Verdana"/>
          <w:color w:val="000000"/>
          <w:sz w:val="20"/>
          <w:szCs w:val="20"/>
        </w:rPr>
        <w:t>All costs should</w:t>
      </w:r>
      <w:r>
        <w:rPr>
          <w:rFonts w:ascii="Verdana" w:hAnsi="Verdana"/>
          <w:color w:val="000000"/>
          <w:sz w:val="20"/>
          <w:szCs w:val="20"/>
        </w:rPr>
        <w:t xml:space="preserve"> be transparent so that all parties, owners, leaseholders and managing agents are aware of how the costs are made up.</w:t>
      </w:r>
    </w:p>
    <w:p w14:paraId="5648137C" w14:textId="77777777" w:rsidR="00721C5E" w:rsidRDefault="00721C5E" w:rsidP="00721C5E">
      <w:pPr>
        <w:pStyle w:val="ListParagraph"/>
        <w:widowControl w:val="0"/>
        <w:autoSpaceDE w:val="0"/>
        <w:autoSpaceDN w:val="0"/>
        <w:adjustRightInd w:val="0"/>
        <w:spacing w:line="243" w:lineRule="auto"/>
        <w:ind w:left="0" w:right="72"/>
        <w:rPr>
          <w:rFonts w:ascii="Verdana" w:hAnsi="Verdana"/>
          <w:color w:val="000000"/>
          <w:sz w:val="20"/>
          <w:szCs w:val="20"/>
        </w:rPr>
      </w:pPr>
    </w:p>
    <w:p w14:paraId="26205045" w14:textId="77777777" w:rsidR="00721C5E" w:rsidRDefault="00721C5E" w:rsidP="00721C5E">
      <w:pPr>
        <w:pStyle w:val="ListParagraph"/>
        <w:widowControl w:val="0"/>
        <w:autoSpaceDE w:val="0"/>
        <w:autoSpaceDN w:val="0"/>
        <w:adjustRightInd w:val="0"/>
        <w:spacing w:line="243" w:lineRule="auto"/>
        <w:ind w:left="0" w:right="72"/>
        <w:rPr>
          <w:rFonts w:ascii="Verdana" w:hAnsi="Verdana"/>
          <w:color w:val="000000"/>
          <w:sz w:val="20"/>
          <w:szCs w:val="20"/>
        </w:rPr>
      </w:pPr>
      <w:r>
        <w:rPr>
          <w:rFonts w:ascii="Verdana" w:hAnsi="Verdana"/>
          <w:color w:val="000000"/>
          <w:sz w:val="20"/>
          <w:szCs w:val="20"/>
        </w:rPr>
        <w:t>Depending on the terms of the lease, the basis and method of apportionment</w:t>
      </w:r>
      <w:r w:rsidR="00F11146">
        <w:rPr>
          <w:rFonts w:ascii="Verdana" w:hAnsi="Verdana"/>
          <w:color w:val="000000"/>
          <w:sz w:val="20"/>
          <w:szCs w:val="20"/>
        </w:rPr>
        <w:t>, where possible</w:t>
      </w:r>
      <w:r w:rsidR="00742CF2">
        <w:rPr>
          <w:rFonts w:ascii="Verdana" w:hAnsi="Verdana"/>
          <w:color w:val="000000"/>
          <w:sz w:val="20"/>
          <w:szCs w:val="20"/>
        </w:rPr>
        <w:t>,</w:t>
      </w:r>
      <w:r>
        <w:rPr>
          <w:rFonts w:ascii="Verdana" w:hAnsi="Verdana"/>
          <w:color w:val="000000"/>
          <w:sz w:val="20"/>
          <w:szCs w:val="20"/>
        </w:rPr>
        <w:t xml:space="preserve"> should be demonstrably fair and reasonable to ensure that individual occupiers bear an appropriate proportion of the total service charge expenditure that reflects the availability, benefit and use of services.</w:t>
      </w:r>
    </w:p>
    <w:p w14:paraId="40B420D6" w14:textId="77777777" w:rsidR="00721C5E" w:rsidRDefault="00721C5E" w:rsidP="00721C5E">
      <w:pPr>
        <w:pStyle w:val="ListParagraph"/>
        <w:widowControl w:val="0"/>
        <w:autoSpaceDE w:val="0"/>
        <w:autoSpaceDN w:val="0"/>
        <w:adjustRightInd w:val="0"/>
        <w:spacing w:line="243" w:lineRule="auto"/>
        <w:ind w:left="0" w:right="72"/>
        <w:rPr>
          <w:rFonts w:ascii="Verdana" w:hAnsi="Verdana"/>
          <w:color w:val="000000"/>
          <w:sz w:val="20"/>
          <w:szCs w:val="20"/>
        </w:rPr>
      </w:pPr>
    </w:p>
    <w:p w14:paraId="595C8D4E" w14:textId="77777777" w:rsidR="00721C5E" w:rsidRDefault="00721C5E" w:rsidP="00721C5E">
      <w:pPr>
        <w:pStyle w:val="ListParagraph"/>
        <w:widowControl w:val="0"/>
        <w:autoSpaceDE w:val="0"/>
        <w:autoSpaceDN w:val="0"/>
        <w:adjustRightInd w:val="0"/>
        <w:spacing w:line="243" w:lineRule="auto"/>
        <w:ind w:left="0" w:right="72"/>
        <w:rPr>
          <w:rFonts w:ascii="Verdana" w:hAnsi="Verdana"/>
          <w:color w:val="000000"/>
          <w:sz w:val="20"/>
          <w:szCs w:val="20"/>
        </w:rPr>
      </w:pPr>
      <w:r>
        <w:rPr>
          <w:rFonts w:ascii="Verdana" w:hAnsi="Verdana"/>
          <w:color w:val="000000"/>
          <w:sz w:val="20"/>
          <w:szCs w:val="20"/>
        </w:rPr>
        <w:t>Managing agents should communicate with all parties to ensure services are delivered effectively for the benefit of all and to ensure that everyone understands what</w:t>
      </w:r>
      <w:r w:rsidR="00EF22DE">
        <w:rPr>
          <w:rFonts w:ascii="Verdana" w:hAnsi="Verdana"/>
          <w:color w:val="000000"/>
          <w:sz w:val="20"/>
          <w:szCs w:val="20"/>
        </w:rPr>
        <w:t xml:space="preserve"> services</w:t>
      </w:r>
      <w:r>
        <w:rPr>
          <w:rFonts w:ascii="Verdana" w:hAnsi="Verdana"/>
          <w:color w:val="000000"/>
          <w:sz w:val="20"/>
          <w:szCs w:val="20"/>
        </w:rPr>
        <w:t xml:space="preserve"> they can expect to receive and how much they are required to pay.</w:t>
      </w:r>
    </w:p>
    <w:p w14:paraId="4EA5C1D3" w14:textId="77777777" w:rsidR="00AB7C3B" w:rsidRDefault="00AB7C3B" w:rsidP="00721C5E">
      <w:pPr>
        <w:pStyle w:val="ListParagraph"/>
        <w:widowControl w:val="0"/>
        <w:autoSpaceDE w:val="0"/>
        <w:autoSpaceDN w:val="0"/>
        <w:adjustRightInd w:val="0"/>
        <w:spacing w:line="243" w:lineRule="auto"/>
        <w:ind w:left="0" w:right="72"/>
        <w:rPr>
          <w:rFonts w:ascii="Verdana" w:hAnsi="Verdana"/>
          <w:color w:val="000000"/>
          <w:sz w:val="20"/>
          <w:szCs w:val="20"/>
        </w:rPr>
      </w:pPr>
    </w:p>
    <w:p w14:paraId="4809A959" w14:textId="77777777" w:rsidR="00AB7C3B" w:rsidRDefault="00AB7C3B" w:rsidP="00721C5E">
      <w:pPr>
        <w:pStyle w:val="ListParagraph"/>
        <w:widowControl w:val="0"/>
        <w:autoSpaceDE w:val="0"/>
        <w:autoSpaceDN w:val="0"/>
        <w:adjustRightInd w:val="0"/>
        <w:spacing w:line="243" w:lineRule="auto"/>
        <w:ind w:left="0" w:right="72"/>
        <w:rPr>
          <w:rFonts w:ascii="Verdana" w:hAnsi="Verdana"/>
          <w:color w:val="000000"/>
          <w:sz w:val="20"/>
          <w:szCs w:val="20"/>
        </w:rPr>
      </w:pPr>
      <w:r>
        <w:rPr>
          <w:rFonts w:ascii="Verdana" w:hAnsi="Verdana"/>
          <w:color w:val="000000"/>
          <w:sz w:val="20"/>
          <w:szCs w:val="20"/>
        </w:rPr>
        <w:t>In incurring costs in the provision of services, the managing agent is spending other people's money and must demonstrate competence, objectivity and transparency in dealing with client money including service charge monies.</w:t>
      </w:r>
    </w:p>
    <w:p w14:paraId="35B2922D" w14:textId="77777777" w:rsidR="00AB7C3B" w:rsidRDefault="00AB7C3B" w:rsidP="00721C5E">
      <w:pPr>
        <w:pStyle w:val="ListParagraph"/>
        <w:widowControl w:val="0"/>
        <w:autoSpaceDE w:val="0"/>
        <w:autoSpaceDN w:val="0"/>
        <w:adjustRightInd w:val="0"/>
        <w:spacing w:line="243" w:lineRule="auto"/>
        <w:ind w:left="0" w:right="72"/>
        <w:rPr>
          <w:rFonts w:ascii="Verdana" w:hAnsi="Verdana"/>
          <w:color w:val="000000"/>
          <w:sz w:val="20"/>
          <w:szCs w:val="20"/>
        </w:rPr>
      </w:pPr>
    </w:p>
    <w:p w14:paraId="1E9E8FD5" w14:textId="77777777" w:rsidR="00AB7C3B" w:rsidRDefault="00AB7C3B" w:rsidP="00721C5E">
      <w:pPr>
        <w:pStyle w:val="ListParagraph"/>
        <w:widowControl w:val="0"/>
        <w:autoSpaceDE w:val="0"/>
        <w:autoSpaceDN w:val="0"/>
        <w:adjustRightInd w:val="0"/>
        <w:spacing w:line="243" w:lineRule="auto"/>
        <w:ind w:left="0" w:right="72"/>
        <w:rPr>
          <w:rFonts w:ascii="Verdana" w:hAnsi="Verdana"/>
          <w:color w:val="000000"/>
          <w:sz w:val="20"/>
          <w:szCs w:val="20"/>
        </w:rPr>
      </w:pPr>
      <w:r>
        <w:rPr>
          <w:rFonts w:ascii="Verdana" w:hAnsi="Verdana"/>
          <w:color w:val="000000"/>
          <w:sz w:val="20"/>
          <w:szCs w:val="20"/>
        </w:rPr>
        <w:t>Communication and consultation between managing agents and lease</w:t>
      </w:r>
      <w:r w:rsidR="00825CA8">
        <w:rPr>
          <w:rFonts w:ascii="Verdana" w:hAnsi="Verdana"/>
          <w:color w:val="000000"/>
          <w:sz w:val="20"/>
          <w:szCs w:val="20"/>
        </w:rPr>
        <w:t>holders should</w:t>
      </w:r>
      <w:r>
        <w:rPr>
          <w:rFonts w:ascii="Verdana" w:hAnsi="Verdana"/>
          <w:color w:val="000000"/>
          <w:sz w:val="20"/>
          <w:szCs w:val="20"/>
        </w:rPr>
        <w:t xml:space="preserve"> be timely and regular to encourage and promote good working relationships and understanding with regard to the provision, relevance, cost and quality of services</w:t>
      </w:r>
    </w:p>
    <w:p w14:paraId="44009CCB" w14:textId="77777777" w:rsidR="00AB7C3B" w:rsidRDefault="00AB7C3B" w:rsidP="00721C5E">
      <w:pPr>
        <w:pStyle w:val="ListParagraph"/>
        <w:widowControl w:val="0"/>
        <w:autoSpaceDE w:val="0"/>
        <w:autoSpaceDN w:val="0"/>
        <w:adjustRightInd w:val="0"/>
        <w:spacing w:line="243" w:lineRule="auto"/>
        <w:ind w:left="0" w:right="72"/>
        <w:rPr>
          <w:rFonts w:ascii="Verdana" w:hAnsi="Verdana"/>
          <w:color w:val="000000"/>
          <w:sz w:val="20"/>
          <w:szCs w:val="20"/>
        </w:rPr>
      </w:pPr>
    </w:p>
    <w:p w14:paraId="668BFD59" w14:textId="77777777" w:rsidR="00AB7C3B" w:rsidRDefault="00AB7C3B" w:rsidP="00721C5E">
      <w:pPr>
        <w:pStyle w:val="ListParagraph"/>
        <w:widowControl w:val="0"/>
        <w:autoSpaceDE w:val="0"/>
        <w:autoSpaceDN w:val="0"/>
        <w:adjustRightInd w:val="0"/>
        <w:spacing w:line="243" w:lineRule="auto"/>
        <w:ind w:left="0" w:right="72"/>
        <w:rPr>
          <w:rFonts w:ascii="Verdana" w:hAnsi="Verdana"/>
          <w:color w:val="000000"/>
          <w:sz w:val="20"/>
          <w:szCs w:val="20"/>
        </w:rPr>
      </w:pPr>
      <w:r>
        <w:rPr>
          <w:rFonts w:ascii="Verdana" w:hAnsi="Verdana"/>
          <w:color w:val="000000"/>
          <w:sz w:val="20"/>
          <w:szCs w:val="20"/>
        </w:rPr>
        <w:t>Transparency is essential to achieving good communication.</w:t>
      </w:r>
      <w:r w:rsidR="00615983">
        <w:rPr>
          <w:rFonts w:ascii="Verdana" w:hAnsi="Verdana"/>
          <w:color w:val="000000"/>
          <w:sz w:val="20"/>
          <w:szCs w:val="20"/>
        </w:rPr>
        <w:t xml:space="preserve"> </w:t>
      </w:r>
      <w:r>
        <w:rPr>
          <w:rFonts w:ascii="Verdana" w:hAnsi="Verdana"/>
          <w:color w:val="000000"/>
          <w:sz w:val="20"/>
          <w:szCs w:val="20"/>
        </w:rPr>
        <w:t xml:space="preserve">By being transparent in the accounts, the explanatory notes, policies and </w:t>
      </w:r>
      <w:r w:rsidR="00742CF2">
        <w:rPr>
          <w:rFonts w:ascii="Verdana" w:hAnsi="Verdana"/>
          <w:color w:val="000000"/>
          <w:sz w:val="20"/>
          <w:szCs w:val="20"/>
        </w:rPr>
        <w:t>day-to-</w:t>
      </w:r>
      <w:r>
        <w:rPr>
          <w:rFonts w:ascii="Verdana" w:hAnsi="Verdana"/>
          <w:color w:val="000000"/>
          <w:sz w:val="20"/>
          <w:szCs w:val="20"/>
        </w:rPr>
        <w:t>day management, the managing agent will prevent disputes.</w:t>
      </w:r>
      <w:r w:rsidR="00615983">
        <w:rPr>
          <w:rFonts w:ascii="Verdana" w:hAnsi="Verdana"/>
          <w:color w:val="000000"/>
          <w:sz w:val="20"/>
          <w:szCs w:val="20"/>
        </w:rPr>
        <w:t xml:space="preserve"> </w:t>
      </w:r>
      <w:r>
        <w:rPr>
          <w:rFonts w:ascii="Verdana" w:hAnsi="Verdana"/>
          <w:color w:val="000000"/>
          <w:sz w:val="20"/>
          <w:szCs w:val="20"/>
        </w:rPr>
        <w:t>Prompt notification of material variances to plans or forecasts ensures better relationships between landlord, managing agent and leaseholder.</w:t>
      </w:r>
    </w:p>
    <w:p w14:paraId="238324DD" w14:textId="77777777" w:rsidR="00AB7C3B" w:rsidRDefault="00AB7C3B" w:rsidP="00721C5E">
      <w:pPr>
        <w:pStyle w:val="ListParagraph"/>
        <w:widowControl w:val="0"/>
        <w:autoSpaceDE w:val="0"/>
        <w:autoSpaceDN w:val="0"/>
        <w:adjustRightInd w:val="0"/>
        <w:spacing w:line="243" w:lineRule="auto"/>
        <w:ind w:left="0" w:right="72"/>
        <w:rPr>
          <w:rFonts w:ascii="Verdana" w:hAnsi="Verdana"/>
          <w:color w:val="000000"/>
          <w:sz w:val="20"/>
          <w:szCs w:val="20"/>
        </w:rPr>
      </w:pPr>
    </w:p>
    <w:p w14:paraId="7929EA7A" w14:textId="77777777" w:rsidR="00AB7C3B" w:rsidRDefault="00AB7C3B" w:rsidP="00721C5E">
      <w:pPr>
        <w:pStyle w:val="ListParagraph"/>
        <w:widowControl w:val="0"/>
        <w:autoSpaceDE w:val="0"/>
        <w:autoSpaceDN w:val="0"/>
        <w:adjustRightInd w:val="0"/>
        <w:spacing w:line="243" w:lineRule="auto"/>
        <w:ind w:left="0" w:right="72"/>
        <w:rPr>
          <w:rFonts w:ascii="Verdana" w:hAnsi="Verdana"/>
          <w:color w:val="000000"/>
          <w:sz w:val="20"/>
          <w:szCs w:val="20"/>
        </w:rPr>
      </w:pPr>
      <w:r>
        <w:rPr>
          <w:rFonts w:ascii="Verdana" w:hAnsi="Verdana"/>
          <w:color w:val="000000"/>
          <w:sz w:val="20"/>
          <w:szCs w:val="20"/>
        </w:rPr>
        <w:t>Service quality should be appropriate to the location, use and character of the property.</w:t>
      </w:r>
      <w:r w:rsidR="00615983">
        <w:rPr>
          <w:rFonts w:ascii="Verdana" w:hAnsi="Verdana"/>
          <w:color w:val="000000"/>
          <w:sz w:val="20"/>
          <w:szCs w:val="20"/>
        </w:rPr>
        <w:t xml:space="preserve"> </w:t>
      </w:r>
      <w:r>
        <w:rPr>
          <w:rFonts w:ascii="Verdana" w:hAnsi="Verdana"/>
          <w:color w:val="000000"/>
          <w:sz w:val="20"/>
          <w:szCs w:val="20"/>
        </w:rPr>
        <w:t>The managing agent should procure quality service standards to ensure that value for money is achieved at all times.</w:t>
      </w:r>
      <w:r w:rsidR="00615983">
        <w:rPr>
          <w:rFonts w:ascii="Verdana" w:hAnsi="Verdana"/>
          <w:color w:val="000000"/>
          <w:sz w:val="20"/>
          <w:szCs w:val="20"/>
        </w:rPr>
        <w:t xml:space="preserve"> </w:t>
      </w:r>
      <w:r>
        <w:rPr>
          <w:rFonts w:ascii="Verdana" w:hAnsi="Verdana"/>
          <w:color w:val="000000"/>
          <w:sz w:val="20"/>
          <w:szCs w:val="20"/>
        </w:rPr>
        <w:t>The aim is to achieve value for money and effective service rather than the lowest price.</w:t>
      </w:r>
    </w:p>
    <w:p w14:paraId="5815535D" w14:textId="77777777" w:rsidR="00AB7C3B" w:rsidRDefault="00AB7C3B" w:rsidP="00721C5E">
      <w:pPr>
        <w:pStyle w:val="ListParagraph"/>
        <w:widowControl w:val="0"/>
        <w:autoSpaceDE w:val="0"/>
        <w:autoSpaceDN w:val="0"/>
        <w:adjustRightInd w:val="0"/>
        <w:spacing w:line="243" w:lineRule="auto"/>
        <w:ind w:left="0" w:right="72"/>
        <w:rPr>
          <w:rFonts w:ascii="Verdana" w:hAnsi="Verdana"/>
          <w:color w:val="000000"/>
          <w:sz w:val="20"/>
          <w:szCs w:val="20"/>
        </w:rPr>
      </w:pPr>
    </w:p>
    <w:p w14:paraId="452BF92A" w14:textId="77777777" w:rsidR="00AB7C3B" w:rsidRPr="00721C5E" w:rsidRDefault="00AB7C3B" w:rsidP="00721C5E">
      <w:pPr>
        <w:pStyle w:val="ListParagraph"/>
        <w:widowControl w:val="0"/>
        <w:autoSpaceDE w:val="0"/>
        <w:autoSpaceDN w:val="0"/>
        <w:adjustRightInd w:val="0"/>
        <w:spacing w:line="243" w:lineRule="auto"/>
        <w:ind w:left="0" w:right="72"/>
        <w:rPr>
          <w:rFonts w:ascii="Verdana" w:hAnsi="Verdana"/>
          <w:color w:val="000000"/>
          <w:sz w:val="20"/>
          <w:szCs w:val="20"/>
        </w:rPr>
      </w:pPr>
      <w:r>
        <w:rPr>
          <w:rFonts w:ascii="Verdana" w:hAnsi="Verdana"/>
          <w:color w:val="000000"/>
          <w:sz w:val="20"/>
          <w:szCs w:val="20"/>
        </w:rPr>
        <w:t>The Code cannot override the lease but, if read in conjunction with it, will enable users to identify the best way forward in interpreting the lease terms to ensure effective management of services are provided.</w:t>
      </w:r>
    </w:p>
    <w:p w14:paraId="4302AD0E" w14:textId="77777777" w:rsidR="00A37F06" w:rsidRPr="00A37F06" w:rsidRDefault="00A37F06" w:rsidP="00DB6230">
      <w:pPr>
        <w:widowControl w:val="0"/>
        <w:autoSpaceDE w:val="0"/>
        <w:autoSpaceDN w:val="0"/>
        <w:adjustRightInd w:val="0"/>
        <w:spacing w:line="280" w:lineRule="exact"/>
        <w:rPr>
          <w:rFonts w:ascii="Verdana" w:hAnsi="Verdana"/>
          <w:color w:val="000000"/>
          <w:sz w:val="20"/>
          <w:szCs w:val="20"/>
        </w:rPr>
      </w:pPr>
    </w:p>
    <w:p w14:paraId="58B5C209" w14:textId="77777777" w:rsidR="00A37F06" w:rsidRPr="004458B7" w:rsidRDefault="00A37F06" w:rsidP="004458B7">
      <w:pPr>
        <w:pStyle w:val="onlinetext"/>
        <w:rPr>
          <w:b/>
        </w:rPr>
      </w:pPr>
      <w:bookmarkStart w:id="10" w:name="_Toc415753169"/>
      <w:r w:rsidRPr="004458B7">
        <w:rPr>
          <w:b/>
        </w:rPr>
        <w:t>Application of the Code</w:t>
      </w:r>
      <w:bookmarkEnd w:id="10"/>
    </w:p>
    <w:p w14:paraId="4FE1A5D7" w14:textId="77777777" w:rsidR="00A37F06" w:rsidRPr="00A37F06" w:rsidRDefault="00A37F06" w:rsidP="00DB6230">
      <w:pPr>
        <w:widowControl w:val="0"/>
        <w:autoSpaceDE w:val="0"/>
        <w:autoSpaceDN w:val="0"/>
        <w:adjustRightInd w:val="0"/>
        <w:spacing w:before="7" w:line="110" w:lineRule="exact"/>
        <w:rPr>
          <w:rFonts w:ascii="Verdana" w:hAnsi="Verdana"/>
          <w:color w:val="000000"/>
          <w:sz w:val="20"/>
          <w:szCs w:val="20"/>
        </w:rPr>
      </w:pPr>
    </w:p>
    <w:p w14:paraId="1EA40964" w14:textId="77777777" w:rsidR="00DB6230" w:rsidRDefault="00A37F06" w:rsidP="00B34AA7">
      <w:pPr>
        <w:widowControl w:val="0"/>
        <w:autoSpaceDE w:val="0"/>
        <w:autoSpaceDN w:val="0"/>
        <w:adjustRightInd w:val="0"/>
        <w:spacing w:line="243" w:lineRule="auto"/>
        <w:ind w:right="72"/>
        <w:rPr>
          <w:rFonts w:ascii="Verdana" w:hAnsi="Verdana" w:cs="Minion-Regular"/>
          <w:b/>
          <w:bCs/>
        </w:rPr>
      </w:pPr>
      <w:r w:rsidRPr="00F90487">
        <w:rPr>
          <w:rFonts w:ascii="Verdana" w:hAnsi="Verdana"/>
          <w:color w:val="363435"/>
          <w:sz w:val="20"/>
          <w:szCs w:val="20"/>
        </w:rPr>
        <w:t>The</w:t>
      </w:r>
      <w:r w:rsidRPr="00F90487">
        <w:rPr>
          <w:rFonts w:ascii="Verdana" w:hAnsi="Verdana"/>
          <w:color w:val="363435"/>
          <w:spacing w:val="-21"/>
          <w:sz w:val="20"/>
          <w:szCs w:val="20"/>
        </w:rPr>
        <w:t xml:space="preserve"> </w:t>
      </w:r>
      <w:r w:rsidRPr="00F90487">
        <w:rPr>
          <w:rFonts w:ascii="Verdana" w:hAnsi="Verdana"/>
          <w:color w:val="363435"/>
          <w:spacing w:val="-2"/>
          <w:sz w:val="20"/>
          <w:szCs w:val="20"/>
        </w:rPr>
        <w:t>C</w:t>
      </w:r>
      <w:r w:rsidRPr="00F90487">
        <w:rPr>
          <w:rFonts w:ascii="Verdana" w:hAnsi="Verdana"/>
          <w:color w:val="363435"/>
          <w:sz w:val="20"/>
          <w:szCs w:val="20"/>
        </w:rPr>
        <w:t>ode</w:t>
      </w:r>
      <w:r w:rsidRPr="00F90487">
        <w:rPr>
          <w:rFonts w:ascii="Verdana" w:hAnsi="Verdana"/>
          <w:color w:val="363435"/>
          <w:spacing w:val="-11"/>
          <w:sz w:val="20"/>
          <w:szCs w:val="20"/>
        </w:rPr>
        <w:t xml:space="preserve"> </w:t>
      </w:r>
      <w:r w:rsidRPr="00F90487">
        <w:rPr>
          <w:rFonts w:ascii="Verdana" w:hAnsi="Verdana"/>
          <w:color w:val="363435"/>
          <w:w w:val="98"/>
          <w:sz w:val="20"/>
          <w:szCs w:val="20"/>
        </w:rPr>
        <w:t>applies</w:t>
      </w:r>
      <w:r w:rsidRPr="00F90487">
        <w:rPr>
          <w:rFonts w:ascii="Verdana" w:hAnsi="Verdana"/>
          <w:color w:val="363435"/>
          <w:spacing w:val="-10"/>
          <w:w w:val="98"/>
          <w:sz w:val="20"/>
          <w:szCs w:val="20"/>
        </w:rPr>
        <w:t xml:space="preserve"> </w:t>
      </w:r>
      <w:r w:rsidRPr="00F90487">
        <w:rPr>
          <w:rFonts w:ascii="Verdana" w:hAnsi="Verdana"/>
          <w:color w:val="363435"/>
          <w:sz w:val="20"/>
          <w:szCs w:val="20"/>
        </w:rPr>
        <w:t>only</w:t>
      </w:r>
      <w:r w:rsidRPr="00F90487">
        <w:rPr>
          <w:rFonts w:ascii="Verdana" w:hAnsi="Verdana"/>
          <w:color w:val="363435"/>
          <w:spacing w:val="-15"/>
          <w:sz w:val="20"/>
          <w:szCs w:val="20"/>
        </w:rPr>
        <w:t xml:space="preserve"> </w:t>
      </w:r>
      <w:r w:rsidRPr="00F90487">
        <w:rPr>
          <w:rFonts w:ascii="Verdana" w:hAnsi="Verdana"/>
          <w:color w:val="363435"/>
          <w:spacing w:val="-2"/>
          <w:sz w:val="20"/>
          <w:szCs w:val="20"/>
        </w:rPr>
        <w:t>t</w:t>
      </w:r>
      <w:r w:rsidRPr="00F90487">
        <w:rPr>
          <w:rFonts w:ascii="Verdana" w:hAnsi="Verdana"/>
          <w:color w:val="363435"/>
          <w:sz w:val="20"/>
          <w:szCs w:val="20"/>
        </w:rPr>
        <w:t>o</w:t>
      </w:r>
      <w:r w:rsidRPr="00F90487">
        <w:rPr>
          <w:rFonts w:ascii="Verdana" w:hAnsi="Verdana"/>
          <w:color w:val="363435"/>
          <w:spacing w:val="-2"/>
          <w:sz w:val="20"/>
          <w:szCs w:val="20"/>
        </w:rPr>
        <w:t xml:space="preserve"> </w:t>
      </w:r>
      <w:r w:rsidRPr="00F90487">
        <w:rPr>
          <w:rFonts w:ascii="Verdana" w:hAnsi="Verdana"/>
          <w:color w:val="363435"/>
          <w:spacing w:val="-3"/>
          <w:sz w:val="20"/>
          <w:szCs w:val="20"/>
        </w:rPr>
        <w:t>r</w:t>
      </w:r>
      <w:r w:rsidRPr="00F90487">
        <w:rPr>
          <w:rFonts w:ascii="Verdana" w:hAnsi="Verdana"/>
          <w:color w:val="363435"/>
          <w:sz w:val="20"/>
          <w:szCs w:val="20"/>
        </w:rPr>
        <w:t>esidential</w:t>
      </w:r>
      <w:r w:rsidRPr="00F90487">
        <w:rPr>
          <w:rFonts w:ascii="Verdana" w:hAnsi="Verdana"/>
          <w:color w:val="363435"/>
          <w:spacing w:val="-12"/>
          <w:sz w:val="20"/>
          <w:szCs w:val="20"/>
        </w:rPr>
        <w:t xml:space="preserve"> </w:t>
      </w:r>
      <w:r w:rsidRPr="00F90487">
        <w:rPr>
          <w:rFonts w:ascii="Verdana" w:hAnsi="Verdana"/>
          <w:color w:val="363435"/>
          <w:w w:val="98"/>
          <w:sz w:val="20"/>
          <w:szCs w:val="20"/>
        </w:rPr>
        <w:t>leasehold</w:t>
      </w:r>
      <w:r w:rsidRPr="004E7AE3">
        <w:rPr>
          <w:rFonts w:ascii="Verdana" w:hAnsi="Verdana"/>
          <w:color w:val="363435"/>
          <w:spacing w:val="-10"/>
          <w:w w:val="98"/>
          <w:sz w:val="20"/>
          <w:szCs w:val="20"/>
        </w:rPr>
        <w:t xml:space="preserve"> </w:t>
      </w:r>
      <w:r w:rsidRPr="00F90487">
        <w:rPr>
          <w:rFonts w:ascii="Verdana" w:hAnsi="Verdana"/>
          <w:color w:val="363435"/>
          <w:sz w:val="20"/>
          <w:szCs w:val="20"/>
        </w:rPr>
        <w:t>p</w:t>
      </w:r>
      <w:r w:rsidRPr="00F90487">
        <w:rPr>
          <w:rFonts w:ascii="Verdana" w:hAnsi="Verdana"/>
          <w:color w:val="363435"/>
          <w:spacing w:val="-3"/>
          <w:sz w:val="20"/>
          <w:szCs w:val="20"/>
        </w:rPr>
        <w:t>r</w:t>
      </w:r>
      <w:r w:rsidRPr="00F90487">
        <w:rPr>
          <w:rFonts w:ascii="Verdana" w:hAnsi="Verdana"/>
          <w:color w:val="363435"/>
          <w:spacing w:val="-1"/>
          <w:sz w:val="20"/>
          <w:szCs w:val="20"/>
        </w:rPr>
        <w:t>o</w:t>
      </w:r>
      <w:r w:rsidRPr="00F90487">
        <w:rPr>
          <w:rFonts w:ascii="Verdana" w:hAnsi="Verdana"/>
          <w:color w:val="363435"/>
          <w:spacing w:val="1"/>
          <w:sz w:val="20"/>
          <w:szCs w:val="20"/>
        </w:rPr>
        <w:t>p</w:t>
      </w:r>
      <w:r w:rsidRPr="00F90487">
        <w:rPr>
          <w:rFonts w:ascii="Verdana" w:hAnsi="Verdana"/>
          <w:color w:val="363435"/>
          <w:sz w:val="20"/>
          <w:szCs w:val="20"/>
        </w:rPr>
        <w:t>e</w:t>
      </w:r>
      <w:r w:rsidRPr="00F90487">
        <w:rPr>
          <w:rFonts w:ascii="Verdana" w:hAnsi="Verdana"/>
          <w:color w:val="363435"/>
          <w:spacing w:val="4"/>
          <w:sz w:val="20"/>
          <w:szCs w:val="20"/>
        </w:rPr>
        <w:t>r</w:t>
      </w:r>
      <w:r w:rsidRPr="00F90487">
        <w:rPr>
          <w:rFonts w:ascii="Verdana" w:hAnsi="Verdana"/>
          <w:color w:val="363435"/>
          <w:sz w:val="20"/>
          <w:szCs w:val="20"/>
        </w:rPr>
        <w:t>ties</w:t>
      </w:r>
      <w:r w:rsidRPr="00F90487">
        <w:rPr>
          <w:rFonts w:ascii="Verdana" w:hAnsi="Verdana"/>
          <w:color w:val="363435"/>
          <w:spacing w:val="-3"/>
          <w:sz w:val="20"/>
          <w:szCs w:val="20"/>
        </w:rPr>
        <w:t xml:space="preserve"> </w:t>
      </w:r>
      <w:r w:rsidRPr="00F90487">
        <w:rPr>
          <w:rFonts w:ascii="Verdana" w:hAnsi="Verdana"/>
          <w:color w:val="363435"/>
          <w:sz w:val="20"/>
          <w:szCs w:val="20"/>
        </w:rPr>
        <w:t>in</w:t>
      </w:r>
      <w:r w:rsidRPr="00F90487">
        <w:rPr>
          <w:rFonts w:ascii="Verdana" w:hAnsi="Verdana"/>
          <w:color w:val="363435"/>
          <w:spacing w:val="-5"/>
          <w:sz w:val="20"/>
          <w:szCs w:val="20"/>
        </w:rPr>
        <w:t xml:space="preserve"> </w:t>
      </w:r>
      <w:r w:rsidRPr="00F90487">
        <w:rPr>
          <w:rFonts w:ascii="Verdana" w:hAnsi="Verdana"/>
          <w:color w:val="363435"/>
          <w:sz w:val="20"/>
          <w:szCs w:val="20"/>
        </w:rPr>
        <w:t>En</w:t>
      </w:r>
      <w:r w:rsidRPr="00F90487">
        <w:rPr>
          <w:rFonts w:ascii="Verdana" w:hAnsi="Verdana"/>
          <w:color w:val="363435"/>
          <w:spacing w:val="3"/>
          <w:sz w:val="20"/>
          <w:szCs w:val="20"/>
        </w:rPr>
        <w:t>g</w:t>
      </w:r>
      <w:r w:rsidRPr="00F90487">
        <w:rPr>
          <w:rFonts w:ascii="Verdana" w:hAnsi="Verdana"/>
          <w:color w:val="363435"/>
          <w:sz w:val="20"/>
          <w:szCs w:val="20"/>
        </w:rPr>
        <w:t>land</w:t>
      </w:r>
      <w:r w:rsidRPr="00F90487">
        <w:rPr>
          <w:rFonts w:ascii="Verdana" w:hAnsi="Verdana"/>
          <w:color w:val="363435"/>
          <w:spacing w:val="-13"/>
          <w:sz w:val="20"/>
          <w:szCs w:val="20"/>
        </w:rPr>
        <w:t xml:space="preserve"> </w:t>
      </w:r>
      <w:r w:rsidRPr="00F90487">
        <w:rPr>
          <w:rFonts w:ascii="Verdana" w:hAnsi="Verdana"/>
          <w:color w:val="363435"/>
          <w:sz w:val="20"/>
          <w:szCs w:val="20"/>
        </w:rPr>
        <w:t>but</w:t>
      </w:r>
      <w:r w:rsidRPr="00F90487">
        <w:rPr>
          <w:rFonts w:ascii="Verdana" w:hAnsi="Verdana"/>
          <w:color w:val="363435"/>
          <w:spacing w:val="4"/>
          <w:sz w:val="20"/>
          <w:szCs w:val="20"/>
        </w:rPr>
        <w:t xml:space="preserve"> </w:t>
      </w:r>
      <w:r w:rsidRPr="00F90487">
        <w:rPr>
          <w:rFonts w:ascii="Verdana" w:hAnsi="Verdana"/>
          <w:color w:val="363435"/>
          <w:sz w:val="20"/>
          <w:szCs w:val="20"/>
        </w:rPr>
        <w:t>it</w:t>
      </w:r>
      <w:r w:rsidRPr="00F90487">
        <w:rPr>
          <w:rFonts w:ascii="Verdana" w:hAnsi="Verdana"/>
          <w:color w:val="363435"/>
          <w:spacing w:val="-8"/>
          <w:sz w:val="20"/>
          <w:szCs w:val="20"/>
        </w:rPr>
        <w:t xml:space="preserve"> </w:t>
      </w:r>
      <w:r w:rsidRPr="00F90487">
        <w:rPr>
          <w:rFonts w:ascii="Verdana" w:hAnsi="Verdana"/>
          <w:color w:val="363435"/>
          <w:w w:val="97"/>
          <w:sz w:val="20"/>
          <w:szCs w:val="20"/>
        </w:rPr>
        <w:t>deals</w:t>
      </w:r>
      <w:r w:rsidRPr="00F90487">
        <w:rPr>
          <w:rFonts w:ascii="Verdana" w:hAnsi="Verdana"/>
          <w:color w:val="363435"/>
          <w:spacing w:val="-9"/>
          <w:w w:val="97"/>
          <w:sz w:val="20"/>
          <w:szCs w:val="20"/>
        </w:rPr>
        <w:t xml:space="preserve"> </w:t>
      </w:r>
      <w:r w:rsidRPr="00F90487">
        <w:rPr>
          <w:rFonts w:ascii="Verdana" w:hAnsi="Verdana"/>
          <w:color w:val="363435"/>
          <w:spacing w:val="4"/>
          <w:sz w:val="20"/>
          <w:szCs w:val="20"/>
        </w:rPr>
        <w:t>w</w:t>
      </w:r>
      <w:r w:rsidRPr="00F90487">
        <w:rPr>
          <w:rFonts w:ascii="Verdana" w:hAnsi="Verdana"/>
          <w:color w:val="363435"/>
          <w:sz w:val="20"/>
          <w:szCs w:val="20"/>
        </w:rPr>
        <w:t>ith</w:t>
      </w:r>
      <w:r w:rsidRPr="00F90487">
        <w:rPr>
          <w:rFonts w:ascii="Verdana" w:hAnsi="Verdana"/>
          <w:color w:val="363435"/>
          <w:spacing w:val="-11"/>
          <w:sz w:val="20"/>
          <w:szCs w:val="20"/>
        </w:rPr>
        <w:t xml:space="preserve"> </w:t>
      </w:r>
      <w:r w:rsidRPr="00F90487">
        <w:rPr>
          <w:rFonts w:ascii="Verdana" w:hAnsi="Verdana"/>
          <w:color w:val="363435"/>
          <w:w w:val="95"/>
          <w:sz w:val="20"/>
          <w:szCs w:val="20"/>
        </w:rPr>
        <w:t>flats,</w:t>
      </w:r>
      <w:r w:rsidRPr="00F90487">
        <w:rPr>
          <w:rFonts w:ascii="Verdana" w:hAnsi="Verdana"/>
          <w:color w:val="363435"/>
          <w:spacing w:val="-15"/>
          <w:w w:val="95"/>
          <w:sz w:val="20"/>
          <w:szCs w:val="20"/>
        </w:rPr>
        <w:t xml:space="preserve"> </w:t>
      </w:r>
      <w:r w:rsidRPr="00F90487">
        <w:rPr>
          <w:rFonts w:ascii="Verdana" w:hAnsi="Verdana"/>
          <w:color w:val="363435"/>
          <w:sz w:val="20"/>
          <w:szCs w:val="20"/>
        </w:rPr>
        <w:t>houses</w:t>
      </w:r>
      <w:r w:rsidRPr="00F90487">
        <w:rPr>
          <w:rFonts w:ascii="Verdana" w:hAnsi="Verdana"/>
          <w:color w:val="363435"/>
          <w:spacing w:val="-16"/>
          <w:sz w:val="20"/>
          <w:szCs w:val="20"/>
        </w:rPr>
        <w:t xml:space="preserve"> </w:t>
      </w:r>
      <w:r w:rsidRPr="00F90487">
        <w:rPr>
          <w:rFonts w:ascii="Verdana" w:hAnsi="Verdana"/>
          <w:color w:val="363435"/>
          <w:sz w:val="20"/>
          <w:szCs w:val="20"/>
        </w:rPr>
        <w:t>and</w:t>
      </w:r>
      <w:r w:rsidRPr="00F90487">
        <w:rPr>
          <w:rFonts w:ascii="Verdana" w:hAnsi="Verdana"/>
          <w:color w:val="363435"/>
          <w:spacing w:val="12"/>
          <w:sz w:val="20"/>
          <w:szCs w:val="20"/>
        </w:rPr>
        <w:t xml:space="preserve"> </w:t>
      </w:r>
      <w:r w:rsidRPr="00F90487">
        <w:rPr>
          <w:rFonts w:ascii="Verdana" w:hAnsi="Verdana"/>
          <w:color w:val="363435"/>
          <w:sz w:val="20"/>
          <w:szCs w:val="20"/>
        </w:rPr>
        <w:t>all</w:t>
      </w:r>
      <w:r w:rsidRPr="00F90487">
        <w:rPr>
          <w:rFonts w:ascii="Verdana" w:hAnsi="Verdana"/>
          <w:color w:val="363435"/>
          <w:spacing w:val="-18"/>
          <w:sz w:val="20"/>
          <w:szCs w:val="20"/>
        </w:rPr>
        <w:t xml:space="preserve"> </w:t>
      </w:r>
      <w:r w:rsidRPr="00F90487">
        <w:rPr>
          <w:rFonts w:ascii="Verdana" w:hAnsi="Verdana"/>
          <w:color w:val="363435"/>
          <w:sz w:val="20"/>
          <w:szCs w:val="20"/>
        </w:rPr>
        <w:t>other</w:t>
      </w:r>
      <w:r w:rsidRPr="00F90487">
        <w:rPr>
          <w:rFonts w:ascii="Verdana" w:hAnsi="Verdana"/>
          <w:color w:val="363435"/>
          <w:spacing w:val="10"/>
          <w:sz w:val="20"/>
          <w:szCs w:val="20"/>
        </w:rPr>
        <w:t xml:space="preserve"> </w:t>
      </w:r>
      <w:r w:rsidRPr="00F90487">
        <w:rPr>
          <w:rFonts w:ascii="Verdana" w:hAnsi="Verdana"/>
          <w:color w:val="363435"/>
          <w:spacing w:val="-3"/>
          <w:sz w:val="20"/>
          <w:szCs w:val="20"/>
        </w:rPr>
        <w:t>d</w:t>
      </w:r>
      <w:r w:rsidRPr="00F90487">
        <w:rPr>
          <w:rFonts w:ascii="Verdana" w:hAnsi="Verdana"/>
          <w:color w:val="363435"/>
          <w:spacing w:val="-2"/>
          <w:sz w:val="20"/>
          <w:szCs w:val="20"/>
        </w:rPr>
        <w:t>w</w:t>
      </w:r>
      <w:r w:rsidRPr="00F90487">
        <w:rPr>
          <w:rFonts w:ascii="Verdana" w:hAnsi="Verdana"/>
          <w:color w:val="363435"/>
          <w:sz w:val="20"/>
          <w:szCs w:val="20"/>
        </w:rPr>
        <w:t>ellin</w:t>
      </w:r>
      <w:r w:rsidRPr="00F90487">
        <w:rPr>
          <w:rFonts w:ascii="Verdana" w:hAnsi="Verdana"/>
          <w:color w:val="363435"/>
          <w:spacing w:val="1"/>
          <w:sz w:val="20"/>
          <w:szCs w:val="20"/>
        </w:rPr>
        <w:t>g</w:t>
      </w:r>
      <w:r w:rsidRPr="00F90487">
        <w:rPr>
          <w:rFonts w:ascii="Verdana" w:hAnsi="Verdana"/>
          <w:color w:val="363435"/>
          <w:sz w:val="20"/>
          <w:szCs w:val="20"/>
        </w:rPr>
        <w:t>s</w:t>
      </w:r>
      <w:r w:rsidRPr="00F90487">
        <w:rPr>
          <w:rFonts w:ascii="Verdana" w:hAnsi="Verdana"/>
          <w:color w:val="363435"/>
          <w:spacing w:val="-6"/>
          <w:sz w:val="20"/>
          <w:szCs w:val="20"/>
        </w:rPr>
        <w:t xml:space="preserve"> </w:t>
      </w:r>
      <w:r w:rsidRPr="00F90487">
        <w:rPr>
          <w:rFonts w:ascii="Verdana" w:hAnsi="Verdana"/>
          <w:color w:val="363435"/>
          <w:sz w:val="20"/>
          <w:szCs w:val="20"/>
        </w:rPr>
        <w:t xml:space="preserve">whether in </w:t>
      </w:r>
      <w:r w:rsidRPr="00F90487">
        <w:rPr>
          <w:rFonts w:ascii="Verdana" w:hAnsi="Verdana"/>
          <w:color w:val="363435"/>
          <w:spacing w:val="-2"/>
          <w:sz w:val="20"/>
          <w:szCs w:val="20"/>
        </w:rPr>
        <w:t>t</w:t>
      </w:r>
      <w:r w:rsidRPr="00F90487">
        <w:rPr>
          <w:rFonts w:ascii="Verdana" w:hAnsi="Verdana"/>
          <w:color w:val="363435"/>
          <w:spacing w:val="-4"/>
          <w:sz w:val="20"/>
          <w:szCs w:val="20"/>
        </w:rPr>
        <w:t>o</w:t>
      </w:r>
      <w:r w:rsidRPr="00F90487">
        <w:rPr>
          <w:rFonts w:ascii="Verdana" w:hAnsi="Verdana"/>
          <w:color w:val="363435"/>
          <w:spacing w:val="4"/>
          <w:sz w:val="20"/>
          <w:szCs w:val="20"/>
        </w:rPr>
        <w:t>w</w:t>
      </w:r>
      <w:r w:rsidRPr="00F90487">
        <w:rPr>
          <w:rFonts w:ascii="Verdana" w:hAnsi="Verdana"/>
          <w:color w:val="363435"/>
          <w:sz w:val="20"/>
          <w:szCs w:val="20"/>
        </w:rPr>
        <w:t>ns</w:t>
      </w:r>
      <w:r w:rsidRPr="00F90487">
        <w:rPr>
          <w:rFonts w:ascii="Verdana" w:hAnsi="Verdana"/>
          <w:color w:val="363435"/>
          <w:spacing w:val="-5"/>
          <w:sz w:val="20"/>
          <w:szCs w:val="20"/>
        </w:rPr>
        <w:t xml:space="preserve"> </w:t>
      </w:r>
      <w:r w:rsidRPr="00F90487">
        <w:rPr>
          <w:rFonts w:ascii="Verdana" w:hAnsi="Verdana"/>
          <w:color w:val="363435"/>
          <w:sz w:val="20"/>
          <w:szCs w:val="20"/>
        </w:rPr>
        <w:t>or</w:t>
      </w:r>
      <w:r w:rsidRPr="00F90487">
        <w:rPr>
          <w:rFonts w:ascii="Verdana" w:hAnsi="Verdana"/>
          <w:color w:val="363435"/>
          <w:spacing w:val="4"/>
          <w:sz w:val="20"/>
          <w:szCs w:val="20"/>
        </w:rPr>
        <w:t xml:space="preserve"> </w:t>
      </w:r>
      <w:r w:rsidRPr="00F90487">
        <w:rPr>
          <w:rFonts w:ascii="Verdana" w:hAnsi="Verdana"/>
          <w:color w:val="363435"/>
          <w:sz w:val="20"/>
          <w:szCs w:val="20"/>
        </w:rPr>
        <w:t>in the</w:t>
      </w:r>
      <w:r w:rsidRPr="00F90487">
        <w:rPr>
          <w:rFonts w:ascii="Verdana" w:hAnsi="Verdana"/>
          <w:color w:val="363435"/>
          <w:spacing w:val="1"/>
          <w:sz w:val="20"/>
          <w:szCs w:val="20"/>
        </w:rPr>
        <w:t xml:space="preserve"> </w:t>
      </w:r>
      <w:r w:rsidRPr="00F90487">
        <w:rPr>
          <w:rFonts w:ascii="Verdana" w:hAnsi="Verdana"/>
          <w:color w:val="363435"/>
          <w:spacing w:val="-3"/>
          <w:sz w:val="20"/>
          <w:szCs w:val="20"/>
        </w:rPr>
        <w:t>c</w:t>
      </w:r>
      <w:r w:rsidRPr="00F90487">
        <w:rPr>
          <w:rFonts w:ascii="Verdana" w:hAnsi="Verdana"/>
          <w:color w:val="363435"/>
          <w:sz w:val="20"/>
          <w:szCs w:val="20"/>
        </w:rPr>
        <w:t>oun</w:t>
      </w:r>
      <w:r w:rsidRPr="00F90487">
        <w:rPr>
          <w:rFonts w:ascii="Verdana" w:hAnsi="Verdana"/>
          <w:color w:val="363435"/>
          <w:spacing w:val="1"/>
          <w:sz w:val="20"/>
          <w:szCs w:val="20"/>
        </w:rPr>
        <w:t>t</w:t>
      </w:r>
      <w:r w:rsidRPr="00F90487">
        <w:rPr>
          <w:rFonts w:ascii="Verdana" w:hAnsi="Verdana"/>
          <w:color w:val="363435"/>
          <w:spacing w:val="6"/>
          <w:sz w:val="20"/>
          <w:szCs w:val="20"/>
        </w:rPr>
        <w:t>r</w:t>
      </w:r>
      <w:r w:rsidRPr="00F90487">
        <w:rPr>
          <w:rFonts w:ascii="Verdana" w:hAnsi="Verdana"/>
          <w:color w:val="363435"/>
          <w:spacing w:val="-15"/>
          <w:sz w:val="20"/>
          <w:szCs w:val="20"/>
        </w:rPr>
        <w:t>y</w:t>
      </w:r>
      <w:r w:rsidRPr="00F90487">
        <w:rPr>
          <w:rFonts w:ascii="Verdana" w:hAnsi="Verdana"/>
          <w:color w:val="363435"/>
          <w:sz w:val="20"/>
          <w:szCs w:val="20"/>
        </w:rPr>
        <w:t>,</w:t>
      </w:r>
      <w:r w:rsidRPr="00F90487">
        <w:rPr>
          <w:rFonts w:ascii="Verdana" w:hAnsi="Verdana"/>
          <w:color w:val="363435"/>
          <w:spacing w:val="-4"/>
          <w:sz w:val="20"/>
          <w:szCs w:val="20"/>
        </w:rPr>
        <w:t xml:space="preserve"> </w:t>
      </w:r>
      <w:r w:rsidRPr="00F90487">
        <w:rPr>
          <w:rFonts w:ascii="Verdana" w:hAnsi="Verdana"/>
          <w:color w:val="363435"/>
          <w:sz w:val="20"/>
          <w:szCs w:val="20"/>
        </w:rPr>
        <w:t>on</w:t>
      </w:r>
      <w:r w:rsidRPr="00F90487">
        <w:rPr>
          <w:rFonts w:ascii="Verdana" w:hAnsi="Verdana"/>
          <w:color w:val="363435"/>
          <w:spacing w:val="6"/>
          <w:sz w:val="20"/>
          <w:szCs w:val="20"/>
        </w:rPr>
        <w:t xml:space="preserve"> </w:t>
      </w:r>
      <w:r w:rsidRPr="00F90487">
        <w:rPr>
          <w:rFonts w:ascii="Verdana" w:hAnsi="Verdana"/>
          <w:color w:val="363435"/>
          <w:w w:val="96"/>
          <w:sz w:val="20"/>
          <w:szCs w:val="20"/>
        </w:rPr>
        <w:t>esta</w:t>
      </w:r>
      <w:r w:rsidRPr="00F90487">
        <w:rPr>
          <w:rFonts w:ascii="Verdana" w:hAnsi="Verdana"/>
          <w:color w:val="363435"/>
          <w:spacing w:val="-2"/>
          <w:w w:val="96"/>
          <w:sz w:val="20"/>
          <w:szCs w:val="20"/>
        </w:rPr>
        <w:t>t</w:t>
      </w:r>
      <w:r w:rsidRPr="00F90487">
        <w:rPr>
          <w:rFonts w:ascii="Verdana" w:hAnsi="Verdana"/>
          <w:color w:val="363435"/>
          <w:w w:val="96"/>
          <w:sz w:val="20"/>
          <w:szCs w:val="20"/>
        </w:rPr>
        <w:t>es,</w:t>
      </w:r>
      <w:r w:rsidRPr="00F90487">
        <w:rPr>
          <w:rFonts w:ascii="Verdana" w:hAnsi="Verdana"/>
          <w:color w:val="363435"/>
          <w:spacing w:val="-6"/>
          <w:w w:val="96"/>
          <w:sz w:val="20"/>
          <w:szCs w:val="20"/>
        </w:rPr>
        <w:t xml:space="preserve"> </w:t>
      </w:r>
      <w:r w:rsidRPr="00F90487">
        <w:rPr>
          <w:rFonts w:ascii="Verdana" w:hAnsi="Verdana"/>
          <w:color w:val="363435"/>
          <w:sz w:val="20"/>
          <w:szCs w:val="20"/>
        </w:rPr>
        <w:t xml:space="preserve">in </w:t>
      </w:r>
      <w:r w:rsidRPr="00F90487">
        <w:rPr>
          <w:rFonts w:ascii="Verdana" w:hAnsi="Verdana"/>
          <w:color w:val="363435"/>
          <w:spacing w:val="2"/>
          <w:sz w:val="20"/>
          <w:szCs w:val="20"/>
        </w:rPr>
        <w:t>g</w:t>
      </w:r>
      <w:r w:rsidRPr="00F90487">
        <w:rPr>
          <w:rFonts w:ascii="Verdana" w:hAnsi="Verdana"/>
          <w:color w:val="363435"/>
          <w:spacing w:val="-3"/>
          <w:sz w:val="20"/>
          <w:szCs w:val="20"/>
        </w:rPr>
        <w:t>r</w:t>
      </w:r>
      <w:r w:rsidRPr="00F90487">
        <w:rPr>
          <w:rFonts w:ascii="Verdana" w:hAnsi="Verdana"/>
          <w:color w:val="363435"/>
          <w:sz w:val="20"/>
          <w:szCs w:val="20"/>
        </w:rPr>
        <w:t>oups</w:t>
      </w:r>
      <w:r w:rsidRPr="00F90487">
        <w:rPr>
          <w:rFonts w:ascii="Verdana" w:hAnsi="Verdana"/>
          <w:color w:val="363435"/>
          <w:spacing w:val="-1"/>
          <w:sz w:val="20"/>
          <w:szCs w:val="20"/>
        </w:rPr>
        <w:t xml:space="preserve"> </w:t>
      </w:r>
      <w:r w:rsidRPr="00F90487">
        <w:rPr>
          <w:rFonts w:ascii="Verdana" w:hAnsi="Verdana"/>
          <w:color w:val="363435"/>
          <w:sz w:val="20"/>
          <w:szCs w:val="20"/>
        </w:rPr>
        <w:t>or</w:t>
      </w:r>
      <w:r w:rsidRPr="00F90487">
        <w:rPr>
          <w:rFonts w:ascii="Verdana" w:hAnsi="Verdana"/>
          <w:color w:val="363435"/>
          <w:spacing w:val="4"/>
          <w:sz w:val="20"/>
          <w:szCs w:val="20"/>
        </w:rPr>
        <w:t xml:space="preserve"> </w:t>
      </w:r>
      <w:r w:rsidRPr="00F90487">
        <w:rPr>
          <w:rFonts w:ascii="Verdana" w:hAnsi="Verdana"/>
          <w:color w:val="363435"/>
          <w:sz w:val="20"/>
          <w:szCs w:val="20"/>
        </w:rPr>
        <w:t>on</w:t>
      </w:r>
      <w:r w:rsidRPr="00F90487">
        <w:rPr>
          <w:rFonts w:ascii="Verdana" w:hAnsi="Verdana"/>
          <w:color w:val="363435"/>
          <w:spacing w:val="6"/>
          <w:sz w:val="20"/>
          <w:szCs w:val="20"/>
        </w:rPr>
        <w:t xml:space="preserve"> </w:t>
      </w:r>
      <w:r w:rsidRPr="00F90487">
        <w:rPr>
          <w:rFonts w:ascii="Verdana" w:hAnsi="Verdana"/>
          <w:color w:val="363435"/>
          <w:sz w:val="20"/>
          <w:szCs w:val="20"/>
        </w:rPr>
        <w:t>their</w:t>
      </w:r>
      <w:r w:rsidRPr="00F90487">
        <w:rPr>
          <w:rFonts w:ascii="Verdana" w:hAnsi="Verdana"/>
          <w:color w:val="363435"/>
          <w:spacing w:val="5"/>
          <w:sz w:val="20"/>
          <w:szCs w:val="20"/>
        </w:rPr>
        <w:t xml:space="preserve"> </w:t>
      </w:r>
      <w:r w:rsidRPr="00F90487">
        <w:rPr>
          <w:rFonts w:ascii="Verdana" w:hAnsi="Verdana"/>
          <w:color w:val="363435"/>
          <w:spacing w:val="-4"/>
          <w:sz w:val="20"/>
          <w:szCs w:val="20"/>
        </w:rPr>
        <w:t>o</w:t>
      </w:r>
      <w:r w:rsidRPr="00F90487">
        <w:rPr>
          <w:rFonts w:ascii="Verdana" w:hAnsi="Verdana"/>
          <w:color w:val="363435"/>
          <w:spacing w:val="4"/>
          <w:sz w:val="20"/>
          <w:szCs w:val="20"/>
        </w:rPr>
        <w:t>w</w:t>
      </w:r>
      <w:r w:rsidRPr="00F90487">
        <w:rPr>
          <w:rFonts w:ascii="Verdana" w:hAnsi="Verdana"/>
          <w:color w:val="363435"/>
          <w:sz w:val="20"/>
          <w:szCs w:val="20"/>
        </w:rPr>
        <w:t>n.</w:t>
      </w:r>
      <w:r w:rsidRPr="00F90487">
        <w:rPr>
          <w:rFonts w:ascii="Verdana" w:hAnsi="Verdana"/>
          <w:color w:val="363435"/>
          <w:spacing w:val="-14"/>
          <w:sz w:val="20"/>
          <w:szCs w:val="20"/>
        </w:rPr>
        <w:t xml:space="preserve"> </w:t>
      </w:r>
      <w:r w:rsidRPr="00F90487">
        <w:rPr>
          <w:rFonts w:ascii="Verdana" w:hAnsi="Verdana"/>
          <w:color w:val="363435"/>
          <w:spacing w:val="-3"/>
          <w:sz w:val="20"/>
          <w:szCs w:val="20"/>
        </w:rPr>
        <w:t>I</w:t>
      </w:r>
      <w:r w:rsidRPr="00F90487">
        <w:rPr>
          <w:rFonts w:ascii="Verdana" w:hAnsi="Verdana"/>
          <w:color w:val="363435"/>
          <w:sz w:val="20"/>
          <w:szCs w:val="20"/>
        </w:rPr>
        <w:t xml:space="preserve">t </w:t>
      </w:r>
      <w:r w:rsidRPr="00F90487">
        <w:rPr>
          <w:rFonts w:ascii="Verdana" w:hAnsi="Verdana"/>
          <w:color w:val="363435"/>
          <w:spacing w:val="-3"/>
          <w:sz w:val="20"/>
          <w:szCs w:val="20"/>
        </w:rPr>
        <w:t>co</w:t>
      </w:r>
      <w:r w:rsidRPr="00F90487">
        <w:rPr>
          <w:rFonts w:ascii="Verdana" w:hAnsi="Verdana"/>
          <w:color w:val="363435"/>
          <w:spacing w:val="-4"/>
          <w:sz w:val="20"/>
          <w:szCs w:val="20"/>
        </w:rPr>
        <w:t>v</w:t>
      </w:r>
      <w:r w:rsidRPr="00F90487">
        <w:rPr>
          <w:rFonts w:ascii="Verdana" w:hAnsi="Verdana"/>
          <w:color w:val="363435"/>
          <w:spacing w:val="-1"/>
          <w:sz w:val="20"/>
          <w:szCs w:val="20"/>
        </w:rPr>
        <w:t>e</w:t>
      </w:r>
      <w:r w:rsidRPr="00F90487">
        <w:rPr>
          <w:rFonts w:ascii="Verdana" w:hAnsi="Verdana"/>
          <w:color w:val="363435"/>
          <w:sz w:val="20"/>
          <w:szCs w:val="20"/>
        </w:rPr>
        <w:t>rs</w:t>
      </w:r>
      <w:r w:rsidRPr="00F90487">
        <w:rPr>
          <w:rFonts w:ascii="Verdana" w:hAnsi="Verdana"/>
          <w:color w:val="363435"/>
          <w:spacing w:val="-17"/>
          <w:sz w:val="20"/>
          <w:szCs w:val="20"/>
        </w:rPr>
        <w:t xml:space="preserve"> </w:t>
      </w:r>
      <w:r w:rsidRPr="00F90487">
        <w:rPr>
          <w:rFonts w:ascii="Verdana" w:hAnsi="Verdana"/>
          <w:color w:val="363435"/>
          <w:sz w:val="20"/>
          <w:szCs w:val="20"/>
        </w:rPr>
        <w:t>all</w:t>
      </w:r>
      <w:r w:rsidRPr="00F90487">
        <w:rPr>
          <w:rFonts w:ascii="Verdana" w:hAnsi="Verdana"/>
          <w:color w:val="363435"/>
          <w:spacing w:val="-19"/>
          <w:sz w:val="20"/>
          <w:szCs w:val="20"/>
        </w:rPr>
        <w:t xml:space="preserve"> </w:t>
      </w:r>
      <w:r w:rsidRPr="00F90487">
        <w:rPr>
          <w:rFonts w:ascii="Verdana" w:hAnsi="Verdana"/>
          <w:color w:val="363435"/>
          <w:sz w:val="20"/>
          <w:szCs w:val="20"/>
        </w:rPr>
        <w:t>lengths</w:t>
      </w:r>
      <w:r w:rsidRPr="00F90487">
        <w:rPr>
          <w:rFonts w:ascii="Verdana" w:hAnsi="Verdana"/>
          <w:color w:val="363435"/>
          <w:spacing w:val="-13"/>
          <w:sz w:val="20"/>
          <w:szCs w:val="20"/>
        </w:rPr>
        <w:t xml:space="preserve"> </w:t>
      </w:r>
      <w:r w:rsidRPr="00F90487">
        <w:rPr>
          <w:rFonts w:ascii="Verdana" w:hAnsi="Verdana"/>
          <w:color w:val="363435"/>
          <w:sz w:val="20"/>
          <w:szCs w:val="20"/>
        </w:rPr>
        <w:t>of</w:t>
      </w:r>
      <w:r w:rsidRPr="00F90487">
        <w:rPr>
          <w:rFonts w:ascii="Verdana" w:hAnsi="Verdana"/>
          <w:color w:val="363435"/>
          <w:spacing w:val="-5"/>
          <w:sz w:val="20"/>
          <w:szCs w:val="20"/>
        </w:rPr>
        <w:t xml:space="preserve"> </w:t>
      </w:r>
      <w:r w:rsidRPr="00F90487">
        <w:rPr>
          <w:rFonts w:ascii="Verdana" w:hAnsi="Verdana"/>
          <w:color w:val="363435"/>
          <w:w w:val="93"/>
          <w:sz w:val="20"/>
          <w:szCs w:val="20"/>
        </w:rPr>
        <w:t>leases</w:t>
      </w:r>
      <w:r w:rsidRPr="00F90487">
        <w:rPr>
          <w:rFonts w:ascii="Verdana" w:hAnsi="Verdana"/>
          <w:color w:val="363435"/>
          <w:spacing w:val="-3"/>
          <w:w w:val="93"/>
          <w:sz w:val="20"/>
          <w:szCs w:val="20"/>
        </w:rPr>
        <w:t xml:space="preserve"> </w:t>
      </w:r>
      <w:r w:rsidRPr="00F90487">
        <w:rPr>
          <w:rFonts w:ascii="Verdana" w:hAnsi="Verdana"/>
          <w:color w:val="363435"/>
          <w:sz w:val="20"/>
          <w:szCs w:val="20"/>
        </w:rPr>
        <w:t>and</w:t>
      </w:r>
      <w:r w:rsidRPr="00F90487">
        <w:rPr>
          <w:rFonts w:ascii="Verdana" w:hAnsi="Verdana"/>
          <w:color w:val="363435"/>
          <w:spacing w:val="5"/>
          <w:sz w:val="20"/>
          <w:szCs w:val="20"/>
        </w:rPr>
        <w:t xml:space="preserve"> </w:t>
      </w:r>
      <w:r w:rsidRPr="00F90487">
        <w:rPr>
          <w:rFonts w:ascii="Verdana" w:hAnsi="Verdana"/>
          <w:color w:val="363435"/>
          <w:w w:val="104"/>
          <w:sz w:val="20"/>
          <w:szCs w:val="20"/>
        </w:rPr>
        <w:t>statu</w:t>
      </w:r>
      <w:r w:rsidRPr="00F90487">
        <w:rPr>
          <w:rFonts w:ascii="Verdana" w:hAnsi="Verdana"/>
          <w:color w:val="363435"/>
          <w:spacing w:val="-2"/>
          <w:w w:val="104"/>
          <w:sz w:val="20"/>
          <w:szCs w:val="20"/>
        </w:rPr>
        <w:t>t</w:t>
      </w:r>
      <w:r w:rsidRPr="00F90487">
        <w:rPr>
          <w:rFonts w:ascii="Verdana" w:hAnsi="Verdana"/>
          <w:color w:val="363435"/>
          <w:w w:val="106"/>
          <w:sz w:val="20"/>
          <w:szCs w:val="20"/>
        </w:rPr>
        <w:t>o</w:t>
      </w:r>
      <w:r w:rsidRPr="00F90487">
        <w:rPr>
          <w:rFonts w:ascii="Verdana" w:hAnsi="Verdana"/>
          <w:color w:val="363435"/>
          <w:spacing w:val="6"/>
          <w:w w:val="106"/>
          <w:sz w:val="20"/>
          <w:szCs w:val="20"/>
        </w:rPr>
        <w:t>r</w:t>
      </w:r>
      <w:r w:rsidRPr="00F90487">
        <w:rPr>
          <w:rFonts w:ascii="Verdana" w:hAnsi="Verdana"/>
          <w:color w:val="363435"/>
          <w:w w:val="89"/>
          <w:sz w:val="20"/>
          <w:szCs w:val="20"/>
        </w:rPr>
        <w:t>y</w:t>
      </w:r>
      <w:r w:rsidRPr="00F90487">
        <w:rPr>
          <w:rFonts w:ascii="Verdana" w:hAnsi="Verdana"/>
          <w:color w:val="363435"/>
          <w:spacing w:val="-7"/>
          <w:sz w:val="20"/>
          <w:szCs w:val="20"/>
        </w:rPr>
        <w:t xml:space="preserve"> </w:t>
      </w:r>
      <w:r w:rsidRPr="00F90487">
        <w:rPr>
          <w:rFonts w:ascii="Verdana" w:hAnsi="Verdana"/>
          <w:color w:val="363435"/>
          <w:spacing w:val="-2"/>
          <w:sz w:val="20"/>
          <w:szCs w:val="20"/>
        </w:rPr>
        <w:t>t</w:t>
      </w:r>
      <w:r w:rsidRPr="00F90487">
        <w:rPr>
          <w:rFonts w:ascii="Verdana" w:hAnsi="Verdana"/>
          <w:color w:val="363435"/>
          <w:spacing w:val="-1"/>
          <w:sz w:val="20"/>
          <w:szCs w:val="20"/>
        </w:rPr>
        <w:t>e</w:t>
      </w:r>
      <w:r w:rsidRPr="00F90487">
        <w:rPr>
          <w:rFonts w:ascii="Verdana" w:hAnsi="Verdana"/>
          <w:color w:val="363435"/>
          <w:sz w:val="20"/>
          <w:szCs w:val="20"/>
        </w:rPr>
        <w:t>nancies</w:t>
      </w:r>
      <w:r w:rsidRPr="00F90487">
        <w:rPr>
          <w:rFonts w:ascii="Verdana" w:hAnsi="Verdana"/>
          <w:color w:val="363435"/>
          <w:spacing w:val="-12"/>
          <w:sz w:val="20"/>
          <w:szCs w:val="20"/>
        </w:rPr>
        <w:t xml:space="preserve"> </w:t>
      </w:r>
      <w:r w:rsidRPr="00F90487">
        <w:rPr>
          <w:rFonts w:ascii="Verdana" w:hAnsi="Verdana"/>
          <w:color w:val="363435"/>
          <w:sz w:val="20"/>
          <w:szCs w:val="20"/>
        </w:rPr>
        <w:t>whe</w:t>
      </w:r>
      <w:r w:rsidRPr="00F90487">
        <w:rPr>
          <w:rFonts w:ascii="Verdana" w:hAnsi="Verdana"/>
          <w:color w:val="363435"/>
          <w:spacing w:val="-3"/>
          <w:sz w:val="20"/>
          <w:szCs w:val="20"/>
        </w:rPr>
        <w:t>r</w:t>
      </w:r>
      <w:r w:rsidRPr="00F90487">
        <w:rPr>
          <w:rFonts w:ascii="Verdana" w:hAnsi="Verdana"/>
          <w:color w:val="363435"/>
          <w:sz w:val="20"/>
          <w:szCs w:val="20"/>
        </w:rPr>
        <w:t>e</w:t>
      </w:r>
      <w:r w:rsidRPr="00F90487">
        <w:rPr>
          <w:rFonts w:ascii="Verdana" w:hAnsi="Verdana"/>
          <w:color w:val="363435"/>
          <w:spacing w:val="-12"/>
          <w:sz w:val="20"/>
          <w:szCs w:val="20"/>
        </w:rPr>
        <w:t xml:space="preserve"> </w:t>
      </w:r>
      <w:r w:rsidRPr="00F90487">
        <w:rPr>
          <w:rFonts w:ascii="Verdana" w:hAnsi="Verdana"/>
          <w:color w:val="363435"/>
          <w:w w:val="97"/>
          <w:sz w:val="20"/>
          <w:szCs w:val="20"/>
        </w:rPr>
        <w:t>va</w:t>
      </w:r>
      <w:r w:rsidRPr="00F90487">
        <w:rPr>
          <w:rFonts w:ascii="Verdana" w:hAnsi="Verdana"/>
          <w:color w:val="363435"/>
          <w:spacing w:val="3"/>
          <w:w w:val="97"/>
          <w:sz w:val="20"/>
          <w:szCs w:val="20"/>
        </w:rPr>
        <w:t>r</w:t>
      </w:r>
      <w:r w:rsidRPr="00F90487">
        <w:rPr>
          <w:rFonts w:ascii="Verdana" w:hAnsi="Verdana"/>
          <w:color w:val="363435"/>
          <w:w w:val="97"/>
          <w:sz w:val="20"/>
          <w:szCs w:val="20"/>
        </w:rPr>
        <w:t>iable</w:t>
      </w:r>
      <w:r w:rsidRPr="00F90487">
        <w:rPr>
          <w:rFonts w:ascii="Verdana" w:hAnsi="Verdana"/>
          <w:color w:val="363435"/>
          <w:spacing w:val="-2"/>
          <w:w w:val="97"/>
          <w:sz w:val="20"/>
          <w:szCs w:val="20"/>
        </w:rPr>
        <w:t xml:space="preserve"> </w:t>
      </w:r>
      <w:r w:rsidRPr="00F90487">
        <w:rPr>
          <w:rFonts w:ascii="Verdana" w:hAnsi="Verdana"/>
          <w:color w:val="363435"/>
          <w:w w:val="97"/>
          <w:sz w:val="20"/>
          <w:szCs w:val="20"/>
        </w:rPr>
        <w:t>se</w:t>
      </w:r>
      <w:r w:rsidRPr="00F90487">
        <w:rPr>
          <w:rFonts w:ascii="Verdana" w:hAnsi="Verdana"/>
          <w:color w:val="363435"/>
          <w:spacing w:val="5"/>
          <w:w w:val="97"/>
          <w:sz w:val="20"/>
          <w:szCs w:val="20"/>
        </w:rPr>
        <w:t>r</w:t>
      </w:r>
      <w:r w:rsidRPr="00F90487">
        <w:rPr>
          <w:rFonts w:ascii="Verdana" w:hAnsi="Verdana"/>
          <w:color w:val="363435"/>
          <w:spacing w:val="4"/>
          <w:w w:val="97"/>
          <w:sz w:val="20"/>
          <w:szCs w:val="20"/>
        </w:rPr>
        <w:t>v</w:t>
      </w:r>
      <w:r w:rsidRPr="00F90487">
        <w:rPr>
          <w:rFonts w:ascii="Verdana" w:hAnsi="Verdana"/>
          <w:color w:val="363435"/>
          <w:w w:val="97"/>
          <w:sz w:val="20"/>
          <w:szCs w:val="20"/>
        </w:rPr>
        <w:t>i</w:t>
      </w:r>
      <w:r w:rsidRPr="00F90487">
        <w:rPr>
          <w:rFonts w:ascii="Verdana" w:hAnsi="Verdana"/>
          <w:color w:val="363435"/>
          <w:spacing w:val="-3"/>
          <w:w w:val="97"/>
          <w:sz w:val="20"/>
          <w:szCs w:val="20"/>
        </w:rPr>
        <w:t>c</w:t>
      </w:r>
      <w:r w:rsidRPr="00F90487">
        <w:rPr>
          <w:rFonts w:ascii="Verdana" w:hAnsi="Verdana"/>
          <w:color w:val="363435"/>
          <w:w w:val="97"/>
          <w:sz w:val="20"/>
          <w:szCs w:val="20"/>
        </w:rPr>
        <w:t>e</w:t>
      </w:r>
      <w:r w:rsidRPr="00F90487">
        <w:rPr>
          <w:rFonts w:ascii="Verdana" w:hAnsi="Verdana"/>
          <w:color w:val="363435"/>
          <w:spacing w:val="-4"/>
          <w:w w:val="97"/>
          <w:sz w:val="20"/>
          <w:szCs w:val="20"/>
        </w:rPr>
        <w:t xml:space="preserve"> </w:t>
      </w:r>
      <w:r w:rsidRPr="00F90487">
        <w:rPr>
          <w:rFonts w:ascii="Verdana" w:hAnsi="Verdana"/>
          <w:color w:val="363435"/>
          <w:spacing w:val="-2"/>
          <w:w w:val="97"/>
          <w:sz w:val="20"/>
          <w:szCs w:val="20"/>
        </w:rPr>
        <w:t>c</w:t>
      </w:r>
      <w:r w:rsidRPr="00F90487">
        <w:rPr>
          <w:rFonts w:ascii="Verdana" w:hAnsi="Verdana"/>
          <w:color w:val="363435"/>
          <w:w w:val="97"/>
          <w:sz w:val="20"/>
          <w:szCs w:val="20"/>
        </w:rPr>
        <w:t>harges</w:t>
      </w:r>
      <w:r w:rsidRPr="00F90487">
        <w:rPr>
          <w:rFonts w:ascii="Verdana" w:hAnsi="Verdana"/>
          <w:color w:val="363435"/>
          <w:spacing w:val="-3"/>
          <w:w w:val="97"/>
          <w:sz w:val="20"/>
          <w:szCs w:val="20"/>
        </w:rPr>
        <w:t xml:space="preserve"> </w:t>
      </w:r>
      <w:r w:rsidRPr="00F90487">
        <w:rPr>
          <w:rFonts w:ascii="Verdana" w:hAnsi="Verdana"/>
          <w:color w:val="363435"/>
          <w:sz w:val="20"/>
          <w:szCs w:val="20"/>
        </w:rPr>
        <w:t>a</w:t>
      </w:r>
      <w:r w:rsidRPr="00F90487">
        <w:rPr>
          <w:rFonts w:ascii="Verdana" w:hAnsi="Verdana"/>
          <w:color w:val="363435"/>
          <w:spacing w:val="-3"/>
          <w:sz w:val="20"/>
          <w:szCs w:val="20"/>
        </w:rPr>
        <w:t>r</w:t>
      </w:r>
      <w:r w:rsidRPr="00F90487">
        <w:rPr>
          <w:rFonts w:ascii="Verdana" w:hAnsi="Verdana"/>
          <w:color w:val="363435"/>
          <w:sz w:val="20"/>
          <w:szCs w:val="20"/>
        </w:rPr>
        <w:t>e</w:t>
      </w:r>
      <w:r w:rsidRPr="00F90487">
        <w:rPr>
          <w:rFonts w:ascii="Verdana" w:hAnsi="Verdana"/>
          <w:color w:val="363435"/>
          <w:spacing w:val="-10"/>
          <w:sz w:val="20"/>
          <w:szCs w:val="20"/>
        </w:rPr>
        <w:t xml:space="preserve"> </w:t>
      </w:r>
      <w:r w:rsidRPr="00F90487">
        <w:rPr>
          <w:rFonts w:ascii="Verdana" w:hAnsi="Verdana"/>
          <w:color w:val="363435"/>
          <w:w w:val="97"/>
          <w:sz w:val="20"/>
          <w:szCs w:val="20"/>
        </w:rPr>
        <w:t>p</w:t>
      </w:r>
      <w:r w:rsidRPr="00F90487">
        <w:rPr>
          <w:rFonts w:ascii="Verdana" w:hAnsi="Verdana"/>
          <w:color w:val="363435"/>
          <w:spacing w:val="-4"/>
          <w:w w:val="97"/>
          <w:sz w:val="20"/>
          <w:szCs w:val="20"/>
        </w:rPr>
        <w:t>a</w:t>
      </w:r>
      <w:r w:rsidRPr="00F90487">
        <w:rPr>
          <w:rFonts w:ascii="Verdana" w:hAnsi="Verdana"/>
          <w:color w:val="363435"/>
          <w:spacing w:val="-2"/>
          <w:w w:val="97"/>
          <w:sz w:val="20"/>
          <w:szCs w:val="20"/>
        </w:rPr>
        <w:t>y</w:t>
      </w:r>
      <w:r w:rsidRPr="00F90487">
        <w:rPr>
          <w:rFonts w:ascii="Verdana" w:hAnsi="Verdana"/>
          <w:color w:val="363435"/>
          <w:w w:val="97"/>
          <w:sz w:val="20"/>
          <w:szCs w:val="20"/>
        </w:rPr>
        <w:t>able.</w:t>
      </w:r>
      <w:r w:rsidRPr="00F90487">
        <w:rPr>
          <w:rFonts w:ascii="Verdana" w:hAnsi="Verdana"/>
          <w:color w:val="363435"/>
          <w:spacing w:val="-12"/>
          <w:w w:val="97"/>
          <w:sz w:val="20"/>
          <w:szCs w:val="20"/>
        </w:rPr>
        <w:t xml:space="preserve"> </w:t>
      </w:r>
      <w:bookmarkEnd w:id="0"/>
      <w:r w:rsidR="00DB6230" w:rsidRPr="00B34AA7">
        <w:rPr>
          <w:rFonts w:ascii="Verdana" w:hAnsi="Verdana" w:cs="Minion-Regular"/>
          <w:bCs/>
          <w:sz w:val="20"/>
          <w:szCs w:val="20"/>
        </w:rPr>
        <w:t>The Code does not apply where the landlord is a</w:t>
      </w:r>
      <w:r w:rsidR="009635BA">
        <w:rPr>
          <w:rFonts w:ascii="Verdana" w:hAnsi="Verdana" w:cs="Minion-Regular"/>
          <w:bCs/>
          <w:sz w:val="20"/>
          <w:szCs w:val="20"/>
        </w:rPr>
        <w:t xml:space="preserve"> public sector authority, or a registered social l</w:t>
      </w:r>
      <w:r w:rsidR="00DB6230" w:rsidRPr="00B34AA7">
        <w:rPr>
          <w:rFonts w:ascii="Verdana" w:hAnsi="Verdana" w:cs="Minion-Regular"/>
          <w:bCs/>
          <w:sz w:val="20"/>
          <w:szCs w:val="20"/>
        </w:rPr>
        <w:t xml:space="preserve">andlord, but it does apply where a public sector authority or </w:t>
      </w:r>
      <w:r w:rsidR="009635BA">
        <w:rPr>
          <w:rFonts w:ascii="Verdana" w:hAnsi="Verdana" w:cs="Minion-Regular"/>
          <w:bCs/>
          <w:sz w:val="20"/>
          <w:szCs w:val="20"/>
        </w:rPr>
        <w:t>r</w:t>
      </w:r>
      <w:r w:rsidR="00DB6230" w:rsidRPr="00B34AA7">
        <w:rPr>
          <w:rFonts w:ascii="Verdana" w:hAnsi="Verdana" w:cs="Minion-Regular"/>
          <w:bCs/>
          <w:sz w:val="20"/>
          <w:szCs w:val="20"/>
        </w:rPr>
        <w:t xml:space="preserve">egistered </w:t>
      </w:r>
      <w:r w:rsidR="009635BA">
        <w:rPr>
          <w:rFonts w:ascii="Verdana" w:hAnsi="Verdana" w:cs="Minion-Regular"/>
          <w:bCs/>
          <w:sz w:val="20"/>
          <w:szCs w:val="20"/>
        </w:rPr>
        <w:t>s</w:t>
      </w:r>
      <w:r w:rsidR="00DB6230" w:rsidRPr="00B34AA7">
        <w:rPr>
          <w:rFonts w:ascii="Verdana" w:hAnsi="Verdana" w:cs="Minion-Regular"/>
          <w:bCs/>
          <w:sz w:val="20"/>
          <w:szCs w:val="20"/>
        </w:rPr>
        <w:t xml:space="preserve">ocial </w:t>
      </w:r>
      <w:r w:rsidR="009635BA">
        <w:rPr>
          <w:rFonts w:ascii="Verdana" w:hAnsi="Verdana" w:cs="Minion-Regular"/>
          <w:bCs/>
          <w:sz w:val="20"/>
          <w:szCs w:val="20"/>
        </w:rPr>
        <w:t>l</w:t>
      </w:r>
      <w:r w:rsidR="00DB6230" w:rsidRPr="00B34AA7">
        <w:rPr>
          <w:rFonts w:ascii="Verdana" w:hAnsi="Verdana" w:cs="Minion-Regular"/>
          <w:bCs/>
          <w:sz w:val="20"/>
          <w:szCs w:val="20"/>
        </w:rPr>
        <w:t>andlord is an agent managing for a private sector owner.</w:t>
      </w:r>
    </w:p>
    <w:p w14:paraId="16090477" w14:textId="77777777" w:rsidR="00DB6230" w:rsidRPr="00DB6230" w:rsidRDefault="00DB6230" w:rsidP="00DB6230">
      <w:pPr>
        <w:pStyle w:val="CommentText"/>
        <w:spacing w:after="0"/>
        <w:rPr>
          <w:lang w:val="en-GB"/>
        </w:rPr>
      </w:pPr>
    </w:p>
    <w:p w14:paraId="72FD197A" w14:textId="0D03313E" w:rsidR="00DB6230" w:rsidRDefault="00DB6230" w:rsidP="00DB6230">
      <w:pPr>
        <w:pStyle w:val="CommentText"/>
        <w:spacing w:after="0"/>
      </w:pPr>
      <w:r w:rsidRPr="00DB6230">
        <w:rPr>
          <w:rFonts w:ascii="Verdana" w:hAnsi="Verdana"/>
          <w:lang w:val="en-GB"/>
        </w:rPr>
        <w:t>In this Code, whenever</w:t>
      </w:r>
      <w:r>
        <w:rPr>
          <w:rFonts w:ascii="Verdana" w:hAnsi="Verdana"/>
          <w:lang w:val="en-GB"/>
        </w:rPr>
        <w:t xml:space="preserve"> a statutory reference is given, there is a legal obligation to act in accordance with the statute</w:t>
      </w:r>
      <w:r w:rsidR="00795F63" w:rsidRPr="00280E05">
        <w:rPr>
          <w:rFonts w:ascii="Verdana" w:hAnsi="Verdana"/>
        </w:rPr>
        <w:t xml:space="preserve"> (see 1.1)</w:t>
      </w:r>
      <w:r w:rsidR="004458B7">
        <w:rPr>
          <w:rFonts w:ascii="Verdana" w:hAnsi="Verdana"/>
        </w:rPr>
        <w:t>.</w:t>
      </w:r>
      <w:r w:rsidR="00000DD2">
        <w:rPr>
          <w:rFonts w:ascii="Verdana" w:hAnsi="Verdana"/>
        </w:rPr>
        <w:t xml:space="preserve"> Where appropriate, statutory references are provided at the end of each section or paragraph.</w:t>
      </w:r>
    </w:p>
    <w:p w14:paraId="72C74BC3" w14:textId="77777777" w:rsidR="00450E14" w:rsidRDefault="00450E14" w:rsidP="00DB6230">
      <w:pPr>
        <w:pStyle w:val="CommentText"/>
        <w:spacing w:after="0"/>
      </w:pPr>
    </w:p>
    <w:p w14:paraId="62B26E26" w14:textId="77777777" w:rsidR="00450E14" w:rsidRPr="00450E14" w:rsidRDefault="00450E14" w:rsidP="00EE0CC4">
      <w:pPr>
        <w:rPr>
          <w:rFonts w:ascii="Verdana" w:hAnsi="Verdana"/>
        </w:rPr>
      </w:pPr>
      <w:r w:rsidRPr="00EE0CC4">
        <w:rPr>
          <w:rFonts w:ascii="Verdana" w:hAnsi="Verdana"/>
          <w:sz w:val="20"/>
          <w:szCs w:val="20"/>
        </w:rPr>
        <w:t>The references to a statute or statutory instrument are to be taken as being a reference to it as amended by any subsequent Act or instrument.</w:t>
      </w:r>
    </w:p>
    <w:p w14:paraId="7238A0D0" w14:textId="77777777" w:rsidR="00DB6230" w:rsidRDefault="00DB6230" w:rsidP="00DB6230">
      <w:pPr>
        <w:pStyle w:val="CommentText"/>
        <w:spacing w:after="0"/>
        <w:rPr>
          <w:rFonts w:ascii="Verdana" w:hAnsi="Verdana"/>
          <w:lang w:val="en-GB"/>
        </w:rPr>
      </w:pPr>
    </w:p>
    <w:p w14:paraId="017E32D1" w14:textId="77777777" w:rsidR="00483D79" w:rsidRDefault="00DB6230" w:rsidP="00DB6230">
      <w:pPr>
        <w:pStyle w:val="CommentText"/>
        <w:spacing w:after="0"/>
        <w:rPr>
          <w:rFonts w:ascii="Verdana" w:hAnsi="Verdana"/>
          <w:lang w:val="en-GB"/>
        </w:rPr>
      </w:pPr>
      <w:r>
        <w:rPr>
          <w:rFonts w:ascii="Verdana" w:hAnsi="Verdana"/>
          <w:lang w:val="en-GB"/>
        </w:rPr>
        <w:t xml:space="preserve">In considering the guidance given, factors </w:t>
      </w:r>
      <w:r w:rsidR="00996C95">
        <w:rPr>
          <w:rFonts w:ascii="Verdana" w:hAnsi="Verdana"/>
          <w:lang w:val="en-GB"/>
        </w:rPr>
        <w:t xml:space="preserve">such </w:t>
      </w:r>
      <w:r>
        <w:rPr>
          <w:rFonts w:ascii="Verdana" w:hAnsi="Verdana"/>
          <w:lang w:val="en-GB"/>
        </w:rPr>
        <w:t>as the age and location of the property, the terms of occupation, the level of payment for services and the management fee need to be taken into account.</w:t>
      </w:r>
      <w:r w:rsidR="00615983">
        <w:rPr>
          <w:rFonts w:ascii="Verdana" w:hAnsi="Verdana"/>
          <w:lang w:val="en-GB"/>
        </w:rPr>
        <w:t xml:space="preserve"> </w:t>
      </w:r>
      <w:r>
        <w:rPr>
          <w:rFonts w:ascii="Verdana" w:hAnsi="Verdana"/>
          <w:lang w:val="en-GB"/>
        </w:rPr>
        <w:t>Fundamentally, the following should be considered when taking management decisions to reflect this Code</w:t>
      </w:r>
      <w:r w:rsidR="00DE286B">
        <w:rPr>
          <w:rFonts w:ascii="Verdana" w:hAnsi="Verdana"/>
          <w:lang w:val="en-GB"/>
        </w:rPr>
        <w:t>.</w:t>
      </w:r>
      <w:r w:rsidR="00F770CA">
        <w:rPr>
          <w:rFonts w:ascii="Verdana" w:hAnsi="Verdana"/>
          <w:lang w:val="en-GB"/>
        </w:rPr>
        <w:t xml:space="preserve"> </w:t>
      </w:r>
      <w:r w:rsidR="00DE286B">
        <w:rPr>
          <w:rFonts w:ascii="Verdana" w:hAnsi="Verdana"/>
          <w:lang w:val="en-GB"/>
        </w:rPr>
        <w:t>This is not an exhaustive list</w:t>
      </w:r>
      <w:r w:rsidR="003F5F4D">
        <w:rPr>
          <w:rFonts w:ascii="Verdana" w:hAnsi="Verdana"/>
          <w:lang w:val="en-GB"/>
        </w:rPr>
        <w:t>.</w:t>
      </w:r>
      <w:r w:rsidR="00DE286B">
        <w:rPr>
          <w:rFonts w:ascii="Verdana" w:hAnsi="Verdana"/>
          <w:lang w:val="en-GB"/>
        </w:rPr>
        <w:t xml:space="preserve"> </w:t>
      </w:r>
    </w:p>
    <w:p w14:paraId="7BDA05B4" w14:textId="77777777" w:rsidR="00282640" w:rsidRDefault="00282640" w:rsidP="00DB6230">
      <w:pPr>
        <w:pStyle w:val="CommentText"/>
        <w:spacing w:after="0"/>
        <w:rPr>
          <w:rFonts w:ascii="Verdana" w:hAnsi="Verdana"/>
          <w:lang w:val="en-GB"/>
        </w:rPr>
      </w:pPr>
    </w:p>
    <w:p w14:paraId="61703B17" w14:textId="77777777" w:rsidR="00483D79" w:rsidRDefault="00DB6230" w:rsidP="00F00A67">
      <w:pPr>
        <w:pStyle w:val="CommentText"/>
        <w:numPr>
          <w:ilvl w:val="0"/>
          <w:numId w:val="37"/>
        </w:numPr>
        <w:spacing w:after="0"/>
        <w:rPr>
          <w:rFonts w:ascii="Verdana" w:hAnsi="Verdana"/>
          <w:lang w:val="en-GB"/>
        </w:rPr>
      </w:pPr>
      <w:r>
        <w:rPr>
          <w:rFonts w:ascii="Verdana" w:hAnsi="Verdana"/>
          <w:lang w:val="en-GB"/>
        </w:rPr>
        <w:t>statutory requirements</w:t>
      </w:r>
    </w:p>
    <w:p w14:paraId="2997BFEB" w14:textId="77777777" w:rsidR="00483D79" w:rsidRDefault="00DB6230" w:rsidP="00F00A67">
      <w:pPr>
        <w:pStyle w:val="CommentText"/>
        <w:numPr>
          <w:ilvl w:val="0"/>
          <w:numId w:val="37"/>
        </w:numPr>
        <w:spacing w:after="0"/>
        <w:rPr>
          <w:rFonts w:ascii="Verdana" w:hAnsi="Verdana"/>
          <w:lang w:val="en-GB"/>
        </w:rPr>
      </w:pPr>
      <w:r>
        <w:rPr>
          <w:rFonts w:ascii="Verdana" w:hAnsi="Verdana"/>
          <w:lang w:val="en-GB"/>
        </w:rPr>
        <w:t>terms of the lease or tenancy agreement</w:t>
      </w:r>
    </w:p>
    <w:p w14:paraId="3DAA6227" w14:textId="77777777" w:rsidR="00483D79" w:rsidRDefault="00DB6230" w:rsidP="00F00A67">
      <w:pPr>
        <w:pStyle w:val="CommentText"/>
        <w:numPr>
          <w:ilvl w:val="0"/>
          <w:numId w:val="37"/>
        </w:numPr>
        <w:spacing w:after="0"/>
        <w:rPr>
          <w:rFonts w:ascii="Verdana" w:hAnsi="Verdana"/>
          <w:lang w:val="en-GB"/>
        </w:rPr>
      </w:pPr>
      <w:r>
        <w:rPr>
          <w:rFonts w:ascii="Verdana" w:hAnsi="Verdana"/>
          <w:lang w:val="en-GB"/>
        </w:rPr>
        <w:t>cost effectiveness</w:t>
      </w:r>
    </w:p>
    <w:p w14:paraId="4C844C75" w14:textId="77777777" w:rsidR="00DE286B" w:rsidRDefault="00DE286B" w:rsidP="00F00A67">
      <w:pPr>
        <w:pStyle w:val="CommentText"/>
        <w:numPr>
          <w:ilvl w:val="0"/>
          <w:numId w:val="37"/>
        </w:numPr>
        <w:spacing w:after="0"/>
        <w:rPr>
          <w:rFonts w:ascii="Verdana" w:hAnsi="Verdana"/>
          <w:lang w:val="en-GB"/>
        </w:rPr>
      </w:pPr>
      <w:r>
        <w:rPr>
          <w:rFonts w:ascii="Verdana" w:hAnsi="Verdana"/>
          <w:lang w:val="en-GB"/>
        </w:rPr>
        <w:t>transparency</w:t>
      </w:r>
    </w:p>
    <w:p w14:paraId="0A75F9A0" w14:textId="77777777" w:rsidR="00483D79" w:rsidRDefault="00DB6230" w:rsidP="00F00A67">
      <w:pPr>
        <w:pStyle w:val="CommentText"/>
        <w:numPr>
          <w:ilvl w:val="0"/>
          <w:numId w:val="37"/>
        </w:numPr>
        <w:spacing w:after="0"/>
        <w:rPr>
          <w:rFonts w:ascii="Verdana" w:hAnsi="Verdana"/>
          <w:lang w:val="en-GB"/>
        </w:rPr>
      </w:pPr>
      <w:r>
        <w:rPr>
          <w:rFonts w:ascii="Verdana" w:hAnsi="Verdana"/>
          <w:lang w:val="en-GB"/>
        </w:rPr>
        <w:t>efficiency</w:t>
      </w:r>
    </w:p>
    <w:p w14:paraId="6AF62FC9" w14:textId="77777777" w:rsidR="00483D79" w:rsidRDefault="00DB6230" w:rsidP="00F00A67">
      <w:pPr>
        <w:pStyle w:val="CommentText"/>
        <w:numPr>
          <w:ilvl w:val="0"/>
          <w:numId w:val="37"/>
        </w:numPr>
        <w:spacing w:after="0"/>
        <w:rPr>
          <w:rFonts w:ascii="Verdana" w:hAnsi="Verdana"/>
          <w:lang w:val="en-GB"/>
        </w:rPr>
      </w:pPr>
      <w:r>
        <w:rPr>
          <w:rFonts w:ascii="Verdana" w:hAnsi="Verdana"/>
          <w:lang w:val="en-GB"/>
        </w:rPr>
        <w:lastRenderedPageBreak/>
        <w:t>reasonableness</w:t>
      </w:r>
      <w:r w:rsidR="00483D79">
        <w:rPr>
          <w:rFonts w:ascii="Verdana" w:hAnsi="Verdana"/>
          <w:lang w:val="en-GB"/>
        </w:rPr>
        <w:t>;</w:t>
      </w:r>
      <w:r>
        <w:rPr>
          <w:rFonts w:ascii="Verdana" w:hAnsi="Verdana"/>
          <w:lang w:val="en-GB"/>
        </w:rPr>
        <w:t xml:space="preserve"> and</w:t>
      </w:r>
    </w:p>
    <w:p w14:paraId="019428DC" w14:textId="77777777" w:rsidR="00483D79" w:rsidRDefault="00DB6230" w:rsidP="00F00A67">
      <w:pPr>
        <w:pStyle w:val="CommentText"/>
        <w:numPr>
          <w:ilvl w:val="0"/>
          <w:numId w:val="37"/>
        </w:numPr>
        <w:spacing w:after="0"/>
        <w:rPr>
          <w:rFonts w:ascii="Verdana" w:hAnsi="Verdana"/>
          <w:lang w:val="en-GB"/>
        </w:rPr>
      </w:pPr>
      <w:r>
        <w:rPr>
          <w:rFonts w:ascii="Verdana" w:hAnsi="Verdana"/>
          <w:lang w:val="en-GB"/>
        </w:rPr>
        <w:t>the quality of service.</w:t>
      </w:r>
      <w:r w:rsidR="00615983">
        <w:rPr>
          <w:rFonts w:ascii="Verdana" w:hAnsi="Verdana"/>
          <w:lang w:val="en-GB"/>
        </w:rPr>
        <w:t xml:space="preserve"> </w:t>
      </w:r>
    </w:p>
    <w:p w14:paraId="2BF036B2" w14:textId="77777777" w:rsidR="00B67FC9" w:rsidRDefault="00B67FC9" w:rsidP="00B67FC9">
      <w:pPr>
        <w:pStyle w:val="CommentText"/>
        <w:spacing w:after="0"/>
        <w:ind w:left="720"/>
        <w:rPr>
          <w:rFonts w:ascii="Verdana" w:hAnsi="Verdana"/>
          <w:lang w:val="en-GB"/>
        </w:rPr>
      </w:pPr>
    </w:p>
    <w:p w14:paraId="396F1C0A" w14:textId="6A123920" w:rsidR="00B34AA7" w:rsidRPr="00DB6230" w:rsidRDefault="00DB6230" w:rsidP="00DB6230">
      <w:pPr>
        <w:pStyle w:val="CommentText"/>
        <w:spacing w:after="0"/>
        <w:rPr>
          <w:rFonts w:ascii="Verdana" w:hAnsi="Verdana"/>
          <w:lang w:val="en-GB"/>
        </w:rPr>
      </w:pPr>
      <w:r>
        <w:rPr>
          <w:rFonts w:ascii="Verdana" w:hAnsi="Verdana"/>
          <w:lang w:val="en-GB"/>
        </w:rPr>
        <w:t xml:space="preserve">Whilst compliance with the </w:t>
      </w:r>
      <w:r w:rsidR="00C45D9E">
        <w:rPr>
          <w:rFonts w:ascii="Verdana" w:hAnsi="Verdana"/>
          <w:lang w:val="en-GB"/>
        </w:rPr>
        <w:t xml:space="preserve">best practice </w:t>
      </w:r>
      <w:r>
        <w:rPr>
          <w:rFonts w:ascii="Verdana" w:hAnsi="Verdana"/>
          <w:lang w:val="en-GB"/>
        </w:rPr>
        <w:t>guidance given is not m</w:t>
      </w:r>
      <w:r w:rsidR="009635BA">
        <w:rPr>
          <w:rFonts w:ascii="Verdana" w:hAnsi="Verdana"/>
          <w:lang w:val="en-GB"/>
        </w:rPr>
        <w:t>andatory, managing agents</w:t>
      </w:r>
      <w:r>
        <w:rPr>
          <w:rFonts w:ascii="Verdana" w:hAnsi="Verdana"/>
          <w:lang w:val="en-GB"/>
        </w:rPr>
        <w:t xml:space="preserve"> should be able to justify departures from it.</w:t>
      </w:r>
      <w:r w:rsidR="00615983">
        <w:rPr>
          <w:rFonts w:ascii="Verdana" w:hAnsi="Verdana"/>
          <w:lang w:val="en-GB"/>
        </w:rPr>
        <w:t xml:space="preserve"> </w:t>
      </w:r>
    </w:p>
    <w:p w14:paraId="769374A6" w14:textId="77777777" w:rsidR="00CA07EE" w:rsidRDefault="00CA07EE">
      <w:pPr>
        <w:jc w:val="center"/>
        <w:rPr>
          <w:rFonts w:ascii="Verdana" w:hAnsi="Verdana" w:cs="Minion-Regular"/>
          <w:b/>
          <w:bCs/>
        </w:rPr>
      </w:pPr>
      <w:r>
        <w:rPr>
          <w:rFonts w:ascii="Verdana" w:hAnsi="Verdana" w:cs="Minion-Regular"/>
          <w:b/>
          <w:bCs/>
        </w:rPr>
        <w:br w:type="page"/>
      </w:r>
    </w:p>
    <w:p w14:paraId="11EEF1B4" w14:textId="3C464E3A" w:rsidR="00CA07EE" w:rsidRPr="00F17A42" w:rsidRDefault="00D5063C" w:rsidP="00CA07EE">
      <w:pPr>
        <w:pStyle w:val="Heading1"/>
      </w:pPr>
      <w:r>
        <w:lastRenderedPageBreak/>
        <w:t>RICS guidance notes</w:t>
      </w:r>
    </w:p>
    <w:p w14:paraId="16BB415D" w14:textId="77777777" w:rsidR="00CA07EE" w:rsidRPr="007E2661" w:rsidRDefault="00CA07EE" w:rsidP="00CA07EE">
      <w:pPr>
        <w:autoSpaceDE w:val="0"/>
        <w:autoSpaceDN w:val="0"/>
        <w:adjustRightInd w:val="0"/>
        <w:rPr>
          <w:rFonts w:ascii="Arial" w:hAnsi="Arial" w:cs="Arial"/>
          <w:sz w:val="20"/>
          <w:szCs w:val="20"/>
        </w:rPr>
      </w:pPr>
    </w:p>
    <w:p w14:paraId="28C73E64" w14:textId="77777777" w:rsidR="00CA07EE" w:rsidRPr="007E2661" w:rsidRDefault="00CA07EE" w:rsidP="00CA07EE">
      <w:pPr>
        <w:autoSpaceDE w:val="0"/>
        <w:autoSpaceDN w:val="0"/>
        <w:adjustRightInd w:val="0"/>
        <w:rPr>
          <w:rFonts w:ascii="Arial" w:hAnsi="Arial" w:cs="Arial"/>
          <w:sz w:val="20"/>
          <w:szCs w:val="20"/>
        </w:rPr>
      </w:pPr>
      <w:r>
        <w:rPr>
          <w:rFonts w:ascii="Arial" w:hAnsi="Arial" w:cs="Arial"/>
          <w:sz w:val="20"/>
          <w:szCs w:val="20"/>
        </w:rPr>
        <w:t>This Code of practice has the status of a g</w:t>
      </w:r>
      <w:r w:rsidRPr="007E2661">
        <w:rPr>
          <w:rFonts w:ascii="Arial" w:hAnsi="Arial" w:cs="Arial"/>
          <w:sz w:val="20"/>
          <w:szCs w:val="20"/>
        </w:rPr>
        <w:t xml:space="preserve">uidance </w:t>
      </w:r>
      <w:r>
        <w:rPr>
          <w:rFonts w:ascii="Arial" w:hAnsi="Arial" w:cs="Arial"/>
          <w:sz w:val="20"/>
          <w:szCs w:val="20"/>
        </w:rPr>
        <w:t>n</w:t>
      </w:r>
      <w:r w:rsidRPr="007E2661">
        <w:rPr>
          <w:rFonts w:ascii="Arial" w:hAnsi="Arial" w:cs="Arial"/>
          <w:sz w:val="20"/>
          <w:szCs w:val="20"/>
        </w:rPr>
        <w:t xml:space="preserve">ote. Where </w:t>
      </w:r>
      <w:r>
        <w:rPr>
          <w:rFonts w:ascii="Arial" w:hAnsi="Arial" w:cs="Arial"/>
          <w:sz w:val="20"/>
          <w:szCs w:val="20"/>
        </w:rPr>
        <w:t>recommendations are made</w:t>
      </w:r>
      <w:r w:rsidRPr="007E2661">
        <w:rPr>
          <w:rFonts w:ascii="Arial" w:hAnsi="Arial" w:cs="Arial"/>
          <w:sz w:val="20"/>
          <w:szCs w:val="20"/>
        </w:rPr>
        <w:t xml:space="preserve"> for specific professional tasks, these are intended to represent ‘best practice’, i.e. </w:t>
      </w:r>
      <w:r>
        <w:rPr>
          <w:rFonts w:ascii="Arial" w:hAnsi="Arial" w:cs="Arial"/>
          <w:sz w:val="20"/>
          <w:szCs w:val="20"/>
        </w:rPr>
        <w:t>recommendation</w:t>
      </w:r>
      <w:r w:rsidRPr="007E2661">
        <w:rPr>
          <w:rFonts w:ascii="Arial" w:hAnsi="Arial" w:cs="Arial"/>
          <w:sz w:val="20"/>
          <w:szCs w:val="20"/>
        </w:rPr>
        <w:t xml:space="preserve">s </w:t>
      </w:r>
      <w:r>
        <w:rPr>
          <w:rFonts w:ascii="Arial" w:hAnsi="Arial" w:cs="Arial"/>
          <w:sz w:val="20"/>
          <w:szCs w:val="20"/>
        </w:rPr>
        <w:t>that</w:t>
      </w:r>
      <w:r w:rsidRPr="007E2661">
        <w:rPr>
          <w:rFonts w:ascii="Arial" w:hAnsi="Arial" w:cs="Arial"/>
          <w:sz w:val="20"/>
          <w:szCs w:val="20"/>
        </w:rPr>
        <w:t xml:space="preserve"> in the opinion of RICS meet a high standard of professional competence.</w:t>
      </w:r>
    </w:p>
    <w:p w14:paraId="7EB13F3E" w14:textId="77777777" w:rsidR="00CA07EE" w:rsidRPr="007E2661" w:rsidRDefault="00CA07EE" w:rsidP="00CA07EE">
      <w:pPr>
        <w:autoSpaceDE w:val="0"/>
        <w:autoSpaceDN w:val="0"/>
        <w:adjustRightInd w:val="0"/>
        <w:rPr>
          <w:rFonts w:ascii="Arial" w:hAnsi="Arial" w:cs="Arial"/>
          <w:sz w:val="20"/>
          <w:szCs w:val="20"/>
        </w:rPr>
      </w:pPr>
    </w:p>
    <w:p w14:paraId="70D42136" w14:textId="77777777" w:rsidR="00CA07EE" w:rsidRPr="007E2661" w:rsidRDefault="00CA07EE" w:rsidP="00CA07EE">
      <w:pPr>
        <w:autoSpaceDE w:val="0"/>
        <w:autoSpaceDN w:val="0"/>
        <w:adjustRightInd w:val="0"/>
        <w:rPr>
          <w:rFonts w:ascii="Arial" w:hAnsi="Arial" w:cs="Arial"/>
          <w:sz w:val="20"/>
          <w:szCs w:val="20"/>
        </w:rPr>
      </w:pPr>
      <w:r w:rsidRPr="007E2661">
        <w:rPr>
          <w:rFonts w:ascii="Arial" w:hAnsi="Arial" w:cs="Arial"/>
          <w:sz w:val="20"/>
          <w:szCs w:val="20"/>
        </w:rPr>
        <w:t xml:space="preserve">Although members are not required to follow the recommendations contained in the </w:t>
      </w:r>
      <w:r>
        <w:rPr>
          <w:rFonts w:ascii="Arial" w:hAnsi="Arial" w:cs="Arial"/>
          <w:sz w:val="20"/>
          <w:szCs w:val="20"/>
        </w:rPr>
        <w:t>guidance n</w:t>
      </w:r>
      <w:r w:rsidRPr="007E2661">
        <w:rPr>
          <w:rFonts w:ascii="Arial" w:hAnsi="Arial" w:cs="Arial"/>
          <w:sz w:val="20"/>
          <w:szCs w:val="20"/>
        </w:rPr>
        <w:t xml:space="preserve">ote, they should </w:t>
      </w:r>
      <w:r>
        <w:rPr>
          <w:rFonts w:ascii="Arial" w:hAnsi="Arial" w:cs="Arial"/>
          <w:sz w:val="20"/>
          <w:szCs w:val="20"/>
        </w:rPr>
        <w:t>take into account</w:t>
      </w:r>
      <w:r w:rsidRPr="007E2661">
        <w:rPr>
          <w:rFonts w:ascii="Arial" w:hAnsi="Arial" w:cs="Arial"/>
          <w:sz w:val="20"/>
          <w:szCs w:val="20"/>
        </w:rPr>
        <w:t xml:space="preserve"> the following points.</w:t>
      </w:r>
    </w:p>
    <w:p w14:paraId="150AFFD8" w14:textId="77777777" w:rsidR="00CA07EE" w:rsidRPr="007E2661" w:rsidRDefault="00CA07EE" w:rsidP="00CA07EE">
      <w:pPr>
        <w:autoSpaceDE w:val="0"/>
        <w:autoSpaceDN w:val="0"/>
        <w:adjustRightInd w:val="0"/>
        <w:rPr>
          <w:rFonts w:ascii="Arial" w:hAnsi="Arial" w:cs="Arial"/>
          <w:sz w:val="20"/>
          <w:szCs w:val="20"/>
        </w:rPr>
      </w:pPr>
    </w:p>
    <w:p w14:paraId="6205B23F" w14:textId="77777777" w:rsidR="00CA07EE" w:rsidRPr="007E2661" w:rsidRDefault="00CA07EE" w:rsidP="00CA07EE">
      <w:pPr>
        <w:autoSpaceDE w:val="0"/>
        <w:autoSpaceDN w:val="0"/>
        <w:adjustRightInd w:val="0"/>
        <w:rPr>
          <w:rFonts w:ascii="Arial" w:hAnsi="Arial" w:cs="Arial"/>
          <w:sz w:val="20"/>
          <w:szCs w:val="20"/>
        </w:rPr>
      </w:pPr>
      <w:r w:rsidRPr="007E2661">
        <w:rPr>
          <w:rFonts w:ascii="Arial" w:hAnsi="Arial" w:cs="Arial"/>
          <w:sz w:val="20"/>
          <w:szCs w:val="20"/>
        </w:rPr>
        <w:t xml:space="preserve">When an allegation of professional negligence is made against a surveyor, a court or tribunal </w:t>
      </w:r>
      <w:r>
        <w:rPr>
          <w:rFonts w:ascii="Arial" w:hAnsi="Arial" w:cs="Arial"/>
          <w:sz w:val="20"/>
          <w:szCs w:val="20"/>
        </w:rPr>
        <w:t>may</w:t>
      </w:r>
      <w:r w:rsidRPr="007E2661">
        <w:rPr>
          <w:rFonts w:ascii="Arial" w:hAnsi="Arial" w:cs="Arial"/>
          <w:sz w:val="20"/>
          <w:szCs w:val="20"/>
        </w:rPr>
        <w:t xml:space="preserve"> take account of the contents of any relevant</w:t>
      </w:r>
      <w:r>
        <w:rPr>
          <w:rFonts w:ascii="Arial" w:hAnsi="Arial" w:cs="Arial"/>
          <w:sz w:val="20"/>
          <w:szCs w:val="20"/>
        </w:rPr>
        <w:t xml:space="preserve"> g</w:t>
      </w:r>
      <w:r w:rsidRPr="007E2661">
        <w:rPr>
          <w:rFonts w:ascii="Arial" w:hAnsi="Arial" w:cs="Arial"/>
          <w:sz w:val="20"/>
          <w:szCs w:val="20"/>
        </w:rPr>
        <w:t xml:space="preserve">uidance </w:t>
      </w:r>
      <w:r>
        <w:rPr>
          <w:rFonts w:ascii="Arial" w:hAnsi="Arial" w:cs="Arial"/>
          <w:sz w:val="20"/>
          <w:szCs w:val="20"/>
        </w:rPr>
        <w:t>n</w:t>
      </w:r>
      <w:r w:rsidRPr="007E2661">
        <w:rPr>
          <w:rFonts w:ascii="Arial" w:hAnsi="Arial" w:cs="Arial"/>
          <w:sz w:val="20"/>
          <w:szCs w:val="20"/>
        </w:rPr>
        <w:t>otes published by RICS in deciding whether or not the member acted with reasonable competence.</w:t>
      </w:r>
    </w:p>
    <w:p w14:paraId="0F93FE3F" w14:textId="77777777" w:rsidR="00CA07EE" w:rsidRPr="007E2661" w:rsidRDefault="00CA07EE" w:rsidP="00CA07EE">
      <w:pPr>
        <w:autoSpaceDE w:val="0"/>
        <w:autoSpaceDN w:val="0"/>
        <w:adjustRightInd w:val="0"/>
        <w:rPr>
          <w:rFonts w:ascii="Arial" w:hAnsi="Arial" w:cs="Arial"/>
          <w:sz w:val="20"/>
          <w:szCs w:val="20"/>
        </w:rPr>
      </w:pPr>
    </w:p>
    <w:p w14:paraId="3B8D64D2" w14:textId="77777777" w:rsidR="00CA07EE" w:rsidRPr="007E2661" w:rsidRDefault="00CA07EE" w:rsidP="00CA07EE">
      <w:pPr>
        <w:autoSpaceDE w:val="0"/>
        <w:autoSpaceDN w:val="0"/>
        <w:adjustRightInd w:val="0"/>
        <w:rPr>
          <w:rFonts w:ascii="Arial" w:hAnsi="Arial" w:cs="Arial"/>
          <w:sz w:val="20"/>
          <w:szCs w:val="20"/>
        </w:rPr>
      </w:pPr>
      <w:r w:rsidRPr="007E2661">
        <w:rPr>
          <w:rFonts w:ascii="Arial" w:hAnsi="Arial" w:cs="Arial"/>
          <w:sz w:val="20"/>
          <w:szCs w:val="20"/>
        </w:rPr>
        <w:t xml:space="preserve">In the opinion of RICS, a member conforming to the practices recommended in this </w:t>
      </w:r>
      <w:r>
        <w:rPr>
          <w:rFonts w:ascii="Arial" w:hAnsi="Arial" w:cs="Arial"/>
          <w:sz w:val="20"/>
          <w:szCs w:val="20"/>
        </w:rPr>
        <w:t>guidance n</w:t>
      </w:r>
      <w:r w:rsidRPr="007E2661">
        <w:rPr>
          <w:rFonts w:ascii="Arial" w:hAnsi="Arial" w:cs="Arial"/>
          <w:sz w:val="20"/>
          <w:szCs w:val="20"/>
        </w:rPr>
        <w:t>ote should have at least a partial defen</w:t>
      </w:r>
      <w:r>
        <w:rPr>
          <w:rFonts w:ascii="Arial" w:hAnsi="Arial" w:cs="Arial"/>
          <w:sz w:val="20"/>
          <w:szCs w:val="20"/>
        </w:rPr>
        <w:t>c</w:t>
      </w:r>
      <w:r w:rsidRPr="007E2661">
        <w:rPr>
          <w:rFonts w:ascii="Arial" w:hAnsi="Arial" w:cs="Arial"/>
          <w:sz w:val="20"/>
          <w:szCs w:val="20"/>
        </w:rPr>
        <w:t>e to an allegation of negligence if they have followed those practices. However, members have the responsibility of deciding when it is inappropriate to follow the guidance.</w:t>
      </w:r>
    </w:p>
    <w:p w14:paraId="3A618D07" w14:textId="77777777" w:rsidR="00CA07EE" w:rsidRPr="007E2661" w:rsidRDefault="00CA07EE" w:rsidP="00CA07EE">
      <w:pPr>
        <w:autoSpaceDE w:val="0"/>
        <w:autoSpaceDN w:val="0"/>
        <w:adjustRightInd w:val="0"/>
        <w:rPr>
          <w:rFonts w:ascii="Arial" w:hAnsi="Arial" w:cs="Arial"/>
          <w:sz w:val="20"/>
          <w:szCs w:val="20"/>
        </w:rPr>
      </w:pPr>
    </w:p>
    <w:p w14:paraId="4B6C1CFC" w14:textId="77777777" w:rsidR="00CA07EE" w:rsidRDefault="00CA07EE" w:rsidP="00CA07EE">
      <w:pPr>
        <w:autoSpaceDE w:val="0"/>
        <w:autoSpaceDN w:val="0"/>
        <w:adjustRightInd w:val="0"/>
        <w:rPr>
          <w:rFonts w:ascii="Arial" w:hAnsi="Arial" w:cs="Arial"/>
          <w:sz w:val="20"/>
          <w:szCs w:val="20"/>
        </w:rPr>
      </w:pPr>
      <w:r w:rsidRPr="007E2661">
        <w:rPr>
          <w:rFonts w:ascii="Arial" w:hAnsi="Arial" w:cs="Arial"/>
          <w:sz w:val="20"/>
          <w:szCs w:val="20"/>
        </w:rPr>
        <w:t xml:space="preserve">It is for each </w:t>
      </w:r>
      <w:r>
        <w:rPr>
          <w:rFonts w:ascii="Arial" w:hAnsi="Arial" w:cs="Arial"/>
          <w:sz w:val="20"/>
          <w:szCs w:val="20"/>
        </w:rPr>
        <w:t>member</w:t>
      </w:r>
      <w:r w:rsidRPr="007E2661">
        <w:rPr>
          <w:rFonts w:ascii="Arial" w:hAnsi="Arial" w:cs="Arial"/>
          <w:sz w:val="20"/>
          <w:szCs w:val="20"/>
        </w:rPr>
        <w:t xml:space="preserve"> to decide on the appropriate procedure to follow in any professional task. However, where members do not comply with the practice recommended in this </w:t>
      </w:r>
      <w:r>
        <w:rPr>
          <w:rFonts w:ascii="Arial" w:hAnsi="Arial" w:cs="Arial"/>
          <w:sz w:val="20"/>
          <w:szCs w:val="20"/>
        </w:rPr>
        <w:t xml:space="preserve">guidance </w:t>
      </w:r>
      <w:r w:rsidRPr="007E2661">
        <w:rPr>
          <w:rFonts w:ascii="Arial" w:hAnsi="Arial" w:cs="Arial"/>
          <w:sz w:val="20"/>
          <w:szCs w:val="20"/>
        </w:rPr>
        <w:t xml:space="preserve">note, they should do so only for good reason. In the event of a legal dispute, a court or tribunal may require them to explain why they decided not to adopt the recommended practice. </w:t>
      </w:r>
    </w:p>
    <w:p w14:paraId="0DA0C86A" w14:textId="77777777" w:rsidR="00CA07EE" w:rsidRDefault="00CA07EE" w:rsidP="00CA07EE">
      <w:pPr>
        <w:autoSpaceDE w:val="0"/>
        <w:autoSpaceDN w:val="0"/>
        <w:adjustRightInd w:val="0"/>
        <w:rPr>
          <w:rFonts w:ascii="Arial" w:hAnsi="Arial" w:cs="Arial"/>
          <w:sz w:val="20"/>
          <w:szCs w:val="20"/>
        </w:rPr>
      </w:pPr>
    </w:p>
    <w:p w14:paraId="6C354E51" w14:textId="77777777" w:rsidR="00CA07EE" w:rsidRDefault="00CA07EE" w:rsidP="00CA07EE">
      <w:pPr>
        <w:rPr>
          <w:rFonts w:ascii="Arial" w:hAnsi="Arial" w:cs="Arial"/>
          <w:sz w:val="20"/>
          <w:szCs w:val="20"/>
        </w:rPr>
      </w:pPr>
      <w:r w:rsidRPr="007E2661">
        <w:rPr>
          <w:rFonts w:ascii="Arial" w:hAnsi="Arial" w:cs="Arial"/>
          <w:sz w:val="20"/>
          <w:szCs w:val="20"/>
        </w:rPr>
        <w:t>Also, if members have not followed this guidance, and their actions are questioned in an RICS disciplinary case, they will be asked to explain the actions they did take and this may be taken into account by the Panel.</w:t>
      </w:r>
      <w:r w:rsidRPr="004837C5">
        <w:rPr>
          <w:rFonts w:ascii="Arial" w:hAnsi="Arial" w:cs="Arial"/>
          <w:sz w:val="20"/>
          <w:szCs w:val="20"/>
        </w:rPr>
        <w:t xml:space="preserve"> </w:t>
      </w:r>
    </w:p>
    <w:p w14:paraId="540A6206" w14:textId="77777777" w:rsidR="00CA07EE" w:rsidRDefault="00CA07EE" w:rsidP="00CA07EE">
      <w:pPr>
        <w:rPr>
          <w:rFonts w:ascii="Arial" w:hAnsi="Arial" w:cs="Arial"/>
          <w:sz w:val="20"/>
          <w:szCs w:val="20"/>
        </w:rPr>
      </w:pPr>
    </w:p>
    <w:p w14:paraId="2D5F6FE6" w14:textId="77777777" w:rsidR="00CA07EE" w:rsidRDefault="00CA07EE" w:rsidP="00CA07EE">
      <w:pPr>
        <w:rPr>
          <w:rFonts w:ascii="Arial" w:hAnsi="Arial" w:cs="Arial"/>
          <w:sz w:val="20"/>
          <w:szCs w:val="20"/>
        </w:rPr>
      </w:pPr>
      <w:r>
        <w:rPr>
          <w:rFonts w:ascii="Arial" w:hAnsi="Arial" w:cs="Arial"/>
          <w:sz w:val="20"/>
          <w:szCs w:val="20"/>
        </w:rPr>
        <w:t xml:space="preserve">In some cases there may be existing national standards which may take precedence over this guidance note. National standards can be defined as </w:t>
      </w:r>
      <w:r w:rsidRPr="004837C5">
        <w:rPr>
          <w:rFonts w:ascii="Arial" w:hAnsi="Arial" w:cs="Arial"/>
          <w:sz w:val="20"/>
          <w:szCs w:val="20"/>
        </w:rPr>
        <w:t>professional standard</w:t>
      </w:r>
      <w:r>
        <w:rPr>
          <w:rFonts w:ascii="Arial" w:hAnsi="Arial" w:cs="Arial"/>
          <w:sz w:val="20"/>
          <w:szCs w:val="20"/>
        </w:rPr>
        <w:t>s</w:t>
      </w:r>
      <w:r w:rsidRPr="004837C5">
        <w:rPr>
          <w:rFonts w:ascii="Arial" w:hAnsi="Arial" w:cs="Arial"/>
          <w:sz w:val="20"/>
          <w:szCs w:val="20"/>
        </w:rPr>
        <w:t xml:space="preserve"> that </w:t>
      </w:r>
      <w:r>
        <w:rPr>
          <w:rFonts w:ascii="Arial" w:hAnsi="Arial" w:cs="Arial"/>
          <w:sz w:val="20"/>
          <w:szCs w:val="20"/>
        </w:rPr>
        <w:t>are</w:t>
      </w:r>
      <w:r w:rsidRPr="004837C5">
        <w:rPr>
          <w:rFonts w:ascii="Arial" w:hAnsi="Arial" w:cs="Arial"/>
          <w:sz w:val="20"/>
          <w:szCs w:val="20"/>
        </w:rPr>
        <w:t xml:space="preserve"> either prescribed in law or federal/local legislation</w:t>
      </w:r>
      <w:r>
        <w:rPr>
          <w:rFonts w:ascii="Arial" w:hAnsi="Arial" w:cs="Arial"/>
          <w:sz w:val="20"/>
          <w:szCs w:val="20"/>
        </w:rPr>
        <w:t>,</w:t>
      </w:r>
      <w:r w:rsidRPr="004837C5">
        <w:rPr>
          <w:rFonts w:ascii="Arial" w:hAnsi="Arial" w:cs="Arial"/>
          <w:sz w:val="20"/>
          <w:szCs w:val="20"/>
        </w:rPr>
        <w:t xml:space="preserve"> or developed in collaboration with other relevant bodies.</w:t>
      </w:r>
    </w:p>
    <w:p w14:paraId="41549DBA" w14:textId="77777777" w:rsidR="00CA07EE" w:rsidRDefault="00CA07EE" w:rsidP="00CA07EE">
      <w:pPr>
        <w:autoSpaceDE w:val="0"/>
        <w:autoSpaceDN w:val="0"/>
        <w:adjustRightInd w:val="0"/>
        <w:rPr>
          <w:rFonts w:ascii="Arial" w:hAnsi="Arial" w:cs="Arial"/>
          <w:sz w:val="20"/>
          <w:szCs w:val="20"/>
        </w:rPr>
      </w:pPr>
      <w:r w:rsidRPr="007E2661">
        <w:rPr>
          <w:rFonts w:ascii="Arial" w:hAnsi="Arial" w:cs="Arial"/>
          <w:sz w:val="20"/>
          <w:szCs w:val="20"/>
        </w:rPr>
        <w:t>In addition, guidance notes are relevant to professional competence in that each member should be up to date and should have knowledge of guidance notes within a reasonable time of their coming into effect.</w:t>
      </w:r>
    </w:p>
    <w:p w14:paraId="6633B3DF" w14:textId="77777777" w:rsidR="00CA07EE" w:rsidRDefault="00CA07EE" w:rsidP="00CA07EE">
      <w:pPr>
        <w:autoSpaceDE w:val="0"/>
        <w:autoSpaceDN w:val="0"/>
        <w:adjustRightInd w:val="0"/>
        <w:rPr>
          <w:rFonts w:ascii="Arial" w:hAnsi="Arial" w:cs="Arial"/>
          <w:sz w:val="20"/>
          <w:szCs w:val="20"/>
        </w:rPr>
      </w:pPr>
    </w:p>
    <w:p w14:paraId="688860E7" w14:textId="77777777" w:rsidR="00CA07EE" w:rsidRDefault="00CA07EE" w:rsidP="00CA07EE">
      <w:pPr>
        <w:rPr>
          <w:rFonts w:ascii="Arial" w:hAnsi="Arial" w:cs="Arial"/>
          <w:sz w:val="20"/>
          <w:szCs w:val="20"/>
        </w:rPr>
      </w:pPr>
      <w:r w:rsidRPr="00004FA6">
        <w:rPr>
          <w:rFonts w:ascii="Arial" w:hAnsi="Arial" w:cs="Arial"/>
          <w:sz w:val="20"/>
          <w:szCs w:val="20"/>
        </w:rPr>
        <w:t>This guidance note is believed to reflect case law and legislation applicable at its date of publication. It is the member's responsibility to establish if any changes in case law or legislation after the publication date have an impact on the guidance or information in this document.</w:t>
      </w:r>
    </w:p>
    <w:p w14:paraId="52FA7787" w14:textId="77777777" w:rsidR="00CA07EE" w:rsidRDefault="00CA07EE" w:rsidP="00CA07EE">
      <w:pPr>
        <w:rPr>
          <w:rFonts w:ascii="Arial" w:hAnsi="Arial" w:cs="Arial"/>
          <w:sz w:val="20"/>
          <w:szCs w:val="20"/>
        </w:rPr>
      </w:pPr>
    </w:p>
    <w:p w14:paraId="6CEB586F" w14:textId="77777777" w:rsidR="00CA07EE" w:rsidRDefault="00CA07EE" w:rsidP="00CA07EE">
      <w:pPr>
        <w:autoSpaceDE w:val="0"/>
        <w:autoSpaceDN w:val="0"/>
        <w:adjustRightInd w:val="0"/>
        <w:rPr>
          <w:rFonts w:ascii="Arial" w:hAnsi="Arial" w:cs="Arial"/>
          <w:sz w:val="20"/>
          <w:szCs w:val="20"/>
        </w:rPr>
      </w:pPr>
    </w:p>
    <w:p w14:paraId="1BAC9668" w14:textId="77777777" w:rsidR="00CA07EE" w:rsidRPr="00F26BD7" w:rsidRDefault="00CA07EE" w:rsidP="00CA07EE">
      <w:pPr>
        <w:rPr>
          <w:rFonts w:ascii="Arial" w:hAnsi="Arial" w:cs="Arial"/>
          <w:b/>
        </w:rPr>
      </w:pPr>
      <w:r>
        <w:rPr>
          <w:rFonts w:ascii="Arial" w:hAnsi="Arial" w:cs="Arial"/>
          <w:b/>
        </w:rPr>
        <w:t>Document s</w:t>
      </w:r>
      <w:r w:rsidRPr="00F26BD7">
        <w:rPr>
          <w:rFonts w:ascii="Arial" w:hAnsi="Arial" w:cs="Arial"/>
          <w:b/>
        </w:rPr>
        <w:t>tatus defined</w:t>
      </w:r>
    </w:p>
    <w:p w14:paraId="4712E5D4" w14:textId="77777777" w:rsidR="00CA07EE" w:rsidRDefault="00CA07EE" w:rsidP="00CA07EE">
      <w:pPr>
        <w:rPr>
          <w:rFonts w:ascii="Arial" w:hAnsi="Arial" w:cs="Arial"/>
          <w:sz w:val="20"/>
          <w:szCs w:val="20"/>
        </w:rPr>
      </w:pPr>
    </w:p>
    <w:p w14:paraId="3B07CBE2" w14:textId="77777777" w:rsidR="00CA07EE" w:rsidRDefault="00CA07EE" w:rsidP="00CA07EE">
      <w:pPr>
        <w:rPr>
          <w:rFonts w:ascii="Arial" w:hAnsi="Arial" w:cs="Arial"/>
          <w:sz w:val="20"/>
          <w:szCs w:val="20"/>
        </w:rPr>
      </w:pPr>
      <w:r w:rsidRPr="00F26BD7">
        <w:rPr>
          <w:rFonts w:ascii="Arial" w:hAnsi="Arial" w:cs="Arial"/>
          <w:sz w:val="20"/>
          <w:szCs w:val="20"/>
        </w:rPr>
        <w:t>RICS produce</w:t>
      </w:r>
      <w:r>
        <w:rPr>
          <w:rFonts w:ascii="Arial" w:hAnsi="Arial" w:cs="Arial"/>
          <w:sz w:val="20"/>
          <w:szCs w:val="20"/>
        </w:rPr>
        <w:t>s</w:t>
      </w:r>
      <w:r w:rsidRPr="00F26BD7">
        <w:rPr>
          <w:rFonts w:ascii="Arial" w:hAnsi="Arial" w:cs="Arial"/>
          <w:sz w:val="20"/>
          <w:szCs w:val="20"/>
        </w:rPr>
        <w:t xml:space="preserve"> a r</w:t>
      </w:r>
      <w:r>
        <w:rPr>
          <w:rFonts w:ascii="Arial" w:hAnsi="Arial" w:cs="Arial"/>
          <w:sz w:val="20"/>
          <w:szCs w:val="20"/>
        </w:rPr>
        <w:t>ange of professional guidance and standards documents. These have been defined in the table below. This document is a guidance note.</w:t>
      </w:r>
    </w:p>
    <w:p w14:paraId="35257D16" w14:textId="77777777" w:rsidR="00CA07EE" w:rsidRDefault="00CA07EE" w:rsidP="00CA07EE">
      <w:pPr>
        <w:rPr>
          <w:rFonts w:ascii="Arial" w:hAnsi="Arial" w:cs="Arial"/>
          <w:sz w:val="20"/>
          <w:szCs w:val="20"/>
        </w:rPr>
      </w:pPr>
    </w:p>
    <w:tbl>
      <w:tblPr>
        <w:tblW w:w="0" w:type="auto"/>
        <w:tblCellMar>
          <w:left w:w="0" w:type="dxa"/>
          <w:right w:w="0" w:type="dxa"/>
        </w:tblCellMar>
        <w:tblLook w:val="0000" w:firstRow="0" w:lastRow="0" w:firstColumn="0" w:lastColumn="0" w:noHBand="0" w:noVBand="0"/>
      </w:tblPr>
      <w:tblGrid>
        <w:gridCol w:w="2268"/>
        <w:gridCol w:w="3960"/>
        <w:gridCol w:w="2294"/>
      </w:tblGrid>
      <w:tr w:rsidR="00CA07EE" w:rsidRPr="00981076" w14:paraId="24ED3CA8" w14:textId="77777777" w:rsidTr="0039313A">
        <w:tc>
          <w:tcPr>
            <w:tcW w:w="22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A3C829D" w14:textId="77777777" w:rsidR="00CA07EE" w:rsidRPr="00981076" w:rsidRDefault="00CA07EE" w:rsidP="0039313A">
            <w:pPr>
              <w:rPr>
                <w:rFonts w:ascii="Arial" w:eastAsia="SimSun" w:hAnsi="Arial" w:cs="Arial"/>
                <w:b/>
                <w:bCs/>
                <w:iCs/>
                <w:sz w:val="20"/>
                <w:szCs w:val="20"/>
                <w:lang w:eastAsia="zh-CN"/>
              </w:rPr>
            </w:pPr>
            <w:r w:rsidRPr="00981076">
              <w:rPr>
                <w:rFonts w:ascii="Arial" w:eastAsia="SimSun" w:hAnsi="Arial" w:cs="Arial"/>
                <w:b/>
                <w:bCs/>
                <w:iCs/>
                <w:sz w:val="20"/>
                <w:szCs w:val="20"/>
                <w:lang w:eastAsia="zh-CN"/>
              </w:rPr>
              <w:t>Type of document</w:t>
            </w:r>
          </w:p>
        </w:tc>
        <w:tc>
          <w:tcPr>
            <w:tcW w:w="39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E6BC821" w14:textId="77777777" w:rsidR="00CA07EE" w:rsidRPr="00981076" w:rsidRDefault="00CA07EE" w:rsidP="0039313A">
            <w:pPr>
              <w:rPr>
                <w:rFonts w:ascii="Arial" w:eastAsia="SimSun" w:hAnsi="Arial" w:cs="Arial"/>
                <w:b/>
                <w:bCs/>
                <w:iCs/>
                <w:sz w:val="20"/>
                <w:szCs w:val="20"/>
                <w:lang w:eastAsia="zh-CN"/>
              </w:rPr>
            </w:pPr>
            <w:r w:rsidRPr="00981076">
              <w:rPr>
                <w:rFonts w:ascii="Arial" w:eastAsia="SimSun" w:hAnsi="Arial" w:cs="Arial"/>
                <w:b/>
                <w:bCs/>
                <w:iCs/>
                <w:sz w:val="20"/>
                <w:szCs w:val="20"/>
                <w:lang w:eastAsia="zh-CN"/>
              </w:rPr>
              <w:t>Definition</w:t>
            </w:r>
          </w:p>
        </w:tc>
        <w:tc>
          <w:tcPr>
            <w:tcW w:w="229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7E98703" w14:textId="77777777" w:rsidR="00CA07EE" w:rsidRPr="00981076" w:rsidRDefault="00CA07EE" w:rsidP="0039313A">
            <w:pPr>
              <w:rPr>
                <w:rFonts w:ascii="Arial" w:eastAsia="SimSun" w:hAnsi="Arial" w:cs="Arial"/>
                <w:b/>
                <w:bCs/>
                <w:iCs/>
                <w:sz w:val="20"/>
                <w:szCs w:val="20"/>
                <w:lang w:eastAsia="zh-CN"/>
              </w:rPr>
            </w:pPr>
            <w:r w:rsidRPr="00981076">
              <w:rPr>
                <w:rFonts w:ascii="Arial" w:eastAsia="SimSun" w:hAnsi="Arial" w:cs="Arial"/>
                <w:b/>
                <w:bCs/>
                <w:iCs/>
                <w:sz w:val="20"/>
                <w:szCs w:val="20"/>
                <w:lang w:eastAsia="zh-CN"/>
              </w:rPr>
              <w:t>Status</w:t>
            </w:r>
          </w:p>
        </w:tc>
      </w:tr>
      <w:tr w:rsidR="00CA07EE" w:rsidRPr="00981076" w14:paraId="1C879FB1" w14:textId="77777777" w:rsidTr="0039313A">
        <w:tc>
          <w:tcPr>
            <w:tcW w:w="226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C3CC635" w14:textId="77777777" w:rsidR="00CA07EE" w:rsidRPr="00981076" w:rsidRDefault="00CA07EE" w:rsidP="0039313A">
            <w:pPr>
              <w:rPr>
                <w:rFonts w:ascii="Arial" w:eastAsia="SimSun" w:hAnsi="Arial" w:cs="Arial"/>
                <w:b/>
                <w:bCs/>
                <w:iCs/>
                <w:sz w:val="20"/>
                <w:szCs w:val="20"/>
                <w:lang w:eastAsia="zh-CN"/>
              </w:rPr>
            </w:pPr>
            <w:r w:rsidRPr="00981076">
              <w:rPr>
                <w:rFonts w:ascii="Arial" w:eastAsia="SimSun" w:hAnsi="Arial" w:cs="Arial"/>
                <w:b/>
                <w:bCs/>
                <w:iCs/>
                <w:sz w:val="20"/>
                <w:szCs w:val="20"/>
                <w:lang w:eastAsia="zh-CN"/>
              </w:rPr>
              <w:t>Standard</w:t>
            </w:r>
          </w:p>
        </w:tc>
        <w:tc>
          <w:tcPr>
            <w:tcW w:w="3960" w:type="dxa"/>
            <w:tcBorders>
              <w:top w:val="nil"/>
              <w:left w:val="nil"/>
              <w:bottom w:val="single" w:sz="8" w:space="0" w:color="auto"/>
              <w:right w:val="single" w:sz="8" w:space="0" w:color="auto"/>
            </w:tcBorders>
            <w:tcMar>
              <w:top w:w="0" w:type="dxa"/>
              <w:left w:w="108" w:type="dxa"/>
              <w:bottom w:w="0" w:type="dxa"/>
              <w:right w:w="108" w:type="dxa"/>
            </w:tcMar>
          </w:tcPr>
          <w:p w14:paraId="028CBC8B" w14:textId="77777777" w:rsidR="00CA07EE" w:rsidRPr="00981076" w:rsidRDefault="00CA07EE" w:rsidP="0039313A">
            <w:pPr>
              <w:rPr>
                <w:rFonts w:ascii="Arial" w:eastAsia="SimSun" w:hAnsi="Arial" w:cs="Arial"/>
                <w:b/>
                <w:bCs/>
                <w:iCs/>
                <w:sz w:val="20"/>
                <w:szCs w:val="20"/>
                <w:lang w:eastAsia="zh-CN"/>
              </w:rPr>
            </w:pPr>
          </w:p>
        </w:tc>
        <w:tc>
          <w:tcPr>
            <w:tcW w:w="2294" w:type="dxa"/>
            <w:tcBorders>
              <w:top w:val="nil"/>
              <w:left w:val="nil"/>
              <w:bottom w:val="single" w:sz="8" w:space="0" w:color="auto"/>
              <w:right w:val="single" w:sz="8" w:space="0" w:color="auto"/>
            </w:tcBorders>
            <w:tcMar>
              <w:top w:w="0" w:type="dxa"/>
              <w:left w:w="108" w:type="dxa"/>
              <w:bottom w:w="0" w:type="dxa"/>
              <w:right w:w="108" w:type="dxa"/>
            </w:tcMar>
          </w:tcPr>
          <w:p w14:paraId="6C29D970" w14:textId="77777777" w:rsidR="00CA07EE" w:rsidRPr="00981076" w:rsidRDefault="00CA07EE" w:rsidP="0039313A">
            <w:pPr>
              <w:rPr>
                <w:rFonts w:ascii="Arial" w:eastAsia="SimSun" w:hAnsi="Arial" w:cs="Arial"/>
                <w:b/>
                <w:bCs/>
                <w:iCs/>
                <w:sz w:val="20"/>
                <w:szCs w:val="20"/>
                <w:lang w:eastAsia="zh-CN"/>
              </w:rPr>
            </w:pPr>
          </w:p>
        </w:tc>
      </w:tr>
      <w:tr w:rsidR="00CA07EE" w:rsidRPr="00981076" w14:paraId="1DAB5105" w14:textId="77777777" w:rsidTr="0039313A">
        <w:tc>
          <w:tcPr>
            <w:tcW w:w="226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A061967"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Cs/>
                <w:sz w:val="20"/>
                <w:szCs w:val="20"/>
                <w:lang w:eastAsia="zh-CN"/>
              </w:rPr>
              <w:t xml:space="preserve">International </w:t>
            </w:r>
            <w:r>
              <w:rPr>
                <w:rFonts w:ascii="Arial" w:eastAsia="SimSun" w:hAnsi="Arial" w:cs="Arial"/>
                <w:iCs/>
                <w:sz w:val="20"/>
                <w:szCs w:val="20"/>
                <w:lang w:eastAsia="zh-CN"/>
              </w:rPr>
              <w:t>s</w:t>
            </w:r>
            <w:r w:rsidRPr="00981076">
              <w:rPr>
                <w:rFonts w:ascii="Arial" w:eastAsia="SimSun" w:hAnsi="Arial" w:cs="Arial"/>
                <w:iCs/>
                <w:sz w:val="20"/>
                <w:szCs w:val="20"/>
                <w:lang w:eastAsia="zh-CN"/>
              </w:rPr>
              <w:t>tandard</w:t>
            </w:r>
          </w:p>
        </w:tc>
        <w:tc>
          <w:tcPr>
            <w:tcW w:w="3960" w:type="dxa"/>
            <w:tcBorders>
              <w:top w:val="nil"/>
              <w:left w:val="nil"/>
              <w:bottom w:val="single" w:sz="8" w:space="0" w:color="auto"/>
              <w:right w:val="single" w:sz="8" w:space="0" w:color="auto"/>
            </w:tcBorders>
            <w:tcMar>
              <w:top w:w="0" w:type="dxa"/>
              <w:left w:w="108" w:type="dxa"/>
              <w:bottom w:w="0" w:type="dxa"/>
              <w:right w:w="108" w:type="dxa"/>
            </w:tcMar>
          </w:tcPr>
          <w:p w14:paraId="77093E8F"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Cs/>
                <w:sz w:val="20"/>
                <w:szCs w:val="20"/>
                <w:lang w:eastAsia="zh-CN"/>
              </w:rPr>
              <w:t>An international high</w:t>
            </w:r>
            <w:r>
              <w:rPr>
                <w:rFonts w:ascii="Arial" w:eastAsia="SimSun" w:hAnsi="Arial" w:cs="Arial"/>
                <w:iCs/>
                <w:sz w:val="20"/>
                <w:szCs w:val="20"/>
                <w:lang w:eastAsia="zh-CN"/>
              </w:rPr>
              <w:t>-</w:t>
            </w:r>
            <w:r w:rsidRPr="00981076">
              <w:rPr>
                <w:rFonts w:ascii="Arial" w:eastAsia="SimSun" w:hAnsi="Arial" w:cs="Arial"/>
                <w:iCs/>
                <w:sz w:val="20"/>
                <w:szCs w:val="20"/>
                <w:lang w:eastAsia="zh-CN"/>
              </w:rPr>
              <w:t>level principle</w:t>
            </w:r>
            <w:r>
              <w:rPr>
                <w:rFonts w:ascii="Arial" w:eastAsia="SimSun" w:hAnsi="Arial" w:cs="Arial"/>
                <w:iCs/>
                <w:sz w:val="20"/>
                <w:szCs w:val="20"/>
                <w:lang w:eastAsia="zh-CN"/>
              </w:rPr>
              <w:t>-</w:t>
            </w:r>
            <w:r w:rsidRPr="00981076">
              <w:rPr>
                <w:rFonts w:ascii="Arial" w:eastAsia="SimSun" w:hAnsi="Arial" w:cs="Arial"/>
                <w:iCs/>
                <w:sz w:val="20"/>
                <w:szCs w:val="20"/>
                <w:lang w:eastAsia="zh-CN"/>
              </w:rPr>
              <w:t>based standard developed in collaboration with other relevant bodies</w:t>
            </w:r>
            <w:r>
              <w:rPr>
                <w:rFonts w:ascii="Arial" w:eastAsia="SimSun" w:hAnsi="Arial" w:cs="Arial"/>
                <w:iCs/>
                <w:sz w:val="20"/>
                <w:szCs w:val="20"/>
                <w:lang w:eastAsia="zh-CN"/>
              </w:rPr>
              <w:t>.</w:t>
            </w:r>
          </w:p>
        </w:tc>
        <w:tc>
          <w:tcPr>
            <w:tcW w:w="2294" w:type="dxa"/>
            <w:tcBorders>
              <w:top w:val="nil"/>
              <w:left w:val="nil"/>
              <w:bottom w:val="single" w:sz="8" w:space="0" w:color="auto"/>
              <w:right w:val="single" w:sz="8" w:space="0" w:color="auto"/>
            </w:tcBorders>
            <w:tcMar>
              <w:top w:w="0" w:type="dxa"/>
              <w:left w:w="108" w:type="dxa"/>
              <w:bottom w:w="0" w:type="dxa"/>
              <w:right w:w="108" w:type="dxa"/>
            </w:tcMar>
          </w:tcPr>
          <w:p w14:paraId="38B1F25B" w14:textId="77777777" w:rsidR="00CA07EE" w:rsidRPr="00981076" w:rsidRDefault="00CA07EE" w:rsidP="0039313A">
            <w:pPr>
              <w:rPr>
                <w:rFonts w:ascii="Arial" w:eastAsia="SimSun" w:hAnsi="Arial" w:cs="Arial"/>
                <w:b/>
                <w:iCs/>
                <w:color w:val="FF0000"/>
                <w:sz w:val="20"/>
                <w:szCs w:val="20"/>
                <w:lang w:eastAsia="zh-CN"/>
              </w:rPr>
            </w:pPr>
            <w:r w:rsidRPr="00981076">
              <w:rPr>
                <w:rFonts w:ascii="Arial" w:eastAsia="SimSun" w:hAnsi="Arial" w:cs="Arial"/>
                <w:b/>
                <w:iCs/>
                <w:color w:val="FF0000"/>
                <w:sz w:val="20"/>
                <w:szCs w:val="20"/>
                <w:lang w:eastAsia="zh-CN"/>
              </w:rPr>
              <w:t>Mandatory</w:t>
            </w:r>
          </w:p>
        </w:tc>
      </w:tr>
      <w:tr w:rsidR="00CA07EE" w:rsidRPr="00981076" w14:paraId="1FF432BA" w14:textId="77777777" w:rsidTr="0039313A">
        <w:tc>
          <w:tcPr>
            <w:tcW w:w="226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04FFCFD" w14:textId="77777777" w:rsidR="00CA07EE" w:rsidRPr="00981076" w:rsidRDefault="00CA07EE" w:rsidP="0039313A">
            <w:pPr>
              <w:rPr>
                <w:rFonts w:ascii="Arial" w:eastAsia="SimSun" w:hAnsi="Arial" w:cs="Arial"/>
                <w:b/>
                <w:bCs/>
                <w:iCs/>
                <w:sz w:val="20"/>
                <w:szCs w:val="20"/>
                <w:lang w:eastAsia="zh-CN"/>
              </w:rPr>
            </w:pPr>
            <w:r w:rsidRPr="00981076">
              <w:rPr>
                <w:rFonts w:ascii="Arial" w:eastAsia="SimSun" w:hAnsi="Arial" w:cs="Arial"/>
                <w:b/>
                <w:bCs/>
                <w:iCs/>
                <w:sz w:val="20"/>
                <w:szCs w:val="20"/>
                <w:lang w:eastAsia="zh-CN"/>
              </w:rPr>
              <w:t xml:space="preserve">Professional </w:t>
            </w:r>
            <w:r>
              <w:rPr>
                <w:rFonts w:ascii="Arial" w:eastAsia="SimSun" w:hAnsi="Arial" w:cs="Arial"/>
                <w:b/>
                <w:bCs/>
                <w:iCs/>
                <w:sz w:val="20"/>
                <w:szCs w:val="20"/>
                <w:lang w:eastAsia="zh-CN"/>
              </w:rPr>
              <w:t>s</w:t>
            </w:r>
            <w:r w:rsidRPr="00981076">
              <w:rPr>
                <w:rFonts w:ascii="Arial" w:eastAsia="SimSun" w:hAnsi="Arial" w:cs="Arial"/>
                <w:b/>
                <w:bCs/>
                <w:iCs/>
                <w:sz w:val="20"/>
                <w:szCs w:val="20"/>
                <w:lang w:eastAsia="zh-CN"/>
              </w:rPr>
              <w:t>tatement</w:t>
            </w:r>
          </w:p>
        </w:tc>
        <w:tc>
          <w:tcPr>
            <w:tcW w:w="3960" w:type="dxa"/>
            <w:tcBorders>
              <w:top w:val="nil"/>
              <w:left w:val="nil"/>
              <w:bottom w:val="single" w:sz="8" w:space="0" w:color="auto"/>
              <w:right w:val="single" w:sz="8" w:space="0" w:color="auto"/>
            </w:tcBorders>
            <w:tcMar>
              <w:top w:w="0" w:type="dxa"/>
              <w:left w:w="108" w:type="dxa"/>
              <w:bottom w:w="0" w:type="dxa"/>
              <w:right w:w="108" w:type="dxa"/>
            </w:tcMar>
          </w:tcPr>
          <w:p w14:paraId="27A95D63" w14:textId="77777777" w:rsidR="00CA07EE" w:rsidRPr="00981076" w:rsidRDefault="00CA07EE" w:rsidP="0039313A">
            <w:pPr>
              <w:rPr>
                <w:rFonts w:ascii="Arial" w:eastAsia="SimSun" w:hAnsi="Arial" w:cs="Arial"/>
                <w:b/>
                <w:bCs/>
                <w:iCs/>
                <w:sz w:val="20"/>
                <w:szCs w:val="20"/>
                <w:lang w:eastAsia="zh-CN"/>
              </w:rPr>
            </w:pPr>
          </w:p>
        </w:tc>
        <w:tc>
          <w:tcPr>
            <w:tcW w:w="2294" w:type="dxa"/>
            <w:tcBorders>
              <w:top w:val="nil"/>
              <w:left w:val="nil"/>
              <w:bottom w:val="single" w:sz="8" w:space="0" w:color="auto"/>
              <w:right w:val="single" w:sz="8" w:space="0" w:color="auto"/>
            </w:tcBorders>
            <w:tcMar>
              <w:top w:w="0" w:type="dxa"/>
              <w:left w:w="108" w:type="dxa"/>
              <w:bottom w:w="0" w:type="dxa"/>
              <w:right w:w="108" w:type="dxa"/>
            </w:tcMar>
          </w:tcPr>
          <w:p w14:paraId="277072E3" w14:textId="77777777" w:rsidR="00CA07EE" w:rsidRPr="00981076" w:rsidRDefault="00CA07EE" w:rsidP="0039313A">
            <w:pPr>
              <w:rPr>
                <w:rFonts w:ascii="Arial" w:eastAsia="SimSun" w:hAnsi="Arial" w:cs="Arial"/>
                <w:b/>
                <w:bCs/>
                <w:iCs/>
                <w:sz w:val="20"/>
                <w:szCs w:val="20"/>
                <w:lang w:eastAsia="zh-CN"/>
              </w:rPr>
            </w:pPr>
          </w:p>
        </w:tc>
      </w:tr>
      <w:tr w:rsidR="00CA07EE" w:rsidRPr="00981076" w14:paraId="18AFCA9D" w14:textId="77777777" w:rsidTr="0039313A">
        <w:tc>
          <w:tcPr>
            <w:tcW w:w="226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64ACF40"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Cs/>
                <w:sz w:val="20"/>
                <w:szCs w:val="20"/>
                <w:lang w:eastAsia="zh-CN"/>
              </w:rPr>
              <w:t xml:space="preserve">RICS </w:t>
            </w:r>
            <w:r>
              <w:rPr>
                <w:rFonts w:ascii="Arial" w:eastAsia="SimSun" w:hAnsi="Arial" w:cs="Arial"/>
                <w:iCs/>
                <w:sz w:val="20"/>
                <w:szCs w:val="20"/>
                <w:lang w:eastAsia="zh-CN"/>
              </w:rPr>
              <w:t>p</w:t>
            </w:r>
            <w:r w:rsidRPr="00981076">
              <w:rPr>
                <w:rFonts w:ascii="Arial" w:eastAsia="SimSun" w:hAnsi="Arial" w:cs="Arial"/>
                <w:iCs/>
                <w:sz w:val="20"/>
                <w:szCs w:val="20"/>
                <w:lang w:eastAsia="zh-CN"/>
              </w:rPr>
              <w:t xml:space="preserve">rofessional </w:t>
            </w:r>
            <w:r>
              <w:rPr>
                <w:rFonts w:ascii="Arial" w:eastAsia="SimSun" w:hAnsi="Arial" w:cs="Arial"/>
                <w:iCs/>
                <w:sz w:val="20"/>
                <w:szCs w:val="20"/>
                <w:lang w:eastAsia="zh-CN"/>
              </w:rPr>
              <w:t>s</w:t>
            </w:r>
            <w:r w:rsidRPr="00981076">
              <w:rPr>
                <w:rFonts w:ascii="Arial" w:eastAsia="SimSun" w:hAnsi="Arial" w:cs="Arial"/>
                <w:iCs/>
                <w:sz w:val="20"/>
                <w:szCs w:val="20"/>
                <w:lang w:eastAsia="zh-CN"/>
              </w:rPr>
              <w:t>tatement</w:t>
            </w:r>
          </w:p>
          <w:p w14:paraId="2EFDC79B" w14:textId="77777777" w:rsidR="00CA07EE" w:rsidRPr="00981076" w:rsidRDefault="00CA07EE" w:rsidP="0039313A">
            <w:pPr>
              <w:rPr>
                <w:rFonts w:ascii="Arial" w:eastAsia="SimSun" w:hAnsi="Arial" w:cs="Arial"/>
                <w:iCs/>
                <w:sz w:val="20"/>
                <w:szCs w:val="20"/>
                <w:lang w:eastAsia="zh-CN"/>
              </w:rPr>
            </w:pPr>
          </w:p>
          <w:p w14:paraId="58DF5ACD"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
                <w:iCs/>
                <w:sz w:val="20"/>
                <w:szCs w:val="20"/>
                <w:lang w:eastAsia="zh-CN"/>
              </w:rPr>
              <w:t xml:space="preserve"> </w:t>
            </w:r>
          </w:p>
        </w:tc>
        <w:tc>
          <w:tcPr>
            <w:tcW w:w="3960" w:type="dxa"/>
            <w:tcBorders>
              <w:top w:val="nil"/>
              <w:left w:val="nil"/>
              <w:bottom w:val="single" w:sz="8" w:space="0" w:color="auto"/>
              <w:right w:val="single" w:sz="8" w:space="0" w:color="auto"/>
            </w:tcBorders>
            <w:tcMar>
              <w:top w:w="0" w:type="dxa"/>
              <w:left w:w="108" w:type="dxa"/>
              <w:bottom w:w="0" w:type="dxa"/>
              <w:right w:w="108" w:type="dxa"/>
            </w:tcMar>
          </w:tcPr>
          <w:p w14:paraId="0BAB4DFB"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Cs/>
                <w:sz w:val="20"/>
                <w:szCs w:val="20"/>
                <w:lang w:eastAsia="zh-CN"/>
              </w:rPr>
              <w:t xml:space="preserve">A document that provides members with mandatory requirements or a rule </w:t>
            </w:r>
            <w:r>
              <w:rPr>
                <w:rFonts w:ascii="Arial" w:eastAsia="SimSun" w:hAnsi="Arial" w:cs="Arial"/>
                <w:iCs/>
                <w:sz w:val="20"/>
                <w:szCs w:val="20"/>
                <w:lang w:eastAsia="zh-CN"/>
              </w:rPr>
              <w:t xml:space="preserve">that </w:t>
            </w:r>
            <w:r w:rsidRPr="00981076">
              <w:rPr>
                <w:rFonts w:ascii="Arial" w:eastAsia="SimSun" w:hAnsi="Arial" w:cs="Arial"/>
                <w:iCs/>
                <w:sz w:val="20"/>
                <w:szCs w:val="20"/>
                <w:lang w:eastAsia="zh-CN"/>
              </w:rPr>
              <w:t>a member or firm is expected to adhere to.</w:t>
            </w:r>
          </w:p>
          <w:p w14:paraId="45DB520D" w14:textId="77777777" w:rsidR="00CA07EE" w:rsidRPr="00981076" w:rsidRDefault="00CA07EE" w:rsidP="0039313A">
            <w:pPr>
              <w:rPr>
                <w:rFonts w:ascii="Arial" w:eastAsia="SimSun" w:hAnsi="Arial" w:cs="Arial"/>
                <w:iCs/>
                <w:sz w:val="20"/>
                <w:szCs w:val="20"/>
                <w:lang w:eastAsia="zh-CN"/>
              </w:rPr>
            </w:pPr>
          </w:p>
          <w:p w14:paraId="09E79B96"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Cs/>
                <w:sz w:val="20"/>
                <w:szCs w:val="20"/>
                <w:lang w:eastAsia="zh-CN"/>
              </w:rPr>
              <w:t xml:space="preserve">This term </w:t>
            </w:r>
            <w:r>
              <w:rPr>
                <w:rFonts w:ascii="Arial" w:eastAsia="SimSun" w:hAnsi="Arial" w:cs="Arial"/>
                <w:iCs/>
                <w:sz w:val="20"/>
                <w:szCs w:val="20"/>
                <w:lang w:eastAsia="zh-CN"/>
              </w:rPr>
              <w:t>encompasses</w:t>
            </w:r>
            <w:r w:rsidRPr="00981076">
              <w:rPr>
                <w:rFonts w:ascii="Arial" w:eastAsia="SimSun" w:hAnsi="Arial" w:cs="Arial"/>
                <w:iCs/>
                <w:sz w:val="20"/>
                <w:szCs w:val="20"/>
                <w:lang w:eastAsia="zh-CN"/>
              </w:rPr>
              <w:t xml:space="preserve"> </w:t>
            </w:r>
            <w:r>
              <w:rPr>
                <w:rFonts w:ascii="Arial" w:eastAsia="SimSun" w:hAnsi="Arial" w:cs="Arial"/>
                <w:iCs/>
                <w:sz w:val="20"/>
                <w:szCs w:val="20"/>
                <w:lang w:eastAsia="zh-CN"/>
              </w:rPr>
              <w:t>p</w:t>
            </w:r>
            <w:r w:rsidRPr="00981076">
              <w:rPr>
                <w:rFonts w:ascii="Arial" w:eastAsia="SimSun" w:hAnsi="Arial" w:cs="Arial"/>
                <w:iCs/>
                <w:sz w:val="20"/>
                <w:szCs w:val="20"/>
                <w:lang w:eastAsia="zh-CN"/>
              </w:rPr>
              <w:t xml:space="preserve">ractice </w:t>
            </w:r>
            <w:r>
              <w:rPr>
                <w:rFonts w:ascii="Arial" w:eastAsia="SimSun" w:hAnsi="Arial" w:cs="Arial"/>
                <w:iCs/>
                <w:sz w:val="20"/>
                <w:szCs w:val="20"/>
                <w:lang w:eastAsia="zh-CN"/>
              </w:rPr>
              <w:t>s</w:t>
            </w:r>
            <w:r w:rsidRPr="00981076">
              <w:rPr>
                <w:rFonts w:ascii="Arial" w:eastAsia="SimSun" w:hAnsi="Arial" w:cs="Arial"/>
                <w:iCs/>
                <w:sz w:val="20"/>
                <w:szCs w:val="20"/>
                <w:lang w:eastAsia="zh-CN"/>
              </w:rPr>
              <w:t xml:space="preserve">tatements, Red Book </w:t>
            </w:r>
            <w:r>
              <w:rPr>
                <w:rFonts w:ascii="Arial" w:eastAsia="SimSun" w:hAnsi="Arial" w:cs="Arial"/>
                <w:iCs/>
                <w:sz w:val="20"/>
                <w:szCs w:val="20"/>
                <w:lang w:eastAsia="zh-CN"/>
              </w:rPr>
              <w:t>p</w:t>
            </w:r>
            <w:r w:rsidRPr="00981076">
              <w:rPr>
                <w:rFonts w:ascii="Arial" w:eastAsia="SimSun" w:hAnsi="Arial" w:cs="Arial"/>
                <w:iCs/>
                <w:sz w:val="20"/>
                <w:szCs w:val="20"/>
                <w:lang w:eastAsia="zh-CN"/>
              </w:rPr>
              <w:t xml:space="preserve">rofessional </w:t>
            </w:r>
            <w:r>
              <w:rPr>
                <w:rFonts w:ascii="Arial" w:eastAsia="SimSun" w:hAnsi="Arial" w:cs="Arial"/>
                <w:iCs/>
                <w:sz w:val="20"/>
                <w:szCs w:val="20"/>
                <w:lang w:eastAsia="zh-CN"/>
              </w:rPr>
              <w:t>s</w:t>
            </w:r>
            <w:r w:rsidRPr="00981076">
              <w:rPr>
                <w:rFonts w:ascii="Arial" w:eastAsia="SimSun" w:hAnsi="Arial" w:cs="Arial"/>
                <w:iCs/>
                <w:sz w:val="20"/>
                <w:szCs w:val="20"/>
                <w:lang w:eastAsia="zh-CN"/>
              </w:rPr>
              <w:t>tandards</w:t>
            </w:r>
            <w:r>
              <w:rPr>
                <w:rFonts w:ascii="Arial" w:eastAsia="SimSun" w:hAnsi="Arial" w:cs="Arial"/>
                <w:iCs/>
                <w:sz w:val="20"/>
                <w:szCs w:val="20"/>
                <w:lang w:eastAsia="zh-CN"/>
              </w:rPr>
              <w:t>,</w:t>
            </w:r>
            <w:r w:rsidRPr="00981076">
              <w:rPr>
                <w:rFonts w:ascii="Arial" w:eastAsia="SimSun" w:hAnsi="Arial" w:cs="Arial"/>
                <w:iCs/>
                <w:sz w:val="20"/>
                <w:szCs w:val="20"/>
                <w:lang w:eastAsia="zh-CN"/>
              </w:rPr>
              <w:t xml:space="preserve"> </w:t>
            </w:r>
            <w:r>
              <w:rPr>
                <w:rFonts w:ascii="Arial" w:eastAsia="SimSun" w:hAnsi="Arial" w:cs="Arial"/>
                <w:iCs/>
                <w:sz w:val="20"/>
                <w:szCs w:val="20"/>
                <w:lang w:eastAsia="zh-CN"/>
              </w:rPr>
              <w:t>g</w:t>
            </w:r>
            <w:r w:rsidRPr="00981076">
              <w:rPr>
                <w:rFonts w:ascii="Arial" w:eastAsia="SimSun" w:hAnsi="Arial" w:cs="Arial"/>
                <w:iCs/>
                <w:sz w:val="20"/>
                <w:szCs w:val="20"/>
                <w:lang w:eastAsia="zh-CN"/>
              </w:rPr>
              <w:t xml:space="preserve">lobal </w:t>
            </w:r>
            <w:r>
              <w:rPr>
                <w:rFonts w:ascii="Arial" w:eastAsia="SimSun" w:hAnsi="Arial" w:cs="Arial"/>
                <w:iCs/>
                <w:sz w:val="20"/>
                <w:szCs w:val="20"/>
                <w:lang w:eastAsia="zh-CN"/>
              </w:rPr>
              <w:t>v</w:t>
            </w:r>
            <w:r w:rsidRPr="00981076">
              <w:rPr>
                <w:rFonts w:ascii="Arial" w:eastAsia="SimSun" w:hAnsi="Arial" w:cs="Arial"/>
                <w:iCs/>
                <w:sz w:val="20"/>
                <w:szCs w:val="20"/>
                <w:lang w:eastAsia="zh-CN"/>
              </w:rPr>
              <w:t xml:space="preserve">aluation </w:t>
            </w:r>
            <w:r>
              <w:rPr>
                <w:rFonts w:ascii="Arial" w:eastAsia="SimSun" w:hAnsi="Arial" w:cs="Arial"/>
                <w:iCs/>
                <w:sz w:val="20"/>
                <w:szCs w:val="20"/>
                <w:lang w:eastAsia="zh-CN"/>
              </w:rPr>
              <w:t>p</w:t>
            </w:r>
            <w:r w:rsidRPr="00981076">
              <w:rPr>
                <w:rFonts w:ascii="Arial" w:eastAsia="SimSun" w:hAnsi="Arial" w:cs="Arial"/>
                <w:iCs/>
                <w:sz w:val="20"/>
                <w:szCs w:val="20"/>
                <w:lang w:eastAsia="zh-CN"/>
              </w:rPr>
              <w:t xml:space="preserve">ractice </w:t>
            </w:r>
            <w:r>
              <w:rPr>
                <w:rFonts w:ascii="Arial" w:eastAsia="SimSun" w:hAnsi="Arial" w:cs="Arial"/>
                <w:iCs/>
                <w:sz w:val="20"/>
                <w:szCs w:val="20"/>
                <w:lang w:eastAsia="zh-CN"/>
              </w:rPr>
              <w:t>s</w:t>
            </w:r>
            <w:r w:rsidRPr="00981076">
              <w:rPr>
                <w:rFonts w:ascii="Arial" w:eastAsia="SimSun" w:hAnsi="Arial" w:cs="Arial"/>
                <w:iCs/>
                <w:sz w:val="20"/>
                <w:szCs w:val="20"/>
                <w:lang w:eastAsia="zh-CN"/>
              </w:rPr>
              <w:t>tatements</w:t>
            </w:r>
            <w:r>
              <w:rPr>
                <w:rFonts w:ascii="Arial" w:eastAsia="SimSun" w:hAnsi="Arial" w:cs="Arial"/>
                <w:iCs/>
                <w:sz w:val="20"/>
                <w:szCs w:val="20"/>
                <w:lang w:eastAsia="zh-CN"/>
              </w:rPr>
              <w:t>,</w:t>
            </w:r>
            <w:r w:rsidRPr="00981076">
              <w:rPr>
                <w:rFonts w:ascii="Arial" w:eastAsia="SimSun" w:hAnsi="Arial" w:cs="Arial"/>
                <w:iCs/>
                <w:sz w:val="20"/>
                <w:szCs w:val="20"/>
                <w:lang w:eastAsia="zh-CN"/>
              </w:rPr>
              <w:t xml:space="preserve"> </w:t>
            </w:r>
            <w:r>
              <w:rPr>
                <w:rFonts w:ascii="Arial" w:eastAsia="SimSun" w:hAnsi="Arial" w:cs="Arial"/>
                <w:iCs/>
                <w:sz w:val="20"/>
                <w:szCs w:val="20"/>
                <w:lang w:eastAsia="zh-CN"/>
              </w:rPr>
              <w:t>r</w:t>
            </w:r>
            <w:r w:rsidRPr="00981076">
              <w:rPr>
                <w:rFonts w:ascii="Arial" w:eastAsia="SimSun" w:hAnsi="Arial" w:cs="Arial"/>
                <w:bCs/>
                <w:iCs/>
                <w:sz w:val="20"/>
                <w:szCs w:val="20"/>
                <w:lang w:eastAsia="zh-CN"/>
              </w:rPr>
              <w:t xml:space="preserve">egulatory </w:t>
            </w:r>
            <w:r>
              <w:rPr>
                <w:rFonts w:ascii="Arial" w:eastAsia="SimSun" w:hAnsi="Arial" w:cs="Arial"/>
                <w:bCs/>
                <w:iCs/>
                <w:sz w:val="20"/>
                <w:szCs w:val="20"/>
                <w:lang w:eastAsia="zh-CN"/>
              </w:rPr>
              <w:t>r</w:t>
            </w:r>
            <w:r w:rsidRPr="00981076">
              <w:rPr>
                <w:rFonts w:ascii="Arial" w:eastAsia="SimSun" w:hAnsi="Arial" w:cs="Arial"/>
                <w:bCs/>
                <w:iCs/>
                <w:sz w:val="20"/>
                <w:szCs w:val="20"/>
                <w:lang w:eastAsia="zh-CN"/>
              </w:rPr>
              <w:t>ules</w:t>
            </w:r>
            <w:r>
              <w:rPr>
                <w:rFonts w:ascii="Arial" w:eastAsia="SimSun" w:hAnsi="Arial" w:cs="Arial"/>
                <w:bCs/>
                <w:iCs/>
                <w:sz w:val="20"/>
                <w:szCs w:val="20"/>
                <w:lang w:eastAsia="zh-CN"/>
              </w:rPr>
              <w:t>,</w:t>
            </w:r>
            <w:r w:rsidRPr="00981076">
              <w:rPr>
                <w:rFonts w:ascii="Arial" w:eastAsia="SimSun" w:hAnsi="Arial" w:cs="Arial"/>
                <w:bCs/>
                <w:iCs/>
                <w:sz w:val="20"/>
                <w:szCs w:val="20"/>
                <w:lang w:eastAsia="zh-CN"/>
              </w:rPr>
              <w:t xml:space="preserve"> </w:t>
            </w:r>
            <w:r>
              <w:rPr>
                <w:rFonts w:ascii="Arial" w:eastAsia="SimSun" w:hAnsi="Arial" w:cs="Arial"/>
                <w:bCs/>
                <w:iCs/>
                <w:sz w:val="20"/>
                <w:szCs w:val="20"/>
                <w:lang w:eastAsia="zh-CN"/>
              </w:rPr>
              <w:t xml:space="preserve">RICS </w:t>
            </w:r>
            <w:r w:rsidRPr="00981076">
              <w:rPr>
                <w:rFonts w:ascii="Arial" w:eastAsia="SimSun" w:hAnsi="Arial" w:cs="Arial"/>
                <w:bCs/>
                <w:iCs/>
                <w:sz w:val="20"/>
                <w:szCs w:val="20"/>
                <w:lang w:eastAsia="zh-CN"/>
              </w:rPr>
              <w:t xml:space="preserve">Rules </w:t>
            </w:r>
            <w:r w:rsidRPr="00981076">
              <w:rPr>
                <w:rFonts w:ascii="Arial" w:eastAsia="SimSun" w:hAnsi="Arial" w:cs="Arial"/>
                <w:bCs/>
                <w:iCs/>
                <w:sz w:val="20"/>
                <w:szCs w:val="20"/>
                <w:lang w:eastAsia="zh-CN"/>
              </w:rPr>
              <w:lastRenderedPageBreak/>
              <w:t>of Conduct</w:t>
            </w:r>
            <w:r>
              <w:rPr>
                <w:rFonts w:ascii="Arial" w:eastAsia="SimSun" w:hAnsi="Arial" w:cs="Arial"/>
                <w:bCs/>
                <w:iCs/>
                <w:sz w:val="20"/>
                <w:szCs w:val="20"/>
                <w:lang w:eastAsia="zh-CN"/>
              </w:rPr>
              <w:t xml:space="preserve"> and</w:t>
            </w:r>
            <w:r w:rsidRPr="00981076">
              <w:rPr>
                <w:rFonts w:ascii="Arial" w:eastAsia="SimSun" w:hAnsi="Arial" w:cs="Arial"/>
                <w:bCs/>
                <w:iCs/>
                <w:sz w:val="20"/>
                <w:szCs w:val="20"/>
                <w:lang w:eastAsia="zh-CN"/>
              </w:rPr>
              <w:t xml:space="preserve"> </w:t>
            </w:r>
            <w:r>
              <w:rPr>
                <w:rFonts w:ascii="Arial" w:eastAsia="SimSun" w:hAnsi="Arial" w:cs="Arial"/>
                <w:bCs/>
                <w:iCs/>
                <w:sz w:val="20"/>
                <w:szCs w:val="20"/>
                <w:lang w:eastAsia="zh-CN"/>
              </w:rPr>
              <w:t>g</w:t>
            </w:r>
            <w:r w:rsidRPr="00981076">
              <w:rPr>
                <w:rFonts w:ascii="Arial" w:eastAsia="SimSun" w:hAnsi="Arial" w:cs="Arial"/>
                <w:bCs/>
                <w:iCs/>
                <w:sz w:val="20"/>
                <w:szCs w:val="20"/>
                <w:lang w:eastAsia="zh-CN"/>
              </w:rPr>
              <w:t xml:space="preserve">overnment </w:t>
            </w:r>
            <w:r>
              <w:rPr>
                <w:rFonts w:ascii="Arial" w:eastAsia="SimSun" w:hAnsi="Arial" w:cs="Arial"/>
                <w:bCs/>
                <w:iCs/>
                <w:sz w:val="20"/>
                <w:szCs w:val="20"/>
                <w:lang w:eastAsia="zh-CN"/>
              </w:rPr>
              <w:t>c</w:t>
            </w:r>
            <w:r w:rsidRPr="00981076">
              <w:rPr>
                <w:rFonts w:ascii="Arial" w:eastAsia="SimSun" w:hAnsi="Arial" w:cs="Arial"/>
                <w:bCs/>
                <w:iCs/>
                <w:sz w:val="20"/>
                <w:szCs w:val="20"/>
                <w:lang w:eastAsia="zh-CN"/>
              </w:rPr>
              <w:t xml:space="preserve">odes of </w:t>
            </w:r>
            <w:r>
              <w:rPr>
                <w:rFonts w:ascii="Arial" w:eastAsia="SimSun" w:hAnsi="Arial" w:cs="Arial"/>
                <w:bCs/>
                <w:iCs/>
                <w:sz w:val="20"/>
                <w:szCs w:val="20"/>
                <w:lang w:eastAsia="zh-CN"/>
              </w:rPr>
              <w:t>p</w:t>
            </w:r>
            <w:r w:rsidRPr="00981076">
              <w:rPr>
                <w:rFonts w:ascii="Arial" w:eastAsia="SimSun" w:hAnsi="Arial" w:cs="Arial"/>
                <w:bCs/>
                <w:iCs/>
                <w:sz w:val="20"/>
                <w:szCs w:val="20"/>
                <w:lang w:eastAsia="zh-CN"/>
              </w:rPr>
              <w:t>ractice</w:t>
            </w:r>
            <w:r>
              <w:rPr>
                <w:rFonts w:ascii="Arial" w:eastAsia="SimSun" w:hAnsi="Arial" w:cs="Arial"/>
                <w:bCs/>
                <w:iCs/>
                <w:sz w:val="20"/>
                <w:szCs w:val="20"/>
                <w:lang w:eastAsia="zh-CN"/>
              </w:rPr>
              <w:t>.</w:t>
            </w:r>
          </w:p>
        </w:tc>
        <w:tc>
          <w:tcPr>
            <w:tcW w:w="2294" w:type="dxa"/>
            <w:tcBorders>
              <w:top w:val="nil"/>
              <w:left w:val="nil"/>
              <w:bottom w:val="single" w:sz="8" w:space="0" w:color="auto"/>
              <w:right w:val="single" w:sz="8" w:space="0" w:color="auto"/>
            </w:tcBorders>
            <w:tcMar>
              <w:top w:w="0" w:type="dxa"/>
              <w:left w:w="108" w:type="dxa"/>
              <w:bottom w:w="0" w:type="dxa"/>
              <w:right w:w="108" w:type="dxa"/>
            </w:tcMar>
          </w:tcPr>
          <w:p w14:paraId="15487B53" w14:textId="77777777" w:rsidR="00CA07EE" w:rsidRPr="00981076" w:rsidRDefault="00CA07EE" w:rsidP="0039313A">
            <w:pPr>
              <w:rPr>
                <w:rFonts w:ascii="Arial" w:eastAsia="SimSun" w:hAnsi="Arial" w:cs="Arial"/>
                <w:b/>
                <w:iCs/>
                <w:color w:val="FF0000"/>
                <w:sz w:val="20"/>
                <w:szCs w:val="20"/>
                <w:lang w:eastAsia="zh-CN"/>
              </w:rPr>
            </w:pPr>
            <w:r w:rsidRPr="00981076">
              <w:rPr>
                <w:rFonts w:ascii="Arial" w:eastAsia="SimSun" w:hAnsi="Arial" w:cs="Arial"/>
                <w:b/>
                <w:iCs/>
                <w:color w:val="FF0000"/>
                <w:sz w:val="20"/>
                <w:szCs w:val="20"/>
                <w:lang w:eastAsia="zh-CN"/>
              </w:rPr>
              <w:lastRenderedPageBreak/>
              <w:t>Mandatory</w:t>
            </w:r>
          </w:p>
        </w:tc>
      </w:tr>
      <w:tr w:rsidR="00CA07EE" w:rsidRPr="00981076" w14:paraId="7D0406A7" w14:textId="77777777" w:rsidTr="0039313A">
        <w:tc>
          <w:tcPr>
            <w:tcW w:w="226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AFCAA00" w14:textId="77777777" w:rsidR="00CA07EE" w:rsidRPr="00981076" w:rsidRDefault="00CA07EE" w:rsidP="0039313A">
            <w:pPr>
              <w:rPr>
                <w:rFonts w:ascii="Arial" w:eastAsia="SimSun" w:hAnsi="Arial" w:cs="Arial"/>
                <w:b/>
                <w:bCs/>
                <w:iCs/>
                <w:sz w:val="20"/>
                <w:szCs w:val="20"/>
                <w:lang w:eastAsia="zh-CN"/>
              </w:rPr>
            </w:pPr>
            <w:r w:rsidRPr="00981076">
              <w:rPr>
                <w:rFonts w:ascii="Arial" w:eastAsia="SimSun" w:hAnsi="Arial" w:cs="Arial"/>
                <w:b/>
                <w:bCs/>
                <w:iCs/>
                <w:sz w:val="20"/>
                <w:szCs w:val="20"/>
                <w:lang w:eastAsia="zh-CN"/>
              </w:rPr>
              <w:lastRenderedPageBreak/>
              <w:t>Guidance</w:t>
            </w:r>
          </w:p>
        </w:tc>
        <w:tc>
          <w:tcPr>
            <w:tcW w:w="3960" w:type="dxa"/>
            <w:tcBorders>
              <w:top w:val="nil"/>
              <w:left w:val="nil"/>
              <w:bottom w:val="single" w:sz="8" w:space="0" w:color="auto"/>
              <w:right w:val="single" w:sz="8" w:space="0" w:color="auto"/>
            </w:tcBorders>
            <w:tcMar>
              <w:top w:w="0" w:type="dxa"/>
              <w:left w:w="108" w:type="dxa"/>
              <w:bottom w:w="0" w:type="dxa"/>
              <w:right w:w="108" w:type="dxa"/>
            </w:tcMar>
          </w:tcPr>
          <w:p w14:paraId="3A1287FC" w14:textId="77777777" w:rsidR="00CA07EE" w:rsidRPr="00981076" w:rsidRDefault="00CA07EE" w:rsidP="0039313A">
            <w:pPr>
              <w:rPr>
                <w:rFonts w:ascii="Arial" w:eastAsia="SimSun" w:hAnsi="Arial" w:cs="Arial"/>
                <w:iCs/>
                <w:sz w:val="20"/>
                <w:szCs w:val="20"/>
                <w:lang w:eastAsia="zh-CN"/>
              </w:rPr>
            </w:pPr>
          </w:p>
        </w:tc>
        <w:tc>
          <w:tcPr>
            <w:tcW w:w="2294" w:type="dxa"/>
            <w:tcBorders>
              <w:top w:val="nil"/>
              <w:left w:val="nil"/>
              <w:bottom w:val="single" w:sz="8" w:space="0" w:color="auto"/>
              <w:right w:val="single" w:sz="8" w:space="0" w:color="auto"/>
            </w:tcBorders>
            <w:tcMar>
              <w:top w:w="0" w:type="dxa"/>
              <w:left w:w="108" w:type="dxa"/>
              <w:bottom w:w="0" w:type="dxa"/>
              <w:right w:w="108" w:type="dxa"/>
            </w:tcMar>
          </w:tcPr>
          <w:p w14:paraId="73F79B0C" w14:textId="77777777" w:rsidR="00CA07EE" w:rsidRPr="00981076" w:rsidRDefault="00CA07EE" w:rsidP="0039313A">
            <w:pPr>
              <w:rPr>
                <w:rFonts w:ascii="Arial" w:eastAsia="SimSun" w:hAnsi="Arial" w:cs="Arial"/>
                <w:iCs/>
                <w:sz w:val="20"/>
                <w:szCs w:val="20"/>
                <w:lang w:eastAsia="zh-CN"/>
              </w:rPr>
            </w:pPr>
          </w:p>
        </w:tc>
      </w:tr>
      <w:tr w:rsidR="00CA07EE" w:rsidRPr="00981076" w14:paraId="46C17133" w14:textId="77777777" w:rsidTr="00E5142D">
        <w:tc>
          <w:tcPr>
            <w:tcW w:w="2268"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E803912" w14:textId="77777777" w:rsidR="00CA07EE" w:rsidRPr="008F2120" w:rsidRDefault="00CA07EE" w:rsidP="0039313A">
            <w:pPr>
              <w:rPr>
                <w:rFonts w:ascii="Arial" w:eastAsia="SimSun" w:hAnsi="Arial" w:cs="Arial"/>
                <w:iCs/>
                <w:sz w:val="20"/>
                <w:szCs w:val="20"/>
                <w:vertAlign w:val="superscript"/>
                <w:lang w:eastAsia="zh-CN"/>
              </w:rPr>
            </w:pPr>
            <w:r w:rsidRPr="000C4A11">
              <w:rPr>
                <w:rFonts w:ascii="Arial" w:eastAsia="SimSun" w:hAnsi="Arial" w:cs="Arial"/>
                <w:iCs/>
                <w:sz w:val="20"/>
                <w:szCs w:val="20"/>
                <w:lang w:eastAsia="zh-CN"/>
              </w:rPr>
              <w:t>RICS code of practice</w:t>
            </w:r>
          </w:p>
        </w:tc>
        <w:tc>
          <w:tcPr>
            <w:tcW w:w="396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81A1984" w14:textId="77777777" w:rsidR="00CA07EE" w:rsidRPr="000C4A11" w:rsidRDefault="00CA07EE" w:rsidP="0039313A">
            <w:pPr>
              <w:rPr>
                <w:rFonts w:ascii="Arial" w:eastAsia="SimSun" w:hAnsi="Arial" w:cs="Arial"/>
                <w:iCs/>
                <w:sz w:val="20"/>
                <w:szCs w:val="20"/>
                <w:lang w:eastAsia="zh-CN"/>
              </w:rPr>
            </w:pPr>
            <w:r w:rsidRPr="000C4A11">
              <w:rPr>
                <w:rFonts w:ascii="Arial" w:eastAsia="SimSun" w:hAnsi="Arial" w:cs="Arial"/>
                <w:iCs/>
                <w:sz w:val="20"/>
                <w:szCs w:val="20"/>
                <w:lang w:eastAsia="zh-CN"/>
              </w:rPr>
              <w:t>Document approved by RICS, and endorsed by another professional body/stakeholder, that provides users with recommendations for accepted good practice as followed by conscientious practitioners</w:t>
            </w:r>
            <w:r>
              <w:rPr>
                <w:rFonts w:ascii="Arial" w:eastAsia="SimSun" w:hAnsi="Arial" w:cs="Arial"/>
                <w:iCs/>
                <w:sz w:val="20"/>
                <w:szCs w:val="20"/>
                <w:lang w:eastAsia="zh-CN"/>
              </w:rPr>
              <w:t>.</w:t>
            </w:r>
          </w:p>
        </w:tc>
        <w:tc>
          <w:tcPr>
            <w:tcW w:w="22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C51BCB6" w14:textId="77777777" w:rsidR="00CA07EE" w:rsidRPr="000C4A11" w:rsidRDefault="00CA07EE" w:rsidP="0039313A">
            <w:pPr>
              <w:rPr>
                <w:rFonts w:ascii="Arial" w:eastAsia="SimSun" w:hAnsi="Arial" w:cs="Arial"/>
                <w:iCs/>
                <w:sz w:val="20"/>
                <w:szCs w:val="20"/>
                <w:lang w:eastAsia="zh-CN"/>
              </w:rPr>
            </w:pPr>
            <w:r w:rsidRPr="000C4A11">
              <w:rPr>
                <w:rFonts w:ascii="Arial" w:eastAsia="SimSun" w:hAnsi="Arial" w:cs="Arial"/>
                <w:iCs/>
                <w:sz w:val="20"/>
                <w:szCs w:val="20"/>
                <w:lang w:eastAsia="zh-CN"/>
              </w:rPr>
              <w:t>Mandatory or recommended good practice (will be confirmed in the document itself)</w:t>
            </w:r>
            <w:r>
              <w:rPr>
                <w:rFonts w:ascii="Arial" w:eastAsia="SimSun" w:hAnsi="Arial" w:cs="Arial"/>
                <w:iCs/>
                <w:sz w:val="20"/>
                <w:szCs w:val="20"/>
                <w:lang w:eastAsia="zh-CN"/>
              </w:rPr>
              <w:t>.</w:t>
            </w:r>
          </w:p>
        </w:tc>
      </w:tr>
      <w:tr w:rsidR="00CA07EE" w:rsidRPr="00981076" w14:paraId="36632DFC" w14:textId="77777777" w:rsidTr="0039313A">
        <w:tc>
          <w:tcPr>
            <w:tcW w:w="2268"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06209EA0"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Cs/>
                <w:sz w:val="20"/>
                <w:szCs w:val="20"/>
                <w:lang w:eastAsia="zh-CN"/>
              </w:rPr>
              <w:t xml:space="preserve">RICS </w:t>
            </w:r>
            <w:r>
              <w:rPr>
                <w:rFonts w:ascii="Arial" w:eastAsia="SimSun" w:hAnsi="Arial" w:cs="Arial"/>
                <w:iCs/>
                <w:sz w:val="20"/>
                <w:szCs w:val="20"/>
                <w:lang w:eastAsia="zh-CN"/>
              </w:rPr>
              <w:t>g</w:t>
            </w:r>
            <w:r w:rsidRPr="00981076">
              <w:rPr>
                <w:rFonts w:ascii="Arial" w:eastAsia="SimSun" w:hAnsi="Arial" w:cs="Arial"/>
                <w:iCs/>
                <w:sz w:val="20"/>
                <w:szCs w:val="20"/>
                <w:lang w:eastAsia="zh-CN"/>
              </w:rPr>
              <w:t xml:space="preserve">uidance </w:t>
            </w:r>
            <w:r>
              <w:rPr>
                <w:rFonts w:ascii="Arial" w:eastAsia="SimSun" w:hAnsi="Arial" w:cs="Arial"/>
                <w:iCs/>
                <w:sz w:val="20"/>
                <w:szCs w:val="20"/>
                <w:lang w:eastAsia="zh-CN"/>
              </w:rPr>
              <w:t>n</w:t>
            </w:r>
            <w:r w:rsidRPr="00981076">
              <w:rPr>
                <w:rFonts w:ascii="Arial" w:eastAsia="SimSun" w:hAnsi="Arial" w:cs="Arial"/>
                <w:iCs/>
                <w:sz w:val="20"/>
                <w:szCs w:val="20"/>
                <w:lang w:eastAsia="zh-CN"/>
              </w:rPr>
              <w:t>ote (GN)</w:t>
            </w:r>
          </w:p>
        </w:tc>
        <w:tc>
          <w:tcPr>
            <w:tcW w:w="396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C722596"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Cs/>
                <w:sz w:val="20"/>
                <w:szCs w:val="20"/>
                <w:lang w:eastAsia="zh-CN"/>
              </w:rPr>
              <w:t>Document that provides users with recommendations or approach for accepted good practice as followed by competent and conscientious practitioners.</w:t>
            </w:r>
          </w:p>
        </w:tc>
        <w:tc>
          <w:tcPr>
            <w:tcW w:w="22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218AD95"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Cs/>
                <w:sz w:val="20"/>
                <w:szCs w:val="20"/>
                <w:lang w:eastAsia="zh-CN"/>
              </w:rPr>
              <w:t>Recommended best practice.</w:t>
            </w:r>
          </w:p>
          <w:p w14:paraId="77C7E88B" w14:textId="77777777" w:rsidR="00CA07EE" w:rsidRPr="00981076" w:rsidRDefault="00CA07EE" w:rsidP="0039313A">
            <w:pPr>
              <w:rPr>
                <w:rFonts w:ascii="Arial" w:eastAsia="SimSun" w:hAnsi="Arial" w:cs="Arial"/>
                <w:iCs/>
                <w:sz w:val="20"/>
                <w:szCs w:val="20"/>
                <w:lang w:eastAsia="zh-CN"/>
              </w:rPr>
            </w:pPr>
          </w:p>
          <w:p w14:paraId="4B311E46"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Cs/>
                <w:sz w:val="20"/>
                <w:szCs w:val="20"/>
                <w:lang w:eastAsia="zh-CN"/>
              </w:rPr>
              <w:t>Usual principles apply in cases of negligence if best practice is not followed.</w:t>
            </w:r>
          </w:p>
        </w:tc>
      </w:tr>
      <w:tr w:rsidR="00CA07EE" w:rsidRPr="00981076" w14:paraId="599BF4A0" w14:textId="77777777" w:rsidTr="0039313A">
        <w:tc>
          <w:tcPr>
            <w:tcW w:w="2268"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5E7EC20"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Cs/>
                <w:sz w:val="20"/>
                <w:szCs w:val="20"/>
                <w:lang w:eastAsia="zh-CN"/>
              </w:rPr>
              <w:t xml:space="preserve">RICS </w:t>
            </w:r>
            <w:r>
              <w:rPr>
                <w:rFonts w:ascii="Arial" w:eastAsia="SimSun" w:hAnsi="Arial" w:cs="Arial"/>
                <w:iCs/>
                <w:sz w:val="20"/>
                <w:szCs w:val="20"/>
                <w:lang w:eastAsia="zh-CN"/>
              </w:rPr>
              <w:t>i</w:t>
            </w:r>
            <w:r w:rsidRPr="00981076">
              <w:rPr>
                <w:rFonts w:ascii="Arial" w:eastAsia="SimSun" w:hAnsi="Arial" w:cs="Arial"/>
                <w:iCs/>
                <w:sz w:val="20"/>
                <w:szCs w:val="20"/>
                <w:lang w:eastAsia="zh-CN"/>
              </w:rPr>
              <w:t xml:space="preserve">nformation </w:t>
            </w:r>
            <w:r>
              <w:rPr>
                <w:rFonts w:ascii="Arial" w:eastAsia="SimSun" w:hAnsi="Arial" w:cs="Arial"/>
                <w:iCs/>
                <w:sz w:val="20"/>
                <w:szCs w:val="20"/>
                <w:lang w:eastAsia="zh-CN"/>
              </w:rPr>
              <w:t>p</w:t>
            </w:r>
            <w:r w:rsidRPr="00981076">
              <w:rPr>
                <w:rFonts w:ascii="Arial" w:eastAsia="SimSun" w:hAnsi="Arial" w:cs="Arial"/>
                <w:iCs/>
                <w:sz w:val="20"/>
                <w:szCs w:val="20"/>
                <w:lang w:eastAsia="zh-CN"/>
              </w:rPr>
              <w:t>aper (IP)</w:t>
            </w:r>
          </w:p>
        </w:tc>
        <w:tc>
          <w:tcPr>
            <w:tcW w:w="396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D5A375A"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Cs/>
                <w:sz w:val="20"/>
                <w:szCs w:val="20"/>
                <w:lang w:eastAsia="zh-CN"/>
              </w:rPr>
              <w:t>Practice</w:t>
            </w:r>
            <w:r>
              <w:rPr>
                <w:rFonts w:ascii="Arial" w:eastAsia="SimSun" w:hAnsi="Arial" w:cs="Arial"/>
                <w:iCs/>
                <w:sz w:val="20"/>
                <w:szCs w:val="20"/>
                <w:lang w:eastAsia="zh-CN"/>
              </w:rPr>
              <w:t>-</w:t>
            </w:r>
            <w:r w:rsidRPr="00981076">
              <w:rPr>
                <w:rFonts w:ascii="Arial" w:eastAsia="SimSun" w:hAnsi="Arial" w:cs="Arial"/>
                <w:iCs/>
                <w:sz w:val="20"/>
                <w:szCs w:val="20"/>
                <w:lang w:eastAsia="zh-CN"/>
              </w:rPr>
              <w:t xml:space="preserve">based </w:t>
            </w:r>
            <w:r>
              <w:rPr>
                <w:rFonts w:ascii="Arial" w:eastAsia="SimSun" w:hAnsi="Arial" w:cs="Arial"/>
                <w:iCs/>
                <w:sz w:val="20"/>
                <w:szCs w:val="20"/>
                <w:lang w:eastAsia="zh-CN"/>
              </w:rPr>
              <w:t>document</w:t>
            </w:r>
            <w:r w:rsidRPr="00981076">
              <w:rPr>
                <w:rFonts w:ascii="Arial" w:eastAsia="SimSun" w:hAnsi="Arial" w:cs="Arial"/>
                <w:iCs/>
                <w:sz w:val="20"/>
                <w:szCs w:val="20"/>
                <w:lang w:eastAsia="zh-CN"/>
              </w:rPr>
              <w:t xml:space="preserve"> that provides users with the latest technical information, knowledge or common findings from </w:t>
            </w:r>
            <w:r>
              <w:rPr>
                <w:rFonts w:ascii="Arial" w:eastAsia="SimSun" w:hAnsi="Arial" w:cs="Arial"/>
                <w:iCs/>
                <w:sz w:val="20"/>
                <w:szCs w:val="20"/>
                <w:lang w:eastAsia="zh-CN"/>
              </w:rPr>
              <w:t>r</w:t>
            </w:r>
            <w:r w:rsidRPr="00981076">
              <w:rPr>
                <w:rFonts w:ascii="Arial" w:eastAsia="SimSun" w:hAnsi="Arial" w:cs="Arial"/>
                <w:iCs/>
                <w:sz w:val="20"/>
                <w:szCs w:val="20"/>
                <w:lang w:eastAsia="zh-CN"/>
              </w:rPr>
              <w:t xml:space="preserve">egulatory </w:t>
            </w:r>
            <w:r>
              <w:rPr>
                <w:rFonts w:ascii="Arial" w:eastAsia="SimSun" w:hAnsi="Arial" w:cs="Arial"/>
                <w:iCs/>
                <w:sz w:val="20"/>
                <w:szCs w:val="20"/>
                <w:lang w:eastAsia="zh-CN"/>
              </w:rPr>
              <w:t>r</w:t>
            </w:r>
            <w:r w:rsidRPr="00981076">
              <w:rPr>
                <w:rFonts w:ascii="Arial" w:eastAsia="SimSun" w:hAnsi="Arial" w:cs="Arial"/>
                <w:iCs/>
                <w:sz w:val="20"/>
                <w:szCs w:val="20"/>
                <w:lang w:eastAsia="zh-CN"/>
              </w:rPr>
              <w:t>eviews.</w:t>
            </w:r>
          </w:p>
        </w:tc>
        <w:tc>
          <w:tcPr>
            <w:tcW w:w="22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90A6C96"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Cs/>
                <w:sz w:val="20"/>
                <w:szCs w:val="20"/>
                <w:lang w:eastAsia="zh-CN"/>
              </w:rPr>
              <w:t>Information and/or recommended good practice.</w:t>
            </w:r>
          </w:p>
          <w:p w14:paraId="6FF477C1" w14:textId="77777777" w:rsidR="00CA07EE" w:rsidRPr="00981076" w:rsidRDefault="00CA07EE" w:rsidP="0039313A">
            <w:pPr>
              <w:rPr>
                <w:rFonts w:ascii="Arial" w:eastAsia="SimSun" w:hAnsi="Arial" w:cs="Arial"/>
                <w:iCs/>
                <w:sz w:val="20"/>
                <w:szCs w:val="20"/>
                <w:lang w:eastAsia="zh-CN"/>
              </w:rPr>
            </w:pPr>
          </w:p>
          <w:p w14:paraId="10A308F9" w14:textId="77777777" w:rsidR="00CA07EE" w:rsidRPr="00981076" w:rsidRDefault="00CA07EE" w:rsidP="0039313A">
            <w:pPr>
              <w:rPr>
                <w:rFonts w:ascii="Arial" w:eastAsia="SimSun" w:hAnsi="Arial" w:cs="Arial"/>
                <w:iCs/>
                <w:sz w:val="20"/>
                <w:szCs w:val="20"/>
                <w:lang w:eastAsia="zh-CN"/>
              </w:rPr>
            </w:pPr>
            <w:r w:rsidRPr="00981076">
              <w:rPr>
                <w:rFonts w:ascii="Arial" w:eastAsia="SimSun" w:hAnsi="Arial" w:cs="Arial"/>
                <w:iCs/>
                <w:sz w:val="20"/>
                <w:szCs w:val="20"/>
                <w:lang w:eastAsia="zh-CN"/>
              </w:rPr>
              <w:t>Usual principles apply in cases of negligence if technical information is known in the market.</w:t>
            </w:r>
          </w:p>
        </w:tc>
      </w:tr>
    </w:tbl>
    <w:p w14:paraId="4F04727E" w14:textId="77777777" w:rsidR="00B34AA7" w:rsidRDefault="00B34AA7">
      <w:pPr>
        <w:jc w:val="center"/>
        <w:rPr>
          <w:rFonts w:ascii="Verdana" w:hAnsi="Verdana" w:cs="Minion-Regular"/>
          <w:sz w:val="20"/>
          <w:szCs w:val="20"/>
        </w:rPr>
      </w:pPr>
      <w:r>
        <w:rPr>
          <w:rFonts w:ascii="Verdana" w:hAnsi="Verdana" w:cs="Minion-Regular"/>
          <w:b/>
          <w:bCs/>
        </w:rPr>
        <w:br w:type="page"/>
      </w:r>
    </w:p>
    <w:p w14:paraId="78A939D7" w14:textId="77777777" w:rsidR="00DB6230" w:rsidRPr="00512A60" w:rsidRDefault="00D01E2D" w:rsidP="00512A60">
      <w:pPr>
        <w:pStyle w:val="Heading1"/>
      </w:pPr>
      <w:bookmarkStart w:id="11" w:name="_Toc415753170"/>
      <w:bookmarkStart w:id="12" w:name="_Toc443380502"/>
      <w:r w:rsidRPr="00512A60">
        <w:lastRenderedPageBreak/>
        <w:t>Part 1</w:t>
      </w:r>
      <w:r w:rsidR="00B75352">
        <w:tab/>
      </w:r>
      <w:r w:rsidR="00B34AA7" w:rsidRPr="00512A60">
        <w:t>Definitions applicable in this Code</w:t>
      </w:r>
      <w:bookmarkEnd w:id="11"/>
      <w:bookmarkEnd w:id="12"/>
    </w:p>
    <w:p w14:paraId="0F1CE6CB" w14:textId="77777777" w:rsidR="00B34AA7" w:rsidRDefault="00B34AA7" w:rsidP="00B34AA7">
      <w:pPr>
        <w:pStyle w:val="CommentText"/>
        <w:rPr>
          <w:lang w:val="en-GB"/>
        </w:rPr>
      </w:pPr>
    </w:p>
    <w:p w14:paraId="62CEAC9F" w14:textId="77777777" w:rsidR="00137118" w:rsidRPr="00512A60" w:rsidRDefault="00B138E7" w:rsidP="00512A60">
      <w:pPr>
        <w:pStyle w:val="Heading2"/>
      </w:pPr>
      <w:bookmarkStart w:id="13" w:name="_Toc415753171"/>
      <w:bookmarkStart w:id="14" w:name="_Toc443380503"/>
      <w:r w:rsidRPr="00512A60">
        <w:t>1.1</w:t>
      </w:r>
      <w:r w:rsidR="00B75352">
        <w:tab/>
      </w:r>
      <w:r w:rsidR="00137118" w:rsidRPr="00512A60">
        <w:t>Must/should</w:t>
      </w:r>
      <w:bookmarkEnd w:id="13"/>
      <w:bookmarkEnd w:id="14"/>
    </w:p>
    <w:p w14:paraId="2DC1366A" w14:textId="77777777" w:rsidR="00137118" w:rsidRDefault="00137118" w:rsidP="00A37F06">
      <w:pPr>
        <w:pStyle w:val="CommentSubject"/>
        <w:tabs>
          <w:tab w:val="left" w:pos="3075"/>
        </w:tabs>
        <w:autoSpaceDE w:val="0"/>
        <w:spacing w:after="0" w:line="240" w:lineRule="auto"/>
        <w:rPr>
          <w:rFonts w:ascii="Verdana" w:hAnsi="Verdana"/>
          <w:b w:val="0"/>
          <w:bCs w:val="0"/>
          <w:lang w:val="en-GB"/>
        </w:rPr>
      </w:pPr>
    </w:p>
    <w:p w14:paraId="68515480" w14:textId="77777777" w:rsidR="00137118" w:rsidRPr="00CF5D0F" w:rsidRDefault="00137118" w:rsidP="005C03D6">
      <w:pPr>
        <w:pStyle w:val="CommentText"/>
        <w:spacing w:after="0"/>
        <w:rPr>
          <w:rFonts w:ascii="Verdana" w:hAnsi="Verdana"/>
          <w:bCs/>
          <w:lang w:val="en-GB"/>
        </w:rPr>
      </w:pPr>
      <w:r w:rsidRPr="00CF5D0F">
        <w:rPr>
          <w:rFonts w:ascii="Verdana" w:hAnsi="Verdana"/>
          <w:bCs/>
          <w:lang w:val="en-GB"/>
        </w:rPr>
        <w:t>In th</w:t>
      </w:r>
      <w:r w:rsidR="005C03D6" w:rsidRPr="00CF5D0F">
        <w:rPr>
          <w:rFonts w:ascii="Verdana" w:hAnsi="Verdana"/>
          <w:bCs/>
          <w:lang w:val="en-GB"/>
        </w:rPr>
        <w:t xml:space="preserve">is Code the word 'must' is </w:t>
      </w:r>
      <w:r w:rsidRPr="00CF5D0F">
        <w:rPr>
          <w:rFonts w:ascii="Verdana" w:hAnsi="Verdana"/>
          <w:bCs/>
          <w:lang w:val="en-GB"/>
        </w:rPr>
        <w:t>used to indicate a legal obligation.</w:t>
      </w:r>
      <w:r w:rsidR="00615983" w:rsidRPr="00CF5D0F">
        <w:rPr>
          <w:rFonts w:ascii="Verdana" w:hAnsi="Verdana"/>
          <w:bCs/>
          <w:lang w:val="en-GB"/>
        </w:rPr>
        <w:t xml:space="preserve"> </w:t>
      </w:r>
      <w:r w:rsidRPr="00CF5D0F">
        <w:rPr>
          <w:rFonts w:ascii="Verdana" w:hAnsi="Verdana"/>
          <w:bCs/>
          <w:lang w:val="en-GB"/>
        </w:rPr>
        <w:t>Breaches could lead to either civil and/or criminal action.</w:t>
      </w:r>
      <w:r w:rsidR="00615983" w:rsidRPr="00CF5D0F">
        <w:rPr>
          <w:rFonts w:ascii="Verdana" w:hAnsi="Verdana"/>
          <w:bCs/>
          <w:lang w:val="en-GB"/>
        </w:rPr>
        <w:t xml:space="preserve"> </w:t>
      </w:r>
      <w:r w:rsidRPr="00CF5D0F">
        <w:rPr>
          <w:rFonts w:ascii="Verdana" w:hAnsi="Verdana"/>
          <w:bCs/>
          <w:lang w:val="en-GB"/>
        </w:rPr>
        <w:t xml:space="preserve">The </w:t>
      </w:r>
      <w:r w:rsidR="004A0A99" w:rsidRPr="00CF5D0F">
        <w:rPr>
          <w:rFonts w:ascii="Verdana" w:hAnsi="Verdana"/>
          <w:bCs/>
          <w:lang w:val="en-GB"/>
        </w:rPr>
        <w:t>wor</w:t>
      </w:r>
      <w:r w:rsidR="004A0A99" w:rsidRPr="00B138E7">
        <w:rPr>
          <w:rFonts w:ascii="Verdana" w:hAnsi="Verdana"/>
          <w:bCs/>
          <w:lang w:val="en-GB"/>
        </w:rPr>
        <w:t>d</w:t>
      </w:r>
      <w:r w:rsidR="004A0A99" w:rsidRPr="00CF5D0F">
        <w:rPr>
          <w:rFonts w:ascii="Verdana" w:hAnsi="Verdana"/>
          <w:bCs/>
          <w:lang w:val="en-GB"/>
        </w:rPr>
        <w:t xml:space="preserve"> </w:t>
      </w:r>
      <w:r w:rsidRPr="00CF5D0F">
        <w:rPr>
          <w:rFonts w:ascii="Verdana" w:hAnsi="Verdana"/>
          <w:bCs/>
          <w:lang w:val="en-GB"/>
        </w:rPr>
        <w:t xml:space="preserve">'should' is used to indicate </w:t>
      </w:r>
      <w:r w:rsidR="00795F63">
        <w:rPr>
          <w:rFonts w:ascii="Verdana" w:hAnsi="Verdana"/>
          <w:bCs/>
          <w:lang w:val="en-GB"/>
        </w:rPr>
        <w:t>best</w:t>
      </w:r>
      <w:r w:rsidRPr="00CF5D0F">
        <w:rPr>
          <w:rFonts w:ascii="Verdana" w:hAnsi="Verdana"/>
          <w:bCs/>
          <w:lang w:val="en-GB"/>
        </w:rPr>
        <w:t xml:space="preserve"> practice</w:t>
      </w:r>
      <w:r w:rsidR="00795F63">
        <w:rPr>
          <w:rFonts w:ascii="Verdana" w:hAnsi="Verdana"/>
          <w:bCs/>
          <w:lang w:val="en-GB"/>
        </w:rPr>
        <w:t>.</w:t>
      </w:r>
      <w:r w:rsidR="00F770CA">
        <w:rPr>
          <w:rFonts w:ascii="Verdana" w:hAnsi="Verdana"/>
          <w:bCs/>
          <w:lang w:val="en-GB"/>
        </w:rPr>
        <w:t xml:space="preserve"> </w:t>
      </w:r>
      <w:r w:rsidR="005C03D6" w:rsidRPr="00CF5D0F">
        <w:rPr>
          <w:rFonts w:ascii="Verdana" w:hAnsi="Verdana"/>
          <w:bCs/>
          <w:lang w:val="en-GB"/>
        </w:rPr>
        <w:t>T</w:t>
      </w:r>
      <w:r w:rsidRPr="00CF5D0F">
        <w:rPr>
          <w:rFonts w:ascii="Verdana" w:hAnsi="Verdana"/>
          <w:bCs/>
          <w:lang w:val="en-GB"/>
        </w:rPr>
        <w:t xml:space="preserve">here is often a very close correlation between a statutory requirement and </w:t>
      </w:r>
      <w:r w:rsidR="00795F63">
        <w:rPr>
          <w:rFonts w:ascii="Verdana" w:hAnsi="Verdana"/>
          <w:bCs/>
          <w:lang w:val="en-GB"/>
        </w:rPr>
        <w:t>best</w:t>
      </w:r>
      <w:r w:rsidRPr="00CF5D0F">
        <w:rPr>
          <w:rFonts w:ascii="Verdana" w:hAnsi="Verdana"/>
          <w:bCs/>
          <w:lang w:val="en-GB"/>
        </w:rPr>
        <w:t xml:space="preserve"> practice.</w:t>
      </w:r>
      <w:r w:rsidR="00795F63">
        <w:rPr>
          <w:rFonts w:ascii="Verdana" w:hAnsi="Verdana"/>
          <w:bCs/>
          <w:lang w:val="en-GB"/>
        </w:rPr>
        <w:t xml:space="preserve">  It should be understood that non-compliance with best practice is a serious matter and practitioners would need to justify the reasons for not following best practice.  This Code, having been approved by the Secretary of State</w:t>
      </w:r>
      <w:r w:rsidR="00BF2DEC">
        <w:rPr>
          <w:rFonts w:ascii="Verdana" w:hAnsi="Verdana"/>
          <w:bCs/>
          <w:lang w:val="en-GB"/>
        </w:rPr>
        <w:t>,</w:t>
      </w:r>
      <w:r w:rsidR="00795F63">
        <w:rPr>
          <w:rFonts w:ascii="Verdana" w:hAnsi="Verdana"/>
          <w:bCs/>
          <w:lang w:val="en-GB"/>
        </w:rPr>
        <w:t xml:space="preserve"> can be used for evidential purposes before courts and tribunals apart from disciplinary measures by the RICS against regulated firms and members.</w:t>
      </w:r>
    </w:p>
    <w:p w14:paraId="1323A418" w14:textId="77777777" w:rsidR="00137118" w:rsidRPr="00137118" w:rsidRDefault="00137118" w:rsidP="00137118">
      <w:pPr>
        <w:pStyle w:val="CommentText"/>
        <w:rPr>
          <w:rFonts w:ascii="Verdana" w:hAnsi="Verdana"/>
          <w:lang w:val="en-GB"/>
        </w:rPr>
      </w:pPr>
    </w:p>
    <w:p w14:paraId="595AEE48" w14:textId="77777777" w:rsidR="00A419FB" w:rsidRPr="00137118" w:rsidRDefault="00A419FB" w:rsidP="00A419FB">
      <w:pPr>
        <w:pStyle w:val="Heading2"/>
      </w:pPr>
      <w:bookmarkStart w:id="15" w:name="_Toc415753172"/>
      <w:bookmarkStart w:id="16" w:name="_Toc443380504"/>
      <w:r>
        <w:t>1.2</w:t>
      </w:r>
      <w:r w:rsidR="00B75352">
        <w:tab/>
      </w:r>
      <w:r w:rsidRPr="00137118">
        <w:t>You</w:t>
      </w:r>
      <w:bookmarkEnd w:id="15"/>
      <w:bookmarkEnd w:id="16"/>
    </w:p>
    <w:p w14:paraId="10741787" w14:textId="77777777" w:rsidR="00A419FB" w:rsidRPr="00137118" w:rsidRDefault="00A419FB" w:rsidP="00A419FB">
      <w:pPr>
        <w:pStyle w:val="CommentText"/>
        <w:spacing w:after="0"/>
        <w:rPr>
          <w:rFonts w:ascii="Verdana" w:hAnsi="Verdana"/>
          <w:lang w:val="en-GB"/>
        </w:rPr>
      </w:pPr>
    </w:p>
    <w:p w14:paraId="50B74193" w14:textId="77777777" w:rsidR="00A419FB" w:rsidRDefault="00A419FB" w:rsidP="00A419FB">
      <w:pPr>
        <w:pStyle w:val="CommentText"/>
        <w:spacing w:after="0"/>
        <w:rPr>
          <w:rFonts w:ascii="Verdana" w:hAnsi="Verdana"/>
          <w:lang w:val="en-GB"/>
        </w:rPr>
      </w:pPr>
      <w:r w:rsidRPr="00137118">
        <w:rPr>
          <w:rFonts w:ascii="Verdana" w:hAnsi="Verdana"/>
          <w:lang w:val="en-GB"/>
        </w:rPr>
        <w:t>This Code</w:t>
      </w:r>
      <w:r>
        <w:rPr>
          <w:rFonts w:ascii="Verdana" w:hAnsi="Verdana"/>
          <w:lang w:val="en-GB"/>
        </w:rPr>
        <w:t xml:space="preserve"> considers property management from the perspective of managing agents (sometimes referred to as property managers or block managers) that typically manage whole blocks of flats or estates with communal areas. Except where indicated in the text, all requirements are for the managing agent, acting on behalf of a client, who is addressed as 'you' or referred to as the 'managing agent'.</w:t>
      </w:r>
    </w:p>
    <w:p w14:paraId="215B92B3" w14:textId="77777777" w:rsidR="00A419FB" w:rsidRDefault="00A419FB" w:rsidP="00A419FB">
      <w:pPr>
        <w:pStyle w:val="CommentText"/>
        <w:spacing w:after="0"/>
        <w:rPr>
          <w:rFonts w:ascii="Verdana" w:hAnsi="Verdana"/>
          <w:lang w:val="en-GB"/>
        </w:rPr>
      </w:pPr>
    </w:p>
    <w:p w14:paraId="51179EE3" w14:textId="77777777" w:rsidR="00A419FB" w:rsidRDefault="00A419FB" w:rsidP="00A419FB">
      <w:pPr>
        <w:jc w:val="center"/>
        <w:rPr>
          <w:rFonts w:ascii="Verdana" w:hAnsi="Verdana"/>
          <w:sz w:val="20"/>
          <w:szCs w:val="20"/>
        </w:rPr>
      </w:pPr>
      <w:r>
        <w:rPr>
          <w:rFonts w:ascii="Verdana" w:hAnsi="Verdana"/>
        </w:rPr>
        <w:br w:type="page"/>
      </w:r>
    </w:p>
    <w:p w14:paraId="12375DB5" w14:textId="77777777" w:rsidR="0040377A" w:rsidRPr="00CF5D0F" w:rsidRDefault="00FC7F0B" w:rsidP="00114E30">
      <w:pPr>
        <w:pStyle w:val="Heading1"/>
      </w:pPr>
      <w:bookmarkStart w:id="17" w:name="_Toc415753173"/>
      <w:bookmarkStart w:id="18" w:name="_Toc443380505"/>
      <w:r>
        <w:lastRenderedPageBreak/>
        <w:t>Part 2</w:t>
      </w:r>
      <w:r w:rsidR="00017B76">
        <w:t xml:space="preserve"> </w:t>
      </w:r>
      <w:r w:rsidR="0049268C">
        <w:t>Ethics</w:t>
      </w:r>
      <w:bookmarkEnd w:id="17"/>
      <w:bookmarkEnd w:id="18"/>
    </w:p>
    <w:p w14:paraId="7112AA2A" w14:textId="77777777" w:rsidR="0049268C" w:rsidRDefault="0049268C" w:rsidP="00137118">
      <w:pPr>
        <w:pStyle w:val="CommentText"/>
        <w:spacing w:after="0"/>
        <w:rPr>
          <w:rFonts w:ascii="Verdana" w:hAnsi="Verdana"/>
          <w:lang w:val="en-GB"/>
        </w:rPr>
      </w:pPr>
    </w:p>
    <w:p w14:paraId="7416FD0C" w14:textId="77777777" w:rsidR="0049268C" w:rsidRDefault="00F642F2" w:rsidP="00114E30">
      <w:pPr>
        <w:pStyle w:val="Heading2"/>
      </w:pPr>
      <w:bookmarkStart w:id="19" w:name="_Toc415753174"/>
      <w:bookmarkStart w:id="20" w:name="_Toc443380506"/>
      <w:r>
        <w:t>2.1</w:t>
      </w:r>
      <w:r w:rsidR="00B75352">
        <w:tab/>
      </w:r>
      <w:r w:rsidR="0049268C">
        <w:t>Introduction to ethics and professionalism</w:t>
      </w:r>
      <w:bookmarkEnd w:id="19"/>
      <w:bookmarkEnd w:id="20"/>
    </w:p>
    <w:p w14:paraId="30F6B5DD" w14:textId="77777777" w:rsidR="0049268C" w:rsidRDefault="0049268C" w:rsidP="00137118">
      <w:pPr>
        <w:pStyle w:val="CommentText"/>
        <w:spacing w:after="0"/>
        <w:rPr>
          <w:rFonts w:ascii="Verdana" w:hAnsi="Verdana"/>
          <w:lang w:val="en-GB"/>
        </w:rPr>
      </w:pPr>
    </w:p>
    <w:p w14:paraId="03ABA68C" w14:textId="77777777" w:rsidR="0049268C" w:rsidRDefault="0049268C" w:rsidP="00137118">
      <w:pPr>
        <w:pStyle w:val="CommentText"/>
        <w:spacing w:after="0"/>
        <w:rPr>
          <w:rFonts w:ascii="Verdana" w:hAnsi="Verdana"/>
          <w:lang w:val="en-GB"/>
        </w:rPr>
      </w:pPr>
      <w:r>
        <w:rPr>
          <w:rFonts w:ascii="Verdana" w:hAnsi="Verdana"/>
          <w:lang w:val="en-GB"/>
        </w:rPr>
        <w:t>The manag</w:t>
      </w:r>
      <w:r w:rsidR="00B27CF7">
        <w:rPr>
          <w:rFonts w:ascii="Verdana" w:hAnsi="Verdana"/>
          <w:lang w:val="en-GB"/>
        </w:rPr>
        <w:t>ing agent</w:t>
      </w:r>
      <w:r>
        <w:rPr>
          <w:rFonts w:ascii="Verdana" w:hAnsi="Verdana"/>
          <w:lang w:val="en-GB"/>
        </w:rPr>
        <w:t xml:space="preserve"> has both legal and ethical responsibilities.</w:t>
      </w:r>
      <w:r w:rsidR="00615983">
        <w:rPr>
          <w:rFonts w:ascii="Verdana" w:hAnsi="Verdana"/>
          <w:lang w:val="en-GB"/>
        </w:rPr>
        <w:t xml:space="preserve"> </w:t>
      </w:r>
      <w:r>
        <w:rPr>
          <w:rFonts w:ascii="Verdana" w:hAnsi="Verdana"/>
          <w:lang w:val="en-GB"/>
        </w:rPr>
        <w:t>The legal responsibilities are governed by both the rules established in legislation and the rights and liabilities arising out of relationships with individuals set out in civil law</w:t>
      </w:r>
      <w:r w:rsidR="00F642F2">
        <w:rPr>
          <w:rFonts w:ascii="Verdana" w:hAnsi="Verdana"/>
          <w:lang w:val="en-GB"/>
        </w:rPr>
        <w:t>.</w:t>
      </w:r>
    </w:p>
    <w:p w14:paraId="6B20F25E" w14:textId="77777777" w:rsidR="0049268C" w:rsidRDefault="0049268C" w:rsidP="00137118">
      <w:pPr>
        <w:pStyle w:val="CommentText"/>
        <w:spacing w:after="0"/>
        <w:rPr>
          <w:rFonts w:ascii="Verdana" w:hAnsi="Verdana"/>
          <w:lang w:val="en-GB"/>
        </w:rPr>
      </w:pPr>
    </w:p>
    <w:p w14:paraId="69FEF21D" w14:textId="77777777" w:rsidR="0049268C" w:rsidRDefault="0049268C" w:rsidP="00137118">
      <w:pPr>
        <w:pStyle w:val="CommentText"/>
        <w:spacing w:after="0"/>
        <w:rPr>
          <w:rFonts w:ascii="Verdana" w:hAnsi="Verdana"/>
          <w:lang w:val="en-GB"/>
        </w:rPr>
      </w:pPr>
      <w:r>
        <w:rPr>
          <w:rFonts w:ascii="Verdana" w:hAnsi="Verdana"/>
          <w:lang w:val="en-GB"/>
        </w:rPr>
        <w:t>Ethical obligations impose a higher level of responsibility and may have not only legal but also moral obligations.</w:t>
      </w:r>
      <w:r w:rsidR="00615983">
        <w:rPr>
          <w:rFonts w:ascii="Verdana" w:hAnsi="Verdana"/>
          <w:lang w:val="en-GB"/>
        </w:rPr>
        <w:t xml:space="preserve"> </w:t>
      </w:r>
      <w:r>
        <w:rPr>
          <w:rFonts w:ascii="Verdana" w:hAnsi="Verdana"/>
          <w:lang w:val="en-GB"/>
        </w:rPr>
        <w:t>The resolution of issues often involves a subjective decisi</w:t>
      </w:r>
      <w:r w:rsidR="000C72E9">
        <w:rPr>
          <w:rFonts w:ascii="Verdana" w:hAnsi="Verdana"/>
          <w:lang w:val="en-GB"/>
        </w:rPr>
        <w:t>on based on your own personal e</w:t>
      </w:r>
      <w:r>
        <w:rPr>
          <w:rFonts w:ascii="Verdana" w:hAnsi="Verdana"/>
          <w:lang w:val="en-GB"/>
        </w:rPr>
        <w:t>thical values and those ethical rules set out in professional codes of conduct.</w:t>
      </w:r>
      <w:r w:rsidR="00615983">
        <w:rPr>
          <w:rFonts w:ascii="Verdana" w:hAnsi="Verdana"/>
          <w:lang w:val="en-GB"/>
        </w:rPr>
        <w:t xml:space="preserve"> </w:t>
      </w:r>
      <w:r>
        <w:rPr>
          <w:rFonts w:ascii="Verdana" w:hAnsi="Verdana"/>
          <w:lang w:val="en-GB"/>
        </w:rPr>
        <w:t>Laws may also set out the legal responsibilities regarding your conduct.</w:t>
      </w:r>
    </w:p>
    <w:p w14:paraId="749B2703" w14:textId="77777777" w:rsidR="0049268C" w:rsidRDefault="0049268C" w:rsidP="00137118">
      <w:pPr>
        <w:pStyle w:val="CommentText"/>
        <w:spacing w:after="0"/>
        <w:rPr>
          <w:rFonts w:ascii="Verdana" w:hAnsi="Verdana"/>
          <w:lang w:val="en-GB"/>
        </w:rPr>
      </w:pPr>
    </w:p>
    <w:p w14:paraId="7F348E2E" w14:textId="77777777" w:rsidR="0049268C" w:rsidRDefault="0049268C" w:rsidP="00137118">
      <w:pPr>
        <w:pStyle w:val="CommentText"/>
        <w:spacing w:after="0"/>
        <w:rPr>
          <w:rFonts w:ascii="Verdana" w:hAnsi="Verdana"/>
          <w:lang w:val="en-GB"/>
        </w:rPr>
      </w:pPr>
      <w:r>
        <w:rPr>
          <w:rFonts w:ascii="Verdana" w:hAnsi="Verdana"/>
          <w:lang w:val="en-GB"/>
        </w:rPr>
        <w:t>Professional ethics are the standards of performance and service</w:t>
      </w:r>
      <w:r w:rsidR="00F642F2">
        <w:rPr>
          <w:rFonts w:ascii="Verdana" w:hAnsi="Verdana"/>
          <w:lang w:val="en-GB"/>
        </w:rPr>
        <w:t xml:space="preserve"> that</w:t>
      </w:r>
      <w:r>
        <w:rPr>
          <w:rFonts w:ascii="Verdana" w:hAnsi="Verdana"/>
          <w:lang w:val="en-GB"/>
        </w:rPr>
        <w:t xml:space="preserve"> the general public can expect to rec</w:t>
      </w:r>
      <w:r w:rsidR="009425E9">
        <w:rPr>
          <w:rFonts w:ascii="Verdana" w:hAnsi="Verdana"/>
          <w:lang w:val="en-GB"/>
        </w:rPr>
        <w:t>eive from a professional managing agent</w:t>
      </w:r>
      <w:r>
        <w:rPr>
          <w:rFonts w:ascii="Verdana" w:hAnsi="Verdana"/>
          <w:lang w:val="en-GB"/>
        </w:rPr>
        <w:t xml:space="preserve"> and ensure that you act professionally at all times.</w:t>
      </w:r>
      <w:r w:rsidR="00615983">
        <w:rPr>
          <w:rFonts w:ascii="Verdana" w:hAnsi="Verdana"/>
          <w:lang w:val="en-GB"/>
        </w:rPr>
        <w:t xml:space="preserve"> </w:t>
      </w:r>
    </w:p>
    <w:p w14:paraId="1E3F70BA" w14:textId="77777777" w:rsidR="0049268C" w:rsidRDefault="0049268C" w:rsidP="00137118">
      <w:pPr>
        <w:pStyle w:val="CommentText"/>
        <w:spacing w:after="0"/>
        <w:rPr>
          <w:rFonts w:ascii="Verdana" w:hAnsi="Verdana"/>
          <w:lang w:val="en-GB"/>
        </w:rPr>
      </w:pPr>
    </w:p>
    <w:p w14:paraId="02D44659" w14:textId="77777777" w:rsidR="0049268C" w:rsidRDefault="009425E9" w:rsidP="00137118">
      <w:pPr>
        <w:pStyle w:val="CommentText"/>
        <w:spacing w:after="0"/>
        <w:rPr>
          <w:rFonts w:ascii="Verdana" w:hAnsi="Verdana"/>
          <w:lang w:val="en-GB"/>
        </w:rPr>
      </w:pPr>
      <w:r>
        <w:rPr>
          <w:rFonts w:ascii="Verdana" w:hAnsi="Verdana"/>
          <w:lang w:val="en-GB"/>
        </w:rPr>
        <w:t>You should</w:t>
      </w:r>
      <w:r w:rsidR="0049268C">
        <w:rPr>
          <w:rFonts w:ascii="Verdana" w:hAnsi="Verdana"/>
          <w:lang w:val="en-GB"/>
        </w:rPr>
        <w:t xml:space="preserve"> always ensure that you carry out all services with reasonable care and skill.</w:t>
      </w:r>
      <w:r w:rsidR="00615983">
        <w:rPr>
          <w:rFonts w:ascii="Verdana" w:hAnsi="Verdana"/>
          <w:lang w:val="en-GB"/>
        </w:rPr>
        <w:t xml:space="preserve"> </w:t>
      </w:r>
      <w:r w:rsidR="0049268C">
        <w:rPr>
          <w:rFonts w:ascii="Verdana" w:hAnsi="Verdana"/>
          <w:lang w:val="en-GB"/>
        </w:rPr>
        <w:t>What is 'reasonable' is measured by the standards of a reasonably competent and experienced managing agent.</w:t>
      </w:r>
      <w:r w:rsidR="00615983">
        <w:rPr>
          <w:rFonts w:ascii="Verdana" w:hAnsi="Verdana"/>
          <w:lang w:val="en-GB"/>
        </w:rPr>
        <w:t xml:space="preserve"> </w:t>
      </w:r>
      <w:r w:rsidR="0049268C">
        <w:rPr>
          <w:rFonts w:ascii="Verdana" w:hAnsi="Verdana"/>
          <w:lang w:val="en-GB"/>
        </w:rPr>
        <w:t>The duty of care and skill applies to every aspect of your services.</w:t>
      </w:r>
    </w:p>
    <w:p w14:paraId="249B6F58" w14:textId="77777777" w:rsidR="0049268C" w:rsidRDefault="0049268C" w:rsidP="00137118">
      <w:pPr>
        <w:pStyle w:val="CommentText"/>
        <w:spacing w:after="0"/>
        <w:rPr>
          <w:rFonts w:ascii="Verdana" w:hAnsi="Verdana"/>
          <w:lang w:val="en-GB"/>
        </w:rPr>
      </w:pPr>
    </w:p>
    <w:p w14:paraId="7A0B407C" w14:textId="77777777" w:rsidR="006822F6" w:rsidRDefault="00F642F2" w:rsidP="00114E30">
      <w:pPr>
        <w:pStyle w:val="Heading2"/>
      </w:pPr>
      <w:bookmarkStart w:id="21" w:name="_Toc415753175"/>
      <w:bookmarkStart w:id="22" w:name="_Toc443380507"/>
      <w:r>
        <w:t>2.2</w:t>
      </w:r>
      <w:r w:rsidR="00B75352">
        <w:tab/>
      </w:r>
      <w:r w:rsidR="006822F6">
        <w:t xml:space="preserve">Core </w:t>
      </w:r>
      <w:r>
        <w:t>principles</w:t>
      </w:r>
      <w:bookmarkEnd w:id="21"/>
      <w:bookmarkEnd w:id="22"/>
    </w:p>
    <w:p w14:paraId="1CB5CAC3" w14:textId="77777777" w:rsidR="006822F6" w:rsidRPr="003E0417" w:rsidRDefault="006822F6" w:rsidP="00137118">
      <w:pPr>
        <w:pStyle w:val="CommentText"/>
        <w:spacing w:after="0"/>
        <w:rPr>
          <w:rFonts w:ascii="Verdana" w:hAnsi="Verdana"/>
          <w:lang w:val="en-GB"/>
        </w:rPr>
      </w:pPr>
    </w:p>
    <w:p w14:paraId="05305C1B" w14:textId="77777777" w:rsidR="0049268C" w:rsidRDefault="0049268C" w:rsidP="00860CD2">
      <w:pPr>
        <w:pStyle w:val="Default"/>
        <w:rPr>
          <w:rFonts w:ascii="Verdana" w:eastAsiaTheme="minorHAnsi" w:hAnsi="Verdana"/>
          <w:bCs/>
          <w:sz w:val="20"/>
          <w:szCs w:val="20"/>
        </w:rPr>
      </w:pPr>
      <w:r w:rsidRPr="00321E33">
        <w:rPr>
          <w:rFonts w:ascii="Verdana" w:hAnsi="Verdana"/>
          <w:sz w:val="20"/>
          <w:szCs w:val="20"/>
        </w:rPr>
        <w:t>The following core principles</w:t>
      </w:r>
      <w:r w:rsidR="00AE2CC8" w:rsidRPr="00F17B62">
        <w:rPr>
          <w:rFonts w:ascii="Verdana" w:hAnsi="Verdana"/>
          <w:sz w:val="20"/>
          <w:szCs w:val="20"/>
        </w:rPr>
        <w:t xml:space="preserve"> are </w:t>
      </w:r>
      <w:r w:rsidR="00105232" w:rsidRPr="00EE0CC4">
        <w:rPr>
          <w:rFonts w:ascii="Verdana" w:hAnsi="Verdana"/>
          <w:sz w:val="20"/>
          <w:szCs w:val="20"/>
        </w:rPr>
        <w:t>based on those</w:t>
      </w:r>
      <w:r w:rsidR="00105232" w:rsidRPr="00321E33">
        <w:rPr>
          <w:rFonts w:ascii="Verdana" w:hAnsi="Verdana"/>
          <w:sz w:val="20"/>
          <w:szCs w:val="20"/>
        </w:rPr>
        <w:t xml:space="preserve"> </w:t>
      </w:r>
      <w:r w:rsidR="00860CD2" w:rsidRPr="00F17B62">
        <w:rPr>
          <w:rFonts w:ascii="Verdana" w:hAnsi="Verdana"/>
          <w:sz w:val="20"/>
          <w:szCs w:val="20"/>
        </w:rPr>
        <w:t>from the</w:t>
      </w:r>
      <w:r w:rsidR="003E0417" w:rsidRPr="00B553E2">
        <w:rPr>
          <w:rFonts w:ascii="Verdana" w:eastAsiaTheme="minorHAnsi" w:hAnsi="Verdana"/>
          <w:sz w:val="20"/>
          <w:szCs w:val="20"/>
        </w:rPr>
        <w:t xml:space="preserve"> </w:t>
      </w:r>
      <w:r w:rsidR="003E0417" w:rsidRPr="00E649FA">
        <w:rPr>
          <w:rFonts w:ascii="Verdana" w:eastAsiaTheme="minorHAnsi" w:hAnsi="Verdana"/>
          <w:bCs/>
          <w:sz w:val="20"/>
          <w:szCs w:val="20"/>
        </w:rPr>
        <w:t>RICS Global</w:t>
      </w:r>
      <w:r w:rsidR="003E0417" w:rsidRPr="003E0417">
        <w:rPr>
          <w:rFonts w:ascii="Verdana" w:eastAsiaTheme="minorHAnsi" w:hAnsi="Verdana"/>
          <w:bCs/>
          <w:sz w:val="20"/>
          <w:szCs w:val="20"/>
        </w:rPr>
        <w:t xml:space="preserve"> Practice </w:t>
      </w:r>
      <w:r w:rsidR="008C2F62">
        <w:rPr>
          <w:rFonts w:ascii="Verdana" w:eastAsiaTheme="minorHAnsi" w:hAnsi="Verdana"/>
          <w:bCs/>
          <w:sz w:val="20"/>
          <w:szCs w:val="20"/>
        </w:rPr>
        <w:t>s</w:t>
      </w:r>
      <w:r w:rsidR="00F56699">
        <w:rPr>
          <w:rFonts w:ascii="Verdana" w:eastAsiaTheme="minorHAnsi" w:hAnsi="Verdana"/>
          <w:bCs/>
          <w:sz w:val="20"/>
          <w:szCs w:val="20"/>
        </w:rPr>
        <w:t>tatement</w:t>
      </w:r>
      <w:r w:rsidR="00F56699" w:rsidRPr="003E0417">
        <w:rPr>
          <w:rFonts w:ascii="Verdana" w:eastAsiaTheme="minorHAnsi" w:hAnsi="Verdana"/>
          <w:bCs/>
          <w:sz w:val="20"/>
          <w:szCs w:val="20"/>
        </w:rPr>
        <w:t xml:space="preserve"> </w:t>
      </w:r>
      <w:r w:rsidR="00637E59">
        <w:rPr>
          <w:rFonts w:ascii="Verdana" w:eastAsiaTheme="minorHAnsi" w:hAnsi="Verdana"/>
          <w:bCs/>
          <w:sz w:val="20"/>
          <w:szCs w:val="20"/>
        </w:rPr>
        <w:t>and Guidance</w:t>
      </w:r>
      <w:r w:rsidR="008C2F62">
        <w:rPr>
          <w:rFonts w:ascii="Verdana" w:eastAsiaTheme="minorHAnsi" w:hAnsi="Verdana"/>
          <w:bCs/>
          <w:sz w:val="20"/>
          <w:szCs w:val="20"/>
        </w:rPr>
        <w:t xml:space="preserve"> </w:t>
      </w:r>
      <w:r w:rsidR="00637E59">
        <w:rPr>
          <w:rFonts w:ascii="Verdana" w:eastAsiaTheme="minorHAnsi" w:hAnsi="Verdana"/>
          <w:bCs/>
          <w:sz w:val="20"/>
          <w:szCs w:val="20"/>
        </w:rPr>
        <w:t>Note</w:t>
      </w:r>
      <w:r w:rsidR="00AA64BF">
        <w:rPr>
          <w:rFonts w:ascii="Verdana" w:eastAsiaTheme="minorHAnsi" w:hAnsi="Verdana"/>
          <w:bCs/>
          <w:sz w:val="20"/>
          <w:szCs w:val="20"/>
        </w:rPr>
        <w:t>:</w:t>
      </w:r>
      <w:r w:rsidR="00637E59">
        <w:rPr>
          <w:rFonts w:ascii="Verdana" w:eastAsiaTheme="minorHAnsi" w:hAnsi="Verdana"/>
          <w:bCs/>
          <w:sz w:val="20"/>
          <w:szCs w:val="20"/>
        </w:rPr>
        <w:t xml:space="preserve"> </w:t>
      </w:r>
      <w:r w:rsidR="003E0417" w:rsidRPr="00D875EE">
        <w:rPr>
          <w:rFonts w:ascii="Verdana" w:eastAsiaTheme="minorHAnsi" w:hAnsi="Verdana"/>
          <w:bCs/>
          <w:i/>
          <w:sz w:val="20"/>
          <w:szCs w:val="20"/>
        </w:rPr>
        <w:t xml:space="preserve">Real </w:t>
      </w:r>
      <w:r w:rsidR="001909ED" w:rsidRPr="00D875EE">
        <w:rPr>
          <w:rFonts w:ascii="Verdana" w:eastAsiaTheme="minorHAnsi" w:hAnsi="Verdana"/>
          <w:bCs/>
          <w:i/>
          <w:sz w:val="20"/>
          <w:szCs w:val="20"/>
        </w:rPr>
        <w:t xml:space="preserve">estate </w:t>
      </w:r>
      <w:r w:rsidR="008C2F62">
        <w:rPr>
          <w:rFonts w:ascii="Verdana" w:eastAsiaTheme="minorHAnsi" w:hAnsi="Verdana"/>
          <w:bCs/>
          <w:i/>
          <w:sz w:val="20"/>
          <w:szCs w:val="20"/>
        </w:rPr>
        <w:t xml:space="preserve">management </w:t>
      </w:r>
      <w:r w:rsidR="00F56699">
        <w:rPr>
          <w:rFonts w:ascii="Verdana" w:eastAsiaTheme="minorHAnsi" w:hAnsi="Verdana"/>
          <w:bCs/>
          <w:i/>
          <w:sz w:val="20"/>
          <w:szCs w:val="20"/>
        </w:rPr>
        <w:t>guidance</w:t>
      </w:r>
      <w:r w:rsidR="001909ED" w:rsidRPr="003E0417">
        <w:rPr>
          <w:rFonts w:ascii="Verdana" w:eastAsiaTheme="minorHAnsi" w:hAnsi="Verdana"/>
          <w:bCs/>
          <w:sz w:val="20"/>
          <w:szCs w:val="20"/>
        </w:rPr>
        <w:t xml:space="preserve"> </w:t>
      </w:r>
      <w:r w:rsidR="001909ED">
        <w:rPr>
          <w:rFonts w:ascii="Verdana" w:eastAsiaTheme="minorHAnsi" w:hAnsi="Verdana"/>
          <w:bCs/>
          <w:sz w:val="20"/>
          <w:szCs w:val="20"/>
        </w:rPr>
        <w:t>(</w:t>
      </w:r>
      <w:r w:rsidR="00F56699">
        <w:rPr>
          <w:rFonts w:ascii="Verdana" w:eastAsiaTheme="minorHAnsi" w:hAnsi="Verdana"/>
          <w:bCs/>
          <w:sz w:val="20"/>
          <w:szCs w:val="20"/>
        </w:rPr>
        <w:t>2nd</w:t>
      </w:r>
      <w:r w:rsidR="001909ED">
        <w:rPr>
          <w:rFonts w:ascii="Verdana" w:eastAsiaTheme="minorHAnsi" w:hAnsi="Verdana"/>
          <w:bCs/>
          <w:sz w:val="20"/>
          <w:szCs w:val="20"/>
        </w:rPr>
        <w:t xml:space="preserve"> edition</w:t>
      </w:r>
      <w:r w:rsidR="001909ED" w:rsidRPr="0093458B">
        <w:rPr>
          <w:rFonts w:ascii="Verdana" w:eastAsiaTheme="minorHAnsi" w:hAnsi="Verdana"/>
          <w:bCs/>
          <w:sz w:val="20"/>
          <w:szCs w:val="20"/>
        </w:rPr>
        <w:t>)</w:t>
      </w:r>
      <w:r w:rsidR="008C2F62">
        <w:rPr>
          <w:rFonts w:ascii="Verdana" w:eastAsiaTheme="minorHAnsi" w:hAnsi="Verdana"/>
          <w:bCs/>
          <w:sz w:val="20"/>
          <w:szCs w:val="20"/>
        </w:rPr>
        <w:t>.</w:t>
      </w:r>
      <w:r w:rsidR="001909ED" w:rsidRPr="0093458B">
        <w:rPr>
          <w:rFonts w:ascii="Verdana" w:eastAsiaTheme="minorHAnsi" w:hAnsi="Verdana"/>
          <w:bCs/>
          <w:sz w:val="20"/>
          <w:szCs w:val="20"/>
        </w:rPr>
        <w:t xml:space="preserve"> </w:t>
      </w:r>
    </w:p>
    <w:p w14:paraId="2B4A334E" w14:textId="77777777" w:rsidR="00634223" w:rsidRDefault="00634223" w:rsidP="00860CD2">
      <w:pPr>
        <w:pStyle w:val="Default"/>
        <w:rPr>
          <w:rFonts w:ascii="Verdana" w:eastAsiaTheme="minorHAnsi" w:hAnsi="Verdana"/>
          <w:bCs/>
          <w:sz w:val="20"/>
          <w:szCs w:val="20"/>
        </w:rPr>
      </w:pPr>
    </w:p>
    <w:p w14:paraId="589EF35A" w14:textId="77777777" w:rsidR="00166602" w:rsidRPr="00166602" w:rsidRDefault="00166602" w:rsidP="00F00A67">
      <w:pPr>
        <w:pStyle w:val="Default"/>
        <w:numPr>
          <w:ilvl w:val="0"/>
          <w:numId w:val="38"/>
        </w:numPr>
        <w:rPr>
          <w:rFonts w:ascii="Verdana" w:hAnsi="Verdana"/>
          <w:sz w:val="20"/>
          <w:szCs w:val="20"/>
        </w:rPr>
      </w:pPr>
      <w:r w:rsidRPr="00105232">
        <w:rPr>
          <w:rFonts w:ascii="Verdana" w:hAnsi="Verdana"/>
          <w:sz w:val="20"/>
          <w:szCs w:val="20"/>
        </w:rPr>
        <w:t>To conduct business</w:t>
      </w:r>
      <w:r w:rsidRPr="00166602">
        <w:rPr>
          <w:rFonts w:ascii="Verdana" w:hAnsi="Verdana"/>
          <w:sz w:val="20"/>
          <w:szCs w:val="20"/>
        </w:rPr>
        <w:t xml:space="preserve"> in an honest, fair, transparent and professional manner.</w:t>
      </w:r>
    </w:p>
    <w:p w14:paraId="64EAB07D" w14:textId="77777777" w:rsidR="00105232" w:rsidRDefault="00105232" w:rsidP="00F00A67">
      <w:pPr>
        <w:pStyle w:val="Default"/>
        <w:numPr>
          <w:ilvl w:val="0"/>
          <w:numId w:val="38"/>
        </w:numPr>
        <w:rPr>
          <w:rFonts w:ascii="Verdana" w:hAnsi="Verdana"/>
          <w:sz w:val="20"/>
          <w:szCs w:val="20"/>
        </w:rPr>
      </w:pPr>
      <w:r w:rsidRPr="00634223">
        <w:rPr>
          <w:rFonts w:ascii="Verdana" w:hAnsi="Verdana"/>
          <w:sz w:val="20"/>
          <w:szCs w:val="20"/>
        </w:rPr>
        <w:t>To carry out work with due skill, care and diligence, and ensure that any staff employed have the necessary skills to carry out their tasks.</w:t>
      </w:r>
    </w:p>
    <w:p w14:paraId="1A81A1B9" w14:textId="77777777" w:rsidR="00105232" w:rsidRDefault="00105232" w:rsidP="00F00A67">
      <w:pPr>
        <w:pStyle w:val="Default"/>
        <w:numPr>
          <w:ilvl w:val="0"/>
          <w:numId w:val="38"/>
        </w:numPr>
        <w:rPr>
          <w:rFonts w:ascii="Verdana" w:hAnsi="Verdana"/>
          <w:sz w:val="20"/>
          <w:szCs w:val="20"/>
        </w:rPr>
      </w:pPr>
      <w:r w:rsidRPr="00634223">
        <w:rPr>
          <w:rFonts w:ascii="Verdana" w:hAnsi="Verdana"/>
          <w:sz w:val="20"/>
          <w:szCs w:val="20"/>
        </w:rPr>
        <w:t>To ensure that clients are provided with terms of engagement which are fair and clear. These should meet all legal requirements and relevant codes of practice</w:t>
      </w:r>
      <w:r>
        <w:rPr>
          <w:rFonts w:ascii="Verdana" w:hAnsi="Verdana"/>
          <w:sz w:val="20"/>
          <w:szCs w:val="20"/>
        </w:rPr>
        <w:t>,</w:t>
      </w:r>
      <w:r w:rsidRPr="00634223">
        <w:rPr>
          <w:rFonts w:ascii="Verdana" w:hAnsi="Verdana"/>
          <w:sz w:val="20"/>
          <w:szCs w:val="20"/>
        </w:rPr>
        <w:t xml:space="preserve"> in</w:t>
      </w:r>
      <w:r>
        <w:rPr>
          <w:rFonts w:ascii="Verdana" w:hAnsi="Verdana"/>
          <w:sz w:val="20"/>
          <w:szCs w:val="20"/>
        </w:rPr>
        <w:t>cluding reference to complaints-</w:t>
      </w:r>
      <w:r w:rsidRPr="00634223">
        <w:rPr>
          <w:rFonts w:ascii="Verdana" w:hAnsi="Verdana"/>
          <w:sz w:val="20"/>
          <w:szCs w:val="20"/>
        </w:rPr>
        <w:t>handling procedures and, where it exists, an appropriate redress scheme.</w:t>
      </w:r>
    </w:p>
    <w:p w14:paraId="7A2608C6" w14:textId="77777777" w:rsidR="00105232" w:rsidRDefault="00105232" w:rsidP="00F00A67">
      <w:pPr>
        <w:pStyle w:val="Default"/>
        <w:numPr>
          <w:ilvl w:val="0"/>
          <w:numId w:val="38"/>
        </w:numPr>
        <w:rPr>
          <w:rFonts w:ascii="Verdana" w:hAnsi="Verdana"/>
          <w:sz w:val="20"/>
          <w:szCs w:val="20"/>
        </w:rPr>
      </w:pPr>
      <w:r w:rsidRPr="00634223">
        <w:rPr>
          <w:rFonts w:ascii="Verdana" w:hAnsi="Verdana"/>
          <w:sz w:val="20"/>
          <w:szCs w:val="20"/>
        </w:rPr>
        <w:t>To do the utmost to avoid conflicts of interest and, where they do arise, to deal with them openly, fairly and promptly.</w:t>
      </w:r>
    </w:p>
    <w:p w14:paraId="202B9A94" w14:textId="77777777" w:rsidR="00166602" w:rsidRPr="00241113" w:rsidRDefault="00166602" w:rsidP="00F00A67">
      <w:pPr>
        <w:pStyle w:val="Default"/>
        <w:numPr>
          <w:ilvl w:val="0"/>
          <w:numId w:val="38"/>
        </w:numPr>
        <w:rPr>
          <w:rFonts w:ascii="Verdana" w:hAnsi="Verdana"/>
          <w:sz w:val="20"/>
          <w:szCs w:val="20"/>
        </w:rPr>
      </w:pPr>
      <w:r w:rsidRPr="00241113">
        <w:rPr>
          <w:rFonts w:ascii="Verdana" w:hAnsi="Verdana"/>
          <w:sz w:val="20"/>
          <w:szCs w:val="20"/>
        </w:rPr>
        <w:t>Not to discriminate unfairly in any dealings.</w:t>
      </w:r>
    </w:p>
    <w:p w14:paraId="43D5E2FA" w14:textId="77777777" w:rsidR="00105232" w:rsidRDefault="00105232" w:rsidP="00F00A67">
      <w:pPr>
        <w:pStyle w:val="Default"/>
        <w:numPr>
          <w:ilvl w:val="0"/>
          <w:numId w:val="38"/>
        </w:numPr>
        <w:rPr>
          <w:rFonts w:ascii="Verdana" w:hAnsi="Verdana"/>
          <w:sz w:val="20"/>
          <w:szCs w:val="20"/>
        </w:rPr>
      </w:pPr>
      <w:r w:rsidRPr="00634223">
        <w:rPr>
          <w:rFonts w:ascii="Verdana" w:hAnsi="Verdana"/>
          <w:sz w:val="20"/>
          <w:szCs w:val="20"/>
        </w:rPr>
        <w:t>In all dealings with clients, to ensure that all communications (both financial and non-financial subject matters) are fair, clear, timely and transparent.</w:t>
      </w:r>
    </w:p>
    <w:p w14:paraId="7F716809" w14:textId="77777777" w:rsidR="00166602" w:rsidRPr="00241113" w:rsidRDefault="00166602" w:rsidP="00F00A67">
      <w:pPr>
        <w:pStyle w:val="Default"/>
        <w:numPr>
          <w:ilvl w:val="0"/>
          <w:numId w:val="38"/>
        </w:numPr>
        <w:rPr>
          <w:rFonts w:ascii="Verdana" w:hAnsi="Verdana"/>
          <w:sz w:val="20"/>
          <w:szCs w:val="20"/>
        </w:rPr>
      </w:pPr>
      <w:r w:rsidRPr="00241113">
        <w:rPr>
          <w:rFonts w:ascii="Verdana" w:hAnsi="Verdana"/>
          <w:sz w:val="20"/>
          <w:szCs w:val="20"/>
        </w:rPr>
        <w:t>To ensure that all advertising and marketing material is honest, decent and truthful.</w:t>
      </w:r>
    </w:p>
    <w:p w14:paraId="3CB10B98" w14:textId="77777777" w:rsidR="00550167" w:rsidRDefault="00550167" w:rsidP="00F00A67">
      <w:pPr>
        <w:pStyle w:val="Default"/>
        <w:numPr>
          <w:ilvl w:val="0"/>
          <w:numId w:val="38"/>
        </w:numPr>
        <w:rPr>
          <w:rFonts w:ascii="Verdana" w:hAnsi="Verdana"/>
          <w:sz w:val="20"/>
          <w:szCs w:val="20"/>
        </w:rPr>
      </w:pPr>
      <w:r w:rsidRPr="00634223">
        <w:rPr>
          <w:rFonts w:ascii="Verdana" w:hAnsi="Verdana"/>
          <w:sz w:val="20"/>
          <w:szCs w:val="20"/>
        </w:rPr>
        <w:t>To ensure that all client money is held separately from other monies in appropriately designated accounts and is covered by adequate insurance.</w:t>
      </w:r>
    </w:p>
    <w:p w14:paraId="6F169677" w14:textId="77777777" w:rsidR="00E657DE" w:rsidRDefault="00E657DE" w:rsidP="00F00A67">
      <w:pPr>
        <w:pStyle w:val="Default"/>
        <w:numPr>
          <w:ilvl w:val="0"/>
          <w:numId w:val="38"/>
        </w:numPr>
        <w:rPr>
          <w:rFonts w:ascii="Verdana" w:hAnsi="Verdana"/>
          <w:sz w:val="20"/>
          <w:szCs w:val="20"/>
        </w:rPr>
      </w:pPr>
      <w:r w:rsidRPr="00634223">
        <w:rPr>
          <w:rFonts w:ascii="Verdana" w:hAnsi="Verdana"/>
          <w:sz w:val="20"/>
          <w:szCs w:val="20"/>
        </w:rPr>
        <w:t>To have adequate and appropriate professional indemnity insurance, or equivalent, in place that complies with RICS Rules of Conduct. Having proper cover is a key part of managing your risk.</w:t>
      </w:r>
    </w:p>
    <w:p w14:paraId="509741AD" w14:textId="77777777" w:rsidR="006050D9" w:rsidRDefault="00E657DE" w:rsidP="00F00A67">
      <w:pPr>
        <w:pStyle w:val="Default"/>
        <w:numPr>
          <w:ilvl w:val="0"/>
          <w:numId w:val="38"/>
        </w:numPr>
        <w:rPr>
          <w:rFonts w:ascii="Verdana" w:hAnsi="Verdana"/>
          <w:sz w:val="20"/>
          <w:szCs w:val="20"/>
        </w:rPr>
      </w:pPr>
      <w:r w:rsidRPr="00271AAE">
        <w:rPr>
          <w:rFonts w:ascii="Verdana" w:hAnsi="Verdana"/>
          <w:sz w:val="20"/>
          <w:szCs w:val="20"/>
        </w:rPr>
        <w:t>To ensure that it is made clear, to all parties with whom you are dealing, the scope of your obligations to each party.</w:t>
      </w:r>
    </w:p>
    <w:p w14:paraId="55BF59CC" w14:textId="77777777" w:rsidR="008C2F62" w:rsidRDefault="008C2F62" w:rsidP="00F00A67">
      <w:pPr>
        <w:pStyle w:val="Default"/>
        <w:numPr>
          <w:ilvl w:val="0"/>
          <w:numId w:val="38"/>
        </w:numPr>
        <w:rPr>
          <w:rFonts w:ascii="Verdana" w:hAnsi="Verdana"/>
          <w:sz w:val="20"/>
          <w:szCs w:val="20"/>
        </w:rPr>
      </w:pPr>
      <w:r>
        <w:rPr>
          <w:rFonts w:ascii="Verdana" w:hAnsi="Verdana"/>
          <w:sz w:val="20"/>
          <w:szCs w:val="20"/>
        </w:rPr>
        <w:lastRenderedPageBreak/>
        <w:t>Where provided as part of the service, to give a realistic assessment of the likely selling, buying or rental price, associated cost of occupancy or the likely financial outcome of any issues, using best professional judgment.</w:t>
      </w:r>
    </w:p>
    <w:p w14:paraId="28E4B9AF" w14:textId="77777777" w:rsidR="008C2F62" w:rsidRPr="00271AAE" w:rsidRDefault="008C2F62" w:rsidP="00F00A67">
      <w:pPr>
        <w:pStyle w:val="Default"/>
        <w:numPr>
          <w:ilvl w:val="0"/>
          <w:numId w:val="38"/>
        </w:numPr>
        <w:rPr>
          <w:rFonts w:ascii="Verdana" w:hAnsi="Verdana"/>
          <w:sz w:val="20"/>
          <w:szCs w:val="20"/>
        </w:rPr>
      </w:pPr>
      <w:r>
        <w:rPr>
          <w:rFonts w:ascii="Verdana" w:hAnsi="Verdana"/>
          <w:sz w:val="20"/>
          <w:szCs w:val="20"/>
        </w:rPr>
        <w:t>To ensure that all meetings, inspections and viewings are carried out in accordance with the client’s lawful and reasonable wishes, having due regard for the security and personal safety of all parties.</w:t>
      </w:r>
    </w:p>
    <w:p w14:paraId="69B4287E" w14:textId="77777777" w:rsidR="00634223" w:rsidRPr="003E0417" w:rsidRDefault="00634223" w:rsidP="00EE0CC4">
      <w:pPr>
        <w:pStyle w:val="Default"/>
        <w:ind w:left="720"/>
        <w:rPr>
          <w:rFonts w:ascii="Verdana" w:hAnsi="Verdana"/>
          <w:sz w:val="20"/>
          <w:szCs w:val="20"/>
        </w:rPr>
      </w:pPr>
    </w:p>
    <w:p w14:paraId="3F825346" w14:textId="77777777" w:rsidR="00AE2CC8" w:rsidRDefault="00A312B7" w:rsidP="00114E30">
      <w:pPr>
        <w:pStyle w:val="Heading2"/>
        <w:rPr>
          <w:lang w:eastAsia="ar-SA"/>
        </w:rPr>
      </w:pPr>
      <w:bookmarkStart w:id="23" w:name="_Toc415753176"/>
      <w:bookmarkStart w:id="24" w:name="_Toc443380508"/>
      <w:r>
        <w:rPr>
          <w:lang w:eastAsia="ar-SA"/>
        </w:rPr>
        <w:t>2.3</w:t>
      </w:r>
      <w:r w:rsidR="00B75352">
        <w:rPr>
          <w:lang w:eastAsia="ar-SA"/>
        </w:rPr>
        <w:tab/>
      </w:r>
      <w:r w:rsidR="00271AAE">
        <w:rPr>
          <w:lang w:eastAsia="ar-SA"/>
        </w:rPr>
        <w:t>Dealing with</w:t>
      </w:r>
      <w:r w:rsidR="00AE2CC8">
        <w:rPr>
          <w:lang w:eastAsia="ar-SA"/>
        </w:rPr>
        <w:t xml:space="preserve"> conflicts of interest</w:t>
      </w:r>
      <w:bookmarkEnd w:id="23"/>
      <w:bookmarkEnd w:id="24"/>
    </w:p>
    <w:p w14:paraId="05C174AF" w14:textId="77777777" w:rsidR="00AE2CC8" w:rsidRDefault="00AE2CC8" w:rsidP="00AE2CC8">
      <w:pPr>
        <w:ind w:left="298" w:right="-3" w:hanging="301"/>
        <w:rPr>
          <w:rFonts w:ascii="Verdana" w:hAnsi="Verdana"/>
          <w:sz w:val="20"/>
          <w:szCs w:val="20"/>
          <w:lang w:eastAsia="ar-SA"/>
        </w:rPr>
      </w:pPr>
    </w:p>
    <w:p w14:paraId="69A5FF4A" w14:textId="77777777" w:rsidR="00AE2CC8" w:rsidRDefault="00AE2CC8" w:rsidP="00AE2CC8">
      <w:pPr>
        <w:pStyle w:val="BodyText"/>
      </w:pPr>
      <w:r w:rsidRPr="002953C8">
        <w:t>A</w:t>
      </w:r>
      <w:r>
        <w:t xml:space="preserve"> conflict of interest is anything that impedes your ability to focus on the best interests of the client.</w:t>
      </w:r>
      <w:r w:rsidR="00615983">
        <w:t xml:space="preserve"> </w:t>
      </w:r>
      <w:r>
        <w:t>This is a matter for your judgment – not the client's.</w:t>
      </w:r>
      <w:r w:rsidR="00615983">
        <w:t xml:space="preserve"> </w:t>
      </w:r>
      <w:r>
        <w:t>You must make every attempt to avoid a conflict of interest.</w:t>
      </w:r>
      <w:r w:rsidR="00615983">
        <w:t xml:space="preserve"> </w:t>
      </w:r>
      <w:r>
        <w:t>In the interests of best practice you should disclose all interests but in all cases you should consult you</w:t>
      </w:r>
      <w:r w:rsidR="00B27CF7">
        <w:t>r</w:t>
      </w:r>
      <w:r>
        <w:t xml:space="preserve"> client, take</w:t>
      </w:r>
      <w:r w:rsidR="002953C8">
        <w:t xml:space="preserve"> the</w:t>
      </w:r>
      <w:r>
        <w:t xml:space="preserve"> client's instructions and keep full note</w:t>
      </w:r>
      <w:r w:rsidR="005222EC">
        <w:t>s</w:t>
      </w:r>
      <w:r>
        <w:t xml:space="preserve"> of the discussion and instructions in the file.</w:t>
      </w:r>
    </w:p>
    <w:p w14:paraId="203FB00C" w14:textId="77777777" w:rsidR="00AE2CC8" w:rsidRPr="000F7C27" w:rsidRDefault="00AE2CC8" w:rsidP="00AE2CC8">
      <w:pPr>
        <w:ind w:right="-3"/>
        <w:rPr>
          <w:rFonts w:ascii="Verdana" w:hAnsi="Verdana"/>
          <w:sz w:val="20"/>
          <w:szCs w:val="20"/>
          <w:lang w:eastAsia="ar-SA"/>
        </w:rPr>
      </w:pPr>
    </w:p>
    <w:p w14:paraId="465180FE" w14:textId="77777777" w:rsidR="00AE2CC8" w:rsidRDefault="00B75352" w:rsidP="00114E30">
      <w:pPr>
        <w:pStyle w:val="Heading2"/>
        <w:rPr>
          <w:lang w:eastAsia="ar-SA"/>
        </w:rPr>
      </w:pPr>
      <w:bookmarkStart w:id="25" w:name="_Toc415753177"/>
      <w:bookmarkStart w:id="26" w:name="_Toc443380509"/>
      <w:r>
        <w:rPr>
          <w:lang w:eastAsia="ar-SA"/>
        </w:rPr>
        <w:t>2.4</w:t>
      </w:r>
      <w:r>
        <w:rPr>
          <w:lang w:eastAsia="ar-SA"/>
        </w:rPr>
        <w:tab/>
      </w:r>
      <w:r w:rsidR="00AE2CC8">
        <w:rPr>
          <w:lang w:eastAsia="ar-SA"/>
        </w:rPr>
        <w:t>Understanding discrimination</w:t>
      </w:r>
      <w:bookmarkEnd w:id="25"/>
      <w:bookmarkEnd w:id="26"/>
    </w:p>
    <w:p w14:paraId="3FCE78CC" w14:textId="77777777" w:rsidR="00AE2CC8" w:rsidRDefault="00AE2CC8" w:rsidP="00AE2CC8">
      <w:pPr>
        <w:ind w:right="-3"/>
        <w:rPr>
          <w:rFonts w:ascii="Verdana" w:hAnsi="Verdana"/>
          <w:sz w:val="20"/>
          <w:szCs w:val="20"/>
          <w:lang w:eastAsia="ar-SA"/>
        </w:rPr>
      </w:pPr>
    </w:p>
    <w:p w14:paraId="6EFD12DB" w14:textId="77777777" w:rsidR="00AE2CC8" w:rsidRDefault="00AE2CC8" w:rsidP="007D1638">
      <w:pPr>
        <w:rPr>
          <w:rFonts w:ascii="Verdana" w:hAnsi="Verdana"/>
          <w:sz w:val="20"/>
          <w:szCs w:val="20"/>
          <w:lang w:eastAsia="ar-SA"/>
        </w:rPr>
      </w:pPr>
      <w:r>
        <w:rPr>
          <w:rFonts w:ascii="Verdana" w:hAnsi="Verdana"/>
          <w:sz w:val="20"/>
          <w:szCs w:val="20"/>
          <w:lang w:eastAsia="ar-SA"/>
        </w:rPr>
        <w:t>You must not:</w:t>
      </w:r>
    </w:p>
    <w:p w14:paraId="7DC95936" w14:textId="77777777" w:rsidR="00AE2CC8" w:rsidRDefault="00AE2CC8" w:rsidP="007D1638">
      <w:pPr>
        <w:rPr>
          <w:rFonts w:ascii="Verdana" w:hAnsi="Verdana"/>
          <w:sz w:val="20"/>
          <w:szCs w:val="20"/>
          <w:lang w:eastAsia="ar-SA"/>
        </w:rPr>
      </w:pPr>
    </w:p>
    <w:p w14:paraId="30705DFC" w14:textId="77777777" w:rsidR="0076095D" w:rsidRPr="00512A60" w:rsidRDefault="00AE2CC8" w:rsidP="00512A60">
      <w:pPr>
        <w:pStyle w:val="onlinetext"/>
        <w:numPr>
          <w:ilvl w:val="0"/>
          <w:numId w:val="48"/>
        </w:numPr>
      </w:pPr>
      <w:r w:rsidRPr="00512A60">
        <w:t>Discriminate on the basis of gender</w:t>
      </w:r>
      <w:r w:rsidR="00C82CE8" w:rsidRPr="00512A60">
        <w:t xml:space="preserve"> reassignment</w:t>
      </w:r>
      <w:r w:rsidRPr="00512A60">
        <w:t xml:space="preserve">, </w:t>
      </w:r>
      <w:r w:rsidR="00C82CE8" w:rsidRPr="00512A60">
        <w:t>age</w:t>
      </w:r>
      <w:r w:rsidRPr="00512A60">
        <w:t>, religion</w:t>
      </w:r>
      <w:r w:rsidR="00C82CE8" w:rsidRPr="00512A60">
        <w:t xml:space="preserve"> or belief</w:t>
      </w:r>
      <w:r w:rsidRPr="00512A60">
        <w:t>, disability, sexual orientation</w:t>
      </w:r>
      <w:r w:rsidR="00C82CE8" w:rsidRPr="00512A60">
        <w:t>, gender, marriage and civil partnerships, pregnancy</w:t>
      </w:r>
      <w:r w:rsidRPr="00512A60">
        <w:t xml:space="preserve"> </w:t>
      </w:r>
      <w:r w:rsidR="007D1638" w:rsidRPr="00512A60">
        <w:t>or</w:t>
      </w:r>
      <w:r w:rsidR="00C82CE8" w:rsidRPr="00512A60">
        <w:t xml:space="preserve"> </w:t>
      </w:r>
      <w:r w:rsidR="000B385E" w:rsidRPr="00512A60">
        <w:t>r</w:t>
      </w:r>
      <w:r w:rsidR="00C82CE8" w:rsidRPr="00512A60">
        <w:t>ac</w:t>
      </w:r>
      <w:r w:rsidR="007D1638" w:rsidRPr="00512A60">
        <w:t>e</w:t>
      </w:r>
      <w:r w:rsidR="00B17997" w:rsidRPr="00512A60">
        <w:t>.</w:t>
      </w:r>
    </w:p>
    <w:p w14:paraId="61D25FA4" w14:textId="77777777" w:rsidR="00C06DFF" w:rsidRDefault="00C06DFF" w:rsidP="00C06DFF">
      <w:pPr>
        <w:shd w:val="clear" w:color="auto" w:fill="FFFFFF"/>
        <w:ind w:left="720"/>
        <w:textAlignment w:val="baseline"/>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A343AD" w14:paraId="07B9CD73" w14:textId="77777777" w:rsidTr="00A343AD">
        <w:tc>
          <w:tcPr>
            <w:tcW w:w="9242" w:type="dxa"/>
          </w:tcPr>
          <w:p w14:paraId="5EAC0146" w14:textId="77777777" w:rsidR="00A343AD" w:rsidRPr="00C06DFF" w:rsidRDefault="00A343AD" w:rsidP="00A343AD">
            <w:pPr>
              <w:textAlignment w:val="baseline"/>
              <w:rPr>
                <w:rFonts w:ascii="Verdana" w:hAnsi="Verdana"/>
                <w:i/>
                <w:sz w:val="20"/>
                <w:szCs w:val="20"/>
                <w:lang w:eastAsia="ar-SA"/>
              </w:rPr>
            </w:pPr>
            <w:r>
              <w:rPr>
                <w:rFonts w:ascii="Verdana" w:hAnsi="Verdana"/>
                <w:i/>
                <w:sz w:val="20"/>
                <w:szCs w:val="20"/>
                <w:lang w:eastAsia="ar-SA"/>
              </w:rPr>
              <w:t>Equality Act 2010</w:t>
            </w:r>
          </w:p>
        </w:tc>
      </w:tr>
    </w:tbl>
    <w:p w14:paraId="7E0B6148" w14:textId="77777777" w:rsidR="00A343AD" w:rsidRPr="00A343AD" w:rsidRDefault="00A343AD" w:rsidP="00A343AD">
      <w:pPr>
        <w:shd w:val="clear" w:color="auto" w:fill="FFFFFF"/>
        <w:textAlignment w:val="baseline"/>
        <w:rPr>
          <w:rFonts w:ascii="Verdana" w:hAnsi="Verdana"/>
          <w:sz w:val="20"/>
          <w:szCs w:val="20"/>
          <w:lang w:eastAsia="ar-SA"/>
        </w:rPr>
      </w:pPr>
    </w:p>
    <w:p w14:paraId="15A00351" w14:textId="77777777" w:rsidR="00C82CE8" w:rsidRPr="00C82CE8" w:rsidRDefault="00C82CE8" w:rsidP="00A343AD">
      <w:pPr>
        <w:shd w:val="clear" w:color="auto" w:fill="FFFFFF"/>
        <w:spacing w:line="366" w:lineRule="atLeast"/>
        <w:ind w:right="-3"/>
        <w:textAlignment w:val="baseline"/>
        <w:rPr>
          <w:rFonts w:ascii="Verdana" w:hAnsi="Verdana"/>
          <w:sz w:val="20"/>
          <w:szCs w:val="20"/>
          <w:lang w:eastAsia="ar-SA"/>
        </w:rPr>
      </w:pPr>
    </w:p>
    <w:p w14:paraId="36ABED27" w14:textId="77777777" w:rsidR="00D27B6B" w:rsidRDefault="00D27B6B" w:rsidP="00D27B6B">
      <w:pPr>
        <w:pStyle w:val="ListParagraph"/>
        <w:ind w:left="0" w:right="-3"/>
        <w:rPr>
          <w:rFonts w:ascii="Verdana" w:hAnsi="Verdana"/>
          <w:sz w:val="20"/>
          <w:szCs w:val="20"/>
          <w:lang w:eastAsia="ar-SA"/>
        </w:rPr>
      </w:pPr>
      <w:r w:rsidRPr="00D27B6B">
        <w:rPr>
          <w:rFonts w:ascii="Verdana" w:hAnsi="Verdana"/>
          <w:sz w:val="20"/>
          <w:szCs w:val="20"/>
          <w:lang w:eastAsia="ar-SA"/>
        </w:rPr>
        <w:t>You should not:</w:t>
      </w:r>
    </w:p>
    <w:p w14:paraId="7CB5C9E1" w14:textId="77777777" w:rsidR="007D1638" w:rsidRPr="00D27B6B" w:rsidRDefault="007D1638" w:rsidP="00D27B6B">
      <w:pPr>
        <w:pStyle w:val="ListParagraph"/>
        <w:ind w:left="0" w:right="-3"/>
        <w:rPr>
          <w:rFonts w:ascii="Verdana" w:hAnsi="Verdana"/>
          <w:sz w:val="20"/>
          <w:szCs w:val="20"/>
          <w:lang w:eastAsia="ar-SA"/>
        </w:rPr>
      </w:pPr>
    </w:p>
    <w:p w14:paraId="650EBF56" w14:textId="77777777" w:rsidR="00AE2CC8" w:rsidRDefault="00EF22DE" w:rsidP="00F00A67">
      <w:pPr>
        <w:pStyle w:val="ListParagraph"/>
        <w:numPr>
          <w:ilvl w:val="0"/>
          <w:numId w:val="7"/>
        </w:numPr>
        <w:ind w:right="-3"/>
        <w:rPr>
          <w:rFonts w:ascii="Verdana" w:hAnsi="Verdana"/>
          <w:sz w:val="20"/>
          <w:szCs w:val="20"/>
          <w:lang w:eastAsia="ar-SA"/>
        </w:rPr>
      </w:pPr>
      <w:r>
        <w:rPr>
          <w:rFonts w:ascii="Verdana" w:hAnsi="Verdana"/>
          <w:sz w:val="20"/>
          <w:szCs w:val="20"/>
          <w:lang w:eastAsia="ar-SA"/>
        </w:rPr>
        <w:t>Where in a position of authority you should not f</w:t>
      </w:r>
      <w:r w:rsidR="00AE2CC8">
        <w:rPr>
          <w:rFonts w:ascii="Verdana" w:hAnsi="Verdana"/>
          <w:sz w:val="20"/>
          <w:szCs w:val="20"/>
          <w:lang w:eastAsia="ar-SA"/>
        </w:rPr>
        <w:t>avour any party because they are likely to instruct you on other property matters or use services offered by you or your related parties.</w:t>
      </w:r>
    </w:p>
    <w:p w14:paraId="01CF372A" w14:textId="77777777" w:rsidR="00AE2CC8" w:rsidRDefault="00AE2CC8" w:rsidP="00AE2CC8">
      <w:pPr>
        <w:ind w:right="-3"/>
        <w:rPr>
          <w:rFonts w:ascii="Verdana" w:hAnsi="Verdana"/>
          <w:sz w:val="20"/>
          <w:szCs w:val="20"/>
          <w:lang w:eastAsia="ar-SA"/>
        </w:rPr>
      </w:pPr>
    </w:p>
    <w:p w14:paraId="0583EF79" w14:textId="77777777" w:rsidR="00AE2CC8" w:rsidRPr="005A30B7" w:rsidRDefault="0097665C" w:rsidP="00114E30">
      <w:pPr>
        <w:pStyle w:val="Heading2"/>
        <w:rPr>
          <w:lang w:eastAsia="ar-SA"/>
        </w:rPr>
      </w:pPr>
      <w:bookmarkStart w:id="27" w:name="_Toc415753178"/>
      <w:bookmarkStart w:id="28" w:name="_Toc443380510"/>
      <w:r w:rsidRPr="005A30B7">
        <w:rPr>
          <w:lang w:eastAsia="ar-SA"/>
        </w:rPr>
        <w:t>2.5</w:t>
      </w:r>
      <w:r w:rsidR="00B75352">
        <w:rPr>
          <w:lang w:eastAsia="ar-SA"/>
        </w:rPr>
        <w:tab/>
      </w:r>
      <w:r w:rsidR="00AE2CC8" w:rsidRPr="005A30B7">
        <w:rPr>
          <w:lang w:eastAsia="ar-SA"/>
        </w:rPr>
        <w:t>Equality Act 2010</w:t>
      </w:r>
      <w:bookmarkEnd w:id="27"/>
      <w:bookmarkEnd w:id="28"/>
    </w:p>
    <w:p w14:paraId="3186A4B1" w14:textId="77777777" w:rsidR="00AE2CC8" w:rsidRPr="00AE2CC8" w:rsidRDefault="00AE2CC8" w:rsidP="00AE2CC8">
      <w:pPr>
        <w:ind w:right="-3"/>
        <w:rPr>
          <w:rFonts w:ascii="Verdana" w:hAnsi="Verdana"/>
          <w:color w:val="FF0000"/>
          <w:sz w:val="20"/>
          <w:szCs w:val="20"/>
          <w:lang w:eastAsia="ar-SA"/>
        </w:rPr>
      </w:pPr>
    </w:p>
    <w:p w14:paraId="1568D975" w14:textId="77777777" w:rsidR="00AE2CC8" w:rsidRDefault="00AE2CC8" w:rsidP="00AE2CC8">
      <w:pPr>
        <w:pStyle w:val="BodyText"/>
      </w:pPr>
      <w:r>
        <w:t xml:space="preserve">A victim of discrimination that is unlawful under any of the statutory provisions in the </w:t>
      </w:r>
      <w:r w:rsidRPr="005A30B7">
        <w:rPr>
          <w:i/>
        </w:rPr>
        <w:t>Equality Act</w:t>
      </w:r>
      <w:r>
        <w:t xml:space="preserve"> is entitled to bring an action for damages in respect of any loss suffered, including injury to feelings.</w:t>
      </w:r>
    </w:p>
    <w:p w14:paraId="726B2CD0" w14:textId="77777777" w:rsidR="00C06DFF" w:rsidRDefault="00C06DFF" w:rsidP="00AE2CC8">
      <w:pPr>
        <w:pStyle w:val="BodyText"/>
      </w:pPr>
    </w:p>
    <w:tbl>
      <w:tblPr>
        <w:tblStyle w:val="TableGrid"/>
        <w:tblW w:w="0" w:type="auto"/>
        <w:tblLook w:val="04A0" w:firstRow="1" w:lastRow="0" w:firstColumn="1" w:lastColumn="0" w:noHBand="0" w:noVBand="1"/>
      </w:tblPr>
      <w:tblGrid>
        <w:gridCol w:w="9242"/>
      </w:tblGrid>
      <w:tr w:rsidR="00A343AD" w14:paraId="50E1DB5E" w14:textId="77777777" w:rsidTr="00A343AD">
        <w:tc>
          <w:tcPr>
            <w:tcW w:w="9242" w:type="dxa"/>
          </w:tcPr>
          <w:p w14:paraId="14A31ED0" w14:textId="77777777" w:rsidR="00A343AD" w:rsidRPr="00C06DFF" w:rsidRDefault="00A343AD" w:rsidP="00AE2CC8">
            <w:pPr>
              <w:pStyle w:val="BodyText"/>
              <w:rPr>
                <w:i/>
              </w:rPr>
            </w:pPr>
            <w:r>
              <w:rPr>
                <w:i/>
              </w:rPr>
              <w:t>Equality Act 2010</w:t>
            </w:r>
          </w:p>
        </w:tc>
      </w:tr>
    </w:tbl>
    <w:p w14:paraId="03A97BC5" w14:textId="77777777" w:rsidR="00A343AD" w:rsidRDefault="00A343AD" w:rsidP="00AE2CC8">
      <w:pPr>
        <w:pStyle w:val="BodyText"/>
      </w:pPr>
    </w:p>
    <w:p w14:paraId="17FDE725" w14:textId="77777777" w:rsidR="00AE2CC8" w:rsidRDefault="00AE2CC8" w:rsidP="00AE2CC8">
      <w:pPr>
        <w:ind w:right="-3"/>
        <w:rPr>
          <w:rFonts w:ascii="Verdana" w:hAnsi="Verdana"/>
          <w:sz w:val="20"/>
          <w:szCs w:val="20"/>
          <w:lang w:eastAsia="ar-SA"/>
        </w:rPr>
      </w:pPr>
    </w:p>
    <w:p w14:paraId="02994139" w14:textId="77777777" w:rsidR="00AE2CC8" w:rsidRDefault="008A3ED6" w:rsidP="00114E30">
      <w:pPr>
        <w:pStyle w:val="Heading2"/>
        <w:rPr>
          <w:lang w:eastAsia="ar-SA"/>
        </w:rPr>
      </w:pPr>
      <w:bookmarkStart w:id="29" w:name="_Toc415753179"/>
      <w:bookmarkStart w:id="30" w:name="_Toc443380511"/>
      <w:r>
        <w:rPr>
          <w:lang w:eastAsia="ar-SA"/>
        </w:rPr>
        <w:t>2.6</w:t>
      </w:r>
      <w:r w:rsidR="00B75352">
        <w:rPr>
          <w:lang w:eastAsia="ar-SA"/>
        </w:rPr>
        <w:tab/>
      </w:r>
      <w:r w:rsidR="00AE2CC8">
        <w:rPr>
          <w:lang w:eastAsia="ar-SA"/>
        </w:rPr>
        <w:t>Vulnerable customers</w:t>
      </w:r>
      <w:bookmarkEnd w:id="29"/>
      <w:bookmarkEnd w:id="30"/>
    </w:p>
    <w:p w14:paraId="4C67E5D2" w14:textId="77777777" w:rsidR="00AE2CC8" w:rsidRDefault="00AE2CC8" w:rsidP="00AE2CC8">
      <w:pPr>
        <w:ind w:right="-3"/>
        <w:rPr>
          <w:rFonts w:ascii="Verdana" w:hAnsi="Verdana"/>
          <w:sz w:val="20"/>
          <w:szCs w:val="20"/>
          <w:lang w:eastAsia="ar-SA"/>
        </w:rPr>
      </w:pPr>
    </w:p>
    <w:p w14:paraId="48E89962" w14:textId="77777777" w:rsidR="00AE2CC8" w:rsidRDefault="00AE2CC8" w:rsidP="00AE2CC8">
      <w:pPr>
        <w:ind w:right="-3"/>
        <w:rPr>
          <w:rFonts w:ascii="Verdana" w:hAnsi="Verdana"/>
          <w:sz w:val="20"/>
          <w:szCs w:val="20"/>
          <w:lang w:eastAsia="ar-SA"/>
        </w:rPr>
      </w:pPr>
      <w:r>
        <w:rPr>
          <w:rFonts w:ascii="Verdana" w:hAnsi="Verdana"/>
          <w:sz w:val="20"/>
          <w:szCs w:val="20"/>
          <w:lang w:eastAsia="ar-SA"/>
        </w:rPr>
        <w:t>Vulnerability can include anything that may have an impact on a person's ability to make a sound and reasoned decision.</w:t>
      </w:r>
    </w:p>
    <w:p w14:paraId="1E512B41" w14:textId="77777777" w:rsidR="00AE2CC8" w:rsidRDefault="00AE2CC8" w:rsidP="00AE2CC8">
      <w:pPr>
        <w:ind w:right="-3"/>
        <w:rPr>
          <w:rFonts w:ascii="Verdana" w:hAnsi="Verdana"/>
          <w:sz w:val="20"/>
          <w:szCs w:val="20"/>
          <w:lang w:eastAsia="ar-SA"/>
        </w:rPr>
      </w:pPr>
    </w:p>
    <w:p w14:paraId="2AF5309C" w14:textId="77777777" w:rsidR="00AE2CC8" w:rsidRDefault="00AE2CC8" w:rsidP="00AE2CC8">
      <w:pPr>
        <w:ind w:right="-3"/>
        <w:rPr>
          <w:rFonts w:ascii="Verdana" w:hAnsi="Verdana"/>
          <w:sz w:val="20"/>
          <w:szCs w:val="20"/>
          <w:lang w:eastAsia="ar-SA"/>
        </w:rPr>
      </w:pPr>
      <w:r>
        <w:rPr>
          <w:rFonts w:ascii="Verdana" w:hAnsi="Verdana"/>
          <w:sz w:val="20"/>
          <w:szCs w:val="20"/>
          <w:lang w:eastAsia="ar-SA"/>
        </w:rPr>
        <w:t>You must ensure that you do not discriminate agains</w:t>
      </w:r>
      <w:r w:rsidR="00092ADF">
        <w:rPr>
          <w:rFonts w:ascii="Verdana" w:hAnsi="Verdana"/>
          <w:sz w:val="20"/>
          <w:szCs w:val="20"/>
          <w:lang w:eastAsia="ar-SA"/>
        </w:rPr>
        <w:t xml:space="preserve">t vulnerable customers – either </w:t>
      </w:r>
      <w:r>
        <w:rPr>
          <w:rFonts w:ascii="Verdana" w:hAnsi="Verdana"/>
          <w:sz w:val="20"/>
          <w:szCs w:val="20"/>
          <w:lang w:eastAsia="ar-SA"/>
        </w:rPr>
        <w:t>explicitly or implicitly – by your actions.</w:t>
      </w:r>
    </w:p>
    <w:p w14:paraId="1B569BE7" w14:textId="77777777" w:rsidR="00885289" w:rsidRDefault="00885289" w:rsidP="00AE2CC8">
      <w:pPr>
        <w:ind w:right="-3"/>
        <w:rPr>
          <w:rFonts w:ascii="Verdana" w:hAnsi="Verdana"/>
          <w:sz w:val="20"/>
          <w:szCs w:val="20"/>
          <w:lang w:eastAsia="ar-SA"/>
        </w:rPr>
      </w:pPr>
    </w:p>
    <w:p w14:paraId="64A7AE7A" w14:textId="77777777" w:rsidR="00885289" w:rsidRDefault="00885289" w:rsidP="00AE2CC8">
      <w:pPr>
        <w:ind w:right="-3"/>
        <w:rPr>
          <w:rFonts w:ascii="Verdana" w:hAnsi="Verdana"/>
          <w:sz w:val="20"/>
          <w:szCs w:val="20"/>
          <w:lang w:eastAsia="ar-SA"/>
        </w:rPr>
      </w:pPr>
      <w:r>
        <w:rPr>
          <w:rFonts w:ascii="Verdana" w:hAnsi="Verdana"/>
          <w:sz w:val="20"/>
          <w:szCs w:val="20"/>
          <w:lang w:eastAsia="ar-SA"/>
        </w:rPr>
        <w:lastRenderedPageBreak/>
        <w:t>Customers have the ultimate responsibility for their decisions but you should ensure that each individual is given all the relevant information necessary to make as informed a decision as possible in the circumstances.</w:t>
      </w:r>
    </w:p>
    <w:p w14:paraId="0FDD7C0E" w14:textId="77777777" w:rsidR="00885289" w:rsidRDefault="00885289" w:rsidP="00AE2CC8">
      <w:pPr>
        <w:ind w:right="-3"/>
        <w:rPr>
          <w:rFonts w:ascii="Verdana" w:hAnsi="Verdana"/>
          <w:sz w:val="20"/>
          <w:szCs w:val="20"/>
          <w:lang w:eastAsia="ar-SA"/>
        </w:rPr>
      </w:pPr>
    </w:p>
    <w:p w14:paraId="3EECD09F" w14:textId="77777777" w:rsidR="00271AAE" w:rsidRDefault="00271AAE" w:rsidP="00AE2CC8">
      <w:pPr>
        <w:ind w:right="-3"/>
        <w:rPr>
          <w:rFonts w:ascii="Verdana" w:hAnsi="Verdana"/>
          <w:sz w:val="20"/>
          <w:szCs w:val="20"/>
          <w:lang w:eastAsia="ar-SA"/>
        </w:rPr>
      </w:pPr>
    </w:p>
    <w:p w14:paraId="1E0C2BB2" w14:textId="77777777" w:rsidR="00271AAE" w:rsidRDefault="00271AAE" w:rsidP="00AE2CC8">
      <w:pPr>
        <w:ind w:right="-3"/>
        <w:rPr>
          <w:rFonts w:ascii="Verdana" w:hAnsi="Verdana"/>
          <w:sz w:val="20"/>
          <w:szCs w:val="20"/>
          <w:lang w:eastAsia="ar-SA"/>
        </w:rPr>
      </w:pPr>
    </w:p>
    <w:p w14:paraId="53F50D86" w14:textId="77777777" w:rsidR="00885289" w:rsidRDefault="00B95175" w:rsidP="00114E30">
      <w:pPr>
        <w:pStyle w:val="Heading2"/>
        <w:rPr>
          <w:lang w:eastAsia="ar-SA"/>
        </w:rPr>
      </w:pPr>
      <w:bookmarkStart w:id="31" w:name="_Toc415753180"/>
      <w:bookmarkStart w:id="32" w:name="_Toc443380512"/>
      <w:r>
        <w:rPr>
          <w:lang w:eastAsia="ar-SA"/>
        </w:rPr>
        <w:t>2.7</w:t>
      </w:r>
      <w:r w:rsidR="00B75352">
        <w:rPr>
          <w:lang w:eastAsia="ar-SA"/>
        </w:rPr>
        <w:tab/>
      </w:r>
      <w:r w:rsidR="00885289">
        <w:rPr>
          <w:lang w:eastAsia="ar-SA"/>
        </w:rPr>
        <w:t>Responsibility for others</w:t>
      </w:r>
      <w:bookmarkEnd w:id="31"/>
      <w:bookmarkEnd w:id="32"/>
    </w:p>
    <w:p w14:paraId="7B14C0EB" w14:textId="77777777" w:rsidR="00885289" w:rsidRDefault="00885289" w:rsidP="00AE2CC8">
      <w:pPr>
        <w:ind w:right="-3"/>
        <w:rPr>
          <w:rFonts w:ascii="Verdana" w:hAnsi="Verdana"/>
          <w:sz w:val="20"/>
          <w:szCs w:val="20"/>
          <w:lang w:eastAsia="ar-SA"/>
        </w:rPr>
      </w:pPr>
    </w:p>
    <w:p w14:paraId="6639DF25" w14:textId="77777777" w:rsidR="00885289" w:rsidRDefault="00885289" w:rsidP="00AE2CC8">
      <w:pPr>
        <w:ind w:right="-3"/>
        <w:rPr>
          <w:rFonts w:ascii="Verdana" w:hAnsi="Verdana"/>
          <w:sz w:val="20"/>
          <w:szCs w:val="20"/>
          <w:lang w:eastAsia="ar-SA"/>
        </w:rPr>
      </w:pPr>
      <w:r>
        <w:rPr>
          <w:rFonts w:ascii="Verdana" w:hAnsi="Verdana"/>
          <w:sz w:val="20"/>
          <w:szCs w:val="20"/>
          <w:lang w:eastAsia="ar-SA"/>
        </w:rPr>
        <w:t>If you employ staff you may be responsible for their actions as well as your own.</w:t>
      </w:r>
      <w:r w:rsidR="00615983">
        <w:rPr>
          <w:rFonts w:ascii="Verdana" w:hAnsi="Verdana"/>
          <w:sz w:val="20"/>
          <w:szCs w:val="20"/>
          <w:lang w:eastAsia="ar-SA"/>
        </w:rPr>
        <w:t xml:space="preserve"> </w:t>
      </w:r>
      <w:r>
        <w:rPr>
          <w:rFonts w:ascii="Verdana" w:hAnsi="Verdana"/>
          <w:sz w:val="20"/>
          <w:szCs w:val="20"/>
          <w:lang w:eastAsia="ar-SA"/>
        </w:rPr>
        <w:t>You should:</w:t>
      </w:r>
    </w:p>
    <w:p w14:paraId="55327E4F" w14:textId="77777777" w:rsidR="00B95175" w:rsidRPr="00B95175" w:rsidRDefault="00B95175" w:rsidP="00B95175">
      <w:pPr>
        <w:pStyle w:val="ListParagraph"/>
        <w:ind w:right="-3"/>
        <w:rPr>
          <w:rFonts w:ascii="Verdana" w:hAnsi="Verdana"/>
          <w:sz w:val="20"/>
          <w:szCs w:val="20"/>
          <w:lang w:eastAsia="ar-SA"/>
        </w:rPr>
      </w:pPr>
    </w:p>
    <w:p w14:paraId="0D247DCF" w14:textId="77777777" w:rsidR="00B95175" w:rsidRPr="00B95175" w:rsidRDefault="00EB3BBB" w:rsidP="00F00A67">
      <w:pPr>
        <w:pStyle w:val="ListParagraph"/>
        <w:numPr>
          <w:ilvl w:val="0"/>
          <w:numId w:val="25"/>
        </w:numPr>
        <w:spacing w:after="240"/>
        <w:ind w:right="-3"/>
        <w:rPr>
          <w:rFonts w:ascii="Verdana" w:hAnsi="Verdana"/>
          <w:sz w:val="20"/>
          <w:szCs w:val="20"/>
          <w:lang w:eastAsia="ar-SA"/>
        </w:rPr>
      </w:pPr>
      <w:r w:rsidRPr="00B95175">
        <w:rPr>
          <w:rFonts w:ascii="Verdana" w:hAnsi="Verdana"/>
          <w:sz w:val="20"/>
          <w:szCs w:val="20"/>
          <w:lang w:eastAsia="ar-SA"/>
        </w:rPr>
        <w:t>t</w:t>
      </w:r>
      <w:r w:rsidR="00B95175" w:rsidRPr="00B95175">
        <w:rPr>
          <w:rFonts w:ascii="Verdana" w:hAnsi="Verdana"/>
          <w:sz w:val="20"/>
          <w:szCs w:val="20"/>
          <w:lang w:eastAsia="ar-SA"/>
        </w:rPr>
        <w:t>rain staff initially and on a continuous basis, and keep records of that training and who received it</w:t>
      </w:r>
    </w:p>
    <w:p w14:paraId="4BFB3142" w14:textId="77777777" w:rsidR="00B95175" w:rsidRPr="00B95175" w:rsidRDefault="00B95175" w:rsidP="00B95175">
      <w:pPr>
        <w:pStyle w:val="ListParagraph"/>
        <w:ind w:right="-3"/>
        <w:rPr>
          <w:rFonts w:ascii="Verdana" w:hAnsi="Verdana"/>
          <w:sz w:val="20"/>
          <w:szCs w:val="20"/>
          <w:lang w:eastAsia="ar-SA"/>
        </w:rPr>
      </w:pPr>
    </w:p>
    <w:p w14:paraId="7E9DA09E" w14:textId="77777777" w:rsidR="00B95175" w:rsidRPr="00B95175" w:rsidRDefault="004F7F3D" w:rsidP="00F00A67">
      <w:pPr>
        <w:pStyle w:val="ListParagraph"/>
        <w:numPr>
          <w:ilvl w:val="0"/>
          <w:numId w:val="25"/>
        </w:numPr>
        <w:spacing w:after="240"/>
        <w:ind w:right="-3"/>
        <w:rPr>
          <w:rFonts w:ascii="Verdana" w:hAnsi="Verdana"/>
          <w:sz w:val="20"/>
          <w:szCs w:val="20"/>
          <w:lang w:eastAsia="ar-SA"/>
        </w:rPr>
      </w:pPr>
      <w:r w:rsidRPr="00B95175">
        <w:rPr>
          <w:rFonts w:ascii="Verdana" w:hAnsi="Verdana"/>
          <w:sz w:val="20"/>
          <w:szCs w:val="20"/>
          <w:lang w:eastAsia="ar-SA"/>
        </w:rPr>
        <w:t>m</w:t>
      </w:r>
      <w:r w:rsidR="00B95175" w:rsidRPr="00B95175">
        <w:rPr>
          <w:rFonts w:ascii="Verdana" w:hAnsi="Verdana"/>
          <w:sz w:val="20"/>
          <w:szCs w:val="20"/>
          <w:lang w:eastAsia="ar-SA"/>
        </w:rPr>
        <w:t>aintain awareness of the legislation and relevant codes of practice</w:t>
      </w:r>
    </w:p>
    <w:p w14:paraId="0027BFF8" w14:textId="77777777" w:rsidR="00B95175" w:rsidRPr="00B95175" w:rsidRDefault="00B95175" w:rsidP="00B95175">
      <w:pPr>
        <w:pStyle w:val="ListParagraph"/>
        <w:ind w:right="-3"/>
        <w:rPr>
          <w:rFonts w:ascii="Verdana" w:hAnsi="Verdana"/>
          <w:sz w:val="20"/>
          <w:szCs w:val="20"/>
          <w:lang w:eastAsia="ar-SA"/>
        </w:rPr>
      </w:pPr>
    </w:p>
    <w:p w14:paraId="0FFC363C" w14:textId="77777777" w:rsidR="00B95175" w:rsidRPr="00B95175" w:rsidRDefault="000E067D" w:rsidP="00F00A67">
      <w:pPr>
        <w:pStyle w:val="ListParagraph"/>
        <w:numPr>
          <w:ilvl w:val="0"/>
          <w:numId w:val="25"/>
        </w:numPr>
        <w:spacing w:after="240"/>
        <w:ind w:right="-3"/>
        <w:rPr>
          <w:rFonts w:ascii="Verdana" w:hAnsi="Verdana"/>
          <w:sz w:val="20"/>
          <w:szCs w:val="20"/>
          <w:lang w:eastAsia="ar-SA"/>
        </w:rPr>
      </w:pPr>
      <w:r w:rsidRPr="00B95175">
        <w:rPr>
          <w:rFonts w:ascii="Verdana" w:hAnsi="Verdana"/>
          <w:sz w:val="20"/>
          <w:szCs w:val="20"/>
          <w:lang w:eastAsia="ar-SA"/>
        </w:rPr>
        <w:t>s</w:t>
      </w:r>
      <w:r w:rsidR="00B95175" w:rsidRPr="00B95175">
        <w:rPr>
          <w:rFonts w:ascii="Verdana" w:hAnsi="Verdana"/>
          <w:sz w:val="20"/>
          <w:szCs w:val="20"/>
          <w:lang w:eastAsia="ar-SA"/>
        </w:rPr>
        <w:t>upervise staff adequately</w:t>
      </w:r>
    </w:p>
    <w:p w14:paraId="59B9448F" w14:textId="77777777" w:rsidR="00B95175" w:rsidRPr="00B95175" w:rsidRDefault="00B95175" w:rsidP="00B95175">
      <w:pPr>
        <w:pStyle w:val="ListParagraph"/>
        <w:ind w:right="-3"/>
        <w:rPr>
          <w:rFonts w:ascii="Verdana" w:hAnsi="Verdana"/>
          <w:sz w:val="20"/>
          <w:szCs w:val="20"/>
          <w:lang w:eastAsia="ar-SA"/>
        </w:rPr>
      </w:pPr>
    </w:p>
    <w:p w14:paraId="338802F7" w14:textId="77777777" w:rsidR="00B95175" w:rsidRPr="00B95175" w:rsidRDefault="00AB0AD2" w:rsidP="00F00A67">
      <w:pPr>
        <w:pStyle w:val="ListParagraph"/>
        <w:numPr>
          <w:ilvl w:val="0"/>
          <w:numId w:val="25"/>
        </w:numPr>
        <w:spacing w:after="240"/>
        <w:ind w:right="-3"/>
        <w:rPr>
          <w:rFonts w:ascii="Verdana" w:hAnsi="Verdana"/>
          <w:sz w:val="20"/>
          <w:szCs w:val="20"/>
          <w:lang w:eastAsia="ar-SA"/>
        </w:rPr>
      </w:pPr>
      <w:r w:rsidRPr="00B95175">
        <w:rPr>
          <w:rFonts w:ascii="Verdana" w:hAnsi="Verdana"/>
          <w:sz w:val="20"/>
          <w:szCs w:val="20"/>
          <w:lang w:eastAsia="ar-SA"/>
        </w:rPr>
        <w:t>b</w:t>
      </w:r>
      <w:r w:rsidR="00B95175" w:rsidRPr="00B95175">
        <w:rPr>
          <w:rFonts w:ascii="Verdana" w:hAnsi="Verdana"/>
          <w:sz w:val="20"/>
          <w:szCs w:val="20"/>
          <w:lang w:eastAsia="ar-SA"/>
        </w:rPr>
        <w:t>e aware of who your related parties are and satisfy yourself they are aware of any legal and ethical requirements and can be relied up to comply with them;</w:t>
      </w:r>
      <w:r w:rsidR="000926C0">
        <w:rPr>
          <w:rFonts w:ascii="Verdana" w:hAnsi="Verdana"/>
          <w:sz w:val="20"/>
          <w:szCs w:val="20"/>
          <w:lang w:eastAsia="ar-SA"/>
        </w:rPr>
        <w:t xml:space="preserve"> and</w:t>
      </w:r>
    </w:p>
    <w:p w14:paraId="03E681B2" w14:textId="77777777" w:rsidR="00B95175" w:rsidRPr="00B95175" w:rsidRDefault="00B95175" w:rsidP="00B95175">
      <w:pPr>
        <w:pStyle w:val="ListParagraph"/>
        <w:ind w:right="-3"/>
        <w:rPr>
          <w:rFonts w:ascii="Verdana" w:hAnsi="Verdana"/>
          <w:sz w:val="20"/>
          <w:szCs w:val="20"/>
          <w:lang w:eastAsia="ar-SA"/>
        </w:rPr>
      </w:pPr>
    </w:p>
    <w:p w14:paraId="3D0A3379" w14:textId="77777777" w:rsidR="00B95175" w:rsidRPr="00B95175" w:rsidRDefault="0026183B" w:rsidP="00F00A67">
      <w:pPr>
        <w:pStyle w:val="ListParagraph"/>
        <w:numPr>
          <w:ilvl w:val="0"/>
          <w:numId w:val="25"/>
        </w:numPr>
        <w:ind w:right="-3"/>
        <w:rPr>
          <w:rFonts w:ascii="Verdana" w:hAnsi="Verdana"/>
          <w:sz w:val="20"/>
          <w:szCs w:val="20"/>
          <w:lang w:eastAsia="ar-SA"/>
        </w:rPr>
      </w:pPr>
      <w:r w:rsidRPr="00B95175">
        <w:rPr>
          <w:rFonts w:ascii="Verdana" w:hAnsi="Verdana"/>
          <w:sz w:val="20"/>
          <w:szCs w:val="20"/>
          <w:lang w:eastAsia="ar-SA"/>
        </w:rPr>
        <w:t>e</w:t>
      </w:r>
      <w:r w:rsidR="00B95175" w:rsidRPr="00B95175">
        <w:rPr>
          <w:rFonts w:ascii="Verdana" w:hAnsi="Verdana"/>
          <w:sz w:val="20"/>
          <w:szCs w:val="20"/>
          <w:lang w:eastAsia="ar-SA"/>
        </w:rPr>
        <w:t>nsure that there is documentary evidence showing that all staff have been given proper instructions and training about complying with relevant laws and best practice.</w:t>
      </w:r>
    </w:p>
    <w:p w14:paraId="4B65906F" w14:textId="77777777" w:rsidR="00885289" w:rsidRDefault="00885289" w:rsidP="00885289">
      <w:pPr>
        <w:pStyle w:val="onlinelistalpha"/>
        <w:numPr>
          <w:ilvl w:val="0"/>
          <w:numId w:val="0"/>
        </w:numPr>
        <w:spacing w:after="0"/>
        <w:ind w:left="1077" w:hanging="360"/>
      </w:pPr>
    </w:p>
    <w:tbl>
      <w:tblPr>
        <w:tblStyle w:val="TableGrid"/>
        <w:tblW w:w="0" w:type="auto"/>
        <w:tblLook w:val="04A0" w:firstRow="1" w:lastRow="0" w:firstColumn="1" w:lastColumn="0" w:noHBand="0" w:noVBand="1"/>
      </w:tblPr>
      <w:tblGrid>
        <w:gridCol w:w="9242"/>
      </w:tblGrid>
      <w:tr w:rsidR="00FB76AD" w14:paraId="53BD2E7D" w14:textId="77777777" w:rsidTr="00FB76AD">
        <w:tc>
          <w:tcPr>
            <w:tcW w:w="9242" w:type="dxa"/>
          </w:tcPr>
          <w:p w14:paraId="1262C63F" w14:textId="77777777" w:rsidR="00FB76AD" w:rsidRDefault="00FB76AD" w:rsidP="00FB76AD">
            <w:pPr>
              <w:rPr>
                <w:rFonts w:ascii="Verdana" w:hAnsi="Verdana"/>
                <w:i/>
                <w:sz w:val="20"/>
                <w:szCs w:val="20"/>
              </w:rPr>
            </w:pPr>
            <w:r w:rsidRPr="00C06DFF">
              <w:rPr>
                <w:rFonts w:ascii="Verdana" w:hAnsi="Verdana"/>
                <w:i/>
                <w:sz w:val="20"/>
                <w:szCs w:val="20"/>
              </w:rPr>
              <w:t>Equality Act 2010</w:t>
            </w:r>
          </w:p>
          <w:p w14:paraId="725C2325" w14:textId="77777777" w:rsidR="00FB76AD" w:rsidRPr="00C06DFF" w:rsidRDefault="00FB76AD" w:rsidP="00FB76AD">
            <w:pPr>
              <w:rPr>
                <w:rFonts w:ascii="Verdana" w:hAnsi="Verdana"/>
                <w:i/>
                <w:sz w:val="20"/>
                <w:szCs w:val="20"/>
              </w:rPr>
            </w:pPr>
            <w:r>
              <w:rPr>
                <w:rFonts w:ascii="Verdana" w:hAnsi="Verdana"/>
                <w:i/>
                <w:sz w:val="20"/>
                <w:szCs w:val="20"/>
              </w:rPr>
              <w:t>Employment Acts 2002 and 2008</w:t>
            </w:r>
          </w:p>
        </w:tc>
      </w:tr>
    </w:tbl>
    <w:p w14:paraId="1BAD488E" w14:textId="77777777" w:rsidR="004B5E18" w:rsidRDefault="004B5E18" w:rsidP="00280E05"/>
    <w:p w14:paraId="61C52C93" w14:textId="77777777" w:rsidR="004B5E18" w:rsidRDefault="004B5E18" w:rsidP="00280E05"/>
    <w:p w14:paraId="644BFE0F" w14:textId="77777777" w:rsidR="004B5E18" w:rsidRDefault="004B5E18">
      <w:pPr>
        <w:jc w:val="center"/>
      </w:pPr>
    </w:p>
    <w:p w14:paraId="525E6C8D" w14:textId="77777777" w:rsidR="004B5E18" w:rsidRDefault="004B5E18">
      <w:pPr>
        <w:jc w:val="center"/>
      </w:pPr>
    </w:p>
    <w:p w14:paraId="0B7734AB" w14:textId="77777777" w:rsidR="004B5E18" w:rsidRDefault="004B5E18" w:rsidP="004B5E18">
      <w:pPr>
        <w:rPr>
          <w:rFonts w:ascii="Verdana" w:hAnsi="Verdana"/>
          <w:color w:val="00B0F0"/>
        </w:rPr>
      </w:pPr>
    </w:p>
    <w:p w14:paraId="772C369F" w14:textId="77777777" w:rsidR="00DA4960" w:rsidRDefault="00DA4960" w:rsidP="004B5E18">
      <w:pPr>
        <w:rPr>
          <w:rFonts w:ascii="Verdana" w:eastAsia="MS Mincho" w:hAnsi="Verdana"/>
          <w:sz w:val="20"/>
        </w:rPr>
      </w:pPr>
      <w:r>
        <w:br w:type="page"/>
      </w:r>
    </w:p>
    <w:p w14:paraId="76385BEF" w14:textId="77777777" w:rsidR="00885289" w:rsidRPr="00CF4A72" w:rsidRDefault="00885289" w:rsidP="00885289">
      <w:pPr>
        <w:pStyle w:val="onlinelistalpha"/>
        <w:numPr>
          <w:ilvl w:val="0"/>
          <w:numId w:val="0"/>
        </w:numPr>
        <w:spacing w:after="0"/>
      </w:pPr>
    </w:p>
    <w:p w14:paraId="6B2BC87F" w14:textId="77777777" w:rsidR="00885289" w:rsidRPr="00114E30" w:rsidRDefault="00DC0E0C" w:rsidP="00114E30">
      <w:pPr>
        <w:pStyle w:val="Heading1"/>
      </w:pPr>
      <w:bookmarkStart w:id="33" w:name="_Toc415753181"/>
      <w:bookmarkStart w:id="34" w:name="_Toc443380513"/>
      <w:r w:rsidRPr="00114E30">
        <w:t>Part 3</w:t>
      </w:r>
      <w:r w:rsidR="00B75352">
        <w:tab/>
      </w:r>
      <w:r w:rsidR="001B6A6B" w:rsidRPr="00114E30">
        <w:t xml:space="preserve">Appointment of a </w:t>
      </w:r>
      <w:r w:rsidRPr="00114E30">
        <w:t>managing agent:</w:t>
      </w:r>
      <w:r w:rsidR="00114E30" w:rsidRPr="00114E30">
        <w:t xml:space="preserve"> </w:t>
      </w:r>
      <w:r w:rsidRPr="00114E30">
        <w:t>securing instructions</w:t>
      </w:r>
      <w:bookmarkEnd w:id="33"/>
      <w:bookmarkEnd w:id="34"/>
    </w:p>
    <w:p w14:paraId="09B7A6E7" w14:textId="77777777" w:rsidR="00885289" w:rsidRDefault="00885289" w:rsidP="00AE2CC8">
      <w:pPr>
        <w:ind w:right="-3"/>
        <w:rPr>
          <w:rFonts w:ascii="Verdana" w:hAnsi="Verdana"/>
          <w:sz w:val="20"/>
          <w:szCs w:val="20"/>
        </w:rPr>
      </w:pPr>
    </w:p>
    <w:p w14:paraId="658A9BA5" w14:textId="77777777" w:rsidR="00885289" w:rsidRDefault="00885289" w:rsidP="00AE2CC8">
      <w:pPr>
        <w:ind w:right="-3"/>
        <w:rPr>
          <w:rFonts w:ascii="Verdana" w:hAnsi="Verdana"/>
          <w:sz w:val="20"/>
          <w:szCs w:val="20"/>
        </w:rPr>
      </w:pPr>
    </w:p>
    <w:p w14:paraId="1181FDD5" w14:textId="77777777" w:rsidR="00885289" w:rsidRDefault="00BE1615" w:rsidP="00114E30">
      <w:pPr>
        <w:pStyle w:val="Heading2"/>
      </w:pPr>
      <w:bookmarkStart w:id="35" w:name="_Toc415753182"/>
      <w:bookmarkStart w:id="36" w:name="_Toc443380514"/>
      <w:r>
        <w:t>3.1</w:t>
      </w:r>
      <w:r w:rsidR="00B75352">
        <w:tab/>
      </w:r>
      <w:r w:rsidR="00885289">
        <w:t>Introduction</w:t>
      </w:r>
      <w:bookmarkEnd w:id="35"/>
      <w:bookmarkEnd w:id="36"/>
    </w:p>
    <w:p w14:paraId="42F395A4" w14:textId="77777777" w:rsidR="00B27CF7" w:rsidRDefault="00B27CF7" w:rsidP="00AE2CC8">
      <w:pPr>
        <w:ind w:right="-3"/>
        <w:rPr>
          <w:rFonts w:ascii="Verdana" w:hAnsi="Verdana"/>
          <w:sz w:val="20"/>
          <w:szCs w:val="20"/>
        </w:rPr>
      </w:pPr>
    </w:p>
    <w:p w14:paraId="15C09670" w14:textId="77777777" w:rsidR="00B27CF7" w:rsidRPr="000923E6" w:rsidRDefault="00B27CF7" w:rsidP="00271AAE">
      <w:pPr>
        <w:pStyle w:val="onlinetext"/>
      </w:pPr>
      <w:r>
        <w:t>Prior to accepting an instruction (commencing work), you</w:t>
      </w:r>
      <w:r w:rsidR="00D27B6B">
        <w:t xml:space="preserve"> should</w:t>
      </w:r>
      <w:r>
        <w:t xml:space="preserve"> clarify for whom you will be working and how you will be paid, thereby spelling out unequivocally whose interests you will be representing.</w:t>
      </w:r>
      <w:r w:rsidR="00615983">
        <w:t xml:space="preserve"> </w:t>
      </w:r>
      <w:r w:rsidR="000923E6">
        <w:t>There may be a chain of leasehold interests for which you may be managing a landlord/tenant relationship on behalf of a freeholder, head landlord or an intermediate landlord.</w:t>
      </w:r>
      <w:r w:rsidR="00615983">
        <w:t xml:space="preserve"> </w:t>
      </w:r>
      <w:r w:rsidR="000923E6" w:rsidRPr="002E2DBB">
        <w:t xml:space="preserve">Section 30 </w:t>
      </w:r>
      <w:r w:rsidR="000923E6">
        <w:t xml:space="preserve">of </w:t>
      </w:r>
      <w:r w:rsidR="000923E6" w:rsidRPr="00B553E2">
        <w:t xml:space="preserve">the </w:t>
      </w:r>
      <w:r w:rsidR="000923E6" w:rsidRPr="00674705">
        <w:rPr>
          <w:i/>
        </w:rPr>
        <w:t>Landlord and Tenant Act</w:t>
      </w:r>
      <w:r w:rsidR="000923E6" w:rsidRPr="009D23A4">
        <w:t xml:space="preserve"> 1985</w:t>
      </w:r>
      <w:r w:rsidR="000923E6">
        <w:t xml:space="preserve"> however, extends the definition of a landlord to </w:t>
      </w:r>
      <w:r w:rsidR="00512A60">
        <w:t>‘</w:t>
      </w:r>
      <w:r w:rsidR="000923E6">
        <w:t>include any person who has a right to enforce payment of a service charge</w:t>
      </w:r>
      <w:r w:rsidR="00512A60">
        <w:t>’</w:t>
      </w:r>
      <w:r w:rsidR="000923E6">
        <w:t>.</w:t>
      </w:r>
      <w:r w:rsidR="00615983">
        <w:t xml:space="preserve"> </w:t>
      </w:r>
      <w:r w:rsidR="000923E6">
        <w:t xml:space="preserve">The landlord and tenant structure is not easily understood by many leaseholders or </w:t>
      </w:r>
      <w:r w:rsidR="000923E6" w:rsidRPr="002E2DBB">
        <w:t>members of RMC/RTM companies</w:t>
      </w:r>
      <w:r w:rsidR="000923E6">
        <w:t xml:space="preserve"> so it is imperative that you understand the structure to correctly advise your clients.</w:t>
      </w:r>
    </w:p>
    <w:p w14:paraId="185802B5" w14:textId="77777777" w:rsidR="00885289" w:rsidRDefault="00885289" w:rsidP="00AE2CC8">
      <w:pPr>
        <w:ind w:right="-3"/>
        <w:rPr>
          <w:rFonts w:ascii="Verdana" w:hAnsi="Verdana"/>
          <w:sz w:val="20"/>
          <w:szCs w:val="20"/>
        </w:rPr>
      </w:pPr>
    </w:p>
    <w:tbl>
      <w:tblPr>
        <w:tblStyle w:val="TableGrid"/>
        <w:tblW w:w="0" w:type="auto"/>
        <w:tblLook w:val="04A0" w:firstRow="1" w:lastRow="0" w:firstColumn="1" w:lastColumn="0" w:noHBand="0" w:noVBand="1"/>
      </w:tblPr>
      <w:tblGrid>
        <w:gridCol w:w="9242"/>
      </w:tblGrid>
      <w:tr w:rsidR="0076095D" w14:paraId="794A2162" w14:textId="77777777" w:rsidTr="0076095D">
        <w:tc>
          <w:tcPr>
            <w:tcW w:w="9242" w:type="dxa"/>
          </w:tcPr>
          <w:p w14:paraId="036CA031" w14:textId="77777777" w:rsidR="0076095D" w:rsidRPr="00C06DFF" w:rsidRDefault="0076095D" w:rsidP="00AE2CC8">
            <w:pPr>
              <w:ind w:right="-3"/>
              <w:rPr>
                <w:rFonts w:ascii="Verdana" w:hAnsi="Verdana"/>
                <w:i/>
                <w:sz w:val="20"/>
                <w:szCs w:val="20"/>
              </w:rPr>
            </w:pPr>
            <w:r w:rsidRPr="00C06DFF">
              <w:rPr>
                <w:rFonts w:ascii="Verdana" w:hAnsi="Verdana"/>
                <w:i/>
                <w:sz w:val="20"/>
                <w:szCs w:val="20"/>
              </w:rPr>
              <w:t>s.</w:t>
            </w:r>
            <w:r w:rsidR="001701ED">
              <w:rPr>
                <w:rFonts w:ascii="Verdana" w:hAnsi="Verdana"/>
                <w:i/>
                <w:sz w:val="20"/>
                <w:szCs w:val="20"/>
              </w:rPr>
              <w:t>3</w:t>
            </w:r>
            <w:r w:rsidRPr="00C06DFF">
              <w:rPr>
                <w:rFonts w:ascii="Verdana" w:hAnsi="Verdana"/>
                <w:i/>
                <w:sz w:val="20"/>
                <w:szCs w:val="20"/>
              </w:rPr>
              <w:t>0 Landlord and</w:t>
            </w:r>
            <w:r>
              <w:rPr>
                <w:rFonts w:ascii="Verdana" w:hAnsi="Verdana"/>
                <w:i/>
                <w:sz w:val="20"/>
                <w:szCs w:val="20"/>
              </w:rPr>
              <w:t xml:space="preserve"> Tenant Act 1985</w:t>
            </w:r>
            <w:r w:rsidRPr="00C06DFF">
              <w:rPr>
                <w:rFonts w:ascii="Verdana" w:hAnsi="Verdana"/>
                <w:i/>
                <w:sz w:val="20"/>
                <w:szCs w:val="20"/>
              </w:rPr>
              <w:t xml:space="preserve"> </w:t>
            </w:r>
          </w:p>
        </w:tc>
      </w:tr>
    </w:tbl>
    <w:p w14:paraId="2BEFA58A" w14:textId="77777777" w:rsidR="0076095D" w:rsidRDefault="0076095D" w:rsidP="00AE2CC8">
      <w:pPr>
        <w:ind w:right="-3"/>
        <w:rPr>
          <w:rFonts w:ascii="Verdana" w:hAnsi="Verdana"/>
          <w:sz w:val="20"/>
          <w:szCs w:val="20"/>
        </w:rPr>
      </w:pPr>
    </w:p>
    <w:p w14:paraId="23AE5934" w14:textId="77777777" w:rsidR="00885289" w:rsidRDefault="00885289" w:rsidP="00AE2CC8">
      <w:pPr>
        <w:ind w:right="-3"/>
        <w:rPr>
          <w:rFonts w:ascii="Verdana" w:hAnsi="Verdana"/>
          <w:sz w:val="20"/>
          <w:szCs w:val="20"/>
        </w:rPr>
      </w:pPr>
      <w:r>
        <w:rPr>
          <w:rFonts w:ascii="Verdana" w:hAnsi="Verdana"/>
          <w:sz w:val="20"/>
          <w:szCs w:val="20"/>
        </w:rPr>
        <w:t xml:space="preserve">The relationship between you and your client </w:t>
      </w:r>
      <w:r w:rsidR="00CE2A23">
        <w:rPr>
          <w:rFonts w:ascii="Verdana" w:hAnsi="Verdana"/>
          <w:sz w:val="20"/>
          <w:szCs w:val="20"/>
        </w:rPr>
        <w:t>will be based on terms of engag</w:t>
      </w:r>
      <w:r>
        <w:rPr>
          <w:rFonts w:ascii="Verdana" w:hAnsi="Verdana"/>
          <w:sz w:val="20"/>
          <w:szCs w:val="20"/>
        </w:rPr>
        <w:t>ement</w:t>
      </w:r>
      <w:r w:rsidR="009B54B4">
        <w:rPr>
          <w:rFonts w:ascii="Verdana" w:hAnsi="Verdana"/>
          <w:sz w:val="20"/>
          <w:szCs w:val="20"/>
        </w:rPr>
        <w:t xml:space="preserve">, </w:t>
      </w:r>
      <w:r w:rsidR="00C604AA">
        <w:rPr>
          <w:rFonts w:ascii="Verdana" w:hAnsi="Verdana"/>
          <w:sz w:val="20"/>
          <w:szCs w:val="20"/>
        </w:rPr>
        <w:t xml:space="preserve">a </w:t>
      </w:r>
      <w:r w:rsidR="009B54B4">
        <w:rPr>
          <w:rFonts w:ascii="Verdana" w:hAnsi="Verdana"/>
          <w:sz w:val="20"/>
          <w:szCs w:val="20"/>
        </w:rPr>
        <w:t>management agreement</w:t>
      </w:r>
      <w:r>
        <w:rPr>
          <w:rFonts w:ascii="Verdana" w:hAnsi="Verdana"/>
          <w:sz w:val="20"/>
          <w:szCs w:val="20"/>
        </w:rPr>
        <w:t xml:space="preserve"> or a contract, which will determine the rights and duties of both parties</w:t>
      </w:r>
      <w:r w:rsidR="00CE2A23">
        <w:rPr>
          <w:rFonts w:ascii="Verdana" w:hAnsi="Verdana"/>
          <w:sz w:val="20"/>
          <w:szCs w:val="20"/>
        </w:rPr>
        <w:t>.</w:t>
      </w:r>
      <w:r w:rsidR="00615983">
        <w:rPr>
          <w:rFonts w:ascii="Verdana" w:hAnsi="Verdana"/>
          <w:sz w:val="20"/>
          <w:szCs w:val="20"/>
        </w:rPr>
        <w:t xml:space="preserve"> </w:t>
      </w:r>
      <w:r w:rsidR="00091E81">
        <w:rPr>
          <w:rFonts w:ascii="Verdana" w:hAnsi="Verdana"/>
          <w:sz w:val="20"/>
          <w:szCs w:val="20"/>
        </w:rPr>
        <w:t>(The term 'contract' has been used in this Code.)</w:t>
      </w:r>
    </w:p>
    <w:p w14:paraId="72A0F0F6" w14:textId="77777777" w:rsidR="00CE2A23" w:rsidRDefault="00CE2A23" w:rsidP="00AE2CC8">
      <w:pPr>
        <w:ind w:right="-3"/>
        <w:rPr>
          <w:rFonts w:ascii="Verdana" w:hAnsi="Verdana"/>
          <w:sz w:val="20"/>
          <w:szCs w:val="20"/>
        </w:rPr>
      </w:pPr>
    </w:p>
    <w:p w14:paraId="2348FBBD" w14:textId="77777777" w:rsidR="00E76F42" w:rsidRDefault="00CE2A23" w:rsidP="00AE2CC8">
      <w:pPr>
        <w:ind w:right="-3"/>
        <w:rPr>
          <w:rFonts w:ascii="Verdana" w:hAnsi="Verdana"/>
          <w:sz w:val="20"/>
          <w:szCs w:val="20"/>
        </w:rPr>
      </w:pPr>
      <w:r>
        <w:rPr>
          <w:rFonts w:ascii="Verdana" w:hAnsi="Verdana"/>
          <w:sz w:val="20"/>
          <w:szCs w:val="20"/>
        </w:rPr>
        <w:t>Money laundering is an international concern and, as general guidance, you must use every reasonable effort to confirm the identity of your client before accepting instructions.</w:t>
      </w:r>
    </w:p>
    <w:p w14:paraId="41EE4A91" w14:textId="77777777" w:rsidR="00FB76AD" w:rsidRDefault="00FB76AD" w:rsidP="00AE2CC8">
      <w:pPr>
        <w:ind w:right="-3"/>
        <w:rPr>
          <w:rFonts w:ascii="Verdana" w:hAnsi="Verdana"/>
          <w:sz w:val="20"/>
          <w:szCs w:val="20"/>
        </w:rPr>
      </w:pPr>
    </w:p>
    <w:p w14:paraId="6DAF6C66" w14:textId="77777777" w:rsidR="00CE2A23" w:rsidRDefault="00CE2A23" w:rsidP="00EE0CC4">
      <w:pPr>
        <w:pBdr>
          <w:top w:val="single" w:sz="4" w:space="1" w:color="auto"/>
          <w:left w:val="single" w:sz="4" w:space="4" w:color="auto"/>
          <w:bottom w:val="single" w:sz="4" w:space="1" w:color="auto"/>
          <w:right w:val="single" w:sz="4" w:space="4" w:color="auto"/>
        </w:pBdr>
        <w:ind w:right="-3"/>
        <w:rPr>
          <w:rFonts w:ascii="Verdana" w:hAnsi="Verdana"/>
          <w:sz w:val="20"/>
          <w:szCs w:val="20"/>
        </w:rPr>
      </w:pPr>
      <w:r w:rsidRPr="00EE0CC4">
        <w:rPr>
          <w:rFonts w:ascii="Verdana" w:hAnsi="Verdana"/>
          <w:i/>
          <w:sz w:val="20"/>
          <w:szCs w:val="20"/>
        </w:rPr>
        <w:t>Money Laundering Regulations</w:t>
      </w:r>
      <w:r w:rsidRPr="00FB76AD">
        <w:rPr>
          <w:rFonts w:ascii="Verdana" w:hAnsi="Verdana"/>
          <w:i/>
          <w:sz w:val="20"/>
          <w:szCs w:val="20"/>
        </w:rPr>
        <w:t xml:space="preserve"> </w:t>
      </w:r>
      <w:r w:rsidRPr="00C06DFF">
        <w:rPr>
          <w:rFonts w:ascii="Verdana" w:hAnsi="Verdana"/>
          <w:i/>
          <w:sz w:val="20"/>
          <w:szCs w:val="20"/>
        </w:rPr>
        <w:t>2007</w:t>
      </w:r>
    </w:p>
    <w:p w14:paraId="7DDE6915" w14:textId="77777777" w:rsidR="00CE2A23" w:rsidRDefault="00CE2A23" w:rsidP="00AE2CC8">
      <w:pPr>
        <w:ind w:right="-3"/>
        <w:rPr>
          <w:rFonts w:ascii="Verdana" w:hAnsi="Verdana"/>
          <w:sz w:val="20"/>
          <w:szCs w:val="20"/>
        </w:rPr>
      </w:pPr>
    </w:p>
    <w:p w14:paraId="58723759" w14:textId="77777777" w:rsidR="00CE2A23" w:rsidRDefault="004B2AEE" w:rsidP="00114E30">
      <w:pPr>
        <w:pStyle w:val="Heading2"/>
      </w:pPr>
      <w:bookmarkStart w:id="37" w:name="_Toc415753183"/>
      <w:bookmarkStart w:id="38" w:name="_Toc443380515"/>
      <w:r>
        <w:t>3.2</w:t>
      </w:r>
      <w:r w:rsidR="00B75352">
        <w:tab/>
      </w:r>
      <w:r w:rsidR="0076095D">
        <w:t>Contract (</w:t>
      </w:r>
      <w:r w:rsidR="001701ED">
        <w:t>m</w:t>
      </w:r>
      <w:r w:rsidR="00C604AA">
        <w:t>anagement contract/</w:t>
      </w:r>
      <w:r w:rsidR="006D5CCB">
        <w:t>m</w:t>
      </w:r>
      <w:r w:rsidR="00C604AA">
        <w:t>anagement agreement/</w:t>
      </w:r>
      <w:r w:rsidR="006D5CCB">
        <w:t>t</w:t>
      </w:r>
      <w:r w:rsidR="00C604AA">
        <w:t>erms of engagement</w:t>
      </w:r>
      <w:r w:rsidR="0076095D">
        <w:t>)</w:t>
      </w:r>
      <w:bookmarkEnd w:id="37"/>
      <w:bookmarkEnd w:id="38"/>
    </w:p>
    <w:p w14:paraId="30C240C0" w14:textId="77777777" w:rsidR="00CE2A23" w:rsidRDefault="00CE2A23" w:rsidP="00AE2CC8">
      <w:pPr>
        <w:ind w:right="-3"/>
        <w:rPr>
          <w:rFonts w:ascii="Verdana" w:hAnsi="Verdana"/>
          <w:sz w:val="20"/>
          <w:szCs w:val="20"/>
        </w:rPr>
      </w:pPr>
    </w:p>
    <w:p w14:paraId="273AE36A" w14:textId="77777777" w:rsidR="00CE2A23" w:rsidRDefault="00CE2A23" w:rsidP="00AE2CC8">
      <w:pPr>
        <w:ind w:right="-3"/>
        <w:rPr>
          <w:rFonts w:ascii="Verdana" w:hAnsi="Verdana"/>
          <w:sz w:val="20"/>
          <w:szCs w:val="20"/>
        </w:rPr>
      </w:pPr>
      <w:r>
        <w:rPr>
          <w:rFonts w:ascii="Verdana" w:hAnsi="Verdana"/>
          <w:sz w:val="20"/>
          <w:szCs w:val="20"/>
        </w:rPr>
        <w:t xml:space="preserve">You </w:t>
      </w:r>
      <w:r w:rsidR="00D27B6B">
        <w:rPr>
          <w:rFonts w:ascii="Verdana" w:hAnsi="Verdana"/>
          <w:sz w:val="20"/>
          <w:szCs w:val="20"/>
        </w:rPr>
        <w:t>should</w:t>
      </w:r>
      <w:r>
        <w:rPr>
          <w:rFonts w:ascii="Verdana" w:hAnsi="Verdana"/>
          <w:sz w:val="20"/>
          <w:szCs w:val="20"/>
        </w:rPr>
        <w:t xml:space="preserve"> give written confirmation to your client.</w:t>
      </w:r>
      <w:r w:rsidR="00615983">
        <w:rPr>
          <w:rFonts w:ascii="Verdana" w:hAnsi="Verdana"/>
          <w:sz w:val="20"/>
          <w:szCs w:val="20"/>
        </w:rPr>
        <w:t xml:space="preserve"> </w:t>
      </w:r>
      <w:r>
        <w:rPr>
          <w:rFonts w:ascii="Verdana" w:hAnsi="Verdana"/>
          <w:sz w:val="20"/>
          <w:szCs w:val="20"/>
        </w:rPr>
        <w:t>This should include details of your fees and expenses, of your business terms and the duration of your instructions.</w:t>
      </w:r>
      <w:r w:rsidR="00615983">
        <w:rPr>
          <w:rFonts w:ascii="Verdana" w:hAnsi="Verdana"/>
          <w:sz w:val="20"/>
          <w:szCs w:val="20"/>
        </w:rPr>
        <w:t xml:space="preserve"> </w:t>
      </w:r>
      <w:r>
        <w:rPr>
          <w:rFonts w:ascii="Verdana" w:hAnsi="Verdana"/>
          <w:sz w:val="20"/>
          <w:szCs w:val="20"/>
        </w:rPr>
        <w:t xml:space="preserve">You </w:t>
      </w:r>
      <w:r w:rsidR="00D27B6B">
        <w:rPr>
          <w:rFonts w:ascii="Verdana" w:hAnsi="Verdana"/>
          <w:sz w:val="20"/>
          <w:szCs w:val="20"/>
        </w:rPr>
        <w:t>should</w:t>
      </w:r>
      <w:r>
        <w:rPr>
          <w:rFonts w:ascii="Verdana" w:hAnsi="Verdana"/>
          <w:sz w:val="20"/>
          <w:szCs w:val="20"/>
        </w:rPr>
        <w:t xml:space="preserve"> give your client these details before the client is committed or has any liability towards you.</w:t>
      </w:r>
      <w:r w:rsidR="00615983">
        <w:rPr>
          <w:rFonts w:ascii="Verdana" w:hAnsi="Verdana"/>
          <w:sz w:val="20"/>
          <w:szCs w:val="20"/>
        </w:rPr>
        <w:t xml:space="preserve"> </w:t>
      </w:r>
      <w:r>
        <w:rPr>
          <w:rFonts w:ascii="Verdana" w:hAnsi="Verdana"/>
          <w:sz w:val="20"/>
          <w:szCs w:val="20"/>
        </w:rPr>
        <w:t>T</w:t>
      </w:r>
      <w:r w:rsidR="0076095D">
        <w:rPr>
          <w:rFonts w:ascii="Verdana" w:hAnsi="Verdana"/>
          <w:sz w:val="20"/>
          <w:szCs w:val="20"/>
        </w:rPr>
        <w:t>he contract</w:t>
      </w:r>
      <w:r>
        <w:rPr>
          <w:rFonts w:ascii="Verdana" w:hAnsi="Verdana"/>
          <w:sz w:val="20"/>
          <w:szCs w:val="20"/>
        </w:rPr>
        <w:t xml:space="preserve"> should clear</w:t>
      </w:r>
      <w:r w:rsidR="009B54B4">
        <w:rPr>
          <w:rFonts w:ascii="Verdana" w:hAnsi="Verdana"/>
          <w:sz w:val="20"/>
          <w:szCs w:val="20"/>
        </w:rPr>
        <w:t>ly</w:t>
      </w:r>
      <w:r>
        <w:rPr>
          <w:rFonts w:ascii="Verdana" w:hAnsi="Verdana"/>
          <w:sz w:val="20"/>
          <w:szCs w:val="20"/>
        </w:rPr>
        <w:t xml:space="preserve"> state the scope of the duties you will carry out and specify </w:t>
      </w:r>
      <w:r w:rsidR="00D27B6B">
        <w:rPr>
          <w:rFonts w:ascii="Verdana" w:hAnsi="Verdana"/>
          <w:sz w:val="20"/>
          <w:szCs w:val="20"/>
        </w:rPr>
        <w:t>all</w:t>
      </w:r>
      <w:r>
        <w:rPr>
          <w:rFonts w:ascii="Verdana" w:hAnsi="Verdana"/>
          <w:sz w:val="20"/>
          <w:szCs w:val="20"/>
        </w:rPr>
        <w:t xml:space="preserve"> activities </w:t>
      </w:r>
      <w:r w:rsidR="00D27B6B">
        <w:rPr>
          <w:rFonts w:ascii="Verdana" w:hAnsi="Verdana"/>
          <w:sz w:val="20"/>
          <w:szCs w:val="20"/>
        </w:rPr>
        <w:t>for which an additional fee is chargeable</w:t>
      </w:r>
      <w:r>
        <w:rPr>
          <w:rFonts w:ascii="Verdana" w:hAnsi="Verdana"/>
          <w:sz w:val="20"/>
          <w:szCs w:val="20"/>
        </w:rPr>
        <w:t>.</w:t>
      </w:r>
      <w:r w:rsidR="001701ED">
        <w:rPr>
          <w:rFonts w:ascii="Verdana" w:hAnsi="Verdana"/>
          <w:sz w:val="20"/>
          <w:szCs w:val="20"/>
        </w:rPr>
        <w:t xml:space="preserve">  A basic summary of your terms and duties, including all fees, should be made available to leaseholders on request.</w:t>
      </w:r>
    </w:p>
    <w:p w14:paraId="19330EEF" w14:textId="77777777" w:rsidR="00B27CF7" w:rsidRDefault="00B27CF7" w:rsidP="00AE2CC8">
      <w:pPr>
        <w:ind w:right="-3"/>
        <w:rPr>
          <w:rFonts w:ascii="Verdana" w:hAnsi="Verdana"/>
          <w:sz w:val="20"/>
          <w:szCs w:val="20"/>
        </w:rPr>
      </w:pPr>
    </w:p>
    <w:p w14:paraId="56D0ADDB" w14:textId="77777777" w:rsidR="00B27CF7" w:rsidRPr="007179D5" w:rsidRDefault="00B27CF7" w:rsidP="00B27CF7">
      <w:pPr>
        <w:rPr>
          <w:rFonts w:ascii="Verdana" w:hAnsi="Verdana"/>
          <w:sz w:val="20"/>
          <w:szCs w:val="20"/>
          <w:lang w:eastAsia="ar-SA"/>
        </w:rPr>
      </w:pPr>
      <w:r w:rsidRPr="007179D5">
        <w:rPr>
          <w:rFonts w:ascii="Verdana" w:hAnsi="Verdana"/>
          <w:sz w:val="20"/>
          <w:szCs w:val="20"/>
          <w:lang w:eastAsia="ar-SA"/>
        </w:rPr>
        <w:t xml:space="preserve">When submitting proposals for new business you should represent yourself and your services in </w:t>
      </w:r>
      <w:r>
        <w:rPr>
          <w:rFonts w:ascii="Verdana" w:hAnsi="Verdana"/>
          <w:sz w:val="20"/>
          <w:szCs w:val="20"/>
          <w:lang w:eastAsia="ar-SA"/>
        </w:rPr>
        <w:t>a</w:t>
      </w:r>
      <w:r w:rsidR="0062239A">
        <w:rPr>
          <w:rFonts w:ascii="Verdana" w:hAnsi="Verdana"/>
          <w:sz w:val="20"/>
          <w:szCs w:val="20"/>
          <w:lang w:eastAsia="ar-SA"/>
        </w:rPr>
        <w:t>n</w:t>
      </w:r>
      <w:r>
        <w:rPr>
          <w:rFonts w:ascii="Verdana" w:hAnsi="Verdana"/>
          <w:sz w:val="20"/>
          <w:szCs w:val="20"/>
          <w:lang w:eastAsia="ar-SA"/>
        </w:rPr>
        <w:t xml:space="preserve"> honest and transparent manner</w:t>
      </w:r>
      <w:r w:rsidRPr="007179D5">
        <w:rPr>
          <w:rFonts w:ascii="Verdana" w:hAnsi="Verdana"/>
          <w:sz w:val="20"/>
          <w:szCs w:val="20"/>
          <w:lang w:eastAsia="ar-SA"/>
        </w:rPr>
        <w:t>. If you are a member of any trade or professional bodies, you should inform your client of this and comply with any codes of practice published by those organisations.</w:t>
      </w:r>
    </w:p>
    <w:p w14:paraId="1EAA8BE5" w14:textId="77777777" w:rsidR="00CE2A23" w:rsidRDefault="00CE2A23" w:rsidP="00AE2CC8">
      <w:pPr>
        <w:ind w:right="-3"/>
        <w:rPr>
          <w:rFonts w:ascii="Verdana" w:hAnsi="Verdana"/>
          <w:sz w:val="20"/>
          <w:szCs w:val="20"/>
        </w:rPr>
      </w:pPr>
    </w:p>
    <w:p w14:paraId="0FC581CC" w14:textId="77777777" w:rsidR="00CE2A23" w:rsidRDefault="00CE2A23" w:rsidP="00AE2CC8">
      <w:pPr>
        <w:ind w:right="-3"/>
        <w:rPr>
          <w:rFonts w:ascii="Verdana" w:hAnsi="Verdana"/>
          <w:sz w:val="20"/>
          <w:szCs w:val="20"/>
        </w:rPr>
      </w:pPr>
      <w:r>
        <w:rPr>
          <w:rFonts w:ascii="Verdana" w:hAnsi="Verdana"/>
          <w:sz w:val="20"/>
          <w:szCs w:val="20"/>
        </w:rPr>
        <w:t>You must ensure that your terms are fair and the documentation is written in plain, intelligible language.</w:t>
      </w:r>
      <w:r w:rsidR="00615983">
        <w:rPr>
          <w:rFonts w:ascii="Verdana" w:hAnsi="Verdana"/>
          <w:sz w:val="20"/>
          <w:szCs w:val="20"/>
        </w:rPr>
        <w:t xml:space="preserve"> </w:t>
      </w:r>
      <w:r>
        <w:rPr>
          <w:rFonts w:ascii="Verdana" w:hAnsi="Verdana"/>
          <w:sz w:val="20"/>
          <w:szCs w:val="20"/>
        </w:rPr>
        <w:t xml:space="preserve">If you </w:t>
      </w:r>
      <w:r w:rsidR="006822F6">
        <w:rPr>
          <w:rFonts w:ascii="Verdana" w:hAnsi="Verdana"/>
          <w:sz w:val="20"/>
          <w:szCs w:val="20"/>
        </w:rPr>
        <w:t xml:space="preserve">use </w:t>
      </w:r>
      <w:r w:rsidR="0062239A">
        <w:rPr>
          <w:rFonts w:ascii="Verdana" w:hAnsi="Verdana"/>
          <w:sz w:val="20"/>
          <w:szCs w:val="20"/>
        </w:rPr>
        <w:t xml:space="preserve">a </w:t>
      </w:r>
      <w:r w:rsidR="006822F6">
        <w:rPr>
          <w:rFonts w:ascii="Verdana" w:hAnsi="Verdana"/>
          <w:sz w:val="20"/>
          <w:szCs w:val="20"/>
        </w:rPr>
        <w:t>standard contract</w:t>
      </w:r>
      <w:r>
        <w:rPr>
          <w:rFonts w:ascii="Verdana" w:hAnsi="Verdana"/>
          <w:sz w:val="20"/>
          <w:szCs w:val="20"/>
        </w:rPr>
        <w:t xml:space="preserve"> you should ensure that you give clients an opportunity to negotiate individual terms.</w:t>
      </w:r>
    </w:p>
    <w:p w14:paraId="27112C07" w14:textId="77777777" w:rsidR="009B54B4" w:rsidRDefault="009B54B4" w:rsidP="00AE2CC8">
      <w:pPr>
        <w:ind w:right="-3"/>
        <w:rPr>
          <w:rFonts w:ascii="Verdana" w:hAnsi="Verdana"/>
          <w:sz w:val="20"/>
          <w:szCs w:val="20"/>
        </w:rPr>
      </w:pPr>
    </w:p>
    <w:p w14:paraId="58D2D5DE" w14:textId="77777777" w:rsidR="00FB76AD" w:rsidRDefault="00C604AA" w:rsidP="007A3521">
      <w:pPr>
        <w:pStyle w:val="onlinetext"/>
        <w:rPr>
          <w:szCs w:val="20"/>
          <w:lang w:eastAsia="ar-SA"/>
        </w:rPr>
      </w:pPr>
      <w:r w:rsidRPr="007A3521">
        <w:t>Contracts</w:t>
      </w:r>
      <w:r w:rsidR="009B54B4" w:rsidRPr="007A3521">
        <w:t xml:space="preserve"> between landlords and managing agents are normally governed by the</w:t>
      </w:r>
      <w:r w:rsidR="00A05115" w:rsidRPr="007A3521">
        <w:t xml:space="preserve"> </w:t>
      </w:r>
      <w:r w:rsidR="00A05115" w:rsidRPr="007A3521">
        <w:rPr>
          <w:i/>
        </w:rPr>
        <w:t>Supply of Goods and Services Act</w:t>
      </w:r>
      <w:r w:rsidR="00A05115" w:rsidRPr="007A3521">
        <w:t xml:space="preserve"> 1982 (as amended), which implies into such contracts terms </w:t>
      </w:r>
      <w:r w:rsidR="00A05115" w:rsidRPr="007A3521">
        <w:lastRenderedPageBreak/>
        <w:t>to the</w:t>
      </w:r>
      <w:r w:rsidR="00A05115">
        <w:t xml:space="preserve"> effect that services shall be provided to a reasonable standard, time and cost (usually previously agreed).</w:t>
      </w:r>
    </w:p>
    <w:p w14:paraId="2B6390DF" w14:textId="77777777" w:rsidR="00FB76AD" w:rsidRDefault="00FB76AD" w:rsidP="00B27CF7">
      <w:pPr>
        <w:autoSpaceDE w:val="0"/>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FB76AD" w14:paraId="57E81015" w14:textId="77777777" w:rsidTr="00FB76AD">
        <w:tc>
          <w:tcPr>
            <w:tcW w:w="9242" w:type="dxa"/>
          </w:tcPr>
          <w:p w14:paraId="25B99215" w14:textId="77777777" w:rsidR="00FB76AD" w:rsidRDefault="00FB76AD" w:rsidP="00B27CF7">
            <w:pPr>
              <w:autoSpaceDE w:val="0"/>
              <w:rPr>
                <w:rFonts w:ascii="Verdana" w:hAnsi="Verdana"/>
                <w:sz w:val="20"/>
                <w:szCs w:val="20"/>
                <w:lang w:eastAsia="ar-SA"/>
              </w:rPr>
            </w:pPr>
            <w:r w:rsidRPr="005F4D03">
              <w:rPr>
                <w:rFonts w:ascii="Verdana" w:hAnsi="Verdana"/>
                <w:i/>
                <w:sz w:val="20"/>
                <w:szCs w:val="20"/>
                <w:lang w:eastAsia="ar-SA"/>
              </w:rPr>
              <w:t>Supply of Goods and Services Act</w:t>
            </w:r>
            <w:r w:rsidRPr="005F4D03">
              <w:rPr>
                <w:rFonts w:ascii="Verdana" w:hAnsi="Verdana"/>
                <w:sz w:val="20"/>
                <w:szCs w:val="20"/>
                <w:lang w:eastAsia="ar-SA"/>
              </w:rPr>
              <w:t xml:space="preserve"> </w:t>
            </w:r>
            <w:r w:rsidRPr="00C06DFF">
              <w:rPr>
                <w:rFonts w:ascii="Verdana" w:hAnsi="Verdana"/>
                <w:i/>
                <w:sz w:val="20"/>
                <w:szCs w:val="20"/>
                <w:lang w:eastAsia="ar-SA"/>
              </w:rPr>
              <w:t xml:space="preserve">1982 (as amended) </w:t>
            </w:r>
            <w:r>
              <w:rPr>
                <w:rFonts w:ascii="Verdana" w:hAnsi="Verdana"/>
                <w:sz w:val="20"/>
                <w:szCs w:val="20"/>
                <w:lang w:eastAsia="ar-SA"/>
              </w:rPr>
              <w:t>and</w:t>
            </w:r>
          </w:p>
          <w:p w14:paraId="5B25E5A7" w14:textId="77777777" w:rsidR="00FB76AD" w:rsidRDefault="00FB76AD" w:rsidP="004458B7">
            <w:pPr>
              <w:autoSpaceDE w:val="0"/>
              <w:rPr>
                <w:rFonts w:ascii="Verdana" w:hAnsi="Verdana"/>
                <w:sz w:val="20"/>
                <w:szCs w:val="20"/>
                <w:lang w:eastAsia="ar-SA"/>
              </w:rPr>
            </w:pPr>
            <w:r w:rsidRPr="005F4D03">
              <w:rPr>
                <w:rFonts w:ascii="Verdana" w:hAnsi="Verdana"/>
                <w:i/>
                <w:sz w:val="20"/>
                <w:szCs w:val="20"/>
                <w:lang w:eastAsia="ar-SA"/>
              </w:rPr>
              <w:t>Provision of Services Regulations</w:t>
            </w:r>
            <w:r w:rsidRPr="005F4D03">
              <w:rPr>
                <w:rFonts w:ascii="Verdana" w:hAnsi="Verdana"/>
                <w:sz w:val="20"/>
                <w:szCs w:val="20"/>
                <w:lang w:eastAsia="ar-SA"/>
              </w:rPr>
              <w:t xml:space="preserve"> </w:t>
            </w:r>
            <w:r w:rsidRPr="00C06DFF">
              <w:rPr>
                <w:rFonts w:ascii="Verdana" w:hAnsi="Verdana"/>
                <w:i/>
                <w:sz w:val="20"/>
                <w:szCs w:val="20"/>
                <w:lang w:eastAsia="ar-SA"/>
              </w:rPr>
              <w:t>2009</w:t>
            </w:r>
            <w:r w:rsidR="004458B7">
              <w:rPr>
                <w:rFonts w:ascii="Verdana" w:hAnsi="Verdana"/>
                <w:i/>
                <w:sz w:val="20"/>
                <w:szCs w:val="20"/>
                <w:lang w:eastAsia="ar-SA"/>
              </w:rPr>
              <w:t xml:space="preserve"> (SI 2009/2999)</w:t>
            </w:r>
          </w:p>
        </w:tc>
      </w:tr>
    </w:tbl>
    <w:p w14:paraId="7CBDDC5A" w14:textId="77777777" w:rsidR="00FB76AD" w:rsidRDefault="00FB76AD" w:rsidP="00B27CF7">
      <w:pPr>
        <w:autoSpaceDE w:val="0"/>
        <w:rPr>
          <w:rFonts w:ascii="Verdana" w:hAnsi="Verdana"/>
          <w:sz w:val="20"/>
          <w:szCs w:val="20"/>
          <w:lang w:eastAsia="ar-SA"/>
        </w:rPr>
      </w:pPr>
    </w:p>
    <w:p w14:paraId="1ABB6A06" w14:textId="77777777" w:rsidR="00FB76AD" w:rsidRDefault="00B27CF7" w:rsidP="00B27CF7">
      <w:pPr>
        <w:autoSpaceDE w:val="0"/>
        <w:rPr>
          <w:rFonts w:ascii="Verdana" w:hAnsi="Verdana"/>
          <w:sz w:val="20"/>
          <w:szCs w:val="20"/>
          <w:lang w:eastAsia="ar-SA"/>
        </w:rPr>
      </w:pPr>
      <w:r w:rsidRPr="007179D5">
        <w:rPr>
          <w:rFonts w:ascii="Verdana" w:hAnsi="Verdana"/>
          <w:sz w:val="20"/>
          <w:szCs w:val="20"/>
          <w:lang w:eastAsia="ar-SA"/>
        </w:rPr>
        <w:t>You should understand and fulfil your obligations t</w:t>
      </w:r>
      <w:r>
        <w:rPr>
          <w:rFonts w:ascii="Verdana" w:hAnsi="Verdana"/>
          <w:sz w:val="20"/>
          <w:szCs w:val="20"/>
          <w:lang w:eastAsia="ar-SA"/>
        </w:rPr>
        <w:t>o clients and potential clients.</w:t>
      </w:r>
      <w:r w:rsidR="00615983">
        <w:rPr>
          <w:rFonts w:ascii="Verdana" w:hAnsi="Verdana"/>
          <w:sz w:val="20"/>
          <w:szCs w:val="20"/>
          <w:lang w:eastAsia="ar-SA"/>
        </w:rPr>
        <w:t xml:space="preserve"> </w:t>
      </w:r>
      <w:r w:rsidRPr="007179D5">
        <w:rPr>
          <w:rFonts w:ascii="Verdana" w:hAnsi="Verdana"/>
          <w:sz w:val="20"/>
          <w:szCs w:val="20"/>
          <w:lang w:eastAsia="ar-SA"/>
        </w:rPr>
        <w:t>These relate to the provision of basic information and the handling of complaints.</w:t>
      </w:r>
      <w:r w:rsidR="00615983">
        <w:rPr>
          <w:rFonts w:ascii="Verdana" w:hAnsi="Verdana"/>
          <w:sz w:val="20"/>
          <w:szCs w:val="20"/>
          <w:lang w:eastAsia="ar-SA"/>
        </w:rPr>
        <w:t xml:space="preserve"> </w:t>
      </w:r>
      <w:r w:rsidR="007524B8">
        <w:rPr>
          <w:rFonts w:ascii="Verdana" w:hAnsi="Verdana"/>
          <w:sz w:val="20"/>
          <w:szCs w:val="20"/>
          <w:lang w:eastAsia="ar-SA"/>
        </w:rPr>
        <w:t>You should make your client aware of the provisions of the</w:t>
      </w:r>
      <w:r w:rsidR="0076095D">
        <w:rPr>
          <w:rFonts w:ascii="Verdana" w:hAnsi="Verdana"/>
          <w:sz w:val="20"/>
          <w:szCs w:val="20"/>
          <w:lang w:eastAsia="ar-SA"/>
        </w:rPr>
        <w:t xml:space="preserve"> Unfair Terms in Consumer Contract Regulations 1999</w:t>
      </w:r>
    </w:p>
    <w:p w14:paraId="22DF2F70" w14:textId="77777777" w:rsidR="00FB76AD" w:rsidRDefault="00FB76AD" w:rsidP="00B27CF7">
      <w:pPr>
        <w:autoSpaceDE w:val="0"/>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FB76AD" w14:paraId="11617EEB" w14:textId="77777777" w:rsidTr="00FB76AD">
        <w:tc>
          <w:tcPr>
            <w:tcW w:w="9242" w:type="dxa"/>
          </w:tcPr>
          <w:p w14:paraId="672BAB8F" w14:textId="77777777" w:rsidR="00FB76AD" w:rsidRDefault="00FB76AD" w:rsidP="007A3521">
            <w:pPr>
              <w:autoSpaceDE w:val="0"/>
              <w:rPr>
                <w:rFonts w:ascii="Verdana" w:hAnsi="Verdana"/>
                <w:i/>
                <w:sz w:val="20"/>
                <w:szCs w:val="20"/>
                <w:lang w:eastAsia="ar-SA"/>
              </w:rPr>
            </w:pPr>
            <w:r w:rsidRPr="005F4D03">
              <w:rPr>
                <w:rFonts w:ascii="Verdana" w:hAnsi="Verdana"/>
                <w:i/>
                <w:sz w:val="20"/>
                <w:szCs w:val="20"/>
                <w:lang w:eastAsia="ar-SA"/>
              </w:rPr>
              <w:t>Unfair Terms in Consumer Contracts Regulations</w:t>
            </w:r>
            <w:r w:rsidRPr="00FB76AD">
              <w:rPr>
                <w:rFonts w:ascii="Verdana" w:hAnsi="Verdana"/>
                <w:i/>
                <w:sz w:val="20"/>
                <w:szCs w:val="20"/>
                <w:lang w:eastAsia="ar-SA"/>
              </w:rPr>
              <w:t xml:space="preserve"> </w:t>
            </w:r>
            <w:r w:rsidRPr="00C06DFF">
              <w:rPr>
                <w:rFonts w:ascii="Verdana" w:hAnsi="Verdana"/>
                <w:i/>
                <w:sz w:val="20"/>
                <w:szCs w:val="20"/>
                <w:lang w:eastAsia="ar-SA"/>
              </w:rPr>
              <w:t>1999</w:t>
            </w:r>
            <w:r w:rsidR="004458B7">
              <w:rPr>
                <w:rFonts w:ascii="Verdana" w:hAnsi="Verdana"/>
                <w:i/>
                <w:sz w:val="20"/>
                <w:szCs w:val="20"/>
                <w:lang w:eastAsia="ar-SA"/>
              </w:rPr>
              <w:t xml:space="preserve"> (SI</w:t>
            </w:r>
            <w:r w:rsidR="007A3521">
              <w:rPr>
                <w:rFonts w:ascii="Verdana" w:hAnsi="Verdana"/>
                <w:i/>
                <w:sz w:val="20"/>
                <w:szCs w:val="20"/>
                <w:lang w:eastAsia="ar-SA"/>
              </w:rPr>
              <w:t xml:space="preserve"> </w:t>
            </w:r>
            <w:r w:rsidR="004458B7">
              <w:rPr>
                <w:rFonts w:ascii="Verdana" w:hAnsi="Verdana"/>
                <w:i/>
                <w:sz w:val="20"/>
                <w:szCs w:val="20"/>
                <w:lang w:eastAsia="ar-SA"/>
              </w:rPr>
              <w:t xml:space="preserve">1999/2083) </w:t>
            </w:r>
          </w:p>
        </w:tc>
      </w:tr>
    </w:tbl>
    <w:p w14:paraId="644EBB69" w14:textId="77777777" w:rsidR="00B27CF7" w:rsidRPr="007524B8" w:rsidRDefault="00B27CF7" w:rsidP="00B27CF7">
      <w:pPr>
        <w:autoSpaceDE w:val="0"/>
        <w:rPr>
          <w:rFonts w:ascii="Verdana" w:hAnsi="Verdana"/>
          <w:color w:val="FF0000"/>
          <w:sz w:val="20"/>
          <w:szCs w:val="20"/>
          <w:lang w:eastAsia="ar-SA"/>
        </w:rPr>
      </w:pPr>
    </w:p>
    <w:p w14:paraId="3B789445" w14:textId="77777777" w:rsidR="00CE2A23" w:rsidRDefault="00CE2A23" w:rsidP="00AE2CC8">
      <w:pPr>
        <w:ind w:right="-3"/>
        <w:rPr>
          <w:rFonts w:ascii="Verdana" w:hAnsi="Verdana"/>
          <w:sz w:val="20"/>
          <w:szCs w:val="20"/>
        </w:rPr>
      </w:pPr>
    </w:p>
    <w:p w14:paraId="1BDCEED7" w14:textId="77777777" w:rsidR="00D05E16" w:rsidRDefault="00D05E16" w:rsidP="00AE2CC8">
      <w:pPr>
        <w:ind w:right="-3"/>
        <w:rPr>
          <w:rFonts w:ascii="Verdana" w:hAnsi="Verdana"/>
          <w:sz w:val="20"/>
          <w:szCs w:val="20"/>
        </w:rPr>
      </w:pPr>
      <w:r>
        <w:rPr>
          <w:rFonts w:ascii="Verdana" w:hAnsi="Verdana"/>
          <w:sz w:val="20"/>
          <w:szCs w:val="20"/>
        </w:rPr>
        <w:t>The length of your appointment should be agreed prior to commencement and clearly detailed</w:t>
      </w:r>
      <w:r w:rsidR="002848A7">
        <w:rPr>
          <w:rFonts w:ascii="Verdana" w:hAnsi="Verdana"/>
          <w:sz w:val="20"/>
          <w:szCs w:val="20"/>
        </w:rPr>
        <w:t xml:space="preserve"> within the contract</w:t>
      </w:r>
      <w:r>
        <w:rPr>
          <w:rFonts w:ascii="Verdana" w:hAnsi="Verdana"/>
          <w:sz w:val="20"/>
          <w:szCs w:val="20"/>
        </w:rPr>
        <w:t>, together with any process for renewal, review of fees and termination.</w:t>
      </w:r>
      <w:r w:rsidR="00615983">
        <w:rPr>
          <w:rFonts w:ascii="Verdana" w:hAnsi="Verdana"/>
          <w:sz w:val="20"/>
          <w:szCs w:val="20"/>
        </w:rPr>
        <w:t xml:space="preserve"> </w:t>
      </w:r>
      <w:r>
        <w:rPr>
          <w:rFonts w:ascii="Verdana" w:hAnsi="Verdana"/>
          <w:sz w:val="20"/>
          <w:szCs w:val="20"/>
        </w:rPr>
        <w:t xml:space="preserve">Unless your appointment has been fully consulted under </w:t>
      </w:r>
      <w:r w:rsidRPr="005F4D03">
        <w:rPr>
          <w:rFonts w:ascii="Verdana" w:hAnsi="Verdana"/>
          <w:sz w:val="20"/>
          <w:szCs w:val="20"/>
        </w:rPr>
        <w:t xml:space="preserve">section 20 </w:t>
      </w:r>
      <w:r>
        <w:rPr>
          <w:rFonts w:ascii="Verdana" w:hAnsi="Verdana"/>
          <w:sz w:val="20"/>
          <w:szCs w:val="20"/>
        </w:rPr>
        <w:t xml:space="preserve">of the </w:t>
      </w:r>
      <w:r w:rsidRPr="005F4D03">
        <w:rPr>
          <w:rFonts w:ascii="Verdana" w:hAnsi="Verdana"/>
          <w:i/>
          <w:sz w:val="20"/>
          <w:szCs w:val="20"/>
        </w:rPr>
        <w:t>Landlord and Tenant Act</w:t>
      </w:r>
      <w:r w:rsidRPr="005F4D03">
        <w:rPr>
          <w:rFonts w:ascii="Verdana" w:hAnsi="Verdana"/>
          <w:sz w:val="20"/>
          <w:szCs w:val="20"/>
        </w:rPr>
        <w:t xml:space="preserve"> 1985 (as amended)</w:t>
      </w:r>
      <w:r w:rsidR="00DE286B">
        <w:rPr>
          <w:rFonts w:ascii="Verdana" w:hAnsi="Verdana"/>
          <w:sz w:val="20"/>
          <w:szCs w:val="20"/>
        </w:rPr>
        <w:t xml:space="preserve"> (see </w:t>
      </w:r>
      <w:r w:rsidR="00DE286B" w:rsidRPr="000F7C27">
        <w:rPr>
          <w:rFonts w:ascii="Verdana" w:hAnsi="Verdana"/>
          <w:sz w:val="20"/>
          <w:szCs w:val="20"/>
        </w:rPr>
        <w:t>9.11</w:t>
      </w:r>
      <w:r w:rsidR="00DE286B">
        <w:rPr>
          <w:rFonts w:ascii="Verdana" w:hAnsi="Verdana"/>
          <w:sz w:val="20"/>
          <w:szCs w:val="20"/>
        </w:rPr>
        <w:t xml:space="preserve"> Qualifying Long Term Agr</w:t>
      </w:r>
      <w:r w:rsidR="00C06DFF">
        <w:rPr>
          <w:rFonts w:ascii="Verdana" w:hAnsi="Verdana"/>
          <w:sz w:val="20"/>
          <w:szCs w:val="20"/>
        </w:rPr>
        <w:t>e</w:t>
      </w:r>
      <w:r w:rsidR="00DE286B">
        <w:rPr>
          <w:rFonts w:ascii="Verdana" w:hAnsi="Verdana"/>
          <w:sz w:val="20"/>
          <w:szCs w:val="20"/>
        </w:rPr>
        <w:t>ements)</w:t>
      </w:r>
      <w:r w:rsidRPr="005F4D03">
        <w:rPr>
          <w:rFonts w:ascii="Verdana" w:hAnsi="Verdana"/>
          <w:sz w:val="20"/>
          <w:szCs w:val="20"/>
        </w:rPr>
        <w:t>,</w:t>
      </w:r>
      <w:r w:rsidRPr="00F11F7D">
        <w:rPr>
          <w:rFonts w:ascii="Verdana" w:hAnsi="Verdana"/>
          <w:sz w:val="20"/>
          <w:szCs w:val="20"/>
        </w:rPr>
        <w:t xml:space="preserve"> you should ensur</w:t>
      </w:r>
      <w:r w:rsidR="002848A7" w:rsidRPr="00F11F7D">
        <w:rPr>
          <w:rFonts w:ascii="Verdana" w:hAnsi="Verdana"/>
          <w:sz w:val="20"/>
          <w:szCs w:val="20"/>
        </w:rPr>
        <w:t>e that your contract</w:t>
      </w:r>
      <w:r w:rsidRPr="00F11F7D">
        <w:rPr>
          <w:rFonts w:ascii="Verdana" w:hAnsi="Verdana"/>
          <w:sz w:val="20"/>
          <w:szCs w:val="20"/>
        </w:rPr>
        <w:t xml:space="preserve"> does not constitute a qualifying long-term agreement.</w:t>
      </w:r>
      <w:r w:rsidR="00615983">
        <w:rPr>
          <w:rFonts w:ascii="Verdana" w:hAnsi="Verdana"/>
          <w:sz w:val="20"/>
          <w:szCs w:val="20"/>
        </w:rPr>
        <w:t xml:space="preserve"> </w:t>
      </w:r>
      <w:r>
        <w:rPr>
          <w:rFonts w:ascii="Verdana" w:hAnsi="Verdana"/>
          <w:sz w:val="20"/>
          <w:szCs w:val="20"/>
        </w:rPr>
        <w:t>You should take legal advice on this point, if necessary.</w:t>
      </w:r>
    </w:p>
    <w:p w14:paraId="05C3646F" w14:textId="77777777" w:rsidR="00D05E16" w:rsidRPr="00D05E16" w:rsidRDefault="00D05E16" w:rsidP="00AE2CC8">
      <w:pPr>
        <w:ind w:right="-3"/>
        <w:rPr>
          <w:rFonts w:ascii="Verdana" w:hAnsi="Verdana"/>
          <w:sz w:val="20"/>
          <w:szCs w:val="20"/>
        </w:rPr>
      </w:pPr>
    </w:p>
    <w:p w14:paraId="33F09DE3" w14:textId="77777777" w:rsidR="00CE2A23" w:rsidRDefault="002848A7" w:rsidP="00AE2CC8">
      <w:pPr>
        <w:ind w:right="-3"/>
        <w:rPr>
          <w:rFonts w:ascii="Verdana" w:hAnsi="Verdana"/>
          <w:sz w:val="20"/>
          <w:szCs w:val="20"/>
        </w:rPr>
      </w:pPr>
      <w:r>
        <w:rPr>
          <w:rFonts w:ascii="Verdana" w:hAnsi="Verdana"/>
          <w:sz w:val="20"/>
          <w:szCs w:val="20"/>
        </w:rPr>
        <w:t>Your contract</w:t>
      </w:r>
      <w:r w:rsidR="00CE2A23">
        <w:rPr>
          <w:rFonts w:ascii="Verdana" w:hAnsi="Verdana"/>
          <w:sz w:val="20"/>
          <w:szCs w:val="20"/>
        </w:rPr>
        <w:t xml:space="preserve"> should be signed by both you and your client.</w:t>
      </w:r>
      <w:r w:rsidR="00615983">
        <w:rPr>
          <w:rFonts w:ascii="Verdana" w:hAnsi="Verdana"/>
          <w:sz w:val="20"/>
          <w:szCs w:val="20"/>
        </w:rPr>
        <w:t xml:space="preserve"> </w:t>
      </w:r>
      <w:r w:rsidR="00CE2A23">
        <w:rPr>
          <w:rFonts w:ascii="Verdana" w:hAnsi="Verdana"/>
          <w:sz w:val="20"/>
          <w:szCs w:val="20"/>
        </w:rPr>
        <w:t>You should take all reasonable steps to satisfy yourself that your client is entitled to instruct you.</w:t>
      </w:r>
      <w:r w:rsidR="00615983">
        <w:rPr>
          <w:rFonts w:ascii="Verdana" w:hAnsi="Verdana"/>
          <w:sz w:val="20"/>
          <w:szCs w:val="20"/>
        </w:rPr>
        <w:t xml:space="preserve"> </w:t>
      </w:r>
      <w:r w:rsidR="00CE2A23">
        <w:rPr>
          <w:rFonts w:ascii="Verdana" w:hAnsi="Verdana"/>
          <w:sz w:val="20"/>
          <w:szCs w:val="20"/>
        </w:rPr>
        <w:t>All future cha</w:t>
      </w:r>
      <w:r w:rsidR="00C604AA">
        <w:rPr>
          <w:rFonts w:ascii="Verdana" w:hAnsi="Verdana"/>
          <w:sz w:val="20"/>
          <w:szCs w:val="20"/>
        </w:rPr>
        <w:t xml:space="preserve">nges to your </w:t>
      </w:r>
      <w:r>
        <w:rPr>
          <w:rFonts w:ascii="Verdana" w:hAnsi="Verdana"/>
          <w:sz w:val="20"/>
          <w:szCs w:val="20"/>
        </w:rPr>
        <w:t>contract</w:t>
      </w:r>
      <w:r w:rsidR="00CE2A23">
        <w:rPr>
          <w:rFonts w:ascii="Verdana" w:hAnsi="Verdana"/>
          <w:sz w:val="20"/>
          <w:szCs w:val="20"/>
        </w:rPr>
        <w:t xml:space="preserve"> must be agreed with your client, promptly confirmed in writing and signed by yourself and your client.</w:t>
      </w:r>
    </w:p>
    <w:p w14:paraId="30E5E3B5" w14:textId="77777777" w:rsidR="009B54B4" w:rsidRDefault="009B54B4" w:rsidP="00AE2CC8">
      <w:pPr>
        <w:ind w:right="-3"/>
        <w:rPr>
          <w:rFonts w:ascii="Verdana" w:hAnsi="Verdana"/>
          <w:sz w:val="20"/>
          <w:szCs w:val="20"/>
        </w:rPr>
      </w:pPr>
    </w:p>
    <w:p w14:paraId="7E5D7336" w14:textId="77777777" w:rsidR="009B54B4" w:rsidRPr="006822F6" w:rsidRDefault="009B54B4" w:rsidP="00AE2CC8">
      <w:pPr>
        <w:ind w:right="-3"/>
        <w:rPr>
          <w:rFonts w:ascii="Verdana" w:hAnsi="Verdana"/>
          <w:color w:val="FF0000"/>
          <w:sz w:val="20"/>
          <w:szCs w:val="20"/>
        </w:rPr>
      </w:pPr>
      <w:r>
        <w:rPr>
          <w:rFonts w:ascii="Verdana" w:hAnsi="Verdana"/>
          <w:sz w:val="20"/>
          <w:szCs w:val="20"/>
        </w:rPr>
        <w:t>Your entitlement to payment depends entire</w:t>
      </w:r>
      <w:r w:rsidR="002848A7">
        <w:rPr>
          <w:rFonts w:ascii="Verdana" w:hAnsi="Verdana"/>
          <w:sz w:val="20"/>
          <w:szCs w:val="20"/>
        </w:rPr>
        <w:t>ly on the terms of the contract</w:t>
      </w:r>
      <w:r>
        <w:rPr>
          <w:rFonts w:ascii="Verdana" w:hAnsi="Verdana"/>
          <w:sz w:val="20"/>
          <w:szCs w:val="20"/>
        </w:rPr>
        <w:t xml:space="preserve"> between you and your client.</w:t>
      </w:r>
      <w:r w:rsidR="00615983">
        <w:rPr>
          <w:rFonts w:ascii="Verdana" w:hAnsi="Verdana"/>
          <w:sz w:val="20"/>
          <w:szCs w:val="20"/>
        </w:rPr>
        <w:t xml:space="preserve"> </w:t>
      </w:r>
      <w:r>
        <w:rPr>
          <w:rFonts w:ascii="Verdana" w:hAnsi="Verdana"/>
          <w:sz w:val="20"/>
          <w:szCs w:val="20"/>
        </w:rPr>
        <w:t>You may have a legal right to interest on late payment.</w:t>
      </w:r>
      <w:r w:rsidR="008A5260" w:rsidDel="008A5260">
        <w:rPr>
          <w:rFonts w:ascii="Verdana" w:hAnsi="Verdana"/>
          <w:sz w:val="20"/>
          <w:szCs w:val="20"/>
        </w:rPr>
        <w:t xml:space="preserve"> </w:t>
      </w:r>
    </w:p>
    <w:p w14:paraId="6219E45D" w14:textId="77777777" w:rsidR="00CE2A23" w:rsidRDefault="00CE2A23" w:rsidP="00AE2CC8">
      <w:pPr>
        <w:ind w:right="-3"/>
        <w:rPr>
          <w:rFonts w:ascii="Verdana" w:hAnsi="Verdana"/>
          <w:sz w:val="20"/>
          <w:szCs w:val="20"/>
        </w:rPr>
      </w:pPr>
    </w:p>
    <w:p w14:paraId="165AA678" w14:textId="77777777" w:rsidR="00CE2A23" w:rsidRPr="00316A3E" w:rsidRDefault="002E3B3F" w:rsidP="00316A3E">
      <w:pPr>
        <w:pStyle w:val="Heading2"/>
      </w:pPr>
      <w:bookmarkStart w:id="39" w:name="_Toc415753184"/>
      <w:bookmarkStart w:id="40" w:name="_Toc443380516"/>
      <w:r w:rsidRPr="00316A3E">
        <w:t>3.3</w:t>
      </w:r>
      <w:r w:rsidR="00B75352">
        <w:tab/>
      </w:r>
      <w:r w:rsidR="00CE2A23" w:rsidRPr="00316A3E">
        <w:t>Fees and charges</w:t>
      </w:r>
      <w:bookmarkEnd w:id="39"/>
      <w:bookmarkEnd w:id="40"/>
    </w:p>
    <w:p w14:paraId="2EB1058A" w14:textId="77777777" w:rsidR="00CE2A23" w:rsidRDefault="00CE2A23" w:rsidP="00AE2CC8">
      <w:pPr>
        <w:ind w:right="-3"/>
        <w:rPr>
          <w:rFonts w:ascii="Verdana" w:hAnsi="Verdana"/>
          <w:sz w:val="20"/>
          <w:szCs w:val="20"/>
        </w:rPr>
      </w:pPr>
    </w:p>
    <w:p w14:paraId="582E3E99" w14:textId="77777777" w:rsidR="00CE2A23" w:rsidRDefault="009B54B4" w:rsidP="00AE2CC8">
      <w:pPr>
        <w:ind w:right="-3"/>
        <w:rPr>
          <w:rFonts w:ascii="Verdana" w:hAnsi="Verdana"/>
          <w:sz w:val="20"/>
          <w:szCs w:val="20"/>
        </w:rPr>
      </w:pPr>
      <w:r>
        <w:rPr>
          <w:rFonts w:ascii="Verdana" w:hAnsi="Verdana"/>
          <w:sz w:val="20"/>
          <w:szCs w:val="20"/>
        </w:rPr>
        <w:t xml:space="preserve">Your charges </w:t>
      </w:r>
      <w:r w:rsidR="00C041FE">
        <w:rPr>
          <w:rFonts w:ascii="Verdana" w:hAnsi="Verdana"/>
          <w:sz w:val="20"/>
          <w:szCs w:val="20"/>
        </w:rPr>
        <w:t>must be reasonable for</w:t>
      </w:r>
      <w:r>
        <w:rPr>
          <w:rFonts w:ascii="Verdana" w:hAnsi="Verdana"/>
          <w:sz w:val="20"/>
          <w:szCs w:val="20"/>
        </w:rPr>
        <w:t xml:space="preserve"> the task involved and be pre-agreed with the client whenever possible.</w:t>
      </w:r>
      <w:r w:rsidR="00615983">
        <w:rPr>
          <w:rFonts w:ascii="Verdana" w:hAnsi="Verdana"/>
          <w:sz w:val="20"/>
          <w:szCs w:val="20"/>
        </w:rPr>
        <w:t xml:space="preserve"> </w:t>
      </w:r>
      <w:r>
        <w:rPr>
          <w:rFonts w:ascii="Verdana" w:hAnsi="Verdana"/>
          <w:sz w:val="20"/>
          <w:szCs w:val="20"/>
        </w:rPr>
        <w:t>Where there is a service charge, basic fees are usually quoted as a fixed fee rather than as a percentage of outgoings or income.</w:t>
      </w:r>
      <w:r w:rsidR="00615983">
        <w:rPr>
          <w:rFonts w:ascii="Verdana" w:hAnsi="Verdana"/>
          <w:sz w:val="20"/>
          <w:szCs w:val="20"/>
        </w:rPr>
        <w:t xml:space="preserve"> </w:t>
      </w:r>
      <w:r>
        <w:rPr>
          <w:rFonts w:ascii="Verdana" w:hAnsi="Verdana"/>
          <w:sz w:val="20"/>
          <w:szCs w:val="20"/>
        </w:rPr>
        <w:t xml:space="preserve">This method is considered to be preferable so that </w:t>
      </w:r>
      <w:r w:rsidR="00281F6E">
        <w:rPr>
          <w:rFonts w:ascii="Verdana" w:hAnsi="Verdana"/>
          <w:sz w:val="20"/>
          <w:szCs w:val="20"/>
        </w:rPr>
        <w:t>leaseholder</w:t>
      </w:r>
      <w:r>
        <w:rPr>
          <w:rFonts w:ascii="Verdana" w:hAnsi="Verdana"/>
          <w:sz w:val="20"/>
          <w:szCs w:val="20"/>
        </w:rPr>
        <w:t>s can budget for their annual expenditure.</w:t>
      </w:r>
      <w:r w:rsidR="00615983">
        <w:rPr>
          <w:rFonts w:ascii="Verdana" w:hAnsi="Verdana"/>
          <w:sz w:val="20"/>
          <w:szCs w:val="20"/>
        </w:rPr>
        <w:t xml:space="preserve"> </w:t>
      </w:r>
      <w:r>
        <w:rPr>
          <w:rFonts w:ascii="Verdana" w:hAnsi="Verdana"/>
          <w:sz w:val="20"/>
          <w:szCs w:val="20"/>
        </w:rPr>
        <w:t>However, where the lease specifies a different form of charging, the method in the lease should be used by managing agents.</w:t>
      </w:r>
    </w:p>
    <w:p w14:paraId="012447A8" w14:textId="77777777" w:rsidR="00FB76AD" w:rsidRDefault="00FB76AD" w:rsidP="00AE2CC8">
      <w:pPr>
        <w:ind w:right="-3"/>
        <w:rPr>
          <w:rFonts w:ascii="Verdana" w:hAnsi="Verdana"/>
          <w:sz w:val="20"/>
          <w:szCs w:val="20"/>
        </w:rPr>
      </w:pPr>
    </w:p>
    <w:tbl>
      <w:tblPr>
        <w:tblStyle w:val="TableGrid"/>
        <w:tblW w:w="0" w:type="auto"/>
        <w:tblLook w:val="04A0" w:firstRow="1" w:lastRow="0" w:firstColumn="1" w:lastColumn="0" w:noHBand="0" w:noVBand="1"/>
      </w:tblPr>
      <w:tblGrid>
        <w:gridCol w:w="9242"/>
      </w:tblGrid>
      <w:tr w:rsidR="00FB76AD" w14:paraId="3CE43917" w14:textId="77777777" w:rsidTr="00FB76AD">
        <w:tc>
          <w:tcPr>
            <w:tcW w:w="9242" w:type="dxa"/>
          </w:tcPr>
          <w:p w14:paraId="67DDA3DD" w14:textId="77777777" w:rsidR="00FB76AD" w:rsidRPr="00C06DFF" w:rsidRDefault="00C06DFF" w:rsidP="00271AAE">
            <w:pPr>
              <w:ind w:right="-3"/>
              <w:rPr>
                <w:rFonts w:ascii="Verdana" w:hAnsi="Verdana"/>
                <w:i/>
                <w:sz w:val="20"/>
                <w:szCs w:val="20"/>
              </w:rPr>
            </w:pPr>
            <w:r>
              <w:rPr>
                <w:rFonts w:ascii="Verdana" w:hAnsi="Verdana"/>
                <w:i/>
                <w:sz w:val="20"/>
                <w:szCs w:val="20"/>
              </w:rPr>
              <w:t>s</w:t>
            </w:r>
            <w:r w:rsidR="00FB76AD">
              <w:rPr>
                <w:rFonts w:ascii="Verdana" w:hAnsi="Verdana"/>
                <w:i/>
                <w:sz w:val="20"/>
                <w:szCs w:val="20"/>
              </w:rPr>
              <w:t>s</w:t>
            </w:r>
            <w:r w:rsidR="00271AAE">
              <w:rPr>
                <w:rFonts w:ascii="Verdana" w:hAnsi="Verdana"/>
                <w:i/>
                <w:sz w:val="20"/>
                <w:szCs w:val="20"/>
              </w:rPr>
              <w:t xml:space="preserve">.18 and 19 </w:t>
            </w:r>
            <w:r w:rsidR="00FB76AD">
              <w:rPr>
                <w:rFonts w:ascii="Verdana" w:hAnsi="Verdana"/>
                <w:i/>
                <w:sz w:val="20"/>
                <w:szCs w:val="20"/>
              </w:rPr>
              <w:t>Landlord and Tenant Act 1985</w:t>
            </w:r>
          </w:p>
        </w:tc>
      </w:tr>
    </w:tbl>
    <w:p w14:paraId="1A6F0A90" w14:textId="77777777" w:rsidR="00ED3EA3" w:rsidRDefault="00ED3EA3" w:rsidP="00AE2CC8">
      <w:pPr>
        <w:ind w:right="-3"/>
        <w:rPr>
          <w:rFonts w:ascii="Verdana" w:hAnsi="Verdana"/>
          <w:sz w:val="20"/>
          <w:szCs w:val="20"/>
        </w:rPr>
      </w:pPr>
    </w:p>
    <w:p w14:paraId="30F4FCAC" w14:textId="77777777" w:rsidR="00ED3EA3" w:rsidRDefault="00ED3EA3" w:rsidP="00AE2CC8">
      <w:pPr>
        <w:ind w:right="-3"/>
        <w:rPr>
          <w:rFonts w:ascii="Verdana" w:hAnsi="Verdana"/>
          <w:sz w:val="20"/>
          <w:szCs w:val="20"/>
        </w:rPr>
      </w:pPr>
      <w:r>
        <w:rPr>
          <w:rFonts w:ascii="Verdana" w:hAnsi="Verdana"/>
          <w:sz w:val="20"/>
          <w:szCs w:val="20"/>
        </w:rPr>
        <w:t xml:space="preserve">You should give reasonable and adequate notice of any increases in charges in accordance </w:t>
      </w:r>
      <w:r w:rsidR="006822F6">
        <w:rPr>
          <w:rFonts w:ascii="Verdana" w:hAnsi="Verdana"/>
          <w:sz w:val="20"/>
          <w:szCs w:val="20"/>
        </w:rPr>
        <w:t>with the terms of your contract</w:t>
      </w:r>
      <w:r>
        <w:rPr>
          <w:rFonts w:ascii="Verdana" w:hAnsi="Verdana"/>
          <w:sz w:val="20"/>
          <w:szCs w:val="20"/>
        </w:rPr>
        <w:t>.</w:t>
      </w:r>
      <w:r w:rsidR="00615983">
        <w:rPr>
          <w:rFonts w:ascii="Verdana" w:hAnsi="Verdana"/>
          <w:sz w:val="20"/>
          <w:szCs w:val="20"/>
        </w:rPr>
        <w:t xml:space="preserve"> </w:t>
      </w:r>
      <w:r>
        <w:rPr>
          <w:rFonts w:ascii="Verdana" w:hAnsi="Verdana"/>
          <w:sz w:val="20"/>
          <w:szCs w:val="20"/>
        </w:rPr>
        <w:t>If the charges are agreed to be subject to indexation, the index to which they are linked should be agreed in advance in writing.</w:t>
      </w:r>
    </w:p>
    <w:p w14:paraId="418E1B77" w14:textId="77777777" w:rsidR="009B54B4" w:rsidRPr="007179D5" w:rsidRDefault="009B54B4" w:rsidP="009B54B4">
      <w:pPr>
        <w:autoSpaceDE w:val="0"/>
        <w:rPr>
          <w:rFonts w:ascii="Verdana" w:hAnsi="Verdana"/>
          <w:sz w:val="20"/>
          <w:szCs w:val="20"/>
          <w:lang w:eastAsia="ar-SA"/>
        </w:rPr>
      </w:pPr>
    </w:p>
    <w:p w14:paraId="03C07AED" w14:textId="77777777" w:rsidR="009B54B4" w:rsidRDefault="009B54B4" w:rsidP="009B54B4">
      <w:pPr>
        <w:rPr>
          <w:rFonts w:ascii="Verdana" w:eastAsia="Humanist521BT-Roman" w:hAnsi="Verdana" w:cs="Humanist521BT-Roman"/>
          <w:sz w:val="20"/>
          <w:szCs w:val="20"/>
          <w:lang w:eastAsia="ar-SA"/>
        </w:rPr>
      </w:pPr>
      <w:r w:rsidRPr="007179D5">
        <w:rPr>
          <w:rFonts w:ascii="Verdana" w:hAnsi="Verdana"/>
          <w:sz w:val="20"/>
          <w:szCs w:val="20"/>
          <w:lang w:eastAsia="ar-SA"/>
        </w:rPr>
        <w:t xml:space="preserve">You should make it clear what services you are proposing to provide and at what cost, as well as the extent and limit of any additional services available. </w:t>
      </w:r>
      <w:r w:rsidRPr="007179D5">
        <w:rPr>
          <w:rFonts w:ascii="Verdana" w:eastAsia="Humanist521BT-Roman" w:hAnsi="Verdana" w:cs="Humanist521BT-Roman"/>
          <w:sz w:val="20"/>
          <w:szCs w:val="20"/>
          <w:lang w:eastAsia="ar-SA"/>
        </w:rPr>
        <w:t xml:space="preserve">You </w:t>
      </w:r>
      <w:r w:rsidR="00B7164B">
        <w:rPr>
          <w:rFonts w:ascii="Verdana" w:eastAsia="Humanist521BT-Roman" w:hAnsi="Verdana" w:cs="Humanist521BT-Roman"/>
          <w:sz w:val="20"/>
          <w:szCs w:val="20"/>
          <w:lang w:eastAsia="ar-SA"/>
        </w:rPr>
        <w:t xml:space="preserve">must </w:t>
      </w:r>
      <w:r w:rsidRPr="007179D5">
        <w:rPr>
          <w:rFonts w:ascii="Verdana" w:eastAsia="Humanist521BT-Roman" w:hAnsi="Verdana" w:cs="Humanist521BT-Roman"/>
          <w:sz w:val="20"/>
          <w:szCs w:val="20"/>
          <w:lang w:eastAsia="ar-SA"/>
        </w:rPr>
        <w:t xml:space="preserve">not </w:t>
      </w:r>
      <w:r w:rsidR="00D27B6B">
        <w:rPr>
          <w:rFonts w:ascii="Verdana" w:eastAsia="Humanist521BT-Roman" w:hAnsi="Verdana" w:cs="Humanist521BT-Roman"/>
          <w:sz w:val="20"/>
          <w:szCs w:val="20"/>
          <w:lang w:eastAsia="ar-SA"/>
        </w:rPr>
        <w:t>purposely</w:t>
      </w:r>
      <w:r w:rsidRPr="007179D5">
        <w:rPr>
          <w:rFonts w:ascii="Verdana" w:eastAsia="Humanist521BT-Roman" w:hAnsi="Verdana" w:cs="Humanist521BT-Roman"/>
          <w:sz w:val="20"/>
          <w:szCs w:val="20"/>
          <w:lang w:eastAsia="ar-SA"/>
        </w:rPr>
        <w:t xml:space="preserve"> underestimate costs or provide leaseholders with misleading estimates of future service charge contributions required.</w:t>
      </w:r>
    </w:p>
    <w:p w14:paraId="0A388FA5" w14:textId="77777777" w:rsidR="006822F6" w:rsidRDefault="006822F6" w:rsidP="009B54B4">
      <w:pPr>
        <w:rPr>
          <w:rFonts w:ascii="Verdana" w:eastAsia="Humanist521BT-Roman" w:hAnsi="Verdana" w:cs="Humanist521BT-Roman"/>
          <w:sz w:val="20"/>
          <w:szCs w:val="20"/>
          <w:lang w:eastAsia="ar-SA"/>
        </w:rPr>
      </w:pPr>
    </w:p>
    <w:p w14:paraId="36EB739A" w14:textId="77777777" w:rsidR="006822F6" w:rsidRPr="00316A3E" w:rsidRDefault="008C48B1" w:rsidP="00316A3E">
      <w:pPr>
        <w:pStyle w:val="Heading2"/>
      </w:pPr>
      <w:bookmarkStart w:id="41" w:name="_Toc415753185"/>
      <w:bookmarkStart w:id="42" w:name="_Toc443380517"/>
      <w:r w:rsidRPr="00316A3E">
        <w:t>3.4</w:t>
      </w:r>
      <w:r w:rsidR="00B75352">
        <w:tab/>
      </w:r>
      <w:r w:rsidR="006822F6" w:rsidRPr="00316A3E">
        <w:t xml:space="preserve">Annual </w:t>
      </w:r>
      <w:r w:rsidRPr="00316A3E">
        <w:t>f</w:t>
      </w:r>
      <w:r w:rsidR="006822F6" w:rsidRPr="00316A3E">
        <w:t>ee</w:t>
      </w:r>
      <w:bookmarkEnd w:id="41"/>
      <w:bookmarkEnd w:id="42"/>
    </w:p>
    <w:p w14:paraId="01BE9971" w14:textId="77777777" w:rsidR="00B27CF7" w:rsidRDefault="00B27CF7" w:rsidP="009B54B4">
      <w:pPr>
        <w:rPr>
          <w:rFonts w:ascii="Verdana" w:eastAsia="Humanist521BT-Roman" w:hAnsi="Verdana" w:cs="Humanist521BT-Roman"/>
          <w:sz w:val="20"/>
          <w:szCs w:val="20"/>
          <w:lang w:eastAsia="ar-SA"/>
        </w:rPr>
      </w:pPr>
    </w:p>
    <w:p w14:paraId="081123E6" w14:textId="77777777" w:rsidR="00B27CF7" w:rsidRDefault="00B27CF7" w:rsidP="009B54B4">
      <w:pPr>
        <w:rPr>
          <w:rFonts w:ascii="Verdana" w:eastAsia="Humanist521BT-Roman" w:hAnsi="Verdana" w:cs="Humanist521BT-Roman"/>
          <w:sz w:val="20"/>
          <w:szCs w:val="20"/>
          <w:lang w:eastAsia="ar-SA"/>
        </w:rPr>
      </w:pPr>
      <w:r>
        <w:rPr>
          <w:rFonts w:ascii="Verdana" w:eastAsia="Humanist521BT-Roman" w:hAnsi="Verdana" w:cs="Humanist521BT-Roman"/>
          <w:sz w:val="20"/>
          <w:szCs w:val="20"/>
          <w:lang w:eastAsia="ar-SA"/>
        </w:rPr>
        <w:t>Subject to th</w:t>
      </w:r>
      <w:r w:rsidR="006822F6">
        <w:rPr>
          <w:rFonts w:ascii="Verdana" w:eastAsia="Humanist521BT-Roman" w:hAnsi="Verdana" w:cs="Humanist521BT-Roman"/>
          <w:sz w:val="20"/>
          <w:szCs w:val="20"/>
          <w:lang w:eastAsia="ar-SA"/>
        </w:rPr>
        <w:t>e terms of any written contract</w:t>
      </w:r>
      <w:r>
        <w:rPr>
          <w:rFonts w:ascii="Verdana" w:eastAsia="Humanist521BT-Roman" w:hAnsi="Verdana" w:cs="Humanist521BT-Roman"/>
          <w:sz w:val="20"/>
          <w:szCs w:val="20"/>
          <w:lang w:eastAsia="ar-SA"/>
        </w:rPr>
        <w:t>, for an annual fee (where the level of service provided will normally have regard to the amount of the fee), a managing agent should normally carry out the following work:</w:t>
      </w:r>
    </w:p>
    <w:p w14:paraId="149AE99A" w14:textId="77777777" w:rsidR="002848A7" w:rsidRDefault="002848A7" w:rsidP="009B54B4">
      <w:pPr>
        <w:rPr>
          <w:rFonts w:ascii="Verdana" w:eastAsia="Humanist521BT-Roman" w:hAnsi="Verdana" w:cs="Humanist521BT-Roman"/>
          <w:sz w:val="20"/>
          <w:szCs w:val="20"/>
          <w:lang w:eastAsia="ar-SA"/>
        </w:rPr>
      </w:pPr>
    </w:p>
    <w:p w14:paraId="16008883" w14:textId="77777777" w:rsidR="00FC7FAA" w:rsidRPr="00FC7FAA" w:rsidRDefault="00FC7FAA" w:rsidP="00FC7FAA">
      <w:pPr>
        <w:pStyle w:val="ListParagraph"/>
        <w:rPr>
          <w:rFonts w:ascii="Verdana" w:hAnsi="Verdana"/>
          <w:sz w:val="20"/>
          <w:szCs w:val="20"/>
          <w:lang w:eastAsia="ar-SA"/>
        </w:rPr>
      </w:pPr>
    </w:p>
    <w:p w14:paraId="2D81D070" w14:textId="77777777" w:rsidR="00FC7FAA" w:rsidRPr="00271AAE" w:rsidRDefault="00E654FF" w:rsidP="00F00A67">
      <w:pPr>
        <w:pStyle w:val="ListParagraph"/>
        <w:numPr>
          <w:ilvl w:val="0"/>
          <w:numId w:val="26"/>
        </w:numPr>
        <w:spacing w:after="240"/>
        <w:rPr>
          <w:rFonts w:ascii="Verdana" w:hAnsi="Verdana"/>
          <w:sz w:val="20"/>
          <w:szCs w:val="20"/>
          <w:lang w:eastAsia="ar-SA"/>
        </w:rPr>
      </w:pPr>
      <w:r w:rsidRPr="00271AAE">
        <w:rPr>
          <w:rFonts w:ascii="Verdana" w:eastAsia="MS PMincho" w:hAnsi="Verdana"/>
          <w:spacing w:val="-2"/>
          <w:sz w:val="20"/>
          <w:szCs w:val="20"/>
        </w:rPr>
        <w:t>p</w:t>
      </w:r>
      <w:r w:rsidR="00FC7FAA" w:rsidRPr="00271AAE">
        <w:rPr>
          <w:rFonts w:ascii="Verdana" w:eastAsia="MS PMincho" w:hAnsi="Verdana"/>
          <w:spacing w:val="-2"/>
          <w:sz w:val="20"/>
          <w:szCs w:val="20"/>
        </w:rPr>
        <w:t>repare invoices for and c</w:t>
      </w:r>
      <w:r w:rsidR="00FC7FAA" w:rsidRPr="00271AAE">
        <w:rPr>
          <w:rFonts w:ascii="Verdana" w:eastAsia="MS PMincho" w:hAnsi="Verdana"/>
          <w:sz w:val="20"/>
          <w:szCs w:val="20"/>
        </w:rPr>
        <w:t>ollect</w:t>
      </w:r>
      <w:r w:rsidR="00FC7FAA" w:rsidRPr="00271AAE">
        <w:rPr>
          <w:rFonts w:ascii="Verdana" w:eastAsia="MS PMincho" w:hAnsi="Verdana"/>
          <w:spacing w:val="-18"/>
          <w:sz w:val="20"/>
          <w:szCs w:val="20"/>
        </w:rPr>
        <w:t xml:space="preserve"> </w:t>
      </w:r>
      <w:r w:rsidR="00FC7FAA" w:rsidRPr="00271AAE">
        <w:rPr>
          <w:rFonts w:ascii="Verdana" w:eastAsia="MS PMincho" w:hAnsi="Verdana"/>
          <w:w w:val="97"/>
          <w:sz w:val="20"/>
          <w:szCs w:val="20"/>
        </w:rPr>
        <w:t>se</w:t>
      </w:r>
      <w:r w:rsidR="00FC7FAA" w:rsidRPr="00271AAE">
        <w:rPr>
          <w:rFonts w:ascii="Verdana" w:eastAsia="MS PMincho" w:hAnsi="Verdana"/>
          <w:spacing w:val="5"/>
          <w:w w:val="97"/>
          <w:sz w:val="20"/>
          <w:szCs w:val="20"/>
        </w:rPr>
        <w:t>r</w:t>
      </w:r>
      <w:r w:rsidR="00FC7FAA" w:rsidRPr="00271AAE">
        <w:rPr>
          <w:rFonts w:ascii="Verdana" w:eastAsia="MS PMincho" w:hAnsi="Verdana"/>
          <w:spacing w:val="4"/>
          <w:w w:val="97"/>
          <w:sz w:val="20"/>
          <w:szCs w:val="20"/>
        </w:rPr>
        <w:t>v</w:t>
      </w:r>
      <w:r w:rsidR="00FC7FAA" w:rsidRPr="00271AAE">
        <w:rPr>
          <w:rFonts w:ascii="Verdana" w:eastAsia="MS PMincho" w:hAnsi="Verdana"/>
          <w:w w:val="97"/>
          <w:sz w:val="20"/>
          <w:szCs w:val="20"/>
        </w:rPr>
        <w:t>i</w:t>
      </w:r>
      <w:r w:rsidR="00FC7FAA" w:rsidRPr="00271AAE">
        <w:rPr>
          <w:rFonts w:ascii="Verdana" w:eastAsia="MS PMincho" w:hAnsi="Verdana"/>
          <w:spacing w:val="-3"/>
          <w:w w:val="97"/>
          <w:sz w:val="20"/>
          <w:szCs w:val="20"/>
        </w:rPr>
        <w:t>c</w:t>
      </w:r>
      <w:r w:rsidR="00FC7FAA" w:rsidRPr="00271AAE">
        <w:rPr>
          <w:rFonts w:ascii="Verdana" w:eastAsia="MS PMincho" w:hAnsi="Verdana"/>
          <w:w w:val="97"/>
          <w:sz w:val="20"/>
          <w:szCs w:val="20"/>
        </w:rPr>
        <w:t>e</w:t>
      </w:r>
      <w:r w:rsidR="00FC7FAA" w:rsidRPr="00271AAE">
        <w:rPr>
          <w:rFonts w:ascii="Verdana" w:eastAsia="MS PMincho" w:hAnsi="Verdana"/>
          <w:spacing w:val="-2"/>
          <w:w w:val="97"/>
          <w:sz w:val="20"/>
          <w:szCs w:val="20"/>
        </w:rPr>
        <w:t xml:space="preserve"> c</w:t>
      </w:r>
      <w:r w:rsidR="00FC7FAA" w:rsidRPr="00271AAE">
        <w:rPr>
          <w:rFonts w:ascii="Verdana" w:eastAsia="MS PMincho" w:hAnsi="Verdana"/>
          <w:w w:val="97"/>
          <w:sz w:val="20"/>
          <w:szCs w:val="20"/>
        </w:rPr>
        <w:t>harges</w:t>
      </w:r>
      <w:r w:rsidR="00FC7FAA" w:rsidRPr="00271AAE">
        <w:rPr>
          <w:rFonts w:ascii="Verdana" w:eastAsia="MS PMincho" w:hAnsi="Verdana"/>
          <w:spacing w:val="-1"/>
          <w:w w:val="97"/>
          <w:sz w:val="20"/>
          <w:szCs w:val="20"/>
        </w:rPr>
        <w:t xml:space="preserve"> </w:t>
      </w:r>
      <w:r w:rsidR="00FC7FAA" w:rsidRPr="00271AAE">
        <w:rPr>
          <w:rFonts w:ascii="Verdana" w:eastAsia="MS PMincho" w:hAnsi="Verdana"/>
          <w:sz w:val="20"/>
          <w:szCs w:val="20"/>
        </w:rPr>
        <w:t>f</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om</w:t>
      </w:r>
      <w:r w:rsidR="00FC7FAA" w:rsidRPr="00271AAE">
        <w:rPr>
          <w:rFonts w:ascii="Verdana" w:eastAsia="MS PMincho" w:hAnsi="Verdana"/>
          <w:spacing w:val="7"/>
          <w:sz w:val="20"/>
          <w:szCs w:val="20"/>
        </w:rPr>
        <w:t xml:space="preserve"> </w:t>
      </w:r>
      <w:r w:rsidR="00FC7FAA" w:rsidRPr="00271AAE">
        <w:rPr>
          <w:rFonts w:ascii="Verdana" w:eastAsia="MS PMincho" w:hAnsi="Verdana"/>
          <w:spacing w:val="-2"/>
          <w:w w:val="111"/>
          <w:sz w:val="20"/>
          <w:szCs w:val="20"/>
        </w:rPr>
        <w:t>leaseholders</w:t>
      </w:r>
    </w:p>
    <w:p w14:paraId="6826156A" w14:textId="77777777" w:rsidR="00FC7FAA" w:rsidRPr="00271AAE" w:rsidRDefault="00947D37" w:rsidP="00F00A67">
      <w:pPr>
        <w:pStyle w:val="ListParagraph"/>
        <w:widowControl w:val="0"/>
        <w:numPr>
          <w:ilvl w:val="0"/>
          <w:numId w:val="26"/>
        </w:numPr>
        <w:autoSpaceDE w:val="0"/>
        <w:autoSpaceDN w:val="0"/>
        <w:adjustRightInd w:val="0"/>
        <w:spacing w:line="243" w:lineRule="auto"/>
        <w:jc w:val="both"/>
        <w:rPr>
          <w:rFonts w:ascii="Verdana" w:eastAsia="MS PMincho" w:hAnsi="Verdana"/>
          <w:sz w:val="20"/>
          <w:szCs w:val="20"/>
        </w:rPr>
      </w:pPr>
      <w:r w:rsidRPr="00271AAE">
        <w:rPr>
          <w:rFonts w:ascii="Verdana" w:eastAsia="MS PMincho" w:hAnsi="Verdana"/>
          <w:spacing w:val="-3"/>
          <w:sz w:val="20"/>
          <w:szCs w:val="20"/>
        </w:rPr>
        <w:t>i</w:t>
      </w:r>
      <w:r w:rsidR="00FC7FAA" w:rsidRPr="00271AAE">
        <w:rPr>
          <w:rFonts w:ascii="Verdana" w:eastAsia="MS PMincho" w:hAnsi="Verdana"/>
          <w:sz w:val="20"/>
          <w:szCs w:val="20"/>
        </w:rPr>
        <w:t>ns</w:t>
      </w:r>
      <w:r w:rsidR="00FC7FAA" w:rsidRPr="00271AAE">
        <w:rPr>
          <w:rFonts w:ascii="Verdana" w:eastAsia="MS PMincho" w:hAnsi="Verdana"/>
          <w:spacing w:val="1"/>
          <w:sz w:val="20"/>
          <w:szCs w:val="20"/>
        </w:rPr>
        <w:t>t</w:t>
      </w:r>
      <w:r w:rsidR="00FC7FAA" w:rsidRPr="00271AAE">
        <w:rPr>
          <w:rFonts w:ascii="Verdana" w:eastAsia="MS PMincho" w:hAnsi="Verdana"/>
          <w:spacing w:val="2"/>
          <w:sz w:val="20"/>
          <w:szCs w:val="20"/>
        </w:rPr>
        <w:t>r</w:t>
      </w:r>
      <w:r w:rsidR="00FC7FAA" w:rsidRPr="00271AAE">
        <w:rPr>
          <w:rFonts w:ascii="Verdana" w:eastAsia="MS PMincho" w:hAnsi="Verdana"/>
          <w:sz w:val="20"/>
          <w:szCs w:val="20"/>
        </w:rPr>
        <w:t>u</w:t>
      </w:r>
      <w:r w:rsidR="00FC7FAA" w:rsidRPr="00271AAE">
        <w:rPr>
          <w:rFonts w:ascii="Verdana" w:eastAsia="MS PMincho" w:hAnsi="Verdana"/>
          <w:spacing w:val="1"/>
          <w:sz w:val="20"/>
          <w:szCs w:val="20"/>
        </w:rPr>
        <w:t>c</w:t>
      </w:r>
      <w:r w:rsidR="00FC7FAA" w:rsidRPr="00271AAE">
        <w:rPr>
          <w:rFonts w:ascii="Verdana" w:eastAsia="MS PMincho" w:hAnsi="Verdana"/>
          <w:sz w:val="20"/>
          <w:szCs w:val="20"/>
        </w:rPr>
        <w:t>t,</w:t>
      </w:r>
      <w:r w:rsidR="00FC7FAA" w:rsidRPr="00271AAE">
        <w:rPr>
          <w:rFonts w:ascii="Verdana" w:eastAsia="MS PMincho" w:hAnsi="Verdana"/>
          <w:spacing w:val="14"/>
          <w:sz w:val="20"/>
          <w:szCs w:val="20"/>
        </w:rPr>
        <w:t xml:space="preserve"> </w:t>
      </w:r>
      <w:r w:rsidR="00FC7FAA" w:rsidRPr="00271AAE">
        <w:rPr>
          <w:rFonts w:ascii="Verdana" w:eastAsia="MS PMincho" w:hAnsi="Verdana"/>
          <w:spacing w:val="4"/>
          <w:sz w:val="20"/>
          <w:szCs w:val="20"/>
        </w:rPr>
        <w:t>w</w:t>
      </w:r>
      <w:r w:rsidR="00FC7FAA" w:rsidRPr="00271AAE">
        <w:rPr>
          <w:rFonts w:ascii="Verdana" w:eastAsia="MS PMincho" w:hAnsi="Verdana"/>
          <w:sz w:val="20"/>
          <w:szCs w:val="20"/>
        </w:rPr>
        <w:t>ith</w:t>
      </w:r>
      <w:r w:rsidR="00FC7FAA" w:rsidRPr="00271AAE">
        <w:rPr>
          <w:rFonts w:ascii="Verdana" w:eastAsia="MS PMincho" w:hAnsi="Verdana"/>
          <w:spacing w:val="-1"/>
          <w:sz w:val="20"/>
          <w:szCs w:val="20"/>
        </w:rPr>
        <w:t xml:space="preserve"> </w:t>
      </w:r>
      <w:r w:rsidR="00FC7FAA" w:rsidRPr="00271AAE">
        <w:rPr>
          <w:rFonts w:ascii="Verdana" w:eastAsia="MS PMincho" w:hAnsi="Verdana"/>
          <w:sz w:val="20"/>
          <w:szCs w:val="20"/>
        </w:rPr>
        <w:t>the</w:t>
      </w:r>
      <w:r w:rsidR="00FC7FAA" w:rsidRPr="00271AAE">
        <w:rPr>
          <w:rFonts w:ascii="Verdana" w:eastAsia="MS PMincho" w:hAnsi="Verdana"/>
          <w:spacing w:val="6"/>
          <w:sz w:val="20"/>
          <w:szCs w:val="20"/>
        </w:rPr>
        <w:t xml:space="preserve"> </w:t>
      </w:r>
      <w:r w:rsidR="00FC7FAA" w:rsidRPr="00271AAE">
        <w:rPr>
          <w:rFonts w:ascii="Verdana" w:eastAsia="MS PMincho" w:hAnsi="Verdana"/>
          <w:sz w:val="20"/>
          <w:szCs w:val="20"/>
        </w:rPr>
        <w:t>client</w:t>
      </w:r>
      <w:r w:rsidR="00C031E1" w:rsidRPr="00271AAE">
        <w:rPr>
          <w:rFonts w:ascii="Verdana" w:eastAsia="MS PMincho" w:hAnsi="Verdana"/>
          <w:sz w:val="20"/>
          <w:szCs w:val="20"/>
        </w:rPr>
        <w:t>’</w:t>
      </w:r>
      <w:r w:rsidR="00FC7FAA" w:rsidRPr="00271AAE">
        <w:rPr>
          <w:rFonts w:ascii="Verdana" w:eastAsia="MS PMincho" w:hAnsi="Verdana"/>
          <w:sz w:val="20"/>
          <w:szCs w:val="20"/>
        </w:rPr>
        <w:t>s</w:t>
      </w:r>
      <w:r w:rsidR="00FC7FAA" w:rsidRPr="00271AAE">
        <w:rPr>
          <w:rFonts w:ascii="Verdana" w:eastAsia="MS PMincho" w:hAnsi="Verdana"/>
          <w:spacing w:val="-11"/>
          <w:sz w:val="20"/>
          <w:szCs w:val="20"/>
        </w:rPr>
        <w:t xml:space="preserve"> </w:t>
      </w:r>
      <w:r w:rsidR="00FC7FAA" w:rsidRPr="00271AAE">
        <w:rPr>
          <w:rFonts w:ascii="Verdana" w:eastAsia="MS PMincho" w:hAnsi="Verdana"/>
          <w:spacing w:val="-3"/>
          <w:sz w:val="20"/>
          <w:szCs w:val="20"/>
        </w:rPr>
        <w:t>c</w:t>
      </w:r>
      <w:r w:rsidR="00FC7FAA" w:rsidRPr="00271AAE">
        <w:rPr>
          <w:rFonts w:ascii="Verdana" w:eastAsia="MS PMincho" w:hAnsi="Verdana"/>
          <w:spacing w:val="-1"/>
          <w:sz w:val="20"/>
          <w:szCs w:val="20"/>
        </w:rPr>
        <w:t>o</w:t>
      </w:r>
      <w:r w:rsidR="00FC7FAA" w:rsidRPr="00271AAE">
        <w:rPr>
          <w:rFonts w:ascii="Verdana" w:eastAsia="MS PMincho" w:hAnsi="Verdana"/>
          <w:sz w:val="20"/>
          <w:szCs w:val="20"/>
        </w:rPr>
        <w:t>nsent,</w:t>
      </w:r>
      <w:r w:rsidR="00FC7FAA" w:rsidRPr="00271AAE">
        <w:rPr>
          <w:rFonts w:ascii="Verdana" w:eastAsia="MS PMincho" w:hAnsi="Verdana"/>
          <w:spacing w:val="-1"/>
          <w:sz w:val="20"/>
          <w:szCs w:val="20"/>
        </w:rPr>
        <w:t xml:space="preserve"> </w:t>
      </w:r>
      <w:r w:rsidR="00FC7FAA" w:rsidRPr="00271AAE">
        <w:rPr>
          <w:rFonts w:ascii="Verdana" w:eastAsia="MS PMincho" w:hAnsi="Verdana"/>
          <w:sz w:val="20"/>
          <w:szCs w:val="20"/>
        </w:rPr>
        <w:t>solici</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ors</w:t>
      </w:r>
      <w:r w:rsidR="00FC7FAA" w:rsidRPr="00271AAE">
        <w:rPr>
          <w:rFonts w:ascii="Verdana" w:eastAsia="MS PMincho" w:hAnsi="Verdana"/>
          <w:spacing w:val="-12"/>
          <w:sz w:val="20"/>
          <w:szCs w:val="20"/>
        </w:rPr>
        <w:t xml:space="preserve"> </w:t>
      </w:r>
      <w:r w:rsidR="00FC7FAA" w:rsidRPr="00271AAE">
        <w:rPr>
          <w:rFonts w:ascii="Verdana" w:eastAsia="MS PMincho" w:hAnsi="Verdana"/>
          <w:sz w:val="20"/>
          <w:szCs w:val="20"/>
        </w:rPr>
        <w:t>or</w:t>
      </w:r>
      <w:r w:rsidR="00FC7FAA" w:rsidRPr="00271AAE">
        <w:rPr>
          <w:rFonts w:ascii="Verdana" w:eastAsia="MS PMincho" w:hAnsi="Verdana"/>
          <w:spacing w:val="9"/>
          <w:sz w:val="20"/>
          <w:szCs w:val="20"/>
        </w:rPr>
        <w:t xml:space="preserve"> </w:t>
      </w:r>
      <w:r w:rsidR="00FC7FAA" w:rsidRPr="00271AAE">
        <w:rPr>
          <w:rFonts w:ascii="Verdana" w:eastAsia="MS PMincho" w:hAnsi="Verdana"/>
          <w:sz w:val="20"/>
          <w:szCs w:val="20"/>
        </w:rPr>
        <w:t>debt</w:t>
      </w:r>
      <w:r w:rsidR="00FC7FAA" w:rsidRPr="00271AAE">
        <w:rPr>
          <w:rFonts w:ascii="Verdana" w:eastAsia="MS PMincho" w:hAnsi="Verdana"/>
          <w:spacing w:val="9"/>
          <w:sz w:val="20"/>
          <w:szCs w:val="20"/>
        </w:rPr>
        <w:t xml:space="preserve"> </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w:t>
      </w:r>
      <w:r w:rsidR="00FC7FAA" w:rsidRPr="00271AAE">
        <w:rPr>
          <w:rFonts w:ascii="Verdana" w:eastAsia="MS PMincho" w:hAnsi="Verdana"/>
          <w:spacing w:val="-3"/>
          <w:sz w:val="20"/>
          <w:szCs w:val="20"/>
        </w:rPr>
        <w:t>co</w:t>
      </w:r>
      <w:r w:rsidR="00FC7FAA" w:rsidRPr="00271AAE">
        <w:rPr>
          <w:rFonts w:ascii="Verdana" w:eastAsia="MS PMincho" w:hAnsi="Verdana"/>
          <w:spacing w:val="-4"/>
          <w:sz w:val="20"/>
          <w:szCs w:val="20"/>
        </w:rPr>
        <w:t>v</w:t>
      </w:r>
      <w:r w:rsidR="00FC7FAA" w:rsidRPr="00271AAE">
        <w:rPr>
          <w:rFonts w:ascii="Verdana" w:eastAsia="MS PMincho" w:hAnsi="Verdana"/>
          <w:spacing w:val="-1"/>
          <w:sz w:val="20"/>
          <w:szCs w:val="20"/>
        </w:rPr>
        <w:t>e</w:t>
      </w:r>
      <w:r w:rsidR="00FC7FAA" w:rsidRPr="00271AAE">
        <w:rPr>
          <w:rFonts w:ascii="Verdana" w:eastAsia="MS PMincho" w:hAnsi="Verdana"/>
          <w:spacing w:val="6"/>
          <w:sz w:val="20"/>
          <w:szCs w:val="20"/>
        </w:rPr>
        <w:t>r</w:t>
      </w:r>
      <w:r w:rsidR="00FC7FAA" w:rsidRPr="00271AAE">
        <w:rPr>
          <w:rFonts w:ascii="Verdana" w:eastAsia="MS PMincho" w:hAnsi="Verdana"/>
          <w:sz w:val="20"/>
          <w:szCs w:val="20"/>
        </w:rPr>
        <w:t>y</w:t>
      </w:r>
      <w:r w:rsidR="00FC7FAA" w:rsidRPr="00271AAE">
        <w:rPr>
          <w:rFonts w:ascii="Verdana" w:eastAsia="MS PMincho" w:hAnsi="Verdana"/>
          <w:spacing w:val="-14"/>
          <w:sz w:val="20"/>
          <w:szCs w:val="20"/>
        </w:rPr>
        <w:t xml:space="preserve"> </w:t>
      </w:r>
      <w:r w:rsidR="00FC7FAA" w:rsidRPr="00271AAE">
        <w:rPr>
          <w:rFonts w:ascii="Verdana" w:eastAsia="MS PMincho" w:hAnsi="Verdana"/>
          <w:sz w:val="20"/>
          <w:szCs w:val="20"/>
        </w:rPr>
        <w:t>agents</w:t>
      </w:r>
      <w:r w:rsidR="00FC7FAA" w:rsidRPr="00271AAE">
        <w:rPr>
          <w:rFonts w:ascii="Verdana" w:eastAsia="MS PMincho" w:hAnsi="Verdana"/>
          <w:spacing w:val="-10"/>
          <w:sz w:val="20"/>
          <w:szCs w:val="20"/>
        </w:rPr>
        <w:t xml:space="preserve"> </w:t>
      </w:r>
      <w:r w:rsidR="00FC7FAA" w:rsidRPr="00271AAE">
        <w:rPr>
          <w:rFonts w:ascii="Verdana" w:eastAsia="MS PMincho" w:hAnsi="Verdana"/>
          <w:sz w:val="20"/>
          <w:szCs w:val="20"/>
        </w:rPr>
        <w:t>in</w:t>
      </w:r>
      <w:r w:rsidR="00FC7FAA" w:rsidRPr="00271AAE">
        <w:rPr>
          <w:rFonts w:ascii="Verdana" w:eastAsia="MS PMincho" w:hAnsi="Verdana"/>
          <w:spacing w:val="6"/>
          <w:sz w:val="20"/>
          <w:szCs w:val="20"/>
        </w:rPr>
        <w:t xml:space="preserve"> </w:t>
      </w:r>
      <w:r w:rsidR="00FC7FAA" w:rsidRPr="00271AAE">
        <w:rPr>
          <w:rFonts w:ascii="Verdana" w:eastAsia="MS PMincho" w:hAnsi="Verdana"/>
          <w:w w:val="103"/>
          <w:sz w:val="20"/>
          <w:szCs w:val="20"/>
        </w:rPr>
        <w:t>the</w:t>
      </w:r>
      <w:r w:rsidR="00FC7FAA" w:rsidRPr="00271AAE">
        <w:rPr>
          <w:rFonts w:ascii="Verdana" w:eastAsia="MS PMincho" w:hAnsi="Verdana"/>
          <w:sz w:val="20"/>
          <w:szCs w:val="20"/>
        </w:rPr>
        <w:t xml:space="preserve"> </w:t>
      </w:r>
      <w:r w:rsidR="00FC7FAA" w:rsidRPr="00271AAE">
        <w:rPr>
          <w:rFonts w:ascii="Verdana" w:eastAsia="MS PMincho" w:hAnsi="Verdana"/>
          <w:spacing w:val="-3"/>
          <w:sz w:val="20"/>
          <w:szCs w:val="20"/>
        </w:rPr>
        <w:t>c</w:t>
      </w:r>
      <w:r w:rsidR="00FC7FAA" w:rsidRPr="00271AAE">
        <w:rPr>
          <w:rFonts w:ascii="Verdana" w:eastAsia="MS PMincho" w:hAnsi="Verdana"/>
          <w:sz w:val="20"/>
          <w:szCs w:val="20"/>
        </w:rPr>
        <w:t>ollection</w:t>
      </w:r>
      <w:r w:rsidR="00FC7FAA" w:rsidRPr="00271AAE">
        <w:rPr>
          <w:rFonts w:ascii="Verdana" w:eastAsia="MS PMincho" w:hAnsi="Verdana"/>
          <w:spacing w:val="-8"/>
          <w:sz w:val="20"/>
          <w:szCs w:val="20"/>
        </w:rPr>
        <w:t xml:space="preserve"> </w:t>
      </w:r>
      <w:r w:rsidR="00FC7FAA" w:rsidRPr="00271AAE">
        <w:rPr>
          <w:rFonts w:ascii="Verdana" w:eastAsia="MS PMincho" w:hAnsi="Verdana"/>
          <w:sz w:val="20"/>
          <w:szCs w:val="20"/>
        </w:rPr>
        <w:t>of</w:t>
      </w:r>
      <w:r w:rsidR="00FC7FAA" w:rsidRPr="00271AAE">
        <w:rPr>
          <w:rFonts w:ascii="Verdana" w:eastAsia="MS PMincho" w:hAnsi="Verdana"/>
          <w:spacing w:val="2"/>
          <w:sz w:val="20"/>
          <w:szCs w:val="20"/>
        </w:rPr>
        <w:t xml:space="preserve"> </w:t>
      </w:r>
      <w:r w:rsidR="00FC7FAA" w:rsidRPr="00271AAE">
        <w:rPr>
          <w:rFonts w:ascii="Verdana" w:eastAsia="MS PMincho" w:hAnsi="Verdana"/>
          <w:sz w:val="20"/>
          <w:szCs w:val="20"/>
        </w:rPr>
        <w:t>unpaid</w:t>
      </w:r>
      <w:r w:rsidR="00FC7FAA" w:rsidRPr="00271AAE">
        <w:rPr>
          <w:rFonts w:ascii="Verdana" w:eastAsia="MS PMincho" w:hAnsi="Verdana"/>
          <w:spacing w:val="22"/>
          <w:sz w:val="20"/>
          <w:szCs w:val="20"/>
        </w:rPr>
        <w:t xml:space="preserve"> </w:t>
      </w:r>
      <w:r w:rsidR="00FC7FAA" w:rsidRPr="00271AAE">
        <w:rPr>
          <w:rFonts w:ascii="Verdana" w:eastAsia="MS PMincho" w:hAnsi="Verdana"/>
          <w:sz w:val="20"/>
          <w:szCs w:val="20"/>
        </w:rPr>
        <w:t>se</w:t>
      </w:r>
      <w:r w:rsidR="00FC7FAA" w:rsidRPr="00271AAE">
        <w:rPr>
          <w:rFonts w:ascii="Verdana" w:eastAsia="MS PMincho" w:hAnsi="Verdana"/>
          <w:spacing w:val="5"/>
          <w:sz w:val="20"/>
          <w:szCs w:val="20"/>
        </w:rPr>
        <w:t>r</w:t>
      </w:r>
      <w:r w:rsidR="00FC7FAA" w:rsidRPr="00271AAE">
        <w:rPr>
          <w:rFonts w:ascii="Verdana" w:eastAsia="MS PMincho" w:hAnsi="Verdana"/>
          <w:spacing w:val="4"/>
          <w:sz w:val="20"/>
          <w:szCs w:val="20"/>
        </w:rPr>
        <w:t>v</w:t>
      </w:r>
      <w:r w:rsidR="00FC7FAA" w:rsidRPr="00271AAE">
        <w:rPr>
          <w:rFonts w:ascii="Verdana" w:eastAsia="MS PMincho" w:hAnsi="Verdana"/>
          <w:sz w:val="20"/>
          <w:szCs w:val="20"/>
        </w:rPr>
        <w:t>i</w:t>
      </w:r>
      <w:r w:rsidR="00FC7FAA" w:rsidRPr="00271AAE">
        <w:rPr>
          <w:rFonts w:ascii="Verdana" w:eastAsia="MS PMincho" w:hAnsi="Verdana"/>
          <w:spacing w:val="-3"/>
          <w:sz w:val="20"/>
          <w:szCs w:val="20"/>
        </w:rPr>
        <w:t>c</w:t>
      </w:r>
      <w:r w:rsidR="00FC7FAA" w:rsidRPr="00271AAE">
        <w:rPr>
          <w:rFonts w:ascii="Verdana" w:eastAsia="MS PMincho" w:hAnsi="Verdana"/>
          <w:sz w:val="20"/>
          <w:szCs w:val="20"/>
        </w:rPr>
        <w:t>e</w:t>
      </w:r>
      <w:r w:rsidR="00FC7FAA" w:rsidRPr="00271AAE">
        <w:rPr>
          <w:rFonts w:ascii="Verdana" w:eastAsia="MS PMincho" w:hAnsi="Verdana"/>
          <w:spacing w:val="-16"/>
          <w:sz w:val="20"/>
          <w:szCs w:val="20"/>
        </w:rPr>
        <w:t xml:space="preserve"> </w:t>
      </w:r>
      <w:r w:rsidR="00FC7FAA" w:rsidRPr="00271AAE">
        <w:rPr>
          <w:rFonts w:ascii="Verdana" w:eastAsia="MS PMincho" w:hAnsi="Verdana"/>
          <w:spacing w:val="-2"/>
          <w:w w:val="97"/>
          <w:sz w:val="20"/>
          <w:szCs w:val="20"/>
        </w:rPr>
        <w:t>c</w:t>
      </w:r>
      <w:r w:rsidR="00FC7FAA" w:rsidRPr="00271AAE">
        <w:rPr>
          <w:rFonts w:ascii="Verdana" w:eastAsia="MS PMincho" w:hAnsi="Verdana"/>
          <w:w w:val="97"/>
          <w:sz w:val="20"/>
          <w:szCs w:val="20"/>
        </w:rPr>
        <w:t>harges,</w:t>
      </w:r>
      <w:r w:rsidR="00FC7FAA" w:rsidRPr="00271AAE">
        <w:rPr>
          <w:rFonts w:ascii="Verdana" w:eastAsia="MS PMincho" w:hAnsi="Verdana"/>
          <w:spacing w:val="-2"/>
          <w:w w:val="97"/>
          <w:sz w:val="20"/>
          <w:szCs w:val="20"/>
        </w:rPr>
        <w:t xml:space="preserve"> </w:t>
      </w:r>
      <w:r w:rsidR="00FC7FAA" w:rsidRPr="00271AAE">
        <w:rPr>
          <w:rFonts w:ascii="Verdana" w:eastAsia="MS PMincho" w:hAnsi="Verdana"/>
          <w:sz w:val="20"/>
          <w:szCs w:val="20"/>
        </w:rPr>
        <w:t>subject</w:t>
      </w:r>
      <w:r w:rsidR="00FC7FAA" w:rsidRPr="00271AAE">
        <w:rPr>
          <w:rFonts w:ascii="Verdana" w:eastAsia="MS PMincho" w:hAnsi="Verdana"/>
          <w:spacing w:val="-6"/>
          <w:sz w:val="20"/>
          <w:szCs w:val="20"/>
        </w:rPr>
        <w:t xml:space="preserve"> </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o</w:t>
      </w:r>
      <w:r w:rsidR="00FC7FAA" w:rsidRPr="00271AAE">
        <w:rPr>
          <w:rFonts w:ascii="Verdana" w:eastAsia="MS PMincho" w:hAnsi="Verdana"/>
          <w:spacing w:val="9"/>
          <w:sz w:val="20"/>
          <w:szCs w:val="20"/>
        </w:rPr>
        <w:t xml:space="preserve"> </w:t>
      </w:r>
      <w:r w:rsidR="00FC7FAA" w:rsidRPr="00271AAE">
        <w:rPr>
          <w:rFonts w:ascii="Verdana" w:eastAsia="MS PMincho" w:hAnsi="Verdana"/>
          <w:sz w:val="20"/>
          <w:szCs w:val="20"/>
        </w:rPr>
        <w:t>a</w:t>
      </w:r>
      <w:r w:rsidR="00FC7FAA" w:rsidRPr="00271AAE">
        <w:rPr>
          <w:rFonts w:ascii="Verdana" w:eastAsia="MS PMincho" w:hAnsi="Verdana"/>
          <w:spacing w:val="-6"/>
          <w:sz w:val="20"/>
          <w:szCs w:val="20"/>
        </w:rPr>
        <w:t>n</w:t>
      </w:r>
      <w:r w:rsidR="00FC7FAA" w:rsidRPr="00271AAE">
        <w:rPr>
          <w:rFonts w:ascii="Verdana" w:eastAsia="MS PMincho" w:hAnsi="Verdana"/>
          <w:sz w:val="20"/>
          <w:szCs w:val="20"/>
        </w:rPr>
        <w:t>y</w:t>
      </w:r>
      <w:r w:rsidR="00FC7FAA" w:rsidRPr="00271AAE">
        <w:rPr>
          <w:rFonts w:ascii="Verdana" w:eastAsia="MS PMincho" w:hAnsi="Verdana"/>
          <w:spacing w:val="-7"/>
          <w:sz w:val="20"/>
          <w:szCs w:val="20"/>
        </w:rPr>
        <w:t xml:space="preserve"> </w:t>
      </w:r>
      <w:r w:rsidR="00FC7FAA" w:rsidRPr="00271AAE">
        <w:rPr>
          <w:rFonts w:ascii="Verdana" w:eastAsia="MS PMincho" w:hAnsi="Verdana"/>
          <w:sz w:val="20"/>
          <w:szCs w:val="20"/>
        </w:rPr>
        <w:t>statu</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o</w:t>
      </w:r>
      <w:r w:rsidR="00FC7FAA" w:rsidRPr="00271AAE">
        <w:rPr>
          <w:rFonts w:ascii="Verdana" w:eastAsia="MS PMincho" w:hAnsi="Verdana"/>
          <w:spacing w:val="6"/>
          <w:sz w:val="20"/>
          <w:szCs w:val="20"/>
        </w:rPr>
        <w:t>r</w:t>
      </w:r>
      <w:r w:rsidR="00FC7FAA" w:rsidRPr="00271AAE">
        <w:rPr>
          <w:rFonts w:ascii="Verdana" w:eastAsia="MS PMincho" w:hAnsi="Verdana"/>
          <w:sz w:val="20"/>
          <w:szCs w:val="20"/>
        </w:rPr>
        <w:t>y</w:t>
      </w:r>
      <w:r w:rsidR="00FC7FAA" w:rsidRPr="00271AAE">
        <w:rPr>
          <w:rFonts w:ascii="Verdana" w:eastAsia="MS PMincho" w:hAnsi="Verdana"/>
          <w:spacing w:val="10"/>
          <w:sz w:val="20"/>
          <w:szCs w:val="20"/>
        </w:rPr>
        <w:t xml:space="preserve"> </w:t>
      </w:r>
      <w:r w:rsidR="00FC7FAA" w:rsidRPr="00271AAE">
        <w:rPr>
          <w:rFonts w:ascii="Verdana" w:eastAsia="MS PMincho" w:hAnsi="Verdana"/>
          <w:sz w:val="20"/>
          <w:szCs w:val="20"/>
        </w:rPr>
        <w:t>p</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o</w:t>
      </w:r>
      <w:r w:rsidR="00FC7FAA" w:rsidRPr="00271AAE">
        <w:rPr>
          <w:rFonts w:ascii="Verdana" w:eastAsia="MS PMincho" w:hAnsi="Verdana"/>
          <w:spacing w:val="-3"/>
          <w:sz w:val="20"/>
          <w:szCs w:val="20"/>
        </w:rPr>
        <w:t>c</w:t>
      </w:r>
      <w:r w:rsidR="00FC7FAA" w:rsidRPr="00271AAE">
        <w:rPr>
          <w:rFonts w:ascii="Verdana" w:eastAsia="MS PMincho" w:hAnsi="Verdana"/>
          <w:sz w:val="20"/>
          <w:szCs w:val="20"/>
        </w:rPr>
        <w:t>edu</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es</w:t>
      </w:r>
      <w:r w:rsidR="00FC7FAA" w:rsidRPr="00271AAE">
        <w:rPr>
          <w:rFonts w:ascii="Verdana" w:eastAsia="MS PMincho" w:hAnsi="Verdana"/>
          <w:spacing w:val="1"/>
          <w:sz w:val="20"/>
          <w:szCs w:val="20"/>
        </w:rPr>
        <w:t xml:space="preserve"> </w:t>
      </w:r>
      <w:r w:rsidR="00FC7FAA" w:rsidRPr="00271AAE">
        <w:rPr>
          <w:rFonts w:ascii="Verdana" w:eastAsia="MS PMincho" w:hAnsi="Verdana"/>
          <w:w w:val="106"/>
          <w:sz w:val="20"/>
          <w:szCs w:val="20"/>
        </w:rPr>
        <w:t>that</w:t>
      </w:r>
      <w:r w:rsidR="00FC7FAA" w:rsidRPr="00271AAE">
        <w:rPr>
          <w:rFonts w:ascii="Verdana" w:eastAsia="MS PMincho" w:hAnsi="Verdana"/>
          <w:spacing w:val="-5"/>
          <w:sz w:val="20"/>
          <w:szCs w:val="20"/>
        </w:rPr>
        <w:t xml:space="preserve"> </w:t>
      </w:r>
      <w:r w:rsidR="00FC7FAA" w:rsidRPr="00271AAE">
        <w:rPr>
          <w:rFonts w:ascii="Verdana" w:eastAsia="MS PMincho" w:hAnsi="Verdana"/>
          <w:sz w:val="20"/>
          <w:szCs w:val="20"/>
        </w:rPr>
        <w:t>need</w:t>
      </w:r>
      <w:r w:rsidR="00FC7FAA" w:rsidRPr="00271AAE">
        <w:rPr>
          <w:rFonts w:ascii="Verdana" w:eastAsia="MS PMincho" w:hAnsi="Verdana"/>
          <w:spacing w:val="-1"/>
          <w:sz w:val="20"/>
          <w:szCs w:val="20"/>
        </w:rPr>
        <w:t xml:space="preserve"> </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o</w:t>
      </w:r>
      <w:r w:rsidR="00FC7FAA" w:rsidRPr="00271AAE">
        <w:rPr>
          <w:rFonts w:ascii="Verdana" w:eastAsia="MS PMincho" w:hAnsi="Verdana"/>
          <w:spacing w:val="4"/>
          <w:sz w:val="20"/>
          <w:szCs w:val="20"/>
        </w:rPr>
        <w:t xml:space="preserve"> </w:t>
      </w:r>
      <w:r w:rsidR="00FC7FAA" w:rsidRPr="00271AAE">
        <w:rPr>
          <w:rFonts w:ascii="Verdana" w:eastAsia="MS PMincho" w:hAnsi="Verdana"/>
          <w:sz w:val="20"/>
          <w:szCs w:val="20"/>
        </w:rPr>
        <w:t>be</w:t>
      </w:r>
      <w:r w:rsidR="00FC7FAA" w:rsidRPr="00271AAE">
        <w:rPr>
          <w:rFonts w:ascii="Verdana" w:eastAsia="MS PMincho" w:hAnsi="Verdana"/>
          <w:spacing w:val="-7"/>
          <w:sz w:val="20"/>
          <w:szCs w:val="20"/>
        </w:rPr>
        <w:t xml:space="preserve"> </w:t>
      </w:r>
      <w:r w:rsidR="00FC7FAA" w:rsidRPr="00271AAE">
        <w:rPr>
          <w:rFonts w:ascii="Verdana" w:eastAsia="MS PMincho" w:hAnsi="Verdana"/>
          <w:sz w:val="20"/>
          <w:szCs w:val="20"/>
        </w:rPr>
        <w:t>foll</w:t>
      </w:r>
      <w:r w:rsidR="00FC7FAA" w:rsidRPr="00271AAE">
        <w:rPr>
          <w:rFonts w:ascii="Verdana" w:eastAsia="MS PMincho" w:hAnsi="Verdana"/>
          <w:spacing w:val="-4"/>
          <w:sz w:val="20"/>
          <w:szCs w:val="20"/>
        </w:rPr>
        <w:t>o</w:t>
      </w:r>
      <w:r w:rsidR="00FC7FAA" w:rsidRPr="00271AAE">
        <w:rPr>
          <w:rFonts w:ascii="Verdana" w:eastAsia="MS PMincho" w:hAnsi="Verdana"/>
          <w:spacing w:val="-2"/>
          <w:sz w:val="20"/>
          <w:szCs w:val="20"/>
        </w:rPr>
        <w:t>w</w:t>
      </w:r>
      <w:r w:rsidR="00FC7FAA" w:rsidRPr="00271AAE">
        <w:rPr>
          <w:rFonts w:ascii="Verdana" w:eastAsia="MS PMincho" w:hAnsi="Verdana"/>
          <w:sz w:val="20"/>
          <w:szCs w:val="20"/>
        </w:rPr>
        <w:t xml:space="preserve">ed. (Preparing for and attendance at </w:t>
      </w:r>
      <w:r w:rsidR="00DC70F9" w:rsidRPr="00271AAE">
        <w:rPr>
          <w:rFonts w:ascii="Verdana" w:eastAsia="MS PMincho" w:hAnsi="Verdana"/>
          <w:sz w:val="20"/>
          <w:szCs w:val="20"/>
        </w:rPr>
        <w:t>courts</w:t>
      </w:r>
      <w:r w:rsidR="00FC7FAA" w:rsidRPr="00271AAE">
        <w:rPr>
          <w:rFonts w:ascii="Verdana" w:eastAsia="MS PMincho" w:hAnsi="Verdana"/>
          <w:sz w:val="20"/>
          <w:szCs w:val="20"/>
        </w:rPr>
        <w:t>/</w:t>
      </w:r>
      <w:r w:rsidR="00DC70F9" w:rsidRPr="00271AAE">
        <w:rPr>
          <w:rFonts w:ascii="Verdana" w:eastAsia="MS PMincho" w:hAnsi="Verdana"/>
          <w:sz w:val="20"/>
          <w:szCs w:val="20"/>
        </w:rPr>
        <w:t xml:space="preserve">tribunals </w:t>
      </w:r>
      <w:r w:rsidR="00FC7FAA" w:rsidRPr="00271AAE">
        <w:rPr>
          <w:rFonts w:ascii="Verdana" w:eastAsia="MS PMincho" w:hAnsi="Verdana"/>
          <w:sz w:val="20"/>
          <w:szCs w:val="20"/>
        </w:rPr>
        <w:t>is not normally covered by the annual fee.)</w:t>
      </w:r>
    </w:p>
    <w:p w14:paraId="181078F6" w14:textId="77777777" w:rsidR="00FC7FAA" w:rsidRPr="00271AAE" w:rsidRDefault="0019243B" w:rsidP="00F00A67">
      <w:pPr>
        <w:pStyle w:val="ListParagraph"/>
        <w:widowControl w:val="0"/>
        <w:numPr>
          <w:ilvl w:val="0"/>
          <w:numId w:val="26"/>
        </w:numPr>
        <w:tabs>
          <w:tab w:val="left" w:pos="1060"/>
        </w:tabs>
        <w:autoSpaceDE w:val="0"/>
        <w:autoSpaceDN w:val="0"/>
        <w:adjustRightInd w:val="0"/>
        <w:spacing w:after="240"/>
        <w:rPr>
          <w:rFonts w:ascii="Verdana" w:eastAsia="MS PMincho" w:hAnsi="Verdana"/>
          <w:sz w:val="20"/>
          <w:szCs w:val="20"/>
        </w:rPr>
      </w:pPr>
      <w:r w:rsidRPr="00271AAE">
        <w:rPr>
          <w:rFonts w:ascii="Verdana" w:eastAsia="MS PMincho" w:hAnsi="Verdana"/>
          <w:spacing w:val="-4"/>
          <w:sz w:val="20"/>
          <w:szCs w:val="20"/>
        </w:rPr>
        <w:t>p</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epa</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w:t>
      </w:r>
      <w:r w:rsidR="00FC7FAA" w:rsidRPr="00271AAE">
        <w:rPr>
          <w:rFonts w:ascii="Verdana" w:eastAsia="MS PMincho" w:hAnsi="Verdana"/>
          <w:spacing w:val="-1"/>
          <w:sz w:val="20"/>
          <w:szCs w:val="20"/>
        </w:rPr>
        <w:t xml:space="preserve"> </w:t>
      </w:r>
      <w:r w:rsidR="00FC7FAA" w:rsidRPr="00271AAE">
        <w:rPr>
          <w:rFonts w:ascii="Verdana" w:eastAsia="MS PMincho" w:hAnsi="Verdana"/>
          <w:sz w:val="20"/>
          <w:szCs w:val="20"/>
        </w:rPr>
        <w:t>and</w:t>
      </w:r>
      <w:r w:rsidR="00FC7FAA" w:rsidRPr="00271AAE">
        <w:rPr>
          <w:rFonts w:ascii="Verdana" w:eastAsia="MS PMincho" w:hAnsi="Verdana"/>
          <w:spacing w:val="7"/>
          <w:sz w:val="20"/>
          <w:szCs w:val="20"/>
        </w:rPr>
        <w:t xml:space="preserve"> </w:t>
      </w:r>
      <w:r w:rsidR="00FC7FAA" w:rsidRPr="00271AAE">
        <w:rPr>
          <w:rFonts w:ascii="Verdana" w:eastAsia="MS PMincho" w:hAnsi="Verdana"/>
          <w:sz w:val="20"/>
          <w:szCs w:val="20"/>
        </w:rPr>
        <w:t>submit</w:t>
      </w:r>
      <w:r w:rsidR="00FC7FAA" w:rsidRPr="00271AAE">
        <w:rPr>
          <w:rFonts w:ascii="Verdana" w:eastAsia="MS PMincho" w:hAnsi="Verdana"/>
          <w:spacing w:val="11"/>
          <w:sz w:val="20"/>
          <w:szCs w:val="20"/>
        </w:rPr>
        <w:t xml:space="preserve"> </w:t>
      </w:r>
      <w:r w:rsidR="00FC7FAA" w:rsidRPr="00271AAE">
        <w:rPr>
          <w:rFonts w:ascii="Verdana" w:eastAsia="MS PMincho" w:hAnsi="Verdana"/>
          <w:w w:val="97"/>
          <w:sz w:val="20"/>
          <w:szCs w:val="20"/>
        </w:rPr>
        <w:t>se</w:t>
      </w:r>
      <w:r w:rsidR="00FC7FAA" w:rsidRPr="00271AAE">
        <w:rPr>
          <w:rFonts w:ascii="Verdana" w:eastAsia="MS PMincho" w:hAnsi="Verdana"/>
          <w:spacing w:val="5"/>
          <w:w w:val="97"/>
          <w:sz w:val="20"/>
          <w:szCs w:val="20"/>
        </w:rPr>
        <w:t>r</w:t>
      </w:r>
      <w:r w:rsidR="00FC7FAA" w:rsidRPr="00271AAE">
        <w:rPr>
          <w:rFonts w:ascii="Verdana" w:eastAsia="MS PMincho" w:hAnsi="Verdana"/>
          <w:spacing w:val="4"/>
          <w:w w:val="97"/>
          <w:sz w:val="20"/>
          <w:szCs w:val="20"/>
        </w:rPr>
        <w:t>v</w:t>
      </w:r>
      <w:r w:rsidR="00FC7FAA" w:rsidRPr="00271AAE">
        <w:rPr>
          <w:rFonts w:ascii="Verdana" w:eastAsia="MS PMincho" w:hAnsi="Verdana"/>
          <w:w w:val="97"/>
          <w:sz w:val="20"/>
          <w:szCs w:val="20"/>
        </w:rPr>
        <w:t>i</w:t>
      </w:r>
      <w:r w:rsidR="00FC7FAA" w:rsidRPr="00271AAE">
        <w:rPr>
          <w:rFonts w:ascii="Verdana" w:eastAsia="MS PMincho" w:hAnsi="Verdana"/>
          <w:spacing w:val="-3"/>
          <w:w w:val="97"/>
          <w:sz w:val="20"/>
          <w:szCs w:val="20"/>
        </w:rPr>
        <w:t>c</w:t>
      </w:r>
      <w:r w:rsidR="00FC7FAA" w:rsidRPr="00271AAE">
        <w:rPr>
          <w:rFonts w:ascii="Verdana" w:eastAsia="MS PMincho" w:hAnsi="Verdana"/>
          <w:w w:val="97"/>
          <w:sz w:val="20"/>
          <w:szCs w:val="20"/>
        </w:rPr>
        <w:t>e</w:t>
      </w:r>
      <w:r w:rsidR="00FC7FAA" w:rsidRPr="00271AAE">
        <w:rPr>
          <w:rFonts w:ascii="Verdana" w:eastAsia="MS PMincho" w:hAnsi="Verdana"/>
          <w:spacing w:val="-2"/>
          <w:w w:val="97"/>
          <w:sz w:val="20"/>
          <w:szCs w:val="20"/>
        </w:rPr>
        <w:t xml:space="preserve"> </w:t>
      </w:r>
      <w:r w:rsidR="00FC7FAA" w:rsidRPr="00271AAE">
        <w:rPr>
          <w:rFonts w:ascii="Verdana" w:eastAsia="MS PMincho" w:hAnsi="Verdana"/>
          <w:spacing w:val="-2"/>
          <w:sz w:val="20"/>
          <w:szCs w:val="20"/>
        </w:rPr>
        <w:t>c</w:t>
      </w:r>
      <w:r w:rsidR="00FC7FAA" w:rsidRPr="00271AAE">
        <w:rPr>
          <w:rFonts w:ascii="Verdana" w:eastAsia="MS PMincho" w:hAnsi="Verdana"/>
          <w:sz w:val="20"/>
          <w:szCs w:val="20"/>
        </w:rPr>
        <w:t>harge</w:t>
      </w:r>
      <w:r w:rsidR="00FC7FAA" w:rsidRPr="00271AAE">
        <w:rPr>
          <w:rFonts w:ascii="Verdana" w:eastAsia="MS PMincho" w:hAnsi="Verdana"/>
          <w:spacing w:val="-15"/>
          <w:sz w:val="20"/>
          <w:szCs w:val="20"/>
        </w:rPr>
        <w:t xml:space="preserve"> </w:t>
      </w:r>
      <w:r w:rsidR="00FC7FAA" w:rsidRPr="00271AAE">
        <w:rPr>
          <w:rFonts w:ascii="Verdana" w:eastAsia="MS PMincho" w:hAnsi="Verdana"/>
          <w:w w:val="101"/>
          <w:sz w:val="20"/>
          <w:szCs w:val="20"/>
        </w:rPr>
        <w:t>sta</w:t>
      </w:r>
      <w:r w:rsidR="00FC7FAA" w:rsidRPr="00271AAE">
        <w:rPr>
          <w:rFonts w:ascii="Verdana" w:eastAsia="MS PMincho" w:hAnsi="Verdana"/>
          <w:spacing w:val="-2"/>
          <w:w w:val="101"/>
          <w:sz w:val="20"/>
          <w:szCs w:val="20"/>
        </w:rPr>
        <w:t>t</w:t>
      </w:r>
      <w:r w:rsidR="00FC7FAA" w:rsidRPr="00271AAE">
        <w:rPr>
          <w:rFonts w:ascii="Verdana" w:eastAsia="MS PMincho" w:hAnsi="Verdana"/>
          <w:w w:val="101"/>
          <w:sz w:val="20"/>
          <w:szCs w:val="20"/>
        </w:rPr>
        <w:t>ements</w:t>
      </w:r>
      <w:r w:rsidR="00E07650" w:rsidRPr="00271AAE">
        <w:rPr>
          <w:rFonts w:ascii="Verdana" w:eastAsia="MS PMincho" w:hAnsi="Verdana"/>
          <w:w w:val="101"/>
          <w:sz w:val="20"/>
          <w:szCs w:val="20"/>
        </w:rPr>
        <w:t xml:space="preserve"> and demand service charge contributions</w:t>
      </w:r>
    </w:p>
    <w:p w14:paraId="4AFD314F" w14:textId="77777777" w:rsidR="00FC7FAA" w:rsidRPr="00271AAE" w:rsidRDefault="0019243B" w:rsidP="00F00A67">
      <w:pPr>
        <w:pStyle w:val="ListParagraph"/>
        <w:numPr>
          <w:ilvl w:val="0"/>
          <w:numId w:val="26"/>
        </w:numPr>
        <w:spacing w:after="240"/>
        <w:rPr>
          <w:rFonts w:ascii="Verdana" w:hAnsi="Verdana"/>
          <w:sz w:val="20"/>
          <w:szCs w:val="20"/>
          <w:lang w:eastAsia="ar-SA"/>
        </w:rPr>
      </w:pPr>
      <w:r w:rsidRPr="00271AAE">
        <w:rPr>
          <w:rFonts w:ascii="Verdana" w:eastAsia="MS PMincho" w:hAnsi="Verdana"/>
          <w:spacing w:val="-9"/>
          <w:sz w:val="20"/>
          <w:szCs w:val="20"/>
        </w:rPr>
        <w:t>p</w:t>
      </w:r>
      <w:r w:rsidR="00FC7FAA" w:rsidRPr="00271AAE">
        <w:rPr>
          <w:rFonts w:ascii="Verdana" w:eastAsia="MS PMincho" w:hAnsi="Verdana"/>
          <w:spacing w:val="-4"/>
          <w:sz w:val="20"/>
          <w:szCs w:val="20"/>
        </w:rPr>
        <w:t>a</w:t>
      </w:r>
      <w:r w:rsidR="00FC7FAA" w:rsidRPr="00271AAE">
        <w:rPr>
          <w:rFonts w:ascii="Verdana" w:eastAsia="MS PMincho" w:hAnsi="Verdana"/>
          <w:sz w:val="20"/>
          <w:szCs w:val="20"/>
        </w:rPr>
        <w:t>y</w:t>
      </w:r>
      <w:r w:rsidR="00FC7FAA" w:rsidRPr="00271AAE">
        <w:rPr>
          <w:rFonts w:ascii="Verdana" w:eastAsia="MS PMincho" w:hAnsi="Verdana"/>
          <w:spacing w:val="-17"/>
          <w:sz w:val="20"/>
          <w:szCs w:val="20"/>
        </w:rPr>
        <w:t xml:space="preserve"> </w:t>
      </w:r>
      <w:r w:rsidR="00FC7FAA" w:rsidRPr="00271AAE">
        <w:rPr>
          <w:rFonts w:ascii="Verdana" w:eastAsia="MS PMincho" w:hAnsi="Verdana"/>
          <w:sz w:val="20"/>
          <w:szCs w:val="20"/>
        </w:rPr>
        <w:t>for</w:t>
      </w:r>
      <w:r w:rsidR="00FC7FAA" w:rsidRPr="00271AAE">
        <w:rPr>
          <w:rFonts w:ascii="Verdana" w:eastAsia="MS PMincho" w:hAnsi="Verdana"/>
          <w:spacing w:val="-2"/>
          <w:sz w:val="20"/>
          <w:szCs w:val="20"/>
        </w:rPr>
        <w:t xml:space="preserve"> </w:t>
      </w:r>
      <w:r w:rsidR="00FC7FAA" w:rsidRPr="00271AAE">
        <w:rPr>
          <w:rFonts w:ascii="Verdana" w:eastAsia="MS PMincho" w:hAnsi="Verdana"/>
          <w:sz w:val="20"/>
          <w:szCs w:val="20"/>
        </w:rPr>
        <w:t>gene</w:t>
      </w:r>
      <w:r w:rsidR="00FC7FAA" w:rsidRPr="00271AAE">
        <w:rPr>
          <w:rFonts w:ascii="Verdana" w:eastAsia="MS PMincho" w:hAnsi="Verdana"/>
          <w:spacing w:val="2"/>
          <w:sz w:val="20"/>
          <w:szCs w:val="20"/>
        </w:rPr>
        <w:t>r</w:t>
      </w:r>
      <w:r w:rsidR="00FC7FAA" w:rsidRPr="00271AAE">
        <w:rPr>
          <w:rFonts w:ascii="Verdana" w:eastAsia="MS PMincho" w:hAnsi="Verdana"/>
          <w:sz w:val="20"/>
          <w:szCs w:val="20"/>
        </w:rPr>
        <w:t>al</w:t>
      </w:r>
      <w:r w:rsidR="00FC7FAA" w:rsidRPr="00271AAE">
        <w:rPr>
          <w:rFonts w:ascii="Verdana" w:eastAsia="MS PMincho" w:hAnsi="Verdana"/>
          <w:spacing w:val="-15"/>
          <w:sz w:val="20"/>
          <w:szCs w:val="20"/>
        </w:rPr>
        <w:t xml:space="preserve"> </w:t>
      </w:r>
      <w:r w:rsidR="00FC7FAA" w:rsidRPr="00271AAE">
        <w:rPr>
          <w:rFonts w:ascii="Verdana" w:eastAsia="MS PMincho" w:hAnsi="Verdana"/>
          <w:sz w:val="20"/>
          <w:szCs w:val="20"/>
        </w:rPr>
        <w:t>main</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enan</w:t>
      </w:r>
      <w:r w:rsidR="00FC7FAA" w:rsidRPr="00271AAE">
        <w:rPr>
          <w:rFonts w:ascii="Verdana" w:eastAsia="MS PMincho" w:hAnsi="Verdana"/>
          <w:spacing w:val="-3"/>
          <w:sz w:val="20"/>
          <w:szCs w:val="20"/>
        </w:rPr>
        <w:t>c</w:t>
      </w:r>
      <w:r w:rsidR="00FC7FAA" w:rsidRPr="00271AAE">
        <w:rPr>
          <w:rFonts w:ascii="Verdana" w:eastAsia="MS PMincho" w:hAnsi="Verdana"/>
          <w:sz w:val="20"/>
          <w:szCs w:val="20"/>
        </w:rPr>
        <w:t>e</w:t>
      </w:r>
      <w:r w:rsidR="00FC7FAA" w:rsidRPr="00271AAE">
        <w:rPr>
          <w:rFonts w:ascii="Verdana" w:eastAsia="MS PMincho" w:hAnsi="Verdana"/>
          <w:spacing w:val="10"/>
          <w:sz w:val="20"/>
          <w:szCs w:val="20"/>
        </w:rPr>
        <w:t xml:space="preserve"> </w:t>
      </w:r>
      <w:r w:rsidR="00FC7FAA" w:rsidRPr="00271AAE">
        <w:rPr>
          <w:rFonts w:ascii="Verdana" w:eastAsia="MS PMincho" w:hAnsi="Verdana"/>
          <w:sz w:val="20"/>
          <w:szCs w:val="20"/>
        </w:rPr>
        <w:t>out</w:t>
      </w:r>
      <w:r w:rsidR="00FC7FAA" w:rsidRPr="00271AAE">
        <w:rPr>
          <w:rFonts w:ascii="Verdana" w:eastAsia="MS PMincho" w:hAnsi="Verdana"/>
          <w:spacing w:val="11"/>
          <w:sz w:val="20"/>
          <w:szCs w:val="20"/>
        </w:rPr>
        <w:t xml:space="preserve"> </w:t>
      </w:r>
      <w:r w:rsidR="00FC7FAA" w:rsidRPr="00271AAE">
        <w:rPr>
          <w:rFonts w:ascii="Verdana" w:eastAsia="MS PMincho" w:hAnsi="Verdana"/>
          <w:sz w:val="20"/>
          <w:szCs w:val="20"/>
        </w:rPr>
        <w:t>of</w:t>
      </w:r>
      <w:r w:rsidR="00FC7FAA" w:rsidRPr="00271AAE">
        <w:rPr>
          <w:rFonts w:ascii="Verdana" w:eastAsia="MS PMincho" w:hAnsi="Verdana"/>
          <w:spacing w:val="-2"/>
          <w:sz w:val="20"/>
          <w:szCs w:val="20"/>
        </w:rPr>
        <w:t xml:space="preserve"> </w:t>
      </w:r>
      <w:r w:rsidR="00FC7FAA" w:rsidRPr="00271AAE">
        <w:rPr>
          <w:rFonts w:ascii="Verdana" w:eastAsia="MS PMincho" w:hAnsi="Verdana"/>
          <w:sz w:val="20"/>
          <w:szCs w:val="20"/>
        </w:rPr>
        <w:t>funds p</w:t>
      </w:r>
      <w:r w:rsidR="00FC7FAA" w:rsidRPr="00271AAE">
        <w:rPr>
          <w:rFonts w:ascii="Verdana" w:eastAsia="MS PMincho" w:hAnsi="Verdana"/>
          <w:spacing w:val="-3"/>
          <w:sz w:val="20"/>
          <w:szCs w:val="20"/>
        </w:rPr>
        <w:t>ro</w:t>
      </w:r>
      <w:r w:rsidR="00FC7FAA" w:rsidRPr="00271AAE">
        <w:rPr>
          <w:rFonts w:ascii="Verdana" w:eastAsia="MS PMincho" w:hAnsi="Verdana"/>
          <w:spacing w:val="4"/>
          <w:sz w:val="20"/>
          <w:szCs w:val="20"/>
        </w:rPr>
        <w:t>v</w:t>
      </w:r>
      <w:r w:rsidR="00FC7FAA" w:rsidRPr="00271AAE">
        <w:rPr>
          <w:rFonts w:ascii="Verdana" w:eastAsia="MS PMincho" w:hAnsi="Verdana"/>
          <w:sz w:val="20"/>
          <w:szCs w:val="20"/>
        </w:rPr>
        <w:t>ided and</w:t>
      </w:r>
      <w:r w:rsidR="00FC7FAA" w:rsidRPr="00271AAE">
        <w:rPr>
          <w:rFonts w:ascii="Verdana" w:eastAsia="MS PMincho" w:hAnsi="Verdana"/>
          <w:spacing w:val="8"/>
          <w:sz w:val="20"/>
          <w:szCs w:val="20"/>
        </w:rPr>
        <w:t xml:space="preserve"> </w:t>
      </w:r>
      <w:r w:rsidR="00FC7FAA" w:rsidRPr="00271AAE">
        <w:rPr>
          <w:rFonts w:ascii="Verdana" w:eastAsia="MS PMincho" w:hAnsi="Verdana"/>
          <w:sz w:val="20"/>
          <w:szCs w:val="20"/>
        </w:rPr>
        <w:t>ensu</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w:t>
      </w:r>
      <w:r w:rsidR="00FC7FAA" w:rsidRPr="00271AAE">
        <w:rPr>
          <w:rFonts w:ascii="Verdana" w:eastAsia="MS PMincho" w:hAnsi="Verdana"/>
          <w:spacing w:val="-2"/>
          <w:sz w:val="20"/>
          <w:szCs w:val="20"/>
        </w:rPr>
        <w:t xml:space="preserve"> </w:t>
      </w:r>
      <w:r w:rsidR="00FC7FAA" w:rsidRPr="00271AAE">
        <w:rPr>
          <w:rFonts w:ascii="Verdana" w:eastAsia="MS PMincho" w:hAnsi="Verdana"/>
          <w:sz w:val="20"/>
          <w:szCs w:val="20"/>
        </w:rPr>
        <w:t>that</w:t>
      </w:r>
      <w:r w:rsidR="00FC7FAA" w:rsidRPr="00271AAE">
        <w:rPr>
          <w:rFonts w:ascii="Verdana" w:eastAsia="MS PMincho" w:hAnsi="Verdana"/>
          <w:spacing w:val="18"/>
          <w:sz w:val="20"/>
          <w:szCs w:val="20"/>
        </w:rPr>
        <w:t xml:space="preserve"> </w:t>
      </w:r>
      <w:r w:rsidR="00FC7FAA" w:rsidRPr="00271AAE">
        <w:rPr>
          <w:rFonts w:ascii="Verdana" w:eastAsia="MS PMincho" w:hAnsi="Verdana"/>
          <w:sz w:val="20"/>
          <w:szCs w:val="20"/>
        </w:rPr>
        <w:t>se</w:t>
      </w:r>
      <w:r w:rsidR="00FC7FAA" w:rsidRPr="00271AAE">
        <w:rPr>
          <w:rFonts w:ascii="Verdana" w:eastAsia="MS PMincho" w:hAnsi="Verdana"/>
          <w:spacing w:val="5"/>
          <w:sz w:val="20"/>
          <w:szCs w:val="20"/>
        </w:rPr>
        <w:t>r</w:t>
      </w:r>
      <w:r w:rsidR="00FC7FAA" w:rsidRPr="00271AAE">
        <w:rPr>
          <w:rFonts w:ascii="Verdana" w:eastAsia="MS PMincho" w:hAnsi="Verdana"/>
          <w:spacing w:val="4"/>
          <w:sz w:val="20"/>
          <w:szCs w:val="20"/>
        </w:rPr>
        <w:t>v</w:t>
      </w:r>
      <w:r w:rsidR="00FC7FAA" w:rsidRPr="00271AAE">
        <w:rPr>
          <w:rFonts w:ascii="Verdana" w:eastAsia="MS PMincho" w:hAnsi="Verdana"/>
          <w:sz w:val="20"/>
          <w:szCs w:val="20"/>
        </w:rPr>
        <w:t>i</w:t>
      </w:r>
      <w:r w:rsidR="00FC7FAA" w:rsidRPr="00271AAE">
        <w:rPr>
          <w:rFonts w:ascii="Verdana" w:eastAsia="MS PMincho" w:hAnsi="Verdana"/>
          <w:spacing w:val="-2"/>
          <w:sz w:val="20"/>
          <w:szCs w:val="20"/>
        </w:rPr>
        <w:t>c</w:t>
      </w:r>
      <w:r w:rsidR="00FC7FAA" w:rsidRPr="00271AAE">
        <w:rPr>
          <w:rFonts w:ascii="Verdana" w:eastAsia="MS PMincho" w:hAnsi="Verdana"/>
          <w:sz w:val="20"/>
          <w:szCs w:val="20"/>
        </w:rPr>
        <w:t>e</w:t>
      </w:r>
      <w:r w:rsidR="00FC7FAA" w:rsidRPr="00271AAE">
        <w:rPr>
          <w:rFonts w:ascii="Verdana" w:eastAsia="MS PMincho" w:hAnsi="Verdana"/>
          <w:spacing w:val="9"/>
          <w:sz w:val="20"/>
          <w:szCs w:val="20"/>
        </w:rPr>
        <w:t xml:space="preserve"> </w:t>
      </w:r>
      <w:r w:rsidR="00FC7FAA" w:rsidRPr="00271AAE">
        <w:rPr>
          <w:rFonts w:ascii="Verdana" w:eastAsia="MS PMincho" w:hAnsi="Verdana"/>
          <w:spacing w:val="-1"/>
          <w:sz w:val="20"/>
          <w:szCs w:val="20"/>
        </w:rPr>
        <w:t>c</w:t>
      </w:r>
      <w:r w:rsidR="00FC7FAA" w:rsidRPr="00271AAE">
        <w:rPr>
          <w:rFonts w:ascii="Verdana" w:eastAsia="MS PMincho" w:hAnsi="Verdana"/>
          <w:sz w:val="20"/>
          <w:szCs w:val="20"/>
        </w:rPr>
        <w:t>harges</w:t>
      </w:r>
      <w:r w:rsidR="00FC7FAA" w:rsidRPr="00271AAE">
        <w:rPr>
          <w:rFonts w:ascii="Verdana" w:eastAsia="MS PMincho" w:hAnsi="Verdana"/>
          <w:spacing w:val="-7"/>
          <w:sz w:val="20"/>
          <w:szCs w:val="20"/>
        </w:rPr>
        <w:t xml:space="preserve"> </w:t>
      </w:r>
      <w:r w:rsidR="00FC7FAA" w:rsidRPr="00271AAE">
        <w:rPr>
          <w:rFonts w:ascii="Verdana" w:eastAsia="MS PMincho" w:hAnsi="Verdana"/>
          <w:sz w:val="20"/>
          <w:szCs w:val="20"/>
        </w:rPr>
        <w:t>and</w:t>
      </w:r>
      <w:r w:rsidR="00FC7FAA" w:rsidRPr="00271AAE">
        <w:rPr>
          <w:rFonts w:ascii="Verdana" w:eastAsia="MS PMincho" w:hAnsi="Verdana"/>
          <w:spacing w:val="21"/>
          <w:sz w:val="20"/>
          <w:szCs w:val="20"/>
        </w:rPr>
        <w:t xml:space="preserve"> </w:t>
      </w:r>
      <w:r w:rsidR="00FC7FAA" w:rsidRPr="00271AAE">
        <w:rPr>
          <w:rFonts w:ascii="Verdana" w:eastAsia="MS PMincho" w:hAnsi="Verdana"/>
          <w:sz w:val="20"/>
          <w:szCs w:val="20"/>
        </w:rPr>
        <w:t>all</w:t>
      </w:r>
      <w:r w:rsidR="00FC7FAA" w:rsidRPr="00271AAE">
        <w:rPr>
          <w:rFonts w:ascii="Verdana" w:eastAsia="MS PMincho" w:hAnsi="Verdana"/>
          <w:spacing w:val="-3"/>
          <w:sz w:val="20"/>
          <w:szCs w:val="20"/>
        </w:rPr>
        <w:t xml:space="preserve"> </w:t>
      </w:r>
      <w:r w:rsidR="00FC7FAA" w:rsidRPr="00271AAE">
        <w:rPr>
          <w:rFonts w:ascii="Verdana" w:eastAsia="MS PMincho" w:hAnsi="Verdana"/>
          <w:sz w:val="20"/>
          <w:szCs w:val="20"/>
        </w:rPr>
        <w:t>outgoing</w:t>
      </w:r>
      <w:r w:rsidR="00FC7FAA" w:rsidRPr="00271AAE">
        <w:rPr>
          <w:rFonts w:ascii="Verdana" w:eastAsia="MS PMincho" w:hAnsi="Verdana"/>
          <w:spacing w:val="16"/>
          <w:sz w:val="20"/>
          <w:szCs w:val="20"/>
        </w:rPr>
        <w:t xml:space="preserve"> </w:t>
      </w:r>
      <w:r w:rsidR="00FC7FAA" w:rsidRPr="00271AAE">
        <w:rPr>
          <w:rFonts w:ascii="Verdana" w:eastAsia="MS PMincho" w:hAnsi="Verdana"/>
          <w:sz w:val="20"/>
          <w:szCs w:val="20"/>
        </w:rPr>
        <w:t>monies</w:t>
      </w:r>
      <w:r w:rsidR="00FC7FAA" w:rsidRPr="00271AAE">
        <w:rPr>
          <w:rFonts w:ascii="Verdana" w:eastAsia="MS PMincho" w:hAnsi="Verdana"/>
          <w:spacing w:val="15"/>
          <w:sz w:val="20"/>
          <w:szCs w:val="20"/>
        </w:rPr>
        <w:t xml:space="preserve"> </w:t>
      </w:r>
      <w:r w:rsidR="00FC7FAA" w:rsidRPr="00271AAE">
        <w:rPr>
          <w:rFonts w:ascii="Verdana" w:eastAsia="MS PMincho" w:hAnsi="Verdana"/>
          <w:sz w:val="20"/>
          <w:szCs w:val="20"/>
        </w:rPr>
        <w:t>a</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w:t>
      </w:r>
      <w:r w:rsidR="00FC7FAA" w:rsidRPr="00271AAE">
        <w:rPr>
          <w:rFonts w:ascii="Verdana" w:eastAsia="MS PMincho" w:hAnsi="Verdana"/>
          <w:spacing w:val="6"/>
          <w:sz w:val="20"/>
          <w:szCs w:val="20"/>
        </w:rPr>
        <w:t xml:space="preserve"> </w:t>
      </w:r>
      <w:r w:rsidR="00FC7FAA" w:rsidRPr="00271AAE">
        <w:rPr>
          <w:rFonts w:ascii="Verdana" w:eastAsia="MS PMincho" w:hAnsi="Verdana"/>
          <w:sz w:val="20"/>
          <w:szCs w:val="20"/>
        </w:rPr>
        <w:t>used</w:t>
      </w:r>
      <w:r w:rsidR="00FC7FAA" w:rsidRPr="00271AAE">
        <w:rPr>
          <w:rFonts w:ascii="Verdana" w:eastAsia="MS PMincho" w:hAnsi="Verdana"/>
          <w:spacing w:val="9"/>
          <w:sz w:val="20"/>
          <w:szCs w:val="20"/>
        </w:rPr>
        <w:t xml:space="preserve"> </w:t>
      </w:r>
      <w:r w:rsidR="00FC7FAA" w:rsidRPr="00271AAE">
        <w:rPr>
          <w:rFonts w:ascii="Verdana" w:eastAsia="MS PMincho" w:hAnsi="Verdana"/>
          <w:sz w:val="20"/>
          <w:szCs w:val="20"/>
        </w:rPr>
        <w:t>for</w:t>
      </w:r>
      <w:r w:rsidR="00FC7FAA" w:rsidRPr="00271AAE">
        <w:rPr>
          <w:rFonts w:ascii="Verdana" w:eastAsia="MS PMincho" w:hAnsi="Verdana"/>
          <w:spacing w:val="11"/>
          <w:sz w:val="20"/>
          <w:szCs w:val="20"/>
        </w:rPr>
        <w:t xml:space="preserve"> </w:t>
      </w:r>
      <w:r w:rsidR="00FC7FAA" w:rsidRPr="00271AAE">
        <w:rPr>
          <w:rFonts w:ascii="Verdana" w:eastAsia="MS PMincho" w:hAnsi="Verdana"/>
          <w:sz w:val="20"/>
          <w:szCs w:val="20"/>
        </w:rPr>
        <w:t>the</w:t>
      </w:r>
      <w:r w:rsidR="00FC7FAA" w:rsidRPr="00271AAE">
        <w:rPr>
          <w:rFonts w:ascii="Verdana" w:eastAsia="MS PMincho" w:hAnsi="Verdana"/>
          <w:spacing w:val="16"/>
          <w:sz w:val="20"/>
          <w:szCs w:val="20"/>
        </w:rPr>
        <w:t xml:space="preserve"> </w:t>
      </w:r>
      <w:r w:rsidR="00FC7FAA" w:rsidRPr="00271AAE">
        <w:rPr>
          <w:rFonts w:ascii="Verdana" w:eastAsia="MS PMincho" w:hAnsi="Verdana"/>
          <w:sz w:val="20"/>
          <w:szCs w:val="20"/>
        </w:rPr>
        <w:t>pu</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poses</w:t>
      </w:r>
      <w:r w:rsidR="00FC7FAA" w:rsidRPr="00271AAE">
        <w:rPr>
          <w:rFonts w:ascii="Verdana" w:eastAsia="MS PMincho" w:hAnsi="Verdana"/>
          <w:spacing w:val="1"/>
          <w:sz w:val="20"/>
          <w:szCs w:val="20"/>
        </w:rPr>
        <w:t xml:space="preserve"> </w:t>
      </w:r>
      <w:r w:rsidR="00FC7FAA" w:rsidRPr="00271AAE">
        <w:rPr>
          <w:rFonts w:ascii="Verdana" w:eastAsia="MS PMincho" w:hAnsi="Verdana"/>
          <w:w w:val="96"/>
          <w:sz w:val="20"/>
          <w:szCs w:val="20"/>
        </w:rPr>
        <w:t>specified</w:t>
      </w:r>
      <w:r w:rsidR="00FC7FAA" w:rsidRPr="00271AAE">
        <w:rPr>
          <w:rFonts w:ascii="Verdana" w:eastAsia="MS PMincho" w:hAnsi="Verdana"/>
          <w:spacing w:val="-3"/>
          <w:w w:val="96"/>
          <w:sz w:val="20"/>
          <w:szCs w:val="20"/>
        </w:rPr>
        <w:t xml:space="preserve"> </w:t>
      </w:r>
      <w:r w:rsidR="00FC7FAA" w:rsidRPr="00271AAE">
        <w:rPr>
          <w:rFonts w:ascii="Verdana" w:eastAsia="MS PMincho" w:hAnsi="Verdana"/>
          <w:sz w:val="20"/>
          <w:szCs w:val="20"/>
        </w:rPr>
        <w:t>under</w:t>
      </w:r>
      <w:r w:rsidR="00FC7FAA" w:rsidRPr="00271AAE">
        <w:rPr>
          <w:rFonts w:ascii="Verdana" w:eastAsia="MS PMincho" w:hAnsi="Verdana"/>
          <w:spacing w:val="18"/>
          <w:sz w:val="20"/>
          <w:szCs w:val="20"/>
        </w:rPr>
        <w:t xml:space="preserve"> </w:t>
      </w:r>
      <w:r w:rsidR="00FC7FAA" w:rsidRPr="00271AAE">
        <w:rPr>
          <w:rFonts w:ascii="Verdana" w:eastAsia="MS PMincho" w:hAnsi="Verdana"/>
          <w:w w:val="103"/>
          <w:sz w:val="20"/>
          <w:szCs w:val="20"/>
        </w:rPr>
        <w:t>the</w:t>
      </w:r>
      <w:r w:rsidR="00FC7FAA" w:rsidRPr="00271AAE">
        <w:rPr>
          <w:rFonts w:ascii="Verdana" w:eastAsia="MS PMincho" w:hAnsi="Verdana"/>
          <w:spacing w:val="-5"/>
          <w:sz w:val="20"/>
          <w:szCs w:val="20"/>
        </w:rPr>
        <w:t xml:space="preserve"> </w:t>
      </w:r>
      <w:r w:rsidR="00FC7FAA" w:rsidRPr="00271AAE">
        <w:rPr>
          <w:rFonts w:ascii="Verdana" w:eastAsia="MS PMincho" w:hAnsi="Verdana"/>
          <w:w w:val="94"/>
          <w:sz w:val="20"/>
          <w:szCs w:val="20"/>
        </w:rPr>
        <w:t>lease</w:t>
      </w:r>
      <w:r w:rsidR="00FC7FAA" w:rsidRPr="00271AAE">
        <w:rPr>
          <w:rFonts w:ascii="Verdana" w:eastAsia="MS PMincho" w:hAnsi="Verdana"/>
          <w:spacing w:val="-2"/>
          <w:w w:val="94"/>
          <w:sz w:val="20"/>
          <w:szCs w:val="20"/>
        </w:rPr>
        <w:t xml:space="preserve"> </w:t>
      </w:r>
      <w:r w:rsidR="00FC7FAA" w:rsidRPr="00271AAE">
        <w:rPr>
          <w:rFonts w:ascii="Verdana" w:eastAsia="MS PMincho" w:hAnsi="Verdana"/>
          <w:sz w:val="20"/>
          <w:szCs w:val="20"/>
        </w:rPr>
        <w:t>and</w:t>
      </w:r>
      <w:r w:rsidR="00FC7FAA" w:rsidRPr="00271AAE">
        <w:rPr>
          <w:rFonts w:ascii="Verdana" w:eastAsia="MS PMincho" w:hAnsi="Verdana"/>
          <w:spacing w:val="7"/>
          <w:sz w:val="20"/>
          <w:szCs w:val="20"/>
        </w:rPr>
        <w:t xml:space="preserve"> </w:t>
      </w:r>
      <w:r w:rsidR="00FC7FAA" w:rsidRPr="00271AAE">
        <w:rPr>
          <w:rFonts w:ascii="Verdana" w:eastAsia="MS PMincho" w:hAnsi="Verdana"/>
          <w:sz w:val="20"/>
          <w:szCs w:val="20"/>
        </w:rPr>
        <w:t>in</w:t>
      </w:r>
      <w:r w:rsidR="00FC7FAA" w:rsidRPr="00271AAE">
        <w:rPr>
          <w:rFonts w:ascii="Verdana" w:eastAsia="MS PMincho" w:hAnsi="Verdana"/>
          <w:spacing w:val="1"/>
          <w:sz w:val="20"/>
          <w:szCs w:val="20"/>
        </w:rPr>
        <w:t xml:space="preserve"> </w:t>
      </w:r>
      <w:r w:rsidR="00FC7FAA" w:rsidRPr="00271AAE">
        <w:rPr>
          <w:rFonts w:ascii="Verdana" w:eastAsia="MS PMincho" w:hAnsi="Verdana"/>
          <w:sz w:val="20"/>
          <w:szCs w:val="20"/>
        </w:rPr>
        <w:t>a</w:t>
      </w:r>
      <w:r w:rsidR="00FC7FAA" w:rsidRPr="00271AAE">
        <w:rPr>
          <w:rFonts w:ascii="Verdana" w:eastAsia="MS PMincho" w:hAnsi="Verdana"/>
          <w:spacing w:val="-3"/>
          <w:sz w:val="20"/>
          <w:szCs w:val="20"/>
        </w:rPr>
        <w:t>cc</w:t>
      </w:r>
      <w:r w:rsidR="00FC7FAA" w:rsidRPr="00271AAE">
        <w:rPr>
          <w:rFonts w:ascii="Verdana" w:eastAsia="MS PMincho" w:hAnsi="Verdana"/>
          <w:spacing w:val="-1"/>
          <w:sz w:val="20"/>
          <w:szCs w:val="20"/>
        </w:rPr>
        <w:t>o</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dan</w:t>
      </w:r>
      <w:r w:rsidR="00FC7FAA" w:rsidRPr="00271AAE">
        <w:rPr>
          <w:rFonts w:ascii="Verdana" w:eastAsia="MS PMincho" w:hAnsi="Verdana"/>
          <w:spacing w:val="-3"/>
          <w:sz w:val="20"/>
          <w:szCs w:val="20"/>
        </w:rPr>
        <w:t>c</w:t>
      </w:r>
      <w:r w:rsidR="00FC7FAA" w:rsidRPr="00271AAE">
        <w:rPr>
          <w:rFonts w:ascii="Verdana" w:eastAsia="MS PMincho" w:hAnsi="Verdana"/>
          <w:sz w:val="20"/>
          <w:szCs w:val="20"/>
        </w:rPr>
        <w:t>e</w:t>
      </w:r>
      <w:r w:rsidR="00FC7FAA" w:rsidRPr="00271AAE">
        <w:rPr>
          <w:rFonts w:ascii="Verdana" w:eastAsia="MS PMincho" w:hAnsi="Verdana"/>
          <w:spacing w:val="-5"/>
          <w:sz w:val="20"/>
          <w:szCs w:val="20"/>
        </w:rPr>
        <w:t xml:space="preserve"> </w:t>
      </w:r>
      <w:r w:rsidR="00FC7FAA" w:rsidRPr="00271AAE">
        <w:rPr>
          <w:rFonts w:ascii="Verdana" w:eastAsia="MS PMincho" w:hAnsi="Verdana"/>
          <w:spacing w:val="4"/>
          <w:sz w:val="20"/>
          <w:szCs w:val="20"/>
        </w:rPr>
        <w:t>w</w:t>
      </w:r>
      <w:r w:rsidR="00FC7FAA" w:rsidRPr="00271AAE">
        <w:rPr>
          <w:rFonts w:ascii="Verdana" w:eastAsia="MS PMincho" w:hAnsi="Verdana"/>
          <w:sz w:val="20"/>
          <w:szCs w:val="20"/>
        </w:rPr>
        <w:t>ith</w:t>
      </w:r>
      <w:r w:rsidR="00FC7FAA" w:rsidRPr="00271AAE">
        <w:rPr>
          <w:rFonts w:ascii="Verdana" w:eastAsia="MS PMincho" w:hAnsi="Verdana"/>
          <w:spacing w:val="-5"/>
          <w:sz w:val="20"/>
          <w:szCs w:val="20"/>
        </w:rPr>
        <w:t xml:space="preserve"> </w:t>
      </w:r>
      <w:r w:rsidR="00FC7FAA" w:rsidRPr="00271AAE">
        <w:rPr>
          <w:rFonts w:ascii="Verdana" w:eastAsia="MS PMincho" w:hAnsi="Verdana"/>
          <w:sz w:val="20"/>
          <w:szCs w:val="20"/>
        </w:rPr>
        <w:t>le</w:t>
      </w:r>
      <w:r w:rsidR="00FC7FAA" w:rsidRPr="00271AAE">
        <w:rPr>
          <w:rFonts w:ascii="Verdana" w:eastAsia="MS PMincho" w:hAnsi="Verdana"/>
          <w:spacing w:val="2"/>
          <w:sz w:val="20"/>
          <w:szCs w:val="20"/>
        </w:rPr>
        <w:t>g</w:t>
      </w:r>
      <w:r w:rsidR="00FC7FAA" w:rsidRPr="00271AAE">
        <w:rPr>
          <w:rFonts w:ascii="Verdana" w:eastAsia="MS PMincho" w:hAnsi="Verdana"/>
          <w:sz w:val="20"/>
          <w:szCs w:val="20"/>
        </w:rPr>
        <w:t>islation</w:t>
      </w:r>
    </w:p>
    <w:p w14:paraId="6E598986" w14:textId="77777777" w:rsidR="00FC7FAA" w:rsidRPr="00271AAE" w:rsidRDefault="00E96296" w:rsidP="00F00A67">
      <w:pPr>
        <w:pStyle w:val="ListParagraph"/>
        <w:numPr>
          <w:ilvl w:val="0"/>
          <w:numId w:val="26"/>
        </w:numPr>
        <w:spacing w:after="240"/>
        <w:rPr>
          <w:rFonts w:ascii="Verdana" w:hAnsi="Verdana"/>
          <w:sz w:val="20"/>
          <w:szCs w:val="20"/>
          <w:lang w:eastAsia="ar-SA"/>
        </w:rPr>
      </w:pPr>
      <w:r w:rsidRPr="00271AAE">
        <w:rPr>
          <w:rFonts w:ascii="Verdana" w:eastAsia="MS PMincho" w:hAnsi="Verdana"/>
          <w:spacing w:val="-4"/>
          <w:sz w:val="20"/>
          <w:szCs w:val="20"/>
        </w:rPr>
        <w:t>p</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odu</w:t>
      </w:r>
      <w:r w:rsidR="00FC7FAA" w:rsidRPr="00271AAE">
        <w:rPr>
          <w:rFonts w:ascii="Verdana" w:eastAsia="MS PMincho" w:hAnsi="Verdana"/>
          <w:spacing w:val="-3"/>
          <w:sz w:val="20"/>
          <w:szCs w:val="20"/>
        </w:rPr>
        <w:t>c</w:t>
      </w:r>
      <w:r w:rsidR="00FC7FAA" w:rsidRPr="00271AAE">
        <w:rPr>
          <w:rFonts w:ascii="Verdana" w:eastAsia="MS PMincho" w:hAnsi="Verdana"/>
          <w:sz w:val="20"/>
          <w:szCs w:val="20"/>
        </w:rPr>
        <w:t>e</w:t>
      </w:r>
      <w:r w:rsidR="00FC7FAA" w:rsidRPr="00271AAE">
        <w:rPr>
          <w:rFonts w:ascii="Verdana" w:eastAsia="MS PMincho" w:hAnsi="Verdana"/>
          <w:spacing w:val="5"/>
          <w:sz w:val="20"/>
          <w:szCs w:val="20"/>
        </w:rPr>
        <w:t xml:space="preserve"> </w:t>
      </w:r>
      <w:r w:rsidR="00FC7FAA" w:rsidRPr="00271AAE">
        <w:rPr>
          <w:rFonts w:ascii="Verdana" w:eastAsia="MS PMincho" w:hAnsi="Verdana"/>
          <w:sz w:val="20"/>
          <w:szCs w:val="20"/>
        </w:rPr>
        <w:t>an</w:t>
      </w:r>
      <w:r w:rsidR="00FC7FAA" w:rsidRPr="00271AAE">
        <w:rPr>
          <w:rFonts w:ascii="Verdana" w:eastAsia="MS PMincho" w:hAnsi="Verdana"/>
          <w:spacing w:val="-2"/>
          <w:sz w:val="20"/>
          <w:szCs w:val="20"/>
        </w:rPr>
        <w:t>n</w:t>
      </w:r>
      <w:r w:rsidR="00FC7FAA" w:rsidRPr="00271AAE">
        <w:rPr>
          <w:rFonts w:ascii="Verdana" w:eastAsia="MS PMincho" w:hAnsi="Verdana"/>
          <w:sz w:val="20"/>
          <w:szCs w:val="20"/>
        </w:rPr>
        <w:t>ual</w:t>
      </w:r>
      <w:r w:rsidR="00FC7FAA" w:rsidRPr="00271AAE">
        <w:rPr>
          <w:rFonts w:ascii="Verdana" w:eastAsia="MS PMincho" w:hAnsi="Verdana"/>
          <w:spacing w:val="4"/>
          <w:sz w:val="20"/>
          <w:szCs w:val="20"/>
        </w:rPr>
        <w:t xml:space="preserve"> </w:t>
      </w:r>
      <w:r w:rsidR="00FC7FAA" w:rsidRPr="00271AAE">
        <w:rPr>
          <w:rFonts w:ascii="Verdana" w:eastAsia="MS PMincho" w:hAnsi="Verdana"/>
          <w:sz w:val="20"/>
          <w:szCs w:val="20"/>
        </w:rPr>
        <w:t>spending</w:t>
      </w:r>
      <w:r w:rsidR="00FC7FAA" w:rsidRPr="00271AAE">
        <w:rPr>
          <w:rFonts w:ascii="Verdana" w:eastAsia="MS PMincho" w:hAnsi="Verdana"/>
          <w:spacing w:val="-5"/>
          <w:sz w:val="20"/>
          <w:szCs w:val="20"/>
        </w:rPr>
        <w:t xml:space="preserve"> </w:t>
      </w:r>
      <w:r w:rsidR="00FC7FAA" w:rsidRPr="00271AAE">
        <w:rPr>
          <w:rFonts w:ascii="Verdana" w:eastAsia="MS PMincho" w:hAnsi="Verdana"/>
          <w:sz w:val="20"/>
          <w:szCs w:val="20"/>
        </w:rPr>
        <w:t>estima</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es/budgets</w:t>
      </w:r>
      <w:r w:rsidR="00FC7FAA" w:rsidRPr="00271AAE">
        <w:rPr>
          <w:rFonts w:ascii="Verdana" w:eastAsia="MS PMincho" w:hAnsi="Verdana"/>
          <w:spacing w:val="-11"/>
          <w:sz w:val="20"/>
          <w:szCs w:val="20"/>
        </w:rPr>
        <w:t xml:space="preserve"> </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o</w:t>
      </w:r>
      <w:r w:rsidR="00FC7FAA" w:rsidRPr="00271AAE">
        <w:rPr>
          <w:rFonts w:ascii="Verdana" w:eastAsia="MS PMincho" w:hAnsi="Verdana"/>
          <w:spacing w:val="4"/>
          <w:sz w:val="20"/>
          <w:szCs w:val="20"/>
        </w:rPr>
        <w:t xml:space="preserve"> </w:t>
      </w:r>
      <w:r w:rsidR="00FC7FAA" w:rsidRPr="00271AAE">
        <w:rPr>
          <w:rFonts w:ascii="Verdana" w:eastAsia="MS PMincho" w:hAnsi="Verdana"/>
          <w:w w:val="97"/>
          <w:sz w:val="20"/>
          <w:szCs w:val="20"/>
        </w:rPr>
        <w:t>calcula</w:t>
      </w:r>
      <w:r w:rsidR="00FC7FAA" w:rsidRPr="00271AAE">
        <w:rPr>
          <w:rFonts w:ascii="Verdana" w:eastAsia="MS PMincho" w:hAnsi="Verdana"/>
          <w:spacing w:val="-2"/>
          <w:w w:val="97"/>
          <w:sz w:val="20"/>
          <w:szCs w:val="20"/>
        </w:rPr>
        <w:t>t</w:t>
      </w:r>
      <w:r w:rsidR="00FC7FAA" w:rsidRPr="00271AAE">
        <w:rPr>
          <w:rFonts w:ascii="Verdana" w:eastAsia="MS PMincho" w:hAnsi="Verdana"/>
          <w:w w:val="97"/>
          <w:sz w:val="20"/>
          <w:szCs w:val="20"/>
        </w:rPr>
        <w:t>e</w:t>
      </w:r>
      <w:r w:rsidR="00FC7FAA" w:rsidRPr="00271AAE">
        <w:rPr>
          <w:rFonts w:ascii="Verdana" w:eastAsia="MS PMincho" w:hAnsi="Verdana"/>
          <w:spacing w:val="1"/>
          <w:w w:val="97"/>
          <w:sz w:val="20"/>
          <w:szCs w:val="20"/>
        </w:rPr>
        <w:t xml:space="preserve"> </w:t>
      </w:r>
      <w:r w:rsidR="00FC7FAA" w:rsidRPr="00271AAE">
        <w:rPr>
          <w:rFonts w:ascii="Verdana" w:eastAsia="MS PMincho" w:hAnsi="Verdana"/>
          <w:w w:val="97"/>
          <w:sz w:val="20"/>
          <w:szCs w:val="20"/>
        </w:rPr>
        <w:t>se</w:t>
      </w:r>
      <w:r w:rsidR="00FC7FAA" w:rsidRPr="00271AAE">
        <w:rPr>
          <w:rFonts w:ascii="Verdana" w:eastAsia="MS PMincho" w:hAnsi="Verdana"/>
          <w:spacing w:val="5"/>
          <w:w w:val="97"/>
          <w:sz w:val="20"/>
          <w:szCs w:val="20"/>
        </w:rPr>
        <w:t>r</w:t>
      </w:r>
      <w:r w:rsidR="00FC7FAA" w:rsidRPr="00271AAE">
        <w:rPr>
          <w:rFonts w:ascii="Verdana" w:eastAsia="MS PMincho" w:hAnsi="Verdana"/>
          <w:spacing w:val="4"/>
          <w:w w:val="97"/>
          <w:sz w:val="20"/>
          <w:szCs w:val="20"/>
        </w:rPr>
        <w:t>v</w:t>
      </w:r>
      <w:r w:rsidR="00FC7FAA" w:rsidRPr="00271AAE">
        <w:rPr>
          <w:rFonts w:ascii="Verdana" w:eastAsia="MS PMincho" w:hAnsi="Verdana"/>
          <w:w w:val="97"/>
          <w:sz w:val="20"/>
          <w:szCs w:val="20"/>
        </w:rPr>
        <w:t>i</w:t>
      </w:r>
      <w:r w:rsidR="00FC7FAA" w:rsidRPr="00271AAE">
        <w:rPr>
          <w:rFonts w:ascii="Verdana" w:eastAsia="MS PMincho" w:hAnsi="Verdana"/>
          <w:spacing w:val="-3"/>
          <w:w w:val="97"/>
          <w:sz w:val="20"/>
          <w:szCs w:val="20"/>
        </w:rPr>
        <w:t>c</w:t>
      </w:r>
      <w:r w:rsidR="00FC7FAA" w:rsidRPr="00271AAE">
        <w:rPr>
          <w:rFonts w:ascii="Verdana" w:eastAsia="MS PMincho" w:hAnsi="Verdana"/>
          <w:w w:val="97"/>
          <w:sz w:val="20"/>
          <w:szCs w:val="20"/>
        </w:rPr>
        <w:t>e</w:t>
      </w:r>
      <w:r w:rsidR="00FC7FAA" w:rsidRPr="00271AAE">
        <w:rPr>
          <w:rFonts w:ascii="Verdana" w:eastAsia="MS PMincho" w:hAnsi="Verdana"/>
          <w:spacing w:val="-2"/>
          <w:w w:val="97"/>
          <w:sz w:val="20"/>
          <w:szCs w:val="20"/>
        </w:rPr>
        <w:t xml:space="preserve"> c</w:t>
      </w:r>
      <w:r w:rsidR="00FC7FAA" w:rsidRPr="00271AAE">
        <w:rPr>
          <w:rFonts w:ascii="Verdana" w:eastAsia="MS PMincho" w:hAnsi="Verdana"/>
          <w:w w:val="97"/>
          <w:sz w:val="20"/>
          <w:szCs w:val="20"/>
        </w:rPr>
        <w:t>harges</w:t>
      </w:r>
      <w:r w:rsidR="00FC7FAA" w:rsidRPr="00271AAE">
        <w:rPr>
          <w:rFonts w:ascii="Verdana" w:eastAsia="MS PMincho" w:hAnsi="Verdana"/>
          <w:spacing w:val="-1"/>
          <w:w w:val="97"/>
          <w:sz w:val="20"/>
          <w:szCs w:val="20"/>
        </w:rPr>
        <w:t xml:space="preserve"> </w:t>
      </w:r>
      <w:r w:rsidR="00FC7FAA" w:rsidRPr="00271AAE">
        <w:rPr>
          <w:rFonts w:ascii="Verdana" w:eastAsia="MS PMincho" w:hAnsi="Verdana"/>
          <w:sz w:val="20"/>
          <w:szCs w:val="20"/>
        </w:rPr>
        <w:t>and</w:t>
      </w:r>
      <w:r w:rsidR="00FC7FAA" w:rsidRPr="00271AAE">
        <w:rPr>
          <w:rFonts w:ascii="Verdana" w:eastAsia="MS PMincho" w:hAnsi="Verdana"/>
          <w:spacing w:val="12"/>
          <w:sz w:val="20"/>
          <w:szCs w:val="20"/>
        </w:rPr>
        <w:t xml:space="preserve"> </w:t>
      </w:r>
      <w:r w:rsidR="00FC7FAA" w:rsidRPr="00271AAE">
        <w:rPr>
          <w:rFonts w:ascii="Verdana" w:eastAsia="MS PMincho" w:hAnsi="Verdana"/>
          <w:spacing w:val="-3"/>
          <w:w w:val="96"/>
          <w:sz w:val="20"/>
          <w:szCs w:val="20"/>
        </w:rPr>
        <w:t>r</w:t>
      </w:r>
      <w:r w:rsidR="00FC7FAA" w:rsidRPr="00271AAE">
        <w:rPr>
          <w:rFonts w:ascii="Verdana" w:eastAsia="MS PMincho" w:hAnsi="Verdana"/>
          <w:w w:val="96"/>
          <w:sz w:val="20"/>
          <w:szCs w:val="20"/>
        </w:rPr>
        <w:t>ese</w:t>
      </w:r>
      <w:r w:rsidR="00FC7FAA" w:rsidRPr="00271AAE">
        <w:rPr>
          <w:rFonts w:ascii="Verdana" w:eastAsia="MS PMincho" w:hAnsi="Verdana"/>
          <w:spacing w:val="5"/>
          <w:w w:val="96"/>
          <w:sz w:val="20"/>
          <w:szCs w:val="20"/>
        </w:rPr>
        <w:t>r</w:t>
      </w:r>
      <w:r w:rsidR="00FC7FAA" w:rsidRPr="00271AAE">
        <w:rPr>
          <w:rFonts w:ascii="Verdana" w:eastAsia="MS PMincho" w:hAnsi="Verdana"/>
          <w:spacing w:val="-4"/>
          <w:w w:val="96"/>
          <w:sz w:val="20"/>
          <w:szCs w:val="20"/>
        </w:rPr>
        <w:t>v</w:t>
      </w:r>
      <w:r w:rsidR="00FC7FAA" w:rsidRPr="00271AAE">
        <w:rPr>
          <w:rFonts w:ascii="Verdana" w:eastAsia="MS PMincho" w:hAnsi="Verdana"/>
          <w:w w:val="96"/>
          <w:sz w:val="20"/>
          <w:szCs w:val="20"/>
        </w:rPr>
        <w:t>es,</w:t>
      </w:r>
      <w:r w:rsidR="00FC7FAA" w:rsidRPr="00271AAE">
        <w:rPr>
          <w:rFonts w:ascii="Verdana" w:eastAsia="MS PMincho" w:hAnsi="Verdana"/>
          <w:spacing w:val="-7"/>
          <w:w w:val="96"/>
          <w:sz w:val="20"/>
          <w:szCs w:val="20"/>
        </w:rPr>
        <w:t xml:space="preserve"> </w:t>
      </w:r>
      <w:r w:rsidR="00FC7FAA" w:rsidRPr="00271AAE">
        <w:rPr>
          <w:rFonts w:ascii="Verdana" w:eastAsia="MS PMincho" w:hAnsi="Verdana"/>
          <w:sz w:val="20"/>
          <w:szCs w:val="20"/>
        </w:rPr>
        <w:t>as</w:t>
      </w:r>
      <w:r w:rsidR="00FC7FAA" w:rsidRPr="00271AAE">
        <w:rPr>
          <w:rFonts w:ascii="Verdana" w:eastAsia="MS PMincho" w:hAnsi="Verdana"/>
          <w:spacing w:val="-5"/>
          <w:sz w:val="20"/>
          <w:szCs w:val="20"/>
        </w:rPr>
        <w:t xml:space="preserve"> </w:t>
      </w:r>
      <w:r w:rsidR="00FC7FAA" w:rsidRPr="00271AAE">
        <w:rPr>
          <w:rFonts w:ascii="Verdana" w:eastAsia="MS PMincho" w:hAnsi="Verdana"/>
          <w:spacing w:val="-2"/>
          <w:w w:val="92"/>
          <w:sz w:val="20"/>
          <w:szCs w:val="20"/>
        </w:rPr>
        <w:t>w</w:t>
      </w:r>
      <w:r w:rsidR="00FC7FAA" w:rsidRPr="00271AAE">
        <w:rPr>
          <w:rFonts w:ascii="Verdana" w:eastAsia="MS PMincho" w:hAnsi="Verdana"/>
          <w:w w:val="92"/>
          <w:sz w:val="20"/>
          <w:szCs w:val="20"/>
        </w:rPr>
        <w:t xml:space="preserve">ell </w:t>
      </w:r>
      <w:r w:rsidR="00FC7FAA" w:rsidRPr="00271AAE">
        <w:rPr>
          <w:rFonts w:ascii="Verdana" w:eastAsia="MS PMincho" w:hAnsi="Verdana"/>
          <w:sz w:val="20"/>
          <w:szCs w:val="20"/>
        </w:rPr>
        <w:t>as</w:t>
      </w:r>
      <w:r w:rsidR="00FC7FAA" w:rsidRPr="00271AAE">
        <w:rPr>
          <w:rFonts w:ascii="Verdana" w:eastAsia="MS PMincho" w:hAnsi="Verdana"/>
          <w:spacing w:val="-13"/>
          <w:sz w:val="20"/>
          <w:szCs w:val="20"/>
        </w:rPr>
        <w:t xml:space="preserve"> </w:t>
      </w:r>
      <w:r w:rsidR="00FC7FAA" w:rsidRPr="00271AAE">
        <w:rPr>
          <w:rFonts w:ascii="Verdana" w:eastAsia="MS PMincho" w:hAnsi="Verdana"/>
          <w:sz w:val="20"/>
          <w:szCs w:val="20"/>
        </w:rPr>
        <w:t>adminis</w:t>
      </w:r>
      <w:r w:rsidR="00FC7FAA" w:rsidRPr="00271AAE">
        <w:rPr>
          <w:rFonts w:ascii="Verdana" w:eastAsia="MS PMincho" w:hAnsi="Verdana"/>
          <w:spacing w:val="-2"/>
          <w:sz w:val="20"/>
          <w:szCs w:val="20"/>
        </w:rPr>
        <w:t>t</w:t>
      </w:r>
      <w:r w:rsidR="00FC7FAA" w:rsidRPr="00271AAE">
        <w:rPr>
          <w:rFonts w:ascii="Verdana" w:eastAsia="MS PMincho" w:hAnsi="Verdana"/>
          <w:spacing w:val="-1"/>
          <w:sz w:val="20"/>
          <w:szCs w:val="20"/>
        </w:rPr>
        <w:t>e</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ing</w:t>
      </w:r>
      <w:r w:rsidR="00FC7FAA" w:rsidRPr="00271AAE">
        <w:rPr>
          <w:rFonts w:ascii="Verdana" w:eastAsia="MS PMincho" w:hAnsi="Verdana"/>
          <w:spacing w:val="6"/>
          <w:sz w:val="20"/>
          <w:szCs w:val="20"/>
        </w:rPr>
        <w:t xml:space="preserve"> </w:t>
      </w:r>
      <w:r w:rsidR="00FC7FAA" w:rsidRPr="00271AAE">
        <w:rPr>
          <w:rFonts w:ascii="Verdana" w:eastAsia="MS PMincho" w:hAnsi="Verdana"/>
          <w:sz w:val="20"/>
          <w:szCs w:val="20"/>
        </w:rPr>
        <w:t>the</w:t>
      </w:r>
      <w:r w:rsidR="00FC7FAA" w:rsidRPr="00271AAE">
        <w:rPr>
          <w:rFonts w:ascii="Verdana" w:eastAsia="MS PMincho" w:hAnsi="Verdana"/>
          <w:spacing w:val="2"/>
          <w:sz w:val="20"/>
          <w:szCs w:val="20"/>
        </w:rPr>
        <w:t xml:space="preserve"> </w:t>
      </w:r>
      <w:r w:rsidR="00FC7FAA" w:rsidRPr="00271AAE">
        <w:rPr>
          <w:rFonts w:ascii="Verdana" w:eastAsia="MS PMincho" w:hAnsi="Verdana"/>
          <w:w w:val="101"/>
          <w:sz w:val="20"/>
          <w:szCs w:val="20"/>
        </w:rPr>
        <w:t>funds</w:t>
      </w:r>
    </w:p>
    <w:p w14:paraId="7BFDD41C" w14:textId="77777777" w:rsidR="00FC7FAA" w:rsidRPr="00271AAE" w:rsidRDefault="002B522A" w:rsidP="00F00A67">
      <w:pPr>
        <w:pStyle w:val="ListParagraph"/>
        <w:numPr>
          <w:ilvl w:val="0"/>
          <w:numId w:val="26"/>
        </w:numPr>
        <w:spacing w:after="240"/>
        <w:rPr>
          <w:rFonts w:ascii="Verdana" w:hAnsi="Verdana"/>
          <w:sz w:val="20"/>
          <w:szCs w:val="20"/>
          <w:lang w:eastAsia="ar-SA"/>
        </w:rPr>
      </w:pPr>
      <w:r w:rsidRPr="00271AAE">
        <w:rPr>
          <w:rFonts w:ascii="Verdana" w:eastAsia="MS PMincho" w:hAnsi="Verdana"/>
          <w:spacing w:val="-2"/>
          <w:sz w:val="20"/>
          <w:szCs w:val="20"/>
        </w:rPr>
        <w:t>p</w:t>
      </w:r>
      <w:r w:rsidR="00FC7FAA" w:rsidRPr="00271AAE">
        <w:rPr>
          <w:rFonts w:ascii="Verdana" w:eastAsia="MS PMincho" w:hAnsi="Verdana"/>
          <w:spacing w:val="-1"/>
          <w:sz w:val="20"/>
          <w:szCs w:val="20"/>
        </w:rPr>
        <w:t>r</w:t>
      </w:r>
      <w:r w:rsidR="00FC7FAA" w:rsidRPr="00271AAE">
        <w:rPr>
          <w:rFonts w:ascii="Verdana" w:eastAsia="MS PMincho" w:hAnsi="Verdana"/>
          <w:spacing w:val="2"/>
          <w:sz w:val="20"/>
          <w:szCs w:val="20"/>
        </w:rPr>
        <w:t>odu</w:t>
      </w:r>
      <w:r w:rsidR="00FC7FAA" w:rsidRPr="00271AAE">
        <w:rPr>
          <w:rFonts w:ascii="Verdana" w:eastAsia="MS PMincho" w:hAnsi="Verdana"/>
          <w:sz w:val="20"/>
          <w:szCs w:val="20"/>
        </w:rPr>
        <w:t xml:space="preserve">ce </w:t>
      </w:r>
      <w:r w:rsidR="00FC7FAA" w:rsidRPr="00271AAE">
        <w:rPr>
          <w:rFonts w:ascii="Verdana" w:eastAsia="MS PMincho" w:hAnsi="Verdana"/>
          <w:spacing w:val="4"/>
          <w:sz w:val="20"/>
          <w:szCs w:val="20"/>
        </w:rPr>
        <w:t xml:space="preserve"> </w:t>
      </w:r>
      <w:r w:rsidR="00FC7FAA" w:rsidRPr="00271AAE">
        <w:rPr>
          <w:rFonts w:ascii="Verdana" w:eastAsia="MS PMincho" w:hAnsi="Verdana"/>
          <w:spacing w:val="2"/>
          <w:sz w:val="20"/>
          <w:szCs w:val="20"/>
        </w:rPr>
        <w:t>an</w:t>
      </w:r>
      <w:r w:rsidR="00FC7FAA" w:rsidRPr="00271AAE">
        <w:rPr>
          <w:rFonts w:ascii="Verdana" w:eastAsia="MS PMincho" w:hAnsi="Verdana"/>
          <w:sz w:val="20"/>
          <w:szCs w:val="20"/>
        </w:rPr>
        <w:t xml:space="preserve">d </w:t>
      </w:r>
      <w:r w:rsidR="00FC7FAA" w:rsidRPr="00271AAE">
        <w:rPr>
          <w:rFonts w:ascii="Verdana" w:eastAsia="MS PMincho" w:hAnsi="Verdana"/>
          <w:spacing w:val="2"/>
          <w:sz w:val="20"/>
          <w:szCs w:val="20"/>
        </w:rPr>
        <w:t xml:space="preserve"> ci</w:t>
      </w:r>
      <w:r w:rsidR="00FC7FAA" w:rsidRPr="00271AAE">
        <w:rPr>
          <w:rFonts w:ascii="Verdana" w:eastAsia="MS PMincho" w:hAnsi="Verdana"/>
          <w:spacing w:val="-1"/>
          <w:sz w:val="20"/>
          <w:szCs w:val="20"/>
        </w:rPr>
        <w:t>r</w:t>
      </w:r>
      <w:r w:rsidR="00FC7FAA" w:rsidRPr="00271AAE">
        <w:rPr>
          <w:rFonts w:ascii="Verdana" w:eastAsia="MS PMincho" w:hAnsi="Verdana"/>
          <w:spacing w:val="2"/>
          <w:sz w:val="20"/>
          <w:szCs w:val="20"/>
        </w:rPr>
        <w:t>cula</w:t>
      </w:r>
      <w:r w:rsidR="00FC7FAA" w:rsidRPr="00271AAE">
        <w:rPr>
          <w:rFonts w:ascii="Verdana" w:eastAsia="MS PMincho" w:hAnsi="Verdana"/>
          <w:sz w:val="20"/>
          <w:szCs w:val="20"/>
        </w:rPr>
        <w:t xml:space="preserve">te </w:t>
      </w:r>
      <w:r w:rsidR="00FC7FAA" w:rsidRPr="00271AAE">
        <w:rPr>
          <w:rFonts w:ascii="Verdana" w:eastAsia="MS PMincho" w:hAnsi="Verdana"/>
          <w:spacing w:val="2"/>
          <w:sz w:val="20"/>
          <w:szCs w:val="20"/>
        </w:rPr>
        <w:t>se</w:t>
      </w:r>
      <w:r w:rsidR="00FC7FAA" w:rsidRPr="00271AAE">
        <w:rPr>
          <w:rFonts w:ascii="Verdana" w:eastAsia="MS PMincho" w:hAnsi="Verdana"/>
          <w:spacing w:val="7"/>
          <w:sz w:val="20"/>
          <w:szCs w:val="20"/>
        </w:rPr>
        <w:t>r</w:t>
      </w:r>
      <w:r w:rsidR="00FC7FAA" w:rsidRPr="00271AAE">
        <w:rPr>
          <w:rFonts w:ascii="Verdana" w:eastAsia="MS PMincho" w:hAnsi="Verdana"/>
          <w:spacing w:val="6"/>
          <w:sz w:val="20"/>
          <w:szCs w:val="20"/>
        </w:rPr>
        <w:t>v</w:t>
      </w:r>
      <w:r w:rsidR="00FC7FAA" w:rsidRPr="00271AAE">
        <w:rPr>
          <w:rFonts w:ascii="Verdana" w:eastAsia="MS PMincho" w:hAnsi="Verdana"/>
          <w:spacing w:val="2"/>
          <w:sz w:val="20"/>
          <w:szCs w:val="20"/>
        </w:rPr>
        <w:t>i</w:t>
      </w:r>
      <w:r w:rsidR="00FC7FAA" w:rsidRPr="00271AAE">
        <w:rPr>
          <w:rFonts w:ascii="Verdana" w:eastAsia="MS PMincho" w:hAnsi="Verdana"/>
          <w:sz w:val="20"/>
          <w:szCs w:val="20"/>
        </w:rPr>
        <w:t xml:space="preserve">ce </w:t>
      </w:r>
      <w:r w:rsidR="00FC7FAA" w:rsidRPr="00271AAE">
        <w:rPr>
          <w:rFonts w:ascii="Verdana" w:eastAsia="MS PMincho" w:hAnsi="Verdana"/>
          <w:spacing w:val="1"/>
          <w:sz w:val="20"/>
          <w:szCs w:val="20"/>
        </w:rPr>
        <w:t>c</w:t>
      </w:r>
      <w:r w:rsidR="00FC7FAA" w:rsidRPr="00271AAE">
        <w:rPr>
          <w:rFonts w:ascii="Verdana" w:eastAsia="MS PMincho" w:hAnsi="Verdana"/>
          <w:spacing w:val="2"/>
          <w:sz w:val="20"/>
          <w:szCs w:val="20"/>
        </w:rPr>
        <w:t>harg</w:t>
      </w:r>
      <w:r w:rsidR="00FC7FAA" w:rsidRPr="00271AAE">
        <w:rPr>
          <w:rFonts w:ascii="Verdana" w:eastAsia="MS PMincho" w:hAnsi="Verdana"/>
          <w:sz w:val="20"/>
          <w:szCs w:val="20"/>
        </w:rPr>
        <w:t xml:space="preserve">e </w:t>
      </w:r>
      <w:r w:rsidR="00FC7FAA" w:rsidRPr="00271AAE">
        <w:rPr>
          <w:rFonts w:ascii="Verdana" w:eastAsia="MS PMincho" w:hAnsi="Verdana"/>
          <w:spacing w:val="2"/>
          <w:sz w:val="20"/>
          <w:szCs w:val="20"/>
        </w:rPr>
        <w:t>a</w:t>
      </w:r>
      <w:r w:rsidR="00FC7FAA" w:rsidRPr="00271AAE">
        <w:rPr>
          <w:rFonts w:ascii="Verdana" w:eastAsia="MS PMincho" w:hAnsi="Verdana"/>
          <w:sz w:val="20"/>
          <w:szCs w:val="20"/>
        </w:rPr>
        <w:t>c</w:t>
      </w:r>
      <w:r w:rsidR="00FC7FAA" w:rsidRPr="00271AAE">
        <w:rPr>
          <w:rFonts w:ascii="Verdana" w:eastAsia="MS PMincho" w:hAnsi="Verdana"/>
          <w:spacing w:val="-1"/>
          <w:sz w:val="20"/>
          <w:szCs w:val="20"/>
        </w:rPr>
        <w:t>c</w:t>
      </w:r>
      <w:r w:rsidR="00FC7FAA" w:rsidRPr="00271AAE">
        <w:rPr>
          <w:rFonts w:ascii="Verdana" w:eastAsia="MS PMincho" w:hAnsi="Verdana"/>
          <w:spacing w:val="2"/>
          <w:sz w:val="20"/>
          <w:szCs w:val="20"/>
        </w:rPr>
        <w:t>ount</w:t>
      </w:r>
      <w:r w:rsidR="00FC7FAA" w:rsidRPr="00271AAE">
        <w:rPr>
          <w:rFonts w:ascii="Verdana" w:eastAsia="MS PMincho" w:hAnsi="Verdana"/>
          <w:sz w:val="20"/>
          <w:szCs w:val="20"/>
        </w:rPr>
        <w:t xml:space="preserve">s </w:t>
      </w:r>
      <w:r w:rsidR="00622FAB" w:rsidRPr="00271AAE">
        <w:rPr>
          <w:rFonts w:ascii="Verdana" w:eastAsia="MS PMincho" w:hAnsi="Verdana"/>
          <w:sz w:val="20"/>
          <w:szCs w:val="20"/>
        </w:rPr>
        <w:t>that comply with TECH 0</w:t>
      </w:r>
      <w:r w:rsidR="00E07650" w:rsidRPr="00271AAE">
        <w:rPr>
          <w:rFonts w:ascii="Verdana" w:eastAsia="MS PMincho" w:hAnsi="Verdana"/>
          <w:sz w:val="20"/>
          <w:szCs w:val="20"/>
        </w:rPr>
        <w:t>3</w:t>
      </w:r>
      <w:r w:rsidR="00622FAB" w:rsidRPr="00271AAE">
        <w:rPr>
          <w:rFonts w:ascii="Verdana" w:eastAsia="MS PMincho" w:hAnsi="Verdana"/>
          <w:sz w:val="20"/>
          <w:szCs w:val="20"/>
        </w:rPr>
        <w:t>/11</w:t>
      </w:r>
      <w:r w:rsidR="00E07650" w:rsidRPr="00271AAE">
        <w:rPr>
          <w:rFonts w:ascii="Verdana" w:eastAsia="MS PMincho" w:hAnsi="Verdana"/>
          <w:sz w:val="20"/>
          <w:szCs w:val="20"/>
        </w:rPr>
        <w:t xml:space="preserve"> </w:t>
      </w:r>
      <w:r w:rsidR="00FC7FAA" w:rsidRPr="00271AAE">
        <w:rPr>
          <w:rFonts w:ascii="Verdana" w:eastAsia="MS PMincho" w:hAnsi="Verdana"/>
          <w:spacing w:val="2"/>
          <w:sz w:val="20"/>
          <w:szCs w:val="20"/>
        </w:rPr>
        <w:t>an</w:t>
      </w:r>
      <w:r w:rsidR="00FC7FAA" w:rsidRPr="00271AAE">
        <w:rPr>
          <w:rFonts w:ascii="Verdana" w:eastAsia="MS PMincho" w:hAnsi="Verdana"/>
          <w:sz w:val="20"/>
          <w:szCs w:val="20"/>
        </w:rPr>
        <w:t xml:space="preserve">d </w:t>
      </w:r>
      <w:r w:rsidR="00FC7FAA" w:rsidRPr="00271AAE">
        <w:rPr>
          <w:rFonts w:ascii="Verdana" w:eastAsia="MS PMincho" w:hAnsi="Verdana"/>
          <w:spacing w:val="2"/>
          <w:sz w:val="20"/>
          <w:szCs w:val="20"/>
        </w:rPr>
        <w:t xml:space="preserve"> supply</w:t>
      </w:r>
      <w:r w:rsidR="00FC7FAA" w:rsidRPr="00271AAE">
        <w:rPr>
          <w:rFonts w:ascii="Verdana" w:eastAsia="MS PMincho" w:hAnsi="Verdana"/>
          <w:spacing w:val="-5"/>
          <w:sz w:val="20"/>
          <w:szCs w:val="20"/>
        </w:rPr>
        <w:t xml:space="preserve"> </w:t>
      </w:r>
      <w:r w:rsidR="00FC7FAA" w:rsidRPr="00271AAE">
        <w:rPr>
          <w:rFonts w:ascii="Verdana" w:eastAsia="MS PMincho" w:hAnsi="Verdana"/>
          <w:w w:val="102"/>
          <w:sz w:val="20"/>
          <w:szCs w:val="20"/>
        </w:rPr>
        <w:t>info</w:t>
      </w:r>
      <w:r w:rsidR="00FC7FAA" w:rsidRPr="00271AAE">
        <w:rPr>
          <w:rFonts w:ascii="Verdana" w:eastAsia="MS PMincho" w:hAnsi="Verdana"/>
          <w:spacing w:val="2"/>
          <w:w w:val="102"/>
          <w:sz w:val="20"/>
          <w:szCs w:val="20"/>
        </w:rPr>
        <w:t>r</w:t>
      </w:r>
      <w:r w:rsidR="00FC7FAA" w:rsidRPr="00271AAE">
        <w:rPr>
          <w:rFonts w:ascii="Verdana" w:eastAsia="MS PMincho" w:hAnsi="Verdana"/>
          <w:w w:val="104"/>
          <w:sz w:val="20"/>
          <w:szCs w:val="20"/>
        </w:rPr>
        <w:t>mation</w:t>
      </w:r>
      <w:r w:rsidR="00FC7FAA" w:rsidRPr="00271AAE">
        <w:rPr>
          <w:rFonts w:ascii="Verdana" w:eastAsia="MS PMincho" w:hAnsi="Verdana"/>
          <w:spacing w:val="5"/>
          <w:sz w:val="20"/>
          <w:szCs w:val="20"/>
        </w:rPr>
        <w:t xml:space="preserve"> </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o</w:t>
      </w:r>
      <w:r w:rsidR="00FC7FAA" w:rsidRPr="00271AAE">
        <w:rPr>
          <w:rFonts w:ascii="Verdana" w:eastAsia="MS PMincho" w:hAnsi="Verdana"/>
          <w:spacing w:val="14"/>
          <w:sz w:val="20"/>
          <w:szCs w:val="20"/>
        </w:rPr>
        <w:t xml:space="preserve"> </w:t>
      </w:r>
      <w:r w:rsidR="00281F6E" w:rsidRPr="00271AAE">
        <w:rPr>
          <w:rFonts w:ascii="Verdana" w:eastAsia="MS PMincho" w:hAnsi="Verdana"/>
          <w:sz w:val="20"/>
          <w:szCs w:val="20"/>
        </w:rPr>
        <w:t>leaseholder</w:t>
      </w:r>
      <w:r w:rsidR="00FC7FAA" w:rsidRPr="00271AAE">
        <w:rPr>
          <w:rFonts w:ascii="Verdana" w:eastAsia="MS PMincho" w:hAnsi="Verdana"/>
          <w:sz w:val="20"/>
          <w:szCs w:val="20"/>
        </w:rPr>
        <w:t>s</w:t>
      </w:r>
      <w:r w:rsidR="00FC7FAA" w:rsidRPr="00271AAE">
        <w:rPr>
          <w:rFonts w:ascii="Verdana" w:eastAsia="MS PMincho" w:hAnsi="Verdana"/>
          <w:spacing w:val="18"/>
          <w:sz w:val="20"/>
          <w:szCs w:val="20"/>
        </w:rPr>
        <w:t xml:space="preserve"> </w:t>
      </w:r>
      <w:r w:rsidR="00FC7FAA" w:rsidRPr="00271AAE">
        <w:rPr>
          <w:rFonts w:ascii="Verdana" w:eastAsia="MS PMincho" w:hAnsi="Verdana"/>
          <w:sz w:val="20"/>
          <w:szCs w:val="20"/>
        </w:rPr>
        <w:t>and</w:t>
      </w:r>
      <w:r w:rsidR="00FC7FAA" w:rsidRPr="00271AAE">
        <w:rPr>
          <w:rFonts w:ascii="Verdana" w:eastAsia="MS PMincho" w:hAnsi="Verdana"/>
          <w:spacing w:val="17"/>
          <w:sz w:val="20"/>
          <w:szCs w:val="20"/>
        </w:rPr>
        <w:t xml:space="preserve"> </w:t>
      </w:r>
      <w:r w:rsidR="00FC7FAA" w:rsidRPr="00271AAE">
        <w:rPr>
          <w:rFonts w:ascii="Verdana" w:eastAsia="MS PMincho" w:hAnsi="Verdana"/>
          <w:sz w:val="20"/>
          <w:szCs w:val="20"/>
        </w:rPr>
        <w:t>a</w:t>
      </w:r>
      <w:r w:rsidR="00FC7FAA" w:rsidRPr="00271AAE">
        <w:rPr>
          <w:rFonts w:ascii="Verdana" w:eastAsia="MS PMincho" w:hAnsi="Verdana"/>
          <w:spacing w:val="-6"/>
          <w:sz w:val="20"/>
          <w:szCs w:val="20"/>
        </w:rPr>
        <w:t>n</w:t>
      </w:r>
      <w:r w:rsidR="00FC7FAA" w:rsidRPr="00271AAE">
        <w:rPr>
          <w:rFonts w:ascii="Verdana" w:eastAsia="MS PMincho" w:hAnsi="Verdana"/>
          <w:sz w:val="20"/>
          <w:szCs w:val="20"/>
        </w:rPr>
        <w:t>y</w:t>
      </w:r>
      <w:r w:rsidR="00FC7FAA" w:rsidRPr="00271AAE">
        <w:rPr>
          <w:rFonts w:ascii="Verdana" w:eastAsia="MS PMincho" w:hAnsi="Verdana"/>
          <w:spacing w:val="-2"/>
          <w:sz w:val="20"/>
          <w:szCs w:val="20"/>
        </w:rPr>
        <w:t xml:space="preserve"> </w:t>
      </w:r>
      <w:r w:rsidR="00FC7FAA" w:rsidRPr="00271AAE">
        <w:rPr>
          <w:rFonts w:ascii="Verdana" w:eastAsia="MS PMincho" w:hAnsi="Verdana"/>
          <w:spacing w:val="-3"/>
          <w:w w:val="110"/>
          <w:sz w:val="20"/>
          <w:szCs w:val="20"/>
        </w:rPr>
        <w:t>r</w:t>
      </w:r>
      <w:r w:rsidR="00FC7FAA" w:rsidRPr="00271AAE">
        <w:rPr>
          <w:rFonts w:ascii="Verdana" w:eastAsia="MS PMincho" w:hAnsi="Verdana"/>
          <w:w w:val="99"/>
          <w:sz w:val="20"/>
          <w:szCs w:val="20"/>
        </w:rPr>
        <w:t>esident</w:t>
      </w:r>
      <w:r w:rsidR="00FC7FAA" w:rsidRPr="00271AAE">
        <w:rPr>
          <w:rFonts w:ascii="Verdana" w:eastAsia="MS PMincho" w:hAnsi="Verdana"/>
          <w:spacing w:val="-5"/>
          <w:w w:val="99"/>
          <w:sz w:val="20"/>
          <w:szCs w:val="20"/>
        </w:rPr>
        <w:t>s</w:t>
      </w:r>
      <w:r w:rsidR="00FC7FAA" w:rsidRPr="00271AAE">
        <w:rPr>
          <w:rFonts w:ascii="Verdana" w:eastAsia="MS PMincho" w:hAnsi="Verdana"/>
          <w:w w:val="73"/>
          <w:sz w:val="20"/>
          <w:szCs w:val="20"/>
        </w:rPr>
        <w:t>’</w:t>
      </w:r>
      <w:r w:rsidR="00FC7FAA" w:rsidRPr="00271AAE">
        <w:rPr>
          <w:rFonts w:ascii="Verdana" w:eastAsia="MS PMincho" w:hAnsi="Verdana"/>
          <w:spacing w:val="-6"/>
          <w:sz w:val="20"/>
          <w:szCs w:val="20"/>
        </w:rPr>
        <w:t xml:space="preserve"> </w:t>
      </w:r>
      <w:r w:rsidR="00FC7FAA" w:rsidRPr="00271AAE">
        <w:rPr>
          <w:rFonts w:ascii="Verdana" w:eastAsia="MS PMincho" w:hAnsi="Verdana"/>
          <w:sz w:val="20"/>
          <w:szCs w:val="20"/>
        </w:rPr>
        <w:t>association,</w:t>
      </w:r>
      <w:r w:rsidR="00FC7FAA" w:rsidRPr="00271AAE">
        <w:rPr>
          <w:rFonts w:ascii="Verdana" w:eastAsia="MS PMincho" w:hAnsi="Verdana"/>
          <w:spacing w:val="-11"/>
          <w:sz w:val="20"/>
          <w:szCs w:val="20"/>
        </w:rPr>
        <w:t xml:space="preserve"> </w:t>
      </w:r>
      <w:r w:rsidR="00FC7FAA" w:rsidRPr="00271AAE">
        <w:rPr>
          <w:rFonts w:ascii="Verdana" w:eastAsia="MS PMincho" w:hAnsi="Verdana"/>
          <w:sz w:val="20"/>
          <w:szCs w:val="20"/>
        </w:rPr>
        <w:t>liaising</w:t>
      </w:r>
      <w:r w:rsidR="00FC7FAA" w:rsidRPr="00271AAE">
        <w:rPr>
          <w:rFonts w:ascii="Verdana" w:eastAsia="MS PMincho" w:hAnsi="Verdana"/>
          <w:spacing w:val="-19"/>
          <w:sz w:val="20"/>
          <w:szCs w:val="20"/>
        </w:rPr>
        <w:t xml:space="preserve"> </w:t>
      </w:r>
      <w:r w:rsidR="00FC7FAA" w:rsidRPr="00271AAE">
        <w:rPr>
          <w:rFonts w:ascii="Verdana" w:eastAsia="MS PMincho" w:hAnsi="Verdana"/>
          <w:spacing w:val="4"/>
          <w:sz w:val="20"/>
          <w:szCs w:val="20"/>
        </w:rPr>
        <w:t>w</w:t>
      </w:r>
      <w:r w:rsidR="00FC7FAA" w:rsidRPr="00271AAE">
        <w:rPr>
          <w:rFonts w:ascii="Verdana" w:eastAsia="MS PMincho" w:hAnsi="Verdana"/>
          <w:sz w:val="20"/>
          <w:szCs w:val="20"/>
        </w:rPr>
        <w:t>ith and</w:t>
      </w:r>
      <w:r w:rsidR="00FC7FAA" w:rsidRPr="00271AAE">
        <w:rPr>
          <w:rFonts w:ascii="Verdana" w:eastAsia="MS PMincho" w:hAnsi="Verdana"/>
          <w:spacing w:val="7"/>
          <w:sz w:val="20"/>
          <w:szCs w:val="20"/>
        </w:rPr>
        <w:t xml:space="preserve"> </w:t>
      </w:r>
      <w:r w:rsidR="00FC7FAA" w:rsidRPr="00271AAE">
        <w:rPr>
          <w:rFonts w:ascii="Verdana" w:eastAsia="MS PMincho" w:hAnsi="Verdana"/>
          <w:w w:val="107"/>
          <w:sz w:val="20"/>
          <w:szCs w:val="20"/>
        </w:rPr>
        <w:t>p</w:t>
      </w:r>
      <w:r w:rsidR="00FC7FAA" w:rsidRPr="00271AAE">
        <w:rPr>
          <w:rFonts w:ascii="Verdana" w:eastAsia="MS PMincho" w:hAnsi="Verdana"/>
          <w:spacing w:val="-3"/>
          <w:w w:val="107"/>
          <w:sz w:val="20"/>
          <w:szCs w:val="20"/>
        </w:rPr>
        <w:t>r</w:t>
      </w:r>
      <w:r w:rsidR="00FC7FAA" w:rsidRPr="00271AAE">
        <w:rPr>
          <w:rFonts w:ascii="Verdana" w:eastAsia="MS PMincho" w:hAnsi="Verdana"/>
          <w:spacing w:val="-3"/>
          <w:w w:val="103"/>
          <w:sz w:val="20"/>
          <w:szCs w:val="20"/>
        </w:rPr>
        <w:t>o</w:t>
      </w:r>
      <w:r w:rsidR="00FC7FAA" w:rsidRPr="00271AAE">
        <w:rPr>
          <w:rFonts w:ascii="Verdana" w:eastAsia="MS PMincho" w:hAnsi="Verdana"/>
          <w:spacing w:val="4"/>
          <w:w w:val="91"/>
          <w:sz w:val="20"/>
          <w:szCs w:val="20"/>
        </w:rPr>
        <w:t>v</w:t>
      </w:r>
      <w:r w:rsidR="00FC7FAA" w:rsidRPr="00271AAE">
        <w:rPr>
          <w:rFonts w:ascii="Verdana" w:eastAsia="MS PMincho" w:hAnsi="Verdana"/>
          <w:sz w:val="20"/>
          <w:szCs w:val="20"/>
        </w:rPr>
        <w:t>iding</w:t>
      </w:r>
      <w:r w:rsidR="00FC7FAA" w:rsidRPr="00271AAE">
        <w:rPr>
          <w:rFonts w:ascii="Verdana" w:eastAsia="MS PMincho" w:hAnsi="Verdana"/>
          <w:spacing w:val="-5"/>
          <w:sz w:val="20"/>
          <w:szCs w:val="20"/>
        </w:rPr>
        <w:t xml:space="preserve"> </w:t>
      </w:r>
      <w:r w:rsidR="00FC7FAA" w:rsidRPr="00271AAE">
        <w:rPr>
          <w:rFonts w:ascii="Verdana" w:eastAsia="MS PMincho" w:hAnsi="Verdana"/>
          <w:w w:val="102"/>
          <w:sz w:val="20"/>
          <w:szCs w:val="20"/>
        </w:rPr>
        <w:t>info</w:t>
      </w:r>
      <w:r w:rsidR="00FC7FAA" w:rsidRPr="00271AAE">
        <w:rPr>
          <w:rFonts w:ascii="Verdana" w:eastAsia="MS PMincho" w:hAnsi="Verdana"/>
          <w:spacing w:val="2"/>
          <w:w w:val="102"/>
          <w:sz w:val="20"/>
          <w:szCs w:val="20"/>
        </w:rPr>
        <w:t>r</w:t>
      </w:r>
      <w:r w:rsidR="00FC7FAA" w:rsidRPr="00271AAE">
        <w:rPr>
          <w:rFonts w:ascii="Verdana" w:eastAsia="MS PMincho" w:hAnsi="Verdana"/>
          <w:w w:val="104"/>
          <w:sz w:val="20"/>
          <w:szCs w:val="20"/>
        </w:rPr>
        <w:t>mation</w:t>
      </w:r>
      <w:r w:rsidR="00FC7FAA" w:rsidRPr="00271AAE">
        <w:rPr>
          <w:rFonts w:ascii="Verdana" w:eastAsia="MS PMincho" w:hAnsi="Verdana"/>
          <w:spacing w:val="-5"/>
          <w:sz w:val="20"/>
          <w:szCs w:val="20"/>
        </w:rPr>
        <w:t xml:space="preserve"> </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o</w:t>
      </w:r>
      <w:r w:rsidR="00FC7FAA" w:rsidRPr="00271AAE">
        <w:rPr>
          <w:rFonts w:ascii="Verdana" w:eastAsia="MS PMincho" w:hAnsi="Verdana"/>
          <w:spacing w:val="4"/>
          <w:sz w:val="20"/>
          <w:szCs w:val="20"/>
        </w:rPr>
        <w:t xml:space="preserve"> </w:t>
      </w:r>
      <w:r w:rsidR="00FC7FAA" w:rsidRPr="00271AAE">
        <w:rPr>
          <w:rFonts w:ascii="Verdana" w:eastAsia="MS PMincho" w:hAnsi="Verdana"/>
          <w:sz w:val="20"/>
          <w:szCs w:val="20"/>
        </w:rPr>
        <w:t>a</w:t>
      </w:r>
      <w:r w:rsidR="00FC7FAA" w:rsidRPr="00271AAE">
        <w:rPr>
          <w:rFonts w:ascii="Verdana" w:eastAsia="MS PMincho" w:hAnsi="Verdana"/>
          <w:spacing w:val="-3"/>
          <w:sz w:val="20"/>
          <w:szCs w:val="20"/>
        </w:rPr>
        <w:t>cc</w:t>
      </w:r>
      <w:r w:rsidR="00FC7FAA" w:rsidRPr="00271AAE">
        <w:rPr>
          <w:rFonts w:ascii="Verdana" w:eastAsia="MS PMincho" w:hAnsi="Verdana"/>
          <w:sz w:val="20"/>
          <w:szCs w:val="20"/>
        </w:rPr>
        <w:t>ountants</w:t>
      </w:r>
      <w:r w:rsidR="00FC7FAA" w:rsidRPr="00271AAE">
        <w:rPr>
          <w:rFonts w:ascii="Verdana" w:eastAsia="MS PMincho" w:hAnsi="Verdana"/>
          <w:spacing w:val="20"/>
          <w:sz w:val="20"/>
          <w:szCs w:val="20"/>
        </w:rPr>
        <w:t xml:space="preserve"> </w:t>
      </w:r>
      <w:r w:rsidR="00FC7FAA" w:rsidRPr="00271AAE">
        <w:rPr>
          <w:rFonts w:ascii="Verdana" w:eastAsia="MS PMincho" w:hAnsi="Verdana"/>
          <w:sz w:val="20"/>
          <w:szCs w:val="20"/>
        </w:rPr>
        <w:t>whe</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w:t>
      </w:r>
      <w:r w:rsidR="00FC7FAA" w:rsidRPr="00271AAE">
        <w:rPr>
          <w:rFonts w:ascii="Verdana" w:eastAsia="MS PMincho" w:hAnsi="Verdana"/>
          <w:spacing w:val="-10"/>
          <w:sz w:val="20"/>
          <w:szCs w:val="20"/>
        </w:rPr>
        <w:t xml:space="preserve"> </w:t>
      </w:r>
      <w:r w:rsidR="00FC7FAA" w:rsidRPr="00271AAE">
        <w:rPr>
          <w:rFonts w:ascii="Verdana" w:eastAsia="MS PMincho" w:hAnsi="Verdana"/>
          <w:spacing w:val="-3"/>
          <w:w w:val="110"/>
          <w:sz w:val="20"/>
          <w:szCs w:val="20"/>
        </w:rPr>
        <w:t>r</w:t>
      </w:r>
      <w:r w:rsidR="00FC7FAA" w:rsidRPr="00271AAE">
        <w:rPr>
          <w:rFonts w:ascii="Verdana" w:eastAsia="MS PMincho" w:hAnsi="Verdana"/>
          <w:w w:val="94"/>
          <w:sz w:val="20"/>
          <w:szCs w:val="20"/>
        </w:rPr>
        <w:t>e</w:t>
      </w:r>
      <w:r w:rsidR="00FC7FAA" w:rsidRPr="00271AAE">
        <w:rPr>
          <w:rFonts w:ascii="Verdana" w:eastAsia="MS PMincho" w:hAnsi="Verdana"/>
          <w:w w:val="104"/>
          <w:sz w:val="20"/>
          <w:szCs w:val="20"/>
        </w:rPr>
        <w:t>qui</w:t>
      </w:r>
      <w:r w:rsidR="00FC7FAA" w:rsidRPr="00271AAE">
        <w:rPr>
          <w:rFonts w:ascii="Verdana" w:eastAsia="MS PMincho" w:hAnsi="Verdana"/>
          <w:spacing w:val="-3"/>
          <w:w w:val="104"/>
          <w:sz w:val="20"/>
          <w:szCs w:val="20"/>
        </w:rPr>
        <w:t>r</w:t>
      </w:r>
      <w:r w:rsidR="00FC7FAA" w:rsidRPr="00271AAE">
        <w:rPr>
          <w:rFonts w:ascii="Verdana" w:eastAsia="MS PMincho" w:hAnsi="Verdana"/>
          <w:w w:val="99"/>
          <w:sz w:val="20"/>
          <w:szCs w:val="20"/>
        </w:rPr>
        <w:t>ed</w:t>
      </w:r>
    </w:p>
    <w:p w14:paraId="53BF2EE1" w14:textId="77777777" w:rsidR="00FC7FAA" w:rsidRPr="00271AAE" w:rsidRDefault="00B439ED" w:rsidP="00F00A67">
      <w:pPr>
        <w:pStyle w:val="ListParagraph"/>
        <w:numPr>
          <w:ilvl w:val="0"/>
          <w:numId w:val="26"/>
        </w:numPr>
        <w:spacing w:after="240"/>
        <w:rPr>
          <w:rFonts w:ascii="Verdana" w:hAnsi="Verdana"/>
          <w:sz w:val="20"/>
          <w:szCs w:val="20"/>
          <w:lang w:eastAsia="ar-SA"/>
        </w:rPr>
      </w:pPr>
      <w:r w:rsidRPr="00271AAE">
        <w:rPr>
          <w:rFonts w:ascii="Verdana" w:eastAsia="MS PMincho" w:hAnsi="Verdana"/>
          <w:spacing w:val="-3"/>
          <w:sz w:val="20"/>
          <w:szCs w:val="20"/>
        </w:rPr>
        <w:t>a</w:t>
      </w:r>
      <w:r w:rsidR="00FC7FAA" w:rsidRPr="00271AAE">
        <w:rPr>
          <w:rFonts w:ascii="Verdana" w:eastAsia="MS PMincho" w:hAnsi="Verdana"/>
          <w:spacing w:val="2"/>
          <w:sz w:val="20"/>
          <w:szCs w:val="20"/>
        </w:rPr>
        <w:t>dminis</w:t>
      </w:r>
      <w:r w:rsidR="00FC7FAA" w:rsidRPr="00271AAE">
        <w:rPr>
          <w:rFonts w:ascii="Verdana" w:eastAsia="MS PMincho" w:hAnsi="Verdana"/>
          <w:sz w:val="20"/>
          <w:szCs w:val="20"/>
        </w:rPr>
        <w:t>t</w:t>
      </w:r>
      <w:r w:rsidR="00FC7FAA" w:rsidRPr="00271AAE">
        <w:rPr>
          <w:rFonts w:ascii="Verdana" w:eastAsia="MS PMincho" w:hAnsi="Verdana"/>
          <w:spacing w:val="1"/>
          <w:sz w:val="20"/>
          <w:szCs w:val="20"/>
        </w:rPr>
        <w:t>e</w:t>
      </w:r>
      <w:r w:rsidR="00FC7FAA" w:rsidRPr="00271AAE">
        <w:rPr>
          <w:rFonts w:ascii="Verdana" w:eastAsia="MS PMincho" w:hAnsi="Verdana"/>
          <w:sz w:val="20"/>
          <w:szCs w:val="20"/>
        </w:rPr>
        <w:t xml:space="preserve">r </w:t>
      </w:r>
      <w:r w:rsidR="00FC7FAA" w:rsidRPr="00271AAE">
        <w:rPr>
          <w:rFonts w:ascii="Verdana" w:eastAsia="MS PMincho" w:hAnsi="Verdana"/>
          <w:spacing w:val="2"/>
          <w:sz w:val="20"/>
          <w:szCs w:val="20"/>
        </w:rPr>
        <w:t>buildin</w:t>
      </w:r>
      <w:r w:rsidR="00FC7FAA" w:rsidRPr="00271AAE">
        <w:rPr>
          <w:rFonts w:ascii="Verdana" w:eastAsia="MS PMincho" w:hAnsi="Verdana"/>
          <w:sz w:val="20"/>
          <w:szCs w:val="20"/>
        </w:rPr>
        <w:t xml:space="preserve">g </w:t>
      </w:r>
      <w:r w:rsidR="00FC7FAA" w:rsidRPr="00271AAE">
        <w:rPr>
          <w:rFonts w:ascii="Verdana" w:eastAsia="MS PMincho" w:hAnsi="Verdana"/>
          <w:spacing w:val="2"/>
          <w:sz w:val="20"/>
          <w:szCs w:val="20"/>
        </w:rPr>
        <w:t>an</w:t>
      </w:r>
      <w:r w:rsidR="00FC7FAA" w:rsidRPr="00271AAE">
        <w:rPr>
          <w:rFonts w:ascii="Verdana" w:eastAsia="MS PMincho" w:hAnsi="Verdana"/>
          <w:sz w:val="20"/>
          <w:szCs w:val="20"/>
        </w:rPr>
        <w:t xml:space="preserve">d </w:t>
      </w:r>
      <w:r w:rsidR="00FC7FAA" w:rsidRPr="00271AAE">
        <w:rPr>
          <w:rFonts w:ascii="Verdana" w:eastAsia="MS PMincho" w:hAnsi="Verdana"/>
          <w:spacing w:val="2"/>
          <w:sz w:val="20"/>
          <w:szCs w:val="20"/>
        </w:rPr>
        <w:t>othe</w:t>
      </w:r>
      <w:r w:rsidR="00FC7FAA" w:rsidRPr="00271AAE">
        <w:rPr>
          <w:rFonts w:ascii="Verdana" w:eastAsia="MS PMincho" w:hAnsi="Verdana"/>
          <w:sz w:val="20"/>
          <w:szCs w:val="20"/>
        </w:rPr>
        <w:t xml:space="preserve">r </w:t>
      </w:r>
      <w:r w:rsidR="00FC7FAA" w:rsidRPr="00271AAE">
        <w:rPr>
          <w:rFonts w:ascii="Verdana" w:eastAsia="MS PMincho" w:hAnsi="Verdana"/>
          <w:spacing w:val="2"/>
          <w:sz w:val="20"/>
          <w:szCs w:val="20"/>
        </w:rPr>
        <w:t>insu</w:t>
      </w:r>
      <w:r w:rsidR="00FC7FAA" w:rsidRPr="00271AAE">
        <w:rPr>
          <w:rFonts w:ascii="Verdana" w:eastAsia="MS PMincho" w:hAnsi="Verdana"/>
          <w:spacing w:val="4"/>
          <w:sz w:val="20"/>
          <w:szCs w:val="20"/>
        </w:rPr>
        <w:t>r</w:t>
      </w:r>
      <w:r w:rsidR="00FC7FAA" w:rsidRPr="00271AAE">
        <w:rPr>
          <w:rFonts w:ascii="Verdana" w:eastAsia="MS PMincho" w:hAnsi="Verdana"/>
          <w:spacing w:val="2"/>
          <w:sz w:val="20"/>
          <w:szCs w:val="20"/>
        </w:rPr>
        <w:t>an</w:t>
      </w:r>
      <w:r w:rsidR="00FC7FAA" w:rsidRPr="00271AAE">
        <w:rPr>
          <w:rFonts w:ascii="Verdana" w:eastAsia="MS PMincho" w:hAnsi="Verdana"/>
          <w:sz w:val="20"/>
          <w:szCs w:val="20"/>
        </w:rPr>
        <w:t xml:space="preserve">ce </w:t>
      </w:r>
      <w:r w:rsidR="00FC7FAA" w:rsidRPr="00271AAE">
        <w:rPr>
          <w:rFonts w:ascii="Verdana" w:eastAsia="MS PMincho" w:hAnsi="Verdana"/>
          <w:spacing w:val="2"/>
          <w:sz w:val="20"/>
          <w:szCs w:val="20"/>
        </w:rPr>
        <w:t>i</w:t>
      </w:r>
      <w:r w:rsidR="00FC7FAA" w:rsidRPr="00271AAE">
        <w:rPr>
          <w:rFonts w:ascii="Verdana" w:eastAsia="MS PMincho" w:hAnsi="Verdana"/>
          <w:sz w:val="20"/>
          <w:szCs w:val="20"/>
        </w:rPr>
        <w:t xml:space="preserve">f </w:t>
      </w:r>
      <w:r w:rsidR="00FC7FAA" w:rsidRPr="00271AAE">
        <w:rPr>
          <w:rFonts w:ascii="Verdana" w:eastAsia="MS PMincho" w:hAnsi="Verdana"/>
          <w:spacing w:val="2"/>
          <w:sz w:val="20"/>
          <w:szCs w:val="20"/>
        </w:rPr>
        <w:t>ins</w:t>
      </w:r>
      <w:r w:rsidR="00FC7FAA" w:rsidRPr="00271AAE">
        <w:rPr>
          <w:rFonts w:ascii="Verdana" w:eastAsia="MS PMincho" w:hAnsi="Verdana"/>
          <w:spacing w:val="4"/>
          <w:sz w:val="20"/>
          <w:szCs w:val="20"/>
        </w:rPr>
        <w:t>tr</w:t>
      </w:r>
      <w:r w:rsidR="00FC7FAA" w:rsidRPr="00271AAE">
        <w:rPr>
          <w:rFonts w:ascii="Verdana" w:eastAsia="MS PMincho" w:hAnsi="Verdana"/>
          <w:spacing w:val="2"/>
          <w:sz w:val="20"/>
          <w:szCs w:val="20"/>
        </w:rPr>
        <w:t>uc</w:t>
      </w:r>
      <w:r w:rsidR="00FC7FAA" w:rsidRPr="00271AAE">
        <w:rPr>
          <w:rFonts w:ascii="Verdana" w:eastAsia="MS PMincho" w:hAnsi="Verdana"/>
          <w:sz w:val="20"/>
          <w:szCs w:val="20"/>
        </w:rPr>
        <w:t>t</w:t>
      </w:r>
      <w:r w:rsidR="00FC7FAA" w:rsidRPr="00271AAE">
        <w:rPr>
          <w:rFonts w:ascii="Verdana" w:eastAsia="MS PMincho" w:hAnsi="Verdana"/>
          <w:spacing w:val="3"/>
          <w:sz w:val="20"/>
          <w:szCs w:val="20"/>
        </w:rPr>
        <w:t>e</w:t>
      </w:r>
      <w:r w:rsidR="00FC7FAA" w:rsidRPr="00271AAE">
        <w:rPr>
          <w:rFonts w:ascii="Verdana" w:eastAsia="MS PMincho" w:hAnsi="Verdana"/>
          <w:sz w:val="20"/>
          <w:szCs w:val="20"/>
        </w:rPr>
        <w:t xml:space="preserve">d </w:t>
      </w:r>
      <w:r w:rsidR="00FC7FAA" w:rsidRPr="00271AAE">
        <w:rPr>
          <w:rFonts w:ascii="Verdana" w:eastAsia="MS PMincho" w:hAnsi="Verdana"/>
          <w:spacing w:val="2"/>
          <w:sz w:val="20"/>
          <w:szCs w:val="20"/>
        </w:rPr>
        <w:t>and</w:t>
      </w:r>
      <w:r w:rsidR="00FC7FAA" w:rsidRPr="00271AAE">
        <w:rPr>
          <w:rFonts w:ascii="Verdana" w:eastAsia="MS PMincho" w:hAnsi="Verdana"/>
          <w:sz w:val="20"/>
          <w:szCs w:val="20"/>
        </w:rPr>
        <w:t xml:space="preserve"> </w:t>
      </w:r>
      <w:r w:rsidR="00FC7FAA" w:rsidRPr="00271AAE">
        <w:rPr>
          <w:rFonts w:ascii="Verdana" w:eastAsia="MS PMincho" w:hAnsi="Verdana"/>
          <w:w w:val="105"/>
          <w:sz w:val="20"/>
          <w:szCs w:val="20"/>
        </w:rPr>
        <w:t>autho</w:t>
      </w:r>
      <w:r w:rsidR="00FC7FAA" w:rsidRPr="00271AAE">
        <w:rPr>
          <w:rFonts w:ascii="Verdana" w:eastAsia="MS PMincho" w:hAnsi="Verdana"/>
          <w:spacing w:val="3"/>
          <w:w w:val="105"/>
          <w:sz w:val="20"/>
          <w:szCs w:val="20"/>
        </w:rPr>
        <w:t>r</w:t>
      </w:r>
      <w:r w:rsidR="00FC7FAA" w:rsidRPr="00271AAE">
        <w:rPr>
          <w:rFonts w:ascii="Verdana" w:eastAsia="MS PMincho" w:hAnsi="Verdana"/>
          <w:w w:val="96"/>
          <w:sz w:val="20"/>
          <w:szCs w:val="20"/>
        </w:rPr>
        <w:t>i</w:t>
      </w:r>
      <w:r w:rsidR="00FC7FAA" w:rsidRPr="00271AAE">
        <w:rPr>
          <w:rFonts w:ascii="Verdana" w:eastAsia="MS PMincho" w:hAnsi="Verdana"/>
          <w:w w:val="97"/>
          <w:sz w:val="20"/>
          <w:szCs w:val="20"/>
        </w:rPr>
        <w:t>sed,</w:t>
      </w:r>
      <w:r w:rsidR="00FC7FAA" w:rsidRPr="00271AAE">
        <w:rPr>
          <w:rFonts w:ascii="Verdana" w:eastAsia="MS PMincho" w:hAnsi="Verdana"/>
          <w:spacing w:val="-12"/>
          <w:sz w:val="20"/>
          <w:szCs w:val="20"/>
        </w:rPr>
        <w:t xml:space="preserve"> </w:t>
      </w:r>
      <w:r w:rsidR="00FC7FAA" w:rsidRPr="00271AAE">
        <w:rPr>
          <w:rFonts w:ascii="Verdana" w:eastAsia="MS PMincho" w:hAnsi="Verdana"/>
          <w:sz w:val="20"/>
          <w:szCs w:val="20"/>
        </w:rPr>
        <w:t>subje</w:t>
      </w:r>
      <w:r w:rsidR="00FC7FAA" w:rsidRPr="00271AAE">
        <w:rPr>
          <w:rFonts w:ascii="Verdana" w:eastAsia="MS PMincho" w:hAnsi="Verdana"/>
          <w:spacing w:val="1"/>
          <w:sz w:val="20"/>
          <w:szCs w:val="20"/>
        </w:rPr>
        <w:t>c</w:t>
      </w:r>
      <w:r w:rsidR="00FC7FAA" w:rsidRPr="00271AAE">
        <w:rPr>
          <w:rFonts w:ascii="Verdana" w:eastAsia="MS PMincho" w:hAnsi="Verdana"/>
          <w:sz w:val="20"/>
          <w:szCs w:val="20"/>
        </w:rPr>
        <w:t>t</w:t>
      </w:r>
      <w:r w:rsidR="00FC7FAA" w:rsidRPr="00271AAE">
        <w:rPr>
          <w:rFonts w:ascii="Verdana" w:eastAsia="MS PMincho" w:hAnsi="Verdana"/>
          <w:spacing w:val="-7"/>
          <w:sz w:val="20"/>
          <w:szCs w:val="20"/>
        </w:rPr>
        <w:t xml:space="preserve"> </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o</w:t>
      </w:r>
      <w:r w:rsidR="00FC7FAA" w:rsidRPr="00271AAE">
        <w:rPr>
          <w:rFonts w:ascii="Verdana" w:eastAsia="MS PMincho" w:hAnsi="Verdana"/>
          <w:spacing w:val="4"/>
          <w:sz w:val="20"/>
          <w:szCs w:val="20"/>
        </w:rPr>
        <w:t xml:space="preserve"> </w:t>
      </w:r>
      <w:r w:rsidR="00FC7FAA" w:rsidRPr="00271AAE">
        <w:rPr>
          <w:rFonts w:ascii="Verdana" w:eastAsia="MS PMincho" w:hAnsi="Verdana"/>
          <w:sz w:val="20"/>
          <w:szCs w:val="20"/>
        </w:rPr>
        <w:t>Financial</w:t>
      </w:r>
      <w:r w:rsidR="00FC7FAA" w:rsidRPr="00271AAE">
        <w:rPr>
          <w:rFonts w:ascii="Verdana" w:eastAsia="MS PMincho" w:hAnsi="Verdana"/>
          <w:spacing w:val="-12"/>
          <w:sz w:val="20"/>
          <w:szCs w:val="20"/>
        </w:rPr>
        <w:t xml:space="preserve"> </w:t>
      </w:r>
      <w:r w:rsidR="00FC7FAA" w:rsidRPr="00271AAE">
        <w:rPr>
          <w:rFonts w:ascii="Verdana" w:eastAsia="MS PMincho" w:hAnsi="Verdana"/>
          <w:w w:val="94"/>
          <w:sz w:val="20"/>
          <w:szCs w:val="20"/>
        </w:rPr>
        <w:t>Conduct</w:t>
      </w:r>
      <w:r w:rsidR="00FC7FAA" w:rsidRPr="00271AAE">
        <w:rPr>
          <w:rFonts w:ascii="Verdana" w:eastAsia="MS PMincho" w:hAnsi="Verdana"/>
          <w:spacing w:val="-2"/>
          <w:w w:val="94"/>
          <w:sz w:val="20"/>
          <w:szCs w:val="20"/>
        </w:rPr>
        <w:t xml:space="preserve"> </w:t>
      </w:r>
      <w:r w:rsidR="00FC7FAA" w:rsidRPr="00271AAE">
        <w:rPr>
          <w:rFonts w:ascii="Verdana" w:eastAsia="MS PMincho" w:hAnsi="Verdana"/>
          <w:spacing w:val="-10"/>
          <w:sz w:val="20"/>
          <w:szCs w:val="20"/>
        </w:rPr>
        <w:t>A</w:t>
      </w:r>
      <w:r w:rsidR="00FC7FAA" w:rsidRPr="00271AAE">
        <w:rPr>
          <w:rFonts w:ascii="Verdana" w:eastAsia="MS PMincho" w:hAnsi="Verdana"/>
          <w:spacing w:val="-1"/>
          <w:sz w:val="20"/>
          <w:szCs w:val="20"/>
        </w:rPr>
        <w:t>u</w:t>
      </w:r>
      <w:r w:rsidR="00FC7FAA" w:rsidRPr="00271AAE">
        <w:rPr>
          <w:rFonts w:ascii="Verdana" w:eastAsia="MS PMincho" w:hAnsi="Verdana"/>
          <w:sz w:val="20"/>
          <w:szCs w:val="20"/>
        </w:rPr>
        <w:t>tho</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i</w:t>
      </w:r>
      <w:r w:rsidR="00FC7FAA" w:rsidRPr="00271AAE">
        <w:rPr>
          <w:rFonts w:ascii="Verdana" w:eastAsia="MS PMincho" w:hAnsi="Verdana"/>
          <w:spacing w:val="3"/>
          <w:sz w:val="20"/>
          <w:szCs w:val="20"/>
        </w:rPr>
        <w:t>t</w:t>
      </w:r>
      <w:r w:rsidR="00FC7FAA" w:rsidRPr="00271AAE">
        <w:rPr>
          <w:rFonts w:ascii="Verdana" w:eastAsia="MS PMincho" w:hAnsi="Verdana"/>
          <w:sz w:val="20"/>
          <w:szCs w:val="20"/>
        </w:rPr>
        <w:t>y</w:t>
      </w:r>
      <w:r w:rsidR="00BD2C08" w:rsidRPr="00271AAE">
        <w:rPr>
          <w:rFonts w:ascii="Verdana" w:eastAsia="MS PMincho" w:hAnsi="Verdana"/>
          <w:sz w:val="20"/>
          <w:szCs w:val="20"/>
        </w:rPr>
        <w:t xml:space="preserve"> (FCA)</w:t>
      </w:r>
      <w:r w:rsidR="00FC7FAA" w:rsidRPr="00271AAE">
        <w:rPr>
          <w:rFonts w:ascii="Verdana" w:eastAsia="MS PMincho" w:hAnsi="Verdana"/>
          <w:spacing w:val="-2"/>
          <w:sz w:val="20"/>
          <w:szCs w:val="20"/>
        </w:rPr>
        <w:t xml:space="preserve"> </w:t>
      </w:r>
      <w:r w:rsidR="009A3ED7" w:rsidRPr="00271AAE">
        <w:rPr>
          <w:rFonts w:ascii="Verdana" w:eastAsia="MS PMincho" w:hAnsi="Verdana"/>
          <w:spacing w:val="-6"/>
          <w:sz w:val="20"/>
          <w:szCs w:val="20"/>
        </w:rPr>
        <w:t>r</w:t>
      </w:r>
      <w:r w:rsidR="009A3ED7" w:rsidRPr="00271AAE">
        <w:rPr>
          <w:rFonts w:ascii="Verdana" w:eastAsia="MS PMincho" w:hAnsi="Verdana"/>
          <w:spacing w:val="1"/>
          <w:sz w:val="20"/>
          <w:szCs w:val="20"/>
        </w:rPr>
        <w:t>e</w:t>
      </w:r>
      <w:r w:rsidR="009A3ED7" w:rsidRPr="00271AAE">
        <w:rPr>
          <w:rFonts w:ascii="Verdana" w:eastAsia="MS PMincho" w:hAnsi="Verdana"/>
          <w:sz w:val="20"/>
          <w:szCs w:val="20"/>
        </w:rPr>
        <w:t>gulations</w:t>
      </w:r>
    </w:p>
    <w:p w14:paraId="68765F8D" w14:textId="77777777" w:rsidR="00FC7FAA" w:rsidRPr="00271AAE" w:rsidRDefault="00DD0770" w:rsidP="00F00A67">
      <w:pPr>
        <w:pStyle w:val="ListParagraph"/>
        <w:numPr>
          <w:ilvl w:val="0"/>
          <w:numId w:val="26"/>
        </w:numPr>
        <w:spacing w:after="240"/>
        <w:rPr>
          <w:rFonts w:ascii="Verdana" w:hAnsi="Verdana"/>
          <w:sz w:val="20"/>
          <w:szCs w:val="20"/>
          <w:lang w:eastAsia="ar-SA"/>
        </w:rPr>
      </w:pPr>
      <w:r w:rsidRPr="00271AAE">
        <w:rPr>
          <w:rFonts w:ascii="Verdana" w:eastAsia="MS PMincho" w:hAnsi="Verdana"/>
          <w:spacing w:val="-3"/>
          <w:sz w:val="20"/>
          <w:szCs w:val="20"/>
        </w:rPr>
        <w:t>i</w:t>
      </w:r>
      <w:r w:rsidR="00FC7FAA" w:rsidRPr="00271AAE">
        <w:rPr>
          <w:rFonts w:ascii="Verdana" w:eastAsia="MS PMincho" w:hAnsi="Verdana"/>
          <w:sz w:val="20"/>
          <w:szCs w:val="20"/>
        </w:rPr>
        <w:t>f</w:t>
      </w:r>
      <w:r w:rsidR="00FC7FAA" w:rsidRPr="00271AAE">
        <w:rPr>
          <w:rFonts w:ascii="Verdana" w:eastAsia="MS PMincho" w:hAnsi="Verdana"/>
          <w:spacing w:val="-6"/>
          <w:sz w:val="20"/>
          <w:szCs w:val="20"/>
        </w:rPr>
        <w:t xml:space="preserve"> </w:t>
      </w:r>
      <w:r w:rsidR="00FC7FAA" w:rsidRPr="00271AAE">
        <w:rPr>
          <w:rFonts w:ascii="Verdana" w:eastAsia="MS PMincho" w:hAnsi="Verdana"/>
          <w:sz w:val="20"/>
          <w:szCs w:val="20"/>
        </w:rPr>
        <w:t>ins</w:t>
      </w:r>
      <w:r w:rsidR="00FC7FAA" w:rsidRPr="00271AAE">
        <w:rPr>
          <w:rFonts w:ascii="Verdana" w:eastAsia="MS PMincho" w:hAnsi="Verdana"/>
          <w:spacing w:val="1"/>
          <w:sz w:val="20"/>
          <w:szCs w:val="20"/>
        </w:rPr>
        <w:t>t</w:t>
      </w:r>
      <w:r w:rsidR="00FC7FAA" w:rsidRPr="00271AAE">
        <w:rPr>
          <w:rFonts w:ascii="Verdana" w:eastAsia="MS PMincho" w:hAnsi="Verdana"/>
          <w:spacing w:val="2"/>
          <w:sz w:val="20"/>
          <w:szCs w:val="20"/>
        </w:rPr>
        <w:t>r</w:t>
      </w:r>
      <w:r w:rsidR="00FC7FAA" w:rsidRPr="00271AAE">
        <w:rPr>
          <w:rFonts w:ascii="Verdana" w:eastAsia="MS PMincho" w:hAnsi="Verdana"/>
          <w:sz w:val="20"/>
          <w:szCs w:val="20"/>
        </w:rPr>
        <w:t>uc</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ed,</w:t>
      </w:r>
      <w:r w:rsidR="00FC7FAA" w:rsidRPr="00271AAE">
        <w:rPr>
          <w:rFonts w:ascii="Verdana" w:eastAsia="MS PMincho" w:hAnsi="Verdana"/>
          <w:spacing w:val="3"/>
          <w:sz w:val="20"/>
          <w:szCs w:val="20"/>
        </w:rPr>
        <w:t xml:space="preserve"> </w:t>
      </w:r>
      <w:r w:rsidR="00FC7FAA" w:rsidRPr="00271AAE">
        <w:rPr>
          <w:rFonts w:ascii="Verdana" w:eastAsia="MS PMincho" w:hAnsi="Verdana"/>
          <w:sz w:val="20"/>
          <w:szCs w:val="20"/>
        </w:rPr>
        <w:t>on</w:t>
      </w:r>
      <w:r w:rsidR="00FC7FAA" w:rsidRPr="00271AAE">
        <w:rPr>
          <w:rFonts w:ascii="Verdana" w:eastAsia="MS PMincho" w:hAnsi="Verdana"/>
          <w:spacing w:val="7"/>
          <w:sz w:val="20"/>
          <w:szCs w:val="20"/>
        </w:rPr>
        <w:t xml:space="preserve"> </w:t>
      </w:r>
      <w:r w:rsidR="00FC7FAA" w:rsidRPr="00271AAE">
        <w:rPr>
          <w:rFonts w:ascii="Verdana" w:eastAsia="MS PMincho" w:hAnsi="Verdana"/>
          <w:sz w:val="20"/>
          <w:szCs w:val="20"/>
        </w:rPr>
        <w:t>behalf</w:t>
      </w:r>
      <w:r w:rsidR="00FC7FAA" w:rsidRPr="00271AAE">
        <w:rPr>
          <w:rFonts w:ascii="Verdana" w:eastAsia="MS PMincho" w:hAnsi="Verdana"/>
          <w:spacing w:val="-8"/>
          <w:sz w:val="20"/>
          <w:szCs w:val="20"/>
        </w:rPr>
        <w:t xml:space="preserve"> </w:t>
      </w:r>
      <w:r w:rsidR="00FC7FAA" w:rsidRPr="00271AAE">
        <w:rPr>
          <w:rFonts w:ascii="Verdana" w:eastAsia="MS PMincho" w:hAnsi="Verdana"/>
          <w:sz w:val="20"/>
          <w:szCs w:val="20"/>
        </w:rPr>
        <w:t>of</w:t>
      </w:r>
      <w:r w:rsidR="00FC7FAA" w:rsidRPr="00271AAE">
        <w:rPr>
          <w:rFonts w:ascii="Verdana" w:eastAsia="MS PMincho" w:hAnsi="Verdana"/>
          <w:spacing w:val="-3"/>
          <w:sz w:val="20"/>
          <w:szCs w:val="20"/>
        </w:rPr>
        <w:t xml:space="preserve"> </w:t>
      </w:r>
      <w:r w:rsidR="00FC7FAA" w:rsidRPr="00271AAE">
        <w:rPr>
          <w:rFonts w:ascii="Verdana" w:eastAsia="MS PMincho" w:hAnsi="Verdana"/>
          <w:sz w:val="20"/>
          <w:szCs w:val="20"/>
        </w:rPr>
        <w:t>clients</w:t>
      </w:r>
      <w:r w:rsidR="00FC7FAA" w:rsidRPr="00271AAE">
        <w:rPr>
          <w:rFonts w:ascii="Verdana" w:eastAsia="MS PMincho" w:hAnsi="Verdana"/>
          <w:spacing w:val="-15"/>
          <w:sz w:val="20"/>
          <w:szCs w:val="20"/>
        </w:rPr>
        <w:t xml:space="preserve"> </w:t>
      </w:r>
      <w:r w:rsidR="00FC7FAA" w:rsidRPr="00271AAE">
        <w:rPr>
          <w:rFonts w:ascii="Verdana" w:eastAsia="MS PMincho" w:hAnsi="Verdana"/>
          <w:w w:val="96"/>
          <w:sz w:val="20"/>
          <w:szCs w:val="20"/>
        </w:rPr>
        <w:t>engage</w:t>
      </w:r>
      <w:r w:rsidR="00FC7FAA" w:rsidRPr="00271AAE">
        <w:rPr>
          <w:rFonts w:ascii="Verdana" w:eastAsia="MS PMincho" w:hAnsi="Verdana"/>
          <w:spacing w:val="-3"/>
          <w:w w:val="96"/>
          <w:sz w:val="20"/>
          <w:szCs w:val="20"/>
        </w:rPr>
        <w:t xml:space="preserve"> </w:t>
      </w:r>
      <w:r w:rsidR="00FC7FAA" w:rsidRPr="00271AAE">
        <w:rPr>
          <w:rFonts w:ascii="Verdana" w:eastAsia="MS PMincho" w:hAnsi="Verdana"/>
          <w:sz w:val="20"/>
          <w:szCs w:val="20"/>
        </w:rPr>
        <w:t>and</w:t>
      </w:r>
      <w:r w:rsidR="00FC7FAA" w:rsidRPr="00271AAE">
        <w:rPr>
          <w:rFonts w:ascii="Verdana" w:eastAsia="MS PMincho" w:hAnsi="Verdana"/>
          <w:spacing w:val="7"/>
          <w:sz w:val="20"/>
          <w:szCs w:val="20"/>
        </w:rPr>
        <w:t xml:space="preserve"> </w:t>
      </w:r>
      <w:r w:rsidR="00FC7FAA" w:rsidRPr="00271AAE">
        <w:rPr>
          <w:rFonts w:ascii="Verdana" w:eastAsia="MS PMincho" w:hAnsi="Verdana"/>
          <w:w w:val="97"/>
          <w:sz w:val="20"/>
          <w:szCs w:val="20"/>
        </w:rPr>
        <w:t>supe</w:t>
      </w:r>
      <w:r w:rsidR="00FC7FAA" w:rsidRPr="00271AAE">
        <w:rPr>
          <w:rFonts w:ascii="Verdana" w:eastAsia="MS PMincho" w:hAnsi="Verdana"/>
          <w:spacing w:val="5"/>
          <w:w w:val="97"/>
          <w:sz w:val="20"/>
          <w:szCs w:val="20"/>
        </w:rPr>
        <w:t>r</w:t>
      </w:r>
      <w:r w:rsidR="00FC7FAA" w:rsidRPr="00271AAE">
        <w:rPr>
          <w:rFonts w:ascii="Verdana" w:eastAsia="MS PMincho" w:hAnsi="Verdana"/>
          <w:spacing w:val="4"/>
          <w:w w:val="97"/>
          <w:sz w:val="20"/>
          <w:szCs w:val="20"/>
        </w:rPr>
        <w:t>v</w:t>
      </w:r>
      <w:r w:rsidR="00FC7FAA" w:rsidRPr="00271AAE">
        <w:rPr>
          <w:rFonts w:ascii="Verdana" w:eastAsia="MS PMincho" w:hAnsi="Verdana"/>
          <w:w w:val="97"/>
          <w:sz w:val="20"/>
          <w:szCs w:val="20"/>
        </w:rPr>
        <w:t>ise</w:t>
      </w:r>
      <w:r w:rsidR="00FC7FAA" w:rsidRPr="00271AAE">
        <w:rPr>
          <w:rFonts w:ascii="Verdana" w:eastAsia="MS PMincho" w:hAnsi="Verdana"/>
          <w:spacing w:val="2"/>
          <w:w w:val="97"/>
          <w:sz w:val="20"/>
          <w:szCs w:val="20"/>
        </w:rPr>
        <w:t xml:space="preserve"> </w:t>
      </w:r>
      <w:r w:rsidR="00FC7FAA" w:rsidRPr="00271AAE">
        <w:rPr>
          <w:rFonts w:ascii="Verdana" w:eastAsia="MS PMincho" w:hAnsi="Verdana"/>
          <w:sz w:val="20"/>
          <w:szCs w:val="20"/>
        </w:rPr>
        <w:t>staff</w:t>
      </w:r>
      <w:r w:rsidR="00FC7FAA" w:rsidRPr="00271AAE">
        <w:rPr>
          <w:rFonts w:ascii="Verdana" w:eastAsia="MS PMincho" w:hAnsi="Verdana"/>
          <w:spacing w:val="-16"/>
          <w:sz w:val="20"/>
          <w:szCs w:val="20"/>
        </w:rPr>
        <w:t xml:space="preserve"> </w:t>
      </w:r>
      <w:r w:rsidR="00FC7FAA" w:rsidRPr="00271AAE">
        <w:rPr>
          <w:rFonts w:ascii="Verdana" w:eastAsia="MS PMincho" w:hAnsi="Verdana"/>
          <w:sz w:val="20"/>
          <w:szCs w:val="20"/>
        </w:rPr>
        <w:t>su</w:t>
      </w:r>
      <w:r w:rsidR="00FC7FAA" w:rsidRPr="00271AAE">
        <w:rPr>
          <w:rFonts w:ascii="Verdana" w:eastAsia="MS PMincho" w:hAnsi="Verdana"/>
          <w:spacing w:val="-2"/>
          <w:sz w:val="20"/>
          <w:szCs w:val="20"/>
        </w:rPr>
        <w:t>c</w:t>
      </w:r>
      <w:r w:rsidR="00FC7FAA" w:rsidRPr="00271AAE">
        <w:rPr>
          <w:rFonts w:ascii="Verdana" w:eastAsia="MS PMincho" w:hAnsi="Verdana"/>
          <w:sz w:val="20"/>
          <w:szCs w:val="20"/>
        </w:rPr>
        <w:t>h</w:t>
      </w:r>
      <w:r w:rsidR="00FC7FAA" w:rsidRPr="00271AAE">
        <w:rPr>
          <w:rFonts w:ascii="Verdana" w:eastAsia="MS PMincho" w:hAnsi="Verdana"/>
          <w:spacing w:val="-3"/>
          <w:sz w:val="20"/>
          <w:szCs w:val="20"/>
        </w:rPr>
        <w:t xml:space="preserve"> </w:t>
      </w:r>
      <w:r w:rsidR="00FC7FAA" w:rsidRPr="00271AAE">
        <w:rPr>
          <w:rFonts w:ascii="Verdana" w:eastAsia="MS PMincho" w:hAnsi="Verdana"/>
          <w:sz w:val="20"/>
          <w:szCs w:val="20"/>
        </w:rPr>
        <w:t>as</w:t>
      </w:r>
      <w:r w:rsidR="00FC7FAA" w:rsidRPr="00271AAE">
        <w:rPr>
          <w:rFonts w:ascii="Verdana" w:eastAsia="MS PMincho" w:hAnsi="Verdana"/>
          <w:spacing w:val="-8"/>
          <w:sz w:val="20"/>
          <w:szCs w:val="20"/>
        </w:rPr>
        <w:t xml:space="preserve"> </w:t>
      </w:r>
      <w:r w:rsidR="00FC7FAA" w:rsidRPr="00271AAE">
        <w:rPr>
          <w:rFonts w:ascii="Verdana" w:eastAsia="MS PMincho" w:hAnsi="Verdana"/>
          <w:spacing w:val="-2"/>
          <w:sz w:val="20"/>
          <w:szCs w:val="20"/>
        </w:rPr>
        <w:t>ca</w:t>
      </w:r>
      <w:r w:rsidR="00FC7FAA" w:rsidRPr="00271AAE">
        <w:rPr>
          <w:rFonts w:ascii="Verdana" w:eastAsia="MS PMincho" w:hAnsi="Verdana"/>
          <w:spacing w:val="-5"/>
          <w:sz w:val="20"/>
          <w:szCs w:val="20"/>
        </w:rPr>
        <w:t>r</w:t>
      </w:r>
      <w:r w:rsidR="00FC7FAA" w:rsidRPr="00271AAE">
        <w:rPr>
          <w:rFonts w:ascii="Verdana" w:eastAsia="MS PMincho" w:hAnsi="Verdana"/>
          <w:spacing w:val="-2"/>
          <w:sz w:val="20"/>
          <w:szCs w:val="20"/>
        </w:rPr>
        <w:t>eta</w:t>
      </w:r>
      <w:r w:rsidR="00FC7FAA" w:rsidRPr="00271AAE">
        <w:rPr>
          <w:rFonts w:ascii="Verdana" w:eastAsia="MS PMincho" w:hAnsi="Verdana"/>
          <w:spacing w:val="-6"/>
          <w:sz w:val="20"/>
          <w:szCs w:val="20"/>
        </w:rPr>
        <w:t>k</w:t>
      </w:r>
      <w:r w:rsidR="00FC7FAA" w:rsidRPr="00271AAE">
        <w:rPr>
          <w:rFonts w:ascii="Verdana" w:eastAsia="MS PMincho" w:hAnsi="Verdana"/>
          <w:spacing w:val="-2"/>
          <w:sz w:val="20"/>
          <w:szCs w:val="20"/>
        </w:rPr>
        <w:t>ers</w:t>
      </w:r>
      <w:r w:rsidR="00FC7FAA" w:rsidRPr="00271AAE">
        <w:rPr>
          <w:rFonts w:ascii="Verdana" w:eastAsia="MS PMincho" w:hAnsi="Verdana"/>
          <w:sz w:val="20"/>
          <w:szCs w:val="20"/>
        </w:rPr>
        <w:t>,</w:t>
      </w:r>
      <w:r w:rsidR="00FC7FAA" w:rsidRPr="00271AAE">
        <w:rPr>
          <w:rFonts w:ascii="Verdana" w:eastAsia="MS PMincho" w:hAnsi="Verdana"/>
          <w:spacing w:val="-22"/>
          <w:sz w:val="20"/>
          <w:szCs w:val="20"/>
        </w:rPr>
        <w:t xml:space="preserve"> </w:t>
      </w:r>
      <w:r w:rsidR="00FC7FAA" w:rsidRPr="00271AAE">
        <w:rPr>
          <w:rFonts w:ascii="Verdana" w:eastAsia="MS PMincho" w:hAnsi="Verdana"/>
          <w:spacing w:val="-2"/>
          <w:sz w:val="20"/>
          <w:szCs w:val="20"/>
        </w:rPr>
        <w:t>ga</w:t>
      </w:r>
      <w:r w:rsidR="00FC7FAA" w:rsidRPr="00271AAE">
        <w:rPr>
          <w:rFonts w:ascii="Verdana" w:eastAsia="MS PMincho" w:hAnsi="Verdana"/>
          <w:spacing w:val="-5"/>
          <w:sz w:val="20"/>
          <w:szCs w:val="20"/>
        </w:rPr>
        <w:t>r</w:t>
      </w:r>
      <w:r w:rsidR="00FC7FAA" w:rsidRPr="00271AAE">
        <w:rPr>
          <w:rFonts w:ascii="Verdana" w:eastAsia="MS PMincho" w:hAnsi="Verdana"/>
          <w:spacing w:val="-2"/>
          <w:sz w:val="20"/>
          <w:szCs w:val="20"/>
        </w:rPr>
        <w:t>dener</w:t>
      </w:r>
      <w:r w:rsidR="00FC7FAA" w:rsidRPr="00271AAE">
        <w:rPr>
          <w:rFonts w:ascii="Verdana" w:eastAsia="MS PMincho" w:hAnsi="Verdana"/>
          <w:sz w:val="20"/>
          <w:szCs w:val="20"/>
        </w:rPr>
        <w:t>s</w:t>
      </w:r>
      <w:r w:rsidR="00FC7FAA" w:rsidRPr="00271AAE">
        <w:rPr>
          <w:rFonts w:ascii="Verdana" w:eastAsia="MS PMincho" w:hAnsi="Verdana"/>
          <w:spacing w:val="-14"/>
          <w:sz w:val="20"/>
          <w:szCs w:val="20"/>
        </w:rPr>
        <w:t xml:space="preserve"> </w:t>
      </w:r>
      <w:r w:rsidR="00FC7FAA" w:rsidRPr="00271AAE">
        <w:rPr>
          <w:rFonts w:ascii="Verdana" w:eastAsia="MS PMincho" w:hAnsi="Verdana"/>
          <w:spacing w:val="-2"/>
          <w:sz w:val="20"/>
          <w:szCs w:val="20"/>
        </w:rPr>
        <w:t>an</w:t>
      </w:r>
      <w:r w:rsidR="00FC7FAA" w:rsidRPr="00271AAE">
        <w:rPr>
          <w:rFonts w:ascii="Verdana" w:eastAsia="MS PMincho" w:hAnsi="Verdana"/>
          <w:sz w:val="20"/>
          <w:szCs w:val="20"/>
        </w:rPr>
        <w:t>d</w:t>
      </w:r>
      <w:r w:rsidR="00FC7FAA" w:rsidRPr="00271AAE">
        <w:rPr>
          <w:rFonts w:ascii="Verdana" w:eastAsia="MS PMincho" w:hAnsi="Verdana"/>
          <w:spacing w:val="-7"/>
          <w:sz w:val="20"/>
          <w:szCs w:val="20"/>
        </w:rPr>
        <w:t xml:space="preserve"> </w:t>
      </w:r>
      <w:r w:rsidR="00FC7FAA" w:rsidRPr="00271AAE">
        <w:rPr>
          <w:rFonts w:ascii="Verdana" w:eastAsia="MS PMincho" w:hAnsi="Verdana"/>
          <w:spacing w:val="-2"/>
          <w:w w:val="98"/>
          <w:sz w:val="20"/>
          <w:szCs w:val="20"/>
        </w:rPr>
        <w:t>cleaner</w:t>
      </w:r>
      <w:r w:rsidR="00FC7FAA" w:rsidRPr="00271AAE">
        <w:rPr>
          <w:rFonts w:ascii="Verdana" w:eastAsia="MS PMincho" w:hAnsi="Verdana"/>
          <w:w w:val="98"/>
          <w:sz w:val="20"/>
          <w:szCs w:val="20"/>
        </w:rPr>
        <w:t>s</w:t>
      </w:r>
    </w:p>
    <w:p w14:paraId="203CA10E" w14:textId="77777777" w:rsidR="00FC7FAA" w:rsidRPr="00271AAE" w:rsidRDefault="00D243A6" w:rsidP="00F00A67">
      <w:pPr>
        <w:pStyle w:val="ListParagraph"/>
        <w:numPr>
          <w:ilvl w:val="0"/>
          <w:numId w:val="26"/>
        </w:numPr>
        <w:spacing w:after="240"/>
        <w:rPr>
          <w:rFonts w:ascii="Verdana" w:eastAsia="MS PMincho" w:hAnsi="Verdana"/>
          <w:spacing w:val="-3"/>
          <w:sz w:val="20"/>
          <w:szCs w:val="20"/>
        </w:rPr>
      </w:pPr>
      <w:r w:rsidRPr="00271AAE">
        <w:rPr>
          <w:rFonts w:ascii="Verdana" w:eastAsia="MS PMincho" w:hAnsi="Verdana"/>
          <w:spacing w:val="-2"/>
          <w:w w:val="97"/>
          <w:sz w:val="20"/>
          <w:szCs w:val="20"/>
        </w:rPr>
        <w:t>a</w:t>
      </w:r>
      <w:r w:rsidR="00FC7FAA" w:rsidRPr="00271AAE">
        <w:rPr>
          <w:rFonts w:ascii="Verdana" w:eastAsia="MS PMincho" w:hAnsi="Verdana"/>
          <w:spacing w:val="2"/>
          <w:w w:val="97"/>
          <w:sz w:val="20"/>
          <w:szCs w:val="20"/>
        </w:rPr>
        <w:t>r</w:t>
      </w:r>
      <w:r w:rsidR="00FC7FAA" w:rsidRPr="00271AAE">
        <w:rPr>
          <w:rFonts w:ascii="Verdana" w:eastAsia="MS PMincho" w:hAnsi="Verdana"/>
          <w:spacing w:val="1"/>
          <w:w w:val="97"/>
          <w:sz w:val="20"/>
          <w:szCs w:val="20"/>
        </w:rPr>
        <w:t>r</w:t>
      </w:r>
      <w:r w:rsidR="00FC7FAA" w:rsidRPr="00271AAE">
        <w:rPr>
          <w:rFonts w:ascii="Verdana" w:eastAsia="MS PMincho" w:hAnsi="Verdana"/>
          <w:spacing w:val="-1"/>
          <w:w w:val="97"/>
          <w:sz w:val="20"/>
          <w:szCs w:val="20"/>
        </w:rPr>
        <w:t>ang</w:t>
      </w:r>
      <w:r w:rsidR="00FC7FAA" w:rsidRPr="00271AAE">
        <w:rPr>
          <w:rFonts w:ascii="Verdana" w:eastAsia="MS PMincho" w:hAnsi="Verdana"/>
          <w:w w:val="97"/>
          <w:sz w:val="20"/>
          <w:szCs w:val="20"/>
        </w:rPr>
        <w:t>e</w:t>
      </w:r>
      <w:r w:rsidR="00FC7FAA" w:rsidRPr="00271AAE">
        <w:rPr>
          <w:rFonts w:ascii="Verdana" w:eastAsia="MS PMincho" w:hAnsi="Verdana"/>
          <w:spacing w:val="-8"/>
          <w:w w:val="97"/>
          <w:sz w:val="20"/>
          <w:szCs w:val="20"/>
        </w:rPr>
        <w:t xml:space="preserve"> </w:t>
      </w:r>
      <w:r w:rsidR="00FC7FAA" w:rsidRPr="00271AAE">
        <w:rPr>
          <w:rFonts w:ascii="Verdana" w:eastAsia="MS PMincho" w:hAnsi="Verdana"/>
          <w:spacing w:val="-1"/>
          <w:sz w:val="20"/>
          <w:szCs w:val="20"/>
        </w:rPr>
        <w:t>an</w:t>
      </w:r>
      <w:r w:rsidR="00FC7FAA" w:rsidRPr="00271AAE">
        <w:rPr>
          <w:rFonts w:ascii="Verdana" w:eastAsia="MS PMincho" w:hAnsi="Verdana"/>
          <w:sz w:val="20"/>
          <w:szCs w:val="20"/>
        </w:rPr>
        <w:t>d</w:t>
      </w:r>
      <w:r w:rsidR="00FC7FAA" w:rsidRPr="00271AAE">
        <w:rPr>
          <w:rFonts w:ascii="Verdana" w:eastAsia="MS PMincho" w:hAnsi="Verdana"/>
          <w:spacing w:val="-6"/>
          <w:sz w:val="20"/>
          <w:szCs w:val="20"/>
        </w:rPr>
        <w:t xml:space="preserve"> </w:t>
      </w:r>
      <w:r w:rsidR="00FC7FAA" w:rsidRPr="00271AAE">
        <w:rPr>
          <w:rFonts w:ascii="Verdana" w:eastAsia="MS PMincho" w:hAnsi="Verdana"/>
          <w:spacing w:val="-1"/>
          <w:sz w:val="20"/>
          <w:szCs w:val="20"/>
        </w:rPr>
        <w:t>manag</w:t>
      </w:r>
      <w:r w:rsidR="00FC7FAA" w:rsidRPr="00271AAE">
        <w:rPr>
          <w:rFonts w:ascii="Verdana" w:eastAsia="MS PMincho" w:hAnsi="Verdana"/>
          <w:sz w:val="20"/>
          <w:szCs w:val="20"/>
        </w:rPr>
        <w:t>e</w:t>
      </w:r>
      <w:r w:rsidR="00FC7FAA" w:rsidRPr="00271AAE">
        <w:rPr>
          <w:rFonts w:ascii="Verdana" w:eastAsia="MS PMincho" w:hAnsi="Verdana"/>
          <w:spacing w:val="-14"/>
          <w:sz w:val="20"/>
          <w:szCs w:val="20"/>
        </w:rPr>
        <w:t xml:space="preserve"> </w:t>
      </w:r>
      <w:r w:rsidR="00FC7FAA" w:rsidRPr="00271AAE">
        <w:rPr>
          <w:rFonts w:ascii="Verdana" w:eastAsia="MS PMincho" w:hAnsi="Verdana"/>
          <w:spacing w:val="-4"/>
          <w:sz w:val="20"/>
          <w:szCs w:val="20"/>
        </w:rPr>
        <w:t>c</w:t>
      </w:r>
      <w:r w:rsidR="00FC7FAA" w:rsidRPr="00271AAE">
        <w:rPr>
          <w:rFonts w:ascii="Verdana" w:eastAsia="MS PMincho" w:hAnsi="Verdana"/>
          <w:spacing w:val="-1"/>
          <w:sz w:val="20"/>
          <w:szCs w:val="20"/>
        </w:rPr>
        <w:t>on</w:t>
      </w:r>
      <w:r w:rsidR="00FC7FAA" w:rsidRPr="00271AAE">
        <w:rPr>
          <w:rFonts w:ascii="Verdana" w:eastAsia="MS PMincho" w:hAnsi="Verdana"/>
          <w:spacing w:val="1"/>
          <w:sz w:val="20"/>
          <w:szCs w:val="20"/>
        </w:rPr>
        <w:t>tr</w:t>
      </w:r>
      <w:r w:rsidR="00FC7FAA" w:rsidRPr="00271AAE">
        <w:rPr>
          <w:rFonts w:ascii="Verdana" w:eastAsia="MS PMincho" w:hAnsi="Verdana"/>
          <w:sz w:val="20"/>
          <w:szCs w:val="20"/>
        </w:rPr>
        <w:t>a</w:t>
      </w:r>
      <w:r w:rsidR="00FC7FAA" w:rsidRPr="00271AAE">
        <w:rPr>
          <w:rFonts w:ascii="Verdana" w:eastAsia="MS PMincho" w:hAnsi="Verdana"/>
          <w:spacing w:val="1"/>
          <w:sz w:val="20"/>
          <w:szCs w:val="20"/>
        </w:rPr>
        <w:t>c</w:t>
      </w:r>
      <w:r w:rsidR="00FC7FAA" w:rsidRPr="00271AAE">
        <w:rPr>
          <w:rFonts w:ascii="Verdana" w:eastAsia="MS PMincho" w:hAnsi="Verdana"/>
          <w:sz w:val="20"/>
          <w:szCs w:val="20"/>
        </w:rPr>
        <w:t>ts</w:t>
      </w:r>
      <w:r w:rsidR="00FC7FAA" w:rsidRPr="00271AAE">
        <w:rPr>
          <w:rFonts w:ascii="Verdana" w:eastAsia="MS PMincho" w:hAnsi="Verdana"/>
          <w:spacing w:val="-14"/>
          <w:sz w:val="20"/>
          <w:szCs w:val="20"/>
        </w:rPr>
        <w:t xml:space="preserve"> </w:t>
      </w:r>
      <w:r w:rsidR="00FC7FAA" w:rsidRPr="00271AAE">
        <w:rPr>
          <w:rFonts w:ascii="Verdana" w:eastAsia="MS PMincho" w:hAnsi="Verdana"/>
          <w:spacing w:val="-1"/>
          <w:sz w:val="20"/>
          <w:szCs w:val="20"/>
        </w:rPr>
        <w:t xml:space="preserve">and </w:t>
      </w:r>
      <w:r w:rsidR="00FC7FAA" w:rsidRPr="00271AAE">
        <w:rPr>
          <w:rFonts w:ascii="Verdana" w:eastAsia="MS PMincho" w:hAnsi="Verdana"/>
          <w:spacing w:val="-1"/>
          <w:w w:val="96"/>
          <w:sz w:val="20"/>
          <w:szCs w:val="20"/>
        </w:rPr>
        <w:t>se</w:t>
      </w:r>
      <w:r w:rsidR="00FC7FAA" w:rsidRPr="00271AAE">
        <w:rPr>
          <w:rFonts w:ascii="Verdana" w:eastAsia="MS PMincho" w:hAnsi="Verdana"/>
          <w:spacing w:val="5"/>
          <w:w w:val="96"/>
          <w:sz w:val="20"/>
          <w:szCs w:val="20"/>
        </w:rPr>
        <w:t>r</w:t>
      </w:r>
      <w:r w:rsidR="00FC7FAA" w:rsidRPr="00271AAE">
        <w:rPr>
          <w:rFonts w:ascii="Verdana" w:eastAsia="MS PMincho" w:hAnsi="Verdana"/>
          <w:spacing w:val="3"/>
          <w:w w:val="96"/>
          <w:sz w:val="20"/>
          <w:szCs w:val="20"/>
        </w:rPr>
        <w:t>v</w:t>
      </w:r>
      <w:r w:rsidR="00FC7FAA" w:rsidRPr="00271AAE">
        <w:rPr>
          <w:rFonts w:ascii="Verdana" w:eastAsia="MS PMincho" w:hAnsi="Verdana"/>
          <w:spacing w:val="-1"/>
          <w:w w:val="96"/>
          <w:sz w:val="20"/>
          <w:szCs w:val="20"/>
        </w:rPr>
        <w:t>i</w:t>
      </w:r>
      <w:r w:rsidR="00FC7FAA" w:rsidRPr="00271AAE">
        <w:rPr>
          <w:rFonts w:ascii="Verdana" w:eastAsia="MS PMincho" w:hAnsi="Verdana"/>
          <w:spacing w:val="-3"/>
          <w:w w:val="96"/>
          <w:sz w:val="20"/>
          <w:szCs w:val="20"/>
        </w:rPr>
        <w:t>c</w:t>
      </w:r>
      <w:r w:rsidR="00FC7FAA" w:rsidRPr="00271AAE">
        <w:rPr>
          <w:rFonts w:ascii="Verdana" w:eastAsia="MS PMincho" w:hAnsi="Verdana"/>
          <w:spacing w:val="-1"/>
          <w:w w:val="96"/>
          <w:sz w:val="20"/>
          <w:szCs w:val="20"/>
        </w:rPr>
        <w:t>e</w:t>
      </w:r>
      <w:r w:rsidR="00FC7FAA" w:rsidRPr="00271AAE">
        <w:rPr>
          <w:rFonts w:ascii="Verdana" w:eastAsia="MS PMincho" w:hAnsi="Verdana"/>
          <w:w w:val="96"/>
          <w:sz w:val="20"/>
          <w:szCs w:val="20"/>
        </w:rPr>
        <w:t>s</w:t>
      </w:r>
      <w:r w:rsidR="00FC7FAA" w:rsidRPr="00271AAE">
        <w:rPr>
          <w:rFonts w:ascii="Verdana" w:eastAsia="MS PMincho" w:hAnsi="Verdana"/>
          <w:spacing w:val="-8"/>
          <w:w w:val="96"/>
          <w:sz w:val="20"/>
          <w:szCs w:val="20"/>
        </w:rPr>
        <w:t xml:space="preserve"> </w:t>
      </w:r>
      <w:r w:rsidR="00FC7FAA" w:rsidRPr="00271AAE">
        <w:rPr>
          <w:rFonts w:ascii="Verdana" w:eastAsia="MS PMincho" w:hAnsi="Verdana"/>
          <w:spacing w:val="-1"/>
          <w:sz w:val="20"/>
          <w:szCs w:val="20"/>
        </w:rPr>
        <w:t>i</w:t>
      </w:r>
      <w:r w:rsidR="00FC7FAA" w:rsidRPr="00271AAE">
        <w:rPr>
          <w:rFonts w:ascii="Verdana" w:eastAsia="MS PMincho" w:hAnsi="Verdana"/>
          <w:sz w:val="20"/>
          <w:szCs w:val="20"/>
        </w:rPr>
        <w:t>n</w:t>
      </w:r>
      <w:r w:rsidR="00FC7FAA" w:rsidRPr="00271AAE">
        <w:rPr>
          <w:rFonts w:ascii="Verdana" w:eastAsia="MS PMincho" w:hAnsi="Verdana"/>
          <w:spacing w:val="-12"/>
          <w:sz w:val="20"/>
          <w:szCs w:val="20"/>
        </w:rPr>
        <w:t xml:space="preserve"> </w:t>
      </w:r>
      <w:r w:rsidR="00FC7FAA" w:rsidRPr="00271AAE">
        <w:rPr>
          <w:rFonts w:ascii="Verdana" w:eastAsia="MS PMincho" w:hAnsi="Verdana"/>
          <w:spacing w:val="-3"/>
          <w:sz w:val="20"/>
          <w:szCs w:val="20"/>
        </w:rPr>
        <w:t>r</w:t>
      </w:r>
      <w:r w:rsidR="00FC7FAA" w:rsidRPr="00271AAE">
        <w:rPr>
          <w:rFonts w:ascii="Verdana" w:eastAsia="MS PMincho" w:hAnsi="Verdana"/>
          <w:spacing w:val="-1"/>
          <w:sz w:val="20"/>
          <w:szCs w:val="20"/>
        </w:rPr>
        <w:t>espe</w:t>
      </w:r>
      <w:r w:rsidR="00FC7FAA" w:rsidRPr="00271AAE">
        <w:rPr>
          <w:rFonts w:ascii="Verdana" w:eastAsia="MS PMincho" w:hAnsi="Verdana"/>
          <w:spacing w:val="1"/>
          <w:sz w:val="20"/>
          <w:szCs w:val="20"/>
        </w:rPr>
        <w:t>c</w:t>
      </w:r>
      <w:r w:rsidR="00FC7FAA" w:rsidRPr="00271AAE">
        <w:rPr>
          <w:rFonts w:ascii="Verdana" w:eastAsia="MS PMincho" w:hAnsi="Verdana"/>
          <w:sz w:val="20"/>
          <w:szCs w:val="20"/>
        </w:rPr>
        <w:t>t</w:t>
      </w:r>
      <w:r w:rsidR="00FC7FAA" w:rsidRPr="00271AAE">
        <w:rPr>
          <w:rFonts w:ascii="Verdana" w:eastAsia="MS PMincho" w:hAnsi="Verdana"/>
          <w:spacing w:val="-15"/>
          <w:sz w:val="20"/>
          <w:szCs w:val="20"/>
        </w:rPr>
        <w:t xml:space="preserve"> </w:t>
      </w:r>
      <w:r w:rsidR="00FC7FAA" w:rsidRPr="00271AAE">
        <w:rPr>
          <w:rFonts w:ascii="Verdana" w:eastAsia="MS PMincho" w:hAnsi="Verdana"/>
          <w:spacing w:val="-1"/>
          <w:w w:val="97"/>
          <w:sz w:val="20"/>
          <w:szCs w:val="20"/>
        </w:rPr>
        <w:t>of</w:t>
      </w:r>
      <w:r w:rsidR="00FC7FAA" w:rsidRPr="00271AAE">
        <w:rPr>
          <w:rFonts w:ascii="Verdana" w:eastAsia="MS PMincho" w:hAnsi="Verdana"/>
          <w:w w:val="97"/>
          <w:sz w:val="20"/>
          <w:szCs w:val="20"/>
        </w:rPr>
        <w:t>,</w:t>
      </w:r>
      <w:r w:rsidR="00FC7FAA" w:rsidRPr="00271AAE">
        <w:rPr>
          <w:rFonts w:ascii="Verdana" w:eastAsia="MS PMincho" w:hAnsi="Verdana"/>
          <w:spacing w:val="-18"/>
          <w:w w:val="97"/>
          <w:sz w:val="20"/>
          <w:szCs w:val="20"/>
        </w:rPr>
        <w:t xml:space="preserve"> </w:t>
      </w:r>
      <w:r w:rsidR="00FC7FAA" w:rsidRPr="00271AAE">
        <w:rPr>
          <w:rFonts w:ascii="Verdana" w:eastAsia="MS PMincho" w:hAnsi="Verdana"/>
          <w:spacing w:val="-1"/>
          <w:sz w:val="20"/>
          <w:szCs w:val="20"/>
        </w:rPr>
        <w:t>fo</w:t>
      </w:r>
      <w:r w:rsidR="00FC7FAA" w:rsidRPr="00271AAE">
        <w:rPr>
          <w:rFonts w:ascii="Verdana" w:eastAsia="MS PMincho" w:hAnsi="Verdana"/>
          <w:sz w:val="20"/>
          <w:szCs w:val="20"/>
        </w:rPr>
        <w:t>r</w:t>
      </w:r>
      <w:r w:rsidR="00FC7FAA" w:rsidRPr="00271AAE">
        <w:rPr>
          <w:rFonts w:ascii="Verdana" w:eastAsia="MS PMincho" w:hAnsi="Verdana"/>
          <w:spacing w:val="-12"/>
          <w:sz w:val="20"/>
          <w:szCs w:val="20"/>
        </w:rPr>
        <w:t xml:space="preserve"> </w:t>
      </w:r>
      <w:r w:rsidR="00FC7FAA" w:rsidRPr="00271AAE">
        <w:rPr>
          <w:rFonts w:ascii="Verdana" w:eastAsia="MS PMincho" w:hAnsi="Verdana"/>
          <w:spacing w:val="-2"/>
          <w:sz w:val="20"/>
          <w:szCs w:val="20"/>
        </w:rPr>
        <w:t>e</w:t>
      </w:r>
      <w:r w:rsidR="00FC7FAA" w:rsidRPr="00271AAE">
        <w:rPr>
          <w:rFonts w:ascii="Verdana" w:eastAsia="MS PMincho" w:hAnsi="Verdana"/>
          <w:spacing w:val="-1"/>
          <w:sz w:val="20"/>
          <w:szCs w:val="20"/>
        </w:rPr>
        <w:t>xample,</w:t>
      </w:r>
      <w:r w:rsidR="00FC7FAA" w:rsidRPr="00271AAE">
        <w:rPr>
          <w:rFonts w:ascii="Verdana" w:eastAsia="MS PMincho" w:hAnsi="Verdana"/>
          <w:spacing w:val="-12"/>
          <w:sz w:val="20"/>
          <w:szCs w:val="20"/>
        </w:rPr>
        <w:t xml:space="preserve"> </w:t>
      </w:r>
      <w:r w:rsidR="00FC7FAA" w:rsidRPr="00271AAE">
        <w:rPr>
          <w:rFonts w:ascii="Verdana" w:eastAsia="MS PMincho" w:hAnsi="Verdana"/>
          <w:w w:val="95"/>
          <w:sz w:val="20"/>
          <w:szCs w:val="20"/>
        </w:rPr>
        <w:t>lifts</w:t>
      </w:r>
      <w:r w:rsidR="00FC7FAA" w:rsidRPr="00271AAE">
        <w:rPr>
          <w:rFonts w:ascii="Verdana" w:eastAsia="MS PMincho" w:hAnsi="Verdana"/>
          <w:spacing w:val="-2"/>
          <w:w w:val="95"/>
          <w:sz w:val="20"/>
          <w:szCs w:val="20"/>
        </w:rPr>
        <w:t xml:space="preserve">, </w:t>
      </w:r>
      <w:r w:rsidR="00FC7FAA" w:rsidRPr="00271AAE">
        <w:rPr>
          <w:rFonts w:ascii="Verdana" w:eastAsia="MS PMincho" w:hAnsi="Verdana"/>
          <w:sz w:val="20"/>
          <w:szCs w:val="20"/>
        </w:rPr>
        <w:t>boilers and cleaning</w:t>
      </w:r>
    </w:p>
    <w:p w14:paraId="50FB6117" w14:textId="77777777" w:rsidR="00FC7FAA" w:rsidRPr="00271AAE" w:rsidRDefault="00D243A6" w:rsidP="00F00A67">
      <w:pPr>
        <w:pStyle w:val="ListParagraph"/>
        <w:widowControl w:val="0"/>
        <w:numPr>
          <w:ilvl w:val="0"/>
          <w:numId w:val="26"/>
        </w:numPr>
        <w:autoSpaceDE w:val="0"/>
        <w:autoSpaceDN w:val="0"/>
        <w:adjustRightInd w:val="0"/>
        <w:spacing w:after="240" w:line="243" w:lineRule="auto"/>
        <w:ind w:right="-108"/>
        <w:rPr>
          <w:rFonts w:ascii="Verdana" w:eastAsia="MS PMincho" w:hAnsi="Verdana"/>
          <w:spacing w:val="-3"/>
          <w:sz w:val="20"/>
          <w:szCs w:val="20"/>
        </w:rPr>
      </w:pPr>
      <w:r w:rsidRPr="00271AAE">
        <w:rPr>
          <w:rFonts w:ascii="Verdana" w:eastAsia="MS PMincho" w:hAnsi="Verdana"/>
          <w:spacing w:val="1"/>
          <w:sz w:val="20"/>
          <w:szCs w:val="20"/>
        </w:rPr>
        <w:t>a</w:t>
      </w:r>
      <w:r w:rsidR="00FC7FAA" w:rsidRPr="00271AAE">
        <w:rPr>
          <w:rFonts w:ascii="Verdana" w:eastAsia="MS PMincho" w:hAnsi="Verdana"/>
          <w:spacing w:val="5"/>
          <w:sz w:val="20"/>
          <w:szCs w:val="20"/>
        </w:rPr>
        <w:t>r</w:t>
      </w:r>
      <w:r w:rsidR="00FC7FAA" w:rsidRPr="00271AAE">
        <w:rPr>
          <w:rFonts w:ascii="Verdana" w:eastAsia="MS PMincho" w:hAnsi="Verdana"/>
          <w:spacing w:val="4"/>
          <w:sz w:val="20"/>
          <w:szCs w:val="20"/>
        </w:rPr>
        <w:t>r</w:t>
      </w:r>
      <w:r w:rsidR="00FC7FAA" w:rsidRPr="00271AAE">
        <w:rPr>
          <w:rFonts w:ascii="Verdana" w:eastAsia="MS PMincho" w:hAnsi="Verdana"/>
          <w:spacing w:val="2"/>
          <w:sz w:val="20"/>
          <w:szCs w:val="20"/>
        </w:rPr>
        <w:t>ang</w:t>
      </w:r>
      <w:r w:rsidR="00FC7FAA" w:rsidRPr="00271AAE">
        <w:rPr>
          <w:rFonts w:ascii="Verdana" w:eastAsia="MS PMincho" w:hAnsi="Verdana"/>
          <w:sz w:val="20"/>
          <w:szCs w:val="20"/>
        </w:rPr>
        <w:t>e</w:t>
      </w:r>
      <w:r w:rsidR="00FC7FAA" w:rsidRPr="00271AAE">
        <w:rPr>
          <w:rFonts w:ascii="Verdana" w:eastAsia="MS PMincho" w:hAnsi="Verdana"/>
          <w:spacing w:val="10"/>
          <w:sz w:val="20"/>
          <w:szCs w:val="20"/>
        </w:rPr>
        <w:t xml:space="preserve"> </w:t>
      </w:r>
      <w:r w:rsidR="00FC7FAA" w:rsidRPr="00271AAE">
        <w:rPr>
          <w:rFonts w:ascii="Verdana" w:eastAsia="MS PMincho" w:hAnsi="Verdana"/>
          <w:spacing w:val="2"/>
          <w:sz w:val="20"/>
          <w:szCs w:val="20"/>
        </w:rPr>
        <w:t>pe</w:t>
      </w:r>
      <w:r w:rsidR="00FC7FAA" w:rsidRPr="00271AAE">
        <w:rPr>
          <w:rFonts w:ascii="Verdana" w:eastAsia="MS PMincho" w:hAnsi="Verdana"/>
          <w:spacing w:val="5"/>
          <w:sz w:val="20"/>
          <w:szCs w:val="20"/>
        </w:rPr>
        <w:t>r</w:t>
      </w:r>
      <w:r w:rsidR="00FC7FAA" w:rsidRPr="00271AAE">
        <w:rPr>
          <w:rFonts w:ascii="Verdana" w:eastAsia="MS PMincho" w:hAnsi="Verdana"/>
          <w:spacing w:val="2"/>
          <w:sz w:val="20"/>
          <w:szCs w:val="20"/>
        </w:rPr>
        <w:t>iodi</w:t>
      </w:r>
      <w:r w:rsidR="00FC7FAA" w:rsidRPr="00271AAE">
        <w:rPr>
          <w:rFonts w:ascii="Verdana" w:eastAsia="MS PMincho" w:hAnsi="Verdana"/>
          <w:sz w:val="20"/>
          <w:szCs w:val="20"/>
        </w:rPr>
        <w:t>c</w:t>
      </w:r>
      <w:r w:rsidR="00FC7FAA" w:rsidRPr="00271AAE">
        <w:rPr>
          <w:rFonts w:ascii="Verdana" w:eastAsia="MS PMincho" w:hAnsi="Verdana"/>
          <w:spacing w:val="28"/>
          <w:sz w:val="20"/>
          <w:szCs w:val="20"/>
        </w:rPr>
        <w:t xml:space="preserve"> </w:t>
      </w:r>
      <w:r w:rsidR="00FC7FAA" w:rsidRPr="00271AAE">
        <w:rPr>
          <w:rFonts w:ascii="Verdana" w:eastAsia="MS PMincho" w:hAnsi="Verdana"/>
          <w:spacing w:val="2"/>
          <w:sz w:val="20"/>
          <w:szCs w:val="20"/>
        </w:rPr>
        <w:t>healt</w:t>
      </w:r>
      <w:r w:rsidR="00FC7FAA" w:rsidRPr="00271AAE">
        <w:rPr>
          <w:rFonts w:ascii="Verdana" w:eastAsia="MS PMincho" w:hAnsi="Verdana"/>
          <w:sz w:val="20"/>
          <w:szCs w:val="20"/>
        </w:rPr>
        <w:t>h</w:t>
      </w:r>
      <w:r w:rsidR="00FC7FAA" w:rsidRPr="00271AAE">
        <w:rPr>
          <w:rFonts w:ascii="Verdana" w:eastAsia="MS PMincho" w:hAnsi="Verdana"/>
          <w:spacing w:val="29"/>
          <w:sz w:val="20"/>
          <w:szCs w:val="20"/>
        </w:rPr>
        <w:t xml:space="preserve"> </w:t>
      </w:r>
      <w:r w:rsidR="00FC7FAA" w:rsidRPr="00271AAE">
        <w:rPr>
          <w:rFonts w:ascii="Verdana" w:eastAsia="MS PMincho" w:hAnsi="Verdana"/>
          <w:spacing w:val="2"/>
          <w:sz w:val="20"/>
          <w:szCs w:val="20"/>
        </w:rPr>
        <w:t>an</w:t>
      </w:r>
      <w:r w:rsidR="00FC7FAA" w:rsidRPr="00271AAE">
        <w:rPr>
          <w:rFonts w:ascii="Verdana" w:eastAsia="MS PMincho" w:hAnsi="Verdana"/>
          <w:sz w:val="20"/>
          <w:szCs w:val="20"/>
        </w:rPr>
        <w:t>d</w:t>
      </w:r>
      <w:r w:rsidR="00FC7FAA" w:rsidRPr="00271AAE">
        <w:rPr>
          <w:rFonts w:ascii="Verdana" w:eastAsia="MS PMincho" w:hAnsi="Verdana"/>
          <w:spacing w:val="33"/>
          <w:sz w:val="20"/>
          <w:szCs w:val="20"/>
        </w:rPr>
        <w:t xml:space="preserve"> </w:t>
      </w:r>
      <w:r w:rsidR="00FC7FAA" w:rsidRPr="00271AAE">
        <w:rPr>
          <w:rFonts w:ascii="Verdana" w:eastAsia="MS PMincho" w:hAnsi="Verdana"/>
          <w:spacing w:val="2"/>
          <w:sz w:val="20"/>
          <w:szCs w:val="20"/>
        </w:rPr>
        <w:t>safe</w:t>
      </w:r>
      <w:r w:rsidR="00FC7FAA" w:rsidRPr="00271AAE">
        <w:rPr>
          <w:rFonts w:ascii="Verdana" w:eastAsia="MS PMincho" w:hAnsi="Verdana"/>
          <w:spacing w:val="5"/>
          <w:sz w:val="20"/>
          <w:szCs w:val="20"/>
        </w:rPr>
        <w:t>t</w:t>
      </w:r>
      <w:r w:rsidR="00FC7FAA" w:rsidRPr="00271AAE">
        <w:rPr>
          <w:rFonts w:ascii="Verdana" w:eastAsia="MS PMincho" w:hAnsi="Verdana"/>
          <w:sz w:val="20"/>
          <w:szCs w:val="20"/>
        </w:rPr>
        <w:t>y,</w:t>
      </w:r>
      <w:r w:rsidR="00FC7FAA" w:rsidRPr="00271AAE">
        <w:rPr>
          <w:rFonts w:ascii="Verdana" w:eastAsia="MS PMincho" w:hAnsi="Verdana"/>
          <w:spacing w:val="1"/>
          <w:sz w:val="20"/>
          <w:szCs w:val="20"/>
        </w:rPr>
        <w:t xml:space="preserve"> </w:t>
      </w:r>
      <w:r w:rsidR="00FC7FAA" w:rsidRPr="00271AAE">
        <w:rPr>
          <w:rFonts w:ascii="Verdana" w:eastAsia="MS PMincho" w:hAnsi="Verdana"/>
          <w:spacing w:val="2"/>
          <w:sz w:val="20"/>
          <w:szCs w:val="20"/>
        </w:rPr>
        <w:t>fi</w:t>
      </w:r>
      <w:r w:rsidR="00FC7FAA" w:rsidRPr="00271AAE">
        <w:rPr>
          <w:rFonts w:ascii="Verdana" w:eastAsia="MS PMincho" w:hAnsi="Verdana"/>
          <w:spacing w:val="-1"/>
          <w:sz w:val="20"/>
          <w:szCs w:val="20"/>
        </w:rPr>
        <w:t>r</w:t>
      </w:r>
      <w:r w:rsidR="00FC7FAA" w:rsidRPr="00271AAE">
        <w:rPr>
          <w:rFonts w:ascii="Verdana" w:eastAsia="MS PMincho" w:hAnsi="Verdana"/>
          <w:sz w:val="20"/>
          <w:szCs w:val="20"/>
        </w:rPr>
        <w:t>e and other appropriate</w:t>
      </w:r>
      <w:r w:rsidR="00FC7FAA" w:rsidRPr="00271AAE">
        <w:rPr>
          <w:rFonts w:ascii="Verdana" w:eastAsia="MS PMincho" w:hAnsi="Verdana"/>
          <w:spacing w:val="17"/>
          <w:sz w:val="20"/>
          <w:szCs w:val="20"/>
        </w:rPr>
        <w:t xml:space="preserve"> </w:t>
      </w:r>
      <w:r w:rsidR="00FC7FAA" w:rsidRPr="00271AAE">
        <w:rPr>
          <w:rFonts w:ascii="Verdana" w:eastAsia="MS PMincho" w:hAnsi="Verdana"/>
          <w:spacing w:val="5"/>
          <w:sz w:val="20"/>
          <w:szCs w:val="20"/>
        </w:rPr>
        <w:t>r</w:t>
      </w:r>
      <w:r w:rsidR="00FC7FAA" w:rsidRPr="00271AAE">
        <w:rPr>
          <w:rFonts w:ascii="Verdana" w:eastAsia="MS PMincho" w:hAnsi="Verdana"/>
          <w:spacing w:val="2"/>
          <w:sz w:val="20"/>
          <w:szCs w:val="20"/>
        </w:rPr>
        <w:t>is</w:t>
      </w:r>
      <w:r w:rsidR="00FC7FAA" w:rsidRPr="00271AAE">
        <w:rPr>
          <w:rFonts w:ascii="Verdana" w:eastAsia="MS PMincho" w:hAnsi="Verdana"/>
          <w:sz w:val="20"/>
          <w:szCs w:val="20"/>
        </w:rPr>
        <w:t>k</w:t>
      </w:r>
      <w:r w:rsidR="00FC7FAA" w:rsidRPr="00271AAE">
        <w:rPr>
          <w:rFonts w:ascii="Verdana" w:eastAsia="MS PMincho" w:hAnsi="Verdana"/>
          <w:spacing w:val="26"/>
          <w:sz w:val="20"/>
          <w:szCs w:val="20"/>
        </w:rPr>
        <w:t xml:space="preserve"> </w:t>
      </w:r>
      <w:r w:rsidR="00FC7FAA" w:rsidRPr="00271AAE">
        <w:rPr>
          <w:rFonts w:ascii="Verdana" w:eastAsia="MS PMincho" w:hAnsi="Verdana"/>
          <w:spacing w:val="2"/>
          <w:sz w:val="20"/>
          <w:szCs w:val="20"/>
        </w:rPr>
        <w:t>assessment</w:t>
      </w:r>
      <w:r w:rsidR="00FC7FAA" w:rsidRPr="00271AAE">
        <w:rPr>
          <w:rFonts w:ascii="Verdana" w:eastAsia="MS PMincho" w:hAnsi="Verdana"/>
          <w:sz w:val="20"/>
          <w:szCs w:val="20"/>
        </w:rPr>
        <w:t>s</w:t>
      </w:r>
      <w:r w:rsidR="00FC7FAA" w:rsidRPr="00271AAE">
        <w:rPr>
          <w:rFonts w:ascii="Verdana" w:eastAsia="MS PMincho" w:hAnsi="Verdana"/>
          <w:spacing w:val="-2"/>
          <w:sz w:val="20"/>
          <w:szCs w:val="20"/>
        </w:rPr>
        <w:t xml:space="preserve"> </w:t>
      </w:r>
      <w:r w:rsidR="00FC7FAA" w:rsidRPr="00271AAE">
        <w:rPr>
          <w:rFonts w:ascii="Verdana" w:eastAsia="MS PMincho" w:hAnsi="Verdana"/>
          <w:spacing w:val="2"/>
          <w:sz w:val="20"/>
          <w:szCs w:val="20"/>
        </w:rPr>
        <w:t>in</w:t>
      </w:r>
      <w:r w:rsidR="00FC7FAA" w:rsidRPr="00271AAE">
        <w:rPr>
          <w:rFonts w:ascii="Verdana" w:eastAsia="MS PMincho" w:hAnsi="Verdana"/>
          <w:spacing w:val="6"/>
          <w:sz w:val="20"/>
          <w:szCs w:val="20"/>
        </w:rPr>
        <w:t xml:space="preserve"> </w:t>
      </w:r>
      <w:r w:rsidR="00FC7FAA" w:rsidRPr="00271AAE">
        <w:rPr>
          <w:rFonts w:ascii="Verdana" w:eastAsia="MS PMincho" w:hAnsi="Verdana"/>
          <w:w w:val="96"/>
          <w:sz w:val="20"/>
          <w:szCs w:val="20"/>
        </w:rPr>
        <w:t>a</w:t>
      </w:r>
      <w:r w:rsidR="00FC7FAA" w:rsidRPr="00271AAE">
        <w:rPr>
          <w:rFonts w:ascii="Verdana" w:eastAsia="MS PMincho" w:hAnsi="Verdana"/>
          <w:spacing w:val="-3"/>
          <w:w w:val="96"/>
          <w:sz w:val="20"/>
          <w:szCs w:val="20"/>
        </w:rPr>
        <w:t>c</w:t>
      </w:r>
      <w:r w:rsidR="00FC7FAA" w:rsidRPr="00271AAE">
        <w:rPr>
          <w:rFonts w:ascii="Verdana" w:eastAsia="MS PMincho" w:hAnsi="Verdana"/>
          <w:spacing w:val="-3"/>
          <w:w w:val="94"/>
          <w:sz w:val="20"/>
          <w:szCs w:val="20"/>
        </w:rPr>
        <w:t>c</w:t>
      </w:r>
      <w:r w:rsidR="00FC7FAA" w:rsidRPr="00271AAE">
        <w:rPr>
          <w:rFonts w:ascii="Verdana" w:eastAsia="MS PMincho" w:hAnsi="Verdana"/>
          <w:spacing w:val="-1"/>
          <w:w w:val="103"/>
          <w:sz w:val="20"/>
          <w:szCs w:val="20"/>
        </w:rPr>
        <w:t>o</w:t>
      </w:r>
      <w:r w:rsidR="00FC7FAA" w:rsidRPr="00271AAE">
        <w:rPr>
          <w:rFonts w:ascii="Verdana" w:eastAsia="MS PMincho" w:hAnsi="Verdana"/>
          <w:spacing w:val="-3"/>
          <w:w w:val="110"/>
          <w:sz w:val="20"/>
          <w:szCs w:val="20"/>
        </w:rPr>
        <w:t>r</w:t>
      </w:r>
      <w:r w:rsidR="00FC7FAA" w:rsidRPr="00271AAE">
        <w:rPr>
          <w:rFonts w:ascii="Verdana" w:eastAsia="MS PMincho" w:hAnsi="Verdana"/>
          <w:w w:val="105"/>
          <w:sz w:val="20"/>
          <w:szCs w:val="20"/>
        </w:rPr>
        <w:t>d</w:t>
      </w:r>
      <w:r w:rsidR="00FC7FAA" w:rsidRPr="00271AAE">
        <w:rPr>
          <w:rFonts w:ascii="Verdana" w:eastAsia="MS PMincho" w:hAnsi="Verdana"/>
          <w:sz w:val="20"/>
          <w:szCs w:val="20"/>
        </w:rPr>
        <w:t>an</w:t>
      </w:r>
      <w:r w:rsidR="00FC7FAA" w:rsidRPr="00271AAE">
        <w:rPr>
          <w:rFonts w:ascii="Verdana" w:eastAsia="MS PMincho" w:hAnsi="Verdana"/>
          <w:spacing w:val="-3"/>
          <w:sz w:val="20"/>
          <w:szCs w:val="20"/>
        </w:rPr>
        <w:t>c</w:t>
      </w:r>
      <w:r w:rsidR="00FC7FAA" w:rsidRPr="00271AAE">
        <w:rPr>
          <w:rFonts w:ascii="Verdana" w:eastAsia="MS PMincho" w:hAnsi="Verdana"/>
          <w:w w:val="94"/>
          <w:sz w:val="20"/>
          <w:szCs w:val="20"/>
        </w:rPr>
        <w:t>e</w:t>
      </w:r>
      <w:r w:rsidR="00FC7FAA" w:rsidRPr="00271AAE">
        <w:rPr>
          <w:rFonts w:ascii="Verdana" w:eastAsia="MS PMincho" w:hAnsi="Verdana"/>
          <w:spacing w:val="9"/>
          <w:sz w:val="20"/>
          <w:szCs w:val="20"/>
        </w:rPr>
        <w:t xml:space="preserve"> </w:t>
      </w:r>
      <w:r w:rsidR="00FC7FAA" w:rsidRPr="00271AAE">
        <w:rPr>
          <w:rFonts w:ascii="Verdana" w:eastAsia="MS PMincho" w:hAnsi="Verdana"/>
          <w:spacing w:val="4"/>
          <w:sz w:val="20"/>
          <w:szCs w:val="20"/>
        </w:rPr>
        <w:t>w</w:t>
      </w:r>
      <w:r w:rsidR="00FC7FAA" w:rsidRPr="00271AAE">
        <w:rPr>
          <w:rFonts w:ascii="Verdana" w:eastAsia="MS PMincho" w:hAnsi="Verdana"/>
          <w:sz w:val="20"/>
          <w:szCs w:val="20"/>
        </w:rPr>
        <w:t>ith</w:t>
      </w:r>
      <w:r w:rsidR="00FC7FAA" w:rsidRPr="00271AAE">
        <w:rPr>
          <w:rFonts w:ascii="Verdana" w:eastAsia="MS PMincho" w:hAnsi="Verdana"/>
          <w:spacing w:val="9"/>
          <w:sz w:val="20"/>
          <w:szCs w:val="20"/>
        </w:rPr>
        <w:t xml:space="preserve"> </w:t>
      </w:r>
      <w:r w:rsidR="00FC7FAA" w:rsidRPr="00271AAE">
        <w:rPr>
          <w:rFonts w:ascii="Verdana" w:eastAsia="MS PMincho" w:hAnsi="Verdana"/>
          <w:sz w:val="20"/>
          <w:szCs w:val="20"/>
        </w:rPr>
        <w:t>the</w:t>
      </w:r>
      <w:r w:rsidR="00FC7FAA" w:rsidRPr="00271AAE">
        <w:rPr>
          <w:rFonts w:ascii="Verdana" w:eastAsia="MS PMincho" w:hAnsi="Verdana"/>
          <w:spacing w:val="16"/>
          <w:sz w:val="20"/>
          <w:szCs w:val="20"/>
        </w:rPr>
        <w:t xml:space="preserve"> </w:t>
      </w:r>
      <w:r w:rsidR="00FC7FAA" w:rsidRPr="00271AAE">
        <w:rPr>
          <w:rFonts w:ascii="Verdana" w:eastAsia="MS PMincho" w:hAnsi="Verdana"/>
          <w:sz w:val="20"/>
          <w:szCs w:val="20"/>
        </w:rPr>
        <w:t>statu</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o</w:t>
      </w:r>
      <w:r w:rsidR="00FC7FAA" w:rsidRPr="00271AAE">
        <w:rPr>
          <w:rFonts w:ascii="Verdana" w:eastAsia="MS PMincho" w:hAnsi="Verdana"/>
          <w:spacing w:val="7"/>
          <w:sz w:val="20"/>
          <w:szCs w:val="20"/>
        </w:rPr>
        <w:t>r</w:t>
      </w:r>
      <w:r w:rsidR="00FC7FAA" w:rsidRPr="00271AAE">
        <w:rPr>
          <w:rFonts w:ascii="Verdana" w:eastAsia="MS PMincho" w:hAnsi="Verdana"/>
          <w:sz w:val="20"/>
          <w:szCs w:val="20"/>
        </w:rPr>
        <w:t>y</w:t>
      </w:r>
      <w:r w:rsidR="00FC7FAA" w:rsidRPr="00271AAE">
        <w:rPr>
          <w:rFonts w:ascii="Verdana" w:eastAsia="MS PMincho" w:hAnsi="Verdana"/>
          <w:spacing w:val="19"/>
          <w:sz w:val="20"/>
          <w:szCs w:val="20"/>
        </w:rPr>
        <w:t xml:space="preserve"> </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equi</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ements</w:t>
      </w:r>
      <w:r w:rsidR="00FC7FAA" w:rsidRPr="00271AAE">
        <w:rPr>
          <w:rFonts w:ascii="Verdana" w:eastAsia="MS PMincho" w:hAnsi="Verdana"/>
          <w:spacing w:val="20"/>
          <w:sz w:val="20"/>
          <w:szCs w:val="20"/>
        </w:rPr>
        <w:t xml:space="preserve"> </w:t>
      </w:r>
      <w:r w:rsidR="00FC7FAA" w:rsidRPr="00271AAE">
        <w:rPr>
          <w:rFonts w:ascii="Verdana" w:eastAsia="MS PMincho" w:hAnsi="Verdana"/>
          <w:sz w:val="20"/>
          <w:szCs w:val="20"/>
        </w:rPr>
        <w:t>and,</w:t>
      </w:r>
      <w:r w:rsidR="00FC7FAA" w:rsidRPr="00271AAE">
        <w:rPr>
          <w:rFonts w:ascii="Verdana" w:eastAsia="MS PMincho" w:hAnsi="Verdana"/>
          <w:spacing w:val="12"/>
          <w:sz w:val="20"/>
          <w:szCs w:val="20"/>
        </w:rPr>
        <w:t xml:space="preserve"> </w:t>
      </w:r>
      <w:r w:rsidR="00FC7FAA" w:rsidRPr="00271AAE">
        <w:rPr>
          <w:rFonts w:ascii="Verdana" w:eastAsia="MS PMincho" w:hAnsi="Verdana"/>
          <w:sz w:val="20"/>
          <w:szCs w:val="20"/>
        </w:rPr>
        <w:t>whe</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w:t>
      </w:r>
      <w:r w:rsidR="00FC7FAA" w:rsidRPr="00271AAE">
        <w:rPr>
          <w:rFonts w:ascii="Verdana" w:eastAsia="MS PMincho" w:hAnsi="Verdana"/>
          <w:spacing w:val="4"/>
          <w:sz w:val="20"/>
          <w:szCs w:val="20"/>
        </w:rPr>
        <w:t xml:space="preserve"> </w:t>
      </w:r>
      <w:r w:rsidR="00FC7FAA" w:rsidRPr="00271AAE">
        <w:rPr>
          <w:rFonts w:ascii="Verdana" w:eastAsia="MS PMincho" w:hAnsi="Verdana"/>
          <w:w w:val="96"/>
          <w:sz w:val="20"/>
          <w:szCs w:val="20"/>
        </w:rPr>
        <w:t>ne</w:t>
      </w:r>
      <w:r w:rsidR="00FC7FAA" w:rsidRPr="00271AAE">
        <w:rPr>
          <w:rFonts w:ascii="Verdana" w:eastAsia="MS PMincho" w:hAnsi="Verdana"/>
          <w:spacing w:val="-3"/>
          <w:w w:val="96"/>
          <w:sz w:val="20"/>
          <w:szCs w:val="20"/>
        </w:rPr>
        <w:t>c</w:t>
      </w:r>
      <w:r w:rsidR="00FC7FAA" w:rsidRPr="00271AAE">
        <w:rPr>
          <w:rFonts w:ascii="Verdana" w:eastAsia="MS PMincho" w:hAnsi="Verdana"/>
          <w:w w:val="96"/>
          <w:sz w:val="20"/>
          <w:szCs w:val="20"/>
        </w:rPr>
        <w:t>essa</w:t>
      </w:r>
      <w:r w:rsidR="00FC7FAA" w:rsidRPr="00271AAE">
        <w:rPr>
          <w:rFonts w:ascii="Verdana" w:eastAsia="MS PMincho" w:hAnsi="Verdana"/>
          <w:spacing w:val="7"/>
          <w:w w:val="96"/>
          <w:sz w:val="20"/>
          <w:szCs w:val="20"/>
        </w:rPr>
        <w:t>r</w:t>
      </w:r>
      <w:r w:rsidR="00FC7FAA" w:rsidRPr="00271AAE">
        <w:rPr>
          <w:rFonts w:ascii="Verdana" w:eastAsia="MS PMincho" w:hAnsi="Verdana"/>
          <w:spacing w:val="-14"/>
          <w:w w:val="96"/>
          <w:sz w:val="20"/>
          <w:szCs w:val="20"/>
        </w:rPr>
        <w:t>y</w:t>
      </w:r>
      <w:r w:rsidR="00FC7FAA" w:rsidRPr="00271AAE">
        <w:rPr>
          <w:rFonts w:ascii="Verdana" w:eastAsia="MS PMincho" w:hAnsi="Verdana"/>
          <w:w w:val="96"/>
          <w:sz w:val="20"/>
          <w:szCs w:val="20"/>
        </w:rPr>
        <w:t>,</w:t>
      </w:r>
      <w:r w:rsidR="00FC7FAA" w:rsidRPr="00271AAE">
        <w:rPr>
          <w:rFonts w:ascii="Verdana" w:eastAsia="MS PMincho" w:hAnsi="Verdana"/>
          <w:spacing w:val="6"/>
          <w:w w:val="96"/>
          <w:sz w:val="20"/>
          <w:szCs w:val="20"/>
        </w:rPr>
        <w:t xml:space="preserve"> </w:t>
      </w:r>
      <w:r w:rsidR="00FC7FAA" w:rsidRPr="00271AAE">
        <w:rPr>
          <w:rFonts w:ascii="Verdana" w:eastAsia="MS PMincho" w:hAnsi="Verdana"/>
          <w:sz w:val="20"/>
          <w:szCs w:val="20"/>
        </w:rPr>
        <w:t>in</w:t>
      </w:r>
      <w:r w:rsidR="00FC7FAA" w:rsidRPr="00271AAE">
        <w:rPr>
          <w:rFonts w:ascii="Verdana" w:eastAsia="MS PMincho" w:hAnsi="Verdana"/>
          <w:spacing w:val="1"/>
          <w:sz w:val="20"/>
          <w:szCs w:val="20"/>
        </w:rPr>
        <w:t xml:space="preserve"> </w:t>
      </w:r>
      <w:r w:rsidR="00FC7FAA" w:rsidRPr="00271AAE">
        <w:rPr>
          <w:rFonts w:ascii="Verdana" w:eastAsia="MS PMincho" w:hAnsi="Verdana"/>
          <w:sz w:val="20"/>
          <w:szCs w:val="20"/>
        </w:rPr>
        <w:t>liaison</w:t>
      </w:r>
      <w:r w:rsidR="00FC7FAA" w:rsidRPr="00271AAE">
        <w:rPr>
          <w:rFonts w:ascii="Verdana" w:eastAsia="MS PMincho" w:hAnsi="Verdana"/>
          <w:spacing w:val="-10"/>
          <w:sz w:val="20"/>
          <w:szCs w:val="20"/>
        </w:rPr>
        <w:t xml:space="preserve"> </w:t>
      </w:r>
      <w:r w:rsidR="00FC7FAA" w:rsidRPr="00271AAE">
        <w:rPr>
          <w:rFonts w:ascii="Verdana" w:eastAsia="MS PMincho" w:hAnsi="Verdana"/>
          <w:spacing w:val="4"/>
          <w:sz w:val="20"/>
          <w:szCs w:val="20"/>
        </w:rPr>
        <w:t>w</w:t>
      </w:r>
      <w:r w:rsidR="00FC7FAA" w:rsidRPr="00271AAE">
        <w:rPr>
          <w:rFonts w:ascii="Verdana" w:eastAsia="MS PMincho" w:hAnsi="Verdana"/>
          <w:sz w:val="20"/>
          <w:szCs w:val="20"/>
        </w:rPr>
        <w:t>ith</w:t>
      </w:r>
      <w:r w:rsidR="00FC7FAA" w:rsidRPr="00271AAE">
        <w:rPr>
          <w:rFonts w:ascii="Verdana" w:eastAsia="MS PMincho" w:hAnsi="Verdana"/>
          <w:spacing w:val="-5"/>
          <w:sz w:val="20"/>
          <w:szCs w:val="20"/>
        </w:rPr>
        <w:t xml:space="preserve"> </w:t>
      </w:r>
      <w:r w:rsidR="00FC7FAA" w:rsidRPr="00271AAE">
        <w:rPr>
          <w:rFonts w:ascii="Verdana" w:eastAsia="MS PMincho" w:hAnsi="Verdana"/>
          <w:w w:val="103"/>
          <w:sz w:val="20"/>
          <w:szCs w:val="20"/>
        </w:rPr>
        <w:t>the</w:t>
      </w:r>
      <w:r w:rsidR="00FC7FAA" w:rsidRPr="00271AAE">
        <w:rPr>
          <w:rFonts w:ascii="Verdana" w:eastAsia="MS PMincho" w:hAnsi="Verdana"/>
          <w:spacing w:val="-5"/>
          <w:sz w:val="20"/>
          <w:szCs w:val="20"/>
        </w:rPr>
        <w:t xml:space="preserve"> </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el</w:t>
      </w:r>
      <w:r w:rsidR="00FC7FAA" w:rsidRPr="00271AAE">
        <w:rPr>
          <w:rFonts w:ascii="Verdana" w:eastAsia="MS PMincho" w:hAnsi="Verdana"/>
          <w:spacing w:val="1"/>
          <w:sz w:val="20"/>
          <w:szCs w:val="20"/>
        </w:rPr>
        <w:t>e</w:t>
      </w:r>
      <w:r w:rsidR="00FC7FAA" w:rsidRPr="00271AAE">
        <w:rPr>
          <w:rFonts w:ascii="Verdana" w:eastAsia="MS PMincho" w:hAnsi="Verdana"/>
          <w:sz w:val="20"/>
          <w:szCs w:val="20"/>
        </w:rPr>
        <w:t>vant</w:t>
      </w:r>
      <w:r w:rsidR="00FC7FAA" w:rsidRPr="00271AAE">
        <w:rPr>
          <w:rFonts w:ascii="Verdana" w:eastAsia="MS PMincho" w:hAnsi="Verdana"/>
          <w:spacing w:val="-4"/>
          <w:sz w:val="20"/>
          <w:szCs w:val="20"/>
        </w:rPr>
        <w:t xml:space="preserve"> </w:t>
      </w:r>
      <w:r w:rsidR="00FC7FAA" w:rsidRPr="00271AAE">
        <w:rPr>
          <w:rFonts w:ascii="Verdana" w:eastAsia="MS PMincho" w:hAnsi="Verdana"/>
          <w:sz w:val="20"/>
          <w:szCs w:val="20"/>
        </w:rPr>
        <w:t>public</w:t>
      </w:r>
      <w:r w:rsidR="00FC7FAA" w:rsidRPr="00271AAE">
        <w:rPr>
          <w:rFonts w:ascii="Verdana" w:eastAsia="MS PMincho" w:hAnsi="Verdana"/>
          <w:spacing w:val="-5"/>
          <w:sz w:val="20"/>
          <w:szCs w:val="20"/>
        </w:rPr>
        <w:t xml:space="preserve"> </w:t>
      </w:r>
      <w:r w:rsidR="00FC7FAA" w:rsidRPr="00271AAE">
        <w:rPr>
          <w:rFonts w:ascii="Verdana" w:eastAsia="MS PMincho" w:hAnsi="Verdana"/>
          <w:w w:val="105"/>
          <w:sz w:val="20"/>
          <w:szCs w:val="20"/>
        </w:rPr>
        <w:t>autho</w:t>
      </w:r>
      <w:r w:rsidR="00FC7FAA" w:rsidRPr="00271AAE">
        <w:rPr>
          <w:rFonts w:ascii="Verdana" w:eastAsia="MS PMincho" w:hAnsi="Verdana"/>
          <w:spacing w:val="3"/>
          <w:w w:val="105"/>
          <w:sz w:val="20"/>
          <w:szCs w:val="20"/>
        </w:rPr>
        <w:t>r</w:t>
      </w:r>
      <w:r w:rsidR="00FC7FAA" w:rsidRPr="00271AAE">
        <w:rPr>
          <w:rFonts w:ascii="Verdana" w:eastAsia="MS PMincho" w:hAnsi="Verdana"/>
          <w:w w:val="96"/>
          <w:sz w:val="20"/>
          <w:szCs w:val="20"/>
        </w:rPr>
        <w:t>i</w:t>
      </w:r>
      <w:r w:rsidR="00FC7FAA" w:rsidRPr="00271AAE">
        <w:rPr>
          <w:rFonts w:ascii="Verdana" w:eastAsia="MS PMincho" w:hAnsi="Verdana"/>
          <w:w w:val="97"/>
          <w:sz w:val="20"/>
          <w:szCs w:val="20"/>
        </w:rPr>
        <w:t>ties</w:t>
      </w:r>
    </w:p>
    <w:p w14:paraId="56C88260" w14:textId="77777777" w:rsidR="00FC7FAA" w:rsidRPr="00271AAE" w:rsidRDefault="004946C1" w:rsidP="00F00A67">
      <w:pPr>
        <w:pStyle w:val="ListParagraph"/>
        <w:numPr>
          <w:ilvl w:val="0"/>
          <w:numId w:val="26"/>
        </w:numPr>
        <w:spacing w:after="240"/>
        <w:rPr>
          <w:rFonts w:ascii="Verdana" w:eastAsia="MS PMincho" w:hAnsi="Verdana"/>
          <w:spacing w:val="-3"/>
          <w:sz w:val="20"/>
          <w:szCs w:val="20"/>
        </w:rPr>
      </w:pPr>
      <w:r w:rsidRPr="00271AAE">
        <w:rPr>
          <w:rFonts w:ascii="Verdana" w:eastAsia="MS PMincho" w:hAnsi="Verdana"/>
          <w:spacing w:val="-7"/>
          <w:w w:val="95"/>
          <w:sz w:val="20"/>
          <w:szCs w:val="20"/>
        </w:rPr>
        <w:t>v</w:t>
      </w:r>
      <w:r w:rsidR="00FC7FAA" w:rsidRPr="00271AAE">
        <w:rPr>
          <w:rFonts w:ascii="Verdana" w:eastAsia="MS PMincho" w:hAnsi="Verdana"/>
          <w:w w:val="95"/>
          <w:sz w:val="20"/>
          <w:szCs w:val="20"/>
        </w:rPr>
        <w:t>i</w:t>
      </w:r>
      <w:r w:rsidR="00FC7FAA" w:rsidRPr="00271AAE">
        <w:rPr>
          <w:rFonts w:ascii="Verdana" w:eastAsia="MS PMincho" w:hAnsi="Verdana"/>
          <w:spacing w:val="-1"/>
          <w:w w:val="95"/>
          <w:sz w:val="20"/>
          <w:szCs w:val="20"/>
        </w:rPr>
        <w:t>si</w:t>
      </w:r>
      <w:r w:rsidR="00FC7FAA" w:rsidRPr="00271AAE">
        <w:rPr>
          <w:rFonts w:ascii="Verdana" w:eastAsia="MS PMincho" w:hAnsi="Verdana"/>
          <w:w w:val="95"/>
          <w:sz w:val="20"/>
          <w:szCs w:val="20"/>
        </w:rPr>
        <w:t>t</w:t>
      </w:r>
      <w:r w:rsidR="00FC7FAA" w:rsidRPr="00271AAE">
        <w:rPr>
          <w:rFonts w:ascii="Verdana" w:eastAsia="MS PMincho" w:hAnsi="Verdana"/>
          <w:spacing w:val="-9"/>
          <w:w w:val="95"/>
          <w:sz w:val="20"/>
          <w:szCs w:val="20"/>
        </w:rPr>
        <w:t xml:space="preserve"> </w:t>
      </w:r>
      <w:r w:rsidR="00FC7FAA" w:rsidRPr="00271AAE">
        <w:rPr>
          <w:rFonts w:ascii="Verdana" w:eastAsia="MS PMincho" w:hAnsi="Verdana"/>
          <w:spacing w:val="-1"/>
          <w:sz w:val="20"/>
          <w:szCs w:val="20"/>
        </w:rPr>
        <w:t>th</w:t>
      </w:r>
      <w:r w:rsidR="00FC7FAA" w:rsidRPr="00271AAE">
        <w:rPr>
          <w:rFonts w:ascii="Verdana" w:eastAsia="MS PMincho" w:hAnsi="Verdana"/>
          <w:sz w:val="20"/>
          <w:szCs w:val="20"/>
        </w:rPr>
        <w:t>e</w:t>
      </w:r>
      <w:r w:rsidR="00FC7FAA" w:rsidRPr="00271AAE">
        <w:rPr>
          <w:rFonts w:ascii="Verdana" w:eastAsia="MS PMincho" w:hAnsi="Verdana"/>
          <w:spacing w:val="-9"/>
          <w:sz w:val="20"/>
          <w:szCs w:val="20"/>
        </w:rPr>
        <w:t xml:space="preserve"> </w:t>
      </w:r>
      <w:r w:rsidR="00FC7FAA" w:rsidRPr="00271AAE">
        <w:rPr>
          <w:rFonts w:ascii="Verdana" w:eastAsia="MS PMincho" w:hAnsi="Verdana"/>
          <w:spacing w:val="-1"/>
          <w:sz w:val="20"/>
          <w:szCs w:val="20"/>
        </w:rPr>
        <w:t>p</w:t>
      </w:r>
      <w:r w:rsidR="00FC7FAA" w:rsidRPr="00271AAE">
        <w:rPr>
          <w:rFonts w:ascii="Verdana" w:eastAsia="MS PMincho" w:hAnsi="Verdana"/>
          <w:spacing w:val="-4"/>
          <w:sz w:val="20"/>
          <w:szCs w:val="20"/>
        </w:rPr>
        <w:t>r</w:t>
      </w:r>
      <w:r w:rsidR="00FC7FAA" w:rsidRPr="00271AAE">
        <w:rPr>
          <w:rFonts w:ascii="Verdana" w:eastAsia="MS PMincho" w:hAnsi="Verdana"/>
          <w:spacing w:val="-2"/>
          <w:sz w:val="20"/>
          <w:szCs w:val="20"/>
        </w:rPr>
        <w:t>o</w:t>
      </w:r>
      <w:r w:rsidR="00FC7FAA" w:rsidRPr="00271AAE">
        <w:rPr>
          <w:rFonts w:ascii="Verdana" w:eastAsia="MS PMincho" w:hAnsi="Verdana"/>
          <w:sz w:val="20"/>
          <w:szCs w:val="20"/>
        </w:rPr>
        <w:t>p</w:t>
      </w:r>
      <w:r w:rsidR="00FC7FAA" w:rsidRPr="00271AAE">
        <w:rPr>
          <w:rFonts w:ascii="Verdana" w:eastAsia="MS PMincho" w:hAnsi="Verdana"/>
          <w:spacing w:val="-1"/>
          <w:sz w:val="20"/>
          <w:szCs w:val="20"/>
        </w:rPr>
        <w:t>e</w:t>
      </w:r>
      <w:r w:rsidR="00FC7FAA" w:rsidRPr="00271AAE">
        <w:rPr>
          <w:rFonts w:ascii="Verdana" w:eastAsia="MS PMincho" w:hAnsi="Verdana"/>
          <w:spacing w:val="4"/>
          <w:sz w:val="20"/>
          <w:szCs w:val="20"/>
        </w:rPr>
        <w:t>r</w:t>
      </w:r>
      <w:r w:rsidR="00FC7FAA" w:rsidRPr="00271AAE">
        <w:rPr>
          <w:rFonts w:ascii="Verdana" w:eastAsia="MS PMincho" w:hAnsi="Verdana"/>
          <w:spacing w:val="3"/>
          <w:sz w:val="20"/>
          <w:szCs w:val="20"/>
        </w:rPr>
        <w:t>t</w:t>
      </w:r>
      <w:r w:rsidR="00FC7FAA" w:rsidRPr="00271AAE">
        <w:rPr>
          <w:rFonts w:ascii="Verdana" w:eastAsia="MS PMincho" w:hAnsi="Verdana"/>
          <w:sz w:val="20"/>
          <w:szCs w:val="20"/>
        </w:rPr>
        <w:t>y</w:t>
      </w:r>
      <w:r w:rsidR="00FC7FAA" w:rsidRPr="00271AAE">
        <w:rPr>
          <w:rFonts w:ascii="Verdana" w:eastAsia="MS PMincho" w:hAnsi="Verdana"/>
          <w:spacing w:val="-3"/>
          <w:sz w:val="20"/>
          <w:szCs w:val="20"/>
        </w:rPr>
        <w:t xml:space="preserve"> t</w:t>
      </w:r>
      <w:r w:rsidR="00FC7FAA" w:rsidRPr="00271AAE">
        <w:rPr>
          <w:rFonts w:ascii="Verdana" w:eastAsia="MS PMincho" w:hAnsi="Verdana"/>
          <w:sz w:val="20"/>
          <w:szCs w:val="20"/>
        </w:rPr>
        <w:t>o</w:t>
      </w:r>
      <w:r w:rsidR="00FC7FAA" w:rsidRPr="00271AAE">
        <w:rPr>
          <w:rFonts w:ascii="Verdana" w:eastAsia="MS PMincho" w:hAnsi="Verdana"/>
          <w:spacing w:val="-5"/>
          <w:sz w:val="20"/>
          <w:szCs w:val="20"/>
        </w:rPr>
        <w:t xml:space="preserve"> visually </w:t>
      </w:r>
      <w:r w:rsidR="00FC7FAA" w:rsidRPr="00271AAE">
        <w:rPr>
          <w:rFonts w:ascii="Verdana" w:eastAsia="MS PMincho" w:hAnsi="Verdana"/>
          <w:spacing w:val="-2"/>
          <w:w w:val="98"/>
          <w:sz w:val="20"/>
          <w:szCs w:val="20"/>
        </w:rPr>
        <w:t>c</w:t>
      </w:r>
      <w:r w:rsidR="00FC7FAA" w:rsidRPr="00271AAE">
        <w:rPr>
          <w:rFonts w:ascii="Verdana" w:eastAsia="MS PMincho" w:hAnsi="Verdana"/>
          <w:w w:val="98"/>
          <w:sz w:val="20"/>
          <w:szCs w:val="20"/>
        </w:rPr>
        <w:t>h</w:t>
      </w:r>
      <w:r w:rsidR="00FC7FAA" w:rsidRPr="00271AAE">
        <w:rPr>
          <w:rFonts w:ascii="Verdana" w:eastAsia="MS PMincho" w:hAnsi="Verdana"/>
          <w:spacing w:val="-1"/>
          <w:w w:val="98"/>
          <w:sz w:val="20"/>
          <w:szCs w:val="20"/>
        </w:rPr>
        <w:t>ec</w:t>
      </w:r>
      <w:r w:rsidR="00FC7FAA" w:rsidRPr="00271AAE">
        <w:rPr>
          <w:rFonts w:ascii="Verdana" w:eastAsia="MS PMincho" w:hAnsi="Verdana"/>
          <w:w w:val="98"/>
          <w:sz w:val="20"/>
          <w:szCs w:val="20"/>
        </w:rPr>
        <w:t>k</w:t>
      </w:r>
      <w:r w:rsidR="00FC7FAA" w:rsidRPr="00271AAE">
        <w:rPr>
          <w:rFonts w:ascii="Verdana" w:eastAsia="MS PMincho" w:hAnsi="Verdana"/>
          <w:spacing w:val="-12"/>
          <w:w w:val="98"/>
          <w:sz w:val="20"/>
          <w:szCs w:val="20"/>
        </w:rPr>
        <w:t xml:space="preserve"> </w:t>
      </w:r>
      <w:r w:rsidR="00FC7FAA" w:rsidRPr="00271AAE">
        <w:rPr>
          <w:rFonts w:ascii="Verdana" w:eastAsia="MS PMincho" w:hAnsi="Verdana"/>
          <w:spacing w:val="-1"/>
          <w:sz w:val="20"/>
          <w:szCs w:val="20"/>
        </w:rPr>
        <w:t>it</w:t>
      </w:r>
      <w:r w:rsidR="00FC7FAA" w:rsidRPr="00271AAE">
        <w:rPr>
          <w:rFonts w:ascii="Verdana" w:eastAsia="MS PMincho" w:hAnsi="Verdana"/>
          <w:sz w:val="20"/>
          <w:szCs w:val="20"/>
        </w:rPr>
        <w:t>s</w:t>
      </w:r>
      <w:r w:rsidR="00FC7FAA" w:rsidRPr="00271AAE">
        <w:rPr>
          <w:rFonts w:ascii="Verdana" w:eastAsia="MS PMincho" w:hAnsi="Verdana"/>
          <w:spacing w:val="-16"/>
          <w:sz w:val="20"/>
          <w:szCs w:val="20"/>
        </w:rPr>
        <w:t xml:space="preserve"> </w:t>
      </w:r>
      <w:r w:rsidR="00FC7FAA" w:rsidRPr="00271AAE">
        <w:rPr>
          <w:rFonts w:ascii="Verdana" w:eastAsia="MS PMincho" w:hAnsi="Verdana"/>
          <w:spacing w:val="-4"/>
          <w:sz w:val="20"/>
          <w:szCs w:val="20"/>
        </w:rPr>
        <w:t>c</w:t>
      </w:r>
      <w:r w:rsidR="00FC7FAA" w:rsidRPr="00271AAE">
        <w:rPr>
          <w:rFonts w:ascii="Verdana" w:eastAsia="MS PMincho" w:hAnsi="Verdana"/>
          <w:spacing w:val="-1"/>
          <w:sz w:val="20"/>
          <w:szCs w:val="20"/>
        </w:rPr>
        <w:t>onditio</w:t>
      </w:r>
      <w:r w:rsidR="00FC7FAA" w:rsidRPr="00271AAE">
        <w:rPr>
          <w:rFonts w:ascii="Verdana" w:eastAsia="MS PMincho" w:hAnsi="Verdana"/>
          <w:sz w:val="20"/>
          <w:szCs w:val="20"/>
        </w:rPr>
        <w:t>n</w:t>
      </w:r>
      <w:r w:rsidR="00FC7FAA" w:rsidRPr="00271AAE">
        <w:rPr>
          <w:rFonts w:ascii="Verdana" w:eastAsia="MS PMincho" w:hAnsi="Verdana"/>
          <w:spacing w:val="7"/>
          <w:sz w:val="20"/>
          <w:szCs w:val="20"/>
        </w:rPr>
        <w:t xml:space="preserve"> </w:t>
      </w:r>
      <w:r w:rsidR="00FC7FAA" w:rsidRPr="00271AAE">
        <w:rPr>
          <w:rFonts w:ascii="Verdana" w:eastAsia="MS PMincho" w:hAnsi="Verdana"/>
          <w:spacing w:val="-1"/>
          <w:sz w:val="20"/>
          <w:szCs w:val="20"/>
        </w:rPr>
        <w:t>an</w:t>
      </w:r>
      <w:r w:rsidR="00FC7FAA" w:rsidRPr="00271AAE">
        <w:rPr>
          <w:rFonts w:ascii="Verdana" w:eastAsia="MS PMincho" w:hAnsi="Verdana"/>
          <w:sz w:val="20"/>
          <w:szCs w:val="20"/>
        </w:rPr>
        <w:t>d</w:t>
      </w:r>
      <w:r w:rsidR="00FC7FAA" w:rsidRPr="00271AAE">
        <w:rPr>
          <w:rFonts w:ascii="Verdana" w:eastAsia="MS PMincho" w:hAnsi="Verdana"/>
          <w:spacing w:val="-6"/>
          <w:sz w:val="20"/>
          <w:szCs w:val="20"/>
        </w:rPr>
        <w:t xml:space="preserve"> </w:t>
      </w:r>
      <w:r w:rsidR="00FC7FAA" w:rsidRPr="00271AAE">
        <w:rPr>
          <w:rFonts w:ascii="Verdana" w:eastAsia="MS PMincho" w:hAnsi="Verdana"/>
          <w:spacing w:val="-1"/>
          <w:sz w:val="20"/>
          <w:szCs w:val="20"/>
        </w:rPr>
        <w:t>dea</w:t>
      </w:r>
      <w:r w:rsidR="00FC7FAA" w:rsidRPr="00271AAE">
        <w:rPr>
          <w:rFonts w:ascii="Verdana" w:eastAsia="MS PMincho" w:hAnsi="Verdana"/>
          <w:sz w:val="20"/>
          <w:szCs w:val="20"/>
        </w:rPr>
        <w:t>l</w:t>
      </w:r>
      <w:r w:rsidR="00FC7FAA" w:rsidRPr="00271AAE">
        <w:rPr>
          <w:rFonts w:ascii="Verdana" w:eastAsia="MS PMincho" w:hAnsi="Verdana"/>
          <w:spacing w:val="-20"/>
          <w:sz w:val="20"/>
          <w:szCs w:val="20"/>
        </w:rPr>
        <w:t xml:space="preserve"> </w:t>
      </w:r>
      <w:r w:rsidR="00FC7FAA" w:rsidRPr="00271AAE">
        <w:rPr>
          <w:rFonts w:ascii="Verdana" w:eastAsia="MS PMincho" w:hAnsi="Verdana"/>
          <w:spacing w:val="3"/>
          <w:sz w:val="20"/>
          <w:szCs w:val="20"/>
        </w:rPr>
        <w:t>w</w:t>
      </w:r>
      <w:r w:rsidR="00FC7FAA" w:rsidRPr="00271AAE">
        <w:rPr>
          <w:rFonts w:ascii="Verdana" w:eastAsia="MS PMincho" w:hAnsi="Verdana"/>
          <w:spacing w:val="-1"/>
          <w:sz w:val="20"/>
          <w:szCs w:val="20"/>
        </w:rPr>
        <w:t>it</w:t>
      </w:r>
      <w:r w:rsidR="00FC7FAA" w:rsidRPr="00271AAE">
        <w:rPr>
          <w:rFonts w:ascii="Verdana" w:eastAsia="MS PMincho" w:hAnsi="Verdana"/>
          <w:sz w:val="20"/>
          <w:szCs w:val="20"/>
        </w:rPr>
        <w:t>h</w:t>
      </w:r>
      <w:r w:rsidR="00FC7FAA" w:rsidRPr="00271AAE">
        <w:rPr>
          <w:rFonts w:ascii="Verdana" w:eastAsia="MS PMincho" w:hAnsi="Verdana"/>
          <w:spacing w:val="-19"/>
          <w:sz w:val="20"/>
          <w:szCs w:val="20"/>
        </w:rPr>
        <w:t xml:space="preserve"> </w:t>
      </w:r>
      <w:r w:rsidR="00FC7FAA" w:rsidRPr="00271AAE">
        <w:rPr>
          <w:rFonts w:ascii="Verdana" w:eastAsia="MS PMincho" w:hAnsi="Verdana"/>
          <w:spacing w:val="-1"/>
          <w:sz w:val="20"/>
          <w:szCs w:val="20"/>
        </w:rPr>
        <w:t>mino</w:t>
      </w:r>
      <w:r w:rsidR="00FC7FAA" w:rsidRPr="00271AAE">
        <w:rPr>
          <w:rFonts w:ascii="Verdana" w:eastAsia="MS PMincho" w:hAnsi="Verdana"/>
          <w:sz w:val="20"/>
          <w:szCs w:val="20"/>
        </w:rPr>
        <w:t>r</w:t>
      </w:r>
      <w:r w:rsidR="00FC7FAA" w:rsidRPr="00271AAE">
        <w:rPr>
          <w:rFonts w:ascii="Verdana" w:eastAsia="MS PMincho" w:hAnsi="Verdana"/>
          <w:spacing w:val="7"/>
          <w:sz w:val="20"/>
          <w:szCs w:val="20"/>
        </w:rPr>
        <w:t xml:space="preserve"> </w:t>
      </w:r>
      <w:r w:rsidR="00FC7FAA" w:rsidRPr="00271AAE">
        <w:rPr>
          <w:rFonts w:ascii="Verdana" w:eastAsia="MS PMincho" w:hAnsi="Verdana"/>
          <w:spacing w:val="-3"/>
          <w:sz w:val="20"/>
          <w:szCs w:val="20"/>
        </w:rPr>
        <w:t>r</w:t>
      </w:r>
      <w:r w:rsidR="00FC7FAA" w:rsidRPr="00271AAE">
        <w:rPr>
          <w:rFonts w:ascii="Verdana" w:eastAsia="MS PMincho" w:hAnsi="Verdana"/>
          <w:spacing w:val="-1"/>
          <w:sz w:val="20"/>
          <w:szCs w:val="20"/>
        </w:rPr>
        <w:t>epairs</w:t>
      </w:r>
      <w:r w:rsidR="00FC7FAA" w:rsidRPr="00271AAE">
        <w:rPr>
          <w:rFonts w:ascii="Verdana" w:eastAsia="MS PMincho" w:hAnsi="Verdana"/>
          <w:spacing w:val="1"/>
          <w:sz w:val="20"/>
          <w:szCs w:val="20"/>
        </w:rPr>
        <w:t xml:space="preserve"> </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o</w:t>
      </w:r>
      <w:r w:rsidR="00FC7FAA" w:rsidRPr="00271AAE">
        <w:rPr>
          <w:rFonts w:ascii="Verdana" w:eastAsia="MS PMincho" w:hAnsi="Verdana"/>
          <w:spacing w:val="18"/>
          <w:sz w:val="20"/>
          <w:szCs w:val="20"/>
        </w:rPr>
        <w:t xml:space="preserve"> </w:t>
      </w:r>
      <w:r w:rsidR="00FC7FAA" w:rsidRPr="00271AAE">
        <w:rPr>
          <w:rFonts w:ascii="Verdana" w:eastAsia="MS PMincho" w:hAnsi="Verdana"/>
          <w:sz w:val="20"/>
          <w:szCs w:val="20"/>
        </w:rPr>
        <w:t>buildin</w:t>
      </w:r>
      <w:r w:rsidR="00FC7FAA" w:rsidRPr="00271AAE">
        <w:rPr>
          <w:rFonts w:ascii="Verdana" w:eastAsia="MS PMincho" w:hAnsi="Verdana"/>
          <w:spacing w:val="1"/>
          <w:sz w:val="20"/>
          <w:szCs w:val="20"/>
        </w:rPr>
        <w:t>g</w:t>
      </w:r>
      <w:r w:rsidR="00FC7FAA" w:rsidRPr="00271AAE">
        <w:rPr>
          <w:rFonts w:ascii="Verdana" w:eastAsia="MS PMincho" w:hAnsi="Verdana"/>
          <w:sz w:val="20"/>
          <w:szCs w:val="20"/>
        </w:rPr>
        <w:t>s,</w:t>
      </w:r>
      <w:r w:rsidR="00FC7FAA" w:rsidRPr="00271AAE">
        <w:rPr>
          <w:rFonts w:ascii="Verdana" w:eastAsia="MS PMincho" w:hAnsi="Verdana"/>
          <w:spacing w:val="2"/>
          <w:sz w:val="20"/>
          <w:szCs w:val="20"/>
        </w:rPr>
        <w:t xml:space="preserve"> </w:t>
      </w:r>
      <w:r w:rsidR="00FC7FAA" w:rsidRPr="00271AAE">
        <w:rPr>
          <w:rFonts w:ascii="Verdana" w:eastAsia="MS PMincho" w:hAnsi="Verdana"/>
          <w:sz w:val="20"/>
          <w:szCs w:val="20"/>
        </w:rPr>
        <w:t>plant,</w:t>
      </w:r>
      <w:r w:rsidR="00FC7FAA" w:rsidRPr="00271AAE">
        <w:rPr>
          <w:rFonts w:ascii="Verdana" w:eastAsia="MS PMincho" w:hAnsi="Verdana"/>
          <w:spacing w:val="11"/>
          <w:sz w:val="20"/>
          <w:szCs w:val="20"/>
        </w:rPr>
        <w:t xml:space="preserve"> </w:t>
      </w:r>
      <w:r w:rsidR="00FC7FAA" w:rsidRPr="00271AAE">
        <w:rPr>
          <w:rFonts w:ascii="Verdana" w:eastAsia="MS PMincho" w:hAnsi="Verdana"/>
          <w:sz w:val="20"/>
          <w:szCs w:val="20"/>
        </w:rPr>
        <w:t>fixtu</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es</w:t>
      </w:r>
      <w:r w:rsidR="00FC7FAA" w:rsidRPr="00271AAE">
        <w:rPr>
          <w:rFonts w:ascii="Verdana" w:eastAsia="MS PMincho" w:hAnsi="Verdana"/>
          <w:spacing w:val="1"/>
          <w:sz w:val="20"/>
          <w:szCs w:val="20"/>
        </w:rPr>
        <w:t xml:space="preserve"> </w:t>
      </w:r>
      <w:r w:rsidR="00FC7FAA" w:rsidRPr="00271AAE">
        <w:rPr>
          <w:rFonts w:ascii="Verdana" w:eastAsia="MS PMincho" w:hAnsi="Verdana"/>
          <w:sz w:val="20"/>
          <w:szCs w:val="20"/>
        </w:rPr>
        <w:t>and</w:t>
      </w:r>
      <w:r w:rsidR="00FC7FAA" w:rsidRPr="00271AAE">
        <w:rPr>
          <w:rFonts w:ascii="Verdana" w:eastAsia="MS PMincho" w:hAnsi="Verdana"/>
          <w:spacing w:val="21"/>
          <w:sz w:val="20"/>
          <w:szCs w:val="20"/>
        </w:rPr>
        <w:t xml:space="preserve"> </w:t>
      </w:r>
      <w:r w:rsidR="00FC7FAA" w:rsidRPr="00271AAE">
        <w:rPr>
          <w:rFonts w:ascii="Verdana" w:eastAsia="MS PMincho" w:hAnsi="Verdana"/>
          <w:sz w:val="20"/>
          <w:szCs w:val="20"/>
        </w:rPr>
        <w:t>fittin</w:t>
      </w:r>
      <w:r w:rsidR="00FC7FAA" w:rsidRPr="00271AAE">
        <w:rPr>
          <w:rFonts w:ascii="Verdana" w:eastAsia="MS PMincho" w:hAnsi="Verdana"/>
          <w:spacing w:val="1"/>
          <w:sz w:val="20"/>
          <w:szCs w:val="20"/>
        </w:rPr>
        <w:t>g</w:t>
      </w:r>
      <w:r w:rsidR="00FC7FAA" w:rsidRPr="00271AAE">
        <w:rPr>
          <w:rFonts w:ascii="Verdana" w:eastAsia="MS PMincho" w:hAnsi="Verdana"/>
          <w:sz w:val="20"/>
          <w:szCs w:val="20"/>
        </w:rPr>
        <w:t>s.</w:t>
      </w:r>
      <w:r w:rsidR="00FC7FAA" w:rsidRPr="00271AAE">
        <w:rPr>
          <w:rFonts w:ascii="Verdana" w:eastAsia="MS PMincho" w:hAnsi="Verdana"/>
          <w:spacing w:val="-12"/>
          <w:sz w:val="20"/>
          <w:szCs w:val="20"/>
        </w:rPr>
        <w:t xml:space="preserve"> </w:t>
      </w:r>
      <w:r w:rsidR="00FC7FAA" w:rsidRPr="00271AAE">
        <w:rPr>
          <w:rFonts w:ascii="Verdana" w:eastAsia="MS PMincho" w:hAnsi="Verdana"/>
          <w:spacing w:val="-1"/>
          <w:sz w:val="20"/>
          <w:szCs w:val="20"/>
        </w:rPr>
        <w:t>A</w:t>
      </w:r>
      <w:r w:rsidR="00FC7FAA" w:rsidRPr="00271AAE">
        <w:rPr>
          <w:rFonts w:ascii="Verdana" w:eastAsia="MS PMincho" w:hAnsi="Verdana"/>
          <w:sz w:val="20"/>
          <w:szCs w:val="20"/>
        </w:rPr>
        <w:t>n</w:t>
      </w:r>
      <w:r w:rsidR="00FC7FAA" w:rsidRPr="00271AAE">
        <w:rPr>
          <w:rFonts w:ascii="Verdana" w:eastAsia="MS PMincho" w:hAnsi="Verdana"/>
          <w:spacing w:val="2"/>
          <w:sz w:val="20"/>
          <w:szCs w:val="20"/>
        </w:rPr>
        <w:t xml:space="preserve"> </w:t>
      </w:r>
      <w:r w:rsidR="00FC7FAA" w:rsidRPr="00271AAE">
        <w:rPr>
          <w:rFonts w:ascii="Verdana" w:eastAsia="MS PMincho" w:hAnsi="Verdana"/>
          <w:sz w:val="20"/>
          <w:szCs w:val="20"/>
        </w:rPr>
        <w:t>app</w:t>
      </w:r>
      <w:r w:rsidR="00FC7FAA" w:rsidRPr="00271AAE">
        <w:rPr>
          <w:rFonts w:ascii="Verdana" w:eastAsia="MS PMincho" w:hAnsi="Verdana"/>
          <w:spacing w:val="-3"/>
          <w:sz w:val="20"/>
          <w:szCs w:val="20"/>
        </w:rPr>
        <w:t>r</w:t>
      </w:r>
      <w:r w:rsidR="00FC7FAA" w:rsidRPr="00271AAE">
        <w:rPr>
          <w:rFonts w:ascii="Verdana" w:eastAsia="MS PMincho" w:hAnsi="Verdana"/>
          <w:spacing w:val="-1"/>
          <w:sz w:val="20"/>
          <w:szCs w:val="20"/>
        </w:rPr>
        <w:t>op</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ia</w:t>
      </w:r>
      <w:r w:rsidR="00FC7FAA" w:rsidRPr="00271AAE">
        <w:rPr>
          <w:rFonts w:ascii="Verdana" w:eastAsia="MS PMincho" w:hAnsi="Verdana"/>
          <w:spacing w:val="-2"/>
          <w:sz w:val="20"/>
          <w:szCs w:val="20"/>
        </w:rPr>
        <w:t>t</w:t>
      </w:r>
      <w:r w:rsidR="00FC7FAA" w:rsidRPr="00271AAE">
        <w:rPr>
          <w:rFonts w:ascii="Verdana" w:eastAsia="MS PMincho" w:hAnsi="Verdana"/>
          <w:sz w:val="20"/>
          <w:szCs w:val="20"/>
        </w:rPr>
        <w:t>e</w:t>
      </w:r>
      <w:r w:rsidR="00FC7FAA" w:rsidRPr="00271AAE">
        <w:rPr>
          <w:rFonts w:ascii="Verdana" w:eastAsia="MS PMincho" w:hAnsi="Verdana"/>
          <w:spacing w:val="31"/>
          <w:sz w:val="20"/>
          <w:szCs w:val="20"/>
        </w:rPr>
        <w:t xml:space="preserve"> </w:t>
      </w:r>
      <w:r w:rsidR="00FC7FAA" w:rsidRPr="00271AAE">
        <w:rPr>
          <w:rFonts w:ascii="Verdana" w:eastAsia="MS PMincho" w:hAnsi="Verdana"/>
          <w:sz w:val="20"/>
          <w:szCs w:val="20"/>
        </w:rPr>
        <w:t>f</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equency</w:t>
      </w:r>
      <w:r w:rsidR="00FC7FAA" w:rsidRPr="00271AAE">
        <w:rPr>
          <w:rFonts w:ascii="Verdana" w:eastAsia="MS PMincho" w:hAnsi="Verdana"/>
          <w:spacing w:val="-1"/>
          <w:sz w:val="20"/>
          <w:szCs w:val="20"/>
        </w:rPr>
        <w:t xml:space="preserve"> </w:t>
      </w:r>
      <w:r w:rsidR="00FC7FAA" w:rsidRPr="00271AAE">
        <w:rPr>
          <w:rFonts w:ascii="Verdana" w:eastAsia="MS PMincho" w:hAnsi="Verdana"/>
          <w:sz w:val="20"/>
          <w:szCs w:val="20"/>
        </w:rPr>
        <w:t>for</w:t>
      </w:r>
      <w:r w:rsidR="00FC7FAA" w:rsidRPr="00271AAE">
        <w:rPr>
          <w:rFonts w:ascii="Verdana" w:eastAsia="MS PMincho" w:hAnsi="Verdana"/>
          <w:spacing w:val="-3"/>
          <w:sz w:val="20"/>
          <w:szCs w:val="20"/>
        </w:rPr>
        <w:t xml:space="preserve"> </w:t>
      </w:r>
      <w:r w:rsidR="00FC7FAA" w:rsidRPr="00271AAE">
        <w:rPr>
          <w:rFonts w:ascii="Verdana" w:eastAsia="MS PMincho" w:hAnsi="Verdana"/>
          <w:spacing w:val="4"/>
          <w:w w:val="94"/>
          <w:sz w:val="20"/>
          <w:szCs w:val="20"/>
        </w:rPr>
        <w:t>v</w:t>
      </w:r>
      <w:r w:rsidR="00FC7FAA" w:rsidRPr="00271AAE">
        <w:rPr>
          <w:rFonts w:ascii="Verdana" w:eastAsia="MS PMincho" w:hAnsi="Verdana"/>
          <w:w w:val="94"/>
          <w:sz w:val="20"/>
          <w:szCs w:val="20"/>
        </w:rPr>
        <w:t>isits</w:t>
      </w:r>
      <w:r w:rsidR="00FC7FAA" w:rsidRPr="00271AAE">
        <w:rPr>
          <w:rFonts w:ascii="Verdana" w:eastAsia="MS PMincho" w:hAnsi="Verdana"/>
          <w:spacing w:val="2"/>
          <w:w w:val="94"/>
          <w:sz w:val="20"/>
          <w:szCs w:val="20"/>
        </w:rPr>
        <w:t xml:space="preserve"> </w:t>
      </w:r>
      <w:r w:rsidR="00FC7FAA" w:rsidRPr="00271AAE">
        <w:rPr>
          <w:rFonts w:ascii="Verdana" w:eastAsia="MS PMincho" w:hAnsi="Verdana"/>
          <w:sz w:val="20"/>
          <w:szCs w:val="20"/>
        </w:rPr>
        <w:t>should</w:t>
      </w:r>
      <w:r w:rsidR="00FC7FAA" w:rsidRPr="00271AAE">
        <w:rPr>
          <w:rFonts w:ascii="Verdana" w:eastAsia="MS PMincho" w:hAnsi="Verdana"/>
          <w:spacing w:val="6"/>
          <w:sz w:val="20"/>
          <w:szCs w:val="20"/>
        </w:rPr>
        <w:t xml:space="preserve"> </w:t>
      </w:r>
      <w:r w:rsidR="00FC7FAA" w:rsidRPr="00271AAE">
        <w:rPr>
          <w:rFonts w:ascii="Verdana" w:eastAsia="MS PMincho" w:hAnsi="Verdana"/>
          <w:sz w:val="20"/>
          <w:szCs w:val="20"/>
        </w:rPr>
        <w:t>be</w:t>
      </w:r>
      <w:r w:rsidR="00FC7FAA" w:rsidRPr="00271AAE">
        <w:rPr>
          <w:rFonts w:ascii="Verdana" w:eastAsia="MS PMincho" w:hAnsi="Verdana"/>
          <w:spacing w:val="-7"/>
          <w:sz w:val="20"/>
          <w:szCs w:val="20"/>
        </w:rPr>
        <w:t xml:space="preserve"> </w:t>
      </w:r>
      <w:r w:rsidR="00FC7FAA" w:rsidRPr="00271AAE">
        <w:rPr>
          <w:rFonts w:ascii="Verdana" w:eastAsia="MS PMincho" w:hAnsi="Verdana"/>
          <w:sz w:val="20"/>
          <w:szCs w:val="20"/>
        </w:rPr>
        <w:t>a</w:t>
      </w:r>
      <w:r w:rsidR="00FC7FAA" w:rsidRPr="00271AAE">
        <w:rPr>
          <w:rFonts w:ascii="Verdana" w:eastAsia="MS PMincho" w:hAnsi="Verdana"/>
          <w:spacing w:val="2"/>
          <w:sz w:val="20"/>
          <w:szCs w:val="20"/>
        </w:rPr>
        <w:t>g</w:t>
      </w:r>
      <w:r w:rsidR="00FC7FAA" w:rsidRPr="00271AAE">
        <w:rPr>
          <w:rFonts w:ascii="Verdana" w:eastAsia="MS PMincho" w:hAnsi="Verdana"/>
          <w:spacing w:val="-3"/>
          <w:sz w:val="20"/>
          <w:szCs w:val="20"/>
        </w:rPr>
        <w:t>r</w:t>
      </w:r>
      <w:r w:rsidR="00FC7FAA" w:rsidRPr="00271AAE">
        <w:rPr>
          <w:rFonts w:ascii="Verdana" w:eastAsia="MS PMincho" w:hAnsi="Verdana"/>
          <w:sz w:val="20"/>
          <w:szCs w:val="20"/>
        </w:rPr>
        <w:t>eed</w:t>
      </w:r>
      <w:r w:rsidR="00FC7FAA" w:rsidRPr="00271AAE">
        <w:rPr>
          <w:rFonts w:ascii="Verdana" w:eastAsia="MS PMincho" w:hAnsi="Verdana"/>
          <w:spacing w:val="-5"/>
          <w:sz w:val="20"/>
          <w:szCs w:val="20"/>
        </w:rPr>
        <w:t xml:space="preserve"> </w:t>
      </w:r>
      <w:r w:rsidR="00FC7FAA" w:rsidRPr="00271AAE">
        <w:rPr>
          <w:rFonts w:ascii="Verdana" w:eastAsia="MS PMincho" w:hAnsi="Verdana"/>
          <w:spacing w:val="4"/>
          <w:sz w:val="20"/>
          <w:szCs w:val="20"/>
        </w:rPr>
        <w:t>w</w:t>
      </w:r>
      <w:r w:rsidR="00FC7FAA" w:rsidRPr="00271AAE">
        <w:rPr>
          <w:rFonts w:ascii="Verdana" w:eastAsia="MS PMincho" w:hAnsi="Verdana"/>
          <w:sz w:val="20"/>
          <w:szCs w:val="20"/>
        </w:rPr>
        <w:t>ith</w:t>
      </w:r>
      <w:r w:rsidR="00FC7FAA" w:rsidRPr="00271AAE">
        <w:rPr>
          <w:rFonts w:ascii="Verdana" w:eastAsia="MS PMincho" w:hAnsi="Verdana"/>
          <w:spacing w:val="-5"/>
          <w:sz w:val="20"/>
          <w:szCs w:val="20"/>
        </w:rPr>
        <w:t xml:space="preserve"> </w:t>
      </w:r>
      <w:r w:rsidR="00FC7FAA" w:rsidRPr="00271AAE">
        <w:rPr>
          <w:rFonts w:ascii="Verdana" w:eastAsia="MS PMincho" w:hAnsi="Verdana"/>
          <w:sz w:val="20"/>
          <w:szCs w:val="20"/>
        </w:rPr>
        <w:t>the</w:t>
      </w:r>
      <w:r w:rsidR="00FC7FAA" w:rsidRPr="00271AAE">
        <w:rPr>
          <w:rFonts w:ascii="Verdana" w:eastAsia="MS PMincho" w:hAnsi="Verdana"/>
          <w:spacing w:val="2"/>
          <w:sz w:val="20"/>
          <w:szCs w:val="20"/>
        </w:rPr>
        <w:t xml:space="preserve"> </w:t>
      </w:r>
      <w:r w:rsidR="00FC7FAA" w:rsidRPr="00271AAE">
        <w:rPr>
          <w:rFonts w:ascii="Verdana" w:eastAsia="MS PMincho" w:hAnsi="Verdana"/>
          <w:sz w:val="20"/>
          <w:szCs w:val="20"/>
        </w:rPr>
        <w:t>client and set out in the contract</w:t>
      </w:r>
    </w:p>
    <w:p w14:paraId="653E809A" w14:textId="77777777" w:rsidR="00FC7FAA" w:rsidRPr="00271AAE" w:rsidRDefault="004946C1" w:rsidP="00F00A67">
      <w:pPr>
        <w:pStyle w:val="ListParagraph"/>
        <w:numPr>
          <w:ilvl w:val="0"/>
          <w:numId w:val="26"/>
        </w:numPr>
        <w:spacing w:after="240"/>
        <w:rPr>
          <w:rFonts w:ascii="Verdana" w:eastAsia="MS PMincho" w:hAnsi="Verdana"/>
          <w:spacing w:val="-3"/>
          <w:sz w:val="20"/>
          <w:szCs w:val="20"/>
        </w:rPr>
      </w:pPr>
      <w:r w:rsidRPr="00271AAE">
        <w:rPr>
          <w:rFonts w:ascii="Verdana" w:eastAsia="MS PMincho" w:hAnsi="Verdana"/>
          <w:spacing w:val="2"/>
          <w:sz w:val="20"/>
          <w:szCs w:val="20"/>
        </w:rPr>
        <w:t>d</w:t>
      </w:r>
      <w:r w:rsidR="00FC7FAA" w:rsidRPr="00271AAE">
        <w:rPr>
          <w:rFonts w:ascii="Verdana" w:eastAsia="MS PMincho" w:hAnsi="Verdana"/>
          <w:spacing w:val="2"/>
          <w:sz w:val="20"/>
          <w:szCs w:val="20"/>
        </w:rPr>
        <w:t>ea</w:t>
      </w:r>
      <w:r w:rsidR="00FC7FAA" w:rsidRPr="00271AAE">
        <w:rPr>
          <w:rFonts w:ascii="Verdana" w:eastAsia="MS PMincho" w:hAnsi="Verdana"/>
          <w:sz w:val="20"/>
          <w:szCs w:val="20"/>
        </w:rPr>
        <w:t>l</w:t>
      </w:r>
      <w:r w:rsidR="00FC7FAA" w:rsidRPr="00271AAE">
        <w:rPr>
          <w:rFonts w:ascii="Verdana" w:eastAsia="MS PMincho" w:hAnsi="Verdana"/>
          <w:spacing w:val="1"/>
          <w:sz w:val="20"/>
          <w:szCs w:val="20"/>
        </w:rPr>
        <w:t xml:space="preserve"> </w:t>
      </w:r>
      <w:r w:rsidR="00FC7FAA" w:rsidRPr="00271AAE">
        <w:rPr>
          <w:rFonts w:ascii="Verdana" w:eastAsia="MS PMincho" w:hAnsi="Verdana"/>
          <w:spacing w:val="-1"/>
          <w:sz w:val="20"/>
          <w:szCs w:val="20"/>
        </w:rPr>
        <w:t>r</w:t>
      </w:r>
      <w:r w:rsidR="00FC7FAA" w:rsidRPr="00271AAE">
        <w:rPr>
          <w:rFonts w:ascii="Verdana" w:eastAsia="MS PMincho" w:hAnsi="Verdana"/>
          <w:spacing w:val="2"/>
          <w:sz w:val="20"/>
          <w:szCs w:val="20"/>
        </w:rPr>
        <w:t>easonabl</w:t>
      </w:r>
      <w:r w:rsidR="00FC7FAA" w:rsidRPr="00271AAE">
        <w:rPr>
          <w:rFonts w:ascii="Verdana" w:eastAsia="MS PMincho" w:hAnsi="Verdana"/>
          <w:sz w:val="20"/>
          <w:szCs w:val="20"/>
        </w:rPr>
        <w:t xml:space="preserve">y </w:t>
      </w:r>
      <w:r w:rsidR="00FC7FAA" w:rsidRPr="00271AAE">
        <w:rPr>
          <w:rFonts w:ascii="Verdana" w:eastAsia="MS PMincho" w:hAnsi="Verdana"/>
          <w:spacing w:val="2"/>
          <w:sz w:val="20"/>
          <w:szCs w:val="20"/>
        </w:rPr>
        <w:t>an</w:t>
      </w:r>
      <w:r w:rsidR="00FC7FAA" w:rsidRPr="00271AAE">
        <w:rPr>
          <w:rFonts w:ascii="Verdana" w:eastAsia="MS PMincho" w:hAnsi="Verdana"/>
          <w:sz w:val="20"/>
          <w:szCs w:val="20"/>
        </w:rPr>
        <w:t>d</w:t>
      </w:r>
      <w:r w:rsidR="00FC7FAA" w:rsidRPr="00271AAE">
        <w:rPr>
          <w:rFonts w:ascii="Verdana" w:eastAsia="MS PMincho" w:hAnsi="Verdana"/>
          <w:spacing w:val="19"/>
          <w:sz w:val="20"/>
          <w:szCs w:val="20"/>
        </w:rPr>
        <w:t xml:space="preserve"> </w:t>
      </w:r>
      <w:r w:rsidR="00FC7FAA" w:rsidRPr="00271AAE">
        <w:rPr>
          <w:rFonts w:ascii="Verdana" w:eastAsia="MS PMincho" w:hAnsi="Verdana"/>
          <w:spacing w:val="2"/>
          <w:sz w:val="20"/>
          <w:szCs w:val="20"/>
        </w:rPr>
        <w:t>a</w:t>
      </w:r>
      <w:r w:rsidR="00FC7FAA" w:rsidRPr="00271AAE">
        <w:rPr>
          <w:rFonts w:ascii="Verdana" w:eastAsia="MS PMincho" w:hAnsi="Verdana"/>
          <w:sz w:val="20"/>
          <w:szCs w:val="20"/>
        </w:rPr>
        <w:t>s</w:t>
      </w:r>
      <w:r w:rsidR="00FC7FAA" w:rsidRPr="00271AAE">
        <w:rPr>
          <w:rFonts w:ascii="Verdana" w:eastAsia="MS PMincho" w:hAnsi="Verdana"/>
          <w:spacing w:val="7"/>
          <w:sz w:val="20"/>
          <w:szCs w:val="20"/>
        </w:rPr>
        <w:t xml:space="preserve"> </w:t>
      </w:r>
      <w:r w:rsidR="00FC7FAA" w:rsidRPr="00271AAE">
        <w:rPr>
          <w:rFonts w:ascii="Verdana" w:eastAsia="MS PMincho" w:hAnsi="Verdana"/>
          <w:spacing w:val="2"/>
          <w:sz w:val="20"/>
          <w:szCs w:val="20"/>
        </w:rPr>
        <w:t>p</w:t>
      </w:r>
      <w:r w:rsidR="00FC7FAA" w:rsidRPr="00271AAE">
        <w:rPr>
          <w:rFonts w:ascii="Verdana" w:eastAsia="MS PMincho" w:hAnsi="Verdana"/>
          <w:spacing w:val="-1"/>
          <w:sz w:val="20"/>
          <w:szCs w:val="20"/>
        </w:rPr>
        <w:t>r</w:t>
      </w:r>
      <w:r w:rsidR="00FC7FAA" w:rsidRPr="00271AAE">
        <w:rPr>
          <w:rFonts w:ascii="Verdana" w:eastAsia="MS PMincho" w:hAnsi="Verdana"/>
          <w:spacing w:val="2"/>
          <w:sz w:val="20"/>
          <w:szCs w:val="20"/>
        </w:rPr>
        <w:t>omptl</w:t>
      </w:r>
      <w:r w:rsidR="00FC7FAA" w:rsidRPr="00271AAE">
        <w:rPr>
          <w:rFonts w:ascii="Verdana" w:eastAsia="MS PMincho" w:hAnsi="Verdana"/>
          <w:sz w:val="20"/>
          <w:szCs w:val="20"/>
        </w:rPr>
        <w:t>y</w:t>
      </w:r>
      <w:r w:rsidR="00FC7FAA" w:rsidRPr="00271AAE">
        <w:rPr>
          <w:rFonts w:ascii="Verdana" w:eastAsia="MS PMincho" w:hAnsi="Verdana"/>
          <w:spacing w:val="23"/>
          <w:sz w:val="20"/>
          <w:szCs w:val="20"/>
        </w:rPr>
        <w:t xml:space="preserve"> </w:t>
      </w:r>
      <w:r w:rsidR="00FC7FAA" w:rsidRPr="00271AAE">
        <w:rPr>
          <w:rFonts w:ascii="Verdana" w:eastAsia="MS PMincho" w:hAnsi="Verdana"/>
          <w:spacing w:val="2"/>
          <w:sz w:val="20"/>
          <w:szCs w:val="20"/>
        </w:rPr>
        <w:t>a</w:t>
      </w:r>
      <w:r w:rsidR="00FC7FAA" w:rsidRPr="00271AAE">
        <w:rPr>
          <w:rFonts w:ascii="Verdana" w:eastAsia="MS PMincho" w:hAnsi="Verdana"/>
          <w:sz w:val="20"/>
          <w:szCs w:val="20"/>
        </w:rPr>
        <w:t>s</w:t>
      </w:r>
      <w:r w:rsidR="00FC7FAA" w:rsidRPr="00271AAE">
        <w:rPr>
          <w:rFonts w:ascii="Verdana" w:eastAsia="MS PMincho" w:hAnsi="Verdana"/>
          <w:spacing w:val="7"/>
          <w:sz w:val="20"/>
          <w:szCs w:val="20"/>
        </w:rPr>
        <w:t xml:space="preserve"> </w:t>
      </w:r>
      <w:r w:rsidR="00FC7FAA" w:rsidRPr="00271AAE">
        <w:rPr>
          <w:rFonts w:ascii="Verdana" w:eastAsia="MS PMincho" w:hAnsi="Verdana"/>
          <w:spacing w:val="2"/>
          <w:sz w:val="20"/>
          <w:szCs w:val="20"/>
        </w:rPr>
        <w:t>possibl</w:t>
      </w:r>
      <w:r w:rsidR="00FC7FAA" w:rsidRPr="00271AAE">
        <w:rPr>
          <w:rFonts w:ascii="Verdana" w:eastAsia="MS PMincho" w:hAnsi="Verdana"/>
          <w:sz w:val="20"/>
          <w:szCs w:val="20"/>
        </w:rPr>
        <w:t>e</w:t>
      </w:r>
      <w:r w:rsidR="00FC7FAA" w:rsidRPr="00271AAE">
        <w:rPr>
          <w:rFonts w:ascii="Verdana" w:eastAsia="MS PMincho" w:hAnsi="Verdana"/>
          <w:spacing w:val="-6"/>
          <w:sz w:val="20"/>
          <w:szCs w:val="20"/>
        </w:rPr>
        <w:t xml:space="preserve"> </w:t>
      </w:r>
      <w:r w:rsidR="00FC7FAA" w:rsidRPr="00271AAE">
        <w:rPr>
          <w:rFonts w:ascii="Verdana" w:eastAsia="MS PMincho" w:hAnsi="Verdana"/>
          <w:spacing w:val="6"/>
          <w:sz w:val="20"/>
          <w:szCs w:val="20"/>
        </w:rPr>
        <w:t>w</w:t>
      </w:r>
      <w:r w:rsidR="00FC7FAA" w:rsidRPr="00271AAE">
        <w:rPr>
          <w:rFonts w:ascii="Verdana" w:eastAsia="MS PMincho" w:hAnsi="Verdana"/>
          <w:spacing w:val="2"/>
          <w:sz w:val="20"/>
          <w:szCs w:val="20"/>
        </w:rPr>
        <w:t>it</w:t>
      </w:r>
      <w:r w:rsidR="00FC7FAA" w:rsidRPr="00271AAE">
        <w:rPr>
          <w:rFonts w:ascii="Verdana" w:eastAsia="MS PMincho" w:hAnsi="Verdana"/>
          <w:sz w:val="20"/>
          <w:szCs w:val="20"/>
        </w:rPr>
        <w:t>h</w:t>
      </w:r>
      <w:r w:rsidR="00FC7FAA" w:rsidRPr="00271AAE">
        <w:rPr>
          <w:rFonts w:ascii="Verdana" w:eastAsia="MS PMincho" w:hAnsi="Verdana"/>
          <w:spacing w:val="6"/>
          <w:sz w:val="20"/>
          <w:szCs w:val="20"/>
        </w:rPr>
        <w:t xml:space="preserve"> </w:t>
      </w:r>
      <w:r w:rsidR="00FC7FAA" w:rsidRPr="00271AAE">
        <w:rPr>
          <w:rFonts w:ascii="Verdana" w:eastAsia="MS PMincho" w:hAnsi="Verdana"/>
          <w:spacing w:val="2"/>
          <w:sz w:val="20"/>
          <w:szCs w:val="20"/>
        </w:rPr>
        <w:t>enqui</w:t>
      </w:r>
      <w:r w:rsidR="00FC7FAA" w:rsidRPr="00271AAE">
        <w:rPr>
          <w:rFonts w:ascii="Verdana" w:eastAsia="MS PMincho" w:hAnsi="Verdana"/>
          <w:spacing w:val="5"/>
          <w:sz w:val="20"/>
          <w:szCs w:val="20"/>
        </w:rPr>
        <w:t>r</w:t>
      </w:r>
      <w:r w:rsidR="00FC7FAA" w:rsidRPr="00271AAE">
        <w:rPr>
          <w:rFonts w:ascii="Verdana" w:eastAsia="MS PMincho" w:hAnsi="Verdana"/>
          <w:spacing w:val="2"/>
          <w:sz w:val="20"/>
          <w:szCs w:val="20"/>
        </w:rPr>
        <w:t>ie</w:t>
      </w:r>
      <w:r w:rsidR="00FC7FAA" w:rsidRPr="00271AAE">
        <w:rPr>
          <w:rFonts w:ascii="Verdana" w:eastAsia="MS PMincho" w:hAnsi="Verdana"/>
          <w:sz w:val="20"/>
          <w:szCs w:val="20"/>
        </w:rPr>
        <w:t>s</w:t>
      </w:r>
      <w:r w:rsidR="00FC7FAA" w:rsidRPr="00271AAE">
        <w:rPr>
          <w:rFonts w:ascii="Verdana" w:eastAsia="MS PMincho" w:hAnsi="Verdana"/>
          <w:spacing w:val="14"/>
          <w:sz w:val="20"/>
          <w:szCs w:val="20"/>
        </w:rPr>
        <w:t xml:space="preserve"> </w:t>
      </w:r>
      <w:r w:rsidR="00FC7FAA" w:rsidRPr="00271AAE">
        <w:rPr>
          <w:rFonts w:ascii="Verdana" w:eastAsia="MS PMincho" w:hAnsi="Verdana"/>
          <w:spacing w:val="2"/>
          <w:sz w:val="20"/>
          <w:szCs w:val="20"/>
        </w:rPr>
        <w:t>f</w:t>
      </w:r>
      <w:r w:rsidR="00FC7FAA" w:rsidRPr="00271AAE">
        <w:rPr>
          <w:rFonts w:ascii="Verdana" w:eastAsia="MS PMincho" w:hAnsi="Verdana"/>
          <w:spacing w:val="-1"/>
          <w:sz w:val="20"/>
          <w:szCs w:val="20"/>
        </w:rPr>
        <w:t>r</w:t>
      </w:r>
      <w:r w:rsidR="00FC7FAA" w:rsidRPr="00271AAE">
        <w:rPr>
          <w:rFonts w:ascii="Verdana" w:eastAsia="MS PMincho" w:hAnsi="Verdana"/>
          <w:spacing w:val="2"/>
          <w:sz w:val="20"/>
          <w:szCs w:val="20"/>
        </w:rPr>
        <w:t>om</w:t>
      </w:r>
      <w:r w:rsidR="00FC7FAA" w:rsidRPr="00271AAE">
        <w:rPr>
          <w:rFonts w:ascii="Verdana" w:eastAsia="MS PMincho" w:hAnsi="Verdana"/>
          <w:spacing w:val="12"/>
          <w:sz w:val="20"/>
          <w:szCs w:val="20"/>
        </w:rPr>
        <w:t xml:space="preserve"> </w:t>
      </w:r>
      <w:r w:rsidR="00E07650" w:rsidRPr="00271AAE">
        <w:rPr>
          <w:rFonts w:ascii="Verdana" w:eastAsia="MS PMincho" w:hAnsi="Verdana"/>
          <w:w w:val="103"/>
          <w:sz w:val="20"/>
          <w:szCs w:val="20"/>
        </w:rPr>
        <w:t>leaseholders</w:t>
      </w:r>
      <w:r w:rsidR="00FC7FAA" w:rsidRPr="00271AAE">
        <w:rPr>
          <w:rFonts w:ascii="Verdana" w:eastAsia="MS PMincho" w:hAnsi="Verdana"/>
          <w:spacing w:val="26"/>
          <w:sz w:val="20"/>
          <w:szCs w:val="20"/>
        </w:rPr>
        <w:t xml:space="preserve"> </w:t>
      </w:r>
      <w:r w:rsidR="00FC7FAA" w:rsidRPr="00271AAE">
        <w:rPr>
          <w:rFonts w:ascii="Verdana" w:eastAsia="MS PMincho" w:hAnsi="Verdana"/>
          <w:spacing w:val="2"/>
          <w:sz w:val="20"/>
          <w:szCs w:val="20"/>
        </w:rPr>
        <w:t>h</w:t>
      </w:r>
      <w:r w:rsidR="00FC7FAA" w:rsidRPr="00271AAE">
        <w:rPr>
          <w:rFonts w:ascii="Verdana" w:eastAsia="MS PMincho" w:hAnsi="Verdana"/>
          <w:spacing w:val="-2"/>
          <w:sz w:val="20"/>
          <w:szCs w:val="20"/>
        </w:rPr>
        <w:t>a</w:t>
      </w:r>
      <w:r w:rsidR="00FC7FAA" w:rsidRPr="00271AAE">
        <w:rPr>
          <w:rFonts w:ascii="Verdana" w:eastAsia="MS PMincho" w:hAnsi="Verdana"/>
          <w:spacing w:val="6"/>
          <w:sz w:val="20"/>
          <w:szCs w:val="20"/>
        </w:rPr>
        <w:t>v</w:t>
      </w:r>
      <w:r w:rsidR="00FC7FAA" w:rsidRPr="00271AAE">
        <w:rPr>
          <w:rFonts w:ascii="Verdana" w:eastAsia="MS PMincho" w:hAnsi="Verdana"/>
          <w:spacing w:val="2"/>
          <w:sz w:val="20"/>
          <w:szCs w:val="20"/>
        </w:rPr>
        <w:t>in</w:t>
      </w:r>
      <w:r w:rsidR="00FC7FAA" w:rsidRPr="00271AAE">
        <w:rPr>
          <w:rFonts w:ascii="Verdana" w:eastAsia="MS PMincho" w:hAnsi="Verdana"/>
          <w:sz w:val="20"/>
          <w:szCs w:val="20"/>
        </w:rPr>
        <w:t>g</w:t>
      </w:r>
      <w:r w:rsidR="00FC7FAA" w:rsidRPr="00271AAE">
        <w:rPr>
          <w:rFonts w:ascii="Verdana" w:eastAsia="MS PMincho" w:hAnsi="Verdana"/>
          <w:spacing w:val="17"/>
          <w:sz w:val="20"/>
          <w:szCs w:val="20"/>
        </w:rPr>
        <w:t xml:space="preserve"> </w:t>
      </w:r>
      <w:r w:rsidR="00FC7FAA" w:rsidRPr="00271AAE">
        <w:rPr>
          <w:rFonts w:ascii="Verdana" w:eastAsia="MS PMincho" w:hAnsi="Verdana"/>
          <w:spacing w:val="-1"/>
          <w:sz w:val="20"/>
          <w:szCs w:val="20"/>
        </w:rPr>
        <w:t>r</w:t>
      </w:r>
      <w:r w:rsidR="00FC7FAA" w:rsidRPr="00271AAE">
        <w:rPr>
          <w:rFonts w:ascii="Verdana" w:eastAsia="MS PMincho" w:hAnsi="Verdana"/>
          <w:spacing w:val="3"/>
          <w:sz w:val="20"/>
          <w:szCs w:val="20"/>
        </w:rPr>
        <w:t>e</w:t>
      </w:r>
      <w:r w:rsidR="00FC7FAA" w:rsidRPr="00271AAE">
        <w:rPr>
          <w:rFonts w:ascii="Verdana" w:eastAsia="MS PMincho" w:hAnsi="Verdana"/>
          <w:spacing w:val="2"/>
          <w:sz w:val="20"/>
          <w:szCs w:val="20"/>
        </w:rPr>
        <w:t>ga</w:t>
      </w:r>
      <w:r w:rsidR="00FC7FAA" w:rsidRPr="00271AAE">
        <w:rPr>
          <w:rFonts w:ascii="Verdana" w:eastAsia="MS PMincho" w:hAnsi="Verdana"/>
          <w:spacing w:val="-1"/>
          <w:sz w:val="20"/>
          <w:szCs w:val="20"/>
        </w:rPr>
        <w:t>r</w:t>
      </w:r>
      <w:r w:rsidR="00FC7FAA" w:rsidRPr="00271AAE">
        <w:rPr>
          <w:rFonts w:ascii="Verdana" w:eastAsia="MS PMincho" w:hAnsi="Verdana"/>
          <w:sz w:val="20"/>
          <w:szCs w:val="20"/>
        </w:rPr>
        <w:t>d</w:t>
      </w:r>
      <w:r w:rsidR="00FC7FAA" w:rsidRPr="00271AAE">
        <w:rPr>
          <w:rFonts w:ascii="Verdana" w:eastAsia="MS PMincho" w:hAnsi="Verdana"/>
          <w:spacing w:val="29"/>
          <w:sz w:val="20"/>
          <w:szCs w:val="20"/>
        </w:rPr>
        <w:t xml:space="preserve"> </w:t>
      </w:r>
      <w:r w:rsidR="00FC7FAA" w:rsidRPr="00271AAE">
        <w:rPr>
          <w:rFonts w:ascii="Verdana" w:eastAsia="MS PMincho" w:hAnsi="Verdana"/>
          <w:sz w:val="20"/>
          <w:szCs w:val="20"/>
        </w:rPr>
        <w:t>to</w:t>
      </w:r>
      <w:r w:rsidR="00FC7FAA" w:rsidRPr="00271AAE">
        <w:rPr>
          <w:rFonts w:ascii="Verdana" w:eastAsia="MS PMincho" w:hAnsi="Verdana"/>
          <w:spacing w:val="35"/>
          <w:sz w:val="20"/>
          <w:szCs w:val="20"/>
        </w:rPr>
        <w:t xml:space="preserve"> </w:t>
      </w:r>
      <w:r w:rsidR="00FC7FAA" w:rsidRPr="00271AAE">
        <w:rPr>
          <w:rFonts w:ascii="Verdana" w:eastAsia="MS PMincho" w:hAnsi="Verdana"/>
          <w:spacing w:val="2"/>
          <w:sz w:val="20"/>
          <w:szCs w:val="20"/>
        </w:rPr>
        <w:t>a</w:t>
      </w:r>
      <w:r w:rsidR="00FC7FAA" w:rsidRPr="00271AAE">
        <w:rPr>
          <w:rFonts w:ascii="Verdana" w:eastAsia="MS PMincho" w:hAnsi="Verdana"/>
          <w:spacing w:val="-3"/>
          <w:sz w:val="20"/>
          <w:szCs w:val="20"/>
        </w:rPr>
        <w:t>n</w:t>
      </w:r>
      <w:r w:rsidR="00FC7FAA" w:rsidRPr="00271AAE">
        <w:rPr>
          <w:rFonts w:ascii="Verdana" w:eastAsia="MS PMincho" w:hAnsi="Verdana"/>
          <w:sz w:val="20"/>
          <w:szCs w:val="20"/>
        </w:rPr>
        <w:t>y</w:t>
      </w:r>
      <w:r w:rsidR="00FC7FAA" w:rsidRPr="00271AAE">
        <w:rPr>
          <w:rFonts w:ascii="Verdana" w:eastAsia="MS PMincho" w:hAnsi="Verdana"/>
          <w:spacing w:val="19"/>
          <w:sz w:val="20"/>
          <w:szCs w:val="20"/>
        </w:rPr>
        <w:t xml:space="preserve"> </w:t>
      </w:r>
      <w:r w:rsidR="00FC7FAA" w:rsidRPr="00271AAE">
        <w:rPr>
          <w:rFonts w:ascii="Verdana" w:eastAsia="MS PMincho" w:hAnsi="Verdana"/>
          <w:spacing w:val="-1"/>
          <w:sz w:val="20"/>
          <w:szCs w:val="20"/>
        </w:rPr>
        <w:t>r</w:t>
      </w:r>
      <w:r w:rsidR="00FC7FAA" w:rsidRPr="00271AAE">
        <w:rPr>
          <w:rFonts w:ascii="Verdana" w:eastAsia="MS PMincho" w:hAnsi="Verdana"/>
          <w:spacing w:val="3"/>
          <w:sz w:val="20"/>
          <w:szCs w:val="20"/>
        </w:rPr>
        <w:t>e</w:t>
      </w:r>
      <w:r w:rsidR="00FC7FAA" w:rsidRPr="00271AAE">
        <w:rPr>
          <w:rFonts w:ascii="Verdana" w:eastAsia="MS PMincho" w:hAnsi="Verdana"/>
          <w:spacing w:val="2"/>
          <w:sz w:val="20"/>
          <w:szCs w:val="20"/>
        </w:rPr>
        <w:t>qui</w:t>
      </w:r>
      <w:r w:rsidR="00FC7FAA" w:rsidRPr="00271AAE">
        <w:rPr>
          <w:rFonts w:ascii="Verdana" w:eastAsia="MS PMincho" w:hAnsi="Verdana"/>
          <w:spacing w:val="-1"/>
          <w:sz w:val="20"/>
          <w:szCs w:val="20"/>
        </w:rPr>
        <w:t>r</w:t>
      </w:r>
      <w:r w:rsidR="00FC7FAA" w:rsidRPr="00271AAE">
        <w:rPr>
          <w:rFonts w:ascii="Verdana" w:eastAsia="MS PMincho" w:hAnsi="Verdana"/>
          <w:spacing w:val="2"/>
          <w:sz w:val="20"/>
          <w:szCs w:val="20"/>
        </w:rPr>
        <w:t>ement</w:t>
      </w:r>
      <w:r w:rsidR="00FC7FAA" w:rsidRPr="00271AAE">
        <w:rPr>
          <w:rFonts w:ascii="Verdana" w:eastAsia="MS PMincho" w:hAnsi="Verdana"/>
          <w:sz w:val="20"/>
          <w:szCs w:val="20"/>
        </w:rPr>
        <w:t>s</w:t>
      </w:r>
      <w:r w:rsidR="00FC7FAA" w:rsidRPr="00271AAE">
        <w:rPr>
          <w:rFonts w:ascii="Verdana" w:eastAsia="MS PMincho" w:hAnsi="Verdana"/>
          <w:spacing w:val="42"/>
          <w:sz w:val="20"/>
          <w:szCs w:val="20"/>
        </w:rPr>
        <w:t xml:space="preserve"> </w:t>
      </w:r>
      <w:r w:rsidR="00FC7FAA" w:rsidRPr="00271AAE">
        <w:rPr>
          <w:rFonts w:ascii="Verdana" w:eastAsia="MS PMincho" w:hAnsi="Verdana"/>
          <w:spacing w:val="2"/>
          <w:sz w:val="20"/>
          <w:szCs w:val="20"/>
        </w:rPr>
        <w:t>o</w:t>
      </w:r>
      <w:r w:rsidR="00FC7FAA" w:rsidRPr="00271AAE">
        <w:rPr>
          <w:rFonts w:ascii="Verdana" w:eastAsia="MS PMincho" w:hAnsi="Verdana"/>
          <w:sz w:val="20"/>
          <w:szCs w:val="20"/>
        </w:rPr>
        <w:t>r</w:t>
      </w:r>
      <w:r w:rsidR="00FC7FAA" w:rsidRPr="00271AAE">
        <w:rPr>
          <w:rFonts w:ascii="Verdana" w:eastAsia="MS PMincho" w:hAnsi="Verdana"/>
          <w:spacing w:val="32"/>
          <w:sz w:val="20"/>
          <w:szCs w:val="20"/>
        </w:rPr>
        <w:t xml:space="preserve"> </w:t>
      </w:r>
      <w:r w:rsidR="00FC7FAA" w:rsidRPr="00271AAE">
        <w:rPr>
          <w:rFonts w:ascii="Verdana" w:eastAsia="MS PMincho" w:hAnsi="Verdana"/>
          <w:spacing w:val="-1"/>
          <w:sz w:val="20"/>
          <w:szCs w:val="20"/>
        </w:rPr>
        <w:t>c</w:t>
      </w:r>
      <w:r w:rsidR="00FC7FAA" w:rsidRPr="00271AAE">
        <w:rPr>
          <w:rFonts w:ascii="Verdana" w:eastAsia="MS PMincho" w:hAnsi="Verdana"/>
          <w:spacing w:val="1"/>
          <w:sz w:val="20"/>
          <w:szCs w:val="20"/>
        </w:rPr>
        <w:t>o</w:t>
      </w:r>
      <w:r w:rsidR="00FC7FAA" w:rsidRPr="00271AAE">
        <w:rPr>
          <w:rFonts w:ascii="Verdana" w:eastAsia="MS PMincho" w:hAnsi="Verdana"/>
          <w:spacing w:val="2"/>
          <w:sz w:val="20"/>
          <w:szCs w:val="20"/>
        </w:rPr>
        <w:t>ns</w:t>
      </w:r>
      <w:r w:rsidR="00FC7FAA" w:rsidRPr="00271AAE">
        <w:rPr>
          <w:rFonts w:ascii="Verdana" w:eastAsia="MS PMincho" w:hAnsi="Verdana"/>
          <w:spacing w:val="4"/>
          <w:sz w:val="20"/>
          <w:szCs w:val="20"/>
        </w:rPr>
        <w:t>tr</w:t>
      </w:r>
      <w:r w:rsidR="00FC7FAA" w:rsidRPr="00271AAE">
        <w:rPr>
          <w:rFonts w:ascii="Verdana" w:eastAsia="MS PMincho" w:hAnsi="Verdana"/>
          <w:spacing w:val="2"/>
          <w:sz w:val="20"/>
          <w:szCs w:val="20"/>
        </w:rPr>
        <w:t>aint</w:t>
      </w:r>
      <w:r w:rsidR="00FC7FAA" w:rsidRPr="00271AAE">
        <w:rPr>
          <w:rFonts w:ascii="Verdana" w:eastAsia="MS PMincho" w:hAnsi="Verdana"/>
          <w:sz w:val="20"/>
          <w:szCs w:val="20"/>
        </w:rPr>
        <w:t>s</w:t>
      </w:r>
      <w:r w:rsidR="00FC7FAA" w:rsidRPr="00271AAE">
        <w:rPr>
          <w:rFonts w:ascii="Verdana" w:eastAsia="MS PMincho" w:hAnsi="Verdana"/>
          <w:spacing w:val="33"/>
          <w:sz w:val="20"/>
          <w:szCs w:val="20"/>
        </w:rPr>
        <w:t xml:space="preserve"> </w:t>
      </w:r>
      <w:r w:rsidR="00FC7FAA" w:rsidRPr="00271AAE">
        <w:rPr>
          <w:rFonts w:ascii="Verdana" w:eastAsia="MS PMincho" w:hAnsi="Verdana"/>
          <w:spacing w:val="2"/>
          <w:sz w:val="20"/>
          <w:szCs w:val="20"/>
        </w:rPr>
        <w:t>i</w:t>
      </w:r>
      <w:r w:rsidR="00FC7FAA" w:rsidRPr="00271AAE">
        <w:rPr>
          <w:rFonts w:ascii="Verdana" w:eastAsia="MS PMincho" w:hAnsi="Verdana"/>
          <w:sz w:val="20"/>
          <w:szCs w:val="20"/>
        </w:rPr>
        <w:t>n</w:t>
      </w:r>
      <w:r w:rsidR="00FC7FAA" w:rsidRPr="00271AAE">
        <w:rPr>
          <w:rFonts w:ascii="Verdana" w:eastAsia="MS PMincho" w:hAnsi="Verdana"/>
          <w:spacing w:val="28"/>
          <w:sz w:val="20"/>
          <w:szCs w:val="20"/>
        </w:rPr>
        <w:t xml:space="preserve"> </w:t>
      </w:r>
      <w:r w:rsidR="00FC7FAA" w:rsidRPr="00271AAE">
        <w:rPr>
          <w:rFonts w:ascii="Verdana" w:eastAsia="MS PMincho" w:hAnsi="Verdana"/>
          <w:spacing w:val="2"/>
          <w:sz w:val="20"/>
          <w:szCs w:val="20"/>
        </w:rPr>
        <w:t>the</w:t>
      </w:r>
      <w:r w:rsidR="00FC7FAA" w:rsidRPr="00271AAE">
        <w:rPr>
          <w:rFonts w:ascii="Verdana" w:eastAsia="MS PMincho" w:hAnsi="Verdana"/>
          <w:spacing w:val="7"/>
          <w:sz w:val="20"/>
          <w:szCs w:val="20"/>
        </w:rPr>
        <w:t xml:space="preserve"> </w:t>
      </w:r>
      <w:r w:rsidR="00FC7FAA" w:rsidRPr="00271AAE">
        <w:rPr>
          <w:rFonts w:ascii="Verdana" w:eastAsia="MS PMincho" w:hAnsi="Verdana"/>
          <w:spacing w:val="4"/>
          <w:sz w:val="20"/>
          <w:szCs w:val="20"/>
        </w:rPr>
        <w:t>contract</w:t>
      </w:r>
    </w:p>
    <w:p w14:paraId="29D88B15" w14:textId="77777777" w:rsidR="00FC7FAA" w:rsidRPr="00271AAE" w:rsidRDefault="00DA5FDB" w:rsidP="00F00A67">
      <w:pPr>
        <w:pStyle w:val="ListParagraph"/>
        <w:numPr>
          <w:ilvl w:val="0"/>
          <w:numId w:val="26"/>
        </w:numPr>
        <w:spacing w:after="240"/>
        <w:rPr>
          <w:rFonts w:ascii="Verdana" w:eastAsia="MS PMincho" w:hAnsi="Verdana"/>
          <w:spacing w:val="-3"/>
          <w:sz w:val="20"/>
          <w:szCs w:val="20"/>
        </w:rPr>
      </w:pPr>
      <w:r w:rsidRPr="00271AAE">
        <w:rPr>
          <w:rFonts w:ascii="Verdana" w:eastAsia="MS PMincho" w:hAnsi="Verdana"/>
          <w:w w:val="102"/>
          <w:sz w:val="20"/>
          <w:szCs w:val="20"/>
        </w:rPr>
        <w:t>k</w:t>
      </w:r>
      <w:r w:rsidR="00FC7FAA" w:rsidRPr="00271AAE">
        <w:rPr>
          <w:rFonts w:ascii="Verdana" w:eastAsia="MS PMincho" w:hAnsi="Verdana"/>
          <w:w w:val="102"/>
          <w:sz w:val="20"/>
          <w:szCs w:val="20"/>
        </w:rPr>
        <w:t xml:space="preserve">eep records on </w:t>
      </w:r>
      <w:r w:rsidR="00E07650" w:rsidRPr="00271AAE">
        <w:rPr>
          <w:rFonts w:ascii="Verdana" w:eastAsia="MS PMincho" w:hAnsi="Verdana"/>
          <w:w w:val="102"/>
          <w:sz w:val="20"/>
          <w:szCs w:val="20"/>
        </w:rPr>
        <w:t>leases</w:t>
      </w:r>
      <w:r w:rsidR="00FC7FAA" w:rsidRPr="00271AAE">
        <w:rPr>
          <w:rFonts w:ascii="Verdana" w:eastAsia="MS PMincho" w:hAnsi="Verdana"/>
          <w:w w:val="102"/>
          <w:sz w:val="20"/>
          <w:szCs w:val="20"/>
        </w:rPr>
        <w:t xml:space="preserve"> having regard to the data protection legislation</w:t>
      </w:r>
    </w:p>
    <w:p w14:paraId="735C771F" w14:textId="77777777" w:rsidR="00FC7FAA" w:rsidRPr="00271AAE" w:rsidRDefault="002450DA" w:rsidP="00F00A67">
      <w:pPr>
        <w:pStyle w:val="ListParagraph"/>
        <w:numPr>
          <w:ilvl w:val="0"/>
          <w:numId w:val="26"/>
        </w:numPr>
        <w:spacing w:after="240"/>
        <w:rPr>
          <w:rFonts w:ascii="Verdana" w:eastAsia="MS PMincho" w:hAnsi="Verdana"/>
          <w:w w:val="102"/>
          <w:sz w:val="20"/>
          <w:szCs w:val="20"/>
        </w:rPr>
      </w:pPr>
      <w:r w:rsidRPr="00271AAE">
        <w:rPr>
          <w:rFonts w:ascii="Verdana" w:eastAsia="MS PMincho" w:hAnsi="Verdana"/>
          <w:w w:val="102"/>
          <w:sz w:val="20"/>
          <w:szCs w:val="20"/>
        </w:rPr>
        <w:t>k</w:t>
      </w:r>
      <w:r w:rsidR="00FC7FAA" w:rsidRPr="00271AAE">
        <w:rPr>
          <w:rFonts w:ascii="Verdana" w:eastAsia="MS PMincho" w:hAnsi="Verdana"/>
          <w:w w:val="102"/>
          <w:sz w:val="20"/>
          <w:szCs w:val="20"/>
        </w:rPr>
        <w:t xml:space="preserve">eep clients informed </w:t>
      </w:r>
      <w:r w:rsidR="004F159E" w:rsidRPr="00271AAE">
        <w:rPr>
          <w:rFonts w:ascii="Verdana" w:eastAsia="MS PMincho" w:hAnsi="Verdana"/>
          <w:w w:val="102"/>
          <w:sz w:val="20"/>
          <w:szCs w:val="20"/>
        </w:rPr>
        <w:t xml:space="preserve">of </w:t>
      </w:r>
      <w:r w:rsidR="00FC7FAA" w:rsidRPr="00271AAE">
        <w:rPr>
          <w:rFonts w:ascii="Verdana" w:eastAsia="MS PMincho" w:hAnsi="Verdana"/>
          <w:w w:val="102"/>
          <w:sz w:val="20"/>
          <w:szCs w:val="20"/>
        </w:rPr>
        <w:t>changes in legal requirements, including any statutory notices and other requirements of public authorities, and check compliance with lease terms</w:t>
      </w:r>
      <w:r w:rsidR="00D155A6" w:rsidRPr="00271AAE">
        <w:rPr>
          <w:rFonts w:ascii="Verdana" w:eastAsia="MS PMincho" w:hAnsi="Verdana"/>
          <w:w w:val="102"/>
          <w:sz w:val="20"/>
          <w:szCs w:val="20"/>
        </w:rPr>
        <w:t>; and</w:t>
      </w:r>
    </w:p>
    <w:p w14:paraId="3D52DFF1" w14:textId="77777777" w:rsidR="002848A7" w:rsidRPr="00E67FBD" w:rsidRDefault="00D155A6" w:rsidP="00F00A67">
      <w:pPr>
        <w:pStyle w:val="ListParagraph"/>
        <w:numPr>
          <w:ilvl w:val="0"/>
          <w:numId w:val="26"/>
        </w:numPr>
        <w:spacing w:after="240"/>
        <w:rPr>
          <w:rFonts w:ascii="Verdana" w:hAnsi="Verdana"/>
          <w:sz w:val="20"/>
          <w:szCs w:val="20"/>
          <w:lang w:eastAsia="ar-SA"/>
        </w:rPr>
      </w:pPr>
      <w:r w:rsidRPr="00271AAE">
        <w:rPr>
          <w:rFonts w:ascii="Verdana" w:eastAsia="MS PMincho" w:hAnsi="Verdana"/>
          <w:w w:val="102"/>
          <w:sz w:val="20"/>
          <w:szCs w:val="20"/>
        </w:rPr>
        <w:t>a</w:t>
      </w:r>
      <w:r w:rsidR="00FC7FAA" w:rsidRPr="00271AAE">
        <w:rPr>
          <w:rFonts w:ascii="Verdana" w:eastAsia="MS PMincho" w:hAnsi="Verdana"/>
          <w:w w:val="102"/>
          <w:sz w:val="20"/>
          <w:szCs w:val="20"/>
        </w:rPr>
        <w:t>dvise on day-to-day management policy</w:t>
      </w:r>
      <w:r w:rsidRPr="00271AAE">
        <w:rPr>
          <w:rFonts w:ascii="Verdana" w:eastAsia="MS PMincho" w:hAnsi="Verdana"/>
          <w:w w:val="102"/>
          <w:sz w:val="20"/>
          <w:szCs w:val="20"/>
        </w:rPr>
        <w:t>.</w:t>
      </w:r>
    </w:p>
    <w:p w14:paraId="2F65E7CF" w14:textId="77777777" w:rsidR="003B0B29" w:rsidRPr="00E67FBD" w:rsidRDefault="003B0B29" w:rsidP="00E67FBD">
      <w:pPr>
        <w:spacing w:after="240"/>
        <w:rPr>
          <w:rFonts w:ascii="Verdana" w:hAnsi="Verdana"/>
          <w:sz w:val="20"/>
          <w:szCs w:val="20"/>
          <w:lang w:eastAsia="ar-SA"/>
        </w:rPr>
      </w:pPr>
      <w:r>
        <w:rPr>
          <w:rFonts w:ascii="Verdana" w:hAnsi="Verdana"/>
          <w:sz w:val="20"/>
          <w:szCs w:val="20"/>
          <w:lang w:eastAsia="ar-SA"/>
        </w:rPr>
        <w:t>You should provide a basic summary of the terms and duties to leaseholders upon request.</w:t>
      </w:r>
    </w:p>
    <w:p w14:paraId="737AC012" w14:textId="77777777" w:rsidR="006822F6" w:rsidRPr="006822F6" w:rsidRDefault="00D155A6" w:rsidP="00114E30">
      <w:pPr>
        <w:pStyle w:val="Heading2"/>
        <w:rPr>
          <w:rFonts w:eastAsia="MS PMincho"/>
          <w:w w:val="102"/>
        </w:rPr>
      </w:pPr>
      <w:bookmarkStart w:id="43" w:name="_Toc415753186"/>
      <w:bookmarkStart w:id="44" w:name="_Toc443380518"/>
      <w:r>
        <w:rPr>
          <w:rFonts w:eastAsia="MS PMincho"/>
          <w:w w:val="102"/>
        </w:rPr>
        <w:t>3.5</w:t>
      </w:r>
      <w:r w:rsidR="00B75352">
        <w:rPr>
          <w:rFonts w:eastAsia="MS PMincho"/>
          <w:w w:val="102"/>
        </w:rPr>
        <w:tab/>
      </w:r>
      <w:r w:rsidR="006822F6">
        <w:rPr>
          <w:rFonts w:eastAsia="MS PMincho"/>
          <w:w w:val="102"/>
        </w:rPr>
        <w:t>Menu of charges</w:t>
      </w:r>
      <w:bookmarkEnd w:id="43"/>
      <w:bookmarkEnd w:id="44"/>
    </w:p>
    <w:p w14:paraId="47276481" w14:textId="77777777" w:rsidR="006822F6" w:rsidRDefault="006822F6" w:rsidP="005B0113">
      <w:pPr>
        <w:widowControl w:val="0"/>
        <w:autoSpaceDE w:val="0"/>
        <w:autoSpaceDN w:val="0"/>
        <w:adjustRightInd w:val="0"/>
        <w:spacing w:line="243" w:lineRule="auto"/>
        <w:ind w:right="-43"/>
        <w:rPr>
          <w:rFonts w:ascii="Verdana" w:eastAsia="MS PMincho" w:hAnsi="Verdana"/>
          <w:color w:val="363435"/>
          <w:w w:val="102"/>
          <w:sz w:val="20"/>
          <w:szCs w:val="20"/>
        </w:rPr>
      </w:pPr>
    </w:p>
    <w:p w14:paraId="4D478D57" w14:textId="77777777" w:rsidR="005B0113" w:rsidRDefault="005B0113" w:rsidP="00271AAE">
      <w:pPr>
        <w:pStyle w:val="onlinetext"/>
        <w:rPr>
          <w:w w:val="102"/>
        </w:rPr>
      </w:pPr>
      <w:r>
        <w:rPr>
          <w:w w:val="102"/>
        </w:rPr>
        <w:t>As part of the terms of engagement, you should have a 'menu' of charges for duties outside the scope of the annual fee</w:t>
      </w:r>
      <w:r w:rsidR="00EA463B">
        <w:rPr>
          <w:w w:val="102"/>
        </w:rPr>
        <w:t>.</w:t>
      </w:r>
      <w:r w:rsidR="00615983">
        <w:rPr>
          <w:w w:val="102"/>
        </w:rPr>
        <w:t xml:space="preserve"> </w:t>
      </w:r>
      <w:r w:rsidR="00EA463B">
        <w:rPr>
          <w:w w:val="102"/>
        </w:rPr>
        <w:t>Examples include (this is not an exhaustive list)</w:t>
      </w:r>
      <w:r>
        <w:rPr>
          <w:w w:val="102"/>
        </w:rPr>
        <w:t>:</w:t>
      </w:r>
    </w:p>
    <w:p w14:paraId="4D0632B3" w14:textId="77777777" w:rsidR="006822F6" w:rsidRDefault="006822F6" w:rsidP="00F00A67">
      <w:pPr>
        <w:pStyle w:val="ListParagraph"/>
        <w:widowControl w:val="0"/>
        <w:numPr>
          <w:ilvl w:val="0"/>
          <w:numId w:val="9"/>
        </w:numPr>
        <w:autoSpaceDE w:val="0"/>
        <w:autoSpaceDN w:val="0"/>
        <w:adjustRightInd w:val="0"/>
        <w:spacing w:line="243" w:lineRule="auto"/>
        <w:ind w:right="-43"/>
        <w:rPr>
          <w:rFonts w:ascii="Verdana" w:eastAsia="MS PMincho" w:hAnsi="Verdana"/>
          <w:color w:val="000000"/>
          <w:sz w:val="20"/>
          <w:szCs w:val="20"/>
        </w:rPr>
      </w:pPr>
      <w:r>
        <w:rPr>
          <w:rFonts w:ascii="Verdana" w:eastAsia="MS PMincho" w:hAnsi="Verdana"/>
          <w:color w:val="000000"/>
          <w:sz w:val="20"/>
          <w:szCs w:val="20"/>
        </w:rPr>
        <w:t>preparing statutory notices and dealing with consultations where qualifying works or qualifying long</w:t>
      </w:r>
      <w:r w:rsidR="00D155A6">
        <w:rPr>
          <w:rFonts w:ascii="Verdana" w:eastAsia="MS PMincho" w:hAnsi="Verdana"/>
          <w:color w:val="000000"/>
          <w:sz w:val="20"/>
          <w:szCs w:val="20"/>
        </w:rPr>
        <w:t>-</w:t>
      </w:r>
      <w:r>
        <w:rPr>
          <w:rFonts w:ascii="Verdana" w:eastAsia="MS PMincho" w:hAnsi="Verdana"/>
          <w:color w:val="000000"/>
          <w:sz w:val="20"/>
          <w:szCs w:val="20"/>
        </w:rPr>
        <w:t>term agreements are proposed</w:t>
      </w:r>
    </w:p>
    <w:p w14:paraId="01D3CCAE" w14:textId="77777777" w:rsidR="005B0113" w:rsidRDefault="005B0113" w:rsidP="005B0113">
      <w:pPr>
        <w:widowControl w:val="0"/>
        <w:autoSpaceDE w:val="0"/>
        <w:autoSpaceDN w:val="0"/>
        <w:adjustRightInd w:val="0"/>
        <w:spacing w:line="243" w:lineRule="auto"/>
        <w:ind w:right="-43"/>
        <w:rPr>
          <w:rFonts w:ascii="Verdana" w:eastAsia="MS PMincho" w:hAnsi="Verdana"/>
          <w:color w:val="363435"/>
          <w:w w:val="102"/>
          <w:sz w:val="20"/>
          <w:szCs w:val="20"/>
        </w:rPr>
      </w:pPr>
    </w:p>
    <w:p w14:paraId="355FE5E9" w14:textId="77777777" w:rsidR="005B0113" w:rsidRDefault="005B0113" w:rsidP="00F00A67">
      <w:pPr>
        <w:pStyle w:val="ListParagraph"/>
        <w:widowControl w:val="0"/>
        <w:numPr>
          <w:ilvl w:val="0"/>
          <w:numId w:val="9"/>
        </w:numPr>
        <w:autoSpaceDE w:val="0"/>
        <w:autoSpaceDN w:val="0"/>
        <w:adjustRightInd w:val="0"/>
        <w:spacing w:line="243" w:lineRule="auto"/>
        <w:ind w:right="-43"/>
        <w:rPr>
          <w:rFonts w:ascii="Verdana" w:eastAsia="MS PMincho" w:hAnsi="Verdana"/>
          <w:color w:val="000000"/>
          <w:sz w:val="20"/>
          <w:szCs w:val="20"/>
        </w:rPr>
      </w:pPr>
      <w:r>
        <w:rPr>
          <w:rFonts w:ascii="Verdana" w:eastAsia="MS PMincho" w:hAnsi="Verdana"/>
          <w:color w:val="000000"/>
          <w:sz w:val="20"/>
          <w:szCs w:val="20"/>
        </w:rPr>
        <w:t>preparing specifications, obtaining tenders and supervisi</w:t>
      </w:r>
      <w:r w:rsidR="002848A7">
        <w:rPr>
          <w:rFonts w:ascii="Verdana" w:eastAsia="MS PMincho" w:hAnsi="Verdana"/>
          <w:color w:val="000000"/>
          <w:sz w:val="20"/>
          <w:szCs w:val="20"/>
        </w:rPr>
        <w:t>ng substantial repairs of works</w:t>
      </w:r>
      <w:r w:rsidR="00D16B30">
        <w:rPr>
          <w:rFonts w:ascii="Verdana" w:eastAsia="MS PMincho" w:hAnsi="Verdana"/>
          <w:color w:val="000000"/>
          <w:sz w:val="20"/>
          <w:szCs w:val="20"/>
        </w:rPr>
        <w:t>; and</w:t>
      </w:r>
    </w:p>
    <w:p w14:paraId="3B03E60D" w14:textId="77777777" w:rsidR="005B0113" w:rsidRDefault="005B0113" w:rsidP="005B0113">
      <w:pPr>
        <w:widowControl w:val="0"/>
        <w:autoSpaceDE w:val="0"/>
        <w:autoSpaceDN w:val="0"/>
        <w:adjustRightInd w:val="0"/>
        <w:spacing w:line="243" w:lineRule="auto"/>
        <w:ind w:right="-43"/>
        <w:rPr>
          <w:rFonts w:ascii="Verdana" w:eastAsia="MS PMincho" w:hAnsi="Verdana"/>
          <w:color w:val="000000"/>
          <w:sz w:val="20"/>
          <w:szCs w:val="20"/>
        </w:rPr>
      </w:pPr>
    </w:p>
    <w:p w14:paraId="1F9D595D" w14:textId="77777777" w:rsidR="005B0113" w:rsidRDefault="005B0113" w:rsidP="00F00A67">
      <w:pPr>
        <w:pStyle w:val="ListParagraph"/>
        <w:widowControl w:val="0"/>
        <w:numPr>
          <w:ilvl w:val="0"/>
          <w:numId w:val="9"/>
        </w:numPr>
        <w:autoSpaceDE w:val="0"/>
        <w:autoSpaceDN w:val="0"/>
        <w:adjustRightInd w:val="0"/>
        <w:spacing w:line="243" w:lineRule="auto"/>
        <w:ind w:right="-43"/>
        <w:rPr>
          <w:rFonts w:ascii="Verdana" w:eastAsia="MS PMincho" w:hAnsi="Verdana"/>
          <w:color w:val="000000"/>
          <w:sz w:val="20"/>
          <w:szCs w:val="20"/>
        </w:rPr>
      </w:pPr>
      <w:r w:rsidRPr="006822F6">
        <w:rPr>
          <w:rFonts w:ascii="Verdana" w:eastAsia="MS PMincho" w:hAnsi="Verdana"/>
          <w:color w:val="000000"/>
          <w:sz w:val="20"/>
          <w:szCs w:val="20"/>
        </w:rPr>
        <w:t>attending courts and tribunal proceedings</w:t>
      </w:r>
      <w:r w:rsidR="00C135E3">
        <w:rPr>
          <w:rFonts w:ascii="Verdana" w:eastAsia="MS PMincho" w:hAnsi="Verdana"/>
          <w:color w:val="000000"/>
          <w:sz w:val="20"/>
          <w:szCs w:val="20"/>
        </w:rPr>
        <w:t>.</w:t>
      </w:r>
      <w:r w:rsidRPr="006822F6">
        <w:rPr>
          <w:rFonts w:ascii="Verdana" w:eastAsia="MS PMincho" w:hAnsi="Verdana"/>
          <w:color w:val="000000"/>
          <w:sz w:val="20"/>
          <w:szCs w:val="20"/>
        </w:rPr>
        <w:t xml:space="preserve"> </w:t>
      </w:r>
    </w:p>
    <w:p w14:paraId="727A1A0D" w14:textId="77777777" w:rsidR="006822F6" w:rsidRPr="006822F6" w:rsidRDefault="006822F6" w:rsidP="006822F6">
      <w:pPr>
        <w:pStyle w:val="ListParagraph"/>
        <w:rPr>
          <w:rFonts w:ascii="Verdana" w:eastAsia="MS PMincho" w:hAnsi="Verdana"/>
          <w:color w:val="000000"/>
          <w:sz w:val="20"/>
          <w:szCs w:val="20"/>
        </w:rPr>
      </w:pPr>
    </w:p>
    <w:p w14:paraId="514659AF" w14:textId="77777777" w:rsidR="005B0113" w:rsidRDefault="00ED3EA3" w:rsidP="005B0113">
      <w:pPr>
        <w:widowControl w:val="0"/>
        <w:autoSpaceDE w:val="0"/>
        <w:autoSpaceDN w:val="0"/>
        <w:adjustRightInd w:val="0"/>
        <w:spacing w:line="243" w:lineRule="auto"/>
        <w:ind w:right="-43"/>
        <w:rPr>
          <w:rFonts w:ascii="Verdana" w:eastAsia="MS PMincho" w:hAnsi="Verdana"/>
          <w:color w:val="000000"/>
          <w:sz w:val="20"/>
          <w:szCs w:val="20"/>
        </w:rPr>
      </w:pPr>
      <w:r>
        <w:rPr>
          <w:rFonts w:ascii="Verdana" w:eastAsia="MS PMincho" w:hAnsi="Verdana"/>
          <w:color w:val="000000"/>
          <w:sz w:val="20"/>
          <w:szCs w:val="20"/>
        </w:rPr>
        <w:t xml:space="preserve">Some of these additional charges may be the responsibility of individual </w:t>
      </w:r>
      <w:r w:rsidR="00281F6E">
        <w:rPr>
          <w:rFonts w:ascii="Verdana" w:eastAsia="MS PMincho" w:hAnsi="Verdana"/>
          <w:color w:val="000000"/>
          <w:sz w:val="20"/>
          <w:szCs w:val="20"/>
        </w:rPr>
        <w:t>leaseholder</w:t>
      </w:r>
      <w:r>
        <w:rPr>
          <w:rFonts w:ascii="Verdana" w:eastAsia="MS PMincho" w:hAnsi="Verdana"/>
          <w:color w:val="000000"/>
          <w:sz w:val="20"/>
          <w:szCs w:val="20"/>
        </w:rPr>
        <w:t>s, for example:</w:t>
      </w:r>
    </w:p>
    <w:p w14:paraId="12EB7D3F" w14:textId="77777777" w:rsidR="00ED3EA3" w:rsidRDefault="00ED3EA3" w:rsidP="005B0113">
      <w:pPr>
        <w:widowControl w:val="0"/>
        <w:autoSpaceDE w:val="0"/>
        <w:autoSpaceDN w:val="0"/>
        <w:adjustRightInd w:val="0"/>
        <w:spacing w:line="243" w:lineRule="auto"/>
        <w:ind w:right="-43"/>
        <w:rPr>
          <w:rFonts w:ascii="Verdana" w:eastAsia="MS PMincho" w:hAnsi="Verdana"/>
          <w:color w:val="000000"/>
          <w:sz w:val="20"/>
          <w:szCs w:val="20"/>
        </w:rPr>
      </w:pPr>
    </w:p>
    <w:p w14:paraId="6F309839" w14:textId="77777777" w:rsidR="00ED3EA3" w:rsidRDefault="00ED3EA3" w:rsidP="00F00A67">
      <w:pPr>
        <w:pStyle w:val="ListParagraph"/>
        <w:widowControl w:val="0"/>
        <w:numPr>
          <w:ilvl w:val="0"/>
          <w:numId w:val="10"/>
        </w:numPr>
        <w:autoSpaceDE w:val="0"/>
        <w:autoSpaceDN w:val="0"/>
        <w:adjustRightInd w:val="0"/>
        <w:spacing w:line="243" w:lineRule="auto"/>
        <w:ind w:right="-43"/>
        <w:rPr>
          <w:rFonts w:ascii="Verdana" w:eastAsia="MS PMincho" w:hAnsi="Verdana"/>
          <w:color w:val="000000"/>
          <w:sz w:val="20"/>
          <w:szCs w:val="20"/>
        </w:rPr>
      </w:pPr>
      <w:r>
        <w:rPr>
          <w:rFonts w:ascii="Verdana" w:eastAsia="MS PMincho" w:hAnsi="Verdana"/>
          <w:color w:val="000000"/>
          <w:sz w:val="20"/>
          <w:szCs w:val="20"/>
        </w:rPr>
        <w:lastRenderedPageBreak/>
        <w:t xml:space="preserve">considering </w:t>
      </w:r>
      <w:r w:rsidR="00281F6E">
        <w:rPr>
          <w:rFonts w:ascii="Verdana" w:eastAsia="MS PMincho" w:hAnsi="Verdana"/>
          <w:color w:val="000000"/>
          <w:sz w:val="20"/>
          <w:szCs w:val="20"/>
        </w:rPr>
        <w:t>leaseholder</w:t>
      </w:r>
      <w:r>
        <w:rPr>
          <w:rFonts w:ascii="Verdana" w:eastAsia="MS PMincho" w:hAnsi="Verdana"/>
          <w:color w:val="000000"/>
          <w:sz w:val="20"/>
          <w:szCs w:val="20"/>
        </w:rPr>
        <w:t>s</w:t>
      </w:r>
      <w:r w:rsidR="004252E2">
        <w:rPr>
          <w:rFonts w:ascii="Verdana" w:eastAsia="MS PMincho" w:hAnsi="Verdana"/>
          <w:color w:val="000000"/>
          <w:sz w:val="20"/>
          <w:szCs w:val="20"/>
        </w:rPr>
        <w:t>’</w:t>
      </w:r>
      <w:r>
        <w:rPr>
          <w:rFonts w:ascii="Verdana" w:eastAsia="MS PMincho" w:hAnsi="Verdana"/>
          <w:color w:val="000000"/>
          <w:sz w:val="20"/>
          <w:szCs w:val="20"/>
        </w:rPr>
        <w:t xml:space="preserve"> applications for alterations</w:t>
      </w:r>
    </w:p>
    <w:p w14:paraId="364CC7B5" w14:textId="77777777" w:rsidR="00ED3EA3" w:rsidRDefault="00ED3EA3" w:rsidP="00ED3EA3">
      <w:pPr>
        <w:widowControl w:val="0"/>
        <w:autoSpaceDE w:val="0"/>
        <w:autoSpaceDN w:val="0"/>
        <w:adjustRightInd w:val="0"/>
        <w:spacing w:line="243" w:lineRule="auto"/>
        <w:ind w:right="-43"/>
        <w:rPr>
          <w:rFonts w:ascii="Verdana" w:eastAsia="MS PMincho" w:hAnsi="Verdana"/>
          <w:color w:val="000000"/>
          <w:sz w:val="20"/>
          <w:szCs w:val="20"/>
        </w:rPr>
      </w:pPr>
    </w:p>
    <w:p w14:paraId="3A962E1D" w14:textId="77777777" w:rsidR="00E07650" w:rsidRDefault="00ED3EA3" w:rsidP="00F00A67">
      <w:pPr>
        <w:pStyle w:val="ListParagraph"/>
        <w:widowControl w:val="0"/>
        <w:numPr>
          <w:ilvl w:val="0"/>
          <w:numId w:val="10"/>
        </w:numPr>
        <w:autoSpaceDE w:val="0"/>
        <w:autoSpaceDN w:val="0"/>
        <w:adjustRightInd w:val="0"/>
        <w:spacing w:line="243" w:lineRule="auto"/>
        <w:ind w:right="-43"/>
        <w:rPr>
          <w:rFonts w:ascii="Verdana" w:eastAsia="MS PMincho" w:hAnsi="Verdana"/>
          <w:color w:val="000000"/>
          <w:sz w:val="20"/>
          <w:szCs w:val="20"/>
        </w:rPr>
      </w:pPr>
      <w:r>
        <w:rPr>
          <w:rFonts w:ascii="Verdana" w:eastAsia="MS PMincho" w:hAnsi="Verdana"/>
          <w:color w:val="000000"/>
          <w:sz w:val="20"/>
          <w:szCs w:val="20"/>
        </w:rPr>
        <w:t>advising on and dealing with assignments of leases, subletting and change of use</w:t>
      </w:r>
      <w:r w:rsidR="004252E2">
        <w:rPr>
          <w:rFonts w:ascii="Verdana" w:eastAsia="MS PMincho" w:hAnsi="Verdana"/>
          <w:color w:val="000000"/>
          <w:sz w:val="20"/>
          <w:szCs w:val="20"/>
        </w:rPr>
        <w:t>;</w:t>
      </w:r>
    </w:p>
    <w:p w14:paraId="2E73F3B1" w14:textId="77777777" w:rsidR="00E07650" w:rsidRPr="00EC6599" w:rsidRDefault="00E07650" w:rsidP="00EC6599">
      <w:pPr>
        <w:pStyle w:val="ListParagraph"/>
        <w:rPr>
          <w:rFonts w:ascii="Verdana" w:eastAsia="MS PMincho" w:hAnsi="Verdana"/>
          <w:color w:val="000000"/>
          <w:sz w:val="20"/>
          <w:szCs w:val="20"/>
        </w:rPr>
      </w:pPr>
    </w:p>
    <w:p w14:paraId="31588905" w14:textId="77777777" w:rsidR="00ED3EA3" w:rsidRDefault="00E07650" w:rsidP="00F00A67">
      <w:pPr>
        <w:pStyle w:val="ListParagraph"/>
        <w:widowControl w:val="0"/>
        <w:numPr>
          <w:ilvl w:val="0"/>
          <w:numId w:val="10"/>
        </w:numPr>
        <w:autoSpaceDE w:val="0"/>
        <w:autoSpaceDN w:val="0"/>
        <w:adjustRightInd w:val="0"/>
        <w:spacing w:line="243" w:lineRule="auto"/>
        <w:ind w:right="-43"/>
        <w:rPr>
          <w:rFonts w:ascii="Verdana" w:eastAsia="MS PMincho" w:hAnsi="Verdana"/>
          <w:color w:val="000000"/>
          <w:sz w:val="20"/>
          <w:szCs w:val="20"/>
        </w:rPr>
      </w:pPr>
      <w:r>
        <w:rPr>
          <w:rFonts w:ascii="Verdana" w:eastAsia="MS PMincho" w:hAnsi="Verdana"/>
          <w:color w:val="000000"/>
          <w:sz w:val="20"/>
          <w:szCs w:val="20"/>
        </w:rPr>
        <w:t>dealing with breaches of the lease</w:t>
      </w:r>
      <w:r w:rsidR="00EC6599">
        <w:rPr>
          <w:rFonts w:ascii="Verdana" w:eastAsia="MS PMincho" w:hAnsi="Verdana"/>
          <w:color w:val="000000"/>
          <w:sz w:val="20"/>
          <w:szCs w:val="20"/>
        </w:rPr>
        <w:t>,</w:t>
      </w:r>
      <w:r>
        <w:rPr>
          <w:rFonts w:ascii="Verdana" w:eastAsia="MS PMincho" w:hAnsi="Verdana"/>
          <w:color w:val="000000"/>
          <w:sz w:val="20"/>
          <w:szCs w:val="20"/>
        </w:rPr>
        <w:t xml:space="preserve"> </w:t>
      </w:r>
      <w:r w:rsidR="004C4F5A">
        <w:rPr>
          <w:rFonts w:ascii="Verdana" w:eastAsia="MS PMincho" w:hAnsi="Verdana"/>
          <w:color w:val="000000"/>
          <w:sz w:val="20"/>
          <w:szCs w:val="20"/>
        </w:rPr>
        <w:t>for</w:t>
      </w:r>
      <w:r>
        <w:rPr>
          <w:rFonts w:ascii="Verdana" w:eastAsia="MS PMincho" w:hAnsi="Verdana"/>
          <w:color w:val="000000"/>
          <w:sz w:val="20"/>
          <w:szCs w:val="20"/>
        </w:rPr>
        <w:t xml:space="preserve"> example</w:t>
      </w:r>
      <w:r w:rsidR="00EC6599">
        <w:rPr>
          <w:rFonts w:ascii="Verdana" w:eastAsia="MS PMincho" w:hAnsi="Verdana"/>
          <w:color w:val="000000"/>
          <w:sz w:val="20"/>
          <w:szCs w:val="20"/>
        </w:rPr>
        <w:t>,</w:t>
      </w:r>
      <w:r>
        <w:rPr>
          <w:rFonts w:ascii="Verdana" w:eastAsia="MS PMincho" w:hAnsi="Verdana"/>
          <w:color w:val="000000"/>
          <w:sz w:val="20"/>
          <w:szCs w:val="20"/>
        </w:rPr>
        <w:t xml:space="preserve"> late payment of service charges</w:t>
      </w:r>
      <w:r w:rsidR="004252E2">
        <w:rPr>
          <w:rFonts w:ascii="Verdana" w:eastAsia="MS PMincho" w:hAnsi="Verdana"/>
          <w:color w:val="000000"/>
          <w:sz w:val="20"/>
          <w:szCs w:val="20"/>
        </w:rPr>
        <w:t xml:space="preserve"> and</w:t>
      </w:r>
    </w:p>
    <w:p w14:paraId="2C8D55BE" w14:textId="77777777" w:rsidR="00ED3EA3" w:rsidRPr="00ED3EA3" w:rsidRDefault="00ED3EA3" w:rsidP="00ED3EA3">
      <w:pPr>
        <w:pStyle w:val="ListParagraph"/>
        <w:rPr>
          <w:rFonts w:ascii="Verdana" w:eastAsia="MS PMincho" w:hAnsi="Verdana"/>
          <w:color w:val="000000"/>
          <w:sz w:val="20"/>
          <w:szCs w:val="20"/>
        </w:rPr>
      </w:pPr>
    </w:p>
    <w:p w14:paraId="451F1418" w14:textId="77777777" w:rsidR="00ED3EA3" w:rsidRDefault="00ED3EA3" w:rsidP="00F00A67">
      <w:pPr>
        <w:pStyle w:val="ListParagraph"/>
        <w:widowControl w:val="0"/>
        <w:numPr>
          <w:ilvl w:val="0"/>
          <w:numId w:val="10"/>
        </w:numPr>
        <w:autoSpaceDE w:val="0"/>
        <w:autoSpaceDN w:val="0"/>
        <w:adjustRightInd w:val="0"/>
        <w:spacing w:line="243" w:lineRule="auto"/>
        <w:ind w:right="-43"/>
        <w:rPr>
          <w:rFonts w:ascii="Verdana" w:eastAsia="MS PMincho" w:hAnsi="Verdana"/>
          <w:color w:val="000000"/>
          <w:sz w:val="20"/>
          <w:szCs w:val="20"/>
        </w:rPr>
      </w:pPr>
      <w:r>
        <w:rPr>
          <w:rFonts w:ascii="Verdana" w:eastAsia="MS PMincho" w:hAnsi="Verdana"/>
          <w:color w:val="000000"/>
          <w:sz w:val="20"/>
          <w:szCs w:val="20"/>
        </w:rPr>
        <w:t>giving information to prospective purchasers, vendors or their agents of the leasehold interests in the individual dwelling including pre-contract enquiries.</w:t>
      </w:r>
    </w:p>
    <w:p w14:paraId="5452ADCA" w14:textId="77777777" w:rsidR="001B6A6B" w:rsidRPr="001B6A6B" w:rsidRDefault="001B6A6B" w:rsidP="001B6A6B">
      <w:pPr>
        <w:pStyle w:val="ListParagraph"/>
        <w:rPr>
          <w:rFonts w:ascii="Verdana" w:eastAsia="MS PMincho" w:hAnsi="Verdana"/>
          <w:color w:val="000000"/>
          <w:sz w:val="20"/>
          <w:szCs w:val="20"/>
        </w:rPr>
      </w:pPr>
    </w:p>
    <w:p w14:paraId="02E20CC2" w14:textId="77777777" w:rsidR="001B6A6B" w:rsidRDefault="001B6A6B" w:rsidP="001B6A6B">
      <w:pPr>
        <w:widowControl w:val="0"/>
        <w:autoSpaceDE w:val="0"/>
        <w:autoSpaceDN w:val="0"/>
        <w:adjustRightInd w:val="0"/>
        <w:spacing w:line="243" w:lineRule="auto"/>
        <w:ind w:right="-43"/>
        <w:rPr>
          <w:rFonts w:ascii="Verdana" w:eastAsia="MS PMincho" w:hAnsi="Verdana"/>
          <w:color w:val="000000"/>
          <w:sz w:val="20"/>
          <w:szCs w:val="20"/>
        </w:rPr>
      </w:pPr>
      <w:r>
        <w:rPr>
          <w:rFonts w:ascii="Verdana" w:eastAsia="MS PMincho" w:hAnsi="Verdana"/>
          <w:color w:val="000000"/>
          <w:sz w:val="20"/>
          <w:szCs w:val="20"/>
        </w:rPr>
        <w:t xml:space="preserve">All charges should be proportionate to the time and amount of work involved and </w:t>
      </w:r>
      <w:r w:rsidR="00B773D6">
        <w:rPr>
          <w:rFonts w:ascii="Verdana" w:eastAsia="MS PMincho" w:hAnsi="Verdana"/>
          <w:color w:val="000000"/>
          <w:sz w:val="20"/>
          <w:szCs w:val="20"/>
        </w:rPr>
        <w:t>any service or provision of information should be delivered within a reasonable timeframe.</w:t>
      </w:r>
    </w:p>
    <w:p w14:paraId="351010F2" w14:textId="77777777" w:rsidR="003B0B29" w:rsidRDefault="003B0B29" w:rsidP="001B6A6B">
      <w:pPr>
        <w:widowControl w:val="0"/>
        <w:autoSpaceDE w:val="0"/>
        <w:autoSpaceDN w:val="0"/>
        <w:adjustRightInd w:val="0"/>
        <w:spacing w:line="243" w:lineRule="auto"/>
        <w:ind w:right="-43"/>
        <w:rPr>
          <w:rFonts w:ascii="Verdana" w:eastAsia="MS PMincho" w:hAnsi="Verdana"/>
          <w:color w:val="000000"/>
          <w:sz w:val="20"/>
          <w:szCs w:val="20"/>
        </w:rPr>
      </w:pPr>
    </w:p>
    <w:p w14:paraId="4466DCAC" w14:textId="77777777" w:rsidR="003B0B29" w:rsidRPr="001B6A6B" w:rsidRDefault="003B0B29" w:rsidP="001B6A6B">
      <w:pPr>
        <w:widowControl w:val="0"/>
        <w:autoSpaceDE w:val="0"/>
        <w:autoSpaceDN w:val="0"/>
        <w:adjustRightInd w:val="0"/>
        <w:spacing w:line="243" w:lineRule="auto"/>
        <w:ind w:right="-43"/>
        <w:rPr>
          <w:rFonts w:ascii="Verdana" w:eastAsia="MS PMincho" w:hAnsi="Verdana"/>
          <w:color w:val="000000"/>
          <w:sz w:val="20"/>
          <w:szCs w:val="20"/>
        </w:rPr>
      </w:pPr>
      <w:r>
        <w:rPr>
          <w:rFonts w:ascii="Verdana" w:eastAsia="MS PMincho" w:hAnsi="Verdana"/>
          <w:color w:val="000000"/>
          <w:sz w:val="20"/>
          <w:szCs w:val="20"/>
        </w:rPr>
        <w:t xml:space="preserve">You should provide a basic summary of your charges for duties outside the scope of your </w:t>
      </w:r>
      <w:r w:rsidR="007B52A1">
        <w:rPr>
          <w:rFonts w:ascii="Verdana" w:eastAsia="MS PMincho" w:hAnsi="Verdana"/>
          <w:color w:val="000000"/>
          <w:sz w:val="20"/>
          <w:szCs w:val="20"/>
        </w:rPr>
        <w:t>annual fee to leaseholders upon request.</w:t>
      </w:r>
    </w:p>
    <w:p w14:paraId="392C8B46" w14:textId="77777777" w:rsidR="00385521" w:rsidRPr="00385521" w:rsidRDefault="00385521" w:rsidP="00385521">
      <w:pPr>
        <w:pStyle w:val="ListParagraph"/>
        <w:rPr>
          <w:rFonts w:ascii="Verdana" w:eastAsia="MS PMincho" w:hAnsi="Verdana"/>
          <w:color w:val="000000"/>
          <w:sz w:val="20"/>
          <w:szCs w:val="20"/>
        </w:rPr>
      </w:pPr>
    </w:p>
    <w:p w14:paraId="7CE7DFA2" w14:textId="77777777" w:rsidR="006822F6" w:rsidRPr="006822F6" w:rsidRDefault="00FC1A14" w:rsidP="00114E30">
      <w:pPr>
        <w:pStyle w:val="Heading2"/>
        <w:rPr>
          <w:rFonts w:eastAsia="MS PMincho"/>
        </w:rPr>
      </w:pPr>
      <w:bookmarkStart w:id="45" w:name="_Toc415753187"/>
      <w:bookmarkStart w:id="46" w:name="_Toc443380519"/>
      <w:r>
        <w:rPr>
          <w:rFonts w:eastAsia="MS PMincho"/>
        </w:rPr>
        <w:t>3.6</w:t>
      </w:r>
      <w:r w:rsidR="00B75352">
        <w:rPr>
          <w:rFonts w:eastAsia="MS PMincho"/>
        </w:rPr>
        <w:tab/>
      </w:r>
      <w:r w:rsidR="006822F6">
        <w:rPr>
          <w:rFonts w:eastAsia="MS PMincho"/>
        </w:rPr>
        <w:t>Other income</w:t>
      </w:r>
      <w:bookmarkEnd w:id="45"/>
      <w:bookmarkEnd w:id="46"/>
    </w:p>
    <w:p w14:paraId="667B3692" w14:textId="77777777" w:rsidR="006822F6" w:rsidRDefault="006822F6" w:rsidP="00ED3EA3">
      <w:pPr>
        <w:widowControl w:val="0"/>
        <w:autoSpaceDE w:val="0"/>
        <w:autoSpaceDN w:val="0"/>
        <w:adjustRightInd w:val="0"/>
        <w:spacing w:line="243" w:lineRule="auto"/>
        <w:ind w:right="-43"/>
        <w:rPr>
          <w:rFonts w:ascii="Verdana" w:eastAsia="MS PMincho" w:hAnsi="Verdana"/>
          <w:color w:val="000000"/>
          <w:sz w:val="20"/>
          <w:szCs w:val="20"/>
        </w:rPr>
      </w:pPr>
    </w:p>
    <w:p w14:paraId="1FE96E76" w14:textId="0095AA21" w:rsidR="00ED3EA3" w:rsidRDefault="00C041FE" w:rsidP="00ED3EA3">
      <w:pPr>
        <w:widowControl w:val="0"/>
        <w:autoSpaceDE w:val="0"/>
        <w:autoSpaceDN w:val="0"/>
        <w:adjustRightInd w:val="0"/>
        <w:spacing w:line="243" w:lineRule="auto"/>
        <w:ind w:right="-43"/>
        <w:rPr>
          <w:rFonts w:ascii="Verdana" w:eastAsia="MS PMincho" w:hAnsi="Verdana"/>
          <w:color w:val="000000"/>
          <w:sz w:val="20"/>
          <w:szCs w:val="20"/>
        </w:rPr>
      </w:pPr>
      <w:r>
        <w:rPr>
          <w:rFonts w:ascii="Verdana" w:eastAsia="MS PMincho" w:hAnsi="Verdana"/>
          <w:color w:val="000000"/>
          <w:sz w:val="20"/>
          <w:szCs w:val="20"/>
        </w:rPr>
        <w:t>A</w:t>
      </w:r>
      <w:r w:rsidR="00ED3EA3">
        <w:rPr>
          <w:rFonts w:ascii="Verdana" w:eastAsia="MS PMincho" w:hAnsi="Verdana"/>
          <w:color w:val="000000"/>
          <w:sz w:val="20"/>
          <w:szCs w:val="20"/>
        </w:rPr>
        <w:t>ll other sources of income</w:t>
      </w:r>
      <w:r w:rsidR="001701ED">
        <w:rPr>
          <w:rFonts w:ascii="Verdana" w:eastAsia="MS PMincho" w:hAnsi="Verdana"/>
          <w:color w:val="000000"/>
          <w:sz w:val="20"/>
          <w:szCs w:val="20"/>
        </w:rPr>
        <w:t xml:space="preserve"> and benefits</w:t>
      </w:r>
      <w:r w:rsidR="00ED3EA3">
        <w:rPr>
          <w:rFonts w:ascii="Verdana" w:eastAsia="MS PMincho" w:hAnsi="Verdana"/>
          <w:color w:val="000000"/>
          <w:sz w:val="20"/>
          <w:szCs w:val="20"/>
        </w:rPr>
        <w:t xml:space="preserve"> to the managing agent arising out of the management should be declared to the client and to the leaseholders</w:t>
      </w:r>
      <w:r w:rsidR="00E07650">
        <w:rPr>
          <w:rFonts w:ascii="Verdana" w:eastAsia="MS PMincho" w:hAnsi="Verdana"/>
          <w:color w:val="000000"/>
          <w:sz w:val="20"/>
          <w:szCs w:val="20"/>
        </w:rPr>
        <w:t xml:space="preserve"> and should only be retained in return for a service of value</w:t>
      </w:r>
      <w:r w:rsidR="00ED3EA3">
        <w:rPr>
          <w:rFonts w:ascii="Verdana" w:eastAsia="MS PMincho" w:hAnsi="Verdana"/>
          <w:color w:val="000000"/>
          <w:sz w:val="20"/>
          <w:szCs w:val="20"/>
        </w:rPr>
        <w:t>.</w:t>
      </w:r>
      <w:r>
        <w:rPr>
          <w:rFonts w:ascii="Verdana" w:eastAsia="MS PMincho" w:hAnsi="Verdana"/>
          <w:color w:val="000000"/>
          <w:sz w:val="20"/>
          <w:szCs w:val="20"/>
        </w:rPr>
        <w:t xml:space="preserve">  These may include insurance fees (including commissions)</w:t>
      </w:r>
      <w:r w:rsidR="0001475E">
        <w:rPr>
          <w:rFonts w:ascii="Verdana" w:eastAsia="MS PMincho" w:hAnsi="Verdana"/>
          <w:color w:val="000000"/>
          <w:sz w:val="20"/>
          <w:szCs w:val="20"/>
        </w:rPr>
        <w:t>.</w:t>
      </w:r>
      <w:r w:rsidR="00DE286B">
        <w:rPr>
          <w:rFonts w:ascii="Verdana" w:eastAsia="MS PMincho" w:hAnsi="Verdana"/>
          <w:color w:val="000000"/>
          <w:sz w:val="20"/>
          <w:szCs w:val="20"/>
        </w:rPr>
        <w:t>The amount of the income should be declared</w:t>
      </w:r>
      <w:r w:rsidR="007B52A1">
        <w:rPr>
          <w:rFonts w:ascii="Verdana" w:eastAsia="MS PMincho" w:hAnsi="Verdana"/>
          <w:color w:val="000000"/>
          <w:sz w:val="20"/>
          <w:szCs w:val="20"/>
        </w:rPr>
        <w:t xml:space="preserve"> </w:t>
      </w:r>
      <w:r w:rsidR="005C706F">
        <w:rPr>
          <w:rFonts w:ascii="Verdana" w:eastAsia="MS PMincho" w:hAnsi="Verdana"/>
          <w:color w:val="000000"/>
          <w:sz w:val="20"/>
          <w:szCs w:val="20"/>
        </w:rPr>
        <w:t xml:space="preserve">annually with </w:t>
      </w:r>
      <w:r w:rsidR="007B52A1">
        <w:rPr>
          <w:rFonts w:ascii="Verdana" w:eastAsia="MS PMincho" w:hAnsi="Verdana"/>
          <w:color w:val="000000"/>
          <w:sz w:val="20"/>
          <w:szCs w:val="20"/>
        </w:rPr>
        <w:t xml:space="preserve"> the year-end service charge accounts</w:t>
      </w:r>
      <w:r w:rsidR="00DE286B">
        <w:rPr>
          <w:rFonts w:ascii="Verdana" w:eastAsia="MS PMincho" w:hAnsi="Verdana"/>
          <w:color w:val="000000"/>
          <w:sz w:val="20"/>
          <w:szCs w:val="20"/>
        </w:rPr>
        <w:t>.</w:t>
      </w:r>
    </w:p>
    <w:p w14:paraId="593F5C2A" w14:textId="77777777" w:rsidR="00ED3EA3" w:rsidRDefault="00ED3EA3" w:rsidP="00ED3EA3">
      <w:pPr>
        <w:widowControl w:val="0"/>
        <w:autoSpaceDE w:val="0"/>
        <w:autoSpaceDN w:val="0"/>
        <w:adjustRightInd w:val="0"/>
        <w:spacing w:line="243" w:lineRule="auto"/>
        <w:ind w:right="-43"/>
        <w:rPr>
          <w:rFonts w:ascii="Verdana" w:eastAsia="MS PMincho" w:hAnsi="Verdana"/>
          <w:color w:val="000000"/>
          <w:sz w:val="20"/>
          <w:szCs w:val="20"/>
        </w:rPr>
      </w:pPr>
    </w:p>
    <w:p w14:paraId="6EBF930B" w14:textId="77777777" w:rsidR="006822F6" w:rsidRPr="006822F6" w:rsidRDefault="001F6037" w:rsidP="00114E30">
      <w:pPr>
        <w:pStyle w:val="Heading2"/>
        <w:rPr>
          <w:rFonts w:eastAsia="MS PMincho"/>
        </w:rPr>
      </w:pPr>
      <w:bookmarkStart w:id="47" w:name="_Toc415753188"/>
      <w:bookmarkStart w:id="48" w:name="_Toc443380520"/>
      <w:r>
        <w:rPr>
          <w:rFonts w:eastAsia="MS PMincho"/>
        </w:rPr>
        <w:t>3.7</w:t>
      </w:r>
      <w:r w:rsidR="00B75352">
        <w:rPr>
          <w:rFonts w:eastAsia="MS PMincho"/>
        </w:rPr>
        <w:tab/>
      </w:r>
      <w:r w:rsidR="006822F6">
        <w:rPr>
          <w:rFonts w:eastAsia="MS PMincho"/>
        </w:rPr>
        <w:t>Company secretarial services</w:t>
      </w:r>
      <w:bookmarkEnd w:id="47"/>
      <w:bookmarkEnd w:id="48"/>
    </w:p>
    <w:p w14:paraId="4678FA64" w14:textId="77777777" w:rsidR="006822F6" w:rsidRDefault="006822F6" w:rsidP="00ED3EA3">
      <w:pPr>
        <w:widowControl w:val="0"/>
        <w:autoSpaceDE w:val="0"/>
        <w:autoSpaceDN w:val="0"/>
        <w:adjustRightInd w:val="0"/>
        <w:spacing w:line="243" w:lineRule="auto"/>
        <w:ind w:right="-43"/>
        <w:rPr>
          <w:rFonts w:ascii="Verdana" w:eastAsia="MS PMincho" w:hAnsi="Verdana"/>
          <w:color w:val="000000"/>
          <w:sz w:val="20"/>
          <w:szCs w:val="20"/>
        </w:rPr>
      </w:pPr>
    </w:p>
    <w:p w14:paraId="2A2AAFA9" w14:textId="77777777" w:rsidR="00ED3EA3" w:rsidRDefault="000923E6" w:rsidP="00ED3EA3">
      <w:pPr>
        <w:widowControl w:val="0"/>
        <w:autoSpaceDE w:val="0"/>
        <w:autoSpaceDN w:val="0"/>
        <w:adjustRightInd w:val="0"/>
        <w:spacing w:line="243" w:lineRule="auto"/>
        <w:ind w:right="-43"/>
        <w:rPr>
          <w:rFonts w:ascii="Verdana" w:eastAsia="MS PMincho" w:hAnsi="Verdana"/>
          <w:sz w:val="20"/>
          <w:szCs w:val="20"/>
        </w:rPr>
      </w:pPr>
      <w:r>
        <w:rPr>
          <w:rFonts w:ascii="Verdana" w:eastAsia="MS PMincho" w:hAnsi="Verdana"/>
          <w:color w:val="000000"/>
          <w:sz w:val="20"/>
          <w:szCs w:val="20"/>
        </w:rPr>
        <w:t xml:space="preserve">Managing agents </w:t>
      </w:r>
      <w:r w:rsidR="00EF1D24">
        <w:rPr>
          <w:rFonts w:ascii="Verdana" w:eastAsia="MS PMincho" w:hAnsi="Verdana"/>
          <w:color w:val="000000"/>
          <w:sz w:val="20"/>
          <w:szCs w:val="20"/>
        </w:rPr>
        <w:t xml:space="preserve">may </w:t>
      </w:r>
      <w:r>
        <w:rPr>
          <w:rFonts w:ascii="Verdana" w:eastAsia="MS PMincho" w:hAnsi="Verdana"/>
          <w:color w:val="000000"/>
          <w:sz w:val="20"/>
          <w:szCs w:val="20"/>
        </w:rPr>
        <w:t>also provide administration services and/or company secretarial services to their RMC and RTM company clients.</w:t>
      </w:r>
      <w:r w:rsidR="00615983">
        <w:rPr>
          <w:rFonts w:ascii="Verdana" w:eastAsia="MS PMincho" w:hAnsi="Verdana"/>
          <w:color w:val="000000"/>
          <w:sz w:val="20"/>
          <w:szCs w:val="20"/>
        </w:rPr>
        <w:t xml:space="preserve"> </w:t>
      </w:r>
      <w:r>
        <w:rPr>
          <w:rFonts w:ascii="Verdana" w:eastAsia="MS PMincho" w:hAnsi="Verdana"/>
          <w:color w:val="000000"/>
          <w:sz w:val="20"/>
          <w:szCs w:val="20"/>
        </w:rPr>
        <w:t>The level and exte</w:t>
      </w:r>
      <w:r w:rsidR="00EF1D24">
        <w:rPr>
          <w:rFonts w:ascii="Verdana" w:eastAsia="MS PMincho" w:hAnsi="Verdana"/>
          <w:color w:val="000000"/>
          <w:sz w:val="20"/>
          <w:szCs w:val="20"/>
        </w:rPr>
        <w:t>n</w:t>
      </w:r>
      <w:r w:rsidR="00290F07">
        <w:rPr>
          <w:rFonts w:ascii="Verdana" w:eastAsia="MS PMincho" w:hAnsi="Verdana"/>
          <w:color w:val="000000"/>
          <w:sz w:val="20"/>
          <w:szCs w:val="20"/>
        </w:rPr>
        <w:t>t</w:t>
      </w:r>
      <w:r>
        <w:rPr>
          <w:rFonts w:ascii="Verdana" w:eastAsia="MS PMincho" w:hAnsi="Verdana"/>
          <w:color w:val="000000"/>
          <w:sz w:val="20"/>
          <w:szCs w:val="20"/>
        </w:rPr>
        <w:t xml:space="preserve"> of these services should be set out in an agreement.</w:t>
      </w:r>
      <w:r w:rsidR="00615983">
        <w:rPr>
          <w:rFonts w:ascii="Verdana" w:eastAsia="MS PMincho" w:hAnsi="Verdana"/>
          <w:color w:val="000000"/>
          <w:sz w:val="20"/>
          <w:szCs w:val="20"/>
        </w:rPr>
        <w:t xml:space="preserve"> </w:t>
      </w:r>
      <w:r>
        <w:rPr>
          <w:rFonts w:ascii="Verdana" w:eastAsia="MS PMincho" w:hAnsi="Verdana"/>
          <w:color w:val="000000"/>
          <w:sz w:val="20"/>
          <w:szCs w:val="20"/>
        </w:rPr>
        <w:t xml:space="preserve">The </w:t>
      </w:r>
      <w:r w:rsidR="009D7CC8">
        <w:rPr>
          <w:rFonts w:ascii="Verdana" w:eastAsia="MS PMincho" w:hAnsi="Verdana"/>
          <w:color w:val="000000"/>
          <w:sz w:val="20"/>
          <w:szCs w:val="20"/>
        </w:rPr>
        <w:t>rules</w:t>
      </w:r>
      <w:r>
        <w:rPr>
          <w:rFonts w:ascii="Verdana" w:eastAsia="MS PMincho" w:hAnsi="Verdana"/>
          <w:color w:val="000000"/>
          <w:sz w:val="20"/>
          <w:szCs w:val="20"/>
        </w:rPr>
        <w:t xml:space="preserve"> of the company are governed by the memorandum and articles of the company and the </w:t>
      </w:r>
      <w:r w:rsidRPr="00273129">
        <w:rPr>
          <w:rFonts w:ascii="Verdana" w:eastAsia="MS PMincho" w:hAnsi="Verdana"/>
          <w:i/>
          <w:color w:val="000000"/>
          <w:sz w:val="20"/>
          <w:szCs w:val="20"/>
        </w:rPr>
        <w:t>Companies Act</w:t>
      </w:r>
      <w:r w:rsidR="00A835A0">
        <w:rPr>
          <w:rFonts w:ascii="Verdana" w:eastAsia="MS PMincho" w:hAnsi="Verdana"/>
          <w:color w:val="000000"/>
          <w:sz w:val="20"/>
          <w:szCs w:val="20"/>
        </w:rPr>
        <w:t>.  It</w:t>
      </w:r>
      <w:r>
        <w:rPr>
          <w:rFonts w:ascii="Verdana" w:eastAsia="MS PMincho" w:hAnsi="Verdana"/>
          <w:sz w:val="20"/>
          <w:szCs w:val="20"/>
        </w:rPr>
        <w:t xml:space="preserve"> is important to understand the need to differentiate the company administration from managing the landlord company/leaseholder relationship.</w:t>
      </w:r>
    </w:p>
    <w:p w14:paraId="42A1BE5C" w14:textId="77777777" w:rsidR="00703426" w:rsidRDefault="00703426" w:rsidP="00ED3EA3">
      <w:pPr>
        <w:widowControl w:val="0"/>
        <w:autoSpaceDE w:val="0"/>
        <w:autoSpaceDN w:val="0"/>
        <w:adjustRightInd w:val="0"/>
        <w:spacing w:line="243" w:lineRule="auto"/>
        <w:ind w:right="-43"/>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703426" w14:paraId="65A470B7" w14:textId="77777777" w:rsidTr="00703426">
        <w:tc>
          <w:tcPr>
            <w:tcW w:w="9242" w:type="dxa"/>
          </w:tcPr>
          <w:p w14:paraId="5210B2B3" w14:textId="77777777" w:rsidR="00703426" w:rsidRPr="00EC6599" w:rsidRDefault="00703426" w:rsidP="00ED3EA3">
            <w:pPr>
              <w:widowControl w:val="0"/>
              <w:autoSpaceDE w:val="0"/>
              <w:autoSpaceDN w:val="0"/>
              <w:adjustRightInd w:val="0"/>
              <w:spacing w:line="243" w:lineRule="auto"/>
              <w:ind w:right="-43"/>
              <w:rPr>
                <w:rFonts w:ascii="Verdana" w:eastAsia="MS PMincho" w:hAnsi="Verdana"/>
                <w:i/>
                <w:sz w:val="20"/>
                <w:szCs w:val="20"/>
              </w:rPr>
            </w:pPr>
            <w:r>
              <w:rPr>
                <w:rFonts w:ascii="Verdana" w:eastAsia="MS PMincho" w:hAnsi="Verdana"/>
                <w:i/>
                <w:sz w:val="20"/>
                <w:szCs w:val="20"/>
              </w:rPr>
              <w:t>Companies Act 2006</w:t>
            </w:r>
          </w:p>
        </w:tc>
      </w:tr>
    </w:tbl>
    <w:p w14:paraId="708507B3" w14:textId="77777777" w:rsidR="00703426" w:rsidRDefault="00703426" w:rsidP="00ED3EA3">
      <w:pPr>
        <w:widowControl w:val="0"/>
        <w:autoSpaceDE w:val="0"/>
        <w:autoSpaceDN w:val="0"/>
        <w:adjustRightInd w:val="0"/>
        <w:spacing w:line="243" w:lineRule="auto"/>
        <w:ind w:right="-43"/>
        <w:rPr>
          <w:rFonts w:ascii="Verdana" w:eastAsia="MS PMincho" w:hAnsi="Verdana"/>
          <w:sz w:val="20"/>
          <w:szCs w:val="20"/>
        </w:rPr>
      </w:pPr>
    </w:p>
    <w:p w14:paraId="3A855B75" w14:textId="77777777" w:rsidR="00703426" w:rsidRDefault="00EA463B" w:rsidP="00872AC5">
      <w:pPr>
        <w:widowControl w:val="0"/>
        <w:autoSpaceDE w:val="0"/>
        <w:autoSpaceDN w:val="0"/>
        <w:adjustRightInd w:val="0"/>
        <w:spacing w:line="243" w:lineRule="auto"/>
        <w:ind w:right="-43"/>
        <w:rPr>
          <w:rFonts w:ascii="Verdana" w:eastAsia="MS PMincho" w:hAnsi="Verdana"/>
          <w:sz w:val="20"/>
          <w:szCs w:val="20"/>
        </w:rPr>
      </w:pPr>
      <w:r>
        <w:rPr>
          <w:rFonts w:ascii="Verdana" w:eastAsia="MS PMincho" w:hAnsi="Verdana"/>
          <w:sz w:val="20"/>
          <w:szCs w:val="20"/>
        </w:rPr>
        <w:t xml:space="preserve">Provision of company secretarial services is a regulated activity under the </w:t>
      </w:r>
      <w:r w:rsidRPr="00273129">
        <w:rPr>
          <w:rFonts w:ascii="Verdana" w:eastAsia="MS PMincho" w:hAnsi="Verdana"/>
          <w:i/>
          <w:sz w:val="20"/>
          <w:szCs w:val="20"/>
        </w:rPr>
        <w:t>Money Laundering Regulations</w:t>
      </w:r>
      <w:r>
        <w:rPr>
          <w:rFonts w:ascii="Verdana" w:eastAsia="MS PMincho" w:hAnsi="Verdana"/>
          <w:sz w:val="20"/>
          <w:szCs w:val="20"/>
        </w:rPr>
        <w:t xml:space="preserve"> 2007 and you should be mindful of the need to undertake </w:t>
      </w:r>
      <w:r w:rsidR="0016773E">
        <w:rPr>
          <w:rFonts w:ascii="Verdana" w:eastAsia="MS PMincho" w:hAnsi="Verdana"/>
          <w:sz w:val="20"/>
          <w:szCs w:val="20"/>
        </w:rPr>
        <w:t>‘</w:t>
      </w:r>
      <w:r>
        <w:rPr>
          <w:rFonts w:ascii="Verdana" w:eastAsia="MS PMincho" w:hAnsi="Verdana"/>
          <w:sz w:val="20"/>
          <w:szCs w:val="20"/>
        </w:rPr>
        <w:t>know your own client</w:t>
      </w:r>
      <w:r w:rsidR="0016773E">
        <w:rPr>
          <w:rFonts w:ascii="Verdana" w:eastAsia="MS PMincho" w:hAnsi="Verdana"/>
          <w:sz w:val="20"/>
          <w:szCs w:val="20"/>
        </w:rPr>
        <w:t>’</w:t>
      </w:r>
      <w:r>
        <w:rPr>
          <w:rFonts w:ascii="Verdana" w:eastAsia="MS PMincho" w:hAnsi="Verdana"/>
          <w:sz w:val="20"/>
          <w:szCs w:val="20"/>
        </w:rPr>
        <w:t xml:space="preserve"> checks for all clients for whom you provide company secretarial services.</w:t>
      </w:r>
    </w:p>
    <w:p w14:paraId="2912740B" w14:textId="77777777" w:rsidR="00703426" w:rsidRDefault="00703426" w:rsidP="00872AC5">
      <w:pPr>
        <w:widowControl w:val="0"/>
        <w:autoSpaceDE w:val="0"/>
        <w:autoSpaceDN w:val="0"/>
        <w:adjustRightInd w:val="0"/>
        <w:spacing w:line="243" w:lineRule="auto"/>
        <w:ind w:right="-43"/>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703426" w14:paraId="7D8C6707" w14:textId="77777777" w:rsidTr="00703426">
        <w:tc>
          <w:tcPr>
            <w:tcW w:w="9242" w:type="dxa"/>
          </w:tcPr>
          <w:p w14:paraId="43FA89FC" w14:textId="77777777" w:rsidR="00703426" w:rsidRPr="00EC6599" w:rsidRDefault="00703426" w:rsidP="00872AC5">
            <w:pPr>
              <w:widowControl w:val="0"/>
              <w:autoSpaceDE w:val="0"/>
              <w:autoSpaceDN w:val="0"/>
              <w:adjustRightInd w:val="0"/>
              <w:spacing w:line="243" w:lineRule="auto"/>
              <w:ind w:right="-43"/>
              <w:rPr>
                <w:rFonts w:ascii="Verdana" w:eastAsia="MS PMincho" w:hAnsi="Verdana"/>
                <w:i/>
                <w:sz w:val="20"/>
                <w:szCs w:val="20"/>
              </w:rPr>
            </w:pPr>
            <w:r w:rsidRPr="00EC6599">
              <w:rPr>
                <w:rFonts w:ascii="Verdana" w:eastAsia="MS PMincho" w:hAnsi="Verdana"/>
                <w:i/>
                <w:sz w:val="20"/>
                <w:szCs w:val="20"/>
              </w:rPr>
              <w:t>Money Laundering Regulations 2007</w:t>
            </w:r>
          </w:p>
        </w:tc>
      </w:tr>
    </w:tbl>
    <w:p w14:paraId="0E59799F" w14:textId="77777777" w:rsidR="00DA4960" w:rsidRDefault="00DA4960" w:rsidP="00872AC5">
      <w:pPr>
        <w:widowControl w:val="0"/>
        <w:autoSpaceDE w:val="0"/>
        <w:autoSpaceDN w:val="0"/>
        <w:adjustRightInd w:val="0"/>
        <w:spacing w:line="243" w:lineRule="auto"/>
        <w:ind w:right="-43"/>
        <w:rPr>
          <w:rFonts w:ascii="Verdana" w:eastAsia="MS PMincho" w:hAnsi="Verdana"/>
          <w:b/>
          <w:sz w:val="36"/>
          <w:szCs w:val="36"/>
        </w:rPr>
      </w:pPr>
      <w:r>
        <w:rPr>
          <w:rFonts w:ascii="Verdana" w:eastAsia="MS PMincho" w:hAnsi="Verdana"/>
          <w:b/>
          <w:sz w:val="36"/>
          <w:szCs w:val="36"/>
        </w:rPr>
        <w:br w:type="page"/>
      </w:r>
    </w:p>
    <w:p w14:paraId="199B88D4" w14:textId="77777777" w:rsidR="00EF1D24" w:rsidRDefault="00EF1D24" w:rsidP="00ED3EA3">
      <w:pPr>
        <w:widowControl w:val="0"/>
        <w:autoSpaceDE w:val="0"/>
        <w:autoSpaceDN w:val="0"/>
        <w:adjustRightInd w:val="0"/>
        <w:spacing w:line="243" w:lineRule="auto"/>
        <w:ind w:right="-43"/>
        <w:rPr>
          <w:rFonts w:ascii="Verdana" w:eastAsia="MS PMincho" w:hAnsi="Verdana"/>
          <w:b/>
          <w:sz w:val="36"/>
          <w:szCs w:val="36"/>
        </w:rPr>
      </w:pPr>
    </w:p>
    <w:p w14:paraId="7EDCEC1A" w14:textId="77777777" w:rsidR="00D05E16" w:rsidRDefault="006227EA" w:rsidP="00114E30">
      <w:pPr>
        <w:pStyle w:val="Heading1"/>
        <w:rPr>
          <w:rFonts w:eastAsia="MS PMincho"/>
        </w:rPr>
      </w:pPr>
      <w:bookmarkStart w:id="49" w:name="_Toc415753189"/>
      <w:bookmarkStart w:id="50" w:name="_Toc443380521"/>
      <w:r>
        <w:rPr>
          <w:rFonts w:eastAsia="MS PMincho"/>
        </w:rPr>
        <w:t>Part 4</w:t>
      </w:r>
      <w:r w:rsidR="00B75352">
        <w:rPr>
          <w:rFonts w:eastAsia="MS PMincho"/>
        </w:rPr>
        <w:tab/>
      </w:r>
      <w:r w:rsidR="00EF1D24">
        <w:rPr>
          <w:rFonts w:eastAsia="MS PMincho"/>
        </w:rPr>
        <w:t>Duties/conduct of a</w:t>
      </w:r>
      <w:r w:rsidR="00D05E16">
        <w:rPr>
          <w:rFonts w:eastAsia="MS PMincho"/>
        </w:rPr>
        <w:t xml:space="preserve"> managing agent</w:t>
      </w:r>
      <w:bookmarkEnd w:id="49"/>
      <w:bookmarkEnd w:id="50"/>
    </w:p>
    <w:p w14:paraId="7C5A9F65" w14:textId="77777777" w:rsidR="00D05E16" w:rsidRDefault="00D05E16" w:rsidP="00ED3EA3">
      <w:pPr>
        <w:widowControl w:val="0"/>
        <w:autoSpaceDE w:val="0"/>
        <w:autoSpaceDN w:val="0"/>
        <w:adjustRightInd w:val="0"/>
        <w:spacing w:line="243" w:lineRule="auto"/>
        <w:ind w:right="-43"/>
        <w:rPr>
          <w:rFonts w:ascii="Verdana" w:eastAsia="MS PMincho" w:hAnsi="Verdana"/>
          <w:b/>
          <w:sz w:val="20"/>
          <w:szCs w:val="20"/>
        </w:rPr>
      </w:pPr>
    </w:p>
    <w:p w14:paraId="3BA1F2EF" w14:textId="77777777" w:rsidR="00D05E16" w:rsidRDefault="00D05E16" w:rsidP="00ED3EA3">
      <w:pPr>
        <w:widowControl w:val="0"/>
        <w:autoSpaceDE w:val="0"/>
        <w:autoSpaceDN w:val="0"/>
        <w:adjustRightInd w:val="0"/>
        <w:spacing w:line="243" w:lineRule="auto"/>
        <w:ind w:right="-43"/>
        <w:rPr>
          <w:rFonts w:ascii="Verdana" w:eastAsia="MS PMincho" w:hAnsi="Verdana"/>
          <w:b/>
          <w:sz w:val="20"/>
          <w:szCs w:val="20"/>
        </w:rPr>
      </w:pPr>
    </w:p>
    <w:p w14:paraId="4EF17D6F" w14:textId="77777777" w:rsidR="00D05E16" w:rsidRDefault="009F1F4E" w:rsidP="00114E30">
      <w:pPr>
        <w:pStyle w:val="Heading2"/>
        <w:rPr>
          <w:rFonts w:eastAsia="MS PMincho"/>
        </w:rPr>
      </w:pPr>
      <w:bookmarkStart w:id="51" w:name="_Toc415753190"/>
      <w:bookmarkStart w:id="52" w:name="_Toc443380522"/>
      <w:r>
        <w:rPr>
          <w:rFonts w:eastAsia="MS PMincho"/>
        </w:rPr>
        <w:t>4.1</w:t>
      </w:r>
      <w:r w:rsidR="00B75352">
        <w:rPr>
          <w:rFonts w:eastAsia="MS PMincho"/>
        </w:rPr>
        <w:tab/>
      </w:r>
      <w:r w:rsidR="00D05E16">
        <w:rPr>
          <w:rFonts w:eastAsia="MS PMincho"/>
        </w:rPr>
        <w:t>Introduction</w:t>
      </w:r>
      <w:bookmarkEnd w:id="51"/>
      <w:bookmarkEnd w:id="52"/>
    </w:p>
    <w:p w14:paraId="2165F786" w14:textId="77777777" w:rsidR="00D05E16" w:rsidRDefault="00D05E16" w:rsidP="00ED3EA3">
      <w:pPr>
        <w:widowControl w:val="0"/>
        <w:autoSpaceDE w:val="0"/>
        <w:autoSpaceDN w:val="0"/>
        <w:adjustRightInd w:val="0"/>
        <w:spacing w:line="243" w:lineRule="auto"/>
        <w:ind w:right="-43"/>
        <w:rPr>
          <w:rFonts w:ascii="Verdana" w:eastAsia="MS PMincho" w:hAnsi="Verdana"/>
          <w:sz w:val="20"/>
          <w:szCs w:val="20"/>
        </w:rPr>
      </w:pPr>
    </w:p>
    <w:p w14:paraId="5FD58E3E" w14:textId="77777777" w:rsidR="00D05E16" w:rsidRDefault="00D05E16" w:rsidP="00271AAE">
      <w:pPr>
        <w:pStyle w:val="onlinetext"/>
      </w:pPr>
      <w:r>
        <w:t>Yo</w:t>
      </w:r>
      <w:r w:rsidR="00290F07">
        <w:t>u should not act outside the sc</w:t>
      </w:r>
      <w:r>
        <w:t>ope of your authority</w:t>
      </w:r>
      <w:r w:rsidR="00A835A0">
        <w:t xml:space="preserve"> nor outside your competence</w:t>
      </w:r>
      <w:r>
        <w:t xml:space="preserve"> and you should follow your client's instruction</w:t>
      </w:r>
      <w:r w:rsidR="00290F07">
        <w:t>s</w:t>
      </w:r>
      <w:r>
        <w:t xml:space="preserve"> where necessary</w:t>
      </w:r>
      <w:r w:rsidR="00290F07">
        <w:t>.</w:t>
      </w:r>
    </w:p>
    <w:p w14:paraId="1EBED411" w14:textId="77777777" w:rsidR="00021EAA" w:rsidRDefault="00021EAA" w:rsidP="00271AAE">
      <w:pPr>
        <w:pStyle w:val="onlinetext"/>
      </w:pPr>
      <w:r>
        <w:t xml:space="preserve">In undertaking a management function, you must </w:t>
      </w:r>
      <w:r w:rsidR="00385521">
        <w:t xml:space="preserve">comply with the law and </w:t>
      </w:r>
      <w:r>
        <w:t>observe the terms of t</w:t>
      </w:r>
      <w:r w:rsidR="00385521">
        <w:t>he lease</w:t>
      </w:r>
      <w:r>
        <w:t>.</w:t>
      </w:r>
      <w:r w:rsidR="00615983">
        <w:t xml:space="preserve"> </w:t>
      </w:r>
      <w:r>
        <w:t>You should have effective and fair policies and procedures for dealing responsibly with management matters.</w:t>
      </w:r>
    </w:p>
    <w:p w14:paraId="19DA471A" w14:textId="77777777" w:rsidR="007C2863" w:rsidRPr="00271AAE" w:rsidRDefault="007C2863" w:rsidP="00271AAE">
      <w:pPr>
        <w:pStyle w:val="onlinetext"/>
      </w:pPr>
      <w:r>
        <w:t>You should routinely monitor the quality and cost effectiveness of all services under your control.</w:t>
      </w:r>
      <w:r w:rsidR="00615983">
        <w:t xml:space="preserve"> </w:t>
      </w:r>
      <w:r>
        <w:t xml:space="preserve">Any service delivery issues should be addressed </w:t>
      </w:r>
      <w:r w:rsidR="00EA463B">
        <w:t>in a timely manner</w:t>
      </w:r>
      <w:r>
        <w:t xml:space="preserve"> and your </w:t>
      </w:r>
      <w:r w:rsidRPr="00271AAE">
        <w:t>client and leaseholders should be kept informed of your actions.</w:t>
      </w:r>
      <w:r w:rsidR="00615983" w:rsidRPr="00271AAE">
        <w:t xml:space="preserve"> </w:t>
      </w:r>
    </w:p>
    <w:p w14:paraId="65E66964" w14:textId="77777777" w:rsidR="006822F6" w:rsidRPr="00271AAE" w:rsidRDefault="006822F6" w:rsidP="00271AAE">
      <w:pPr>
        <w:pStyle w:val="onlinetext"/>
      </w:pPr>
      <w:r w:rsidRPr="00271AAE">
        <w:t>You should manage the property on an open and transparent basis.</w:t>
      </w:r>
      <w:r w:rsidR="00615983" w:rsidRPr="00271AAE">
        <w:t xml:space="preserve"> </w:t>
      </w:r>
      <w:r w:rsidRPr="00271AAE">
        <w:t xml:space="preserve">So far as is reasonably practicable and consistent with statutory and contractual obligations, you should keep confidential and not disclose personal information about </w:t>
      </w:r>
      <w:r w:rsidR="004C4F5A" w:rsidRPr="00271AAE">
        <w:t>leaseholder</w:t>
      </w:r>
      <w:r w:rsidRPr="00271AAE">
        <w:t>s or landlords to other people without their consent.</w:t>
      </w:r>
    </w:p>
    <w:p w14:paraId="5365FCF7" w14:textId="77777777" w:rsidR="00021EAA" w:rsidRDefault="00021EAA" w:rsidP="00ED3EA3">
      <w:pPr>
        <w:widowControl w:val="0"/>
        <w:autoSpaceDE w:val="0"/>
        <w:autoSpaceDN w:val="0"/>
        <w:adjustRightInd w:val="0"/>
        <w:spacing w:line="243" w:lineRule="auto"/>
        <w:ind w:right="-43"/>
        <w:rPr>
          <w:rFonts w:ascii="Verdana" w:eastAsia="MS PMincho" w:hAnsi="Verdana"/>
          <w:sz w:val="20"/>
          <w:szCs w:val="20"/>
        </w:rPr>
      </w:pPr>
    </w:p>
    <w:p w14:paraId="0AA66F31" w14:textId="77777777" w:rsidR="00024A14" w:rsidRDefault="00F4796E" w:rsidP="00114E30">
      <w:pPr>
        <w:pStyle w:val="Heading2"/>
        <w:rPr>
          <w:rFonts w:eastAsia="MS PMincho"/>
        </w:rPr>
      </w:pPr>
      <w:bookmarkStart w:id="53" w:name="_Toc415753191"/>
      <w:bookmarkStart w:id="54" w:name="_Toc443380523"/>
      <w:r>
        <w:rPr>
          <w:rFonts w:eastAsia="MS PMincho"/>
        </w:rPr>
        <w:t>4.2</w:t>
      </w:r>
      <w:r w:rsidR="00B75352">
        <w:rPr>
          <w:rFonts w:eastAsia="MS PMincho"/>
        </w:rPr>
        <w:tab/>
      </w:r>
      <w:r w:rsidR="00024A14">
        <w:rPr>
          <w:rFonts w:eastAsia="MS PMincho"/>
        </w:rPr>
        <w:t>General property management activities</w:t>
      </w:r>
      <w:bookmarkEnd w:id="53"/>
      <w:bookmarkEnd w:id="54"/>
    </w:p>
    <w:p w14:paraId="2E046E03" w14:textId="77777777" w:rsidR="007C2863" w:rsidRDefault="007C2863" w:rsidP="00ED3EA3">
      <w:pPr>
        <w:widowControl w:val="0"/>
        <w:autoSpaceDE w:val="0"/>
        <w:autoSpaceDN w:val="0"/>
        <w:adjustRightInd w:val="0"/>
        <w:spacing w:line="243" w:lineRule="auto"/>
        <w:ind w:right="-43"/>
        <w:rPr>
          <w:rFonts w:ascii="Verdana" w:eastAsia="MS PMincho" w:hAnsi="Verdana"/>
          <w:sz w:val="20"/>
          <w:szCs w:val="20"/>
        </w:rPr>
      </w:pPr>
    </w:p>
    <w:p w14:paraId="7AFD404E" w14:textId="77777777" w:rsidR="000568D8" w:rsidRDefault="007C2863" w:rsidP="00271AAE">
      <w:pPr>
        <w:pStyle w:val="onlinetext"/>
      </w:pPr>
      <w:r>
        <w:t>You should respond promptly to reasonable requests from leaseholders for information or observations relevant to the management of the property</w:t>
      </w:r>
      <w:r w:rsidR="00B548CD">
        <w:t xml:space="preserve"> indicating a timescale by which the request will be dealt with</w:t>
      </w:r>
      <w:r>
        <w:t>.</w:t>
      </w:r>
      <w:r w:rsidR="00615983">
        <w:t xml:space="preserve"> </w:t>
      </w:r>
      <w:r>
        <w:t xml:space="preserve">Relevant information may be provided, if the lease/tenancy agreement </w:t>
      </w:r>
      <w:r w:rsidR="00A835A0">
        <w:t>obliges</w:t>
      </w:r>
      <w:r>
        <w:t xml:space="preserve"> or if it is reasonable.</w:t>
      </w:r>
      <w:r w:rsidR="00615983">
        <w:t xml:space="preserve"> </w:t>
      </w:r>
      <w:r>
        <w:t>A reasonable charge may be made if appropriate and first agreed with the leaseholder.</w:t>
      </w:r>
      <w:r w:rsidR="00615983">
        <w:t xml:space="preserve"> </w:t>
      </w:r>
      <w:r>
        <w:t>If there is a conflict with your duties to the landl</w:t>
      </w:r>
      <w:r w:rsidR="00EF1D24">
        <w:t>ord you should advise the leaseholder</w:t>
      </w:r>
      <w:r>
        <w:t xml:space="preserve"> to seek independent advice.</w:t>
      </w:r>
      <w:r w:rsidR="00615983">
        <w:t xml:space="preserve"> </w:t>
      </w:r>
      <w:r>
        <w:t>You s</w:t>
      </w:r>
      <w:r w:rsidR="00EF1D24">
        <w:t>hould never mislead your client or leaseholders</w:t>
      </w:r>
      <w:r>
        <w:t>.</w:t>
      </w:r>
      <w:r w:rsidR="00615983">
        <w:t xml:space="preserve"> </w:t>
      </w:r>
      <w:r w:rsidR="00EF1D24">
        <w:t xml:space="preserve">In all communications </w:t>
      </w:r>
      <w:r w:rsidR="000568D8">
        <w:t>you should be accurate, clear, concise and courteous.</w:t>
      </w:r>
    </w:p>
    <w:p w14:paraId="6098DAA8" w14:textId="77777777" w:rsidR="000568D8" w:rsidRDefault="00EF1D24" w:rsidP="00271AAE">
      <w:pPr>
        <w:pStyle w:val="onlinetext"/>
      </w:pPr>
      <w:r>
        <w:t xml:space="preserve">You should send </w:t>
      </w:r>
      <w:r w:rsidR="000568D8">
        <w:t>communications by whatever means are appropriate so that they reach the intended recipients promptly and in compliance with any legislative or lease requirements.</w:t>
      </w:r>
      <w:r w:rsidR="00615983">
        <w:t xml:space="preserve"> </w:t>
      </w:r>
      <w:r w:rsidR="000568D8">
        <w:t>You should be aware of the need to prove to the satisfaction of a court the service of certain documentation.</w:t>
      </w:r>
    </w:p>
    <w:p w14:paraId="630955A4" w14:textId="77777777" w:rsidR="00B773D6" w:rsidRDefault="00774F9D" w:rsidP="00114E30">
      <w:pPr>
        <w:pStyle w:val="Heading2"/>
        <w:rPr>
          <w:rFonts w:eastAsia="MS PMincho"/>
        </w:rPr>
      </w:pPr>
      <w:bookmarkStart w:id="55" w:name="_Toc415753192"/>
      <w:bookmarkStart w:id="56" w:name="_Toc443380524"/>
      <w:r>
        <w:rPr>
          <w:rFonts w:eastAsia="MS PMincho"/>
        </w:rPr>
        <w:t>4.3</w:t>
      </w:r>
      <w:r w:rsidR="00B75352">
        <w:rPr>
          <w:rFonts w:eastAsia="MS PMincho"/>
        </w:rPr>
        <w:tab/>
      </w:r>
      <w:r w:rsidR="00B773D6">
        <w:rPr>
          <w:rFonts w:eastAsia="MS PMincho"/>
        </w:rPr>
        <w:t xml:space="preserve">Data </w:t>
      </w:r>
      <w:r>
        <w:rPr>
          <w:rFonts w:eastAsia="MS PMincho"/>
        </w:rPr>
        <w:t>p</w:t>
      </w:r>
      <w:r w:rsidR="00B773D6">
        <w:rPr>
          <w:rFonts w:eastAsia="MS PMincho"/>
        </w:rPr>
        <w:t>rotection</w:t>
      </w:r>
      <w:bookmarkEnd w:id="55"/>
      <w:bookmarkEnd w:id="56"/>
    </w:p>
    <w:p w14:paraId="78276305" w14:textId="77777777" w:rsidR="00B773D6" w:rsidRDefault="00B773D6" w:rsidP="00ED3EA3">
      <w:pPr>
        <w:widowControl w:val="0"/>
        <w:autoSpaceDE w:val="0"/>
        <w:autoSpaceDN w:val="0"/>
        <w:adjustRightInd w:val="0"/>
        <w:spacing w:line="243" w:lineRule="auto"/>
        <w:ind w:right="-43"/>
        <w:rPr>
          <w:rFonts w:ascii="Verdana" w:eastAsia="MS PMincho" w:hAnsi="Verdana"/>
          <w:sz w:val="20"/>
          <w:szCs w:val="20"/>
        </w:rPr>
      </w:pPr>
    </w:p>
    <w:p w14:paraId="1A0EACFB" w14:textId="77777777" w:rsidR="00B773D6" w:rsidRPr="00CF4A72" w:rsidRDefault="00B773D6" w:rsidP="00B773D6">
      <w:pPr>
        <w:pStyle w:val="onlinetext"/>
      </w:pPr>
      <w:r w:rsidRPr="00CF4A72">
        <w:t xml:space="preserve">You should be aware of the requirements regarding the holding and handling of information and data. As an overall guide you </w:t>
      </w:r>
      <w:r w:rsidR="005D0BD8">
        <w:t>must</w:t>
      </w:r>
      <w:r w:rsidRPr="00CF4A72">
        <w:t xml:space="preserve"> ensure that any personal information is:</w:t>
      </w:r>
    </w:p>
    <w:p w14:paraId="400EDDE5" w14:textId="77777777" w:rsidR="00B773D6" w:rsidRPr="00CF4A72" w:rsidRDefault="00B773D6" w:rsidP="00F00A67">
      <w:pPr>
        <w:pStyle w:val="onlinelistbullet"/>
        <w:numPr>
          <w:ilvl w:val="0"/>
          <w:numId w:val="20"/>
        </w:numPr>
      </w:pPr>
      <w:r w:rsidRPr="00CF4A72">
        <w:t>fairly and lawfully processed</w:t>
      </w:r>
    </w:p>
    <w:p w14:paraId="15636353" w14:textId="77777777" w:rsidR="00B773D6" w:rsidRPr="00CF4A72" w:rsidRDefault="00B773D6" w:rsidP="00F00A67">
      <w:pPr>
        <w:pStyle w:val="onlinelistbullet"/>
        <w:numPr>
          <w:ilvl w:val="0"/>
          <w:numId w:val="20"/>
        </w:numPr>
      </w:pPr>
      <w:r w:rsidRPr="00CF4A72">
        <w:t>processed for limited purposes</w:t>
      </w:r>
    </w:p>
    <w:p w14:paraId="20E6256C" w14:textId="77777777" w:rsidR="00B773D6" w:rsidRPr="00CF4A72" w:rsidRDefault="00B773D6" w:rsidP="00F00A67">
      <w:pPr>
        <w:pStyle w:val="onlinelistbullet"/>
        <w:numPr>
          <w:ilvl w:val="0"/>
          <w:numId w:val="20"/>
        </w:numPr>
      </w:pPr>
      <w:r w:rsidRPr="00CF4A72">
        <w:t>adequate, relevant and not excessive</w:t>
      </w:r>
    </w:p>
    <w:p w14:paraId="3836518A" w14:textId="77777777" w:rsidR="00B773D6" w:rsidRPr="00CF4A72" w:rsidRDefault="00B773D6" w:rsidP="00F00A67">
      <w:pPr>
        <w:pStyle w:val="onlinelistbullet"/>
        <w:numPr>
          <w:ilvl w:val="0"/>
          <w:numId w:val="20"/>
        </w:numPr>
      </w:pPr>
      <w:r w:rsidRPr="00CF4A72">
        <w:t>accurate and up to date</w:t>
      </w:r>
    </w:p>
    <w:p w14:paraId="16E2E28B" w14:textId="77777777" w:rsidR="00B773D6" w:rsidRPr="00CF4A72" w:rsidRDefault="00B773D6" w:rsidP="00F00A67">
      <w:pPr>
        <w:pStyle w:val="onlinelistbullet"/>
        <w:numPr>
          <w:ilvl w:val="0"/>
          <w:numId w:val="20"/>
        </w:numPr>
      </w:pPr>
      <w:r w:rsidRPr="00CF4A72">
        <w:lastRenderedPageBreak/>
        <w:t>not kept for longer than is necessary</w:t>
      </w:r>
    </w:p>
    <w:p w14:paraId="1919A5F2" w14:textId="77777777" w:rsidR="00B773D6" w:rsidRPr="00CF4A72" w:rsidRDefault="00B773D6" w:rsidP="00F00A67">
      <w:pPr>
        <w:pStyle w:val="onlinelistbullet"/>
        <w:numPr>
          <w:ilvl w:val="0"/>
          <w:numId w:val="20"/>
        </w:numPr>
      </w:pPr>
      <w:r w:rsidRPr="00CF4A72">
        <w:t>processed in line with an individual’s rights</w:t>
      </w:r>
    </w:p>
    <w:p w14:paraId="07FFF847" w14:textId="77777777" w:rsidR="00B773D6" w:rsidRPr="00CF4A72" w:rsidRDefault="00B773D6" w:rsidP="00F00A67">
      <w:pPr>
        <w:pStyle w:val="onlinelistbullet"/>
        <w:numPr>
          <w:ilvl w:val="0"/>
          <w:numId w:val="20"/>
        </w:numPr>
      </w:pPr>
      <w:r w:rsidRPr="00CF4A72">
        <w:t>secure; and</w:t>
      </w:r>
    </w:p>
    <w:p w14:paraId="01E47A96" w14:textId="77777777" w:rsidR="00B773D6" w:rsidRDefault="00B773D6" w:rsidP="00F00A67">
      <w:pPr>
        <w:pStyle w:val="onlinelistbullet"/>
        <w:numPr>
          <w:ilvl w:val="0"/>
          <w:numId w:val="20"/>
        </w:numPr>
      </w:pPr>
      <w:r w:rsidRPr="00CF4A72">
        <w:t>not transferred to other countries without adequate protection.</w:t>
      </w:r>
    </w:p>
    <w:p w14:paraId="353F8836" w14:textId="77777777" w:rsidR="00B773D6" w:rsidRDefault="00B773D6" w:rsidP="00B773D6">
      <w:pPr>
        <w:pStyle w:val="onlinelistbullet"/>
      </w:pPr>
      <w:r w:rsidRPr="00CF4A72">
        <w:t xml:space="preserve">You should also bear in mind that other issues of client confidentiality may apply to particular types of personal data, including that provided by a client. This will mean that not everyone within </w:t>
      </w:r>
      <w:r w:rsidR="00EA463B">
        <w:t>your</w:t>
      </w:r>
      <w:r w:rsidRPr="00CF4A72">
        <w:t xml:space="preserve"> firm is entitled to access the data and it should not be made available to other</w:t>
      </w:r>
      <w:r w:rsidR="005D0BD8">
        <w:t>s</w:t>
      </w:r>
      <w:r w:rsidRPr="00CF4A72">
        <w:t>.</w:t>
      </w:r>
    </w:p>
    <w:p w14:paraId="6159508A" w14:textId="77777777" w:rsidR="006822F6" w:rsidRDefault="002E2D69" w:rsidP="002E2D69">
      <w:pPr>
        <w:widowControl w:val="0"/>
        <w:autoSpaceDE w:val="0"/>
        <w:autoSpaceDN w:val="0"/>
        <w:adjustRightInd w:val="0"/>
        <w:spacing w:line="243" w:lineRule="auto"/>
        <w:ind w:right="-41"/>
        <w:jc w:val="both"/>
        <w:rPr>
          <w:rFonts w:ascii="Verdana" w:hAnsi="Verdana"/>
          <w:sz w:val="20"/>
          <w:szCs w:val="20"/>
        </w:rPr>
      </w:pPr>
      <w:r w:rsidRPr="0028564F">
        <w:rPr>
          <w:rFonts w:ascii="Verdana" w:hAnsi="Verdana"/>
          <w:sz w:val="20"/>
          <w:szCs w:val="20"/>
        </w:rPr>
        <w:t xml:space="preserve">You may need to be registered under the </w:t>
      </w:r>
      <w:r w:rsidRPr="0028564F">
        <w:rPr>
          <w:rFonts w:ascii="Verdana" w:hAnsi="Verdana"/>
          <w:i/>
          <w:sz w:val="20"/>
          <w:szCs w:val="20"/>
        </w:rPr>
        <w:t>Data Protection Act</w:t>
      </w:r>
      <w:r w:rsidRPr="0028564F">
        <w:rPr>
          <w:rFonts w:ascii="Verdana" w:hAnsi="Verdana"/>
          <w:sz w:val="20"/>
          <w:szCs w:val="20"/>
        </w:rPr>
        <w:t xml:space="preserve"> </w:t>
      </w:r>
      <w:r w:rsidR="00C930CF">
        <w:rPr>
          <w:rFonts w:ascii="Verdana" w:hAnsi="Verdana"/>
          <w:sz w:val="20"/>
          <w:szCs w:val="20"/>
        </w:rPr>
        <w:t xml:space="preserve">1998 </w:t>
      </w:r>
      <w:r w:rsidRPr="0028564F">
        <w:rPr>
          <w:rFonts w:ascii="Verdana" w:hAnsi="Verdana"/>
          <w:sz w:val="20"/>
          <w:szCs w:val="20"/>
        </w:rPr>
        <w:t>and must comply with data protection law.</w:t>
      </w:r>
      <w:r w:rsidR="00615983" w:rsidRPr="0028564F">
        <w:rPr>
          <w:rFonts w:ascii="Verdana" w:hAnsi="Verdana"/>
          <w:sz w:val="20"/>
          <w:szCs w:val="20"/>
        </w:rPr>
        <w:t xml:space="preserve"> </w:t>
      </w:r>
      <w:r w:rsidR="00B773D6" w:rsidRPr="002E2D69">
        <w:rPr>
          <w:rFonts w:ascii="Verdana" w:hAnsi="Verdana"/>
          <w:sz w:val="20"/>
          <w:szCs w:val="20"/>
        </w:rPr>
        <w:t>The</w:t>
      </w:r>
      <w:r w:rsidR="00FC434F">
        <w:rPr>
          <w:rFonts w:ascii="Verdana" w:hAnsi="Verdana"/>
          <w:sz w:val="20"/>
          <w:szCs w:val="20"/>
        </w:rPr>
        <w:t xml:space="preserve"> </w:t>
      </w:r>
      <w:r w:rsidR="00B773D6" w:rsidRPr="002E2D69">
        <w:rPr>
          <w:rFonts w:ascii="Verdana" w:hAnsi="Verdana"/>
          <w:sz w:val="20"/>
          <w:szCs w:val="20"/>
        </w:rPr>
        <w:t>Act gives individuals the right to know what information is held about them.</w:t>
      </w:r>
      <w:r w:rsidR="00615983">
        <w:rPr>
          <w:rFonts w:ascii="Verdana" w:hAnsi="Verdana"/>
          <w:sz w:val="20"/>
          <w:szCs w:val="20"/>
        </w:rPr>
        <w:t xml:space="preserve"> </w:t>
      </w:r>
      <w:r w:rsidR="00B773D6" w:rsidRPr="002E2D69">
        <w:rPr>
          <w:rFonts w:ascii="Verdana" w:hAnsi="Verdana"/>
          <w:sz w:val="20"/>
          <w:szCs w:val="20"/>
        </w:rPr>
        <w:t>It provides a framework to ensure that personal information is handled properly and states that anyone who processes personal information must comply with the Act.</w:t>
      </w:r>
    </w:p>
    <w:p w14:paraId="3A73B592" w14:textId="77777777" w:rsidR="00E57435" w:rsidRDefault="00E57435" w:rsidP="002E2D69">
      <w:pPr>
        <w:widowControl w:val="0"/>
        <w:autoSpaceDE w:val="0"/>
        <w:autoSpaceDN w:val="0"/>
        <w:adjustRightInd w:val="0"/>
        <w:spacing w:line="243" w:lineRule="auto"/>
        <w:ind w:right="-41"/>
        <w:jc w:val="both"/>
        <w:rPr>
          <w:rFonts w:ascii="Verdana" w:hAnsi="Verdana"/>
          <w:sz w:val="20"/>
          <w:szCs w:val="20"/>
        </w:rPr>
      </w:pPr>
    </w:p>
    <w:tbl>
      <w:tblPr>
        <w:tblStyle w:val="TableGrid"/>
        <w:tblW w:w="0" w:type="auto"/>
        <w:tblLook w:val="04A0" w:firstRow="1" w:lastRow="0" w:firstColumn="1" w:lastColumn="0" w:noHBand="0" w:noVBand="1"/>
      </w:tblPr>
      <w:tblGrid>
        <w:gridCol w:w="9242"/>
      </w:tblGrid>
      <w:tr w:rsidR="00E57435" w14:paraId="78361730" w14:textId="77777777" w:rsidTr="00E57435">
        <w:tc>
          <w:tcPr>
            <w:tcW w:w="9242" w:type="dxa"/>
          </w:tcPr>
          <w:p w14:paraId="04096A0D" w14:textId="77777777" w:rsidR="00E57435" w:rsidRPr="00EC6599" w:rsidRDefault="00E57435" w:rsidP="002E2D69">
            <w:pPr>
              <w:widowControl w:val="0"/>
              <w:autoSpaceDE w:val="0"/>
              <w:autoSpaceDN w:val="0"/>
              <w:adjustRightInd w:val="0"/>
              <w:spacing w:line="243" w:lineRule="auto"/>
              <w:ind w:right="-41"/>
              <w:jc w:val="both"/>
              <w:rPr>
                <w:rFonts w:ascii="Verdana" w:hAnsi="Verdana"/>
                <w:i/>
                <w:sz w:val="20"/>
                <w:szCs w:val="20"/>
              </w:rPr>
            </w:pPr>
            <w:r>
              <w:rPr>
                <w:rFonts w:ascii="Verdana" w:hAnsi="Verdana"/>
                <w:i/>
                <w:sz w:val="20"/>
                <w:szCs w:val="20"/>
              </w:rPr>
              <w:t>Data Protection Act 1998</w:t>
            </w:r>
          </w:p>
        </w:tc>
      </w:tr>
    </w:tbl>
    <w:p w14:paraId="4E247B8E" w14:textId="77777777" w:rsidR="00E57435" w:rsidRDefault="00E57435" w:rsidP="002E2D69">
      <w:pPr>
        <w:widowControl w:val="0"/>
        <w:autoSpaceDE w:val="0"/>
        <w:autoSpaceDN w:val="0"/>
        <w:adjustRightInd w:val="0"/>
        <w:spacing w:line="243" w:lineRule="auto"/>
        <w:ind w:right="-41"/>
        <w:jc w:val="both"/>
      </w:pPr>
    </w:p>
    <w:p w14:paraId="68A4DECF" w14:textId="77777777" w:rsidR="002E2D69" w:rsidRDefault="002E2D69" w:rsidP="002E2D69">
      <w:pPr>
        <w:widowControl w:val="0"/>
        <w:autoSpaceDE w:val="0"/>
        <w:autoSpaceDN w:val="0"/>
        <w:adjustRightInd w:val="0"/>
        <w:spacing w:line="243" w:lineRule="auto"/>
        <w:ind w:right="-41"/>
        <w:jc w:val="both"/>
        <w:rPr>
          <w:rFonts w:eastAsia="MS PMincho"/>
          <w:szCs w:val="20"/>
        </w:rPr>
      </w:pPr>
    </w:p>
    <w:p w14:paraId="18049E71" w14:textId="77777777" w:rsidR="006822F6" w:rsidRDefault="00E959F9" w:rsidP="00114E30">
      <w:pPr>
        <w:pStyle w:val="Heading2"/>
        <w:rPr>
          <w:rFonts w:eastAsia="MS PMincho"/>
        </w:rPr>
      </w:pPr>
      <w:bookmarkStart w:id="57" w:name="_Toc415753193"/>
      <w:bookmarkStart w:id="58" w:name="_Toc443380525"/>
      <w:r>
        <w:rPr>
          <w:rFonts w:eastAsia="MS PMincho"/>
        </w:rPr>
        <w:t>4.4</w:t>
      </w:r>
      <w:r w:rsidR="00B75352">
        <w:rPr>
          <w:rFonts w:eastAsia="MS PMincho"/>
        </w:rPr>
        <w:tab/>
      </w:r>
      <w:r w:rsidR="006822F6">
        <w:rPr>
          <w:rFonts w:eastAsia="MS PMincho"/>
        </w:rPr>
        <w:t>Applications for consent</w:t>
      </w:r>
      <w:bookmarkEnd w:id="57"/>
      <w:bookmarkEnd w:id="58"/>
    </w:p>
    <w:p w14:paraId="043F1678" w14:textId="77777777" w:rsidR="006822F6" w:rsidRDefault="006822F6" w:rsidP="006822F6">
      <w:pPr>
        <w:widowControl w:val="0"/>
        <w:autoSpaceDE w:val="0"/>
        <w:autoSpaceDN w:val="0"/>
        <w:adjustRightInd w:val="0"/>
        <w:spacing w:line="243" w:lineRule="auto"/>
        <w:ind w:right="-43"/>
        <w:rPr>
          <w:rFonts w:ascii="Verdana" w:eastAsia="MS PMincho" w:hAnsi="Verdana"/>
          <w:color w:val="363435"/>
          <w:w w:val="102"/>
          <w:sz w:val="20"/>
          <w:szCs w:val="20"/>
        </w:rPr>
      </w:pPr>
    </w:p>
    <w:p w14:paraId="034D9CAA" w14:textId="77777777" w:rsidR="006822F6" w:rsidRPr="00B75352" w:rsidRDefault="006822F6" w:rsidP="00271AAE">
      <w:pPr>
        <w:pStyle w:val="onlinetext"/>
      </w:pPr>
      <w:r w:rsidRPr="00D3176A">
        <w:rPr>
          <w:spacing w:val="-27"/>
          <w:w w:val="94"/>
        </w:rPr>
        <w:t>Y</w:t>
      </w:r>
      <w:r w:rsidRPr="00D3176A">
        <w:rPr>
          <w:w w:val="94"/>
        </w:rPr>
        <w:t>ou</w:t>
      </w:r>
      <w:r w:rsidRPr="00D3176A">
        <w:rPr>
          <w:spacing w:val="-1"/>
          <w:w w:val="94"/>
        </w:rPr>
        <w:t xml:space="preserve"> </w:t>
      </w:r>
      <w:r w:rsidRPr="00D3176A">
        <w:t>should</w:t>
      </w:r>
      <w:r w:rsidRPr="00D3176A">
        <w:rPr>
          <w:spacing w:val="4"/>
        </w:rPr>
        <w:t xml:space="preserve"> </w:t>
      </w:r>
      <w:r w:rsidRPr="00D3176A">
        <w:t>deal</w:t>
      </w:r>
      <w:r w:rsidRPr="00D3176A">
        <w:rPr>
          <w:spacing w:val="-14"/>
        </w:rPr>
        <w:t xml:space="preserve"> </w:t>
      </w:r>
      <w:r w:rsidRPr="00D3176A">
        <w:rPr>
          <w:spacing w:val="4"/>
        </w:rPr>
        <w:t>w</w:t>
      </w:r>
      <w:r w:rsidRPr="00D3176A">
        <w:t>ith</w:t>
      </w:r>
      <w:r w:rsidRPr="00D3176A">
        <w:rPr>
          <w:spacing w:val="-7"/>
        </w:rPr>
        <w:t xml:space="preserve"> </w:t>
      </w:r>
      <w:r w:rsidRPr="00D3176A">
        <w:rPr>
          <w:spacing w:val="4"/>
        </w:rPr>
        <w:t>w</w:t>
      </w:r>
      <w:r w:rsidRPr="00D3176A">
        <w:rPr>
          <w:spacing w:val="3"/>
        </w:rPr>
        <w:t>r</w:t>
      </w:r>
      <w:r w:rsidRPr="00D3176A">
        <w:t>it</w:t>
      </w:r>
      <w:r w:rsidRPr="00D3176A">
        <w:rPr>
          <w:spacing w:val="-2"/>
        </w:rPr>
        <w:t>t</w:t>
      </w:r>
      <w:r w:rsidRPr="00D3176A">
        <w:t>en applications</w:t>
      </w:r>
      <w:r w:rsidRPr="00D3176A">
        <w:rPr>
          <w:spacing w:val="-7"/>
        </w:rPr>
        <w:t xml:space="preserve"> </w:t>
      </w:r>
      <w:r w:rsidRPr="00D3176A">
        <w:t>for</w:t>
      </w:r>
      <w:r w:rsidRPr="00D3176A">
        <w:rPr>
          <w:spacing w:val="-5"/>
        </w:rPr>
        <w:t xml:space="preserve"> </w:t>
      </w:r>
      <w:r w:rsidRPr="00D3176A">
        <w:t>pe</w:t>
      </w:r>
      <w:r w:rsidRPr="00D3176A">
        <w:rPr>
          <w:spacing w:val="2"/>
        </w:rPr>
        <w:t>r</w:t>
      </w:r>
      <w:r w:rsidRPr="00D3176A">
        <w:t>missions</w:t>
      </w:r>
      <w:r w:rsidRPr="00D3176A">
        <w:rPr>
          <w:spacing w:val="-8"/>
        </w:rPr>
        <w:t xml:space="preserve"> </w:t>
      </w:r>
      <w:r w:rsidRPr="00D3176A">
        <w:t>and</w:t>
      </w:r>
      <w:r w:rsidRPr="00D3176A">
        <w:rPr>
          <w:spacing w:val="5"/>
        </w:rPr>
        <w:t xml:space="preserve"> </w:t>
      </w:r>
      <w:r w:rsidRPr="00D3176A">
        <w:rPr>
          <w:spacing w:val="-3"/>
        </w:rPr>
        <w:t>c</w:t>
      </w:r>
      <w:r w:rsidRPr="00D3176A">
        <w:rPr>
          <w:spacing w:val="-1"/>
        </w:rPr>
        <w:t>o</w:t>
      </w:r>
      <w:r w:rsidRPr="00D3176A">
        <w:t>nsents</w:t>
      </w:r>
      <w:r w:rsidRPr="00D3176A">
        <w:rPr>
          <w:spacing w:val="3"/>
        </w:rPr>
        <w:t xml:space="preserve"> </w:t>
      </w:r>
      <w:r w:rsidRPr="00D3176A">
        <w:rPr>
          <w:spacing w:val="-2"/>
        </w:rPr>
        <w:t>e</w:t>
      </w:r>
      <w:r w:rsidRPr="00D3176A">
        <w:t>xpeditiously</w:t>
      </w:r>
      <w:r>
        <w:t xml:space="preserve"> and act within the </w:t>
      </w:r>
      <w:r w:rsidRPr="00B269BD">
        <w:t>scope of your authority.</w:t>
      </w:r>
      <w:r w:rsidR="00615983" w:rsidRPr="00B269BD">
        <w:t xml:space="preserve"> </w:t>
      </w:r>
      <w:r w:rsidRPr="00B269BD">
        <w:t>When an application is refused, you should give the landlord's reasons</w:t>
      </w:r>
      <w:r w:rsidR="00BE7198" w:rsidRPr="00B269BD">
        <w:t>.</w:t>
      </w:r>
      <w:r w:rsidRPr="00B269BD">
        <w:t xml:space="preserve"> </w:t>
      </w:r>
      <w:r w:rsidR="00A210C3" w:rsidRPr="00B269BD">
        <w:t>B</w:t>
      </w:r>
      <w:r w:rsidRPr="00B269BD">
        <w:t xml:space="preserve">ear in mind </w:t>
      </w:r>
      <w:r w:rsidR="00A210C3" w:rsidRPr="00B269BD">
        <w:t>there is a</w:t>
      </w:r>
      <w:r w:rsidRPr="00B269BD">
        <w:t xml:space="preserve"> statutory duty</w:t>
      </w:r>
      <w:r w:rsidR="00A210C3" w:rsidRPr="00B269BD">
        <w:t xml:space="preserve"> when dealing with </w:t>
      </w:r>
      <w:r w:rsidR="009A3ED7" w:rsidRPr="00B269BD">
        <w:t xml:space="preserve">licences </w:t>
      </w:r>
      <w:r w:rsidRPr="00B269BD">
        <w:t>not to withhold consent unreasonably. You and the landlord are under</w:t>
      </w:r>
      <w:r w:rsidRPr="00D3176A">
        <w:t xml:space="preserve"> a</w:t>
      </w:r>
      <w:r w:rsidRPr="00D3176A">
        <w:rPr>
          <w:spacing w:val="39"/>
        </w:rPr>
        <w:t xml:space="preserve"> </w:t>
      </w:r>
      <w:r w:rsidRPr="00D3176A">
        <w:rPr>
          <w:spacing w:val="2"/>
        </w:rPr>
        <w:t>du</w:t>
      </w:r>
      <w:r w:rsidRPr="00D3176A">
        <w:rPr>
          <w:spacing w:val="5"/>
        </w:rPr>
        <w:t>t</w:t>
      </w:r>
      <w:r w:rsidRPr="00D3176A">
        <w:t>y</w:t>
      </w:r>
      <w:r w:rsidRPr="00D3176A">
        <w:rPr>
          <w:spacing w:val="44"/>
        </w:rPr>
        <w:t xml:space="preserve"> </w:t>
      </w:r>
      <w:r w:rsidRPr="00D3176A">
        <w:rPr>
          <w:w w:val="111"/>
        </w:rPr>
        <w:t>t</w:t>
      </w:r>
      <w:r w:rsidRPr="00D3176A">
        <w:rPr>
          <w:w w:val="103"/>
        </w:rPr>
        <w:t>o</w:t>
      </w:r>
      <w:r w:rsidRPr="00D3176A">
        <w:t xml:space="preserve"> </w:t>
      </w:r>
      <w:r w:rsidRPr="00D3176A">
        <w:rPr>
          <w:spacing w:val="2"/>
        </w:rPr>
        <w:t>th</w:t>
      </w:r>
      <w:r w:rsidRPr="00D3176A">
        <w:t>e</w:t>
      </w:r>
      <w:r w:rsidRPr="00D3176A">
        <w:rPr>
          <w:spacing w:val="46"/>
        </w:rPr>
        <w:t xml:space="preserve"> </w:t>
      </w:r>
      <w:r w:rsidRPr="00B75352">
        <w:t xml:space="preserve">leaseholder to </w:t>
      </w:r>
      <w:r w:rsidRPr="00B75352">
        <w:rPr>
          <w:spacing w:val="-1"/>
        </w:rPr>
        <w:t>r</w:t>
      </w:r>
      <w:r w:rsidRPr="00B75352">
        <w:rPr>
          <w:spacing w:val="2"/>
        </w:rPr>
        <w:t>espon</w:t>
      </w:r>
      <w:r w:rsidRPr="00B75352">
        <w:t xml:space="preserve">d </w:t>
      </w:r>
      <w:r w:rsidRPr="00B75352">
        <w:rPr>
          <w:spacing w:val="2"/>
        </w:rPr>
        <w:t>i</w:t>
      </w:r>
      <w:r w:rsidRPr="00B75352">
        <w:t>n</w:t>
      </w:r>
      <w:r w:rsidRPr="00B75352">
        <w:rPr>
          <w:spacing w:val="43"/>
        </w:rPr>
        <w:t xml:space="preserve"> </w:t>
      </w:r>
      <w:r w:rsidRPr="00B75352">
        <w:t>a</w:t>
      </w:r>
      <w:r w:rsidRPr="00B75352">
        <w:rPr>
          <w:spacing w:val="-2"/>
        </w:rPr>
        <w:t xml:space="preserve"> </w:t>
      </w:r>
      <w:r w:rsidRPr="00B75352">
        <w:rPr>
          <w:spacing w:val="-3"/>
        </w:rPr>
        <w:t>r</w:t>
      </w:r>
      <w:r w:rsidRPr="00B75352">
        <w:t>easonable</w:t>
      </w:r>
      <w:r w:rsidRPr="00B75352">
        <w:rPr>
          <w:spacing w:val="3"/>
        </w:rPr>
        <w:t xml:space="preserve"> </w:t>
      </w:r>
      <w:r w:rsidRPr="00B75352">
        <w:t>time</w:t>
      </w:r>
      <w:r w:rsidRPr="00B75352">
        <w:rPr>
          <w:spacing w:val="16"/>
        </w:rPr>
        <w:t xml:space="preserve"> </w:t>
      </w:r>
      <w:r w:rsidRPr="00B75352">
        <w:rPr>
          <w:spacing w:val="-2"/>
        </w:rPr>
        <w:t>t</w:t>
      </w:r>
      <w:r w:rsidRPr="00B75352">
        <w:t>o</w:t>
      </w:r>
      <w:r w:rsidRPr="00B75352">
        <w:rPr>
          <w:spacing w:val="18"/>
        </w:rPr>
        <w:t xml:space="preserve"> all </w:t>
      </w:r>
      <w:r w:rsidRPr="00B75352">
        <w:t>applications</w:t>
      </w:r>
      <w:r w:rsidRPr="00B75352">
        <w:rPr>
          <w:spacing w:val="9"/>
        </w:rPr>
        <w:t xml:space="preserve"> </w:t>
      </w:r>
      <w:r w:rsidRPr="00B75352">
        <w:t>for</w:t>
      </w:r>
      <w:r w:rsidRPr="00B75352">
        <w:rPr>
          <w:spacing w:val="11"/>
        </w:rPr>
        <w:t xml:space="preserve"> </w:t>
      </w:r>
      <w:r w:rsidRPr="00B75352">
        <w:rPr>
          <w:spacing w:val="-3"/>
        </w:rPr>
        <w:t>c</w:t>
      </w:r>
      <w:r w:rsidRPr="00B75352">
        <w:rPr>
          <w:spacing w:val="-1"/>
        </w:rPr>
        <w:t>o</w:t>
      </w:r>
      <w:r w:rsidRPr="00B75352">
        <w:t>nsent.</w:t>
      </w:r>
      <w:r w:rsidRPr="00B75352">
        <w:rPr>
          <w:spacing w:val="-3"/>
        </w:rPr>
        <w:t xml:space="preserve"> </w:t>
      </w:r>
      <w:r w:rsidRPr="00B75352">
        <w:rPr>
          <w:spacing w:val="-2"/>
        </w:rPr>
        <w:t>F</w:t>
      </w:r>
      <w:r w:rsidRPr="00B75352">
        <w:t>ai</w:t>
      </w:r>
      <w:r w:rsidRPr="00B75352">
        <w:rPr>
          <w:spacing w:val="-1"/>
        </w:rPr>
        <w:t>l</w:t>
      </w:r>
      <w:r w:rsidRPr="00B75352">
        <w:t>u</w:t>
      </w:r>
      <w:r w:rsidRPr="00B75352">
        <w:rPr>
          <w:spacing w:val="-3"/>
        </w:rPr>
        <w:t>r</w:t>
      </w:r>
      <w:r w:rsidRPr="00B75352">
        <w:t>e</w:t>
      </w:r>
      <w:r w:rsidRPr="00B75352">
        <w:rPr>
          <w:spacing w:val="-13"/>
        </w:rPr>
        <w:t xml:space="preserve"> </w:t>
      </w:r>
      <w:r w:rsidRPr="00B75352">
        <w:rPr>
          <w:spacing w:val="-2"/>
        </w:rPr>
        <w:t>t</w:t>
      </w:r>
      <w:r w:rsidRPr="00B75352">
        <w:t>o</w:t>
      </w:r>
      <w:r w:rsidRPr="00B75352">
        <w:rPr>
          <w:spacing w:val="8"/>
        </w:rPr>
        <w:t xml:space="preserve"> </w:t>
      </w:r>
      <w:r w:rsidRPr="00B75352">
        <w:rPr>
          <w:spacing w:val="-1"/>
        </w:rPr>
        <w:t>d</w:t>
      </w:r>
      <w:r w:rsidRPr="00B75352">
        <w:t>o</w:t>
      </w:r>
      <w:r w:rsidRPr="00B75352">
        <w:rPr>
          <w:spacing w:val="7"/>
        </w:rPr>
        <w:t xml:space="preserve"> </w:t>
      </w:r>
      <w:r w:rsidRPr="00B75352">
        <w:t>so</w:t>
      </w:r>
      <w:r w:rsidRPr="00B75352">
        <w:rPr>
          <w:spacing w:val="-5"/>
        </w:rPr>
        <w:t xml:space="preserve"> </w:t>
      </w:r>
      <w:r w:rsidRPr="00B75352">
        <w:t>is</w:t>
      </w:r>
      <w:r w:rsidRPr="00B75352">
        <w:rPr>
          <w:spacing w:val="-10"/>
        </w:rPr>
        <w:t xml:space="preserve"> </w:t>
      </w:r>
      <w:r w:rsidRPr="00B75352">
        <w:t>a</w:t>
      </w:r>
      <w:r w:rsidRPr="00B75352">
        <w:rPr>
          <w:spacing w:val="-3"/>
        </w:rPr>
        <w:t xml:space="preserve"> </w:t>
      </w:r>
      <w:r w:rsidRPr="00B75352">
        <w:t>b</w:t>
      </w:r>
      <w:r w:rsidRPr="00B75352">
        <w:rPr>
          <w:spacing w:val="-3"/>
        </w:rPr>
        <w:t>r</w:t>
      </w:r>
      <w:r w:rsidRPr="00B75352">
        <w:t>ea</w:t>
      </w:r>
      <w:r w:rsidRPr="00B75352">
        <w:rPr>
          <w:spacing w:val="-2"/>
        </w:rPr>
        <w:t>c</w:t>
      </w:r>
      <w:r w:rsidRPr="00B75352">
        <w:t>h</w:t>
      </w:r>
      <w:r w:rsidRPr="00B75352">
        <w:rPr>
          <w:spacing w:val="1"/>
        </w:rPr>
        <w:t xml:space="preserve"> </w:t>
      </w:r>
      <w:r w:rsidRPr="00B75352">
        <w:t>of</w:t>
      </w:r>
      <w:r w:rsidRPr="00B75352">
        <w:rPr>
          <w:spacing w:val="1"/>
        </w:rPr>
        <w:t xml:space="preserve"> </w:t>
      </w:r>
      <w:r w:rsidRPr="00B75352">
        <w:rPr>
          <w:spacing w:val="-4"/>
        </w:rPr>
        <w:t>y</w:t>
      </w:r>
      <w:r w:rsidRPr="00B75352">
        <w:t>our</w:t>
      </w:r>
      <w:r w:rsidRPr="00B75352">
        <w:rPr>
          <w:spacing w:val="4"/>
        </w:rPr>
        <w:t xml:space="preserve"> </w:t>
      </w:r>
      <w:r w:rsidRPr="00B75352">
        <w:t>statu</w:t>
      </w:r>
      <w:r w:rsidRPr="00B75352">
        <w:rPr>
          <w:spacing w:val="-2"/>
        </w:rPr>
        <w:t>t</w:t>
      </w:r>
      <w:r w:rsidRPr="00B75352">
        <w:t>o</w:t>
      </w:r>
      <w:r w:rsidRPr="00B75352">
        <w:rPr>
          <w:spacing w:val="6"/>
        </w:rPr>
        <w:t>r</w:t>
      </w:r>
      <w:r w:rsidRPr="00B75352">
        <w:t>y</w:t>
      </w:r>
      <w:r w:rsidRPr="00B75352">
        <w:rPr>
          <w:spacing w:val="9"/>
        </w:rPr>
        <w:t xml:space="preserve"> </w:t>
      </w:r>
      <w:r w:rsidRPr="00B75352">
        <w:t>du</w:t>
      </w:r>
      <w:r w:rsidRPr="00B75352">
        <w:rPr>
          <w:spacing w:val="3"/>
        </w:rPr>
        <w:t>t</w:t>
      </w:r>
      <w:r w:rsidRPr="00B75352">
        <w:t>y</w:t>
      </w:r>
      <w:r w:rsidRPr="00B75352">
        <w:rPr>
          <w:spacing w:val="2"/>
        </w:rPr>
        <w:t xml:space="preserve"> </w:t>
      </w:r>
      <w:r w:rsidRPr="00B75352">
        <w:t>and</w:t>
      </w:r>
      <w:r w:rsidRPr="00B75352">
        <w:rPr>
          <w:spacing w:val="11"/>
        </w:rPr>
        <w:t xml:space="preserve"> </w:t>
      </w:r>
      <w:r w:rsidRPr="00B75352">
        <w:t>m</w:t>
      </w:r>
      <w:r w:rsidRPr="00B75352">
        <w:rPr>
          <w:spacing w:val="-4"/>
        </w:rPr>
        <w:t>a</w:t>
      </w:r>
      <w:r w:rsidRPr="00B75352">
        <w:t>y</w:t>
      </w:r>
      <w:r w:rsidRPr="00B75352">
        <w:rPr>
          <w:spacing w:val="-7"/>
        </w:rPr>
        <w:t xml:space="preserve"> </w:t>
      </w:r>
      <w:r w:rsidRPr="00B75352">
        <w:rPr>
          <w:spacing w:val="-3"/>
        </w:rPr>
        <w:t>r</w:t>
      </w:r>
      <w:r w:rsidRPr="00B75352">
        <w:rPr>
          <w:spacing w:val="-1"/>
        </w:rPr>
        <w:t>e</w:t>
      </w:r>
      <w:r w:rsidRPr="00B75352">
        <w:t>nder</w:t>
      </w:r>
      <w:r w:rsidRPr="00B75352">
        <w:rPr>
          <w:spacing w:val="15"/>
        </w:rPr>
        <w:t xml:space="preserve"> </w:t>
      </w:r>
      <w:r w:rsidRPr="00B75352">
        <w:rPr>
          <w:spacing w:val="-4"/>
        </w:rPr>
        <w:t>y</w:t>
      </w:r>
      <w:r w:rsidRPr="00B75352">
        <w:t>ou</w:t>
      </w:r>
      <w:r w:rsidRPr="00B75352">
        <w:rPr>
          <w:spacing w:val="-2"/>
        </w:rPr>
        <w:t xml:space="preserve"> </w:t>
      </w:r>
      <w:r w:rsidRPr="00B75352">
        <w:t>and</w:t>
      </w:r>
      <w:r w:rsidRPr="00B75352">
        <w:rPr>
          <w:spacing w:val="11"/>
        </w:rPr>
        <w:t xml:space="preserve"> </w:t>
      </w:r>
      <w:r w:rsidRPr="00B75352">
        <w:rPr>
          <w:w w:val="103"/>
        </w:rPr>
        <w:t xml:space="preserve">the </w:t>
      </w:r>
      <w:r w:rsidRPr="00B75352">
        <w:t>landlo</w:t>
      </w:r>
      <w:r w:rsidRPr="00B75352">
        <w:rPr>
          <w:spacing w:val="-3"/>
        </w:rPr>
        <w:t>r</w:t>
      </w:r>
      <w:r w:rsidRPr="00B75352">
        <w:t>d</w:t>
      </w:r>
      <w:r w:rsidRPr="00B75352">
        <w:rPr>
          <w:spacing w:val="10"/>
        </w:rPr>
        <w:t xml:space="preserve"> </w:t>
      </w:r>
      <w:r w:rsidRPr="00B75352">
        <w:rPr>
          <w:spacing w:val="-1"/>
        </w:rPr>
        <w:t>o</w:t>
      </w:r>
      <w:r w:rsidRPr="00B75352">
        <w:rPr>
          <w:spacing w:val="1"/>
        </w:rPr>
        <w:t>p</w:t>
      </w:r>
      <w:r w:rsidRPr="00B75352">
        <w:t>en</w:t>
      </w:r>
      <w:r w:rsidRPr="00B75352">
        <w:rPr>
          <w:spacing w:val="7"/>
        </w:rPr>
        <w:t xml:space="preserve"> </w:t>
      </w:r>
      <w:r w:rsidRPr="00B75352">
        <w:rPr>
          <w:spacing w:val="-2"/>
        </w:rPr>
        <w:t>t</w:t>
      </w:r>
      <w:r w:rsidRPr="00B75352">
        <w:t>o</w:t>
      </w:r>
      <w:r w:rsidRPr="00B75352">
        <w:rPr>
          <w:spacing w:val="4"/>
        </w:rPr>
        <w:t xml:space="preserve"> </w:t>
      </w:r>
      <w:r w:rsidRPr="00B75352">
        <w:t>a</w:t>
      </w:r>
      <w:r w:rsidRPr="00B75352">
        <w:rPr>
          <w:spacing w:val="-7"/>
        </w:rPr>
        <w:t xml:space="preserve"> </w:t>
      </w:r>
      <w:r w:rsidRPr="00B75352">
        <w:t>claim</w:t>
      </w:r>
      <w:r w:rsidRPr="00B75352">
        <w:rPr>
          <w:spacing w:val="-9"/>
        </w:rPr>
        <w:t xml:space="preserve"> </w:t>
      </w:r>
      <w:r w:rsidRPr="00B75352">
        <w:t>for</w:t>
      </w:r>
      <w:r w:rsidRPr="00B75352">
        <w:rPr>
          <w:spacing w:val="-3"/>
        </w:rPr>
        <w:t xml:space="preserve"> </w:t>
      </w:r>
      <w:r w:rsidRPr="00B75352">
        <w:t>damages.</w:t>
      </w:r>
    </w:p>
    <w:tbl>
      <w:tblPr>
        <w:tblStyle w:val="TableGrid"/>
        <w:tblW w:w="0" w:type="auto"/>
        <w:tblLook w:val="04A0" w:firstRow="1" w:lastRow="0" w:firstColumn="1" w:lastColumn="0" w:noHBand="0" w:noVBand="1"/>
      </w:tblPr>
      <w:tblGrid>
        <w:gridCol w:w="9242"/>
      </w:tblGrid>
      <w:tr w:rsidR="00703426" w:rsidRPr="00B75352" w14:paraId="6AC923F4" w14:textId="77777777" w:rsidTr="00703426">
        <w:tc>
          <w:tcPr>
            <w:tcW w:w="9242" w:type="dxa"/>
          </w:tcPr>
          <w:p w14:paraId="537FD988" w14:textId="77777777" w:rsidR="00703426" w:rsidRPr="00B75352" w:rsidRDefault="00703426" w:rsidP="006822F6">
            <w:pPr>
              <w:widowControl w:val="0"/>
              <w:autoSpaceDE w:val="0"/>
              <w:autoSpaceDN w:val="0"/>
              <w:adjustRightInd w:val="0"/>
              <w:spacing w:line="243" w:lineRule="auto"/>
              <w:ind w:right="-43"/>
              <w:rPr>
                <w:rFonts w:ascii="Verdana" w:eastAsia="MS PMincho" w:hAnsi="Verdana"/>
                <w:i/>
                <w:sz w:val="20"/>
                <w:szCs w:val="20"/>
              </w:rPr>
            </w:pPr>
            <w:r w:rsidRPr="00B75352">
              <w:rPr>
                <w:rFonts w:ascii="Verdana" w:eastAsia="MS PMincho" w:hAnsi="Verdana"/>
                <w:i/>
                <w:sz w:val="20"/>
                <w:szCs w:val="20"/>
              </w:rPr>
              <w:t>Landlord and Tenant Act 1988</w:t>
            </w:r>
          </w:p>
        </w:tc>
      </w:tr>
    </w:tbl>
    <w:p w14:paraId="4175278D" w14:textId="77777777" w:rsidR="00703426" w:rsidRDefault="00703426" w:rsidP="006822F6">
      <w:pPr>
        <w:widowControl w:val="0"/>
        <w:autoSpaceDE w:val="0"/>
        <w:autoSpaceDN w:val="0"/>
        <w:adjustRightInd w:val="0"/>
        <w:spacing w:line="243" w:lineRule="auto"/>
        <w:ind w:right="-43"/>
        <w:rPr>
          <w:rFonts w:ascii="Verdana" w:eastAsia="MS PMincho" w:hAnsi="Verdana"/>
          <w:color w:val="363435"/>
          <w:sz w:val="20"/>
          <w:szCs w:val="20"/>
        </w:rPr>
      </w:pPr>
    </w:p>
    <w:p w14:paraId="467B12E1" w14:textId="77777777" w:rsidR="007C2863" w:rsidRDefault="007C2863" w:rsidP="00ED3EA3">
      <w:pPr>
        <w:widowControl w:val="0"/>
        <w:autoSpaceDE w:val="0"/>
        <w:autoSpaceDN w:val="0"/>
        <w:adjustRightInd w:val="0"/>
        <w:spacing w:line="243" w:lineRule="auto"/>
        <w:ind w:right="-43"/>
        <w:rPr>
          <w:rFonts w:ascii="Verdana" w:eastAsia="MS PMincho" w:hAnsi="Verdana"/>
          <w:sz w:val="20"/>
          <w:szCs w:val="20"/>
        </w:rPr>
      </w:pPr>
      <w:r>
        <w:rPr>
          <w:rFonts w:ascii="Verdana" w:eastAsia="MS PMincho" w:hAnsi="Verdana"/>
          <w:sz w:val="20"/>
          <w:szCs w:val="20"/>
        </w:rPr>
        <w:t xml:space="preserve">Subject to the requirements of legislation, the landlord will nearly </w:t>
      </w:r>
      <w:r w:rsidR="000568D8">
        <w:rPr>
          <w:rFonts w:ascii="Verdana" w:eastAsia="MS PMincho" w:hAnsi="Verdana"/>
          <w:sz w:val="20"/>
          <w:szCs w:val="20"/>
        </w:rPr>
        <w:t>always have the ultimate authority over any other manager.</w:t>
      </w:r>
      <w:r w:rsidR="00615983">
        <w:rPr>
          <w:rFonts w:ascii="Verdana" w:eastAsia="MS PMincho" w:hAnsi="Verdana"/>
          <w:sz w:val="20"/>
          <w:szCs w:val="20"/>
        </w:rPr>
        <w:t xml:space="preserve"> </w:t>
      </w:r>
      <w:r w:rsidR="000568D8">
        <w:rPr>
          <w:rFonts w:ascii="Verdana" w:eastAsia="MS PMincho" w:hAnsi="Verdana"/>
          <w:sz w:val="20"/>
          <w:szCs w:val="20"/>
        </w:rPr>
        <w:t>One excepti</w:t>
      </w:r>
      <w:r w:rsidR="006822F6">
        <w:rPr>
          <w:rFonts w:ascii="Verdana" w:eastAsia="MS PMincho" w:hAnsi="Verdana"/>
          <w:sz w:val="20"/>
          <w:szCs w:val="20"/>
        </w:rPr>
        <w:t>on to this would be where the leaseholders</w:t>
      </w:r>
      <w:r w:rsidR="000568D8">
        <w:rPr>
          <w:rFonts w:ascii="Verdana" w:eastAsia="MS PMincho" w:hAnsi="Verdana"/>
          <w:sz w:val="20"/>
          <w:szCs w:val="20"/>
        </w:rPr>
        <w:t xml:space="preserve"> have exercised the </w:t>
      </w:r>
      <w:r w:rsidR="006822F6">
        <w:rPr>
          <w:rFonts w:ascii="Verdana" w:eastAsia="MS PMincho" w:hAnsi="Verdana"/>
          <w:sz w:val="20"/>
          <w:szCs w:val="20"/>
        </w:rPr>
        <w:t>right to m</w:t>
      </w:r>
      <w:r w:rsidR="000568D8">
        <w:rPr>
          <w:rFonts w:ascii="Verdana" w:eastAsia="MS PMincho" w:hAnsi="Verdana"/>
          <w:sz w:val="20"/>
          <w:szCs w:val="20"/>
        </w:rPr>
        <w:t>anage</w:t>
      </w:r>
      <w:r w:rsidR="00703426">
        <w:rPr>
          <w:rFonts w:ascii="Verdana" w:eastAsia="MS PMincho" w:hAnsi="Verdana"/>
          <w:sz w:val="20"/>
          <w:szCs w:val="20"/>
        </w:rPr>
        <w:t xml:space="preserve"> (</w:t>
      </w:r>
      <w:r w:rsidR="00B269BD">
        <w:rPr>
          <w:rFonts w:ascii="Verdana" w:eastAsia="MS PMincho" w:hAnsi="Verdana"/>
          <w:sz w:val="20"/>
          <w:szCs w:val="20"/>
        </w:rPr>
        <w:t>s</w:t>
      </w:r>
      <w:r w:rsidR="00703426">
        <w:rPr>
          <w:rFonts w:ascii="Verdana" w:eastAsia="MS PMincho" w:hAnsi="Verdana"/>
          <w:sz w:val="20"/>
          <w:szCs w:val="20"/>
        </w:rPr>
        <w:t>ee Part</w:t>
      </w:r>
      <w:r w:rsidR="005F2B10">
        <w:rPr>
          <w:rFonts w:ascii="Verdana" w:eastAsia="MS PMincho" w:hAnsi="Verdana"/>
          <w:sz w:val="20"/>
          <w:szCs w:val="20"/>
        </w:rPr>
        <w:t xml:space="preserve"> 15</w:t>
      </w:r>
      <w:r w:rsidR="00B269BD">
        <w:rPr>
          <w:rFonts w:ascii="Verdana" w:eastAsia="MS PMincho" w:hAnsi="Verdana"/>
          <w:sz w:val="20"/>
          <w:szCs w:val="20"/>
        </w:rPr>
        <w:t>,</w:t>
      </w:r>
      <w:r w:rsidR="005F2B10">
        <w:rPr>
          <w:rFonts w:ascii="Verdana" w:eastAsia="MS PMincho" w:hAnsi="Verdana"/>
          <w:sz w:val="20"/>
          <w:szCs w:val="20"/>
        </w:rPr>
        <w:t xml:space="preserve"> Right to Manage</w:t>
      </w:r>
      <w:r w:rsidR="00B269BD">
        <w:rPr>
          <w:rFonts w:ascii="Verdana" w:eastAsia="MS PMincho" w:hAnsi="Verdana"/>
          <w:sz w:val="20"/>
          <w:szCs w:val="20"/>
        </w:rPr>
        <w:t>.</w:t>
      </w:r>
      <w:r w:rsidR="005F2B10">
        <w:rPr>
          <w:rFonts w:ascii="Verdana" w:eastAsia="MS PMincho" w:hAnsi="Verdana"/>
          <w:sz w:val="20"/>
          <w:szCs w:val="20"/>
        </w:rPr>
        <w:t>)</w:t>
      </w:r>
      <w:r w:rsidR="00615983">
        <w:rPr>
          <w:rFonts w:ascii="Verdana" w:eastAsia="MS PMincho" w:hAnsi="Verdana"/>
          <w:sz w:val="20"/>
          <w:szCs w:val="20"/>
        </w:rPr>
        <w:t xml:space="preserve"> </w:t>
      </w:r>
      <w:r w:rsidR="000568D8">
        <w:rPr>
          <w:rFonts w:ascii="Verdana" w:eastAsia="MS PMincho" w:hAnsi="Verdana"/>
          <w:sz w:val="20"/>
          <w:szCs w:val="20"/>
        </w:rPr>
        <w:t>Where instructions from the landlord put the managi</w:t>
      </w:r>
      <w:r w:rsidR="006822F6">
        <w:rPr>
          <w:rFonts w:ascii="Verdana" w:eastAsia="MS PMincho" w:hAnsi="Verdana"/>
          <w:sz w:val="20"/>
          <w:szCs w:val="20"/>
        </w:rPr>
        <w:t>ng agent in contravention of this</w:t>
      </w:r>
      <w:r w:rsidR="000568D8">
        <w:rPr>
          <w:rFonts w:ascii="Verdana" w:eastAsia="MS PMincho" w:hAnsi="Verdana"/>
          <w:sz w:val="20"/>
          <w:szCs w:val="20"/>
        </w:rPr>
        <w:t xml:space="preserve"> Code, this should be brought to the attention of the landlord and if the landlord persists in those instructions, the managing agent should consider whether to decline to act further for the landlord.</w:t>
      </w:r>
    </w:p>
    <w:p w14:paraId="7A902697" w14:textId="77777777" w:rsidR="00271AAE" w:rsidRDefault="00271AAE" w:rsidP="00271AAE">
      <w:pPr>
        <w:pStyle w:val="onlinetext"/>
      </w:pPr>
    </w:p>
    <w:p w14:paraId="07255B6E" w14:textId="77777777" w:rsidR="006822F6" w:rsidRDefault="007524B8" w:rsidP="00271AAE">
      <w:pPr>
        <w:pStyle w:val="onlinetext"/>
      </w:pPr>
      <w:r>
        <w:t xml:space="preserve">If requested, you should assist leaseholders to understand their lease/tenancy agreement and/or refer them to </w:t>
      </w:r>
      <w:r w:rsidRPr="00271AAE">
        <w:rPr>
          <w:rFonts w:ascii="Times New Roman" w:hAnsi="Times New Roman"/>
          <w:sz w:val="24"/>
        </w:rPr>
        <w:t>www.direct.gov.uk</w:t>
      </w:r>
      <w:r w:rsidRPr="007524B8">
        <w:t xml:space="preserve"> </w:t>
      </w:r>
      <w:r w:rsidR="006822F6">
        <w:t>or www.lease-advice.org</w:t>
      </w:r>
      <w:r>
        <w:t xml:space="preserve"> for independent advice.</w:t>
      </w:r>
      <w:r w:rsidR="00615983">
        <w:t xml:space="preserve"> </w:t>
      </w:r>
      <w:r>
        <w:t xml:space="preserve">You should not give advice about the leaseholder's legal rights and avoid a conflict of interest when giving advice. </w:t>
      </w:r>
    </w:p>
    <w:p w14:paraId="3F314614" w14:textId="77777777" w:rsidR="006822F6" w:rsidRDefault="006822F6" w:rsidP="006822F6">
      <w:pPr>
        <w:widowControl w:val="0"/>
        <w:autoSpaceDE w:val="0"/>
        <w:autoSpaceDN w:val="0"/>
        <w:adjustRightInd w:val="0"/>
        <w:spacing w:line="243" w:lineRule="auto"/>
        <w:ind w:right="-43"/>
        <w:rPr>
          <w:rFonts w:ascii="Verdana" w:eastAsia="MS PMincho" w:hAnsi="Verdana"/>
          <w:sz w:val="20"/>
          <w:szCs w:val="20"/>
        </w:rPr>
      </w:pPr>
      <w:r>
        <w:rPr>
          <w:rFonts w:ascii="Verdana" w:eastAsia="MS PMincho" w:hAnsi="Verdana"/>
          <w:sz w:val="20"/>
          <w:szCs w:val="20"/>
        </w:rPr>
        <w:t xml:space="preserve">You </w:t>
      </w:r>
      <w:r w:rsidR="005D0BD8">
        <w:rPr>
          <w:rFonts w:ascii="Verdana" w:eastAsia="MS PMincho" w:hAnsi="Verdana"/>
          <w:sz w:val="20"/>
          <w:szCs w:val="20"/>
        </w:rPr>
        <w:t>should</w:t>
      </w:r>
      <w:r>
        <w:rPr>
          <w:rFonts w:ascii="Verdana" w:eastAsia="MS PMincho" w:hAnsi="Verdana"/>
          <w:sz w:val="20"/>
          <w:szCs w:val="20"/>
        </w:rPr>
        <w:t xml:space="preserve"> also</w:t>
      </w:r>
      <w:r w:rsidR="00A210C3">
        <w:rPr>
          <w:rFonts w:ascii="Verdana" w:eastAsia="MS PMincho" w:hAnsi="Verdana"/>
          <w:sz w:val="20"/>
          <w:szCs w:val="20"/>
        </w:rPr>
        <w:t xml:space="preserve"> consider</w:t>
      </w:r>
      <w:r>
        <w:rPr>
          <w:rFonts w:ascii="Verdana" w:eastAsia="MS PMincho" w:hAnsi="Verdana"/>
          <w:sz w:val="20"/>
          <w:szCs w:val="20"/>
        </w:rPr>
        <w:t xml:space="preserve"> the issues concerning discrimination set out in </w:t>
      </w:r>
      <w:r w:rsidR="00784B71" w:rsidRPr="0028564F">
        <w:rPr>
          <w:rFonts w:ascii="Verdana" w:eastAsia="MS PMincho" w:hAnsi="Verdana"/>
          <w:sz w:val="20"/>
          <w:szCs w:val="20"/>
        </w:rPr>
        <w:t xml:space="preserve">Part </w:t>
      </w:r>
      <w:r w:rsidR="00B10DB8">
        <w:rPr>
          <w:rFonts w:ascii="Verdana" w:eastAsia="MS PMincho" w:hAnsi="Verdana"/>
          <w:sz w:val="20"/>
          <w:szCs w:val="20"/>
        </w:rPr>
        <w:t>2</w:t>
      </w:r>
      <w:r w:rsidR="00784B71" w:rsidRPr="0028564F">
        <w:rPr>
          <w:rFonts w:ascii="Verdana" w:eastAsia="MS PMincho" w:hAnsi="Verdana"/>
          <w:sz w:val="20"/>
          <w:szCs w:val="20"/>
        </w:rPr>
        <w:t xml:space="preserve">, </w:t>
      </w:r>
      <w:r w:rsidRPr="0028564F">
        <w:rPr>
          <w:rFonts w:ascii="Verdana" w:eastAsia="MS PMincho" w:hAnsi="Verdana"/>
          <w:sz w:val="20"/>
          <w:szCs w:val="20"/>
        </w:rPr>
        <w:t>Ethics.</w:t>
      </w:r>
    </w:p>
    <w:p w14:paraId="605A532B" w14:textId="77777777" w:rsidR="007524B8" w:rsidRDefault="007524B8" w:rsidP="00ED3EA3">
      <w:pPr>
        <w:widowControl w:val="0"/>
        <w:autoSpaceDE w:val="0"/>
        <w:autoSpaceDN w:val="0"/>
        <w:adjustRightInd w:val="0"/>
        <w:spacing w:line="243" w:lineRule="auto"/>
        <w:ind w:right="-43"/>
        <w:rPr>
          <w:rFonts w:ascii="Verdana" w:eastAsia="MS PMincho" w:hAnsi="Verdana"/>
          <w:sz w:val="20"/>
          <w:szCs w:val="20"/>
        </w:rPr>
      </w:pPr>
    </w:p>
    <w:p w14:paraId="043573AA" w14:textId="77777777" w:rsidR="006822F6" w:rsidRPr="006822F6" w:rsidRDefault="005E1509" w:rsidP="00114E30">
      <w:pPr>
        <w:pStyle w:val="Heading2"/>
        <w:rPr>
          <w:rFonts w:eastAsia="MS PMincho"/>
        </w:rPr>
      </w:pPr>
      <w:bookmarkStart w:id="59" w:name="_Toc415753194"/>
      <w:bookmarkStart w:id="60" w:name="_Toc443380526"/>
      <w:r>
        <w:rPr>
          <w:rFonts w:eastAsia="MS PMincho"/>
        </w:rPr>
        <w:t>4.5</w:t>
      </w:r>
      <w:r w:rsidR="00B75352">
        <w:rPr>
          <w:rFonts w:eastAsia="MS PMincho"/>
        </w:rPr>
        <w:tab/>
      </w:r>
      <w:r w:rsidR="006822F6">
        <w:rPr>
          <w:rFonts w:eastAsia="MS PMincho"/>
        </w:rPr>
        <w:t>Withholding services</w:t>
      </w:r>
      <w:bookmarkEnd w:id="59"/>
      <w:bookmarkEnd w:id="60"/>
    </w:p>
    <w:p w14:paraId="11A2E879" w14:textId="77777777" w:rsidR="006822F6" w:rsidRDefault="006822F6" w:rsidP="00ED3EA3">
      <w:pPr>
        <w:widowControl w:val="0"/>
        <w:autoSpaceDE w:val="0"/>
        <w:autoSpaceDN w:val="0"/>
        <w:adjustRightInd w:val="0"/>
        <w:spacing w:line="243" w:lineRule="auto"/>
        <w:ind w:right="-43"/>
        <w:rPr>
          <w:rFonts w:ascii="Verdana" w:eastAsia="MS PMincho" w:hAnsi="Verdana"/>
          <w:sz w:val="20"/>
          <w:szCs w:val="20"/>
        </w:rPr>
      </w:pPr>
    </w:p>
    <w:p w14:paraId="31BD27C6" w14:textId="77777777" w:rsidR="007C2863" w:rsidRDefault="007524B8" w:rsidP="00ED3EA3">
      <w:pPr>
        <w:widowControl w:val="0"/>
        <w:autoSpaceDE w:val="0"/>
        <w:autoSpaceDN w:val="0"/>
        <w:adjustRightInd w:val="0"/>
        <w:spacing w:line="243" w:lineRule="auto"/>
        <w:ind w:right="-43"/>
        <w:rPr>
          <w:rFonts w:ascii="Verdana" w:eastAsia="MS PMincho" w:hAnsi="Verdana"/>
          <w:sz w:val="20"/>
          <w:szCs w:val="20"/>
        </w:rPr>
      </w:pPr>
      <w:r>
        <w:rPr>
          <w:rFonts w:ascii="Verdana" w:eastAsia="MS PMincho" w:hAnsi="Verdana"/>
          <w:sz w:val="20"/>
          <w:szCs w:val="20"/>
        </w:rPr>
        <w:t xml:space="preserve">You must not do any activity likely to interfere with the peace or comfort of occupiers, or withdraw or withhold services reasonably required for the occupation of the premises </w:t>
      </w:r>
      <w:r>
        <w:rPr>
          <w:rFonts w:ascii="Verdana" w:eastAsia="MS PMincho" w:hAnsi="Verdana"/>
          <w:sz w:val="20"/>
          <w:szCs w:val="20"/>
        </w:rPr>
        <w:lastRenderedPageBreak/>
        <w:t xml:space="preserve">with the intent of causing the </w:t>
      </w:r>
      <w:r w:rsidR="005D0BD8">
        <w:rPr>
          <w:rFonts w:ascii="Verdana" w:eastAsia="MS PMincho" w:hAnsi="Verdana"/>
          <w:sz w:val="20"/>
          <w:szCs w:val="20"/>
        </w:rPr>
        <w:t>leaseholders</w:t>
      </w:r>
      <w:r>
        <w:rPr>
          <w:rFonts w:ascii="Verdana" w:eastAsia="MS PMincho" w:hAnsi="Verdana"/>
          <w:sz w:val="20"/>
          <w:szCs w:val="20"/>
        </w:rPr>
        <w:t xml:space="preserve"> to give up possession.</w:t>
      </w:r>
      <w:r w:rsidR="00615983">
        <w:rPr>
          <w:rFonts w:ascii="Verdana" w:eastAsia="MS PMincho" w:hAnsi="Verdana"/>
          <w:sz w:val="20"/>
          <w:szCs w:val="20"/>
        </w:rPr>
        <w:t xml:space="preserve"> </w:t>
      </w:r>
      <w:r w:rsidR="006822F6">
        <w:rPr>
          <w:rFonts w:ascii="Verdana" w:eastAsia="MS PMincho" w:hAnsi="Verdana"/>
          <w:sz w:val="20"/>
          <w:szCs w:val="20"/>
        </w:rPr>
        <w:t>You must not harass leaseholders as it is a criminal offence.</w:t>
      </w:r>
    </w:p>
    <w:p w14:paraId="40ABAB26" w14:textId="77777777" w:rsidR="007524B8" w:rsidRDefault="007524B8" w:rsidP="00ED3EA3">
      <w:pPr>
        <w:widowControl w:val="0"/>
        <w:autoSpaceDE w:val="0"/>
        <w:autoSpaceDN w:val="0"/>
        <w:adjustRightInd w:val="0"/>
        <w:spacing w:line="243" w:lineRule="auto"/>
        <w:ind w:right="-43"/>
        <w:rPr>
          <w:rFonts w:ascii="Verdana" w:eastAsia="MS PMincho" w:hAnsi="Verdana"/>
          <w:sz w:val="20"/>
          <w:szCs w:val="20"/>
        </w:rPr>
      </w:pPr>
    </w:p>
    <w:p w14:paraId="14D1B0F1" w14:textId="77777777" w:rsidR="007C2863" w:rsidRDefault="007C2863" w:rsidP="00ED3EA3">
      <w:pPr>
        <w:widowControl w:val="0"/>
        <w:autoSpaceDE w:val="0"/>
        <w:autoSpaceDN w:val="0"/>
        <w:adjustRightInd w:val="0"/>
        <w:spacing w:line="243" w:lineRule="auto"/>
        <w:ind w:right="-43"/>
        <w:rPr>
          <w:rFonts w:ascii="Verdana" w:eastAsia="MS PMincho" w:hAnsi="Verdana"/>
          <w:sz w:val="20"/>
          <w:szCs w:val="20"/>
        </w:rPr>
      </w:pPr>
      <w:r>
        <w:rPr>
          <w:rFonts w:ascii="Verdana" w:eastAsia="MS PMincho" w:hAnsi="Verdana"/>
          <w:sz w:val="20"/>
          <w:szCs w:val="20"/>
        </w:rPr>
        <w:t>You should have policies and procedures for responding to incidents of harassment</w:t>
      </w:r>
      <w:r w:rsidR="007524B8">
        <w:rPr>
          <w:rFonts w:ascii="Verdana" w:eastAsia="MS PMincho" w:hAnsi="Verdana"/>
          <w:sz w:val="20"/>
          <w:szCs w:val="20"/>
        </w:rPr>
        <w:t xml:space="preserve"> from any party</w:t>
      </w:r>
      <w:r>
        <w:rPr>
          <w:rFonts w:ascii="Verdana" w:eastAsia="MS PMincho" w:hAnsi="Verdana"/>
          <w:sz w:val="20"/>
          <w:szCs w:val="20"/>
        </w:rPr>
        <w:t>.</w:t>
      </w:r>
    </w:p>
    <w:p w14:paraId="4B7DC2C0" w14:textId="77777777" w:rsidR="00E57435" w:rsidRDefault="00E57435" w:rsidP="00ED3EA3">
      <w:pPr>
        <w:widowControl w:val="0"/>
        <w:autoSpaceDE w:val="0"/>
        <w:autoSpaceDN w:val="0"/>
        <w:adjustRightInd w:val="0"/>
        <w:spacing w:line="243" w:lineRule="auto"/>
        <w:ind w:right="-43"/>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E57435" w14:paraId="470FAD66" w14:textId="77777777" w:rsidTr="00E57435">
        <w:tc>
          <w:tcPr>
            <w:tcW w:w="9242" w:type="dxa"/>
          </w:tcPr>
          <w:p w14:paraId="32A5183E" w14:textId="77777777" w:rsidR="00703426" w:rsidRDefault="00E57435" w:rsidP="00ED3EA3">
            <w:pPr>
              <w:widowControl w:val="0"/>
              <w:autoSpaceDE w:val="0"/>
              <w:autoSpaceDN w:val="0"/>
              <w:adjustRightInd w:val="0"/>
              <w:spacing w:line="243" w:lineRule="auto"/>
              <w:ind w:right="-43"/>
              <w:rPr>
                <w:rFonts w:ascii="Verdana" w:eastAsia="MS PMincho" w:hAnsi="Verdana"/>
                <w:i/>
                <w:sz w:val="20"/>
                <w:szCs w:val="20"/>
              </w:rPr>
            </w:pPr>
            <w:r>
              <w:rPr>
                <w:rFonts w:ascii="Verdana" w:eastAsia="MS PMincho" w:hAnsi="Verdana"/>
                <w:i/>
                <w:sz w:val="20"/>
                <w:szCs w:val="20"/>
              </w:rPr>
              <w:t>Protection from Eviction Act 1977</w:t>
            </w:r>
            <w:r w:rsidR="00703426">
              <w:rPr>
                <w:rFonts w:ascii="Verdana" w:eastAsia="MS PMincho" w:hAnsi="Verdana"/>
                <w:i/>
                <w:sz w:val="20"/>
                <w:szCs w:val="20"/>
              </w:rPr>
              <w:t xml:space="preserve"> (as amended by s</w:t>
            </w:r>
            <w:r w:rsidR="00271AAE">
              <w:rPr>
                <w:rFonts w:ascii="Verdana" w:eastAsia="MS PMincho" w:hAnsi="Verdana"/>
                <w:i/>
                <w:sz w:val="20"/>
                <w:szCs w:val="20"/>
              </w:rPr>
              <w:t>.</w:t>
            </w:r>
            <w:r w:rsidR="00703426">
              <w:rPr>
                <w:rFonts w:ascii="Verdana" w:eastAsia="MS PMincho" w:hAnsi="Verdana"/>
                <w:i/>
                <w:sz w:val="20"/>
                <w:szCs w:val="20"/>
              </w:rPr>
              <w:t>29(1) and (2)</w:t>
            </w:r>
          </w:p>
          <w:p w14:paraId="029FC9DC" w14:textId="77777777" w:rsidR="00E57435" w:rsidRPr="00EC6599" w:rsidRDefault="00E57435" w:rsidP="00ED3EA3">
            <w:pPr>
              <w:widowControl w:val="0"/>
              <w:autoSpaceDE w:val="0"/>
              <w:autoSpaceDN w:val="0"/>
              <w:adjustRightInd w:val="0"/>
              <w:spacing w:line="243" w:lineRule="auto"/>
              <w:ind w:right="-43"/>
              <w:rPr>
                <w:rFonts w:ascii="Verdana" w:eastAsia="MS PMincho" w:hAnsi="Verdana"/>
                <w:i/>
                <w:sz w:val="20"/>
                <w:szCs w:val="20"/>
              </w:rPr>
            </w:pPr>
            <w:r>
              <w:rPr>
                <w:rFonts w:ascii="Verdana" w:eastAsia="MS PMincho" w:hAnsi="Verdana"/>
                <w:i/>
                <w:sz w:val="20"/>
                <w:szCs w:val="20"/>
              </w:rPr>
              <w:t>Housing Act 1988)</w:t>
            </w:r>
          </w:p>
        </w:tc>
      </w:tr>
    </w:tbl>
    <w:p w14:paraId="3F7C0FE7" w14:textId="77777777" w:rsidR="00E57435" w:rsidRDefault="00E57435" w:rsidP="00ED3EA3">
      <w:pPr>
        <w:widowControl w:val="0"/>
        <w:autoSpaceDE w:val="0"/>
        <w:autoSpaceDN w:val="0"/>
        <w:adjustRightInd w:val="0"/>
        <w:spacing w:line="243" w:lineRule="auto"/>
        <w:ind w:right="-43"/>
        <w:rPr>
          <w:rFonts w:ascii="Verdana" w:eastAsia="MS PMincho" w:hAnsi="Verdana"/>
          <w:sz w:val="20"/>
          <w:szCs w:val="20"/>
        </w:rPr>
      </w:pPr>
    </w:p>
    <w:p w14:paraId="157AE657" w14:textId="77777777" w:rsidR="006822F6" w:rsidRDefault="006822F6" w:rsidP="00ED3EA3">
      <w:pPr>
        <w:widowControl w:val="0"/>
        <w:autoSpaceDE w:val="0"/>
        <w:autoSpaceDN w:val="0"/>
        <w:adjustRightInd w:val="0"/>
        <w:spacing w:line="243" w:lineRule="auto"/>
        <w:ind w:right="-43"/>
        <w:rPr>
          <w:rFonts w:ascii="Verdana" w:eastAsia="MS PMincho" w:hAnsi="Verdana"/>
          <w:sz w:val="20"/>
          <w:szCs w:val="20"/>
        </w:rPr>
      </w:pPr>
    </w:p>
    <w:p w14:paraId="26E34DC8" w14:textId="77777777" w:rsidR="006822F6" w:rsidRPr="006822F6" w:rsidRDefault="007B0D05" w:rsidP="00114E30">
      <w:pPr>
        <w:pStyle w:val="Heading2"/>
        <w:rPr>
          <w:rFonts w:eastAsia="MS PMincho"/>
        </w:rPr>
      </w:pPr>
      <w:bookmarkStart w:id="61" w:name="_Toc415753195"/>
      <w:bookmarkStart w:id="62" w:name="_Toc443380527"/>
      <w:r>
        <w:rPr>
          <w:rFonts w:eastAsia="MS PMincho"/>
        </w:rPr>
        <w:t>4.6</w:t>
      </w:r>
      <w:r w:rsidR="00B75352">
        <w:rPr>
          <w:rFonts w:eastAsia="MS PMincho"/>
        </w:rPr>
        <w:tab/>
      </w:r>
      <w:r w:rsidR="006822F6">
        <w:rPr>
          <w:rFonts w:eastAsia="MS PMincho"/>
        </w:rPr>
        <w:t>Contact</w:t>
      </w:r>
      <w:bookmarkEnd w:id="61"/>
      <w:bookmarkEnd w:id="62"/>
    </w:p>
    <w:p w14:paraId="792BB1A4" w14:textId="77777777" w:rsidR="00024A14" w:rsidRDefault="00024A14" w:rsidP="00ED3EA3">
      <w:pPr>
        <w:widowControl w:val="0"/>
        <w:autoSpaceDE w:val="0"/>
        <w:autoSpaceDN w:val="0"/>
        <w:adjustRightInd w:val="0"/>
        <w:spacing w:line="243" w:lineRule="auto"/>
        <w:ind w:right="-43"/>
        <w:rPr>
          <w:rFonts w:ascii="Verdana" w:eastAsia="MS PMincho" w:hAnsi="Verdana"/>
          <w:sz w:val="20"/>
          <w:szCs w:val="20"/>
        </w:rPr>
      </w:pPr>
    </w:p>
    <w:p w14:paraId="1C4AE56E" w14:textId="77777777" w:rsidR="000568D8" w:rsidRPr="00271AAE" w:rsidRDefault="000568D8" w:rsidP="000568D8">
      <w:pPr>
        <w:widowControl w:val="0"/>
        <w:autoSpaceDE w:val="0"/>
        <w:autoSpaceDN w:val="0"/>
        <w:adjustRightInd w:val="0"/>
        <w:rPr>
          <w:rFonts w:ascii="Verdana" w:eastAsia="MS PMincho" w:hAnsi="Verdana"/>
          <w:sz w:val="20"/>
          <w:szCs w:val="20"/>
        </w:rPr>
      </w:pPr>
      <w:r w:rsidRPr="00271AAE">
        <w:rPr>
          <w:rFonts w:ascii="Verdana" w:eastAsia="MS PMincho" w:hAnsi="Verdana"/>
          <w:spacing w:val="-27"/>
          <w:w w:val="94"/>
          <w:sz w:val="20"/>
          <w:szCs w:val="20"/>
        </w:rPr>
        <w:t>Y</w:t>
      </w:r>
      <w:r w:rsidRPr="00271AAE">
        <w:rPr>
          <w:rFonts w:ascii="Verdana" w:eastAsia="MS PMincho" w:hAnsi="Verdana"/>
          <w:w w:val="94"/>
          <w:sz w:val="20"/>
          <w:szCs w:val="20"/>
        </w:rPr>
        <w:t>ou</w:t>
      </w:r>
      <w:r w:rsidRPr="00271AAE">
        <w:rPr>
          <w:rFonts w:ascii="Verdana" w:eastAsia="MS PMincho" w:hAnsi="Verdana"/>
          <w:spacing w:val="1"/>
          <w:w w:val="94"/>
          <w:sz w:val="20"/>
          <w:szCs w:val="20"/>
        </w:rPr>
        <w:t xml:space="preserve"> </w:t>
      </w:r>
      <w:r w:rsidRPr="00271AAE">
        <w:rPr>
          <w:rFonts w:ascii="Verdana" w:eastAsia="MS PMincho" w:hAnsi="Verdana"/>
          <w:sz w:val="20"/>
          <w:szCs w:val="20"/>
        </w:rPr>
        <w:t>should</w:t>
      </w:r>
      <w:r w:rsidRPr="00271AAE">
        <w:rPr>
          <w:rFonts w:ascii="Verdana" w:eastAsia="MS PMincho" w:hAnsi="Verdana"/>
          <w:spacing w:val="6"/>
          <w:sz w:val="20"/>
          <w:szCs w:val="20"/>
        </w:rPr>
        <w:t xml:space="preserve"> </w:t>
      </w:r>
      <w:r w:rsidRPr="00271AAE">
        <w:rPr>
          <w:rFonts w:ascii="Verdana" w:eastAsia="MS PMincho" w:hAnsi="Verdana"/>
          <w:sz w:val="20"/>
          <w:szCs w:val="20"/>
        </w:rPr>
        <w:t>be</w:t>
      </w:r>
      <w:r w:rsidRPr="00271AAE">
        <w:rPr>
          <w:rFonts w:ascii="Verdana" w:eastAsia="MS PMincho" w:hAnsi="Verdana"/>
          <w:spacing w:val="-7"/>
          <w:sz w:val="20"/>
          <w:szCs w:val="20"/>
        </w:rPr>
        <w:t xml:space="preserve"> </w:t>
      </w:r>
      <w:r w:rsidRPr="00271AAE">
        <w:rPr>
          <w:rFonts w:ascii="Verdana" w:eastAsia="MS PMincho" w:hAnsi="Verdana"/>
          <w:spacing w:val="-4"/>
          <w:w w:val="95"/>
          <w:sz w:val="20"/>
          <w:szCs w:val="20"/>
        </w:rPr>
        <w:t>a</w:t>
      </w:r>
      <w:r w:rsidRPr="00271AAE">
        <w:rPr>
          <w:rFonts w:ascii="Verdana" w:eastAsia="MS PMincho" w:hAnsi="Verdana"/>
          <w:w w:val="95"/>
          <w:sz w:val="20"/>
          <w:szCs w:val="20"/>
        </w:rPr>
        <w:t>vailable</w:t>
      </w:r>
      <w:r w:rsidRPr="00271AAE">
        <w:rPr>
          <w:rFonts w:ascii="Verdana" w:eastAsia="MS PMincho" w:hAnsi="Verdana"/>
          <w:spacing w:val="1"/>
          <w:w w:val="95"/>
          <w:sz w:val="20"/>
          <w:szCs w:val="20"/>
        </w:rPr>
        <w:t xml:space="preserve"> </w:t>
      </w:r>
      <w:r w:rsidRPr="00271AAE">
        <w:rPr>
          <w:rFonts w:ascii="Verdana" w:eastAsia="MS PMincho" w:hAnsi="Verdana"/>
          <w:sz w:val="20"/>
          <w:szCs w:val="20"/>
        </w:rPr>
        <w:t>du</w:t>
      </w:r>
      <w:r w:rsidRPr="00271AAE">
        <w:rPr>
          <w:rFonts w:ascii="Verdana" w:eastAsia="MS PMincho" w:hAnsi="Verdana"/>
          <w:spacing w:val="3"/>
          <w:sz w:val="20"/>
          <w:szCs w:val="20"/>
        </w:rPr>
        <w:t>r</w:t>
      </w:r>
      <w:r w:rsidRPr="00271AAE">
        <w:rPr>
          <w:rFonts w:ascii="Verdana" w:eastAsia="MS PMincho" w:hAnsi="Verdana"/>
          <w:sz w:val="20"/>
          <w:szCs w:val="20"/>
        </w:rPr>
        <w:t>ing</w:t>
      </w:r>
      <w:r w:rsidRPr="00271AAE">
        <w:rPr>
          <w:rFonts w:ascii="Verdana" w:eastAsia="MS PMincho" w:hAnsi="Verdana"/>
          <w:spacing w:val="6"/>
          <w:sz w:val="20"/>
          <w:szCs w:val="20"/>
        </w:rPr>
        <w:t xml:space="preserve"> </w:t>
      </w:r>
      <w:r w:rsidRPr="00271AAE">
        <w:rPr>
          <w:rFonts w:ascii="Verdana" w:eastAsia="MS PMincho" w:hAnsi="Verdana"/>
          <w:sz w:val="20"/>
          <w:szCs w:val="20"/>
        </w:rPr>
        <w:t>no</w:t>
      </w:r>
      <w:r w:rsidRPr="00271AAE">
        <w:rPr>
          <w:rFonts w:ascii="Verdana" w:eastAsia="MS PMincho" w:hAnsi="Verdana"/>
          <w:spacing w:val="2"/>
          <w:sz w:val="20"/>
          <w:szCs w:val="20"/>
        </w:rPr>
        <w:t>r</w:t>
      </w:r>
      <w:r w:rsidRPr="00271AAE">
        <w:rPr>
          <w:rFonts w:ascii="Verdana" w:eastAsia="MS PMincho" w:hAnsi="Verdana"/>
          <w:sz w:val="20"/>
          <w:szCs w:val="20"/>
        </w:rPr>
        <w:t>mal</w:t>
      </w:r>
      <w:r w:rsidRPr="00271AAE">
        <w:rPr>
          <w:rFonts w:ascii="Verdana" w:eastAsia="MS PMincho" w:hAnsi="Verdana"/>
          <w:spacing w:val="12"/>
          <w:sz w:val="20"/>
          <w:szCs w:val="20"/>
        </w:rPr>
        <w:t xml:space="preserve"> </w:t>
      </w:r>
      <w:r w:rsidRPr="00271AAE">
        <w:rPr>
          <w:rFonts w:ascii="Verdana" w:eastAsia="MS PMincho" w:hAnsi="Verdana"/>
          <w:spacing w:val="-3"/>
          <w:sz w:val="20"/>
          <w:szCs w:val="20"/>
        </w:rPr>
        <w:t>w</w:t>
      </w:r>
      <w:r w:rsidRPr="00271AAE">
        <w:rPr>
          <w:rFonts w:ascii="Verdana" w:eastAsia="MS PMincho" w:hAnsi="Verdana"/>
          <w:spacing w:val="-1"/>
          <w:sz w:val="20"/>
          <w:szCs w:val="20"/>
        </w:rPr>
        <w:t>o</w:t>
      </w:r>
      <w:r w:rsidRPr="00271AAE">
        <w:rPr>
          <w:rFonts w:ascii="Verdana" w:eastAsia="MS PMincho" w:hAnsi="Verdana"/>
          <w:spacing w:val="1"/>
          <w:sz w:val="20"/>
          <w:szCs w:val="20"/>
        </w:rPr>
        <w:t>r</w:t>
      </w:r>
      <w:r w:rsidRPr="00271AAE">
        <w:rPr>
          <w:rFonts w:ascii="Verdana" w:eastAsia="MS PMincho" w:hAnsi="Verdana"/>
          <w:sz w:val="20"/>
          <w:szCs w:val="20"/>
        </w:rPr>
        <w:t>king</w:t>
      </w:r>
      <w:r w:rsidRPr="00271AAE">
        <w:rPr>
          <w:rFonts w:ascii="Verdana" w:eastAsia="MS PMincho" w:hAnsi="Verdana"/>
          <w:spacing w:val="-13"/>
          <w:sz w:val="20"/>
          <w:szCs w:val="20"/>
        </w:rPr>
        <w:t xml:space="preserve"> </w:t>
      </w:r>
      <w:r w:rsidRPr="00271AAE">
        <w:rPr>
          <w:rFonts w:ascii="Verdana" w:eastAsia="MS PMincho" w:hAnsi="Verdana"/>
          <w:sz w:val="20"/>
          <w:szCs w:val="20"/>
        </w:rPr>
        <w:t>hours</w:t>
      </w:r>
      <w:r w:rsidRPr="00271AAE">
        <w:rPr>
          <w:rFonts w:ascii="Verdana" w:eastAsia="MS PMincho" w:hAnsi="Verdana"/>
          <w:spacing w:val="13"/>
          <w:sz w:val="20"/>
          <w:szCs w:val="20"/>
        </w:rPr>
        <w:t xml:space="preserve"> </w:t>
      </w:r>
      <w:r w:rsidRPr="00271AAE">
        <w:rPr>
          <w:rFonts w:ascii="Verdana" w:eastAsia="MS PMincho" w:hAnsi="Verdana"/>
          <w:spacing w:val="-2"/>
          <w:w w:val="111"/>
          <w:sz w:val="20"/>
          <w:szCs w:val="20"/>
        </w:rPr>
        <w:t>t</w:t>
      </w:r>
      <w:r w:rsidRPr="00271AAE">
        <w:rPr>
          <w:rFonts w:ascii="Verdana" w:eastAsia="MS PMincho" w:hAnsi="Verdana"/>
          <w:w w:val="103"/>
          <w:sz w:val="20"/>
          <w:szCs w:val="20"/>
        </w:rPr>
        <w:t>o</w:t>
      </w:r>
      <w:r w:rsidRPr="00271AAE">
        <w:rPr>
          <w:rFonts w:ascii="Verdana" w:eastAsia="MS PMincho" w:hAnsi="Verdana"/>
          <w:w w:val="86"/>
          <w:sz w:val="20"/>
          <w:szCs w:val="20"/>
        </w:rPr>
        <w:t>:</w:t>
      </w:r>
    </w:p>
    <w:p w14:paraId="00506264" w14:textId="77777777" w:rsidR="000568D8" w:rsidRPr="00271AAE" w:rsidRDefault="000568D8" w:rsidP="000568D8">
      <w:pPr>
        <w:widowControl w:val="0"/>
        <w:autoSpaceDE w:val="0"/>
        <w:autoSpaceDN w:val="0"/>
        <w:adjustRightInd w:val="0"/>
        <w:spacing w:before="4" w:line="280" w:lineRule="exact"/>
        <w:rPr>
          <w:rFonts w:ascii="Verdana" w:eastAsia="MS PMincho" w:hAnsi="Verdana"/>
          <w:sz w:val="20"/>
          <w:szCs w:val="20"/>
        </w:rPr>
      </w:pPr>
    </w:p>
    <w:p w14:paraId="26DB3700" w14:textId="77777777" w:rsidR="000568D8" w:rsidRPr="00271AAE" w:rsidRDefault="000568D8" w:rsidP="00F00A67">
      <w:pPr>
        <w:pStyle w:val="ListParagraph"/>
        <w:widowControl w:val="0"/>
        <w:numPr>
          <w:ilvl w:val="0"/>
          <w:numId w:val="11"/>
        </w:numPr>
        <w:tabs>
          <w:tab w:val="left" w:pos="1060"/>
          <w:tab w:val="left" w:pos="6096"/>
        </w:tabs>
        <w:autoSpaceDE w:val="0"/>
        <w:autoSpaceDN w:val="0"/>
        <w:adjustRightInd w:val="0"/>
        <w:ind w:right="2222"/>
        <w:rPr>
          <w:rFonts w:ascii="Verdana" w:eastAsia="MS PMincho" w:hAnsi="Verdana"/>
          <w:sz w:val="20"/>
          <w:szCs w:val="20"/>
        </w:rPr>
      </w:pPr>
      <w:r w:rsidRPr="00271AAE">
        <w:rPr>
          <w:rFonts w:ascii="Verdana" w:eastAsia="MS PMincho" w:hAnsi="Verdana"/>
          <w:sz w:val="20"/>
          <w:szCs w:val="20"/>
        </w:rPr>
        <w:t>be</w:t>
      </w:r>
      <w:r w:rsidRPr="00271AAE">
        <w:rPr>
          <w:rFonts w:ascii="Verdana" w:eastAsia="MS PMincho" w:hAnsi="Verdana"/>
          <w:spacing w:val="-17"/>
          <w:sz w:val="20"/>
          <w:szCs w:val="20"/>
        </w:rPr>
        <w:t xml:space="preserve"> </w:t>
      </w:r>
      <w:r w:rsidRPr="00271AAE">
        <w:rPr>
          <w:rFonts w:ascii="Verdana" w:eastAsia="MS PMincho" w:hAnsi="Verdana"/>
          <w:spacing w:val="-3"/>
          <w:sz w:val="20"/>
          <w:szCs w:val="20"/>
        </w:rPr>
        <w:t>c</w:t>
      </w:r>
      <w:r w:rsidRPr="00271AAE">
        <w:rPr>
          <w:rFonts w:ascii="Verdana" w:eastAsia="MS PMincho" w:hAnsi="Verdana"/>
          <w:spacing w:val="-1"/>
          <w:sz w:val="20"/>
          <w:szCs w:val="20"/>
        </w:rPr>
        <w:t>o</w:t>
      </w:r>
      <w:r w:rsidRPr="00271AAE">
        <w:rPr>
          <w:rFonts w:ascii="Verdana" w:eastAsia="MS PMincho" w:hAnsi="Verdana"/>
          <w:sz w:val="20"/>
          <w:szCs w:val="20"/>
        </w:rPr>
        <w:t>nta</w:t>
      </w:r>
      <w:r w:rsidRPr="00271AAE">
        <w:rPr>
          <w:rFonts w:ascii="Verdana" w:eastAsia="MS PMincho" w:hAnsi="Verdana"/>
          <w:spacing w:val="1"/>
          <w:sz w:val="20"/>
          <w:szCs w:val="20"/>
        </w:rPr>
        <w:t>c</w:t>
      </w:r>
      <w:r w:rsidRPr="00271AAE">
        <w:rPr>
          <w:rFonts w:ascii="Verdana" w:eastAsia="MS PMincho" w:hAnsi="Verdana"/>
          <w:spacing w:val="-2"/>
          <w:sz w:val="20"/>
          <w:szCs w:val="20"/>
        </w:rPr>
        <w:t>t</w:t>
      </w:r>
      <w:r w:rsidRPr="00271AAE">
        <w:rPr>
          <w:rFonts w:ascii="Verdana" w:eastAsia="MS PMincho" w:hAnsi="Verdana"/>
          <w:sz w:val="20"/>
          <w:szCs w:val="20"/>
        </w:rPr>
        <w:t>ed</w:t>
      </w:r>
      <w:r w:rsidRPr="00271AAE">
        <w:rPr>
          <w:rFonts w:ascii="Verdana" w:eastAsia="MS PMincho" w:hAnsi="Verdana"/>
          <w:spacing w:val="4"/>
          <w:sz w:val="20"/>
          <w:szCs w:val="20"/>
        </w:rPr>
        <w:t xml:space="preserve"> </w:t>
      </w:r>
      <w:r w:rsidRPr="00271AAE">
        <w:rPr>
          <w:rFonts w:ascii="Verdana" w:eastAsia="MS PMincho" w:hAnsi="Verdana"/>
          <w:spacing w:val="-3"/>
          <w:sz w:val="20"/>
          <w:szCs w:val="20"/>
        </w:rPr>
        <w:t>b</w:t>
      </w:r>
      <w:r w:rsidRPr="00271AAE">
        <w:rPr>
          <w:rFonts w:ascii="Verdana" w:eastAsia="MS PMincho" w:hAnsi="Verdana"/>
          <w:sz w:val="20"/>
          <w:szCs w:val="20"/>
        </w:rPr>
        <w:t>y</w:t>
      </w:r>
      <w:r w:rsidRPr="00271AAE">
        <w:rPr>
          <w:rFonts w:ascii="Verdana" w:eastAsia="MS PMincho" w:hAnsi="Verdana"/>
          <w:spacing w:val="-13"/>
          <w:sz w:val="20"/>
          <w:szCs w:val="20"/>
        </w:rPr>
        <w:t xml:space="preserve"> </w:t>
      </w:r>
      <w:r w:rsidRPr="00271AAE">
        <w:rPr>
          <w:rFonts w:ascii="Verdana" w:eastAsia="MS PMincho" w:hAnsi="Verdana"/>
          <w:spacing w:val="-2"/>
          <w:w w:val="111"/>
          <w:sz w:val="20"/>
          <w:szCs w:val="20"/>
        </w:rPr>
        <w:t>t</w:t>
      </w:r>
      <w:r w:rsidRPr="00271AAE">
        <w:rPr>
          <w:rFonts w:ascii="Verdana" w:eastAsia="MS PMincho" w:hAnsi="Verdana"/>
          <w:w w:val="94"/>
          <w:sz w:val="20"/>
          <w:szCs w:val="20"/>
        </w:rPr>
        <w:t>e</w:t>
      </w:r>
      <w:r w:rsidRPr="00271AAE">
        <w:rPr>
          <w:rFonts w:ascii="Verdana" w:eastAsia="MS PMincho" w:hAnsi="Verdana"/>
          <w:sz w:val="20"/>
          <w:szCs w:val="20"/>
        </w:rPr>
        <w:t>lephone</w:t>
      </w:r>
      <w:r w:rsidR="00713F77" w:rsidRPr="00271AAE">
        <w:rPr>
          <w:rFonts w:ascii="Verdana" w:eastAsia="MS PMincho" w:hAnsi="Verdana"/>
          <w:sz w:val="20"/>
          <w:szCs w:val="20"/>
        </w:rPr>
        <w:t xml:space="preserve"> and email</w:t>
      </w:r>
    </w:p>
    <w:p w14:paraId="42D9B5F8" w14:textId="77777777" w:rsidR="000568D8" w:rsidRPr="00271AAE" w:rsidRDefault="000568D8" w:rsidP="000568D8">
      <w:pPr>
        <w:widowControl w:val="0"/>
        <w:autoSpaceDE w:val="0"/>
        <w:autoSpaceDN w:val="0"/>
        <w:adjustRightInd w:val="0"/>
        <w:spacing w:before="4" w:line="280" w:lineRule="exact"/>
        <w:rPr>
          <w:rFonts w:ascii="Verdana" w:eastAsia="MS PMincho" w:hAnsi="Verdana"/>
          <w:sz w:val="20"/>
          <w:szCs w:val="20"/>
        </w:rPr>
      </w:pPr>
    </w:p>
    <w:p w14:paraId="3526D172" w14:textId="77777777" w:rsidR="000568D8" w:rsidRPr="00271AAE" w:rsidRDefault="000568D8" w:rsidP="00F00A67">
      <w:pPr>
        <w:pStyle w:val="ListParagraph"/>
        <w:widowControl w:val="0"/>
        <w:numPr>
          <w:ilvl w:val="0"/>
          <w:numId w:val="11"/>
        </w:numPr>
        <w:tabs>
          <w:tab w:val="left" w:pos="1060"/>
        </w:tabs>
        <w:autoSpaceDE w:val="0"/>
        <w:autoSpaceDN w:val="0"/>
        <w:adjustRightInd w:val="0"/>
        <w:ind w:right="-46"/>
        <w:rPr>
          <w:rFonts w:ascii="Verdana" w:eastAsia="MS PMincho" w:hAnsi="Verdana"/>
          <w:sz w:val="20"/>
          <w:szCs w:val="20"/>
        </w:rPr>
      </w:pPr>
      <w:r w:rsidRPr="00271AAE">
        <w:rPr>
          <w:rFonts w:ascii="Verdana" w:eastAsia="MS PMincho" w:hAnsi="Verdana"/>
          <w:sz w:val="20"/>
          <w:szCs w:val="20"/>
        </w:rPr>
        <w:t>meet</w:t>
      </w:r>
      <w:r w:rsidRPr="00271AAE">
        <w:rPr>
          <w:rFonts w:ascii="Verdana" w:eastAsia="MS PMincho" w:hAnsi="Verdana"/>
          <w:spacing w:val="-10"/>
          <w:sz w:val="20"/>
          <w:szCs w:val="20"/>
        </w:rPr>
        <w:t xml:space="preserve"> </w:t>
      </w:r>
      <w:r w:rsidR="00EF1D24" w:rsidRPr="00271AAE">
        <w:rPr>
          <w:rFonts w:ascii="Verdana" w:eastAsia="MS PMincho" w:hAnsi="Verdana"/>
          <w:spacing w:val="-2"/>
          <w:sz w:val="20"/>
          <w:szCs w:val="20"/>
        </w:rPr>
        <w:t>clients and leaseholders</w:t>
      </w:r>
      <w:r w:rsidRPr="00271AAE">
        <w:rPr>
          <w:rFonts w:ascii="Verdana" w:eastAsia="MS PMincho" w:hAnsi="Verdana"/>
          <w:sz w:val="20"/>
          <w:szCs w:val="20"/>
        </w:rPr>
        <w:t>;</w:t>
      </w:r>
      <w:r w:rsidRPr="00271AAE">
        <w:rPr>
          <w:rFonts w:ascii="Verdana" w:eastAsia="MS PMincho" w:hAnsi="Verdana"/>
          <w:spacing w:val="-1"/>
          <w:sz w:val="20"/>
          <w:szCs w:val="20"/>
        </w:rPr>
        <w:t xml:space="preserve"> </w:t>
      </w:r>
      <w:r w:rsidRPr="00271AAE">
        <w:rPr>
          <w:rFonts w:ascii="Verdana" w:eastAsia="MS PMincho" w:hAnsi="Verdana"/>
          <w:w w:val="104"/>
          <w:sz w:val="20"/>
          <w:szCs w:val="20"/>
        </w:rPr>
        <w:t>and</w:t>
      </w:r>
    </w:p>
    <w:p w14:paraId="2D3DE0E6" w14:textId="77777777" w:rsidR="000568D8" w:rsidRPr="00271AAE" w:rsidRDefault="000568D8" w:rsidP="000568D8">
      <w:pPr>
        <w:widowControl w:val="0"/>
        <w:autoSpaceDE w:val="0"/>
        <w:autoSpaceDN w:val="0"/>
        <w:adjustRightInd w:val="0"/>
        <w:spacing w:before="4" w:line="280" w:lineRule="exact"/>
        <w:rPr>
          <w:rFonts w:ascii="Verdana" w:eastAsia="MS PMincho" w:hAnsi="Verdana"/>
          <w:sz w:val="20"/>
          <w:szCs w:val="20"/>
        </w:rPr>
      </w:pPr>
    </w:p>
    <w:p w14:paraId="39E9B345" w14:textId="77777777" w:rsidR="000568D8" w:rsidRPr="00271AAE" w:rsidRDefault="000568D8" w:rsidP="00F00A67">
      <w:pPr>
        <w:pStyle w:val="ListParagraph"/>
        <w:widowControl w:val="0"/>
        <w:numPr>
          <w:ilvl w:val="0"/>
          <w:numId w:val="11"/>
        </w:numPr>
        <w:tabs>
          <w:tab w:val="left" w:pos="1060"/>
        </w:tabs>
        <w:autoSpaceDE w:val="0"/>
        <w:autoSpaceDN w:val="0"/>
        <w:adjustRightInd w:val="0"/>
        <w:ind w:right="1567"/>
        <w:rPr>
          <w:rFonts w:ascii="Verdana" w:eastAsia="MS PMincho" w:hAnsi="Verdana"/>
          <w:sz w:val="20"/>
          <w:szCs w:val="20"/>
        </w:rPr>
      </w:pPr>
      <w:r w:rsidRPr="00271AAE">
        <w:rPr>
          <w:rFonts w:ascii="Verdana" w:eastAsia="MS PMincho" w:hAnsi="Verdana"/>
          <w:sz w:val="20"/>
          <w:szCs w:val="20"/>
        </w:rPr>
        <w:t>inspect</w:t>
      </w:r>
      <w:r w:rsidRPr="00271AAE">
        <w:rPr>
          <w:rFonts w:ascii="Verdana" w:eastAsia="MS PMincho" w:hAnsi="Verdana"/>
          <w:spacing w:val="-15"/>
          <w:sz w:val="20"/>
          <w:szCs w:val="20"/>
        </w:rPr>
        <w:t xml:space="preserve"> </w:t>
      </w:r>
      <w:r w:rsidRPr="00271AAE">
        <w:rPr>
          <w:rFonts w:ascii="Verdana" w:eastAsia="MS PMincho" w:hAnsi="Verdana"/>
          <w:sz w:val="20"/>
          <w:szCs w:val="20"/>
        </w:rPr>
        <w:t>p</w:t>
      </w:r>
      <w:r w:rsidRPr="00271AAE">
        <w:rPr>
          <w:rFonts w:ascii="Verdana" w:eastAsia="MS PMincho" w:hAnsi="Verdana"/>
          <w:spacing w:val="-3"/>
          <w:sz w:val="20"/>
          <w:szCs w:val="20"/>
        </w:rPr>
        <w:t>r</w:t>
      </w:r>
      <w:r w:rsidRPr="00271AAE">
        <w:rPr>
          <w:rFonts w:ascii="Verdana" w:eastAsia="MS PMincho" w:hAnsi="Verdana"/>
          <w:spacing w:val="-1"/>
          <w:sz w:val="20"/>
          <w:szCs w:val="20"/>
        </w:rPr>
        <w:t>o</w:t>
      </w:r>
      <w:r w:rsidRPr="00271AAE">
        <w:rPr>
          <w:rFonts w:ascii="Verdana" w:eastAsia="MS PMincho" w:hAnsi="Verdana"/>
          <w:spacing w:val="1"/>
          <w:sz w:val="20"/>
          <w:szCs w:val="20"/>
        </w:rPr>
        <w:t>p</w:t>
      </w:r>
      <w:r w:rsidRPr="00271AAE">
        <w:rPr>
          <w:rFonts w:ascii="Verdana" w:eastAsia="MS PMincho" w:hAnsi="Verdana"/>
          <w:sz w:val="20"/>
          <w:szCs w:val="20"/>
        </w:rPr>
        <w:t>e</w:t>
      </w:r>
      <w:r w:rsidRPr="00271AAE">
        <w:rPr>
          <w:rFonts w:ascii="Verdana" w:eastAsia="MS PMincho" w:hAnsi="Verdana"/>
          <w:spacing w:val="4"/>
          <w:sz w:val="20"/>
          <w:szCs w:val="20"/>
        </w:rPr>
        <w:t>r</w:t>
      </w:r>
      <w:r w:rsidRPr="00271AAE">
        <w:rPr>
          <w:rFonts w:ascii="Verdana" w:eastAsia="MS PMincho" w:hAnsi="Verdana"/>
          <w:spacing w:val="3"/>
          <w:sz w:val="20"/>
          <w:szCs w:val="20"/>
        </w:rPr>
        <w:t>t</w:t>
      </w:r>
      <w:r w:rsidRPr="00271AAE">
        <w:rPr>
          <w:rFonts w:ascii="Verdana" w:eastAsia="MS PMincho" w:hAnsi="Verdana"/>
          <w:sz w:val="20"/>
          <w:szCs w:val="20"/>
        </w:rPr>
        <w:t>y</w:t>
      </w:r>
      <w:r w:rsidRPr="00271AAE">
        <w:rPr>
          <w:rFonts w:ascii="Verdana" w:eastAsia="MS PMincho" w:hAnsi="Verdana"/>
          <w:spacing w:val="6"/>
          <w:sz w:val="20"/>
          <w:szCs w:val="20"/>
        </w:rPr>
        <w:t xml:space="preserve"> </w:t>
      </w:r>
      <w:r w:rsidRPr="00271AAE">
        <w:rPr>
          <w:rFonts w:ascii="Verdana" w:eastAsia="MS PMincho" w:hAnsi="Verdana"/>
          <w:sz w:val="20"/>
          <w:szCs w:val="20"/>
        </w:rPr>
        <w:t>at</w:t>
      </w:r>
      <w:r w:rsidRPr="00271AAE">
        <w:rPr>
          <w:rFonts w:ascii="Verdana" w:eastAsia="MS PMincho" w:hAnsi="Verdana"/>
          <w:spacing w:val="-1"/>
          <w:sz w:val="20"/>
          <w:szCs w:val="20"/>
        </w:rPr>
        <w:t xml:space="preserve"> </w:t>
      </w:r>
      <w:r w:rsidRPr="00271AAE">
        <w:rPr>
          <w:rFonts w:ascii="Verdana" w:eastAsia="MS PMincho" w:hAnsi="Verdana"/>
          <w:spacing w:val="-3"/>
          <w:sz w:val="20"/>
          <w:szCs w:val="20"/>
        </w:rPr>
        <w:t>r</w:t>
      </w:r>
      <w:r w:rsidRPr="00271AAE">
        <w:rPr>
          <w:rFonts w:ascii="Verdana" w:eastAsia="MS PMincho" w:hAnsi="Verdana"/>
          <w:sz w:val="20"/>
          <w:szCs w:val="20"/>
        </w:rPr>
        <w:t>easonable</w:t>
      </w:r>
      <w:r w:rsidRPr="00271AAE">
        <w:rPr>
          <w:rFonts w:ascii="Verdana" w:eastAsia="MS PMincho" w:hAnsi="Verdana"/>
          <w:spacing w:val="-11"/>
          <w:sz w:val="20"/>
          <w:szCs w:val="20"/>
        </w:rPr>
        <w:t xml:space="preserve"> </w:t>
      </w:r>
      <w:r w:rsidRPr="00271AAE">
        <w:rPr>
          <w:rFonts w:ascii="Verdana" w:eastAsia="MS PMincho" w:hAnsi="Verdana"/>
          <w:sz w:val="20"/>
          <w:szCs w:val="20"/>
        </w:rPr>
        <w:t>times</w:t>
      </w:r>
      <w:r w:rsidRPr="00271AAE">
        <w:rPr>
          <w:rFonts w:ascii="Verdana" w:eastAsia="MS PMincho" w:hAnsi="Verdana"/>
          <w:spacing w:val="-5"/>
          <w:sz w:val="20"/>
          <w:szCs w:val="20"/>
        </w:rPr>
        <w:t xml:space="preserve"> </w:t>
      </w:r>
      <w:r w:rsidRPr="00271AAE">
        <w:rPr>
          <w:rFonts w:ascii="Verdana" w:eastAsia="MS PMincho" w:hAnsi="Verdana"/>
          <w:sz w:val="20"/>
          <w:szCs w:val="20"/>
        </w:rPr>
        <w:t>and</w:t>
      </w:r>
      <w:r w:rsidRPr="00271AAE">
        <w:rPr>
          <w:rFonts w:ascii="Verdana" w:eastAsia="MS PMincho" w:hAnsi="Verdana"/>
          <w:spacing w:val="7"/>
          <w:sz w:val="20"/>
          <w:szCs w:val="20"/>
        </w:rPr>
        <w:t xml:space="preserve"> </w:t>
      </w:r>
      <w:r w:rsidRPr="00271AAE">
        <w:rPr>
          <w:rFonts w:ascii="Verdana" w:eastAsia="MS PMincho" w:hAnsi="Verdana"/>
          <w:sz w:val="20"/>
          <w:szCs w:val="20"/>
        </w:rPr>
        <w:t>in</w:t>
      </w:r>
      <w:r w:rsidRPr="00271AAE">
        <w:rPr>
          <w:rFonts w:ascii="Verdana" w:eastAsia="MS PMincho" w:hAnsi="Verdana"/>
          <w:spacing w:val="-2"/>
          <w:sz w:val="20"/>
          <w:szCs w:val="20"/>
        </w:rPr>
        <w:t>t</w:t>
      </w:r>
      <w:r w:rsidRPr="00271AAE">
        <w:rPr>
          <w:rFonts w:ascii="Verdana" w:eastAsia="MS PMincho" w:hAnsi="Verdana"/>
          <w:sz w:val="20"/>
          <w:szCs w:val="20"/>
        </w:rPr>
        <w:t>e</w:t>
      </w:r>
      <w:r w:rsidRPr="00271AAE">
        <w:rPr>
          <w:rFonts w:ascii="Verdana" w:eastAsia="MS PMincho" w:hAnsi="Verdana"/>
          <w:spacing w:val="5"/>
          <w:sz w:val="20"/>
          <w:szCs w:val="20"/>
        </w:rPr>
        <w:t>r</w:t>
      </w:r>
      <w:r w:rsidRPr="00271AAE">
        <w:rPr>
          <w:rFonts w:ascii="Verdana" w:eastAsia="MS PMincho" w:hAnsi="Verdana"/>
          <w:sz w:val="20"/>
          <w:szCs w:val="20"/>
        </w:rPr>
        <w:t>vals.</w:t>
      </w:r>
    </w:p>
    <w:p w14:paraId="558F1E21" w14:textId="77777777" w:rsidR="000568D8" w:rsidRPr="00271AAE" w:rsidRDefault="000568D8" w:rsidP="000568D8">
      <w:pPr>
        <w:widowControl w:val="0"/>
        <w:autoSpaceDE w:val="0"/>
        <w:autoSpaceDN w:val="0"/>
        <w:adjustRightInd w:val="0"/>
        <w:spacing w:before="4" w:line="280" w:lineRule="exact"/>
        <w:rPr>
          <w:rFonts w:ascii="Verdana" w:eastAsia="MS PMincho" w:hAnsi="Verdana"/>
          <w:sz w:val="20"/>
          <w:szCs w:val="20"/>
        </w:rPr>
      </w:pPr>
    </w:p>
    <w:p w14:paraId="6E83BD70" w14:textId="77777777" w:rsidR="000568D8" w:rsidRPr="00271AAE" w:rsidRDefault="000568D8" w:rsidP="000568D8">
      <w:pPr>
        <w:widowControl w:val="0"/>
        <w:autoSpaceDE w:val="0"/>
        <w:autoSpaceDN w:val="0"/>
        <w:adjustRightInd w:val="0"/>
        <w:spacing w:line="243" w:lineRule="auto"/>
        <w:ind w:right="-41"/>
        <w:rPr>
          <w:rFonts w:ascii="Verdana" w:eastAsia="MS PMincho" w:hAnsi="Verdana"/>
          <w:sz w:val="20"/>
          <w:szCs w:val="20"/>
        </w:rPr>
      </w:pPr>
      <w:r w:rsidRPr="00271AAE">
        <w:rPr>
          <w:rFonts w:ascii="Verdana" w:eastAsia="MS PMincho" w:hAnsi="Verdana"/>
          <w:spacing w:val="-24"/>
          <w:w w:val="92"/>
          <w:sz w:val="20"/>
          <w:szCs w:val="20"/>
        </w:rPr>
        <w:t>Y</w:t>
      </w:r>
      <w:r w:rsidRPr="00271AAE">
        <w:rPr>
          <w:rFonts w:ascii="Verdana" w:eastAsia="MS PMincho" w:hAnsi="Verdana"/>
          <w:spacing w:val="2"/>
          <w:w w:val="92"/>
          <w:sz w:val="20"/>
          <w:szCs w:val="20"/>
        </w:rPr>
        <w:t>o</w:t>
      </w:r>
      <w:r w:rsidRPr="00271AAE">
        <w:rPr>
          <w:rFonts w:ascii="Verdana" w:eastAsia="MS PMincho" w:hAnsi="Verdana"/>
          <w:w w:val="92"/>
          <w:sz w:val="20"/>
          <w:szCs w:val="20"/>
        </w:rPr>
        <w:t>u</w:t>
      </w:r>
      <w:r w:rsidRPr="00271AAE">
        <w:rPr>
          <w:rFonts w:ascii="Verdana" w:eastAsia="MS PMincho" w:hAnsi="Verdana"/>
          <w:spacing w:val="4"/>
          <w:w w:val="92"/>
          <w:sz w:val="20"/>
          <w:szCs w:val="20"/>
        </w:rPr>
        <w:t xml:space="preserve"> </w:t>
      </w:r>
      <w:r w:rsidRPr="00271AAE">
        <w:rPr>
          <w:rFonts w:ascii="Verdana" w:eastAsia="MS PMincho" w:hAnsi="Verdana"/>
          <w:spacing w:val="2"/>
          <w:sz w:val="20"/>
          <w:szCs w:val="20"/>
        </w:rPr>
        <w:t>shoul</w:t>
      </w:r>
      <w:r w:rsidRPr="00271AAE">
        <w:rPr>
          <w:rFonts w:ascii="Verdana" w:eastAsia="MS PMincho" w:hAnsi="Verdana"/>
          <w:sz w:val="20"/>
          <w:szCs w:val="20"/>
        </w:rPr>
        <w:t xml:space="preserve">d </w:t>
      </w:r>
      <w:r w:rsidRPr="00271AAE">
        <w:rPr>
          <w:rFonts w:ascii="Verdana" w:eastAsia="MS PMincho" w:hAnsi="Verdana"/>
          <w:spacing w:val="2"/>
          <w:sz w:val="20"/>
          <w:szCs w:val="20"/>
        </w:rPr>
        <w:t>als</w:t>
      </w:r>
      <w:r w:rsidRPr="00271AAE">
        <w:rPr>
          <w:rFonts w:ascii="Verdana" w:eastAsia="MS PMincho" w:hAnsi="Verdana"/>
          <w:sz w:val="20"/>
          <w:szCs w:val="20"/>
        </w:rPr>
        <w:t>o</w:t>
      </w:r>
      <w:r w:rsidRPr="00271AAE">
        <w:rPr>
          <w:rFonts w:ascii="Verdana" w:eastAsia="MS PMincho" w:hAnsi="Verdana"/>
          <w:spacing w:val="35"/>
          <w:sz w:val="20"/>
          <w:szCs w:val="20"/>
        </w:rPr>
        <w:t xml:space="preserve"> </w:t>
      </w:r>
      <w:r w:rsidRPr="00271AAE">
        <w:rPr>
          <w:rFonts w:ascii="Verdana" w:eastAsia="MS PMincho" w:hAnsi="Verdana"/>
          <w:spacing w:val="2"/>
          <w:sz w:val="20"/>
          <w:szCs w:val="20"/>
        </w:rPr>
        <w:t>add</w:t>
      </w:r>
      <w:r w:rsidRPr="00271AAE">
        <w:rPr>
          <w:rFonts w:ascii="Verdana" w:eastAsia="MS PMincho" w:hAnsi="Verdana"/>
          <w:spacing w:val="-1"/>
          <w:sz w:val="20"/>
          <w:szCs w:val="20"/>
        </w:rPr>
        <w:t>r</w:t>
      </w:r>
      <w:r w:rsidRPr="00271AAE">
        <w:rPr>
          <w:rFonts w:ascii="Verdana" w:eastAsia="MS PMincho" w:hAnsi="Verdana"/>
          <w:spacing w:val="2"/>
          <w:sz w:val="20"/>
          <w:szCs w:val="20"/>
        </w:rPr>
        <w:t>es</w:t>
      </w:r>
      <w:r w:rsidRPr="00271AAE">
        <w:rPr>
          <w:rFonts w:ascii="Verdana" w:eastAsia="MS PMincho" w:hAnsi="Verdana"/>
          <w:sz w:val="20"/>
          <w:szCs w:val="20"/>
        </w:rPr>
        <w:t>s</w:t>
      </w:r>
      <w:r w:rsidRPr="00271AAE">
        <w:rPr>
          <w:rFonts w:ascii="Verdana" w:eastAsia="MS PMincho" w:hAnsi="Verdana"/>
          <w:spacing w:val="42"/>
          <w:sz w:val="20"/>
          <w:szCs w:val="20"/>
        </w:rPr>
        <w:t xml:space="preserve"> </w:t>
      </w:r>
      <w:r w:rsidRPr="00271AAE">
        <w:rPr>
          <w:rFonts w:ascii="Verdana" w:eastAsia="MS PMincho" w:hAnsi="Verdana"/>
          <w:spacing w:val="2"/>
          <w:sz w:val="20"/>
          <w:szCs w:val="20"/>
        </w:rPr>
        <w:t>th</w:t>
      </w:r>
      <w:r w:rsidRPr="00271AAE">
        <w:rPr>
          <w:rFonts w:ascii="Verdana" w:eastAsia="MS PMincho" w:hAnsi="Verdana"/>
          <w:sz w:val="20"/>
          <w:szCs w:val="20"/>
        </w:rPr>
        <w:t>e</w:t>
      </w:r>
      <w:r w:rsidRPr="00271AAE">
        <w:rPr>
          <w:rFonts w:ascii="Verdana" w:eastAsia="MS PMincho" w:hAnsi="Verdana"/>
          <w:spacing w:val="49"/>
          <w:sz w:val="20"/>
          <w:szCs w:val="20"/>
        </w:rPr>
        <w:t xml:space="preserve"> </w:t>
      </w:r>
      <w:r w:rsidRPr="00271AAE">
        <w:rPr>
          <w:rFonts w:ascii="Verdana" w:eastAsia="MS PMincho" w:hAnsi="Verdana"/>
          <w:spacing w:val="2"/>
          <w:sz w:val="20"/>
          <w:szCs w:val="20"/>
        </w:rPr>
        <w:t>issu</w:t>
      </w:r>
      <w:r w:rsidRPr="00271AAE">
        <w:rPr>
          <w:rFonts w:ascii="Verdana" w:eastAsia="MS PMincho" w:hAnsi="Verdana"/>
          <w:sz w:val="20"/>
          <w:szCs w:val="20"/>
        </w:rPr>
        <w:t>e</w:t>
      </w:r>
      <w:r w:rsidRPr="00271AAE">
        <w:rPr>
          <w:rFonts w:ascii="Verdana" w:eastAsia="MS PMincho" w:hAnsi="Verdana"/>
          <w:spacing w:val="32"/>
          <w:sz w:val="20"/>
          <w:szCs w:val="20"/>
        </w:rPr>
        <w:t xml:space="preserve"> </w:t>
      </w:r>
      <w:r w:rsidRPr="00271AAE">
        <w:rPr>
          <w:rFonts w:ascii="Verdana" w:eastAsia="MS PMincho" w:hAnsi="Verdana"/>
          <w:spacing w:val="2"/>
          <w:sz w:val="20"/>
          <w:szCs w:val="20"/>
        </w:rPr>
        <w:t>o</w:t>
      </w:r>
      <w:r w:rsidRPr="00271AAE">
        <w:rPr>
          <w:rFonts w:ascii="Verdana" w:eastAsia="MS PMincho" w:hAnsi="Verdana"/>
          <w:sz w:val="20"/>
          <w:szCs w:val="20"/>
        </w:rPr>
        <w:t>f</w:t>
      </w:r>
      <w:r w:rsidRPr="00271AAE">
        <w:rPr>
          <w:rFonts w:ascii="Verdana" w:eastAsia="MS PMincho" w:hAnsi="Verdana"/>
          <w:spacing w:val="48"/>
          <w:sz w:val="20"/>
          <w:szCs w:val="20"/>
        </w:rPr>
        <w:t xml:space="preserve"> </w:t>
      </w:r>
      <w:r w:rsidRPr="00271AAE">
        <w:rPr>
          <w:rFonts w:ascii="Verdana" w:eastAsia="MS PMincho" w:hAnsi="Verdana"/>
          <w:spacing w:val="2"/>
          <w:sz w:val="20"/>
          <w:szCs w:val="20"/>
        </w:rPr>
        <w:t>h</w:t>
      </w:r>
      <w:r w:rsidRPr="00271AAE">
        <w:rPr>
          <w:rFonts w:ascii="Verdana" w:eastAsia="MS PMincho" w:hAnsi="Verdana"/>
          <w:spacing w:val="-2"/>
          <w:sz w:val="20"/>
          <w:szCs w:val="20"/>
        </w:rPr>
        <w:t>o</w:t>
      </w:r>
      <w:r w:rsidRPr="00271AAE">
        <w:rPr>
          <w:rFonts w:ascii="Verdana" w:eastAsia="MS PMincho" w:hAnsi="Verdana"/>
          <w:sz w:val="20"/>
          <w:szCs w:val="20"/>
        </w:rPr>
        <w:t>w</w:t>
      </w:r>
      <w:r w:rsidRPr="00271AAE">
        <w:rPr>
          <w:rFonts w:ascii="Verdana" w:eastAsia="MS PMincho" w:hAnsi="Verdana"/>
          <w:spacing w:val="39"/>
          <w:sz w:val="20"/>
          <w:szCs w:val="20"/>
        </w:rPr>
        <w:t xml:space="preserve"> </w:t>
      </w:r>
      <w:r w:rsidRPr="00271AAE">
        <w:rPr>
          <w:rFonts w:ascii="Verdana" w:eastAsia="MS PMincho" w:hAnsi="Verdana"/>
          <w:sz w:val="20"/>
          <w:szCs w:val="20"/>
        </w:rPr>
        <w:t xml:space="preserve">to </w:t>
      </w:r>
      <w:r w:rsidRPr="00271AAE">
        <w:rPr>
          <w:rFonts w:ascii="Verdana" w:eastAsia="MS PMincho" w:hAnsi="Verdana"/>
          <w:spacing w:val="2"/>
          <w:sz w:val="20"/>
          <w:szCs w:val="20"/>
        </w:rPr>
        <w:t>dea</w:t>
      </w:r>
      <w:r w:rsidRPr="00271AAE">
        <w:rPr>
          <w:rFonts w:ascii="Verdana" w:eastAsia="MS PMincho" w:hAnsi="Verdana"/>
          <w:sz w:val="20"/>
          <w:szCs w:val="20"/>
        </w:rPr>
        <w:t>l</w:t>
      </w:r>
      <w:r w:rsidRPr="00271AAE">
        <w:rPr>
          <w:rFonts w:ascii="Verdana" w:eastAsia="MS PMincho" w:hAnsi="Verdana"/>
          <w:spacing w:val="38"/>
          <w:sz w:val="20"/>
          <w:szCs w:val="20"/>
        </w:rPr>
        <w:t xml:space="preserve"> </w:t>
      </w:r>
      <w:r w:rsidRPr="00271AAE">
        <w:rPr>
          <w:rFonts w:ascii="Verdana" w:eastAsia="MS PMincho" w:hAnsi="Verdana"/>
          <w:spacing w:val="6"/>
          <w:sz w:val="20"/>
          <w:szCs w:val="20"/>
        </w:rPr>
        <w:t>w</w:t>
      </w:r>
      <w:r w:rsidRPr="00271AAE">
        <w:rPr>
          <w:rFonts w:ascii="Verdana" w:eastAsia="MS PMincho" w:hAnsi="Verdana"/>
          <w:spacing w:val="2"/>
          <w:sz w:val="20"/>
          <w:szCs w:val="20"/>
        </w:rPr>
        <w:t>it</w:t>
      </w:r>
      <w:r w:rsidRPr="00271AAE">
        <w:rPr>
          <w:rFonts w:ascii="Verdana" w:eastAsia="MS PMincho" w:hAnsi="Verdana"/>
          <w:sz w:val="20"/>
          <w:szCs w:val="20"/>
        </w:rPr>
        <w:t>h</w:t>
      </w:r>
      <w:r w:rsidRPr="00271AAE">
        <w:rPr>
          <w:rFonts w:ascii="Verdana" w:eastAsia="MS PMincho" w:hAnsi="Verdana"/>
          <w:spacing w:val="39"/>
          <w:sz w:val="20"/>
          <w:szCs w:val="20"/>
        </w:rPr>
        <w:t xml:space="preserve"> </w:t>
      </w:r>
      <w:r w:rsidRPr="00271AAE">
        <w:rPr>
          <w:rFonts w:ascii="Verdana" w:eastAsia="MS PMincho" w:hAnsi="Verdana"/>
          <w:spacing w:val="2"/>
          <w:sz w:val="20"/>
          <w:szCs w:val="20"/>
        </w:rPr>
        <w:t>incidents/</w:t>
      </w:r>
      <w:r w:rsidRPr="00271AAE">
        <w:rPr>
          <w:rFonts w:ascii="Verdana" w:eastAsia="MS PMincho" w:hAnsi="Verdana"/>
          <w:sz w:val="20"/>
          <w:szCs w:val="20"/>
        </w:rPr>
        <w:t>emergencies</w:t>
      </w:r>
      <w:r w:rsidRPr="00271AAE">
        <w:rPr>
          <w:rFonts w:ascii="Verdana" w:eastAsia="MS PMincho" w:hAnsi="Verdana"/>
          <w:spacing w:val="-4"/>
          <w:sz w:val="20"/>
          <w:szCs w:val="20"/>
        </w:rPr>
        <w:t xml:space="preserve"> </w:t>
      </w:r>
      <w:r w:rsidRPr="00271AAE">
        <w:rPr>
          <w:rFonts w:ascii="Verdana" w:eastAsia="MS PMincho" w:hAnsi="Verdana"/>
          <w:sz w:val="20"/>
          <w:szCs w:val="20"/>
        </w:rPr>
        <w:t>that</w:t>
      </w:r>
      <w:r w:rsidRPr="00271AAE">
        <w:rPr>
          <w:rFonts w:ascii="Verdana" w:eastAsia="MS PMincho" w:hAnsi="Verdana"/>
          <w:spacing w:val="14"/>
          <w:sz w:val="20"/>
          <w:szCs w:val="20"/>
        </w:rPr>
        <w:t xml:space="preserve"> </w:t>
      </w:r>
      <w:r w:rsidRPr="00271AAE">
        <w:rPr>
          <w:rFonts w:ascii="Verdana" w:eastAsia="MS PMincho" w:hAnsi="Verdana"/>
          <w:sz w:val="20"/>
          <w:szCs w:val="20"/>
        </w:rPr>
        <w:t>o</w:t>
      </w:r>
      <w:r w:rsidRPr="00271AAE">
        <w:rPr>
          <w:rFonts w:ascii="Verdana" w:eastAsia="MS PMincho" w:hAnsi="Verdana"/>
          <w:spacing w:val="-3"/>
          <w:sz w:val="20"/>
          <w:szCs w:val="20"/>
        </w:rPr>
        <w:t>c</w:t>
      </w:r>
      <w:r w:rsidRPr="00271AAE">
        <w:rPr>
          <w:rFonts w:ascii="Verdana" w:eastAsia="MS PMincho" w:hAnsi="Verdana"/>
          <w:sz w:val="20"/>
          <w:szCs w:val="20"/>
        </w:rPr>
        <w:t>cur</w:t>
      </w:r>
      <w:r w:rsidRPr="00271AAE">
        <w:rPr>
          <w:rFonts w:ascii="Verdana" w:eastAsia="MS PMincho" w:hAnsi="Verdana"/>
          <w:spacing w:val="3"/>
          <w:sz w:val="20"/>
          <w:szCs w:val="20"/>
        </w:rPr>
        <w:t xml:space="preserve"> </w:t>
      </w:r>
      <w:r w:rsidRPr="00271AAE">
        <w:rPr>
          <w:rFonts w:ascii="Verdana" w:eastAsia="MS PMincho" w:hAnsi="Verdana"/>
          <w:sz w:val="20"/>
          <w:szCs w:val="20"/>
        </w:rPr>
        <w:t>out</w:t>
      </w:r>
      <w:r w:rsidRPr="00271AAE">
        <w:rPr>
          <w:rFonts w:ascii="Verdana" w:eastAsia="MS PMincho" w:hAnsi="Verdana"/>
          <w:spacing w:val="11"/>
          <w:sz w:val="20"/>
          <w:szCs w:val="20"/>
        </w:rPr>
        <w:t xml:space="preserve"> </w:t>
      </w:r>
      <w:r w:rsidRPr="00271AAE">
        <w:rPr>
          <w:rFonts w:ascii="Verdana" w:eastAsia="MS PMincho" w:hAnsi="Verdana"/>
          <w:sz w:val="20"/>
          <w:szCs w:val="20"/>
        </w:rPr>
        <w:t>of</w:t>
      </w:r>
      <w:r w:rsidRPr="00271AAE">
        <w:rPr>
          <w:rFonts w:ascii="Verdana" w:eastAsia="MS PMincho" w:hAnsi="Verdana"/>
          <w:spacing w:val="-1"/>
          <w:sz w:val="20"/>
          <w:szCs w:val="20"/>
        </w:rPr>
        <w:t xml:space="preserve"> </w:t>
      </w:r>
      <w:r w:rsidRPr="00271AAE">
        <w:rPr>
          <w:rFonts w:ascii="Verdana" w:eastAsia="MS PMincho" w:hAnsi="Verdana"/>
          <w:sz w:val="20"/>
          <w:szCs w:val="20"/>
        </w:rPr>
        <w:t>no</w:t>
      </w:r>
      <w:r w:rsidRPr="00271AAE">
        <w:rPr>
          <w:rFonts w:ascii="Verdana" w:eastAsia="MS PMincho" w:hAnsi="Verdana"/>
          <w:spacing w:val="2"/>
          <w:sz w:val="20"/>
          <w:szCs w:val="20"/>
        </w:rPr>
        <w:t>r</w:t>
      </w:r>
      <w:r w:rsidRPr="00271AAE">
        <w:rPr>
          <w:rFonts w:ascii="Verdana" w:eastAsia="MS PMincho" w:hAnsi="Verdana"/>
          <w:sz w:val="20"/>
          <w:szCs w:val="20"/>
        </w:rPr>
        <w:t>mal</w:t>
      </w:r>
      <w:r w:rsidRPr="00271AAE">
        <w:rPr>
          <w:rFonts w:ascii="Verdana" w:eastAsia="MS PMincho" w:hAnsi="Verdana"/>
          <w:spacing w:val="13"/>
          <w:sz w:val="20"/>
          <w:szCs w:val="20"/>
        </w:rPr>
        <w:t xml:space="preserve"> </w:t>
      </w:r>
      <w:r w:rsidRPr="00271AAE">
        <w:rPr>
          <w:rFonts w:ascii="Verdana" w:eastAsia="MS PMincho" w:hAnsi="Verdana"/>
          <w:sz w:val="20"/>
          <w:szCs w:val="20"/>
        </w:rPr>
        <w:t>hours,</w:t>
      </w:r>
      <w:r w:rsidRPr="00271AAE">
        <w:rPr>
          <w:rFonts w:ascii="Verdana" w:eastAsia="MS PMincho" w:hAnsi="Verdana"/>
          <w:spacing w:val="5"/>
          <w:sz w:val="20"/>
          <w:szCs w:val="20"/>
        </w:rPr>
        <w:t xml:space="preserve"> </w:t>
      </w:r>
      <w:r w:rsidRPr="00271AAE">
        <w:rPr>
          <w:rFonts w:ascii="Verdana" w:eastAsia="MS PMincho" w:hAnsi="Verdana"/>
          <w:sz w:val="20"/>
          <w:szCs w:val="20"/>
        </w:rPr>
        <w:t>and</w:t>
      </w:r>
      <w:r w:rsidRPr="00271AAE">
        <w:rPr>
          <w:rFonts w:ascii="Verdana" w:eastAsia="MS PMincho" w:hAnsi="Verdana"/>
          <w:spacing w:val="8"/>
          <w:sz w:val="20"/>
          <w:szCs w:val="20"/>
        </w:rPr>
        <w:t xml:space="preserve"> </w:t>
      </w:r>
      <w:r w:rsidRPr="00271AAE">
        <w:rPr>
          <w:rFonts w:ascii="Verdana" w:eastAsia="MS PMincho" w:hAnsi="Verdana"/>
          <w:sz w:val="20"/>
          <w:szCs w:val="20"/>
        </w:rPr>
        <w:t>info</w:t>
      </w:r>
      <w:r w:rsidRPr="00271AAE">
        <w:rPr>
          <w:rFonts w:ascii="Verdana" w:eastAsia="MS PMincho" w:hAnsi="Verdana"/>
          <w:spacing w:val="2"/>
          <w:sz w:val="20"/>
          <w:szCs w:val="20"/>
        </w:rPr>
        <w:t>r</w:t>
      </w:r>
      <w:r w:rsidRPr="00271AAE">
        <w:rPr>
          <w:rFonts w:ascii="Verdana" w:eastAsia="MS PMincho" w:hAnsi="Verdana"/>
          <w:sz w:val="20"/>
          <w:szCs w:val="20"/>
        </w:rPr>
        <w:t>m</w:t>
      </w:r>
      <w:r w:rsidRPr="00271AAE">
        <w:rPr>
          <w:rFonts w:ascii="Verdana" w:eastAsia="MS PMincho" w:hAnsi="Verdana"/>
          <w:spacing w:val="12"/>
          <w:sz w:val="20"/>
          <w:szCs w:val="20"/>
        </w:rPr>
        <w:t xml:space="preserve"> </w:t>
      </w:r>
      <w:r w:rsidRPr="00271AAE">
        <w:rPr>
          <w:rFonts w:ascii="Verdana" w:eastAsia="MS PMincho" w:hAnsi="Verdana"/>
          <w:sz w:val="20"/>
          <w:szCs w:val="20"/>
        </w:rPr>
        <w:t>landlo</w:t>
      </w:r>
      <w:r w:rsidRPr="00271AAE">
        <w:rPr>
          <w:rFonts w:ascii="Verdana" w:eastAsia="MS PMincho" w:hAnsi="Verdana"/>
          <w:spacing w:val="-3"/>
          <w:sz w:val="20"/>
          <w:szCs w:val="20"/>
        </w:rPr>
        <w:t>r</w:t>
      </w:r>
      <w:r w:rsidRPr="00271AAE">
        <w:rPr>
          <w:rFonts w:ascii="Verdana" w:eastAsia="MS PMincho" w:hAnsi="Verdana"/>
          <w:sz w:val="20"/>
          <w:szCs w:val="20"/>
        </w:rPr>
        <w:t>ds</w:t>
      </w:r>
      <w:r w:rsidRPr="00271AAE">
        <w:rPr>
          <w:rFonts w:ascii="Verdana" w:eastAsia="MS PMincho" w:hAnsi="Verdana"/>
          <w:spacing w:val="4"/>
          <w:sz w:val="20"/>
          <w:szCs w:val="20"/>
        </w:rPr>
        <w:t xml:space="preserve"> </w:t>
      </w:r>
      <w:r w:rsidRPr="00271AAE">
        <w:rPr>
          <w:rFonts w:ascii="Verdana" w:eastAsia="MS PMincho" w:hAnsi="Verdana"/>
          <w:sz w:val="20"/>
          <w:szCs w:val="20"/>
        </w:rPr>
        <w:t>and</w:t>
      </w:r>
      <w:r w:rsidRPr="00271AAE">
        <w:rPr>
          <w:rFonts w:ascii="Verdana" w:eastAsia="MS PMincho" w:hAnsi="Verdana"/>
          <w:spacing w:val="12"/>
          <w:sz w:val="20"/>
          <w:szCs w:val="20"/>
        </w:rPr>
        <w:t xml:space="preserve"> </w:t>
      </w:r>
      <w:r w:rsidR="005D0BD8" w:rsidRPr="00271AAE">
        <w:rPr>
          <w:rFonts w:ascii="Verdana" w:eastAsia="MS PMincho" w:hAnsi="Verdana"/>
          <w:sz w:val="20"/>
          <w:szCs w:val="20"/>
        </w:rPr>
        <w:t>leaseholders</w:t>
      </w:r>
      <w:r w:rsidRPr="00271AAE">
        <w:rPr>
          <w:rFonts w:ascii="Verdana" w:eastAsia="MS PMincho" w:hAnsi="Verdana"/>
          <w:spacing w:val="22"/>
          <w:sz w:val="20"/>
          <w:szCs w:val="20"/>
        </w:rPr>
        <w:t xml:space="preserve"> </w:t>
      </w:r>
      <w:r w:rsidRPr="00271AAE">
        <w:rPr>
          <w:rFonts w:ascii="Verdana" w:eastAsia="MS PMincho" w:hAnsi="Verdana"/>
          <w:spacing w:val="2"/>
          <w:sz w:val="20"/>
          <w:szCs w:val="20"/>
        </w:rPr>
        <w:t>o</w:t>
      </w:r>
      <w:r w:rsidRPr="00271AAE">
        <w:rPr>
          <w:rFonts w:ascii="Verdana" w:eastAsia="MS PMincho" w:hAnsi="Verdana"/>
          <w:sz w:val="20"/>
          <w:szCs w:val="20"/>
        </w:rPr>
        <w:t>f</w:t>
      </w:r>
      <w:r w:rsidRPr="00271AAE">
        <w:rPr>
          <w:rFonts w:ascii="Verdana" w:eastAsia="MS PMincho" w:hAnsi="Verdana"/>
          <w:spacing w:val="15"/>
          <w:sz w:val="20"/>
          <w:szCs w:val="20"/>
        </w:rPr>
        <w:t xml:space="preserve"> </w:t>
      </w:r>
      <w:r w:rsidRPr="00271AAE">
        <w:rPr>
          <w:rFonts w:ascii="Verdana" w:eastAsia="MS PMincho" w:hAnsi="Verdana"/>
          <w:spacing w:val="2"/>
          <w:sz w:val="20"/>
          <w:szCs w:val="20"/>
        </w:rPr>
        <w:t>a</w:t>
      </w:r>
      <w:r w:rsidRPr="00271AAE">
        <w:rPr>
          <w:rFonts w:ascii="Verdana" w:eastAsia="MS PMincho" w:hAnsi="Verdana"/>
          <w:spacing w:val="-3"/>
          <w:sz w:val="20"/>
          <w:szCs w:val="20"/>
        </w:rPr>
        <w:t>n</w:t>
      </w:r>
      <w:r w:rsidRPr="00271AAE">
        <w:rPr>
          <w:rFonts w:ascii="Verdana" w:eastAsia="MS PMincho" w:hAnsi="Verdana"/>
          <w:sz w:val="20"/>
          <w:szCs w:val="20"/>
        </w:rPr>
        <w:t>y</w:t>
      </w:r>
      <w:r w:rsidRPr="00271AAE">
        <w:rPr>
          <w:rFonts w:ascii="Verdana" w:eastAsia="MS PMincho" w:hAnsi="Verdana"/>
          <w:spacing w:val="11"/>
          <w:sz w:val="20"/>
          <w:szCs w:val="20"/>
        </w:rPr>
        <w:t xml:space="preserve"> </w:t>
      </w:r>
      <w:r w:rsidRPr="00271AAE">
        <w:rPr>
          <w:rFonts w:ascii="Verdana" w:eastAsia="MS PMincho" w:hAnsi="Verdana"/>
          <w:spacing w:val="2"/>
          <w:sz w:val="20"/>
          <w:szCs w:val="20"/>
        </w:rPr>
        <w:t>a</w:t>
      </w:r>
      <w:r w:rsidRPr="00271AAE">
        <w:rPr>
          <w:rFonts w:ascii="Verdana" w:eastAsia="MS PMincho" w:hAnsi="Verdana"/>
          <w:spacing w:val="5"/>
          <w:sz w:val="20"/>
          <w:szCs w:val="20"/>
        </w:rPr>
        <w:t>r</w:t>
      </w:r>
      <w:r w:rsidRPr="00271AAE">
        <w:rPr>
          <w:rFonts w:ascii="Verdana" w:eastAsia="MS PMincho" w:hAnsi="Verdana"/>
          <w:spacing w:val="4"/>
          <w:sz w:val="20"/>
          <w:szCs w:val="20"/>
        </w:rPr>
        <w:t>r</w:t>
      </w:r>
      <w:r w:rsidRPr="00271AAE">
        <w:rPr>
          <w:rFonts w:ascii="Verdana" w:eastAsia="MS PMincho" w:hAnsi="Verdana"/>
          <w:spacing w:val="2"/>
          <w:sz w:val="20"/>
          <w:szCs w:val="20"/>
        </w:rPr>
        <w:t>angements</w:t>
      </w:r>
      <w:r w:rsidRPr="00271AAE">
        <w:rPr>
          <w:rFonts w:ascii="Verdana" w:eastAsia="MS PMincho" w:hAnsi="Verdana"/>
          <w:sz w:val="20"/>
          <w:szCs w:val="20"/>
        </w:rPr>
        <w:t>.</w:t>
      </w:r>
      <w:r w:rsidRPr="00271AAE">
        <w:rPr>
          <w:rFonts w:ascii="Verdana" w:eastAsia="MS PMincho" w:hAnsi="Verdana"/>
          <w:spacing w:val="13"/>
          <w:sz w:val="20"/>
          <w:szCs w:val="20"/>
        </w:rPr>
        <w:t xml:space="preserve"> </w:t>
      </w:r>
      <w:r w:rsidRPr="00271AAE">
        <w:rPr>
          <w:rFonts w:ascii="Verdana" w:eastAsia="MS PMincho" w:hAnsi="Verdana"/>
          <w:spacing w:val="2"/>
          <w:sz w:val="20"/>
          <w:szCs w:val="20"/>
        </w:rPr>
        <w:t>Ou</w:t>
      </w:r>
      <w:r w:rsidRPr="00271AAE">
        <w:rPr>
          <w:rFonts w:ascii="Verdana" w:eastAsia="MS PMincho" w:hAnsi="Verdana"/>
          <w:sz w:val="20"/>
          <w:szCs w:val="20"/>
        </w:rPr>
        <w:t>t</w:t>
      </w:r>
      <w:r w:rsidRPr="00271AAE">
        <w:rPr>
          <w:rFonts w:ascii="Verdana" w:eastAsia="MS PMincho" w:hAnsi="Verdana"/>
          <w:spacing w:val="26"/>
          <w:sz w:val="20"/>
          <w:szCs w:val="20"/>
        </w:rPr>
        <w:t xml:space="preserve"> </w:t>
      </w:r>
      <w:r w:rsidRPr="00271AAE">
        <w:rPr>
          <w:rFonts w:ascii="Verdana" w:eastAsia="MS PMincho" w:hAnsi="Verdana"/>
          <w:spacing w:val="2"/>
          <w:sz w:val="20"/>
          <w:szCs w:val="20"/>
        </w:rPr>
        <w:t>o</w:t>
      </w:r>
      <w:r w:rsidRPr="00271AAE">
        <w:rPr>
          <w:rFonts w:ascii="Verdana" w:eastAsia="MS PMincho" w:hAnsi="Verdana"/>
          <w:sz w:val="20"/>
          <w:szCs w:val="20"/>
        </w:rPr>
        <w:t>f</w:t>
      </w:r>
      <w:r w:rsidRPr="00271AAE">
        <w:rPr>
          <w:rFonts w:ascii="Verdana" w:eastAsia="MS PMincho" w:hAnsi="Verdana"/>
          <w:spacing w:val="15"/>
          <w:sz w:val="20"/>
          <w:szCs w:val="20"/>
        </w:rPr>
        <w:t xml:space="preserve"> </w:t>
      </w:r>
      <w:r w:rsidRPr="00271AAE">
        <w:rPr>
          <w:rFonts w:ascii="Verdana" w:eastAsia="MS PMincho" w:hAnsi="Verdana"/>
          <w:spacing w:val="2"/>
          <w:sz w:val="20"/>
          <w:szCs w:val="20"/>
        </w:rPr>
        <w:t>hour</w:t>
      </w:r>
      <w:r w:rsidRPr="00271AAE">
        <w:rPr>
          <w:rFonts w:ascii="Verdana" w:eastAsia="MS PMincho" w:hAnsi="Verdana"/>
          <w:sz w:val="20"/>
          <w:szCs w:val="20"/>
        </w:rPr>
        <w:t>s</w:t>
      </w:r>
      <w:r w:rsidRPr="00271AAE">
        <w:rPr>
          <w:rFonts w:ascii="Verdana" w:eastAsia="MS PMincho" w:hAnsi="Verdana"/>
          <w:spacing w:val="26"/>
          <w:sz w:val="20"/>
          <w:szCs w:val="20"/>
        </w:rPr>
        <w:t xml:space="preserve"> </w:t>
      </w:r>
      <w:r w:rsidRPr="00271AAE">
        <w:rPr>
          <w:rFonts w:ascii="Verdana" w:eastAsia="MS PMincho" w:hAnsi="Verdana"/>
          <w:spacing w:val="2"/>
          <w:sz w:val="20"/>
          <w:szCs w:val="20"/>
        </w:rPr>
        <w:t>meeting</w:t>
      </w:r>
      <w:r w:rsidRPr="00271AAE">
        <w:rPr>
          <w:rFonts w:ascii="Verdana" w:eastAsia="MS PMincho" w:hAnsi="Verdana"/>
          <w:sz w:val="20"/>
          <w:szCs w:val="20"/>
        </w:rPr>
        <w:t>s</w:t>
      </w:r>
      <w:r w:rsidRPr="00271AAE">
        <w:rPr>
          <w:rFonts w:ascii="Verdana" w:eastAsia="MS PMincho" w:hAnsi="Verdana"/>
          <w:spacing w:val="5"/>
          <w:sz w:val="20"/>
          <w:szCs w:val="20"/>
        </w:rPr>
        <w:t xml:space="preserve"> </w:t>
      </w:r>
      <w:r w:rsidRPr="00271AAE">
        <w:rPr>
          <w:rFonts w:ascii="Verdana" w:eastAsia="MS PMincho" w:hAnsi="Verdana"/>
          <w:spacing w:val="2"/>
          <w:sz w:val="20"/>
          <w:szCs w:val="20"/>
        </w:rPr>
        <w:t>an</w:t>
      </w:r>
      <w:r w:rsidRPr="00271AAE">
        <w:rPr>
          <w:rFonts w:ascii="Verdana" w:eastAsia="MS PMincho" w:hAnsi="Verdana"/>
          <w:sz w:val="20"/>
          <w:szCs w:val="20"/>
        </w:rPr>
        <w:t>d</w:t>
      </w:r>
      <w:r w:rsidRPr="00271AAE">
        <w:rPr>
          <w:rFonts w:ascii="Verdana" w:eastAsia="MS PMincho" w:hAnsi="Verdana"/>
          <w:spacing w:val="19"/>
          <w:sz w:val="20"/>
          <w:szCs w:val="20"/>
        </w:rPr>
        <w:t xml:space="preserve"> </w:t>
      </w:r>
      <w:r w:rsidRPr="00271AAE">
        <w:rPr>
          <w:rFonts w:ascii="Verdana" w:eastAsia="MS PMincho" w:hAnsi="Verdana"/>
          <w:spacing w:val="2"/>
          <w:sz w:val="20"/>
          <w:szCs w:val="20"/>
        </w:rPr>
        <w:t>inspections</w:t>
      </w:r>
      <w:r w:rsidRPr="00271AAE">
        <w:rPr>
          <w:rFonts w:ascii="Verdana" w:eastAsia="MS PMincho" w:hAnsi="Verdana"/>
          <w:sz w:val="20"/>
          <w:szCs w:val="20"/>
        </w:rPr>
        <w:t xml:space="preserve"> </w:t>
      </w:r>
      <w:r w:rsidRPr="00271AAE">
        <w:rPr>
          <w:rFonts w:ascii="Verdana" w:eastAsia="MS PMincho" w:hAnsi="Verdana"/>
          <w:spacing w:val="-1"/>
          <w:sz w:val="20"/>
          <w:szCs w:val="20"/>
        </w:rPr>
        <w:t>r</w:t>
      </w:r>
      <w:r w:rsidRPr="00271AAE">
        <w:rPr>
          <w:rFonts w:ascii="Verdana" w:eastAsia="MS PMincho" w:hAnsi="Verdana"/>
          <w:spacing w:val="3"/>
          <w:sz w:val="20"/>
          <w:szCs w:val="20"/>
        </w:rPr>
        <w:t>e</w:t>
      </w:r>
      <w:r w:rsidRPr="00271AAE">
        <w:rPr>
          <w:rFonts w:ascii="Verdana" w:eastAsia="MS PMincho" w:hAnsi="Verdana"/>
          <w:spacing w:val="2"/>
          <w:sz w:val="20"/>
          <w:szCs w:val="20"/>
        </w:rPr>
        <w:t>ques</w:t>
      </w:r>
      <w:r w:rsidRPr="00271AAE">
        <w:rPr>
          <w:rFonts w:ascii="Verdana" w:eastAsia="MS PMincho" w:hAnsi="Verdana"/>
          <w:sz w:val="20"/>
          <w:szCs w:val="20"/>
        </w:rPr>
        <w:t>t</w:t>
      </w:r>
      <w:r w:rsidRPr="00271AAE">
        <w:rPr>
          <w:rFonts w:ascii="Verdana" w:eastAsia="MS PMincho" w:hAnsi="Verdana"/>
          <w:spacing w:val="2"/>
          <w:sz w:val="20"/>
          <w:szCs w:val="20"/>
        </w:rPr>
        <w:t>e</w:t>
      </w:r>
      <w:r w:rsidRPr="00271AAE">
        <w:rPr>
          <w:rFonts w:ascii="Verdana" w:eastAsia="MS PMincho" w:hAnsi="Verdana"/>
          <w:sz w:val="20"/>
          <w:szCs w:val="20"/>
        </w:rPr>
        <w:t xml:space="preserve">d </w:t>
      </w:r>
      <w:r w:rsidRPr="00271AAE">
        <w:rPr>
          <w:rFonts w:ascii="Verdana" w:eastAsia="MS PMincho" w:hAnsi="Verdana"/>
          <w:spacing w:val="-1"/>
          <w:sz w:val="20"/>
          <w:szCs w:val="20"/>
        </w:rPr>
        <w:t>b</w:t>
      </w:r>
      <w:r w:rsidRPr="00271AAE">
        <w:rPr>
          <w:rFonts w:ascii="Verdana" w:eastAsia="MS PMincho" w:hAnsi="Verdana"/>
          <w:sz w:val="20"/>
          <w:szCs w:val="20"/>
        </w:rPr>
        <w:t>y</w:t>
      </w:r>
      <w:r w:rsidRPr="00271AAE">
        <w:rPr>
          <w:rFonts w:ascii="Verdana" w:eastAsia="MS PMincho" w:hAnsi="Verdana"/>
          <w:spacing w:val="43"/>
          <w:sz w:val="20"/>
          <w:szCs w:val="20"/>
        </w:rPr>
        <w:t xml:space="preserve"> </w:t>
      </w:r>
      <w:r w:rsidR="004C4F5A" w:rsidRPr="00271AAE">
        <w:rPr>
          <w:rFonts w:ascii="Verdana" w:eastAsia="MS PMincho" w:hAnsi="Verdana"/>
          <w:spacing w:val="2"/>
          <w:sz w:val="20"/>
          <w:szCs w:val="20"/>
        </w:rPr>
        <w:t>leaseholder</w:t>
      </w:r>
      <w:r w:rsidRPr="00271AAE">
        <w:rPr>
          <w:rFonts w:ascii="Verdana" w:eastAsia="MS PMincho" w:hAnsi="Verdana"/>
          <w:sz w:val="20"/>
          <w:szCs w:val="20"/>
        </w:rPr>
        <w:t xml:space="preserve">s </w:t>
      </w:r>
      <w:r w:rsidRPr="00271AAE">
        <w:rPr>
          <w:rFonts w:ascii="Verdana" w:eastAsia="MS PMincho" w:hAnsi="Verdana"/>
          <w:spacing w:val="2"/>
          <w:sz w:val="20"/>
          <w:szCs w:val="20"/>
        </w:rPr>
        <w:t>m</w:t>
      </w:r>
      <w:r w:rsidRPr="00271AAE">
        <w:rPr>
          <w:rFonts w:ascii="Verdana" w:eastAsia="MS PMincho" w:hAnsi="Verdana"/>
          <w:spacing w:val="-2"/>
          <w:sz w:val="20"/>
          <w:szCs w:val="20"/>
        </w:rPr>
        <w:t>a</w:t>
      </w:r>
      <w:r w:rsidRPr="00271AAE">
        <w:rPr>
          <w:rFonts w:ascii="Verdana" w:eastAsia="MS PMincho" w:hAnsi="Verdana"/>
          <w:sz w:val="20"/>
          <w:szCs w:val="20"/>
        </w:rPr>
        <w:t xml:space="preserve">y </w:t>
      </w:r>
      <w:r w:rsidRPr="00271AAE">
        <w:rPr>
          <w:rFonts w:ascii="Verdana" w:eastAsia="MS PMincho" w:hAnsi="Verdana"/>
          <w:spacing w:val="2"/>
          <w:sz w:val="20"/>
          <w:szCs w:val="20"/>
        </w:rPr>
        <w:t>b</w:t>
      </w:r>
      <w:r w:rsidRPr="00271AAE">
        <w:rPr>
          <w:rFonts w:ascii="Verdana" w:eastAsia="MS PMincho" w:hAnsi="Verdana"/>
          <w:sz w:val="20"/>
          <w:szCs w:val="20"/>
        </w:rPr>
        <w:t>e</w:t>
      </w:r>
      <w:r w:rsidRPr="00271AAE">
        <w:rPr>
          <w:rFonts w:ascii="Verdana" w:eastAsia="MS PMincho" w:hAnsi="Verdana"/>
          <w:spacing w:val="50"/>
          <w:sz w:val="20"/>
          <w:szCs w:val="20"/>
        </w:rPr>
        <w:t xml:space="preserve"> </w:t>
      </w:r>
      <w:r w:rsidRPr="00271AAE">
        <w:rPr>
          <w:rFonts w:ascii="Verdana" w:eastAsia="MS PMincho" w:hAnsi="Verdana"/>
          <w:spacing w:val="2"/>
          <w:sz w:val="20"/>
          <w:szCs w:val="20"/>
        </w:rPr>
        <w:t>subje</w:t>
      </w:r>
      <w:r w:rsidRPr="00271AAE">
        <w:rPr>
          <w:rFonts w:ascii="Verdana" w:eastAsia="MS PMincho" w:hAnsi="Verdana"/>
          <w:spacing w:val="3"/>
          <w:sz w:val="20"/>
          <w:szCs w:val="20"/>
        </w:rPr>
        <w:t>c</w:t>
      </w:r>
      <w:r w:rsidRPr="00271AAE">
        <w:rPr>
          <w:rFonts w:ascii="Verdana" w:eastAsia="MS PMincho" w:hAnsi="Verdana"/>
          <w:sz w:val="20"/>
          <w:szCs w:val="20"/>
        </w:rPr>
        <w:t>t</w:t>
      </w:r>
      <w:r w:rsidRPr="00271AAE">
        <w:rPr>
          <w:rFonts w:ascii="Verdana" w:eastAsia="MS PMincho" w:hAnsi="Verdana"/>
          <w:spacing w:val="49"/>
          <w:sz w:val="20"/>
          <w:szCs w:val="20"/>
        </w:rPr>
        <w:t xml:space="preserve"> </w:t>
      </w:r>
      <w:r w:rsidR="009A72FF" w:rsidRPr="00271AAE">
        <w:rPr>
          <w:rFonts w:ascii="Verdana" w:eastAsia="MS PMincho" w:hAnsi="Verdana"/>
          <w:spacing w:val="2"/>
          <w:sz w:val="20"/>
          <w:szCs w:val="20"/>
        </w:rPr>
        <w:t xml:space="preserve">to </w:t>
      </w:r>
      <w:r w:rsidR="00EF1D24" w:rsidRPr="00271AAE">
        <w:rPr>
          <w:rFonts w:ascii="Verdana" w:eastAsia="MS PMincho" w:hAnsi="Verdana"/>
          <w:spacing w:val="5"/>
          <w:sz w:val="20"/>
          <w:szCs w:val="20"/>
        </w:rPr>
        <w:t xml:space="preserve">an </w:t>
      </w:r>
      <w:r w:rsidRPr="00271AAE">
        <w:rPr>
          <w:rFonts w:ascii="Verdana" w:eastAsia="MS PMincho" w:hAnsi="Verdana"/>
          <w:spacing w:val="2"/>
          <w:sz w:val="20"/>
          <w:szCs w:val="20"/>
        </w:rPr>
        <w:t>additiona</w:t>
      </w:r>
      <w:r w:rsidRPr="00271AAE">
        <w:rPr>
          <w:rFonts w:ascii="Verdana" w:eastAsia="MS PMincho" w:hAnsi="Verdana"/>
          <w:sz w:val="20"/>
          <w:szCs w:val="20"/>
        </w:rPr>
        <w:t xml:space="preserve">l </w:t>
      </w:r>
      <w:r w:rsidRPr="00271AAE">
        <w:rPr>
          <w:rFonts w:ascii="Verdana" w:eastAsia="MS PMincho" w:hAnsi="Verdana"/>
          <w:spacing w:val="1"/>
          <w:sz w:val="20"/>
          <w:szCs w:val="20"/>
        </w:rPr>
        <w:t>c</w:t>
      </w:r>
      <w:r w:rsidRPr="00271AAE">
        <w:rPr>
          <w:rFonts w:ascii="Verdana" w:eastAsia="MS PMincho" w:hAnsi="Verdana"/>
          <w:spacing w:val="2"/>
          <w:sz w:val="20"/>
          <w:szCs w:val="20"/>
        </w:rPr>
        <w:t>harg</w:t>
      </w:r>
      <w:r w:rsidRPr="00271AAE">
        <w:rPr>
          <w:rFonts w:ascii="Verdana" w:eastAsia="MS PMincho" w:hAnsi="Verdana"/>
          <w:sz w:val="20"/>
          <w:szCs w:val="20"/>
        </w:rPr>
        <w:t>e</w:t>
      </w:r>
      <w:r w:rsidRPr="00271AAE">
        <w:rPr>
          <w:rFonts w:ascii="Verdana" w:eastAsia="MS PMincho" w:hAnsi="Verdana"/>
          <w:spacing w:val="42"/>
          <w:sz w:val="20"/>
          <w:szCs w:val="20"/>
        </w:rPr>
        <w:t xml:space="preserve"> </w:t>
      </w:r>
      <w:r w:rsidRPr="00271AAE">
        <w:rPr>
          <w:rFonts w:ascii="Verdana" w:eastAsia="MS PMincho" w:hAnsi="Verdana"/>
          <w:spacing w:val="-1"/>
          <w:sz w:val="20"/>
          <w:szCs w:val="20"/>
        </w:rPr>
        <w:t>b</w:t>
      </w:r>
      <w:r w:rsidRPr="00271AAE">
        <w:rPr>
          <w:rFonts w:ascii="Verdana" w:eastAsia="MS PMincho" w:hAnsi="Verdana"/>
          <w:sz w:val="20"/>
          <w:szCs w:val="20"/>
        </w:rPr>
        <w:t>y</w:t>
      </w:r>
      <w:r w:rsidRPr="00271AAE">
        <w:rPr>
          <w:rFonts w:ascii="Verdana" w:eastAsia="MS PMincho" w:hAnsi="Verdana"/>
          <w:spacing w:val="-8"/>
          <w:sz w:val="20"/>
          <w:szCs w:val="20"/>
        </w:rPr>
        <w:t xml:space="preserve"> </w:t>
      </w:r>
      <w:r w:rsidRPr="00271AAE">
        <w:rPr>
          <w:rFonts w:ascii="Verdana" w:eastAsia="MS PMincho" w:hAnsi="Verdana"/>
          <w:sz w:val="20"/>
          <w:szCs w:val="20"/>
        </w:rPr>
        <w:t>mana</w:t>
      </w:r>
      <w:r w:rsidRPr="00271AAE">
        <w:rPr>
          <w:rFonts w:ascii="Verdana" w:eastAsia="MS PMincho" w:hAnsi="Verdana"/>
          <w:spacing w:val="2"/>
          <w:sz w:val="20"/>
          <w:szCs w:val="20"/>
        </w:rPr>
        <w:t>g</w:t>
      </w:r>
      <w:r w:rsidRPr="00271AAE">
        <w:rPr>
          <w:rFonts w:ascii="Verdana" w:eastAsia="MS PMincho" w:hAnsi="Verdana"/>
          <w:sz w:val="20"/>
          <w:szCs w:val="20"/>
        </w:rPr>
        <w:t>ing</w:t>
      </w:r>
      <w:r w:rsidRPr="00271AAE">
        <w:rPr>
          <w:rFonts w:ascii="Verdana" w:eastAsia="MS PMincho" w:hAnsi="Verdana"/>
          <w:spacing w:val="-3"/>
          <w:sz w:val="20"/>
          <w:szCs w:val="20"/>
        </w:rPr>
        <w:t xml:space="preserve"> </w:t>
      </w:r>
      <w:r w:rsidRPr="00271AAE">
        <w:rPr>
          <w:rFonts w:ascii="Verdana" w:eastAsia="MS PMincho" w:hAnsi="Verdana"/>
          <w:sz w:val="20"/>
          <w:szCs w:val="20"/>
        </w:rPr>
        <w:t>agents</w:t>
      </w:r>
      <w:r w:rsidRPr="00271AAE">
        <w:rPr>
          <w:rFonts w:ascii="Verdana" w:eastAsia="MS PMincho" w:hAnsi="Verdana"/>
          <w:spacing w:val="-15"/>
          <w:sz w:val="20"/>
          <w:szCs w:val="20"/>
        </w:rPr>
        <w:t xml:space="preserve"> </w:t>
      </w:r>
      <w:r w:rsidRPr="00271AAE">
        <w:rPr>
          <w:rFonts w:ascii="Verdana" w:eastAsia="MS PMincho" w:hAnsi="Verdana"/>
          <w:sz w:val="20"/>
          <w:szCs w:val="20"/>
        </w:rPr>
        <w:t>depending</w:t>
      </w:r>
      <w:r w:rsidRPr="00271AAE">
        <w:rPr>
          <w:rFonts w:ascii="Verdana" w:eastAsia="MS PMincho" w:hAnsi="Verdana"/>
          <w:spacing w:val="3"/>
          <w:sz w:val="20"/>
          <w:szCs w:val="20"/>
        </w:rPr>
        <w:t xml:space="preserve"> </w:t>
      </w:r>
      <w:r w:rsidRPr="00271AAE">
        <w:rPr>
          <w:rFonts w:ascii="Verdana" w:eastAsia="MS PMincho" w:hAnsi="Verdana"/>
          <w:sz w:val="20"/>
          <w:szCs w:val="20"/>
        </w:rPr>
        <w:t>upon</w:t>
      </w:r>
      <w:r w:rsidRPr="00271AAE">
        <w:rPr>
          <w:rFonts w:ascii="Verdana" w:eastAsia="MS PMincho" w:hAnsi="Verdana"/>
          <w:spacing w:val="19"/>
          <w:sz w:val="20"/>
          <w:szCs w:val="20"/>
        </w:rPr>
        <w:t xml:space="preserve"> </w:t>
      </w:r>
      <w:r w:rsidRPr="00271AAE">
        <w:rPr>
          <w:rFonts w:ascii="Verdana" w:eastAsia="MS PMincho" w:hAnsi="Verdana"/>
          <w:w w:val="103"/>
          <w:sz w:val="20"/>
          <w:szCs w:val="20"/>
        </w:rPr>
        <w:t>the</w:t>
      </w:r>
      <w:r w:rsidRPr="00271AAE">
        <w:rPr>
          <w:rFonts w:ascii="Verdana" w:eastAsia="MS PMincho" w:hAnsi="Verdana"/>
          <w:spacing w:val="-5"/>
          <w:sz w:val="20"/>
          <w:szCs w:val="20"/>
        </w:rPr>
        <w:t xml:space="preserve"> </w:t>
      </w:r>
      <w:r w:rsidRPr="00271AAE">
        <w:rPr>
          <w:rFonts w:ascii="Verdana" w:eastAsia="MS PMincho" w:hAnsi="Verdana"/>
          <w:spacing w:val="-2"/>
          <w:w w:val="111"/>
          <w:sz w:val="20"/>
          <w:szCs w:val="20"/>
        </w:rPr>
        <w:t>t</w:t>
      </w:r>
      <w:r w:rsidRPr="00271AAE">
        <w:rPr>
          <w:rFonts w:ascii="Verdana" w:eastAsia="MS PMincho" w:hAnsi="Verdana"/>
          <w:spacing w:val="-1"/>
          <w:w w:val="94"/>
          <w:sz w:val="20"/>
          <w:szCs w:val="20"/>
        </w:rPr>
        <w:t>e</w:t>
      </w:r>
      <w:r w:rsidRPr="00271AAE">
        <w:rPr>
          <w:rFonts w:ascii="Verdana" w:eastAsia="MS PMincho" w:hAnsi="Verdana"/>
          <w:spacing w:val="2"/>
          <w:w w:val="110"/>
          <w:sz w:val="20"/>
          <w:szCs w:val="20"/>
        </w:rPr>
        <w:t>r</w:t>
      </w:r>
      <w:r w:rsidRPr="00271AAE">
        <w:rPr>
          <w:rFonts w:ascii="Verdana" w:eastAsia="MS PMincho" w:hAnsi="Verdana"/>
          <w:w w:val="106"/>
          <w:sz w:val="20"/>
          <w:szCs w:val="20"/>
        </w:rPr>
        <w:t>m</w:t>
      </w:r>
      <w:r w:rsidRPr="00271AAE">
        <w:rPr>
          <w:rFonts w:ascii="Verdana" w:eastAsia="MS PMincho" w:hAnsi="Verdana"/>
          <w:w w:val="91"/>
          <w:sz w:val="20"/>
          <w:szCs w:val="20"/>
        </w:rPr>
        <w:t>s</w:t>
      </w:r>
      <w:r w:rsidRPr="00271AAE">
        <w:rPr>
          <w:rFonts w:ascii="Verdana" w:eastAsia="MS PMincho" w:hAnsi="Verdana"/>
          <w:spacing w:val="-5"/>
          <w:sz w:val="20"/>
          <w:szCs w:val="20"/>
        </w:rPr>
        <w:t xml:space="preserve"> </w:t>
      </w:r>
      <w:r w:rsidRPr="00271AAE">
        <w:rPr>
          <w:rFonts w:ascii="Verdana" w:eastAsia="MS PMincho" w:hAnsi="Verdana"/>
          <w:sz w:val="20"/>
          <w:szCs w:val="20"/>
        </w:rPr>
        <w:t>of</w:t>
      </w:r>
      <w:r w:rsidRPr="00271AAE">
        <w:rPr>
          <w:rFonts w:ascii="Verdana" w:eastAsia="MS PMincho" w:hAnsi="Verdana"/>
          <w:spacing w:val="-3"/>
          <w:sz w:val="20"/>
          <w:szCs w:val="20"/>
        </w:rPr>
        <w:t xml:space="preserve"> </w:t>
      </w:r>
      <w:r w:rsidRPr="00271AAE">
        <w:rPr>
          <w:rFonts w:ascii="Verdana" w:eastAsia="MS PMincho" w:hAnsi="Verdana"/>
          <w:sz w:val="20"/>
          <w:szCs w:val="20"/>
        </w:rPr>
        <w:t>their</w:t>
      </w:r>
      <w:r w:rsidR="007A3F50" w:rsidRPr="00271AAE">
        <w:rPr>
          <w:rFonts w:ascii="Verdana" w:eastAsia="MS PMincho" w:hAnsi="Verdana"/>
          <w:spacing w:val="6"/>
          <w:sz w:val="20"/>
          <w:szCs w:val="20"/>
        </w:rPr>
        <w:t xml:space="preserve"> contract</w:t>
      </w:r>
      <w:r w:rsidRPr="00271AAE">
        <w:rPr>
          <w:rFonts w:ascii="Verdana" w:eastAsia="MS PMincho" w:hAnsi="Verdana"/>
          <w:sz w:val="20"/>
          <w:szCs w:val="20"/>
        </w:rPr>
        <w:t>.</w:t>
      </w:r>
    </w:p>
    <w:p w14:paraId="4F076FA4" w14:textId="77777777" w:rsidR="006822F6" w:rsidRPr="000568D8" w:rsidRDefault="006822F6" w:rsidP="000568D8">
      <w:pPr>
        <w:widowControl w:val="0"/>
        <w:autoSpaceDE w:val="0"/>
        <w:autoSpaceDN w:val="0"/>
        <w:adjustRightInd w:val="0"/>
        <w:spacing w:line="243" w:lineRule="auto"/>
        <w:ind w:right="-41"/>
        <w:rPr>
          <w:rFonts w:ascii="Verdana" w:eastAsia="MS PMincho" w:hAnsi="Verdana"/>
          <w:color w:val="000000"/>
          <w:sz w:val="20"/>
          <w:szCs w:val="20"/>
        </w:rPr>
      </w:pPr>
    </w:p>
    <w:p w14:paraId="6B52CD74" w14:textId="77777777" w:rsidR="006822F6" w:rsidRPr="006822F6" w:rsidRDefault="009A72FF" w:rsidP="00114E30">
      <w:pPr>
        <w:pStyle w:val="Heading2"/>
        <w:rPr>
          <w:rFonts w:eastAsia="MS PMincho"/>
          <w:spacing w:val="-24"/>
          <w:w w:val="93"/>
        </w:rPr>
      </w:pPr>
      <w:bookmarkStart w:id="63" w:name="_Toc415753196"/>
      <w:bookmarkStart w:id="64" w:name="_Toc443380528"/>
      <w:r>
        <w:rPr>
          <w:rFonts w:eastAsia="MS PMincho"/>
        </w:rPr>
        <w:t>4.7</w:t>
      </w:r>
      <w:r w:rsidR="00B75352">
        <w:rPr>
          <w:rFonts w:eastAsia="MS PMincho"/>
        </w:rPr>
        <w:tab/>
      </w:r>
      <w:r w:rsidR="006822F6">
        <w:rPr>
          <w:rFonts w:eastAsia="MS PMincho"/>
        </w:rPr>
        <w:t>Inspection</w:t>
      </w:r>
      <w:bookmarkEnd w:id="63"/>
      <w:bookmarkEnd w:id="64"/>
    </w:p>
    <w:p w14:paraId="62A0C40A" w14:textId="77777777" w:rsidR="006822F6" w:rsidRPr="00271AAE" w:rsidRDefault="006822F6" w:rsidP="00271AAE">
      <w:pPr>
        <w:pStyle w:val="onlinetext"/>
      </w:pPr>
    </w:p>
    <w:p w14:paraId="4C8D98DC" w14:textId="77777777" w:rsidR="00D3176A" w:rsidRPr="00271AAE" w:rsidRDefault="00D3176A" w:rsidP="00271AAE">
      <w:pPr>
        <w:pStyle w:val="onlinetext"/>
      </w:pPr>
      <w:r w:rsidRPr="00271AAE">
        <w:t>You should have procedures in place to visit the building at regular intervals having regard to the type and the nature of the occupation and the complexity of the facilities provided.</w:t>
      </w:r>
      <w:r w:rsidR="00615983" w:rsidRPr="00271AAE">
        <w:t xml:space="preserve"> </w:t>
      </w:r>
      <w:r w:rsidRPr="00271AAE">
        <w:t xml:space="preserve">Subject to the terms of any lease or tenancy and where access is needed to an individual flat you should always give </w:t>
      </w:r>
      <w:r w:rsidR="005D0BD8" w:rsidRPr="00271AAE">
        <w:t>leaseholders</w:t>
      </w:r>
      <w:r w:rsidRPr="00271AAE">
        <w:t xml:space="preserve"> as much notice as possible that you require access</w:t>
      </w:r>
      <w:r w:rsidR="0052601B" w:rsidRPr="00271AAE">
        <w:t>,</w:t>
      </w:r>
      <w:r w:rsidRPr="00271AAE">
        <w:t xml:space="preserve"> giving the reasons why, and have due regard to the lease/tenancy and any difficulties in providing access during normal working hours, and the potential costs of out of hours working. In the event that you hold a spare key, entry by that key while the </w:t>
      </w:r>
      <w:r w:rsidR="00F323AE">
        <w:t>leaseholder</w:t>
      </w:r>
      <w:r w:rsidRPr="00271AAE">
        <w:t xml:space="preserve"> is out should only be with the express consent of the </w:t>
      </w:r>
      <w:r w:rsidR="009E1B7F" w:rsidRPr="00271AAE">
        <w:t>occupier</w:t>
      </w:r>
      <w:r w:rsidR="00EC6599" w:rsidRPr="00271AAE">
        <w:t xml:space="preserve"> </w:t>
      </w:r>
      <w:r w:rsidRPr="00271AAE">
        <w:t>or in the case of a genuine emergency</w:t>
      </w:r>
      <w:r w:rsidR="000E4E40" w:rsidRPr="00271AAE">
        <w:t xml:space="preserve"> and you should inform the </w:t>
      </w:r>
      <w:r w:rsidR="009E1B7F" w:rsidRPr="00271AAE">
        <w:t>occupier</w:t>
      </w:r>
      <w:r w:rsidR="000E4E40" w:rsidRPr="00271AAE">
        <w:t xml:space="preserve"> that you have been into the property</w:t>
      </w:r>
      <w:r w:rsidRPr="00271AAE">
        <w:t>.</w:t>
      </w:r>
      <w:r w:rsidR="00615983" w:rsidRPr="00271AAE">
        <w:t xml:space="preserve"> </w:t>
      </w:r>
      <w:r w:rsidR="007A3F50" w:rsidRPr="00271AAE">
        <w:t>You should keep a record of your findings during your visit.</w:t>
      </w:r>
    </w:p>
    <w:p w14:paraId="6F2E18F8" w14:textId="77777777" w:rsidR="00D3176A" w:rsidRPr="00FD7230" w:rsidRDefault="00D3176A" w:rsidP="00FD7230">
      <w:pPr>
        <w:pStyle w:val="onlinetext"/>
      </w:pPr>
      <w:r w:rsidRPr="00FD7230">
        <w:t xml:space="preserve">In the case of leases granted for a term of less than seven years there is an implied covenant that the </w:t>
      </w:r>
      <w:r w:rsidR="00281F6E" w:rsidRPr="00FD7230">
        <w:t xml:space="preserve">leaseholder </w:t>
      </w:r>
      <w:r w:rsidRPr="00FD7230">
        <w:t>will allow access at reasonable times of the day and on 24 hours’ notice to view the condition/state of repair.</w:t>
      </w:r>
    </w:p>
    <w:p w14:paraId="5680D542" w14:textId="77777777" w:rsidR="00176F41" w:rsidRDefault="00176F41" w:rsidP="00176F41">
      <w:pPr>
        <w:widowControl w:val="0"/>
        <w:autoSpaceDE w:val="0"/>
        <w:autoSpaceDN w:val="0"/>
        <w:adjustRightInd w:val="0"/>
        <w:spacing w:before="55" w:line="243" w:lineRule="auto"/>
        <w:ind w:right="-43"/>
        <w:rPr>
          <w:rFonts w:ascii="Verdana" w:eastAsia="MS PMincho" w:hAnsi="Verdana"/>
          <w:color w:val="363435"/>
          <w:w w:val="96"/>
          <w:sz w:val="20"/>
          <w:szCs w:val="20"/>
        </w:rPr>
      </w:pPr>
    </w:p>
    <w:p w14:paraId="278225DC" w14:textId="77777777" w:rsidR="00176F41" w:rsidRPr="00316A3E" w:rsidRDefault="00AC6B17" w:rsidP="00316A3E">
      <w:pPr>
        <w:pStyle w:val="Heading2"/>
      </w:pPr>
      <w:bookmarkStart w:id="65" w:name="_Toc415753197"/>
      <w:bookmarkStart w:id="66" w:name="_Toc443380529"/>
      <w:r w:rsidRPr="00316A3E">
        <w:t>4.8</w:t>
      </w:r>
      <w:r w:rsidR="00B75352">
        <w:tab/>
      </w:r>
      <w:r w:rsidR="00176F41" w:rsidRPr="00316A3E">
        <w:t>Forcible entry</w:t>
      </w:r>
      <w:bookmarkEnd w:id="65"/>
      <w:bookmarkEnd w:id="66"/>
    </w:p>
    <w:p w14:paraId="46F33D71" w14:textId="77777777" w:rsidR="00D3176A" w:rsidRDefault="00D3176A" w:rsidP="00176F41">
      <w:pPr>
        <w:widowControl w:val="0"/>
        <w:autoSpaceDE w:val="0"/>
        <w:autoSpaceDN w:val="0"/>
        <w:adjustRightInd w:val="0"/>
        <w:spacing w:before="55" w:line="243" w:lineRule="auto"/>
        <w:ind w:right="-43"/>
        <w:rPr>
          <w:rFonts w:ascii="Verdana" w:eastAsia="MS PMincho" w:hAnsi="Verdana"/>
          <w:color w:val="363435"/>
          <w:w w:val="96"/>
          <w:sz w:val="20"/>
          <w:szCs w:val="20"/>
        </w:rPr>
      </w:pPr>
    </w:p>
    <w:p w14:paraId="7C88EDB1" w14:textId="77777777" w:rsidR="00D3176A" w:rsidRPr="00271AAE" w:rsidRDefault="00D3176A" w:rsidP="00596669">
      <w:pPr>
        <w:widowControl w:val="0"/>
        <w:autoSpaceDE w:val="0"/>
        <w:autoSpaceDN w:val="0"/>
        <w:adjustRightInd w:val="0"/>
        <w:spacing w:line="243" w:lineRule="auto"/>
        <w:ind w:right="-43"/>
        <w:rPr>
          <w:rFonts w:ascii="Verdana" w:eastAsia="MS PMincho" w:hAnsi="Verdana"/>
          <w:sz w:val="20"/>
          <w:szCs w:val="20"/>
        </w:rPr>
      </w:pPr>
      <w:r w:rsidRPr="00271AAE">
        <w:rPr>
          <w:rFonts w:ascii="Verdana" w:eastAsia="MS PMincho" w:hAnsi="Verdana"/>
          <w:spacing w:val="-1"/>
          <w:sz w:val="20"/>
          <w:szCs w:val="20"/>
        </w:rPr>
        <w:t>Thi</w:t>
      </w:r>
      <w:r w:rsidRPr="00271AAE">
        <w:rPr>
          <w:rFonts w:ascii="Verdana" w:eastAsia="MS PMincho" w:hAnsi="Verdana"/>
          <w:sz w:val="20"/>
          <w:szCs w:val="20"/>
        </w:rPr>
        <w:t>s</w:t>
      </w:r>
      <w:r w:rsidRPr="00271AAE">
        <w:rPr>
          <w:rFonts w:ascii="Verdana" w:eastAsia="MS PMincho" w:hAnsi="Verdana"/>
          <w:spacing w:val="-17"/>
          <w:sz w:val="20"/>
          <w:szCs w:val="20"/>
        </w:rPr>
        <w:t xml:space="preserve"> </w:t>
      </w:r>
      <w:r w:rsidRPr="00271AAE">
        <w:rPr>
          <w:rFonts w:ascii="Verdana" w:eastAsia="MS PMincho" w:hAnsi="Verdana"/>
          <w:spacing w:val="-1"/>
          <w:w w:val="98"/>
          <w:sz w:val="20"/>
          <w:szCs w:val="20"/>
        </w:rPr>
        <w:t>m</w:t>
      </w:r>
      <w:r w:rsidRPr="00271AAE">
        <w:rPr>
          <w:rFonts w:ascii="Verdana" w:eastAsia="MS PMincho" w:hAnsi="Verdana"/>
          <w:spacing w:val="-4"/>
          <w:w w:val="98"/>
          <w:sz w:val="20"/>
          <w:szCs w:val="20"/>
        </w:rPr>
        <w:t>a</w:t>
      </w:r>
      <w:r w:rsidRPr="00271AAE">
        <w:rPr>
          <w:rFonts w:ascii="Verdana" w:eastAsia="MS PMincho" w:hAnsi="Verdana"/>
          <w:w w:val="98"/>
          <w:sz w:val="20"/>
          <w:szCs w:val="20"/>
        </w:rPr>
        <w:t>y</w:t>
      </w:r>
      <w:r w:rsidRPr="00271AAE">
        <w:rPr>
          <w:rFonts w:ascii="Verdana" w:eastAsia="MS PMincho" w:hAnsi="Verdana"/>
          <w:spacing w:val="-13"/>
          <w:w w:val="98"/>
          <w:sz w:val="20"/>
          <w:szCs w:val="20"/>
        </w:rPr>
        <w:t xml:space="preserve"> </w:t>
      </w:r>
      <w:r w:rsidRPr="00271AAE">
        <w:rPr>
          <w:rFonts w:ascii="Verdana" w:eastAsia="MS PMincho" w:hAnsi="Verdana"/>
          <w:spacing w:val="-1"/>
          <w:sz w:val="20"/>
          <w:szCs w:val="20"/>
        </w:rPr>
        <w:t>b</w:t>
      </w:r>
      <w:r w:rsidRPr="00271AAE">
        <w:rPr>
          <w:rFonts w:ascii="Verdana" w:eastAsia="MS PMincho" w:hAnsi="Verdana"/>
          <w:sz w:val="20"/>
          <w:szCs w:val="20"/>
        </w:rPr>
        <w:t>e</w:t>
      </w:r>
      <w:r w:rsidRPr="00271AAE">
        <w:rPr>
          <w:rFonts w:ascii="Verdana" w:eastAsia="MS PMincho" w:hAnsi="Verdana"/>
          <w:spacing w:val="-15"/>
          <w:sz w:val="20"/>
          <w:szCs w:val="20"/>
        </w:rPr>
        <w:t xml:space="preserve"> </w:t>
      </w:r>
      <w:r w:rsidRPr="00271AAE">
        <w:rPr>
          <w:rFonts w:ascii="Verdana" w:eastAsia="MS PMincho" w:hAnsi="Verdana"/>
          <w:spacing w:val="-1"/>
          <w:w w:val="96"/>
          <w:sz w:val="20"/>
          <w:szCs w:val="20"/>
        </w:rPr>
        <w:t>ne</w:t>
      </w:r>
      <w:r w:rsidRPr="00271AAE">
        <w:rPr>
          <w:rFonts w:ascii="Verdana" w:eastAsia="MS PMincho" w:hAnsi="Verdana"/>
          <w:spacing w:val="-3"/>
          <w:w w:val="96"/>
          <w:sz w:val="20"/>
          <w:szCs w:val="20"/>
        </w:rPr>
        <w:t>c</w:t>
      </w:r>
      <w:r w:rsidRPr="00271AAE">
        <w:rPr>
          <w:rFonts w:ascii="Verdana" w:eastAsia="MS PMincho" w:hAnsi="Verdana"/>
          <w:spacing w:val="-1"/>
          <w:w w:val="96"/>
          <w:sz w:val="20"/>
          <w:szCs w:val="20"/>
        </w:rPr>
        <w:t>essa</w:t>
      </w:r>
      <w:r w:rsidRPr="00271AAE">
        <w:rPr>
          <w:rFonts w:ascii="Verdana" w:eastAsia="MS PMincho" w:hAnsi="Verdana"/>
          <w:spacing w:val="6"/>
          <w:w w:val="96"/>
          <w:sz w:val="20"/>
          <w:szCs w:val="20"/>
        </w:rPr>
        <w:t>r</w:t>
      </w:r>
      <w:r w:rsidRPr="00271AAE">
        <w:rPr>
          <w:rFonts w:ascii="Verdana" w:eastAsia="MS PMincho" w:hAnsi="Verdana"/>
          <w:w w:val="96"/>
          <w:sz w:val="20"/>
          <w:szCs w:val="20"/>
        </w:rPr>
        <w:t>y</w:t>
      </w:r>
      <w:r w:rsidRPr="00271AAE">
        <w:rPr>
          <w:rFonts w:ascii="Verdana" w:eastAsia="MS PMincho" w:hAnsi="Verdana"/>
          <w:spacing w:val="-6"/>
          <w:w w:val="96"/>
          <w:sz w:val="20"/>
          <w:szCs w:val="20"/>
        </w:rPr>
        <w:t xml:space="preserve"> </w:t>
      </w:r>
      <w:r w:rsidRPr="00271AAE">
        <w:rPr>
          <w:rFonts w:ascii="Verdana" w:eastAsia="MS PMincho" w:hAnsi="Verdana"/>
          <w:spacing w:val="-1"/>
          <w:sz w:val="20"/>
          <w:szCs w:val="20"/>
        </w:rPr>
        <w:t>i</w:t>
      </w:r>
      <w:r w:rsidRPr="00271AAE">
        <w:rPr>
          <w:rFonts w:ascii="Verdana" w:eastAsia="MS PMincho" w:hAnsi="Verdana"/>
          <w:sz w:val="20"/>
          <w:szCs w:val="20"/>
        </w:rPr>
        <w:t>n</w:t>
      </w:r>
      <w:r w:rsidRPr="00271AAE">
        <w:rPr>
          <w:rFonts w:ascii="Verdana" w:eastAsia="MS PMincho" w:hAnsi="Verdana"/>
          <w:spacing w:val="-12"/>
          <w:sz w:val="20"/>
          <w:szCs w:val="20"/>
        </w:rPr>
        <w:t xml:space="preserve"> </w:t>
      </w:r>
      <w:r w:rsidRPr="00271AAE">
        <w:rPr>
          <w:rFonts w:ascii="Verdana" w:eastAsia="MS PMincho" w:hAnsi="Verdana"/>
          <w:spacing w:val="-4"/>
          <w:sz w:val="20"/>
          <w:szCs w:val="20"/>
        </w:rPr>
        <w:t>c</w:t>
      </w:r>
      <w:r w:rsidRPr="00271AAE">
        <w:rPr>
          <w:rFonts w:ascii="Verdana" w:eastAsia="MS PMincho" w:hAnsi="Verdana"/>
          <w:spacing w:val="-1"/>
          <w:sz w:val="20"/>
          <w:szCs w:val="20"/>
        </w:rPr>
        <w:t>onjunctio</w:t>
      </w:r>
      <w:r w:rsidRPr="00271AAE">
        <w:rPr>
          <w:rFonts w:ascii="Verdana" w:eastAsia="MS PMincho" w:hAnsi="Verdana"/>
          <w:sz w:val="20"/>
          <w:szCs w:val="20"/>
        </w:rPr>
        <w:t>n</w:t>
      </w:r>
      <w:r w:rsidRPr="00271AAE">
        <w:rPr>
          <w:rFonts w:ascii="Verdana" w:eastAsia="MS PMincho" w:hAnsi="Verdana"/>
          <w:spacing w:val="10"/>
          <w:sz w:val="20"/>
          <w:szCs w:val="20"/>
        </w:rPr>
        <w:t xml:space="preserve"> </w:t>
      </w:r>
      <w:r w:rsidRPr="00271AAE">
        <w:rPr>
          <w:rFonts w:ascii="Verdana" w:eastAsia="MS PMincho" w:hAnsi="Verdana"/>
          <w:spacing w:val="3"/>
          <w:sz w:val="20"/>
          <w:szCs w:val="20"/>
        </w:rPr>
        <w:t>w</w:t>
      </w:r>
      <w:r w:rsidRPr="00271AAE">
        <w:rPr>
          <w:rFonts w:ascii="Verdana" w:eastAsia="MS PMincho" w:hAnsi="Verdana"/>
          <w:spacing w:val="-1"/>
          <w:sz w:val="20"/>
          <w:szCs w:val="20"/>
        </w:rPr>
        <w:t>it</w:t>
      </w:r>
      <w:r w:rsidRPr="00271AAE">
        <w:rPr>
          <w:rFonts w:ascii="Verdana" w:eastAsia="MS PMincho" w:hAnsi="Verdana"/>
          <w:sz w:val="20"/>
          <w:szCs w:val="20"/>
        </w:rPr>
        <w:t>h</w:t>
      </w:r>
      <w:r w:rsidRPr="00271AAE">
        <w:rPr>
          <w:rFonts w:ascii="Verdana" w:eastAsia="MS PMincho" w:hAnsi="Verdana"/>
          <w:spacing w:val="-19"/>
          <w:sz w:val="20"/>
          <w:szCs w:val="20"/>
        </w:rPr>
        <w:t xml:space="preserve"> </w:t>
      </w:r>
      <w:r w:rsidRPr="00271AAE">
        <w:rPr>
          <w:rFonts w:ascii="Verdana" w:eastAsia="MS PMincho" w:hAnsi="Verdana"/>
          <w:spacing w:val="-1"/>
          <w:sz w:val="20"/>
          <w:szCs w:val="20"/>
        </w:rPr>
        <w:t>th</w:t>
      </w:r>
      <w:r w:rsidRPr="00271AAE">
        <w:rPr>
          <w:rFonts w:ascii="Verdana" w:eastAsia="MS PMincho" w:hAnsi="Verdana"/>
          <w:sz w:val="20"/>
          <w:szCs w:val="20"/>
        </w:rPr>
        <w:t>e</w:t>
      </w:r>
      <w:r w:rsidRPr="00271AAE">
        <w:rPr>
          <w:rFonts w:ascii="Verdana" w:eastAsia="MS PMincho" w:hAnsi="Verdana"/>
          <w:spacing w:val="-9"/>
          <w:sz w:val="20"/>
          <w:szCs w:val="20"/>
        </w:rPr>
        <w:t xml:space="preserve"> </w:t>
      </w:r>
      <w:r w:rsidRPr="00271AAE">
        <w:rPr>
          <w:rFonts w:ascii="Verdana" w:eastAsia="MS PMincho" w:hAnsi="Verdana"/>
          <w:spacing w:val="-1"/>
          <w:sz w:val="20"/>
          <w:szCs w:val="20"/>
        </w:rPr>
        <w:t>nee</w:t>
      </w:r>
      <w:r w:rsidRPr="00271AAE">
        <w:rPr>
          <w:rFonts w:ascii="Verdana" w:eastAsia="MS PMincho" w:hAnsi="Verdana"/>
          <w:sz w:val="20"/>
          <w:szCs w:val="20"/>
        </w:rPr>
        <w:t>d</w:t>
      </w:r>
      <w:r w:rsidRPr="00271AAE">
        <w:rPr>
          <w:rFonts w:ascii="Verdana" w:eastAsia="MS PMincho" w:hAnsi="Verdana"/>
          <w:spacing w:val="-11"/>
          <w:sz w:val="20"/>
          <w:szCs w:val="20"/>
        </w:rPr>
        <w:t xml:space="preserve"> </w:t>
      </w:r>
      <w:r w:rsidRPr="00271AAE">
        <w:rPr>
          <w:rFonts w:ascii="Verdana" w:eastAsia="MS PMincho" w:hAnsi="Verdana"/>
          <w:spacing w:val="-3"/>
          <w:sz w:val="20"/>
          <w:szCs w:val="20"/>
        </w:rPr>
        <w:t>t</w:t>
      </w:r>
      <w:r w:rsidRPr="00271AAE">
        <w:rPr>
          <w:rFonts w:ascii="Verdana" w:eastAsia="MS PMincho" w:hAnsi="Verdana"/>
          <w:sz w:val="20"/>
          <w:szCs w:val="20"/>
        </w:rPr>
        <w:t>o</w:t>
      </w:r>
      <w:r w:rsidRPr="00271AAE">
        <w:rPr>
          <w:rFonts w:ascii="Verdana" w:eastAsia="MS PMincho" w:hAnsi="Verdana"/>
          <w:spacing w:val="-5"/>
          <w:sz w:val="20"/>
          <w:szCs w:val="20"/>
        </w:rPr>
        <w:t xml:space="preserve"> </w:t>
      </w:r>
      <w:r w:rsidRPr="00271AAE">
        <w:rPr>
          <w:rFonts w:ascii="Verdana" w:eastAsia="MS PMincho" w:hAnsi="Verdana"/>
          <w:spacing w:val="-1"/>
          <w:sz w:val="20"/>
          <w:szCs w:val="20"/>
        </w:rPr>
        <w:t>unde</w:t>
      </w:r>
      <w:r w:rsidRPr="00271AAE">
        <w:rPr>
          <w:rFonts w:ascii="Verdana" w:eastAsia="MS PMincho" w:hAnsi="Verdana"/>
          <w:spacing w:val="4"/>
          <w:sz w:val="20"/>
          <w:szCs w:val="20"/>
        </w:rPr>
        <w:t>r</w:t>
      </w:r>
      <w:r w:rsidRPr="00271AAE">
        <w:rPr>
          <w:rFonts w:ascii="Verdana" w:eastAsia="MS PMincho" w:hAnsi="Verdana"/>
          <w:spacing w:val="-1"/>
          <w:sz w:val="20"/>
          <w:szCs w:val="20"/>
        </w:rPr>
        <w:t>ta</w:t>
      </w:r>
      <w:r w:rsidRPr="00271AAE">
        <w:rPr>
          <w:rFonts w:ascii="Verdana" w:eastAsia="MS PMincho" w:hAnsi="Verdana"/>
          <w:spacing w:val="-5"/>
          <w:sz w:val="20"/>
          <w:szCs w:val="20"/>
        </w:rPr>
        <w:t>k</w:t>
      </w:r>
      <w:r w:rsidRPr="00271AAE">
        <w:rPr>
          <w:rFonts w:ascii="Verdana" w:eastAsia="MS PMincho" w:hAnsi="Verdana"/>
          <w:sz w:val="20"/>
          <w:szCs w:val="20"/>
        </w:rPr>
        <w:t>e</w:t>
      </w:r>
      <w:r w:rsidRPr="00271AAE">
        <w:rPr>
          <w:rFonts w:ascii="Verdana" w:eastAsia="MS PMincho" w:hAnsi="Verdana"/>
          <w:spacing w:val="2"/>
          <w:sz w:val="20"/>
          <w:szCs w:val="20"/>
        </w:rPr>
        <w:t xml:space="preserve"> </w:t>
      </w:r>
      <w:r w:rsidRPr="00271AAE">
        <w:rPr>
          <w:rFonts w:ascii="Verdana" w:eastAsia="MS PMincho" w:hAnsi="Verdana"/>
          <w:spacing w:val="-1"/>
          <w:sz w:val="20"/>
          <w:szCs w:val="20"/>
        </w:rPr>
        <w:t>urgent</w:t>
      </w:r>
      <w:r w:rsidRPr="00271AAE">
        <w:rPr>
          <w:rFonts w:ascii="Verdana" w:eastAsia="MS PMincho" w:hAnsi="Verdana"/>
          <w:spacing w:val="15"/>
          <w:sz w:val="20"/>
          <w:szCs w:val="20"/>
        </w:rPr>
        <w:t xml:space="preserve"> </w:t>
      </w:r>
      <w:r w:rsidRPr="00271AAE">
        <w:rPr>
          <w:rFonts w:ascii="Verdana" w:eastAsia="MS PMincho" w:hAnsi="Verdana"/>
          <w:spacing w:val="-1"/>
          <w:sz w:val="20"/>
          <w:szCs w:val="20"/>
        </w:rPr>
        <w:t>r</w:t>
      </w:r>
      <w:r w:rsidRPr="00271AAE">
        <w:rPr>
          <w:rFonts w:ascii="Verdana" w:eastAsia="MS PMincho" w:hAnsi="Verdana"/>
          <w:spacing w:val="1"/>
          <w:sz w:val="20"/>
          <w:szCs w:val="20"/>
        </w:rPr>
        <w:t>e</w:t>
      </w:r>
      <w:r w:rsidRPr="00271AAE">
        <w:rPr>
          <w:rFonts w:ascii="Verdana" w:eastAsia="MS PMincho" w:hAnsi="Verdana"/>
          <w:spacing w:val="2"/>
          <w:sz w:val="20"/>
          <w:szCs w:val="20"/>
        </w:rPr>
        <w:t>pairs</w:t>
      </w:r>
      <w:r w:rsidRPr="00271AAE">
        <w:rPr>
          <w:rFonts w:ascii="Verdana" w:eastAsia="MS PMincho" w:hAnsi="Verdana"/>
          <w:sz w:val="20"/>
          <w:szCs w:val="20"/>
        </w:rPr>
        <w:t>.</w:t>
      </w:r>
      <w:r w:rsidRPr="00271AAE">
        <w:rPr>
          <w:rFonts w:ascii="Verdana" w:eastAsia="MS PMincho" w:hAnsi="Verdana"/>
          <w:spacing w:val="4"/>
          <w:sz w:val="20"/>
          <w:szCs w:val="20"/>
        </w:rPr>
        <w:t xml:space="preserve"> </w:t>
      </w:r>
      <w:r w:rsidRPr="00271AAE">
        <w:rPr>
          <w:rFonts w:ascii="Verdana" w:eastAsia="MS PMincho" w:hAnsi="Verdana"/>
          <w:spacing w:val="-1"/>
          <w:sz w:val="20"/>
          <w:szCs w:val="20"/>
        </w:rPr>
        <w:t>I</w:t>
      </w:r>
      <w:r w:rsidRPr="00271AAE">
        <w:rPr>
          <w:rFonts w:ascii="Verdana" w:eastAsia="MS PMincho" w:hAnsi="Verdana"/>
          <w:w w:val="111"/>
          <w:sz w:val="20"/>
          <w:szCs w:val="20"/>
        </w:rPr>
        <w:t>t</w:t>
      </w:r>
      <w:r w:rsidRPr="00271AAE">
        <w:rPr>
          <w:rFonts w:ascii="Verdana" w:eastAsia="MS PMincho" w:hAnsi="Verdana"/>
          <w:spacing w:val="11"/>
          <w:sz w:val="20"/>
          <w:szCs w:val="20"/>
        </w:rPr>
        <w:t xml:space="preserve"> </w:t>
      </w:r>
      <w:r w:rsidRPr="00271AAE">
        <w:rPr>
          <w:rFonts w:ascii="Verdana" w:eastAsia="MS PMincho" w:hAnsi="Verdana"/>
          <w:spacing w:val="2"/>
          <w:w w:val="103"/>
          <w:sz w:val="20"/>
          <w:szCs w:val="20"/>
        </w:rPr>
        <w:t>m</w:t>
      </w:r>
      <w:r w:rsidRPr="00271AAE">
        <w:rPr>
          <w:rFonts w:ascii="Verdana" w:eastAsia="MS PMincho" w:hAnsi="Verdana"/>
          <w:spacing w:val="-2"/>
          <w:w w:val="103"/>
          <w:sz w:val="20"/>
          <w:szCs w:val="20"/>
        </w:rPr>
        <w:t>a</w:t>
      </w:r>
      <w:r w:rsidRPr="00271AAE">
        <w:rPr>
          <w:rFonts w:ascii="Verdana" w:eastAsia="MS PMincho" w:hAnsi="Verdana"/>
          <w:w w:val="89"/>
          <w:sz w:val="20"/>
          <w:szCs w:val="20"/>
        </w:rPr>
        <w:t>y</w:t>
      </w:r>
      <w:r w:rsidRPr="00271AAE">
        <w:rPr>
          <w:rFonts w:ascii="Verdana" w:eastAsia="MS PMincho" w:hAnsi="Verdana"/>
          <w:spacing w:val="10"/>
          <w:sz w:val="20"/>
          <w:szCs w:val="20"/>
        </w:rPr>
        <w:t xml:space="preserve"> </w:t>
      </w:r>
      <w:r w:rsidRPr="00271AAE">
        <w:rPr>
          <w:rFonts w:ascii="Verdana" w:eastAsia="MS PMincho" w:hAnsi="Verdana"/>
          <w:spacing w:val="2"/>
          <w:sz w:val="20"/>
          <w:szCs w:val="20"/>
        </w:rPr>
        <w:t>als</w:t>
      </w:r>
      <w:r w:rsidRPr="00271AAE">
        <w:rPr>
          <w:rFonts w:ascii="Verdana" w:eastAsia="MS PMincho" w:hAnsi="Verdana"/>
          <w:sz w:val="20"/>
          <w:szCs w:val="20"/>
        </w:rPr>
        <w:t>o</w:t>
      </w:r>
      <w:r w:rsidRPr="00271AAE">
        <w:rPr>
          <w:rFonts w:ascii="Verdana" w:eastAsia="MS PMincho" w:hAnsi="Verdana"/>
          <w:spacing w:val="1"/>
          <w:sz w:val="20"/>
          <w:szCs w:val="20"/>
        </w:rPr>
        <w:t xml:space="preserve"> </w:t>
      </w:r>
      <w:r w:rsidRPr="00271AAE">
        <w:rPr>
          <w:rFonts w:ascii="Verdana" w:eastAsia="MS PMincho" w:hAnsi="Verdana"/>
          <w:spacing w:val="2"/>
          <w:sz w:val="20"/>
          <w:szCs w:val="20"/>
        </w:rPr>
        <w:t>b</w:t>
      </w:r>
      <w:r w:rsidRPr="00271AAE">
        <w:rPr>
          <w:rFonts w:ascii="Verdana" w:eastAsia="MS PMincho" w:hAnsi="Verdana"/>
          <w:sz w:val="20"/>
          <w:szCs w:val="20"/>
        </w:rPr>
        <w:t>e</w:t>
      </w:r>
      <w:r w:rsidRPr="00271AAE">
        <w:rPr>
          <w:rFonts w:ascii="Verdana" w:eastAsia="MS PMincho" w:hAnsi="Verdana"/>
          <w:spacing w:val="9"/>
          <w:sz w:val="20"/>
          <w:szCs w:val="20"/>
        </w:rPr>
        <w:t xml:space="preserve"> </w:t>
      </w:r>
      <w:r w:rsidRPr="00271AAE">
        <w:rPr>
          <w:rFonts w:ascii="Verdana" w:eastAsia="MS PMincho" w:hAnsi="Verdana"/>
          <w:spacing w:val="2"/>
          <w:sz w:val="20"/>
          <w:szCs w:val="20"/>
        </w:rPr>
        <w:t>ne</w:t>
      </w:r>
      <w:r w:rsidRPr="00271AAE">
        <w:rPr>
          <w:rFonts w:ascii="Verdana" w:eastAsia="MS PMincho" w:hAnsi="Verdana"/>
          <w:spacing w:val="-1"/>
          <w:sz w:val="20"/>
          <w:szCs w:val="20"/>
        </w:rPr>
        <w:t>c</w:t>
      </w:r>
      <w:r w:rsidRPr="00271AAE">
        <w:rPr>
          <w:rFonts w:ascii="Verdana" w:eastAsia="MS PMincho" w:hAnsi="Verdana"/>
          <w:spacing w:val="2"/>
          <w:sz w:val="20"/>
          <w:szCs w:val="20"/>
        </w:rPr>
        <w:t>essa</w:t>
      </w:r>
      <w:r w:rsidRPr="00271AAE">
        <w:rPr>
          <w:rFonts w:ascii="Verdana" w:eastAsia="MS PMincho" w:hAnsi="Verdana"/>
          <w:spacing w:val="8"/>
          <w:sz w:val="20"/>
          <w:szCs w:val="20"/>
        </w:rPr>
        <w:t>r</w:t>
      </w:r>
      <w:r w:rsidRPr="00271AAE">
        <w:rPr>
          <w:rFonts w:ascii="Verdana" w:eastAsia="MS PMincho" w:hAnsi="Verdana"/>
          <w:sz w:val="20"/>
          <w:szCs w:val="20"/>
        </w:rPr>
        <w:t>y</w:t>
      </w:r>
      <w:r w:rsidRPr="00271AAE">
        <w:rPr>
          <w:rFonts w:ascii="Verdana" w:eastAsia="MS PMincho" w:hAnsi="Verdana"/>
          <w:spacing w:val="-15"/>
          <w:sz w:val="20"/>
          <w:szCs w:val="20"/>
        </w:rPr>
        <w:t xml:space="preserve"> </w:t>
      </w:r>
      <w:r w:rsidRPr="00271AAE">
        <w:rPr>
          <w:rFonts w:ascii="Verdana" w:eastAsia="MS PMincho" w:hAnsi="Verdana"/>
          <w:spacing w:val="2"/>
          <w:sz w:val="20"/>
          <w:szCs w:val="20"/>
        </w:rPr>
        <w:t>i</w:t>
      </w:r>
      <w:r w:rsidRPr="00271AAE">
        <w:rPr>
          <w:rFonts w:ascii="Verdana" w:eastAsia="MS PMincho" w:hAnsi="Verdana"/>
          <w:sz w:val="20"/>
          <w:szCs w:val="20"/>
        </w:rPr>
        <w:t>n</w:t>
      </w:r>
      <w:r w:rsidRPr="00271AAE">
        <w:rPr>
          <w:rFonts w:ascii="Verdana" w:eastAsia="MS PMincho" w:hAnsi="Verdana"/>
          <w:spacing w:val="12"/>
          <w:sz w:val="20"/>
          <w:szCs w:val="20"/>
        </w:rPr>
        <w:t xml:space="preserve"> </w:t>
      </w:r>
      <w:r w:rsidRPr="00271AAE">
        <w:rPr>
          <w:rFonts w:ascii="Verdana" w:eastAsia="MS PMincho" w:hAnsi="Verdana"/>
          <w:spacing w:val="2"/>
          <w:sz w:val="20"/>
          <w:szCs w:val="20"/>
        </w:rPr>
        <w:t>othe</w:t>
      </w:r>
      <w:r w:rsidRPr="00271AAE">
        <w:rPr>
          <w:rFonts w:ascii="Verdana" w:eastAsia="MS PMincho" w:hAnsi="Verdana"/>
          <w:sz w:val="20"/>
          <w:szCs w:val="20"/>
        </w:rPr>
        <w:t>r</w:t>
      </w:r>
      <w:r w:rsidRPr="00271AAE">
        <w:rPr>
          <w:rFonts w:ascii="Verdana" w:eastAsia="MS PMincho" w:hAnsi="Verdana"/>
          <w:spacing w:val="24"/>
          <w:sz w:val="20"/>
          <w:szCs w:val="20"/>
        </w:rPr>
        <w:t xml:space="preserve"> </w:t>
      </w:r>
      <w:r w:rsidRPr="00271AAE">
        <w:rPr>
          <w:rFonts w:ascii="Verdana" w:eastAsia="MS PMincho" w:hAnsi="Verdana"/>
          <w:sz w:val="20"/>
          <w:szCs w:val="20"/>
        </w:rPr>
        <w:t>e</w:t>
      </w:r>
      <w:r w:rsidRPr="00271AAE">
        <w:rPr>
          <w:rFonts w:ascii="Verdana" w:eastAsia="MS PMincho" w:hAnsi="Verdana"/>
          <w:spacing w:val="2"/>
          <w:sz w:val="20"/>
          <w:szCs w:val="20"/>
        </w:rPr>
        <w:t>x</w:t>
      </w:r>
      <w:r w:rsidRPr="00271AAE">
        <w:rPr>
          <w:rFonts w:ascii="Verdana" w:eastAsia="MS PMincho" w:hAnsi="Verdana"/>
          <w:spacing w:val="3"/>
          <w:sz w:val="20"/>
          <w:szCs w:val="20"/>
        </w:rPr>
        <w:t>t</w:t>
      </w:r>
      <w:r w:rsidRPr="00271AAE">
        <w:rPr>
          <w:rFonts w:ascii="Verdana" w:eastAsia="MS PMincho" w:hAnsi="Verdana"/>
          <w:spacing w:val="-1"/>
          <w:sz w:val="20"/>
          <w:szCs w:val="20"/>
        </w:rPr>
        <w:t>r</w:t>
      </w:r>
      <w:r w:rsidRPr="00271AAE">
        <w:rPr>
          <w:rFonts w:ascii="Verdana" w:eastAsia="MS PMincho" w:hAnsi="Verdana"/>
          <w:spacing w:val="2"/>
          <w:sz w:val="20"/>
          <w:szCs w:val="20"/>
        </w:rPr>
        <w:t>em</w:t>
      </w:r>
      <w:r w:rsidRPr="00271AAE">
        <w:rPr>
          <w:rFonts w:ascii="Verdana" w:eastAsia="MS PMincho" w:hAnsi="Verdana"/>
          <w:sz w:val="20"/>
          <w:szCs w:val="20"/>
        </w:rPr>
        <w:t>e</w:t>
      </w:r>
      <w:r w:rsidRPr="00271AAE">
        <w:rPr>
          <w:rFonts w:ascii="Verdana" w:eastAsia="MS PMincho" w:hAnsi="Verdana"/>
          <w:spacing w:val="10"/>
          <w:sz w:val="20"/>
          <w:szCs w:val="20"/>
        </w:rPr>
        <w:t xml:space="preserve"> </w:t>
      </w:r>
      <w:r w:rsidRPr="00271AAE">
        <w:rPr>
          <w:rFonts w:ascii="Verdana" w:eastAsia="MS PMincho" w:hAnsi="Verdana"/>
          <w:spacing w:val="2"/>
          <w:sz w:val="20"/>
          <w:szCs w:val="20"/>
        </w:rPr>
        <w:t>ci</w:t>
      </w:r>
      <w:r w:rsidRPr="00271AAE">
        <w:rPr>
          <w:rFonts w:ascii="Verdana" w:eastAsia="MS PMincho" w:hAnsi="Verdana"/>
          <w:spacing w:val="-1"/>
          <w:sz w:val="20"/>
          <w:szCs w:val="20"/>
        </w:rPr>
        <w:t>r</w:t>
      </w:r>
      <w:r w:rsidRPr="00271AAE">
        <w:rPr>
          <w:rFonts w:ascii="Verdana" w:eastAsia="MS PMincho" w:hAnsi="Verdana"/>
          <w:spacing w:val="2"/>
          <w:sz w:val="20"/>
          <w:szCs w:val="20"/>
        </w:rPr>
        <w:t>cumstan</w:t>
      </w:r>
      <w:r w:rsidRPr="00271AAE">
        <w:rPr>
          <w:rFonts w:ascii="Verdana" w:eastAsia="MS PMincho" w:hAnsi="Verdana"/>
          <w:spacing w:val="-1"/>
          <w:sz w:val="20"/>
          <w:szCs w:val="20"/>
        </w:rPr>
        <w:t>c</w:t>
      </w:r>
      <w:r w:rsidRPr="00271AAE">
        <w:rPr>
          <w:rFonts w:ascii="Verdana" w:eastAsia="MS PMincho" w:hAnsi="Verdana"/>
          <w:spacing w:val="2"/>
          <w:sz w:val="20"/>
          <w:szCs w:val="20"/>
        </w:rPr>
        <w:t>es</w:t>
      </w:r>
      <w:r w:rsidRPr="00271AAE">
        <w:rPr>
          <w:rFonts w:ascii="Verdana" w:eastAsia="MS PMincho" w:hAnsi="Verdana"/>
          <w:sz w:val="20"/>
          <w:szCs w:val="20"/>
        </w:rPr>
        <w:t>.</w:t>
      </w:r>
      <w:r w:rsidRPr="00271AAE">
        <w:rPr>
          <w:rFonts w:ascii="Verdana" w:eastAsia="MS PMincho" w:hAnsi="Verdana"/>
          <w:spacing w:val="-11"/>
          <w:sz w:val="20"/>
          <w:szCs w:val="20"/>
        </w:rPr>
        <w:t xml:space="preserve"> </w:t>
      </w:r>
      <w:r w:rsidR="009E1B7F" w:rsidRPr="00271AAE">
        <w:rPr>
          <w:rFonts w:ascii="Verdana" w:eastAsia="MS PMincho" w:hAnsi="Verdana"/>
          <w:spacing w:val="-11"/>
          <w:sz w:val="20"/>
          <w:szCs w:val="20"/>
        </w:rPr>
        <w:t xml:space="preserve">You should read the lease and not assume a power to enter and </w:t>
      </w:r>
      <w:r w:rsidR="009E1B7F" w:rsidRPr="00271AAE">
        <w:rPr>
          <w:rFonts w:ascii="Verdana" w:eastAsia="MS PMincho" w:hAnsi="Verdana"/>
          <w:spacing w:val="-26"/>
          <w:w w:val="95"/>
          <w:sz w:val="20"/>
          <w:szCs w:val="20"/>
        </w:rPr>
        <w:t>y</w:t>
      </w:r>
      <w:r w:rsidRPr="00271AAE">
        <w:rPr>
          <w:rFonts w:ascii="Verdana" w:eastAsia="MS PMincho" w:hAnsi="Verdana"/>
          <w:spacing w:val="2"/>
          <w:w w:val="95"/>
          <w:sz w:val="20"/>
          <w:szCs w:val="20"/>
        </w:rPr>
        <w:t>o</w:t>
      </w:r>
      <w:r w:rsidRPr="00271AAE">
        <w:rPr>
          <w:rFonts w:ascii="Verdana" w:eastAsia="MS PMincho" w:hAnsi="Verdana"/>
          <w:w w:val="95"/>
          <w:sz w:val="20"/>
          <w:szCs w:val="20"/>
        </w:rPr>
        <w:t>u</w:t>
      </w:r>
      <w:r w:rsidRPr="00271AAE">
        <w:rPr>
          <w:rFonts w:ascii="Verdana" w:eastAsia="MS PMincho" w:hAnsi="Verdana"/>
          <w:spacing w:val="3"/>
          <w:w w:val="95"/>
          <w:sz w:val="20"/>
          <w:szCs w:val="20"/>
        </w:rPr>
        <w:t xml:space="preserve"> </w:t>
      </w:r>
      <w:r w:rsidRPr="00271AAE">
        <w:rPr>
          <w:rFonts w:ascii="Verdana" w:eastAsia="MS PMincho" w:hAnsi="Verdana"/>
          <w:spacing w:val="-2"/>
          <w:sz w:val="20"/>
          <w:szCs w:val="20"/>
        </w:rPr>
        <w:t>shoul</w:t>
      </w:r>
      <w:r w:rsidRPr="00271AAE">
        <w:rPr>
          <w:rFonts w:ascii="Verdana" w:eastAsia="MS PMincho" w:hAnsi="Verdana"/>
          <w:sz w:val="20"/>
          <w:szCs w:val="20"/>
        </w:rPr>
        <w:t>d</w:t>
      </w:r>
      <w:r w:rsidRPr="00271AAE">
        <w:rPr>
          <w:rFonts w:ascii="Verdana" w:eastAsia="MS PMincho" w:hAnsi="Verdana"/>
          <w:spacing w:val="-6"/>
          <w:sz w:val="20"/>
          <w:szCs w:val="20"/>
        </w:rPr>
        <w:t xml:space="preserve"> </w:t>
      </w:r>
      <w:r w:rsidRPr="00271AAE">
        <w:rPr>
          <w:rFonts w:ascii="Verdana" w:eastAsia="MS PMincho" w:hAnsi="Verdana"/>
          <w:spacing w:val="-2"/>
          <w:w w:val="96"/>
          <w:sz w:val="20"/>
          <w:szCs w:val="20"/>
        </w:rPr>
        <w:t>h</w:t>
      </w:r>
      <w:r w:rsidRPr="00271AAE">
        <w:rPr>
          <w:rFonts w:ascii="Verdana" w:eastAsia="MS PMincho" w:hAnsi="Verdana"/>
          <w:spacing w:val="-6"/>
          <w:w w:val="96"/>
          <w:sz w:val="20"/>
          <w:szCs w:val="20"/>
        </w:rPr>
        <w:t>av</w:t>
      </w:r>
      <w:r w:rsidRPr="00271AAE">
        <w:rPr>
          <w:rFonts w:ascii="Verdana" w:eastAsia="MS PMincho" w:hAnsi="Verdana"/>
          <w:w w:val="96"/>
          <w:sz w:val="20"/>
          <w:szCs w:val="20"/>
        </w:rPr>
        <w:t>e</w:t>
      </w:r>
      <w:r w:rsidRPr="00271AAE">
        <w:rPr>
          <w:rFonts w:ascii="Verdana" w:eastAsia="MS PMincho" w:hAnsi="Verdana"/>
          <w:spacing w:val="-12"/>
          <w:w w:val="96"/>
          <w:sz w:val="20"/>
          <w:szCs w:val="20"/>
        </w:rPr>
        <w:t xml:space="preserve"> </w:t>
      </w:r>
      <w:r w:rsidRPr="00271AAE">
        <w:rPr>
          <w:rFonts w:ascii="Verdana" w:eastAsia="MS PMincho" w:hAnsi="Verdana"/>
          <w:sz w:val="20"/>
          <w:szCs w:val="20"/>
        </w:rPr>
        <w:t>a</w:t>
      </w:r>
      <w:r w:rsidRPr="00271AAE">
        <w:rPr>
          <w:rFonts w:ascii="Verdana" w:eastAsia="MS PMincho" w:hAnsi="Verdana"/>
          <w:spacing w:val="-17"/>
          <w:sz w:val="20"/>
          <w:szCs w:val="20"/>
        </w:rPr>
        <w:t xml:space="preserve"> </w:t>
      </w:r>
      <w:r w:rsidRPr="00271AAE">
        <w:rPr>
          <w:rFonts w:ascii="Verdana" w:eastAsia="MS PMincho" w:hAnsi="Verdana"/>
          <w:spacing w:val="-2"/>
          <w:w w:val="107"/>
          <w:sz w:val="20"/>
          <w:szCs w:val="20"/>
        </w:rPr>
        <w:t>p</w:t>
      </w:r>
      <w:r w:rsidRPr="00271AAE">
        <w:rPr>
          <w:rFonts w:ascii="Verdana" w:eastAsia="MS PMincho" w:hAnsi="Verdana"/>
          <w:spacing w:val="-5"/>
          <w:w w:val="107"/>
          <w:sz w:val="20"/>
          <w:szCs w:val="20"/>
        </w:rPr>
        <w:t>r</w:t>
      </w:r>
      <w:r w:rsidRPr="00271AAE">
        <w:rPr>
          <w:rFonts w:ascii="Verdana" w:eastAsia="MS PMincho" w:hAnsi="Verdana"/>
          <w:spacing w:val="-2"/>
          <w:w w:val="99"/>
          <w:sz w:val="20"/>
          <w:szCs w:val="20"/>
        </w:rPr>
        <w:t>o</w:t>
      </w:r>
      <w:r w:rsidRPr="00271AAE">
        <w:rPr>
          <w:rFonts w:ascii="Verdana" w:eastAsia="MS PMincho" w:hAnsi="Verdana"/>
          <w:spacing w:val="-5"/>
          <w:w w:val="99"/>
          <w:sz w:val="20"/>
          <w:szCs w:val="20"/>
        </w:rPr>
        <w:t>c</w:t>
      </w:r>
      <w:r w:rsidRPr="00271AAE">
        <w:rPr>
          <w:rFonts w:ascii="Verdana" w:eastAsia="MS PMincho" w:hAnsi="Verdana"/>
          <w:spacing w:val="-2"/>
          <w:w w:val="104"/>
          <w:sz w:val="20"/>
          <w:szCs w:val="20"/>
        </w:rPr>
        <w:t>edu</w:t>
      </w:r>
      <w:r w:rsidRPr="00271AAE">
        <w:rPr>
          <w:rFonts w:ascii="Verdana" w:eastAsia="MS PMincho" w:hAnsi="Verdana"/>
          <w:spacing w:val="-5"/>
          <w:w w:val="104"/>
          <w:sz w:val="20"/>
          <w:szCs w:val="20"/>
        </w:rPr>
        <w:t>r</w:t>
      </w:r>
      <w:r w:rsidRPr="00271AAE">
        <w:rPr>
          <w:rFonts w:ascii="Verdana" w:eastAsia="MS PMincho" w:hAnsi="Verdana"/>
          <w:w w:val="94"/>
          <w:sz w:val="20"/>
          <w:szCs w:val="20"/>
        </w:rPr>
        <w:t>e</w:t>
      </w:r>
      <w:r w:rsidRPr="00271AAE">
        <w:rPr>
          <w:rFonts w:ascii="Verdana" w:eastAsia="MS PMincho" w:hAnsi="Verdana"/>
          <w:spacing w:val="-15"/>
          <w:sz w:val="20"/>
          <w:szCs w:val="20"/>
        </w:rPr>
        <w:t xml:space="preserve"> </w:t>
      </w:r>
      <w:r w:rsidRPr="00271AAE">
        <w:rPr>
          <w:rFonts w:ascii="Verdana" w:eastAsia="MS PMincho" w:hAnsi="Verdana"/>
          <w:spacing w:val="-2"/>
          <w:sz w:val="20"/>
          <w:szCs w:val="20"/>
        </w:rPr>
        <w:t>fo</w:t>
      </w:r>
      <w:r w:rsidRPr="00271AAE">
        <w:rPr>
          <w:rFonts w:ascii="Verdana" w:eastAsia="MS PMincho" w:hAnsi="Verdana"/>
          <w:sz w:val="20"/>
          <w:szCs w:val="20"/>
        </w:rPr>
        <w:t>r</w:t>
      </w:r>
      <w:r w:rsidRPr="00271AAE">
        <w:rPr>
          <w:rFonts w:ascii="Verdana" w:eastAsia="MS PMincho" w:hAnsi="Verdana"/>
          <w:spacing w:val="-13"/>
          <w:sz w:val="20"/>
          <w:szCs w:val="20"/>
        </w:rPr>
        <w:t xml:space="preserve"> </w:t>
      </w:r>
      <w:r w:rsidRPr="00271AAE">
        <w:rPr>
          <w:rFonts w:ascii="Verdana" w:eastAsia="MS PMincho" w:hAnsi="Verdana"/>
          <w:spacing w:val="-2"/>
          <w:sz w:val="20"/>
          <w:szCs w:val="20"/>
        </w:rPr>
        <w:t>thi</w:t>
      </w:r>
      <w:r w:rsidRPr="00271AAE">
        <w:rPr>
          <w:rFonts w:ascii="Verdana" w:eastAsia="MS PMincho" w:hAnsi="Verdana"/>
          <w:sz w:val="20"/>
          <w:szCs w:val="20"/>
        </w:rPr>
        <w:t>s</w:t>
      </w:r>
      <w:r w:rsidRPr="00271AAE">
        <w:rPr>
          <w:rFonts w:ascii="Verdana" w:eastAsia="MS PMincho" w:hAnsi="Verdana"/>
          <w:spacing w:val="-13"/>
          <w:sz w:val="20"/>
          <w:szCs w:val="20"/>
        </w:rPr>
        <w:t xml:space="preserve"> </w:t>
      </w:r>
      <w:r w:rsidRPr="00271AAE">
        <w:rPr>
          <w:rFonts w:ascii="Verdana" w:eastAsia="MS PMincho" w:hAnsi="Verdana"/>
          <w:spacing w:val="-2"/>
          <w:sz w:val="20"/>
          <w:szCs w:val="20"/>
        </w:rPr>
        <w:t>se</w:t>
      </w:r>
      <w:r w:rsidRPr="00271AAE">
        <w:rPr>
          <w:rFonts w:ascii="Verdana" w:eastAsia="MS PMincho" w:hAnsi="Verdana"/>
          <w:sz w:val="20"/>
          <w:szCs w:val="20"/>
        </w:rPr>
        <w:t>t</w:t>
      </w:r>
      <w:r w:rsidRPr="00271AAE">
        <w:rPr>
          <w:rFonts w:ascii="Verdana" w:eastAsia="MS PMincho" w:hAnsi="Verdana"/>
          <w:spacing w:val="-20"/>
          <w:sz w:val="20"/>
          <w:szCs w:val="20"/>
        </w:rPr>
        <w:t xml:space="preserve"> </w:t>
      </w:r>
      <w:r w:rsidRPr="00271AAE">
        <w:rPr>
          <w:rFonts w:ascii="Verdana" w:eastAsia="MS PMincho" w:hAnsi="Verdana"/>
          <w:spacing w:val="-2"/>
          <w:sz w:val="20"/>
          <w:szCs w:val="20"/>
        </w:rPr>
        <w:t>ou</w:t>
      </w:r>
      <w:r w:rsidRPr="00271AAE">
        <w:rPr>
          <w:rFonts w:ascii="Verdana" w:eastAsia="MS PMincho" w:hAnsi="Verdana"/>
          <w:sz w:val="20"/>
          <w:szCs w:val="20"/>
        </w:rPr>
        <w:t>t</w:t>
      </w:r>
      <w:r w:rsidRPr="00271AAE">
        <w:rPr>
          <w:rFonts w:ascii="Verdana" w:eastAsia="MS PMincho" w:hAnsi="Verdana"/>
          <w:w w:val="98"/>
          <w:sz w:val="20"/>
          <w:szCs w:val="20"/>
        </w:rPr>
        <w:t>.</w:t>
      </w:r>
      <w:r w:rsidRPr="00271AAE">
        <w:rPr>
          <w:rFonts w:ascii="Verdana" w:eastAsia="MS PMincho" w:hAnsi="Verdana"/>
          <w:spacing w:val="-22"/>
          <w:sz w:val="20"/>
          <w:szCs w:val="20"/>
        </w:rPr>
        <w:t xml:space="preserve"> </w:t>
      </w:r>
      <w:r w:rsidRPr="00271AAE">
        <w:rPr>
          <w:rFonts w:ascii="Verdana" w:eastAsia="MS PMincho" w:hAnsi="Verdana"/>
          <w:spacing w:val="-7"/>
          <w:w w:val="98"/>
          <w:sz w:val="20"/>
          <w:szCs w:val="20"/>
        </w:rPr>
        <w:t>F</w:t>
      </w:r>
      <w:r w:rsidRPr="00271AAE">
        <w:rPr>
          <w:rFonts w:ascii="Verdana" w:eastAsia="MS PMincho" w:hAnsi="Verdana"/>
          <w:spacing w:val="-3"/>
          <w:w w:val="98"/>
          <w:sz w:val="20"/>
          <w:szCs w:val="20"/>
        </w:rPr>
        <w:t>o</w:t>
      </w:r>
      <w:r w:rsidRPr="00271AAE">
        <w:rPr>
          <w:rFonts w:ascii="Verdana" w:eastAsia="MS PMincho" w:hAnsi="Verdana"/>
          <w:spacing w:val="-5"/>
          <w:w w:val="98"/>
          <w:sz w:val="20"/>
          <w:szCs w:val="20"/>
        </w:rPr>
        <w:t>r</w:t>
      </w:r>
      <w:r w:rsidRPr="00271AAE">
        <w:rPr>
          <w:rFonts w:ascii="Verdana" w:eastAsia="MS PMincho" w:hAnsi="Verdana"/>
          <w:spacing w:val="-2"/>
          <w:w w:val="98"/>
          <w:sz w:val="20"/>
          <w:szCs w:val="20"/>
        </w:rPr>
        <w:t>cibl</w:t>
      </w:r>
      <w:r w:rsidRPr="00271AAE">
        <w:rPr>
          <w:rFonts w:ascii="Verdana" w:eastAsia="MS PMincho" w:hAnsi="Verdana"/>
          <w:w w:val="98"/>
          <w:sz w:val="20"/>
          <w:szCs w:val="20"/>
        </w:rPr>
        <w:t>e</w:t>
      </w:r>
      <w:r w:rsidRPr="00271AAE">
        <w:rPr>
          <w:rFonts w:ascii="Verdana" w:eastAsia="MS PMincho" w:hAnsi="Verdana"/>
          <w:spacing w:val="-12"/>
          <w:w w:val="98"/>
          <w:sz w:val="20"/>
          <w:szCs w:val="20"/>
        </w:rPr>
        <w:t xml:space="preserve"> </w:t>
      </w:r>
      <w:r w:rsidRPr="00271AAE">
        <w:rPr>
          <w:rFonts w:ascii="Verdana" w:eastAsia="MS PMincho" w:hAnsi="Verdana"/>
          <w:spacing w:val="-2"/>
          <w:sz w:val="20"/>
          <w:szCs w:val="20"/>
        </w:rPr>
        <w:t>en</w:t>
      </w:r>
      <w:r w:rsidRPr="00271AAE">
        <w:rPr>
          <w:rFonts w:ascii="Verdana" w:eastAsia="MS PMincho" w:hAnsi="Verdana"/>
          <w:spacing w:val="-1"/>
          <w:sz w:val="20"/>
          <w:szCs w:val="20"/>
        </w:rPr>
        <w:t>t</w:t>
      </w:r>
      <w:r w:rsidRPr="00271AAE">
        <w:rPr>
          <w:rFonts w:ascii="Verdana" w:eastAsia="MS PMincho" w:hAnsi="Verdana"/>
          <w:spacing w:val="4"/>
          <w:sz w:val="20"/>
          <w:szCs w:val="20"/>
        </w:rPr>
        <w:t>r</w:t>
      </w:r>
      <w:r w:rsidRPr="00271AAE">
        <w:rPr>
          <w:rFonts w:ascii="Verdana" w:eastAsia="MS PMincho" w:hAnsi="Verdana"/>
          <w:sz w:val="20"/>
          <w:szCs w:val="20"/>
        </w:rPr>
        <w:t>y</w:t>
      </w:r>
      <w:r w:rsidRPr="00271AAE">
        <w:rPr>
          <w:rFonts w:ascii="Verdana" w:eastAsia="MS PMincho" w:hAnsi="Verdana"/>
          <w:spacing w:val="-12"/>
          <w:sz w:val="20"/>
          <w:szCs w:val="20"/>
        </w:rPr>
        <w:t xml:space="preserve"> </w:t>
      </w:r>
      <w:r w:rsidRPr="00271AAE">
        <w:rPr>
          <w:rFonts w:ascii="Verdana" w:eastAsia="MS PMincho" w:hAnsi="Verdana"/>
          <w:spacing w:val="-2"/>
          <w:sz w:val="20"/>
          <w:szCs w:val="20"/>
        </w:rPr>
        <w:t>should</w:t>
      </w:r>
      <w:r w:rsidRPr="00271AAE">
        <w:rPr>
          <w:rFonts w:ascii="Verdana" w:eastAsia="MS PMincho" w:hAnsi="Verdana"/>
          <w:spacing w:val="11"/>
          <w:sz w:val="20"/>
          <w:szCs w:val="20"/>
        </w:rPr>
        <w:t xml:space="preserve"> </w:t>
      </w:r>
      <w:r w:rsidRPr="00271AAE">
        <w:rPr>
          <w:rFonts w:ascii="Verdana" w:eastAsia="MS PMincho" w:hAnsi="Verdana"/>
          <w:spacing w:val="2"/>
          <w:sz w:val="20"/>
          <w:szCs w:val="20"/>
        </w:rPr>
        <w:t>onl</w:t>
      </w:r>
      <w:r w:rsidRPr="00271AAE">
        <w:rPr>
          <w:rFonts w:ascii="Verdana" w:eastAsia="MS PMincho" w:hAnsi="Verdana"/>
          <w:sz w:val="20"/>
          <w:szCs w:val="20"/>
        </w:rPr>
        <w:t>y</w:t>
      </w:r>
      <w:r w:rsidRPr="00271AAE">
        <w:rPr>
          <w:rFonts w:ascii="Verdana" w:eastAsia="MS PMincho" w:hAnsi="Verdana"/>
          <w:spacing w:val="9"/>
          <w:sz w:val="20"/>
          <w:szCs w:val="20"/>
        </w:rPr>
        <w:t xml:space="preserve"> </w:t>
      </w:r>
      <w:r w:rsidRPr="00271AAE">
        <w:rPr>
          <w:rFonts w:ascii="Verdana" w:eastAsia="MS PMincho" w:hAnsi="Verdana"/>
          <w:spacing w:val="2"/>
          <w:sz w:val="20"/>
          <w:szCs w:val="20"/>
        </w:rPr>
        <w:t>b</w:t>
      </w:r>
      <w:r w:rsidRPr="00271AAE">
        <w:rPr>
          <w:rFonts w:ascii="Verdana" w:eastAsia="MS PMincho" w:hAnsi="Verdana"/>
          <w:sz w:val="20"/>
          <w:szCs w:val="20"/>
        </w:rPr>
        <w:t>e</w:t>
      </w:r>
      <w:r w:rsidRPr="00271AAE">
        <w:rPr>
          <w:rFonts w:ascii="Verdana" w:eastAsia="MS PMincho" w:hAnsi="Verdana"/>
          <w:spacing w:val="11"/>
          <w:sz w:val="20"/>
          <w:szCs w:val="20"/>
        </w:rPr>
        <w:t xml:space="preserve"> </w:t>
      </w:r>
      <w:r w:rsidRPr="00271AAE">
        <w:rPr>
          <w:rFonts w:ascii="Verdana" w:eastAsia="MS PMincho" w:hAnsi="Verdana"/>
          <w:spacing w:val="-1"/>
          <w:sz w:val="20"/>
          <w:szCs w:val="20"/>
        </w:rPr>
        <w:t>c</w:t>
      </w:r>
      <w:r w:rsidRPr="00271AAE">
        <w:rPr>
          <w:rFonts w:ascii="Verdana" w:eastAsia="MS PMincho" w:hAnsi="Verdana"/>
          <w:spacing w:val="1"/>
          <w:sz w:val="20"/>
          <w:szCs w:val="20"/>
        </w:rPr>
        <w:t>o</w:t>
      </w:r>
      <w:r w:rsidRPr="00271AAE">
        <w:rPr>
          <w:rFonts w:ascii="Verdana" w:eastAsia="MS PMincho" w:hAnsi="Verdana"/>
          <w:spacing w:val="2"/>
          <w:sz w:val="20"/>
          <w:szCs w:val="20"/>
        </w:rPr>
        <w:t>nside</w:t>
      </w:r>
      <w:r w:rsidRPr="00271AAE">
        <w:rPr>
          <w:rFonts w:ascii="Verdana" w:eastAsia="MS PMincho" w:hAnsi="Verdana"/>
          <w:spacing w:val="-1"/>
          <w:sz w:val="20"/>
          <w:szCs w:val="20"/>
        </w:rPr>
        <w:t>r</w:t>
      </w:r>
      <w:r w:rsidRPr="00271AAE">
        <w:rPr>
          <w:rFonts w:ascii="Verdana" w:eastAsia="MS PMincho" w:hAnsi="Verdana"/>
          <w:spacing w:val="2"/>
          <w:sz w:val="20"/>
          <w:szCs w:val="20"/>
        </w:rPr>
        <w:t>e</w:t>
      </w:r>
      <w:r w:rsidRPr="00271AAE">
        <w:rPr>
          <w:rFonts w:ascii="Verdana" w:eastAsia="MS PMincho" w:hAnsi="Verdana"/>
          <w:sz w:val="20"/>
          <w:szCs w:val="20"/>
        </w:rPr>
        <w:t>d</w:t>
      </w:r>
      <w:r w:rsidRPr="00271AAE">
        <w:rPr>
          <w:rFonts w:ascii="Verdana" w:eastAsia="MS PMincho" w:hAnsi="Verdana"/>
          <w:spacing w:val="14"/>
          <w:sz w:val="20"/>
          <w:szCs w:val="20"/>
        </w:rPr>
        <w:t xml:space="preserve"> </w:t>
      </w:r>
      <w:r w:rsidRPr="00271AAE">
        <w:rPr>
          <w:rFonts w:ascii="Verdana" w:eastAsia="MS PMincho" w:hAnsi="Verdana"/>
          <w:spacing w:val="2"/>
          <w:sz w:val="20"/>
          <w:szCs w:val="20"/>
        </w:rPr>
        <w:t>i</w:t>
      </w:r>
      <w:r w:rsidRPr="00271AAE">
        <w:rPr>
          <w:rFonts w:ascii="Verdana" w:eastAsia="MS PMincho" w:hAnsi="Verdana"/>
          <w:sz w:val="20"/>
          <w:szCs w:val="20"/>
        </w:rPr>
        <w:t>f</w:t>
      </w:r>
      <w:r w:rsidRPr="00271AAE">
        <w:rPr>
          <w:rFonts w:ascii="Verdana" w:eastAsia="MS PMincho" w:hAnsi="Verdana"/>
          <w:spacing w:val="15"/>
          <w:sz w:val="20"/>
          <w:szCs w:val="20"/>
        </w:rPr>
        <w:t xml:space="preserve"> </w:t>
      </w:r>
      <w:r w:rsidRPr="00271AAE">
        <w:rPr>
          <w:rFonts w:ascii="Verdana" w:eastAsia="MS PMincho" w:hAnsi="Verdana"/>
          <w:spacing w:val="2"/>
          <w:sz w:val="20"/>
          <w:szCs w:val="20"/>
        </w:rPr>
        <w:t>al</w:t>
      </w:r>
      <w:r w:rsidRPr="00271AAE">
        <w:rPr>
          <w:rFonts w:ascii="Verdana" w:eastAsia="MS PMincho" w:hAnsi="Verdana"/>
          <w:sz w:val="20"/>
          <w:szCs w:val="20"/>
        </w:rPr>
        <w:t>l</w:t>
      </w:r>
      <w:r w:rsidRPr="00271AAE">
        <w:rPr>
          <w:rFonts w:ascii="Verdana" w:eastAsia="MS PMincho" w:hAnsi="Verdana"/>
          <w:spacing w:val="3"/>
          <w:sz w:val="20"/>
          <w:szCs w:val="20"/>
        </w:rPr>
        <w:t xml:space="preserve"> </w:t>
      </w:r>
      <w:r w:rsidRPr="00271AAE">
        <w:rPr>
          <w:rFonts w:ascii="Verdana" w:eastAsia="MS PMincho" w:hAnsi="Verdana"/>
          <w:spacing w:val="2"/>
          <w:w w:val="104"/>
          <w:sz w:val="20"/>
          <w:szCs w:val="20"/>
        </w:rPr>
        <w:t>othe</w:t>
      </w:r>
      <w:r w:rsidRPr="00271AAE">
        <w:rPr>
          <w:rFonts w:ascii="Verdana" w:eastAsia="MS PMincho" w:hAnsi="Verdana"/>
          <w:w w:val="104"/>
          <w:sz w:val="20"/>
          <w:szCs w:val="20"/>
        </w:rPr>
        <w:t>r</w:t>
      </w:r>
      <w:r w:rsidRPr="00271AAE">
        <w:rPr>
          <w:rFonts w:ascii="Verdana" w:eastAsia="MS PMincho" w:hAnsi="Verdana"/>
          <w:spacing w:val="12"/>
          <w:sz w:val="20"/>
          <w:szCs w:val="20"/>
        </w:rPr>
        <w:t xml:space="preserve"> </w:t>
      </w:r>
      <w:r w:rsidRPr="00271AAE">
        <w:rPr>
          <w:rFonts w:ascii="Verdana" w:eastAsia="MS PMincho" w:hAnsi="Verdana"/>
          <w:spacing w:val="-2"/>
          <w:sz w:val="20"/>
          <w:szCs w:val="20"/>
        </w:rPr>
        <w:t>av</w:t>
      </w:r>
      <w:r w:rsidRPr="00271AAE">
        <w:rPr>
          <w:rFonts w:ascii="Verdana" w:eastAsia="MS PMincho" w:hAnsi="Verdana"/>
          <w:spacing w:val="2"/>
          <w:sz w:val="20"/>
          <w:szCs w:val="20"/>
        </w:rPr>
        <w:t>e</w:t>
      </w:r>
      <w:r w:rsidRPr="00271AAE">
        <w:rPr>
          <w:rFonts w:ascii="Verdana" w:eastAsia="MS PMincho" w:hAnsi="Verdana"/>
          <w:spacing w:val="1"/>
          <w:sz w:val="20"/>
          <w:szCs w:val="20"/>
        </w:rPr>
        <w:t>n</w:t>
      </w:r>
      <w:r w:rsidRPr="00271AAE">
        <w:rPr>
          <w:rFonts w:ascii="Verdana" w:eastAsia="MS PMincho" w:hAnsi="Verdana"/>
          <w:spacing w:val="2"/>
          <w:sz w:val="20"/>
          <w:szCs w:val="20"/>
        </w:rPr>
        <w:t>ue</w:t>
      </w:r>
      <w:r w:rsidRPr="00271AAE">
        <w:rPr>
          <w:rFonts w:ascii="Verdana" w:eastAsia="MS PMincho" w:hAnsi="Verdana"/>
          <w:sz w:val="20"/>
          <w:szCs w:val="20"/>
        </w:rPr>
        <w:t>s</w:t>
      </w:r>
      <w:r w:rsidRPr="00271AAE">
        <w:rPr>
          <w:rFonts w:ascii="Verdana" w:eastAsia="MS PMincho" w:hAnsi="Verdana"/>
          <w:spacing w:val="-1"/>
          <w:sz w:val="20"/>
          <w:szCs w:val="20"/>
        </w:rPr>
        <w:t xml:space="preserve"> </w:t>
      </w:r>
      <w:r w:rsidRPr="00271AAE">
        <w:rPr>
          <w:rFonts w:ascii="Verdana" w:eastAsia="MS PMincho" w:hAnsi="Verdana"/>
          <w:sz w:val="20"/>
          <w:szCs w:val="20"/>
        </w:rPr>
        <w:t>to</w:t>
      </w:r>
      <w:r w:rsidRPr="00271AAE">
        <w:rPr>
          <w:rFonts w:ascii="Verdana" w:eastAsia="MS PMincho" w:hAnsi="Verdana"/>
          <w:spacing w:val="21"/>
          <w:sz w:val="20"/>
          <w:szCs w:val="20"/>
        </w:rPr>
        <w:t xml:space="preserve"> </w:t>
      </w:r>
      <w:r w:rsidRPr="00271AAE">
        <w:rPr>
          <w:rFonts w:ascii="Verdana" w:eastAsia="MS PMincho" w:hAnsi="Verdana"/>
          <w:spacing w:val="2"/>
          <w:sz w:val="20"/>
          <w:szCs w:val="20"/>
        </w:rPr>
        <w:t>en</w:t>
      </w:r>
      <w:r w:rsidRPr="00271AAE">
        <w:rPr>
          <w:rFonts w:ascii="Verdana" w:eastAsia="MS PMincho" w:hAnsi="Verdana"/>
          <w:spacing w:val="4"/>
          <w:sz w:val="20"/>
          <w:szCs w:val="20"/>
        </w:rPr>
        <w:t>t</w:t>
      </w:r>
      <w:r w:rsidRPr="00271AAE">
        <w:rPr>
          <w:rFonts w:ascii="Verdana" w:eastAsia="MS PMincho" w:hAnsi="Verdana"/>
          <w:spacing w:val="9"/>
          <w:sz w:val="20"/>
          <w:szCs w:val="20"/>
        </w:rPr>
        <w:t>r</w:t>
      </w:r>
      <w:r w:rsidRPr="00271AAE">
        <w:rPr>
          <w:rFonts w:ascii="Verdana" w:eastAsia="MS PMincho" w:hAnsi="Verdana"/>
          <w:sz w:val="20"/>
          <w:szCs w:val="20"/>
        </w:rPr>
        <w:t>y</w:t>
      </w:r>
      <w:r w:rsidRPr="00271AAE">
        <w:rPr>
          <w:rFonts w:ascii="Verdana" w:eastAsia="MS PMincho" w:hAnsi="Verdana"/>
          <w:spacing w:val="15"/>
          <w:sz w:val="20"/>
          <w:szCs w:val="20"/>
        </w:rPr>
        <w:t xml:space="preserve"> </w:t>
      </w:r>
      <w:r w:rsidRPr="00271AAE">
        <w:rPr>
          <w:rFonts w:ascii="Verdana" w:eastAsia="MS PMincho" w:hAnsi="Verdana"/>
          <w:spacing w:val="2"/>
          <w:sz w:val="20"/>
          <w:szCs w:val="20"/>
        </w:rPr>
        <w:t>a</w:t>
      </w:r>
      <w:r w:rsidRPr="00271AAE">
        <w:rPr>
          <w:rFonts w:ascii="Verdana" w:eastAsia="MS PMincho" w:hAnsi="Verdana"/>
          <w:spacing w:val="-1"/>
          <w:sz w:val="20"/>
          <w:szCs w:val="20"/>
        </w:rPr>
        <w:t>r</w:t>
      </w:r>
      <w:r w:rsidRPr="00271AAE">
        <w:rPr>
          <w:rFonts w:ascii="Verdana" w:eastAsia="MS PMincho" w:hAnsi="Verdana"/>
          <w:sz w:val="20"/>
          <w:szCs w:val="20"/>
        </w:rPr>
        <w:t>e</w:t>
      </w:r>
      <w:r w:rsidRPr="00271AAE">
        <w:rPr>
          <w:rFonts w:ascii="Verdana" w:eastAsia="MS PMincho" w:hAnsi="Verdana"/>
          <w:spacing w:val="9"/>
          <w:sz w:val="20"/>
          <w:szCs w:val="20"/>
        </w:rPr>
        <w:t xml:space="preserve"> </w:t>
      </w:r>
      <w:r w:rsidRPr="00271AAE">
        <w:rPr>
          <w:rFonts w:ascii="Verdana" w:eastAsia="MS PMincho" w:hAnsi="Verdana"/>
          <w:spacing w:val="2"/>
          <w:sz w:val="20"/>
          <w:szCs w:val="20"/>
        </w:rPr>
        <w:t>closed</w:t>
      </w:r>
      <w:r w:rsidRPr="00271AAE">
        <w:rPr>
          <w:rFonts w:ascii="Verdana" w:eastAsia="MS PMincho" w:hAnsi="Verdana"/>
          <w:sz w:val="20"/>
          <w:szCs w:val="20"/>
        </w:rPr>
        <w:t>.</w:t>
      </w:r>
      <w:r w:rsidRPr="00271AAE">
        <w:rPr>
          <w:rFonts w:ascii="Verdana" w:eastAsia="MS PMincho" w:hAnsi="Verdana"/>
          <w:spacing w:val="-14"/>
          <w:sz w:val="20"/>
          <w:szCs w:val="20"/>
        </w:rPr>
        <w:t xml:space="preserve"> </w:t>
      </w:r>
      <w:r w:rsidRPr="00271AAE">
        <w:rPr>
          <w:rFonts w:ascii="Verdana" w:eastAsia="MS PMincho" w:hAnsi="Verdana"/>
          <w:spacing w:val="-6"/>
          <w:sz w:val="20"/>
          <w:szCs w:val="20"/>
        </w:rPr>
        <w:t>W</w:t>
      </w:r>
      <w:r w:rsidRPr="00271AAE">
        <w:rPr>
          <w:rFonts w:ascii="Verdana" w:eastAsia="MS PMincho" w:hAnsi="Verdana"/>
          <w:spacing w:val="2"/>
          <w:sz w:val="20"/>
          <w:szCs w:val="20"/>
        </w:rPr>
        <w:t>i</w:t>
      </w:r>
      <w:r w:rsidRPr="00271AAE">
        <w:rPr>
          <w:rFonts w:ascii="Verdana" w:eastAsia="MS PMincho" w:hAnsi="Verdana"/>
          <w:spacing w:val="4"/>
          <w:sz w:val="20"/>
          <w:szCs w:val="20"/>
        </w:rPr>
        <w:t>t</w:t>
      </w:r>
      <w:r w:rsidRPr="00271AAE">
        <w:rPr>
          <w:rFonts w:ascii="Verdana" w:eastAsia="MS PMincho" w:hAnsi="Verdana"/>
          <w:spacing w:val="2"/>
          <w:sz w:val="20"/>
          <w:szCs w:val="20"/>
        </w:rPr>
        <w:t>nesses</w:t>
      </w:r>
      <w:r w:rsidRPr="00271AAE">
        <w:rPr>
          <w:rFonts w:ascii="Verdana" w:eastAsia="MS PMincho" w:hAnsi="Verdana"/>
          <w:spacing w:val="-20"/>
          <w:sz w:val="20"/>
          <w:szCs w:val="20"/>
        </w:rPr>
        <w:t xml:space="preserve"> </w:t>
      </w:r>
      <w:r w:rsidRPr="00271AAE">
        <w:rPr>
          <w:rFonts w:ascii="Verdana" w:eastAsia="MS PMincho" w:hAnsi="Verdana"/>
          <w:spacing w:val="2"/>
          <w:sz w:val="20"/>
          <w:szCs w:val="20"/>
        </w:rPr>
        <w:t>shoul</w:t>
      </w:r>
      <w:r w:rsidRPr="00271AAE">
        <w:rPr>
          <w:rFonts w:ascii="Verdana" w:eastAsia="MS PMincho" w:hAnsi="Verdana"/>
          <w:sz w:val="20"/>
          <w:szCs w:val="20"/>
        </w:rPr>
        <w:t>d</w:t>
      </w:r>
      <w:r w:rsidR="00615983" w:rsidRPr="00271AAE">
        <w:rPr>
          <w:rFonts w:ascii="Verdana" w:eastAsia="MS PMincho" w:hAnsi="Verdana"/>
          <w:sz w:val="20"/>
          <w:szCs w:val="20"/>
        </w:rPr>
        <w:t xml:space="preserve"> </w:t>
      </w:r>
      <w:r w:rsidRPr="00271AAE">
        <w:rPr>
          <w:rFonts w:ascii="Verdana" w:eastAsia="MS PMincho" w:hAnsi="Verdana"/>
          <w:spacing w:val="2"/>
          <w:sz w:val="20"/>
          <w:szCs w:val="20"/>
        </w:rPr>
        <w:t>b</w:t>
      </w:r>
      <w:r w:rsidRPr="00271AAE">
        <w:rPr>
          <w:rFonts w:ascii="Verdana" w:eastAsia="MS PMincho" w:hAnsi="Verdana"/>
          <w:sz w:val="20"/>
          <w:szCs w:val="20"/>
        </w:rPr>
        <w:t>e</w:t>
      </w:r>
      <w:r w:rsidR="00615983" w:rsidRPr="00271AAE">
        <w:rPr>
          <w:rFonts w:ascii="Verdana" w:eastAsia="MS PMincho" w:hAnsi="Verdana"/>
          <w:sz w:val="20"/>
          <w:szCs w:val="20"/>
        </w:rPr>
        <w:t xml:space="preserve"> </w:t>
      </w:r>
      <w:r w:rsidRPr="00271AAE">
        <w:rPr>
          <w:rFonts w:ascii="Verdana" w:eastAsia="MS PMincho" w:hAnsi="Verdana"/>
          <w:spacing w:val="2"/>
          <w:sz w:val="20"/>
          <w:szCs w:val="20"/>
        </w:rPr>
        <w:t>sou</w:t>
      </w:r>
      <w:r w:rsidRPr="00271AAE">
        <w:rPr>
          <w:rFonts w:ascii="Verdana" w:eastAsia="MS PMincho" w:hAnsi="Verdana"/>
          <w:spacing w:val="5"/>
          <w:sz w:val="20"/>
          <w:szCs w:val="20"/>
        </w:rPr>
        <w:t>g</w:t>
      </w:r>
      <w:r w:rsidRPr="00271AAE">
        <w:rPr>
          <w:rFonts w:ascii="Verdana" w:eastAsia="MS PMincho" w:hAnsi="Verdana"/>
          <w:spacing w:val="2"/>
          <w:sz w:val="20"/>
          <w:szCs w:val="20"/>
        </w:rPr>
        <w:t>h</w:t>
      </w:r>
      <w:r w:rsidRPr="00271AAE">
        <w:rPr>
          <w:rFonts w:ascii="Verdana" w:eastAsia="MS PMincho" w:hAnsi="Verdana"/>
          <w:sz w:val="20"/>
          <w:szCs w:val="20"/>
        </w:rPr>
        <w:t>t</w:t>
      </w:r>
      <w:r w:rsidR="00E8597C" w:rsidRPr="00271AAE">
        <w:rPr>
          <w:rFonts w:ascii="Verdana" w:eastAsia="MS PMincho" w:hAnsi="Verdana"/>
          <w:sz w:val="20"/>
          <w:szCs w:val="20"/>
        </w:rPr>
        <w:t xml:space="preserve">, </w:t>
      </w:r>
      <w:r w:rsidR="006435DA" w:rsidRPr="00271AAE">
        <w:rPr>
          <w:rFonts w:ascii="Verdana" w:eastAsia="MS PMincho" w:hAnsi="Verdana"/>
          <w:sz w:val="20"/>
          <w:szCs w:val="20"/>
        </w:rPr>
        <w:t xml:space="preserve">the </w:t>
      </w:r>
      <w:r w:rsidRPr="00271AAE">
        <w:rPr>
          <w:rFonts w:ascii="Verdana" w:eastAsia="MS PMincho" w:hAnsi="Verdana"/>
          <w:spacing w:val="2"/>
          <w:sz w:val="20"/>
          <w:szCs w:val="20"/>
        </w:rPr>
        <w:t>poli</w:t>
      </w:r>
      <w:r w:rsidRPr="00271AAE">
        <w:rPr>
          <w:rFonts w:ascii="Verdana" w:eastAsia="MS PMincho" w:hAnsi="Verdana"/>
          <w:sz w:val="20"/>
          <w:szCs w:val="20"/>
        </w:rPr>
        <w:t>ce</w:t>
      </w:r>
      <w:r w:rsidR="00615983" w:rsidRPr="00271AAE">
        <w:rPr>
          <w:rFonts w:ascii="Verdana" w:eastAsia="MS PMincho" w:hAnsi="Verdana"/>
          <w:sz w:val="20"/>
          <w:szCs w:val="20"/>
        </w:rPr>
        <w:t xml:space="preserve"> </w:t>
      </w:r>
      <w:r w:rsidRPr="00271AAE">
        <w:rPr>
          <w:rFonts w:ascii="Verdana" w:eastAsia="MS PMincho" w:hAnsi="Verdana"/>
          <w:spacing w:val="2"/>
          <w:sz w:val="20"/>
          <w:szCs w:val="20"/>
        </w:rPr>
        <w:t>shoul</w:t>
      </w:r>
      <w:r w:rsidRPr="00271AAE">
        <w:rPr>
          <w:rFonts w:ascii="Verdana" w:eastAsia="MS PMincho" w:hAnsi="Verdana"/>
          <w:sz w:val="20"/>
          <w:szCs w:val="20"/>
        </w:rPr>
        <w:t>d</w:t>
      </w:r>
      <w:r w:rsidR="00615983" w:rsidRPr="00271AAE">
        <w:rPr>
          <w:rFonts w:ascii="Verdana" w:eastAsia="MS PMincho" w:hAnsi="Verdana"/>
          <w:sz w:val="20"/>
          <w:szCs w:val="20"/>
        </w:rPr>
        <w:t xml:space="preserve"> </w:t>
      </w:r>
      <w:r w:rsidRPr="00271AAE">
        <w:rPr>
          <w:rFonts w:ascii="Verdana" w:eastAsia="MS PMincho" w:hAnsi="Verdana"/>
          <w:spacing w:val="2"/>
          <w:sz w:val="20"/>
          <w:szCs w:val="20"/>
        </w:rPr>
        <w:t>b</w:t>
      </w:r>
      <w:r w:rsidRPr="00271AAE">
        <w:rPr>
          <w:rFonts w:ascii="Verdana" w:eastAsia="MS PMincho" w:hAnsi="Verdana"/>
          <w:sz w:val="20"/>
          <w:szCs w:val="20"/>
        </w:rPr>
        <w:t>e</w:t>
      </w:r>
      <w:r w:rsidR="00615983" w:rsidRPr="00271AAE">
        <w:rPr>
          <w:rFonts w:ascii="Verdana" w:eastAsia="MS PMincho" w:hAnsi="Verdana"/>
          <w:sz w:val="20"/>
          <w:szCs w:val="20"/>
        </w:rPr>
        <w:t xml:space="preserve"> </w:t>
      </w:r>
      <w:r w:rsidRPr="00271AAE">
        <w:rPr>
          <w:rFonts w:ascii="Verdana" w:eastAsia="MS PMincho" w:hAnsi="Verdana"/>
          <w:spacing w:val="2"/>
          <w:sz w:val="20"/>
          <w:szCs w:val="20"/>
        </w:rPr>
        <w:t>notifie</w:t>
      </w:r>
      <w:r w:rsidRPr="00271AAE">
        <w:rPr>
          <w:rFonts w:ascii="Verdana" w:eastAsia="MS PMincho" w:hAnsi="Verdana"/>
          <w:sz w:val="20"/>
          <w:szCs w:val="20"/>
        </w:rPr>
        <w:t>d</w:t>
      </w:r>
      <w:r w:rsidR="00615983" w:rsidRPr="00271AAE">
        <w:rPr>
          <w:rFonts w:ascii="Verdana" w:eastAsia="MS PMincho" w:hAnsi="Verdana"/>
          <w:sz w:val="20"/>
          <w:szCs w:val="20"/>
        </w:rPr>
        <w:t xml:space="preserve"> </w:t>
      </w:r>
      <w:r w:rsidRPr="00271AAE">
        <w:rPr>
          <w:rFonts w:ascii="Verdana" w:eastAsia="MS PMincho" w:hAnsi="Verdana"/>
          <w:spacing w:val="2"/>
          <w:sz w:val="20"/>
          <w:szCs w:val="20"/>
        </w:rPr>
        <w:t>an</w:t>
      </w:r>
      <w:r w:rsidRPr="00271AAE">
        <w:rPr>
          <w:rFonts w:ascii="Verdana" w:eastAsia="MS PMincho" w:hAnsi="Verdana"/>
          <w:sz w:val="20"/>
          <w:szCs w:val="20"/>
        </w:rPr>
        <w:t>d</w:t>
      </w:r>
      <w:r w:rsidR="00615983" w:rsidRPr="00271AAE">
        <w:rPr>
          <w:rFonts w:ascii="Verdana" w:eastAsia="MS PMincho" w:hAnsi="Verdana"/>
          <w:sz w:val="20"/>
          <w:szCs w:val="20"/>
        </w:rPr>
        <w:t xml:space="preserve"> </w:t>
      </w:r>
      <w:r w:rsidRPr="00271AAE">
        <w:rPr>
          <w:rFonts w:ascii="Verdana" w:eastAsia="MS PMincho" w:hAnsi="Verdana"/>
          <w:spacing w:val="2"/>
          <w:sz w:val="20"/>
          <w:szCs w:val="20"/>
        </w:rPr>
        <w:t>immedia</w:t>
      </w:r>
      <w:r w:rsidRPr="00271AAE">
        <w:rPr>
          <w:rFonts w:ascii="Verdana" w:eastAsia="MS PMincho" w:hAnsi="Verdana"/>
          <w:sz w:val="20"/>
          <w:szCs w:val="20"/>
        </w:rPr>
        <w:t>te</w:t>
      </w:r>
      <w:r w:rsidRPr="00271AAE">
        <w:rPr>
          <w:rFonts w:ascii="Verdana" w:eastAsia="MS PMincho" w:hAnsi="Verdana"/>
          <w:spacing w:val="9"/>
          <w:sz w:val="20"/>
          <w:szCs w:val="20"/>
        </w:rPr>
        <w:t xml:space="preserve"> </w:t>
      </w:r>
      <w:r w:rsidRPr="00271AAE">
        <w:rPr>
          <w:rFonts w:ascii="Verdana" w:eastAsia="MS PMincho" w:hAnsi="Verdana"/>
          <w:spacing w:val="2"/>
          <w:sz w:val="20"/>
          <w:szCs w:val="20"/>
        </w:rPr>
        <w:t>a</w:t>
      </w:r>
      <w:r w:rsidRPr="00271AAE">
        <w:rPr>
          <w:rFonts w:ascii="Verdana" w:eastAsia="MS PMincho" w:hAnsi="Verdana"/>
          <w:spacing w:val="5"/>
          <w:sz w:val="20"/>
          <w:szCs w:val="20"/>
        </w:rPr>
        <w:t>r</w:t>
      </w:r>
      <w:r w:rsidRPr="00271AAE">
        <w:rPr>
          <w:rFonts w:ascii="Verdana" w:eastAsia="MS PMincho" w:hAnsi="Verdana"/>
          <w:spacing w:val="4"/>
          <w:sz w:val="20"/>
          <w:szCs w:val="20"/>
        </w:rPr>
        <w:t>r</w:t>
      </w:r>
      <w:r w:rsidRPr="00271AAE">
        <w:rPr>
          <w:rFonts w:ascii="Verdana" w:eastAsia="MS PMincho" w:hAnsi="Verdana"/>
          <w:spacing w:val="2"/>
          <w:sz w:val="20"/>
          <w:szCs w:val="20"/>
        </w:rPr>
        <w:t>angement</w:t>
      </w:r>
      <w:r w:rsidRPr="00271AAE">
        <w:rPr>
          <w:rFonts w:ascii="Verdana" w:eastAsia="MS PMincho" w:hAnsi="Verdana"/>
          <w:sz w:val="20"/>
          <w:szCs w:val="20"/>
        </w:rPr>
        <w:t>s</w:t>
      </w:r>
      <w:r w:rsidRPr="00271AAE">
        <w:rPr>
          <w:rFonts w:ascii="Verdana" w:eastAsia="MS PMincho" w:hAnsi="Verdana"/>
          <w:spacing w:val="41"/>
          <w:sz w:val="20"/>
          <w:szCs w:val="20"/>
        </w:rPr>
        <w:t xml:space="preserve"> </w:t>
      </w:r>
      <w:r w:rsidRPr="00271AAE">
        <w:rPr>
          <w:rFonts w:ascii="Verdana" w:eastAsia="MS PMincho" w:hAnsi="Verdana"/>
          <w:spacing w:val="2"/>
          <w:sz w:val="20"/>
          <w:szCs w:val="20"/>
        </w:rPr>
        <w:t>mad</w:t>
      </w:r>
      <w:r w:rsidRPr="00271AAE">
        <w:rPr>
          <w:rFonts w:ascii="Verdana" w:eastAsia="MS PMincho" w:hAnsi="Verdana"/>
          <w:sz w:val="20"/>
          <w:szCs w:val="20"/>
        </w:rPr>
        <w:t>e</w:t>
      </w:r>
      <w:r w:rsidRPr="00271AAE">
        <w:rPr>
          <w:rFonts w:ascii="Verdana" w:eastAsia="MS PMincho" w:hAnsi="Verdana"/>
          <w:spacing w:val="39"/>
          <w:sz w:val="20"/>
          <w:szCs w:val="20"/>
        </w:rPr>
        <w:t xml:space="preserve"> </w:t>
      </w:r>
      <w:r w:rsidRPr="00271AAE">
        <w:rPr>
          <w:rFonts w:ascii="Verdana" w:eastAsia="MS PMincho" w:hAnsi="Verdana"/>
          <w:sz w:val="20"/>
          <w:szCs w:val="20"/>
        </w:rPr>
        <w:t>to</w:t>
      </w:r>
      <w:r w:rsidRPr="00271AAE">
        <w:rPr>
          <w:rFonts w:ascii="Verdana" w:eastAsia="MS PMincho" w:hAnsi="Verdana"/>
          <w:spacing w:val="41"/>
          <w:sz w:val="20"/>
          <w:szCs w:val="20"/>
        </w:rPr>
        <w:t xml:space="preserve"> </w:t>
      </w:r>
      <w:r w:rsidRPr="00271AAE">
        <w:rPr>
          <w:rFonts w:ascii="Verdana" w:eastAsia="MS PMincho" w:hAnsi="Verdana"/>
          <w:spacing w:val="-1"/>
          <w:sz w:val="20"/>
          <w:szCs w:val="20"/>
        </w:rPr>
        <w:t>r</w:t>
      </w:r>
      <w:r w:rsidRPr="00271AAE">
        <w:rPr>
          <w:rFonts w:ascii="Verdana" w:eastAsia="MS PMincho" w:hAnsi="Verdana"/>
          <w:spacing w:val="2"/>
          <w:sz w:val="20"/>
          <w:szCs w:val="20"/>
        </w:rPr>
        <w:t>epai</w:t>
      </w:r>
      <w:r w:rsidRPr="00271AAE">
        <w:rPr>
          <w:rFonts w:ascii="Verdana" w:eastAsia="MS PMincho" w:hAnsi="Verdana"/>
          <w:sz w:val="20"/>
          <w:szCs w:val="20"/>
        </w:rPr>
        <w:t>r</w:t>
      </w:r>
      <w:r w:rsidRPr="00271AAE">
        <w:rPr>
          <w:rFonts w:ascii="Verdana" w:eastAsia="MS PMincho" w:hAnsi="Verdana"/>
          <w:spacing w:val="38"/>
          <w:sz w:val="20"/>
          <w:szCs w:val="20"/>
        </w:rPr>
        <w:t xml:space="preserve"> </w:t>
      </w:r>
      <w:r w:rsidRPr="00271AAE">
        <w:rPr>
          <w:rFonts w:ascii="Verdana" w:eastAsia="MS PMincho" w:hAnsi="Verdana"/>
          <w:spacing w:val="2"/>
          <w:sz w:val="20"/>
          <w:szCs w:val="20"/>
        </w:rPr>
        <w:t>an</w:t>
      </w:r>
      <w:r w:rsidRPr="00271AAE">
        <w:rPr>
          <w:rFonts w:ascii="Verdana" w:eastAsia="MS PMincho" w:hAnsi="Verdana"/>
          <w:sz w:val="20"/>
          <w:szCs w:val="20"/>
        </w:rPr>
        <w:t>d</w:t>
      </w:r>
      <w:r w:rsidRPr="00271AAE">
        <w:rPr>
          <w:rFonts w:ascii="Verdana" w:eastAsia="MS PMincho" w:hAnsi="Verdana"/>
          <w:spacing w:val="40"/>
          <w:sz w:val="20"/>
          <w:szCs w:val="20"/>
        </w:rPr>
        <w:t xml:space="preserve"> </w:t>
      </w:r>
      <w:r w:rsidRPr="00271AAE">
        <w:rPr>
          <w:rFonts w:ascii="Verdana" w:eastAsia="MS PMincho" w:hAnsi="Verdana"/>
          <w:spacing w:val="-1"/>
          <w:sz w:val="20"/>
          <w:szCs w:val="20"/>
        </w:rPr>
        <w:t>r</w:t>
      </w:r>
      <w:r w:rsidRPr="00271AAE">
        <w:rPr>
          <w:rFonts w:ascii="Verdana" w:eastAsia="MS PMincho" w:hAnsi="Verdana"/>
          <w:spacing w:val="2"/>
          <w:sz w:val="20"/>
          <w:szCs w:val="20"/>
        </w:rPr>
        <w:t>e-secu</w:t>
      </w:r>
      <w:r w:rsidRPr="00271AAE">
        <w:rPr>
          <w:rFonts w:ascii="Verdana" w:eastAsia="MS PMincho" w:hAnsi="Verdana"/>
          <w:spacing w:val="-1"/>
          <w:sz w:val="20"/>
          <w:szCs w:val="20"/>
        </w:rPr>
        <w:t>r</w:t>
      </w:r>
      <w:r w:rsidRPr="00271AAE">
        <w:rPr>
          <w:rFonts w:ascii="Verdana" w:eastAsia="MS PMincho" w:hAnsi="Verdana"/>
          <w:sz w:val="20"/>
          <w:szCs w:val="20"/>
        </w:rPr>
        <w:t>e</w:t>
      </w:r>
      <w:r w:rsidRPr="00271AAE">
        <w:rPr>
          <w:rFonts w:ascii="Verdana" w:eastAsia="MS PMincho" w:hAnsi="Verdana"/>
          <w:spacing w:val="28"/>
          <w:sz w:val="20"/>
          <w:szCs w:val="20"/>
        </w:rPr>
        <w:t xml:space="preserve"> </w:t>
      </w:r>
      <w:r w:rsidRPr="00271AAE">
        <w:rPr>
          <w:rFonts w:ascii="Verdana" w:eastAsia="MS PMincho" w:hAnsi="Verdana"/>
          <w:spacing w:val="2"/>
          <w:w w:val="103"/>
          <w:sz w:val="20"/>
          <w:szCs w:val="20"/>
        </w:rPr>
        <w:t>th</w:t>
      </w:r>
      <w:r w:rsidRPr="00271AAE">
        <w:rPr>
          <w:rFonts w:ascii="Verdana" w:eastAsia="MS PMincho" w:hAnsi="Verdana"/>
          <w:w w:val="103"/>
          <w:sz w:val="20"/>
          <w:szCs w:val="20"/>
        </w:rPr>
        <w:t>e</w:t>
      </w:r>
      <w:r w:rsidR="00615983" w:rsidRPr="00271AAE">
        <w:rPr>
          <w:rFonts w:ascii="Verdana" w:eastAsia="MS PMincho" w:hAnsi="Verdana"/>
          <w:sz w:val="20"/>
          <w:szCs w:val="20"/>
        </w:rPr>
        <w:t xml:space="preserve"> </w:t>
      </w:r>
      <w:r w:rsidRPr="00271AAE">
        <w:rPr>
          <w:rFonts w:ascii="Verdana" w:eastAsia="MS PMincho" w:hAnsi="Verdana"/>
          <w:spacing w:val="2"/>
          <w:w w:val="107"/>
          <w:sz w:val="20"/>
          <w:szCs w:val="20"/>
        </w:rPr>
        <w:t>p</w:t>
      </w:r>
      <w:r w:rsidRPr="00271AAE">
        <w:rPr>
          <w:rFonts w:ascii="Verdana" w:eastAsia="MS PMincho" w:hAnsi="Verdana"/>
          <w:spacing w:val="-1"/>
          <w:w w:val="107"/>
          <w:sz w:val="20"/>
          <w:szCs w:val="20"/>
        </w:rPr>
        <w:t>r</w:t>
      </w:r>
      <w:r w:rsidRPr="00271AAE">
        <w:rPr>
          <w:rFonts w:ascii="Verdana" w:eastAsia="MS PMincho" w:hAnsi="Verdana"/>
          <w:spacing w:val="2"/>
          <w:w w:val="97"/>
          <w:sz w:val="20"/>
          <w:szCs w:val="20"/>
        </w:rPr>
        <w:t>emise</w:t>
      </w:r>
      <w:r w:rsidRPr="00271AAE">
        <w:rPr>
          <w:rFonts w:ascii="Verdana" w:eastAsia="MS PMincho" w:hAnsi="Verdana"/>
          <w:w w:val="97"/>
          <w:sz w:val="20"/>
          <w:szCs w:val="20"/>
        </w:rPr>
        <w:t>s</w:t>
      </w:r>
      <w:r w:rsidR="00615983" w:rsidRPr="00271AAE">
        <w:rPr>
          <w:rFonts w:ascii="Verdana" w:eastAsia="MS PMincho" w:hAnsi="Verdana"/>
          <w:sz w:val="20"/>
          <w:szCs w:val="20"/>
        </w:rPr>
        <w:t xml:space="preserve"> </w:t>
      </w:r>
      <w:r w:rsidRPr="00271AAE">
        <w:rPr>
          <w:rFonts w:ascii="Verdana" w:eastAsia="MS PMincho" w:hAnsi="Verdana"/>
          <w:spacing w:val="-2"/>
          <w:sz w:val="20"/>
          <w:szCs w:val="20"/>
        </w:rPr>
        <w:t>y</w:t>
      </w:r>
      <w:r w:rsidRPr="00271AAE">
        <w:rPr>
          <w:rFonts w:ascii="Verdana" w:eastAsia="MS PMincho" w:hAnsi="Verdana"/>
          <w:spacing w:val="2"/>
          <w:sz w:val="20"/>
          <w:szCs w:val="20"/>
        </w:rPr>
        <w:t>o</w:t>
      </w:r>
      <w:r w:rsidRPr="00271AAE">
        <w:rPr>
          <w:rFonts w:ascii="Verdana" w:eastAsia="MS PMincho" w:hAnsi="Verdana"/>
          <w:sz w:val="20"/>
          <w:szCs w:val="20"/>
        </w:rPr>
        <w:t>u</w:t>
      </w:r>
      <w:r w:rsidRPr="00271AAE">
        <w:rPr>
          <w:rFonts w:ascii="Verdana" w:eastAsia="MS PMincho" w:hAnsi="Verdana"/>
          <w:spacing w:val="26"/>
          <w:sz w:val="20"/>
          <w:szCs w:val="20"/>
        </w:rPr>
        <w:t xml:space="preserve"> </w:t>
      </w:r>
      <w:r w:rsidRPr="00271AAE">
        <w:rPr>
          <w:rFonts w:ascii="Verdana" w:eastAsia="MS PMincho" w:hAnsi="Verdana"/>
          <w:spacing w:val="2"/>
          <w:sz w:val="20"/>
          <w:szCs w:val="20"/>
        </w:rPr>
        <w:t>h</w:t>
      </w:r>
      <w:r w:rsidRPr="00271AAE">
        <w:rPr>
          <w:rFonts w:ascii="Verdana" w:eastAsia="MS PMincho" w:hAnsi="Verdana"/>
          <w:spacing w:val="-2"/>
          <w:sz w:val="20"/>
          <w:szCs w:val="20"/>
        </w:rPr>
        <w:t>av</w:t>
      </w:r>
      <w:r w:rsidRPr="00271AAE">
        <w:rPr>
          <w:rFonts w:ascii="Verdana" w:eastAsia="MS PMincho" w:hAnsi="Verdana"/>
          <w:sz w:val="20"/>
          <w:szCs w:val="20"/>
        </w:rPr>
        <w:t>e</w:t>
      </w:r>
      <w:r w:rsidRPr="00271AAE">
        <w:rPr>
          <w:rFonts w:ascii="Verdana" w:eastAsia="MS PMincho" w:hAnsi="Verdana"/>
          <w:spacing w:val="-12"/>
          <w:sz w:val="20"/>
          <w:szCs w:val="20"/>
        </w:rPr>
        <w:t xml:space="preserve"> </w:t>
      </w:r>
      <w:r w:rsidRPr="00271AAE">
        <w:rPr>
          <w:rFonts w:ascii="Verdana" w:eastAsia="MS PMincho" w:hAnsi="Verdana"/>
          <w:sz w:val="20"/>
          <w:szCs w:val="20"/>
        </w:rPr>
        <w:t>en</w:t>
      </w:r>
      <w:r w:rsidRPr="00271AAE">
        <w:rPr>
          <w:rFonts w:ascii="Verdana" w:eastAsia="MS PMincho" w:hAnsi="Verdana"/>
          <w:spacing w:val="-2"/>
          <w:sz w:val="20"/>
          <w:szCs w:val="20"/>
        </w:rPr>
        <w:t>t</w:t>
      </w:r>
      <w:r w:rsidRPr="00271AAE">
        <w:rPr>
          <w:rFonts w:ascii="Verdana" w:eastAsia="MS PMincho" w:hAnsi="Verdana"/>
          <w:spacing w:val="-1"/>
          <w:sz w:val="20"/>
          <w:szCs w:val="20"/>
        </w:rPr>
        <w:t>e</w:t>
      </w:r>
      <w:r w:rsidRPr="00271AAE">
        <w:rPr>
          <w:rFonts w:ascii="Verdana" w:eastAsia="MS PMincho" w:hAnsi="Verdana"/>
          <w:spacing w:val="-3"/>
          <w:sz w:val="20"/>
          <w:szCs w:val="20"/>
        </w:rPr>
        <w:t>r</w:t>
      </w:r>
      <w:r w:rsidRPr="00271AAE">
        <w:rPr>
          <w:rFonts w:ascii="Verdana" w:eastAsia="MS PMincho" w:hAnsi="Verdana"/>
          <w:sz w:val="20"/>
          <w:szCs w:val="20"/>
        </w:rPr>
        <w:t>ed.</w:t>
      </w:r>
      <w:r w:rsidRPr="00271AAE">
        <w:rPr>
          <w:rFonts w:ascii="Verdana" w:eastAsia="MS PMincho" w:hAnsi="Verdana"/>
          <w:spacing w:val="-10"/>
          <w:sz w:val="20"/>
          <w:szCs w:val="20"/>
        </w:rPr>
        <w:t xml:space="preserve"> </w:t>
      </w:r>
      <w:r w:rsidRPr="00271AAE">
        <w:rPr>
          <w:rFonts w:ascii="Verdana" w:eastAsia="MS PMincho" w:hAnsi="Verdana"/>
          <w:w w:val="89"/>
          <w:sz w:val="20"/>
          <w:szCs w:val="20"/>
        </w:rPr>
        <w:t xml:space="preserve">A </w:t>
      </w:r>
      <w:r w:rsidRPr="00271AAE">
        <w:rPr>
          <w:rFonts w:ascii="Verdana" w:eastAsia="MS PMincho" w:hAnsi="Verdana"/>
          <w:sz w:val="20"/>
          <w:szCs w:val="20"/>
        </w:rPr>
        <w:t>full</w:t>
      </w:r>
      <w:r w:rsidRPr="00271AAE">
        <w:rPr>
          <w:rFonts w:ascii="Verdana" w:eastAsia="MS PMincho" w:hAnsi="Verdana"/>
          <w:spacing w:val="-16"/>
          <w:sz w:val="20"/>
          <w:szCs w:val="20"/>
        </w:rPr>
        <w:t xml:space="preserve"> </w:t>
      </w:r>
      <w:r w:rsidRPr="00271AAE">
        <w:rPr>
          <w:rFonts w:ascii="Verdana" w:eastAsia="MS PMincho" w:hAnsi="Verdana"/>
          <w:spacing w:val="-2"/>
          <w:sz w:val="20"/>
          <w:szCs w:val="20"/>
        </w:rPr>
        <w:t>e</w:t>
      </w:r>
      <w:r w:rsidRPr="00271AAE">
        <w:rPr>
          <w:rFonts w:ascii="Verdana" w:eastAsia="MS PMincho" w:hAnsi="Verdana"/>
          <w:sz w:val="20"/>
          <w:szCs w:val="20"/>
        </w:rPr>
        <w:t>xplanation</w:t>
      </w:r>
      <w:r w:rsidRPr="00271AAE">
        <w:rPr>
          <w:rFonts w:ascii="Verdana" w:eastAsia="MS PMincho" w:hAnsi="Verdana"/>
          <w:spacing w:val="7"/>
          <w:sz w:val="20"/>
          <w:szCs w:val="20"/>
        </w:rPr>
        <w:t xml:space="preserve"> </w:t>
      </w:r>
      <w:r w:rsidRPr="00271AAE">
        <w:rPr>
          <w:rFonts w:ascii="Verdana" w:eastAsia="MS PMincho" w:hAnsi="Verdana"/>
          <w:sz w:val="20"/>
          <w:szCs w:val="20"/>
        </w:rPr>
        <w:t>should</w:t>
      </w:r>
      <w:r w:rsidRPr="00271AAE">
        <w:rPr>
          <w:rFonts w:ascii="Verdana" w:eastAsia="MS PMincho" w:hAnsi="Verdana"/>
          <w:spacing w:val="6"/>
          <w:sz w:val="20"/>
          <w:szCs w:val="20"/>
        </w:rPr>
        <w:t xml:space="preserve"> </w:t>
      </w:r>
      <w:r w:rsidRPr="00271AAE">
        <w:rPr>
          <w:rFonts w:ascii="Verdana" w:eastAsia="MS PMincho" w:hAnsi="Verdana"/>
          <w:sz w:val="20"/>
          <w:szCs w:val="20"/>
        </w:rPr>
        <w:t>be</w:t>
      </w:r>
      <w:r w:rsidRPr="00271AAE">
        <w:rPr>
          <w:rFonts w:ascii="Verdana" w:eastAsia="MS PMincho" w:hAnsi="Verdana"/>
          <w:spacing w:val="-7"/>
          <w:sz w:val="20"/>
          <w:szCs w:val="20"/>
        </w:rPr>
        <w:t xml:space="preserve"> </w:t>
      </w:r>
      <w:r w:rsidRPr="00271AAE">
        <w:rPr>
          <w:rFonts w:ascii="Verdana" w:eastAsia="MS PMincho" w:hAnsi="Verdana"/>
          <w:spacing w:val="2"/>
          <w:w w:val="96"/>
          <w:sz w:val="20"/>
          <w:szCs w:val="20"/>
        </w:rPr>
        <w:t>g</w:t>
      </w:r>
      <w:r w:rsidRPr="00271AAE">
        <w:rPr>
          <w:rFonts w:ascii="Verdana" w:eastAsia="MS PMincho" w:hAnsi="Verdana"/>
          <w:spacing w:val="-2"/>
          <w:w w:val="96"/>
          <w:sz w:val="20"/>
          <w:szCs w:val="20"/>
        </w:rPr>
        <w:t>i</w:t>
      </w:r>
      <w:r w:rsidRPr="00271AAE">
        <w:rPr>
          <w:rFonts w:ascii="Verdana" w:eastAsia="MS PMincho" w:hAnsi="Verdana"/>
          <w:spacing w:val="-4"/>
          <w:w w:val="96"/>
          <w:sz w:val="20"/>
          <w:szCs w:val="20"/>
        </w:rPr>
        <w:t>v</w:t>
      </w:r>
      <w:r w:rsidRPr="00271AAE">
        <w:rPr>
          <w:rFonts w:ascii="Verdana" w:eastAsia="MS PMincho" w:hAnsi="Verdana"/>
          <w:spacing w:val="-1"/>
          <w:w w:val="96"/>
          <w:sz w:val="20"/>
          <w:szCs w:val="20"/>
        </w:rPr>
        <w:t>e</w:t>
      </w:r>
      <w:r w:rsidRPr="00271AAE">
        <w:rPr>
          <w:rFonts w:ascii="Verdana" w:eastAsia="MS PMincho" w:hAnsi="Verdana"/>
          <w:w w:val="96"/>
          <w:sz w:val="20"/>
          <w:szCs w:val="20"/>
        </w:rPr>
        <w:t>n</w:t>
      </w:r>
      <w:r w:rsidRPr="00271AAE">
        <w:rPr>
          <w:rFonts w:ascii="Verdana" w:eastAsia="MS PMincho" w:hAnsi="Verdana"/>
          <w:spacing w:val="-2"/>
          <w:w w:val="96"/>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4"/>
          <w:sz w:val="20"/>
          <w:szCs w:val="20"/>
        </w:rPr>
        <w:t xml:space="preserve"> </w:t>
      </w:r>
      <w:r w:rsidRPr="00271AAE">
        <w:rPr>
          <w:rFonts w:ascii="Verdana" w:eastAsia="MS PMincho" w:hAnsi="Verdana"/>
          <w:sz w:val="20"/>
          <w:szCs w:val="20"/>
        </w:rPr>
        <w:t>the</w:t>
      </w:r>
      <w:r w:rsidRPr="00271AAE">
        <w:rPr>
          <w:rFonts w:ascii="Verdana" w:eastAsia="MS PMincho" w:hAnsi="Verdana"/>
          <w:spacing w:val="2"/>
          <w:sz w:val="20"/>
          <w:szCs w:val="20"/>
        </w:rPr>
        <w:t xml:space="preserve"> </w:t>
      </w:r>
      <w:r w:rsidRPr="00271AAE">
        <w:rPr>
          <w:rFonts w:ascii="Verdana" w:eastAsia="MS PMincho" w:hAnsi="Verdana"/>
          <w:w w:val="99"/>
          <w:sz w:val="20"/>
          <w:szCs w:val="20"/>
        </w:rPr>
        <w:lastRenderedPageBreak/>
        <w:t>o</w:t>
      </w:r>
      <w:r w:rsidRPr="00271AAE">
        <w:rPr>
          <w:rFonts w:ascii="Verdana" w:eastAsia="MS PMincho" w:hAnsi="Verdana"/>
          <w:spacing w:val="-3"/>
          <w:w w:val="99"/>
          <w:sz w:val="20"/>
          <w:szCs w:val="20"/>
        </w:rPr>
        <w:t>c</w:t>
      </w:r>
      <w:r w:rsidRPr="00271AAE">
        <w:rPr>
          <w:rFonts w:ascii="Verdana" w:eastAsia="MS PMincho" w:hAnsi="Verdana"/>
          <w:w w:val="101"/>
          <w:sz w:val="20"/>
          <w:szCs w:val="20"/>
        </w:rPr>
        <w:t>cupie</w:t>
      </w:r>
      <w:r w:rsidRPr="00271AAE">
        <w:rPr>
          <w:rFonts w:ascii="Verdana" w:eastAsia="MS PMincho" w:hAnsi="Verdana"/>
          <w:spacing w:val="-13"/>
          <w:w w:val="101"/>
          <w:sz w:val="20"/>
          <w:szCs w:val="20"/>
        </w:rPr>
        <w:t>r</w:t>
      </w:r>
      <w:r w:rsidRPr="00271AAE">
        <w:rPr>
          <w:rFonts w:ascii="Verdana" w:eastAsia="MS PMincho" w:hAnsi="Verdana"/>
          <w:w w:val="96"/>
          <w:sz w:val="20"/>
          <w:szCs w:val="20"/>
        </w:rPr>
        <w:t>.</w:t>
      </w:r>
      <w:r w:rsidR="00615983" w:rsidRPr="00271AAE">
        <w:rPr>
          <w:rFonts w:ascii="Verdana" w:eastAsia="MS PMincho" w:hAnsi="Verdana"/>
          <w:w w:val="96"/>
          <w:sz w:val="20"/>
          <w:szCs w:val="20"/>
        </w:rPr>
        <w:t xml:space="preserve"> </w:t>
      </w:r>
      <w:r w:rsidR="002E2D69" w:rsidRPr="00271AAE">
        <w:rPr>
          <w:rFonts w:ascii="Verdana" w:eastAsia="MS PMincho" w:hAnsi="Verdana"/>
          <w:w w:val="96"/>
          <w:sz w:val="20"/>
          <w:szCs w:val="20"/>
        </w:rPr>
        <w:t xml:space="preserve">See also </w:t>
      </w:r>
      <w:r w:rsidR="00703426" w:rsidRPr="00271AAE">
        <w:rPr>
          <w:rFonts w:ascii="Verdana" w:eastAsia="MS PMincho" w:hAnsi="Verdana"/>
          <w:w w:val="96"/>
          <w:sz w:val="20"/>
          <w:szCs w:val="20"/>
        </w:rPr>
        <w:t>Part</w:t>
      </w:r>
      <w:r w:rsidR="00596669" w:rsidRPr="00271AAE">
        <w:rPr>
          <w:rFonts w:ascii="Verdana" w:eastAsia="MS PMincho" w:hAnsi="Verdana"/>
          <w:i/>
          <w:w w:val="96"/>
          <w:sz w:val="20"/>
          <w:szCs w:val="20"/>
        </w:rPr>
        <w:t xml:space="preserve"> </w:t>
      </w:r>
      <w:r w:rsidR="00596669" w:rsidRPr="00271AAE">
        <w:rPr>
          <w:rFonts w:ascii="Verdana" w:eastAsia="MS PMincho" w:hAnsi="Verdana"/>
          <w:w w:val="96"/>
          <w:sz w:val="20"/>
          <w:szCs w:val="20"/>
        </w:rPr>
        <w:t>9.8, Forced entry.</w:t>
      </w:r>
    </w:p>
    <w:p w14:paraId="2C1390BE" w14:textId="77777777" w:rsidR="00176F41" w:rsidRPr="00176F41" w:rsidRDefault="00E8597C" w:rsidP="00114E30">
      <w:pPr>
        <w:pStyle w:val="Heading2"/>
        <w:rPr>
          <w:rFonts w:eastAsia="MS PMincho"/>
        </w:rPr>
      </w:pPr>
      <w:bookmarkStart w:id="67" w:name="_Toc415753198"/>
      <w:bookmarkStart w:id="68" w:name="_Toc443380530"/>
      <w:r>
        <w:rPr>
          <w:rFonts w:eastAsia="MS PMincho"/>
        </w:rPr>
        <w:t>4.9</w:t>
      </w:r>
      <w:r w:rsidR="00B75352">
        <w:rPr>
          <w:rFonts w:eastAsia="MS PMincho"/>
        </w:rPr>
        <w:tab/>
      </w:r>
      <w:r w:rsidR="00176F41">
        <w:rPr>
          <w:rFonts w:eastAsia="MS PMincho"/>
        </w:rPr>
        <w:t>Personal safety</w:t>
      </w:r>
      <w:bookmarkEnd w:id="67"/>
      <w:bookmarkEnd w:id="68"/>
    </w:p>
    <w:p w14:paraId="05A4A32B" w14:textId="77777777" w:rsidR="00E363EF" w:rsidRPr="00E363EF" w:rsidRDefault="00E363EF" w:rsidP="00E363EF">
      <w:pPr>
        <w:widowControl w:val="0"/>
        <w:autoSpaceDE w:val="0"/>
        <w:autoSpaceDN w:val="0"/>
        <w:adjustRightInd w:val="0"/>
        <w:spacing w:before="55" w:line="243" w:lineRule="auto"/>
        <w:ind w:right="-43"/>
        <w:jc w:val="both"/>
        <w:rPr>
          <w:rFonts w:ascii="Verdana" w:eastAsia="MS PMincho" w:hAnsi="Verdana"/>
          <w:color w:val="000000"/>
          <w:sz w:val="20"/>
          <w:szCs w:val="20"/>
        </w:rPr>
      </w:pPr>
    </w:p>
    <w:p w14:paraId="18144971" w14:textId="77777777" w:rsidR="00E363EF" w:rsidRPr="00271AAE" w:rsidRDefault="00E363EF" w:rsidP="00F00A67">
      <w:pPr>
        <w:pStyle w:val="ListParagraph"/>
        <w:widowControl w:val="0"/>
        <w:numPr>
          <w:ilvl w:val="0"/>
          <w:numId w:val="27"/>
        </w:numPr>
        <w:tabs>
          <w:tab w:val="left" w:pos="0"/>
        </w:tabs>
        <w:autoSpaceDE w:val="0"/>
        <w:autoSpaceDN w:val="0"/>
        <w:adjustRightInd w:val="0"/>
        <w:spacing w:after="240" w:line="243" w:lineRule="auto"/>
        <w:rPr>
          <w:rFonts w:ascii="Verdana" w:eastAsia="MS PMincho" w:hAnsi="Verdana"/>
          <w:sz w:val="20"/>
          <w:szCs w:val="20"/>
        </w:rPr>
      </w:pPr>
      <w:r w:rsidRPr="00271AAE">
        <w:rPr>
          <w:rFonts w:ascii="Verdana" w:eastAsia="MS PMincho" w:hAnsi="Verdana"/>
          <w:spacing w:val="-27"/>
          <w:w w:val="94"/>
          <w:sz w:val="20"/>
          <w:szCs w:val="20"/>
        </w:rPr>
        <w:t>Y</w:t>
      </w:r>
      <w:r w:rsidRPr="00271AAE">
        <w:rPr>
          <w:rFonts w:ascii="Verdana" w:eastAsia="MS PMincho" w:hAnsi="Verdana"/>
          <w:w w:val="94"/>
          <w:sz w:val="20"/>
          <w:szCs w:val="20"/>
        </w:rPr>
        <w:t>ou</w:t>
      </w:r>
      <w:r w:rsidRPr="00271AAE">
        <w:rPr>
          <w:rFonts w:ascii="Verdana" w:eastAsia="MS PMincho" w:hAnsi="Verdana"/>
          <w:spacing w:val="15"/>
          <w:w w:val="94"/>
          <w:sz w:val="20"/>
          <w:szCs w:val="20"/>
        </w:rPr>
        <w:t xml:space="preserve"> </w:t>
      </w:r>
      <w:r w:rsidRPr="00271AAE">
        <w:rPr>
          <w:rFonts w:ascii="Verdana" w:eastAsia="MS PMincho" w:hAnsi="Verdana"/>
          <w:spacing w:val="-1"/>
          <w:sz w:val="20"/>
          <w:szCs w:val="20"/>
        </w:rPr>
        <w:t>m</w:t>
      </w:r>
      <w:r w:rsidRPr="00271AAE">
        <w:rPr>
          <w:rFonts w:ascii="Verdana" w:eastAsia="MS PMincho" w:hAnsi="Verdana"/>
          <w:sz w:val="20"/>
          <w:szCs w:val="20"/>
        </w:rPr>
        <w:t>ust</w:t>
      </w:r>
      <w:r w:rsidRPr="00271AAE">
        <w:rPr>
          <w:rFonts w:ascii="Verdana" w:eastAsia="MS PMincho" w:hAnsi="Verdana"/>
          <w:spacing w:val="25"/>
          <w:sz w:val="20"/>
          <w:szCs w:val="20"/>
        </w:rPr>
        <w:t xml:space="preserve"> </w:t>
      </w:r>
      <w:r w:rsidRPr="00271AAE">
        <w:rPr>
          <w:rFonts w:ascii="Verdana" w:eastAsia="MS PMincho" w:hAnsi="Verdana"/>
          <w:sz w:val="20"/>
          <w:szCs w:val="20"/>
        </w:rPr>
        <w:t>ensu</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10"/>
          <w:sz w:val="20"/>
          <w:szCs w:val="20"/>
        </w:rPr>
        <w:t xml:space="preserve"> </w:t>
      </w:r>
      <w:r w:rsidRPr="00271AAE">
        <w:rPr>
          <w:rFonts w:ascii="Verdana" w:eastAsia="MS PMincho" w:hAnsi="Verdana"/>
          <w:sz w:val="20"/>
          <w:szCs w:val="20"/>
        </w:rPr>
        <w:t>the</w:t>
      </w:r>
      <w:r w:rsidRPr="00271AAE">
        <w:rPr>
          <w:rFonts w:ascii="Verdana" w:eastAsia="MS PMincho" w:hAnsi="Verdana"/>
          <w:spacing w:val="16"/>
          <w:sz w:val="20"/>
          <w:szCs w:val="20"/>
        </w:rPr>
        <w:t xml:space="preserve"> </w:t>
      </w:r>
      <w:r w:rsidRPr="00271AAE">
        <w:rPr>
          <w:rFonts w:ascii="Verdana" w:eastAsia="MS PMincho" w:hAnsi="Verdana"/>
          <w:sz w:val="20"/>
          <w:szCs w:val="20"/>
        </w:rPr>
        <w:t>safe</w:t>
      </w:r>
      <w:r w:rsidRPr="00271AAE">
        <w:rPr>
          <w:rFonts w:ascii="Verdana" w:eastAsia="MS PMincho" w:hAnsi="Verdana"/>
          <w:spacing w:val="3"/>
          <w:sz w:val="20"/>
          <w:szCs w:val="20"/>
        </w:rPr>
        <w:t>t</w:t>
      </w:r>
      <w:r w:rsidRPr="00271AAE">
        <w:rPr>
          <w:rFonts w:ascii="Verdana" w:eastAsia="MS PMincho" w:hAnsi="Verdana"/>
          <w:sz w:val="20"/>
          <w:szCs w:val="20"/>
        </w:rPr>
        <w:t>y</w:t>
      </w:r>
      <w:r w:rsidRPr="00271AAE">
        <w:rPr>
          <w:rFonts w:ascii="Verdana" w:eastAsia="MS PMincho" w:hAnsi="Verdana"/>
          <w:spacing w:val="-15"/>
          <w:sz w:val="20"/>
          <w:szCs w:val="20"/>
        </w:rPr>
        <w:t xml:space="preserve"> </w:t>
      </w:r>
      <w:r w:rsidRPr="00271AAE">
        <w:rPr>
          <w:rFonts w:ascii="Verdana" w:eastAsia="MS PMincho" w:hAnsi="Verdana"/>
          <w:sz w:val="20"/>
          <w:szCs w:val="20"/>
        </w:rPr>
        <w:t>of</w:t>
      </w:r>
      <w:r w:rsidRPr="00271AAE">
        <w:rPr>
          <w:rFonts w:ascii="Verdana" w:eastAsia="MS PMincho" w:hAnsi="Verdana"/>
          <w:spacing w:val="11"/>
          <w:sz w:val="20"/>
          <w:szCs w:val="20"/>
        </w:rPr>
        <w:t xml:space="preserve"> </w:t>
      </w:r>
      <w:r w:rsidRPr="00271AAE">
        <w:rPr>
          <w:rFonts w:ascii="Verdana" w:eastAsia="MS PMincho" w:hAnsi="Verdana"/>
          <w:spacing w:val="-4"/>
          <w:sz w:val="20"/>
          <w:szCs w:val="20"/>
        </w:rPr>
        <w:t>y</w:t>
      </w:r>
      <w:r w:rsidRPr="00271AAE">
        <w:rPr>
          <w:rFonts w:ascii="Verdana" w:eastAsia="MS PMincho" w:hAnsi="Verdana"/>
          <w:sz w:val="20"/>
          <w:szCs w:val="20"/>
        </w:rPr>
        <w:t>our</w:t>
      </w:r>
      <w:r w:rsidRPr="00271AAE">
        <w:rPr>
          <w:rFonts w:ascii="Verdana" w:eastAsia="MS PMincho" w:hAnsi="Verdana"/>
          <w:spacing w:val="14"/>
          <w:sz w:val="20"/>
          <w:szCs w:val="20"/>
        </w:rPr>
        <w:t xml:space="preserve"> </w:t>
      </w:r>
      <w:r w:rsidRPr="00271AAE">
        <w:rPr>
          <w:rFonts w:ascii="Verdana" w:eastAsia="MS PMincho" w:hAnsi="Verdana"/>
          <w:sz w:val="20"/>
          <w:szCs w:val="20"/>
        </w:rPr>
        <w:t>staff</w:t>
      </w:r>
      <w:r w:rsidRPr="00271AAE">
        <w:rPr>
          <w:rFonts w:ascii="Verdana" w:eastAsia="MS PMincho" w:hAnsi="Verdana"/>
          <w:spacing w:val="-2"/>
          <w:sz w:val="20"/>
          <w:szCs w:val="20"/>
        </w:rPr>
        <w:t xml:space="preserve"> </w:t>
      </w:r>
      <w:r w:rsidRPr="00271AAE">
        <w:rPr>
          <w:rFonts w:ascii="Verdana" w:eastAsia="MS PMincho" w:hAnsi="Verdana"/>
          <w:sz w:val="20"/>
          <w:szCs w:val="20"/>
        </w:rPr>
        <w:t>and</w:t>
      </w:r>
      <w:r w:rsidRPr="00271AAE">
        <w:rPr>
          <w:rFonts w:ascii="Verdana" w:eastAsia="MS PMincho" w:hAnsi="Verdana"/>
          <w:spacing w:val="21"/>
          <w:sz w:val="20"/>
          <w:szCs w:val="20"/>
        </w:rPr>
        <w:t xml:space="preserve"> </w:t>
      </w:r>
      <w:r w:rsidRPr="00271AAE">
        <w:rPr>
          <w:rFonts w:ascii="Verdana" w:eastAsia="MS PMincho" w:hAnsi="Verdana"/>
          <w:sz w:val="20"/>
          <w:szCs w:val="20"/>
        </w:rPr>
        <w:t>all</w:t>
      </w:r>
      <w:r w:rsidRPr="00271AAE">
        <w:rPr>
          <w:rFonts w:ascii="Verdana" w:eastAsia="MS PMincho" w:hAnsi="Verdana"/>
          <w:spacing w:val="-3"/>
          <w:sz w:val="20"/>
          <w:szCs w:val="20"/>
        </w:rPr>
        <w:t xml:space="preserve"> </w:t>
      </w:r>
      <w:r w:rsidRPr="00271AAE">
        <w:rPr>
          <w:rFonts w:ascii="Verdana" w:eastAsia="MS PMincho" w:hAnsi="Verdana"/>
          <w:sz w:val="20"/>
          <w:szCs w:val="20"/>
        </w:rPr>
        <w:t>others</w:t>
      </w:r>
      <w:r w:rsidRPr="00271AAE">
        <w:rPr>
          <w:rFonts w:ascii="Verdana" w:eastAsia="MS PMincho" w:hAnsi="Verdana"/>
          <w:spacing w:val="19"/>
          <w:sz w:val="20"/>
          <w:szCs w:val="20"/>
        </w:rPr>
        <w:t xml:space="preserve"> </w:t>
      </w:r>
      <w:r w:rsidRPr="00271AAE">
        <w:rPr>
          <w:rFonts w:ascii="Verdana" w:eastAsia="MS PMincho" w:hAnsi="Verdana"/>
          <w:sz w:val="20"/>
          <w:szCs w:val="20"/>
        </w:rPr>
        <w:t>i</w:t>
      </w:r>
      <w:r w:rsidRPr="00271AAE">
        <w:rPr>
          <w:rFonts w:ascii="Verdana" w:eastAsia="MS PMincho" w:hAnsi="Verdana"/>
          <w:spacing w:val="-6"/>
          <w:sz w:val="20"/>
          <w:szCs w:val="20"/>
        </w:rPr>
        <w:t>n</w:t>
      </w:r>
      <w:r w:rsidRPr="00271AAE">
        <w:rPr>
          <w:rFonts w:ascii="Verdana" w:eastAsia="MS PMincho" w:hAnsi="Verdana"/>
          <w:spacing w:val="-4"/>
          <w:sz w:val="20"/>
          <w:szCs w:val="20"/>
        </w:rPr>
        <w:t>v</w:t>
      </w:r>
      <w:r w:rsidRPr="00271AAE">
        <w:rPr>
          <w:rFonts w:ascii="Verdana" w:eastAsia="MS PMincho" w:hAnsi="Verdana"/>
          <w:sz w:val="20"/>
          <w:szCs w:val="20"/>
        </w:rPr>
        <w:t>o</w:t>
      </w:r>
      <w:r w:rsidRPr="00271AAE">
        <w:rPr>
          <w:rFonts w:ascii="Verdana" w:eastAsia="MS PMincho" w:hAnsi="Verdana"/>
          <w:spacing w:val="-3"/>
          <w:sz w:val="20"/>
          <w:szCs w:val="20"/>
        </w:rPr>
        <w:t>l</w:t>
      </w:r>
      <w:r w:rsidRPr="00271AAE">
        <w:rPr>
          <w:rFonts w:ascii="Verdana" w:eastAsia="MS PMincho" w:hAnsi="Verdana"/>
          <w:spacing w:val="-4"/>
          <w:sz w:val="20"/>
          <w:szCs w:val="20"/>
        </w:rPr>
        <w:t>v</w:t>
      </w:r>
      <w:r w:rsidRPr="00271AAE">
        <w:rPr>
          <w:rFonts w:ascii="Verdana" w:eastAsia="MS PMincho" w:hAnsi="Verdana"/>
          <w:sz w:val="20"/>
          <w:szCs w:val="20"/>
        </w:rPr>
        <w:t>ed</w:t>
      </w:r>
      <w:r w:rsidRPr="00271AAE">
        <w:rPr>
          <w:rFonts w:ascii="Verdana" w:eastAsia="MS PMincho" w:hAnsi="Verdana"/>
          <w:spacing w:val="-9"/>
          <w:sz w:val="20"/>
          <w:szCs w:val="20"/>
        </w:rPr>
        <w:t xml:space="preserve"> </w:t>
      </w:r>
      <w:r w:rsidRPr="00271AAE">
        <w:rPr>
          <w:rFonts w:ascii="Verdana" w:eastAsia="MS PMincho" w:hAnsi="Verdana"/>
          <w:sz w:val="20"/>
          <w:szCs w:val="20"/>
        </w:rPr>
        <w:t>in</w:t>
      </w:r>
      <w:r w:rsidRPr="00271AAE">
        <w:rPr>
          <w:rFonts w:ascii="Verdana" w:eastAsia="MS PMincho" w:hAnsi="Verdana"/>
          <w:spacing w:val="6"/>
          <w:sz w:val="20"/>
          <w:szCs w:val="20"/>
        </w:rPr>
        <w:t xml:space="preserve"> </w:t>
      </w:r>
      <w:r w:rsidRPr="00271AAE">
        <w:rPr>
          <w:rFonts w:ascii="Verdana" w:eastAsia="MS PMincho" w:hAnsi="Verdana"/>
          <w:w w:val="102"/>
          <w:sz w:val="20"/>
          <w:szCs w:val="20"/>
        </w:rPr>
        <w:t>management</w:t>
      </w:r>
      <w:r w:rsidRPr="00271AAE">
        <w:rPr>
          <w:rFonts w:ascii="Verdana" w:eastAsia="MS PMincho" w:hAnsi="Verdana"/>
          <w:spacing w:val="-5"/>
          <w:sz w:val="20"/>
          <w:szCs w:val="20"/>
        </w:rPr>
        <w:t xml:space="preserve"> </w:t>
      </w:r>
      <w:r w:rsidRPr="00271AAE">
        <w:rPr>
          <w:rFonts w:ascii="Verdana" w:eastAsia="MS PMincho" w:hAnsi="Verdana"/>
          <w:sz w:val="20"/>
          <w:szCs w:val="20"/>
        </w:rPr>
        <w:t>at</w:t>
      </w:r>
      <w:r w:rsidRPr="00271AAE">
        <w:rPr>
          <w:rFonts w:ascii="Verdana" w:eastAsia="MS PMincho" w:hAnsi="Verdana"/>
          <w:spacing w:val="-1"/>
          <w:sz w:val="20"/>
          <w:szCs w:val="20"/>
        </w:rPr>
        <w:t xml:space="preserve"> </w:t>
      </w:r>
      <w:r w:rsidRPr="00271AAE">
        <w:rPr>
          <w:rFonts w:ascii="Verdana" w:eastAsia="MS PMincho" w:hAnsi="Verdana"/>
          <w:sz w:val="20"/>
          <w:szCs w:val="20"/>
        </w:rPr>
        <w:t>all</w:t>
      </w:r>
      <w:r w:rsidRPr="00271AAE">
        <w:rPr>
          <w:rFonts w:ascii="Verdana" w:eastAsia="MS PMincho" w:hAnsi="Verdana"/>
          <w:spacing w:val="-17"/>
          <w:sz w:val="20"/>
          <w:szCs w:val="20"/>
        </w:rPr>
        <w:t xml:space="preserve"> </w:t>
      </w:r>
      <w:r w:rsidRPr="00271AAE">
        <w:rPr>
          <w:rFonts w:ascii="Verdana" w:eastAsia="MS PMincho" w:hAnsi="Verdana"/>
          <w:sz w:val="20"/>
          <w:szCs w:val="20"/>
        </w:rPr>
        <w:t>times.</w:t>
      </w:r>
    </w:p>
    <w:p w14:paraId="5D523CF4" w14:textId="77777777" w:rsidR="00E363EF" w:rsidRPr="00271AAE" w:rsidRDefault="00E363EF" w:rsidP="00F00A67">
      <w:pPr>
        <w:pStyle w:val="ListParagraph"/>
        <w:widowControl w:val="0"/>
        <w:numPr>
          <w:ilvl w:val="0"/>
          <w:numId w:val="27"/>
        </w:numPr>
        <w:autoSpaceDE w:val="0"/>
        <w:autoSpaceDN w:val="0"/>
        <w:adjustRightInd w:val="0"/>
        <w:spacing w:after="240" w:line="243" w:lineRule="auto"/>
        <w:ind w:right="-43"/>
        <w:jc w:val="both"/>
        <w:rPr>
          <w:rFonts w:ascii="Verdana" w:eastAsia="MS PMincho" w:hAnsi="Verdana"/>
          <w:sz w:val="20"/>
          <w:szCs w:val="20"/>
        </w:rPr>
      </w:pPr>
      <w:r w:rsidRPr="00271AAE">
        <w:rPr>
          <w:rFonts w:ascii="Verdana" w:eastAsia="MS PMincho" w:hAnsi="Verdana"/>
          <w:spacing w:val="-27"/>
          <w:w w:val="94"/>
          <w:sz w:val="20"/>
          <w:szCs w:val="20"/>
        </w:rPr>
        <w:t>Y</w:t>
      </w:r>
      <w:r w:rsidRPr="00271AAE">
        <w:rPr>
          <w:rFonts w:ascii="Verdana" w:eastAsia="MS PMincho" w:hAnsi="Verdana"/>
          <w:w w:val="94"/>
          <w:sz w:val="20"/>
          <w:szCs w:val="20"/>
        </w:rPr>
        <w:t>ou</w:t>
      </w:r>
      <w:r w:rsidRPr="00271AAE">
        <w:rPr>
          <w:rFonts w:ascii="Verdana" w:eastAsia="MS PMincho" w:hAnsi="Verdana"/>
          <w:spacing w:val="-7"/>
          <w:w w:val="94"/>
          <w:sz w:val="20"/>
          <w:szCs w:val="20"/>
        </w:rPr>
        <w:t xml:space="preserve"> </w:t>
      </w:r>
      <w:r w:rsidRPr="00271AAE">
        <w:rPr>
          <w:rFonts w:ascii="Verdana" w:eastAsia="MS PMincho" w:hAnsi="Verdana"/>
          <w:sz w:val="20"/>
          <w:szCs w:val="20"/>
        </w:rPr>
        <w:t>should</w:t>
      </w:r>
      <w:r w:rsidRPr="00271AAE">
        <w:rPr>
          <w:rFonts w:ascii="Verdana" w:eastAsia="MS PMincho" w:hAnsi="Verdana"/>
          <w:spacing w:val="-2"/>
          <w:sz w:val="20"/>
          <w:szCs w:val="20"/>
        </w:rPr>
        <w:t xml:space="preserve"> </w:t>
      </w:r>
      <w:r w:rsidRPr="00271AAE">
        <w:rPr>
          <w:rFonts w:ascii="Verdana" w:eastAsia="MS PMincho" w:hAnsi="Verdana"/>
          <w:w w:val="97"/>
          <w:sz w:val="20"/>
          <w:szCs w:val="20"/>
        </w:rPr>
        <w:t>a</w:t>
      </w:r>
      <w:r w:rsidRPr="00271AAE">
        <w:rPr>
          <w:rFonts w:ascii="Verdana" w:eastAsia="MS PMincho" w:hAnsi="Verdana"/>
          <w:spacing w:val="2"/>
          <w:w w:val="97"/>
          <w:sz w:val="20"/>
          <w:szCs w:val="20"/>
        </w:rPr>
        <w:t>g</w:t>
      </w:r>
      <w:r w:rsidRPr="00271AAE">
        <w:rPr>
          <w:rFonts w:ascii="Verdana" w:eastAsia="MS PMincho" w:hAnsi="Verdana"/>
          <w:spacing w:val="-3"/>
          <w:w w:val="97"/>
          <w:sz w:val="20"/>
          <w:szCs w:val="20"/>
        </w:rPr>
        <w:t>r</w:t>
      </w:r>
      <w:r w:rsidRPr="00271AAE">
        <w:rPr>
          <w:rFonts w:ascii="Verdana" w:eastAsia="MS PMincho" w:hAnsi="Verdana"/>
          <w:w w:val="97"/>
          <w:sz w:val="20"/>
          <w:szCs w:val="20"/>
        </w:rPr>
        <w:t>ee</w:t>
      </w:r>
      <w:r w:rsidRPr="00271AAE">
        <w:rPr>
          <w:rFonts w:ascii="Verdana" w:eastAsia="MS PMincho" w:hAnsi="Verdana"/>
          <w:spacing w:val="-8"/>
          <w:w w:val="97"/>
          <w:sz w:val="20"/>
          <w:szCs w:val="20"/>
        </w:rPr>
        <w:t xml:space="preserve"> </w:t>
      </w:r>
      <w:r w:rsidRPr="00271AAE">
        <w:rPr>
          <w:rFonts w:ascii="Verdana" w:eastAsia="MS PMincho" w:hAnsi="Verdana"/>
          <w:sz w:val="20"/>
          <w:szCs w:val="20"/>
        </w:rPr>
        <w:t>a</w:t>
      </w:r>
      <w:r w:rsidRPr="00271AAE">
        <w:rPr>
          <w:rFonts w:ascii="Verdana" w:eastAsia="MS PMincho" w:hAnsi="Verdana"/>
          <w:spacing w:val="-15"/>
          <w:sz w:val="20"/>
          <w:szCs w:val="20"/>
        </w:rPr>
        <w:t xml:space="preserve"> </w:t>
      </w:r>
      <w:r w:rsidRPr="00271AAE">
        <w:rPr>
          <w:rFonts w:ascii="Verdana" w:eastAsia="MS PMincho" w:hAnsi="Verdana"/>
          <w:sz w:val="20"/>
          <w:szCs w:val="20"/>
        </w:rPr>
        <w:t>set</w:t>
      </w:r>
      <w:r w:rsidRPr="00271AAE">
        <w:rPr>
          <w:rFonts w:ascii="Verdana" w:eastAsia="MS PMincho" w:hAnsi="Verdana"/>
          <w:spacing w:val="-20"/>
          <w:sz w:val="20"/>
          <w:szCs w:val="20"/>
        </w:rPr>
        <w:t xml:space="preserve"> </w:t>
      </w:r>
      <w:r w:rsidRPr="00271AAE">
        <w:rPr>
          <w:rFonts w:ascii="Verdana" w:eastAsia="MS PMincho" w:hAnsi="Verdana"/>
          <w:sz w:val="20"/>
          <w:szCs w:val="20"/>
        </w:rPr>
        <w:t>of</w:t>
      </w:r>
      <w:r w:rsidRPr="00271AAE">
        <w:rPr>
          <w:rFonts w:ascii="Verdana" w:eastAsia="MS PMincho" w:hAnsi="Verdana"/>
          <w:spacing w:val="-11"/>
          <w:sz w:val="20"/>
          <w:szCs w:val="20"/>
        </w:rPr>
        <w:t xml:space="preserve"> </w:t>
      </w:r>
      <w:r w:rsidRPr="00271AAE">
        <w:rPr>
          <w:rFonts w:ascii="Verdana" w:eastAsia="MS PMincho" w:hAnsi="Verdana"/>
          <w:sz w:val="20"/>
          <w:szCs w:val="20"/>
        </w:rPr>
        <w:t>p</w:t>
      </w:r>
      <w:r w:rsidRPr="00271AAE">
        <w:rPr>
          <w:rFonts w:ascii="Verdana" w:eastAsia="MS PMincho" w:hAnsi="Verdana"/>
          <w:spacing w:val="-3"/>
          <w:sz w:val="20"/>
          <w:szCs w:val="20"/>
        </w:rPr>
        <w:t>r</w:t>
      </w:r>
      <w:r w:rsidRPr="00271AAE">
        <w:rPr>
          <w:rFonts w:ascii="Verdana" w:eastAsia="MS PMincho" w:hAnsi="Verdana"/>
          <w:sz w:val="20"/>
          <w:szCs w:val="20"/>
        </w:rPr>
        <w:t>o</w:t>
      </w:r>
      <w:r w:rsidRPr="00271AAE">
        <w:rPr>
          <w:rFonts w:ascii="Verdana" w:eastAsia="MS PMincho" w:hAnsi="Verdana"/>
          <w:spacing w:val="-3"/>
          <w:sz w:val="20"/>
          <w:szCs w:val="20"/>
        </w:rPr>
        <w:t>c</w:t>
      </w:r>
      <w:r w:rsidRPr="00271AAE">
        <w:rPr>
          <w:rFonts w:ascii="Verdana" w:eastAsia="MS PMincho" w:hAnsi="Verdana"/>
          <w:sz w:val="20"/>
          <w:szCs w:val="20"/>
        </w:rPr>
        <w:t>edu</w:t>
      </w:r>
      <w:r w:rsidRPr="00271AAE">
        <w:rPr>
          <w:rFonts w:ascii="Verdana" w:eastAsia="MS PMincho" w:hAnsi="Verdana"/>
          <w:spacing w:val="-3"/>
          <w:sz w:val="20"/>
          <w:szCs w:val="20"/>
        </w:rPr>
        <w:t>r</w:t>
      </w:r>
      <w:r w:rsidRPr="00271AAE">
        <w:rPr>
          <w:rFonts w:ascii="Verdana" w:eastAsia="MS PMincho" w:hAnsi="Verdana"/>
          <w:sz w:val="20"/>
          <w:szCs w:val="20"/>
        </w:rPr>
        <w:t>es</w:t>
      </w:r>
      <w:r w:rsidRPr="00271AAE">
        <w:rPr>
          <w:rFonts w:ascii="Verdana" w:eastAsia="MS PMincho" w:hAnsi="Verdana"/>
          <w:spacing w:val="-7"/>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4"/>
          <w:sz w:val="20"/>
          <w:szCs w:val="20"/>
        </w:rPr>
        <w:t xml:space="preserve"> </w:t>
      </w:r>
      <w:r w:rsidRPr="00271AAE">
        <w:rPr>
          <w:rFonts w:ascii="Verdana" w:eastAsia="MS PMincho" w:hAnsi="Verdana"/>
          <w:spacing w:val="-3"/>
          <w:w w:val="97"/>
          <w:sz w:val="20"/>
          <w:szCs w:val="20"/>
        </w:rPr>
        <w:t>co</w:t>
      </w:r>
      <w:r w:rsidRPr="00271AAE">
        <w:rPr>
          <w:rFonts w:ascii="Verdana" w:eastAsia="MS PMincho" w:hAnsi="Verdana"/>
          <w:spacing w:val="-4"/>
          <w:w w:val="97"/>
          <w:sz w:val="20"/>
          <w:szCs w:val="20"/>
        </w:rPr>
        <w:t>v</w:t>
      </w:r>
      <w:r w:rsidRPr="00271AAE">
        <w:rPr>
          <w:rFonts w:ascii="Verdana" w:eastAsia="MS PMincho" w:hAnsi="Verdana"/>
          <w:spacing w:val="-1"/>
          <w:w w:val="97"/>
          <w:sz w:val="20"/>
          <w:szCs w:val="20"/>
        </w:rPr>
        <w:t>e</w:t>
      </w:r>
      <w:r w:rsidRPr="00271AAE">
        <w:rPr>
          <w:rFonts w:ascii="Verdana" w:eastAsia="MS PMincho" w:hAnsi="Verdana"/>
          <w:w w:val="97"/>
          <w:sz w:val="20"/>
          <w:szCs w:val="20"/>
        </w:rPr>
        <w:t>r</w:t>
      </w:r>
      <w:r w:rsidRPr="00271AAE">
        <w:rPr>
          <w:rFonts w:ascii="Verdana" w:eastAsia="MS PMincho" w:hAnsi="Verdana"/>
          <w:spacing w:val="-8"/>
          <w:w w:val="97"/>
          <w:sz w:val="20"/>
          <w:szCs w:val="20"/>
        </w:rPr>
        <w:t xml:space="preserve"> </w:t>
      </w:r>
      <w:r w:rsidRPr="00271AAE">
        <w:rPr>
          <w:rFonts w:ascii="Verdana" w:eastAsia="MS PMincho" w:hAnsi="Verdana"/>
          <w:sz w:val="20"/>
          <w:szCs w:val="20"/>
        </w:rPr>
        <w:t>this</w:t>
      </w:r>
      <w:r w:rsidRPr="00271AAE">
        <w:rPr>
          <w:rFonts w:ascii="Verdana" w:eastAsia="MS PMincho" w:hAnsi="Verdana"/>
          <w:spacing w:val="-10"/>
          <w:sz w:val="20"/>
          <w:szCs w:val="20"/>
        </w:rPr>
        <w:t xml:space="preserve"> </w:t>
      </w:r>
      <w:r w:rsidRPr="00271AAE">
        <w:rPr>
          <w:rFonts w:ascii="Verdana" w:eastAsia="MS PMincho" w:hAnsi="Verdana"/>
          <w:sz w:val="20"/>
          <w:szCs w:val="20"/>
        </w:rPr>
        <w:t>and</w:t>
      </w:r>
      <w:r w:rsidRPr="00271AAE">
        <w:rPr>
          <w:rFonts w:ascii="Verdana" w:eastAsia="MS PMincho" w:hAnsi="Verdana"/>
          <w:spacing w:val="-1"/>
          <w:sz w:val="20"/>
          <w:szCs w:val="20"/>
        </w:rPr>
        <w:t xml:space="preserve"> </w:t>
      </w:r>
      <w:r w:rsidRPr="00271AAE">
        <w:rPr>
          <w:rFonts w:ascii="Verdana" w:eastAsia="MS PMincho" w:hAnsi="Verdana"/>
          <w:sz w:val="20"/>
          <w:szCs w:val="20"/>
        </w:rPr>
        <w:t>when</w:t>
      </w:r>
      <w:r w:rsidRPr="00271AAE">
        <w:rPr>
          <w:rFonts w:ascii="Verdana" w:eastAsia="MS PMincho" w:hAnsi="Verdana"/>
          <w:spacing w:val="-13"/>
          <w:sz w:val="20"/>
          <w:szCs w:val="20"/>
        </w:rPr>
        <w:t xml:space="preserve"> </w:t>
      </w:r>
      <w:r w:rsidRPr="00271AAE">
        <w:rPr>
          <w:rFonts w:ascii="Verdana" w:eastAsia="MS PMincho" w:hAnsi="Verdana"/>
          <w:w w:val="95"/>
          <w:sz w:val="20"/>
          <w:szCs w:val="20"/>
        </w:rPr>
        <w:t>staff</w:t>
      </w:r>
      <w:r w:rsidRPr="00271AAE">
        <w:rPr>
          <w:rFonts w:ascii="Verdana" w:eastAsia="MS PMincho" w:hAnsi="Verdana"/>
          <w:spacing w:val="-3"/>
          <w:w w:val="95"/>
          <w:sz w:val="20"/>
          <w:szCs w:val="20"/>
        </w:rPr>
        <w:t xml:space="preserve"> </w:t>
      </w:r>
      <w:r w:rsidRPr="00271AAE">
        <w:rPr>
          <w:rFonts w:ascii="Verdana" w:eastAsia="MS PMincho" w:hAnsi="Verdana"/>
          <w:sz w:val="20"/>
          <w:szCs w:val="20"/>
        </w:rPr>
        <w:t>a</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3"/>
          <w:sz w:val="20"/>
          <w:szCs w:val="20"/>
        </w:rPr>
        <w:t xml:space="preserve"> </w:t>
      </w:r>
      <w:r w:rsidRPr="00271AAE">
        <w:rPr>
          <w:rFonts w:ascii="Verdana" w:eastAsia="MS PMincho" w:hAnsi="Verdana"/>
          <w:sz w:val="20"/>
          <w:szCs w:val="20"/>
        </w:rPr>
        <w:t>out</w:t>
      </w:r>
      <w:r w:rsidRPr="00271AAE">
        <w:rPr>
          <w:rFonts w:ascii="Verdana" w:eastAsia="MS PMincho" w:hAnsi="Verdana"/>
          <w:spacing w:val="10"/>
          <w:sz w:val="20"/>
          <w:szCs w:val="20"/>
        </w:rPr>
        <w:t xml:space="preserve"> </w:t>
      </w:r>
      <w:r w:rsidRPr="00271AAE">
        <w:rPr>
          <w:rFonts w:ascii="Verdana" w:eastAsia="MS PMincho" w:hAnsi="Verdana"/>
          <w:sz w:val="20"/>
          <w:szCs w:val="20"/>
        </w:rPr>
        <w:t>of</w:t>
      </w:r>
      <w:r w:rsidRPr="00271AAE">
        <w:rPr>
          <w:rFonts w:ascii="Verdana" w:eastAsia="MS PMincho" w:hAnsi="Verdana"/>
          <w:spacing w:val="-3"/>
          <w:sz w:val="20"/>
          <w:szCs w:val="20"/>
        </w:rPr>
        <w:t xml:space="preserve"> </w:t>
      </w:r>
      <w:r w:rsidRPr="00271AAE">
        <w:rPr>
          <w:rFonts w:ascii="Verdana" w:eastAsia="MS PMincho" w:hAnsi="Verdana"/>
          <w:w w:val="103"/>
          <w:sz w:val="20"/>
          <w:szCs w:val="20"/>
        </w:rPr>
        <w:t>the</w:t>
      </w:r>
      <w:r w:rsidRPr="00271AAE">
        <w:rPr>
          <w:rFonts w:ascii="Verdana" w:eastAsia="MS PMincho" w:hAnsi="Verdana"/>
          <w:spacing w:val="-5"/>
          <w:sz w:val="20"/>
          <w:szCs w:val="20"/>
        </w:rPr>
        <w:t xml:space="preserve"> </w:t>
      </w:r>
      <w:r w:rsidRPr="00271AAE">
        <w:rPr>
          <w:rFonts w:ascii="Verdana" w:eastAsia="MS PMincho" w:hAnsi="Verdana"/>
          <w:w w:val="96"/>
          <w:sz w:val="20"/>
          <w:szCs w:val="20"/>
        </w:rPr>
        <w:t>offi</w:t>
      </w:r>
      <w:r w:rsidRPr="00271AAE">
        <w:rPr>
          <w:rFonts w:ascii="Verdana" w:eastAsia="MS PMincho" w:hAnsi="Verdana"/>
          <w:spacing w:val="-3"/>
          <w:w w:val="96"/>
          <w:sz w:val="20"/>
          <w:szCs w:val="20"/>
        </w:rPr>
        <w:t>c</w:t>
      </w:r>
      <w:r w:rsidRPr="00271AAE">
        <w:rPr>
          <w:rFonts w:ascii="Verdana" w:eastAsia="MS PMincho" w:hAnsi="Verdana"/>
          <w:w w:val="96"/>
          <w:sz w:val="20"/>
          <w:szCs w:val="20"/>
        </w:rPr>
        <w:t>e</w:t>
      </w:r>
      <w:r w:rsidRPr="00271AAE">
        <w:rPr>
          <w:rFonts w:ascii="Verdana" w:eastAsia="MS PMincho" w:hAnsi="Verdana"/>
          <w:spacing w:val="-2"/>
          <w:w w:val="96"/>
          <w:sz w:val="20"/>
          <w:szCs w:val="20"/>
        </w:rPr>
        <w:t xml:space="preserve"> </w:t>
      </w:r>
      <w:r w:rsidRPr="00271AAE">
        <w:rPr>
          <w:rFonts w:ascii="Verdana" w:eastAsia="MS PMincho" w:hAnsi="Verdana"/>
          <w:sz w:val="20"/>
          <w:szCs w:val="20"/>
        </w:rPr>
        <w:t>ensu</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3"/>
          <w:sz w:val="20"/>
          <w:szCs w:val="20"/>
        </w:rPr>
        <w:t xml:space="preserve"> </w:t>
      </w:r>
      <w:r w:rsidRPr="00271AAE">
        <w:rPr>
          <w:rFonts w:ascii="Verdana" w:eastAsia="MS PMincho" w:hAnsi="Verdana"/>
          <w:sz w:val="20"/>
          <w:szCs w:val="20"/>
        </w:rPr>
        <w:t>these</w:t>
      </w:r>
      <w:r w:rsidRPr="00271AAE">
        <w:rPr>
          <w:rFonts w:ascii="Verdana" w:eastAsia="MS PMincho" w:hAnsi="Verdana"/>
          <w:spacing w:val="-9"/>
          <w:sz w:val="20"/>
          <w:szCs w:val="20"/>
        </w:rPr>
        <w:t xml:space="preserve"> </w:t>
      </w:r>
      <w:r w:rsidRPr="00271AAE">
        <w:rPr>
          <w:rFonts w:ascii="Verdana" w:eastAsia="MS PMincho" w:hAnsi="Verdana"/>
          <w:sz w:val="20"/>
          <w:szCs w:val="20"/>
        </w:rPr>
        <w:t>p</w:t>
      </w:r>
      <w:r w:rsidRPr="00271AAE">
        <w:rPr>
          <w:rFonts w:ascii="Verdana" w:eastAsia="MS PMincho" w:hAnsi="Verdana"/>
          <w:spacing w:val="-3"/>
          <w:sz w:val="20"/>
          <w:szCs w:val="20"/>
        </w:rPr>
        <w:t>r</w:t>
      </w:r>
      <w:r w:rsidRPr="00271AAE">
        <w:rPr>
          <w:rFonts w:ascii="Verdana" w:eastAsia="MS PMincho" w:hAnsi="Verdana"/>
          <w:sz w:val="20"/>
          <w:szCs w:val="20"/>
        </w:rPr>
        <w:t>o</w:t>
      </w:r>
      <w:r w:rsidRPr="00271AAE">
        <w:rPr>
          <w:rFonts w:ascii="Verdana" w:eastAsia="MS PMincho" w:hAnsi="Verdana"/>
          <w:spacing w:val="-3"/>
          <w:sz w:val="20"/>
          <w:szCs w:val="20"/>
        </w:rPr>
        <w:t>c</w:t>
      </w:r>
      <w:r w:rsidRPr="00271AAE">
        <w:rPr>
          <w:rFonts w:ascii="Verdana" w:eastAsia="MS PMincho" w:hAnsi="Verdana"/>
          <w:sz w:val="20"/>
          <w:szCs w:val="20"/>
        </w:rPr>
        <w:t>edu</w:t>
      </w:r>
      <w:r w:rsidRPr="00271AAE">
        <w:rPr>
          <w:rFonts w:ascii="Verdana" w:eastAsia="MS PMincho" w:hAnsi="Verdana"/>
          <w:spacing w:val="-3"/>
          <w:sz w:val="20"/>
          <w:szCs w:val="20"/>
        </w:rPr>
        <w:t>r</w:t>
      </w:r>
      <w:r w:rsidRPr="00271AAE">
        <w:rPr>
          <w:rFonts w:ascii="Verdana" w:eastAsia="MS PMincho" w:hAnsi="Verdana"/>
          <w:sz w:val="20"/>
          <w:szCs w:val="20"/>
        </w:rPr>
        <w:t>es</w:t>
      </w:r>
      <w:r w:rsidRPr="00271AAE">
        <w:rPr>
          <w:rFonts w:ascii="Verdana" w:eastAsia="MS PMincho" w:hAnsi="Verdana"/>
          <w:spacing w:val="1"/>
          <w:sz w:val="20"/>
          <w:szCs w:val="20"/>
        </w:rPr>
        <w:t xml:space="preserve"> </w:t>
      </w:r>
      <w:r w:rsidRPr="00271AAE">
        <w:rPr>
          <w:rFonts w:ascii="Verdana" w:eastAsia="MS PMincho" w:hAnsi="Verdana"/>
          <w:sz w:val="20"/>
          <w:szCs w:val="20"/>
        </w:rPr>
        <w:t>a</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8"/>
          <w:sz w:val="20"/>
          <w:szCs w:val="20"/>
        </w:rPr>
        <w:t xml:space="preserve"> </w:t>
      </w:r>
      <w:r w:rsidRPr="00271AAE">
        <w:rPr>
          <w:rFonts w:ascii="Verdana" w:eastAsia="MS PMincho" w:hAnsi="Verdana"/>
          <w:w w:val="97"/>
          <w:sz w:val="20"/>
          <w:szCs w:val="20"/>
        </w:rPr>
        <w:t>foll</w:t>
      </w:r>
      <w:r w:rsidRPr="00271AAE">
        <w:rPr>
          <w:rFonts w:ascii="Verdana" w:eastAsia="MS PMincho" w:hAnsi="Verdana"/>
          <w:spacing w:val="-4"/>
          <w:w w:val="97"/>
          <w:sz w:val="20"/>
          <w:szCs w:val="20"/>
        </w:rPr>
        <w:t>o</w:t>
      </w:r>
      <w:r w:rsidRPr="00271AAE">
        <w:rPr>
          <w:rFonts w:ascii="Verdana" w:eastAsia="MS PMincho" w:hAnsi="Verdana"/>
          <w:spacing w:val="-2"/>
          <w:w w:val="97"/>
          <w:sz w:val="20"/>
          <w:szCs w:val="20"/>
        </w:rPr>
        <w:t>w</w:t>
      </w:r>
      <w:r w:rsidRPr="00271AAE">
        <w:rPr>
          <w:rFonts w:ascii="Verdana" w:eastAsia="MS PMincho" w:hAnsi="Verdana"/>
          <w:w w:val="97"/>
          <w:sz w:val="20"/>
          <w:szCs w:val="20"/>
        </w:rPr>
        <w:t>ed</w:t>
      </w:r>
      <w:r w:rsidRPr="00271AAE">
        <w:rPr>
          <w:rFonts w:ascii="Verdana" w:eastAsia="MS PMincho" w:hAnsi="Verdana"/>
          <w:spacing w:val="-1"/>
          <w:w w:val="97"/>
          <w:sz w:val="20"/>
          <w:szCs w:val="20"/>
        </w:rPr>
        <w:t xml:space="preserve"> </w:t>
      </w:r>
      <w:r w:rsidRPr="00271AAE">
        <w:rPr>
          <w:rFonts w:ascii="Verdana" w:eastAsia="MS PMincho" w:hAnsi="Verdana"/>
          <w:sz w:val="20"/>
          <w:szCs w:val="20"/>
        </w:rPr>
        <w:t>at</w:t>
      </w:r>
      <w:r w:rsidRPr="00271AAE">
        <w:rPr>
          <w:rFonts w:ascii="Verdana" w:eastAsia="MS PMincho" w:hAnsi="Verdana"/>
          <w:spacing w:val="-1"/>
          <w:sz w:val="20"/>
          <w:szCs w:val="20"/>
        </w:rPr>
        <w:t xml:space="preserve"> </w:t>
      </w:r>
      <w:r w:rsidRPr="00271AAE">
        <w:rPr>
          <w:rFonts w:ascii="Verdana" w:eastAsia="MS PMincho" w:hAnsi="Verdana"/>
          <w:sz w:val="20"/>
          <w:szCs w:val="20"/>
        </w:rPr>
        <w:t>all</w:t>
      </w:r>
      <w:r w:rsidRPr="00271AAE">
        <w:rPr>
          <w:rFonts w:ascii="Verdana" w:eastAsia="MS PMincho" w:hAnsi="Verdana"/>
          <w:spacing w:val="-17"/>
          <w:sz w:val="20"/>
          <w:szCs w:val="20"/>
        </w:rPr>
        <w:t xml:space="preserve"> </w:t>
      </w:r>
      <w:r w:rsidRPr="00271AAE">
        <w:rPr>
          <w:rFonts w:ascii="Verdana" w:eastAsia="MS PMincho" w:hAnsi="Verdana"/>
          <w:sz w:val="20"/>
          <w:szCs w:val="20"/>
        </w:rPr>
        <w:t>times.</w:t>
      </w:r>
    </w:p>
    <w:p w14:paraId="36F952BA" w14:textId="77777777" w:rsidR="00E363EF" w:rsidRPr="00271AAE" w:rsidRDefault="00E363EF" w:rsidP="00F00A67">
      <w:pPr>
        <w:pStyle w:val="ListParagraph"/>
        <w:widowControl w:val="0"/>
        <w:numPr>
          <w:ilvl w:val="0"/>
          <w:numId w:val="27"/>
        </w:numPr>
        <w:autoSpaceDE w:val="0"/>
        <w:autoSpaceDN w:val="0"/>
        <w:adjustRightInd w:val="0"/>
        <w:spacing w:after="240" w:line="243" w:lineRule="auto"/>
        <w:ind w:right="-43"/>
        <w:jc w:val="both"/>
        <w:rPr>
          <w:rFonts w:ascii="Verdana" w:eastAsia="MS PMincho" w:hAnsi="Verdana"/>
          <w:sz w:val="20"/>
          <w:szCs w:val="20"/>
        </w:rPr>
      </w:pPr>
      <w:r w:rsidRPr="00271AAE">
        <w:rPr>
          <w:rFonts w:ascii="Verdana" w:eastAsia="MS PMincho" w:hAnsi="Verdana"/>
          <w:spacing w:val="-2"/>
          <w:sz w:val="20"/>
          <w:szCs w:val="20"/>
        </w:rPr>
        <w:t>I</w:t>
      </w:r>
      <w:r w:rsidRPr="00271AAE">
        <w:rPr>
          <w:rFonts w:ascii="Verdana" w:eastAsia="MS PMincho" w:hAnsi="Verdana"/>
          <w:sz w:val="20"/>
          <w:szCs w:val="20"/>
        </w:rPr>
        <w:t>n</w:t>
      </w:r>
      <w:r w:rsidRPr="00271AAE">
        <w:rPr>
          <w:rFonts w:ascii="Verdana" w:eastAsia="MS PMincho" w:hAnsi="Verdana"/>
          <w:spacing w:val="19"/>
          <w:sz w:val="20"/>
          <w:szCs w:val="20"/>
        </w:rPr>
        <w:t xml:space="preserve"> </w:t>
      </w:r>
      <w:r w:rsidRPr="00271AAE">
        <w:rPr>
          <w:rFonts w:ascii="Verdana" w:eastAsia="MS PMincho" w:hAnsi="Verdana"/>
          <w:spacing w:val="1"/>
          <w:sz w:val="20"/>
          <w:szCs w:val="20"/>
        </w:rPr>
        <w:t>pa</w:t>
      </w:r>
      <w:r w:rsidRPr="00271AAE">
        <w:rPr>
          <w:rFonts w:ascii="Verdana" w:eastAsia="MS PMincho" w:hAnsi="Verdana"/>
          <w:spacing w:val="5"/>
          <w:sz w:val="20"/>
          <w:szCs w:val="20"/>
        </w:rPr>
        <w:t>r</w:t>
      </w:r>
      <w:r w:rsidRPr="00271AAE">
        <w:rPr>
          <w:rFonts w:ascii="Verdana" w:eastAsia="MS PMincho" w:hAnsi="Verdana"/>
          <w:spacing w:val="2"/>
          <w:sz w:val="20"/>
          <w:szCs w:val="20"/>
        </w:rPr>
        <w:t>t</w:t>
      </w:r>
      <w:r w:rsidRPr="00271AAE">
        <w:rPr>
          <w:rFonts w:ascii="Verdana" w:eastAsia="MS PMincho" w:hAnsi="Verdana"/>
          <w:spacing w:val="1"/>
          <w:sz w:val="20"/>
          <w:szCs w:val="20"/>
        </w:rPr>
        <w:t>icula</w:t>
      </w:r>
      <w:r w:rsidRPr="00271AAE">
        <w:rPr>
          <w:rFonts w:ascii="Verdana" w:eastAsia="MS PMincho" w:hAnsi="Verdana"/>
          <w:sz w:val="20"/>
          <w:szCs w:val="20"/>
        </w:rPr>
        <w:t>r</w:t>
      </w:r>
      <w:r w:rsidRPr="00271AAE">
        <w:rPr>
          <w:rFonts w:ascii="Verdana" w:eastAsia="MS PMincho" w:hAnsi="Verdana"/>
          <w:spacing w:val="24"/>
          <w:sz w:val="20"/>
          <w:szCs w:val="20"/>
        </w:rPr>
        <w:t xml:space="preserve"> </w:t>
      </w:r>
      <w:r w:rsidRPr="00271AAE">
        <w:rPr>
          <w:rFonts w:ascii="Verdana" w:eastAsia="MS PMincho" w:hAnsi="Verdana"/>
          <w:spacing w:val="-3"/>
          <w:sz w:val="20"/>
          <w:szCs w:val="20"/>
        </w:rPr>
        <w:t>y</w:t>
      </w:r>
      <w:r w:rsidRPr="00271AAE">
        <w:rPr>
          <w:rFonts w:ascii="Verdana" w:eastAsia="MS PMincho" w:hAnsi="Verdana"/>
          <w:spacing w:val="1"/>
          <w:sz w:val="20"/>
          <w:szCs w:val="20"/>
        </w:rPr>
        <w:t>o</w:t>
      </w:r>
      <w:r w:rsidRPr="00271AAE">
        <w:rPr>
          <w:rFonts w:ascii="Verdana" w:eastAsia="MS PMincho" w:hAnsi="Verdana"/>
          <w:sz w:val="20"/>
          <w:szCs w:val="20"/>
        </w:rPr>
        <w:t>u</w:t>
      </w:r>
      <w:r w:rsidRPr="00271AAE">
        <w:rPr>
          <w:rFonts w:ascii="Verdana" w:eastAsia="MS PMincho" w:hAnsi="Verdana"/>
          <w:spacing w:val="4"/>
          <w:sz w:val="20"/>
          <w:szCs w:val="20"/>
        </w:rPr>
        <w:t xml:space="preserve"> </w:t>
      </w:r>
      <w:r w:rsidRPr="00271AAE">
        <w:rPr>
          <w:rFonts w:ascii="Verdana" w:eastAsia="MS PMincho" w:hAnsi="Verdana"/>
          <w:spacing w:val="1"/>
          <w:sz w:val="20"/>
          <w:szCs w:val="20"/>
        </w:rPr>
        <w:t>shoul</w:t>
      </w:r>
      <w:r w:rsidRPr="00271AAE">
        <w:rPr>
          <w:rFonts w:ascii="Verdana" w:eastAsia="MS PMincho" w:hAnsi="Verdana"/>
          <w:sz w:val="20"/>
          <w:szCs w:val="20"/>
        </w:rPr>
        <w:t>d</w:t>
      </w:r>
      <w:r w:rsidRPr="00271AAE">
        <w:rPr>
          <w:rFonts w:ascii="Verdana" w:eastAsia="MS PMincho" w:hAnsi="Verdana"/>
          <w:spacing w:val="19"/>
          <w:sz w:val="20"/>
          <w:szCs w:val="20"/>
        </w:rPr>
        <w:t xml:space="preserve"> </w:t>
      </w:r>
      <w:r w:rsidRPr="00271AAE">
        <w:rPr>
          <w:rFonts w:ascii="Verdana" w:eastAsia="MS PMincho" w:hAnsi="Verdana"/>
          <w:spacing w:val="-2"/>
          <w:sz w:val="20"/>
          <w:szCs w:val="20"/>
        </w:rPr>
        <w:t>r</w:t>
      </w:r>
      <w:r w:rsidRPr="00271AAE">
        <w:rPr>
          <w:rFonts w:ascii="Verdana" w:eastAsia="MS PMincho" w:hAnsi="Verdana"/>
          <w:spacing w:val="1"/>
          <w:sz w:val="20"/>
          <w:szCs w:val="20"/>
        </w:rPr>
        <w:t>e</w:t>
      </w:r>
      <w:r w:rsidRPr="00271AAE">
        <w:rPr>
          <w:rFonts w:ascii="Verdana" w:eastAsia="MS PMincho" w:hAnsi="Verdana"/>
          <w:spacing w:val="-2"/>
          <w:sz w:val="20"/>
          <w:szCs w:val="20"/>
        </w:rPr>
        <w:t>c</w:t>
      </w:r>
      <w:r w:rsidRPr="00271AAE">
        <w:rPr>
          <w:rFonts w:ascii="Verdana" w:eastAsia="MS PMincho" w:hAnsi="Verdana"/>
          <w:sz w:val="20"/>
          <w:szCs w:val="20"/>
        </w:rPr>
        <w:t>o</w:t>
      </w:r>
      <w:r w:rsidRPr="00271AAE">
        <w:rPr>
          <w:rFonts w:ascii="Verdana" w:eastAsia="MS PMincho" w:hAnsi="Verdana"/>
          <w:spacing w:val="-2"/>
          <w:sz w:val="20"/>
          <w:szCs w:val="20"/>
        </w:rPr>
        <w:t>r</w:t>
      </w:r>
      <w:r w:rsidRPr="00271AAE">
        <w:rPr>
          <w:rFonts w:ascii="Verdana" w:eastAsia="MS PMincho" w:hAnsi="Verdana"/>
          <w:sz w:val="20"/>
          <w:szCs w:val="20"/>
        </w:rPr>
        <w:t>d</w:t>
      </w:r>
      <w:r w:rsidRPr="00271AAE">
        <w:rPr>
          <w:rFonts w:ascii="Verdana" w:eastAsia="MS PMincho" w:hAnsi="Verdana"/>
          <w:spacing w:val="26"/>
          <w:sz w:val="20"/>
          <w:szCs w:val="20"/>
        </w:rPr>
        <w:t xml:space="preserve"> </w:t>
      </w:r>
      <w:r w:rsidRPr="00271AAE">
        <w:rPr>
          <w:rFonts w:ascii="Verdana" w:eastAsia="MS PMincho" w:hAnsi="Verdana"/>
          <w:spacing w:val="1"/>
          <w:sz w:val="20"/>
          <w:szCs w:val="20"/>
        </w:rPr>
        <w:t>th</w:t>
      </w:r>
      <w:r w:rsidRPr="00271AAE">
        <w:rPr>
          <w:rFonts w:ascii="Verdana" w:eastAsia="MS PMincho" w:hAnsi="Verdana"/>
          <w:sz w:val="20"/>
          <w:szCs w:val="20"/>
        </w:rPr>
        <w:t>e</w:t>
      </w:r>
      <w:r w:rsidRPr="00271AAE">
        <w:rPr>
          <w:rFonts w:ascii="Verdana" w:eastAsia="MS PMincho" w:hAnsi="Verdana"/>
          <w:spacing w:val="15"/>
          <w:sz w:val="20"/>
          <w:szCs w:val="20"/>
        </w:rPr>
        <w:t xml:space="preserve"> </w:t>
      </w:r>
      <w:r w:rsidRPr="00271AAE">
        <w:rPr>
          <w:rFonts w:ascii="Verdana" w:eastAsia="MS PMincho" w:hAnsi="Verdana"/>
          <w:spacing w:val="1"/>
          <w:sz w:val="20"/>
          <w:szCs w:val="20"/>
        </w:rPr>
        <w:t>tim</w:t>
      </w:r>
      <w:r w:rsidRPr="00271AAE">
        <w:rPr>
          <w:rFonts w:ascii="Verdana" w:eastAsia="MS PMincho" w:hAnsi="Verdana"/>
          <w:sz w:val="20"/>
          <w:szCs w:val="20"/>
        </w:rPr>
        <w:t>e</w:t>
      </w:r>
      <w:r w:rsidRPr="00271AAE">
        <w:rPr>
          <w:rFonts w:ascii="Verdana" w:eastAsia="MS PMincho" w:hAnsi="Verdana"/>
          <w:spacing w:val="15"/>
          <w:sz w:val="20"/>
          <w:szCs w:val="20"/>
        </w:rPr>
        <w:t xml:space="preserve"> </w:t>
      </w:r>
      <w:r w:rsidRPr="00271AAE">
        <w:rPr>
          <w:rFonts w:ascii="Verdana" w:eastAsia="MS PMincho" w:hAnsi="Verdana"/>
          <w:spacing w:val="1"/>
          <w:sz w:val="20"/>
          <w:szCs w:val="20"/>
        </w:rPr>
        <w:t>staf</w:t>
      </w:r>
      <w:r w:rsidRPr="00271AAE">
        <w:rPr>
          <w:rFonts w:ascii="Verdana" w:eastAsia="MS PMincho" w:hAnsi="Verdana"/>
          <w:sz w:val="20"/>
          <w:szCs w:val="20"/>
        </w:rPr>
        <w:t>f</w:t>
      </w:r>
      <w:r w:rsidRPr="00271AAE">
        <w:rPr>
          <w:rFonts w:ascii="Verdana" w:eastAsia="MS PMincho" w:hAnsi="Verdana"/>
          <w:spacing w:val="3"/>
          <w:sz w:val="20"/>
          <w:szCs w:val="20"/>
        </w:rPr>
        <w:t xml:space="preserve"> </w:t>
      </w:r>
      <w:r w:rsidRPr="00271AAE">
        <w:rPr>
          <w:rFonts w:ascii="Verdana" w:eastAsia="MS PMincho" w:hAnsi="Verdana"/>
          <w:spacing w:val="1"/>
          <w:sz w:val="20"/>
          <w:szCs w:val="20"/>
        </w:rPr>
        <w:t>le</w:t>
      </w:r>
      <w:r w:rsidRPr="00271AAE">
        <w:rPr>
          <w:rFonts w:ascii="Verdana" w:eastAsia="MS PMincho" w:hAnsi="Verdana"/>
          <w:spacing w:val="-3"/>
          <w:sz w:val="20"/>
          <w:szCs w:val="20"/>
        </w:rPr>
        <w:t>av</w:t>
      </w:r>
      <w:r w:rsidRPr="00271AAE">
        <w:rPr>
          <w:rFonts w:ascii="Verdana" w:eastAsia="MS PMincho" w:hAnsi="Verdana"/>
          <w:sz w:val="20"/>
          <w:szCs w:val="20"/>
        </w:rPr>
        <w:t>e</w:t>
      </w:r>
      <w:r w:rsidRPr="00271AAE">
        <w:rPr>
          <w:rFonts w:ascii="Verdana" w:eastAsia="MS PMincho" w:hAnsi="Verdana"/>
          <w:spacing w:val="-12"/>
          <w:sz w:val="20"/>
          <w:szCs w:val="20"/>
        </w:rPr>
        <w:t xml:space="preserve"> </w:t>
      </w:r>
      <w:r w:rsidRPr="00271AAE">
        <w:rPr>
          <w:rFonts w:ascii="Verdana" w:eastAsia="MS PMincho" w:hAnsi="Verdana"/>
          <w:spacing w:val="1"/>
          <w:sz w:val="20"/>
          <w:szCs w:val="20"/>
        </w:rPr>
        <w:t>th</w:t>
      </w:r>
      <w:r w:rsidRPr="00271AAE">
        <w:rPr>
          <w:rFonts w:ascii="Verdana" w:eastAsia="MS PMincho" w:hAnsi="Verdana"/>
          <w:sz w:val="20"/>
          <w:szCs w:val="20"/>
        </w:rPr>
        <w:t>e</w:t>
      </w:r>
      <w:r w:rsidRPr="00271AAE">
        <w:rPr>
          <w:rFonts w:ascii="Verdana" w:eastAsia="MS PMincho" w:hAnsi="Verdana"/>
          <w:spacing w:val="15"/>
          <w:sz w:val="20"/>
          <w:szCs w:val="20"/>
        </w:rPr>
        <w:t xml:space="preserve"> </w:t>
      </w:r>
      <w:r w:rsidRPr="00271AAE">
        <w:rPr>
          <w:rFonts w:ascii="Verdana" w:eastAsia="MS PMincho" w:hAnsi="Verdana"/>
          <w:spacing w:val="1"/>
          <w:sz w:val="20"/>
          <w:szCs w:val="20"/>
        </w:rPr>
        <w:t>offi</w:t>
      </w:r>
      <w:r w:rsidRPr="00271AAE">
        <w:rPr>
          <w:rFonts w:ascii="Verdana" w:eastAsia="MS PMincho" w:hAnsi="Verdana"/>
          <w:spacing w:val="-2"/>
          <w:sz w:val="20"/>
          <w:szCs w:val="20"/>
        </w:rPr>
        <w:t>c</w:t>
      </w:r>
      <w:r w:rsidRPr="00271AAE">
        <w:rPr>
          <w:rFonts w:ascii="Verdana" w:eastAsia="MS PMincho" w:hAnsi="Verdana"/>
          <w:sz w:val="20"/>
          <w:szCs w:val="20"/>
        </w:rPr>
        <w:t>e</w:t>
      </w:r>
      <w:r w:rsidRPr="00271AAE">
        <w:rPr>
          <w:rFonts w:ascii="Verdana" w:eastAsia="MS PMincho" w:hAnsi="Verdana"/>
          <w:spacing w:val="-7"/>
          <w:sz w:val="20"/>
          <w:szCs w:val="20"/>
        </w:rPr>
        <w:t xml:space="preserve"> </w:t>
      </w:r>
      <w:r w:rsidRPr="00271AAE">
        <w:rPr>
          <w:rFonts w:ascii="Verdana" w:eastAsia="MS PMincho" w:hAnsi="Verdana"/>
          <w:spacing w:val="1"/>
          <w:sz w:val="20"/>
          <w:szCs w:val="20"/>
        </w:rPr>
        <w:t>and</w:t>
      </w:r>
      <w:r w:rsidRPr="00271AAE">
        <w:rPr>
          <w:rFonts w:ascii="Verdana" w:eastAsia="MS PMincho" w:hAnsi="Verdana"/>
          <w:spacing w:val="12"/>
          <w:sz w:val="20"/>
          <w:szCs w:val="20"/>
        </w:rPr>
        <w:t xml:space="preserve"> </w:t>
      </w:r>
      <w:r w:rsidRPr="00271AAE">
        <w:rPr>
          <w:rFonts w:ascii="Verdana" w:eastAsia="MS PMincho" w:hAnsi="Verdana"/>
          <w:w w:val="105"/>
          <w:sz w:val="20"/>
          <w:szCs w:val="20"/>
        </w:rPr>
        <w:t>moni</w:t>
      </w:r>
      <w:r w:rsidRPr="00271AAE">
        <w:rPr>
          <w:rFonts w:ascii="Verdana" w:eastAsia="MS PMincho" w:hAnsi="Verdana"/>
          <w:spacing w:val="-2"/>
          <w:w w:val="105"/>
          <w:sz w:val="20"/>
          <w:szCs w:val="20"/>
        </w:rPr>
        <w:t>t</w:t>
      </w:r>
      <w:r w:rsidRPr="00271AAE">
        <w:rPr>
          <w:rFonts w:ascii="Verdana" w:eastAsia="MS PMincho" w:hAnsi="Verdana"/>
          <w:w w:val="106"/>
          <w:sz w:val="20"/>
          <w:szCs w:val="20"/>
        </w:rPr>
        <w:t>or</w:t>
      </w:r>
      <w:r w:rsidRPr="00271AAE">
        <w:rPr>
          <w:rFonts w:ascii="Verdana" w:eastAsia="MS PMincho" w:hAnsi="Verdana"/>
          <w:spacing w:val="-5"/>
          <w:sz w:val="20"/>
          <w:szCs w:val="20"/>
        </w:rPr>
        <w:t xml:space="preserve"> </w:t>
      </w:r>
      <w:r w:rsidRPr="00271AAE">
        <w:rPr>
          <w:rFonts w:ascii="Verdana" w:eastAsia="MS PMincho" w:hAnsi="Verdana"/>
          <w:w w:val="103"/>
          <w:sz w:val="20"/>
          <w:szCs w:val="20"/>
        </w:rPr>
        <w:t>their</w:t>
      </w:r>
      <w:r w:rsidRPr="00271AAE">
        <w:rPr>
          <w:rFonts w:ascii="Verdana" w:eastAsia="MS PMincho" w:hAnsi="Verdana"/>
          <w:spacing w:val="-5"/>
          <w:sz w:val="20"/>
          <w:szCs w:val="20"/>
        </w:rPr>
        <w:t xml:space="preserve"> </w:t>
      </w:r>
      <w:r w:rsidRPr="00271AAE">
        <w:rPr>
          <w:rFonts w:ascii="Verdana" w:eastAsia="MS PMincho" w:hAnsi="Verdana"/>
          <w:w w:val="93"/>
          <w:sz w:val="20"/>
          <w:szCs w:val="20"/>
        </w:rPr>
        <w:t>safe</w:t>
      </w:r>
      <w:r w:rsidRPr="00271AAE">
        <w:rPr>
          <w:rFonts w:ascii="Verdana" w:eastAsia="MS PMincho" w:hAnsi="Verdana"/>
          <w:spacing w:val="-1"/>
          <w:w w:val="93"/>
          <w:sz w:val="20"/>
          <w:szCs w:val="20"/>
        </w:rPr>
        <w:t xml:space="preserve"> </w:t>
      </w:r>
      <w:r w:rsidRPr="00271AAE">
        <w:rPr>
          <w:rFonts w:ascii="Verdana" w:eastAsia="MS PMincho" w:hAnsi="Verdana"/>
          <w:spacing w:val="-3"/>
          <w:w w:val="110"/>
          <w:sz w:val="20"/>
          <w:szCs w:val="20"/>
        </w:rPr>
        <w:t>r</w:t>
      </w:r>
      <w:r w:rsidRPr="00271AAE">
        <w:rPr>
          <w:rFonts w:ascii="Verdana" w:eastAsia="MS PMincho" w:hAnsi="Verdana"/>
          <w:w w:val="94"/>
          <w:sz w:val="20"/>
          <w:szCs w:val="20"/>
        </w:rPr>
        <w:t>e</w:t>
      </w:r>
      <w:r w:rsidRPr="00271AAE">
        <w:rPr>
          <w:rFonts w:ascii="Verdana" w:eastAsia="MS PMincho" w:hAnsi="Verdana"/>
          <w:w w:val="109"/>
          <w:sz w:val="20"/>
          <w:szCs w:val="20"/>
        </w:rPr>
        <w:t>tu</w:t>
      </w:r>
      <w:r w:rsidRPr="00271AAE">
        <w:rPr>
          <w:rFonts w:ascii="Verdana" w:eastAsia="MS PMincho" w:hAnsi="Verdana"/>
          <w:spacing w:val="2"/>
          <w:w w:val="109"/>
          <w:sz w:val="20"/>
          <w:szCs w:val="20"/>
        </w:rPr>
        <w:t>r</w:t>
      </w:r>
      <w:r w:rsidRPr="00271AAE">
        <w:rPr>
          <w:rFonts w:ascii="Verdana" w:eastAsia="MS PMincho" w:hAnsi="Verdana"/>
          <w:w w:val="104"/>
          <w:sz w:val="20"/>
          <w:szCs w:val="20"/>
        </w:rPr>
        <w:t>n.</w:t>
      </w:r>
    </w:p>
    <w:p w14:paraId="15E78D9A" w14:textId="77777777" w:rsidR="00E363EF" w:rsidRPr="00271AAE" w:rsidRDefault="00E363EF" w:rsidP="00F00A67">
      <w:pPr>
        <w:pStyle w:val="ListParagraph"/>
        <w:widowControl w:val="0"/>
        <w:numPr>
          <w:ilvl w:val="0"/>
          <w:numId w:val="27"/>
        </w:numPr>
        <w:autoSpaceDE w:val="0"/>
        <w:autoSpaceDN w:val="0"/>
        <w:adjustRightInd w:val="0"/>
        <w:spacing w:after="240" w:line="243" w:lineRule="auto"/>
        <w:ind w:right="-32"/>
        <w:rPr>
          <w:rFonts w:ascii="Verdana" w:eastAsia="MS PMincho" w:hAnsi="Verdana"/>
          <w:sz w:val="20"/>
          <w:szCs w:val="20"/>
        </w:rPr>
      </w:pPr>
      <w:r w:rsidRPr="00271AAE">
        <w:rPr>
          <w:rFonts w:ascii="Verdana" w:eastAsia="MS PMincho" w:hAnsi="Verdana"/>
          <w:spacing w:val="-27"/>
          <w:w w:val="94"/>
          <w:sz w:val="20"/>
          <w:szCs w:val="20"/>
        </w:rPr>
        <w:t>Y</w:t>
      </w:r>
      <w:r w:rsidRPr="00271AAE">
        <w:rPr>
          <w:rFonts w:ascii="Verdana" w:eastAsia="MS PMincho" w:hAnsi="Verdana"/>
          <w:w w:val="94"/>
          <w:sz w:val="20"/>
          <w:szCs w:val="20"/>
        </w:rPr>
        <w:t>ou</w:t>
      </w:r>
      <w:r w:rsidRPr="00271AAE">
        <w:rPr>
          <w:rFonts w:ascii="Verdana" w:eastAsia="MS PMincho" w:hAnsi="Verdana"/>
          <w:spacing w:val="-8"/>
          <w:w w:val="94"/>
          <w:sz w:val="20"/>
          <w:szCs w:val="20"/>
        </w:rPr>
        <w:t xml:space="preserve"> </w:t>
      </w:r>
      <w:r w:rsidRPr="00271AAE">
        <w:rPr>
          <w:rFonts w:ascii="Verdana" w:eastAsia="MS PMincho" w:hAnsi="Verdana"/>
          <w:sz w:val="20"/>
          <w:szCs w:val="20"/>
        </w:rPr>
        <w:t>should</w:t>
      </w:r>
      <w:r w:rsidRPr="00271AAE">
        <w:rPr>
          <w:rFonts w:ascii="Verdana" w:eastAsia="MS PMincho" w:hAnsi="Verdana"/>
          <w:spacing w:val="-3"/>
          <w:sz w:val="20"/>
          <w:szCs w:val="20"/>
        </w:rPr>
        <w:t xml:space="preserve"> </w:t>
      </w:r>
      <w:r w:rsidRPr="00271AAE">
        <w:rPr>
          <w:rFonts w:ascii="Verdana" w:eastAsia="MS PMincho" w:hAnsi="Verdana"/>
          <w:sz w:val="20"/>
          <w:szCs w:val="20"/>
        </w:rPr>
        <w:t>ensu</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12"/>
          <w:sz w:val="20"/>
          <w:szCs w:val="20"/>
        </w:rPr>
        <w:t xml:space="preserve"> </w:t>
      </w:r>
      <w:r w:rsidRPr="00271AAE">
        <w:rPr>
          <w:rFonts w:ascii="Verdana" w:eastAsia="MS PMincho" w:hAnsi="Verdana"/>
          <w:sz w:val="20"/>
          <w:szCs w:val="20"/>
        </w:rPr>
        <w:t>the</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10"/>
          <w:sz w:val="20"/>
          <w:szCs w:val="20"/>
        </w:rPr>
        <w:t xml:space="preserve"> </w:t>
      </w:r>
      <w:r w:rsidRPr="00271AAE">
        <w:rPr>
          <w:rFonts w:ascii="Verdana" w:eastAsia="MS PMincho" w:hAnsi="Verdana"/>
          <w:w w:val="93"/>
          <w:sz w:val="20"/>
          <w:szCs w:val="20"/>
        </w:rPr>
        <w:t>is</w:t>
      </w:r>
      <w:r w:rsidRPr="00271AAE">
        <w:rPr>
          <w:rFonts w:ascii="Verdana" w:eastAsia="MS PMincho" w:hAnsi="Verdana"/>
          <w:spacing w:val="-10"/>
          <w:w w:val="93"/>
          <w:sz w:val="20"/>
          <w:szCs w:val="20"/>
        </w:rPr>
        <w:t xml:space="preserve"> </w:t>
      </w:r>
      <w:r w:rsidRPr="00271AAE">
        <w:rPr>
          <w:rFonts w:ascii="Verdana" w:eastAsia="MS PMincho" w:hAnsi="Verdana"/>
          <w:sz w:val="20"/>
          <w:szCs w:val="20"/>
        </w:rPr>
        <w:t>a</w:t>
      </w:r>
      <w:r w:rsidRPr="00271AAE">
        <w:rPr>
          <w:rFonts w:ascii="Verdana" w:eastAsia="MS PMincho" w:hAnsi="Verdana"/>
          <w:spacing w:val="-16"/>
          <w:sz w:val="20"/>
          <w:szCs w:val="20"/>
        </w:rPr>
        <w:t xml:space="preserve"> </w:t>
      </w:r>
      <w:r w:rsidRPr="00271AAE">
        <w:rPr>
          <w:rFonts w:ascii="Verdana" w:eastAsia="MS PMincho" w:hAnsi="Verdana"/>
          <w:sz w:val="20"/>
          <w:szCs w:val="20"/>
        </w:rPr>
        <w:t>p</w:t>
      </w:r>
      <w:r w:rsidRPr="00271AAE">
        <w:rPr>
          <w:rFonts w:ascii="Verdana" w:eastAsia="MS PMincho" w:hAnsi="Verdana"/>
          <w:spacing w:val="-3"/>
          <w:sz w:val="20"/>
          <w:szCs w:val="20"/>
        </w:rPr>
        <w:t>r</w:t>
      </w:r>
      <w:r w:rsidRPr="00271AAE">
        <w:rPr>
          <w:rFonts w:ascii="Verdana" w:eastAsia="MS PMincho" w:hAnsi="Verdana"/>
          <w:sz w:val="20"/>
          <w:szCs w:val="20"/>
        </w:rPr>
        <w:t>o</w:t>
      </w:r>
      <w:r w:rsidRPr="00271AAE">
        <w:rPr>
          <w:rFonts w:ascii="Verdana" w:eastAsia="MS PMincho" w:hAnsi="Verdana"/>
          <w:spacing w:val="-3"/>
          <w:sz w:val="20"/>
          <w:szCs w:val="20"/>
        </w:rPr>
        <w:t>c</w:t>
      </w:r>
      <w:r w:rsidRPr="00271AAE">
        <w:rPr>
          <w:rFonts w:ascii="Verdana" w:eastAsia="MS PMincho" w:hAnsi="Verdana"/>
          <w:sz w:val="20"/>
          <w:szCs w:val="20"/>
        </w:rPr>
        <w:t>edu</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2"/>
          <w:sz w:val="20"/>
          <w:szCs w:val="20"/>
        </w:rPr>
        <w:t xml:space="preserve"> t</w:t>
      </w:r>
      <w:r w:rsidRPr="00271AAE">
        <w:rPr>
          <w:rFonts w:ascii="Verdana" w:eastAsia="MS PMincho" w:hAnsi="Verdana"/>
          <w:sz w:val="20"/>
          <w:szCs w:val="20"/>
        </w:rPr>
        <w:t>o</w:t>
      </w:r>
      <w:r w:rsidRPr="00271AAE">
        <w:rPr>
          <w:rFonts w:ascii="Verdana" w:eastAsia="MS PMincho" w:hAnsi="Verdana"/>
          <w:spacing w:val="-5"/>
          <w:sz w:val="20"/>
          <w:szCs w:val="20"/>
        </w:rPr>
        <w:t xml:space="preserve"> </w:t>
      </w:r>
      <w:r w:rsidRPr="00271AAE">
        <w:rPr>
          <w:rFonts w:ascii="Verdana" w:eastAsia="MS PMincho" w:hAnsi="Verdana"/>
          <w:sz w:val="20"/>
          <w:szCs w:val="20"/>
        </w:rPr>
        <w:t>be</w:t>
      </w:r>
      <w:r w:rsidRPr="00271AAE">
        <w:rPr>
          <w:rFonts w:ascii="Verdana" w:eastAsia="MS PMincho" w:hAnsi="Verdana"/>
          <w:spacing w:val="-16"/>
          <w:sz w:val="20"/>
          <w:szCs w:val="20"/>
        </w:rPr>
        <w:t xml:space="preserve"> </w:t>
      </w:r>
      <w:r w:rsidRPr="00271AAE">
        <w:rPr>
          <w:rFonts w:ascii="Verdana" w:eastAsia="MS PMincho" w:hAnsi="Verdana"/>
          <w:w w:val="97"/>
          <w:sz w:val="20"/>
          <w:szCs w:val="20"/>
        </w:rPr>
        <w:t>foll</w:t>
      </w:r>
      <w:r w:rsidRPr="00271AAE">
        <w:rPr>
          <w:rFonts w:ascii="Verdana" w:eastAsia="MS PMincho" w:hAnsi="Verdana"/>
          <w:spacing w:val="-4"/>
          <w:w w:val="97"/>
          <w:sz w:val="20"/>
          <w:szCs w:val="20"/>
        </w:rPr>
        <w:t>o</w:t>
      </w:r>
      <w:r w:rsidRPr="00271AAE">
        <w:rPr>
          <w:rFonts w:ascii="Verdana" w:eastAsia="MS PMincho" w:hAnsi="Verdana"/>
          <w:spacing w:val="-2"/>
          <w:w w:val="97"/>
          <w:sz w:val="20"/>
          <w:szCs w:val="20"/>
        </w:rPr>
        <w:t>w</w:t>
      </w:r>
      <w:r w:rsidRPr="00271AAE">
        <w:rPr>
          <w:rFonts w:ascii="Verdana" w:eastAsia="MS PMincho" w:hAnsi="Verdana"/>
          <w:w w:val="97"/>
          <w:sz w:val="20"/>
          <w:szCs w:val="20"/>
        </w:rPr>
        <w:t>ed</w:t>
      </w:r>
      <w:r w:rsidRPr="00271AAE">
        <w:rPr>
          <w:rFonts w:ascii="Verdana" w:eastAsia="MS PMincho" w:hAnsi="Verdana"/>
          <w:spacing w:val="-10"/>
          <w:w w:val="97"/>
          <w:sz w:val="20"/>
          <w:szCs w:val="20"/>
        </w:rPr>
        <w:t xml:space="preserve"> </w:t>
      </w:r>
      <w:r w:rsidRPr="00271AAE">
        <w:rPr>
          <w:rFonts w:ascii="Verdana" w:eastAsia="MS PMincho" w:hAnsi="Verdana"/>
          <w:sz w:val="20"/>
          <w:szCs w:val="20"/>
        </w:rPr>
        <w:t>whe</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19"/>
          <w:sz w:val="20"/>
          <w:szCs w:val="20"/>
        </w:rPr>
        <w:t xml:space="preserve"> </w:t>
      </w:r>
      <w:r w:rsidRPr="00271AAE">
        <w:rPr>
          <w:rFonts w:ascii="Verdana" w:eastAsia="MS PMincho" w:hAnsi="Verdana"/>
          <w:w w:val="95"/>
          <w:sz w:val="20"/>
          <w:szCs w:val="20"/>
        </w:rPr>
        <w:t>staff</w:t>
      </w:r>
      <w:r w:rsidRPr="00271AAE">
        <w:rPr>
          <w:rFonts w:ascii="Verdana" w:eastAsia="MS PMincho" w:hAnsi="Verdana"/>
          <w:spacing w:val="-3"/>
          <w:w w:val="95"/>
          <w:sz w:val="20"/>
          <w:szCs w:val="20"/>
        </w:rPr>
        <w:t xml:space="preserve"> </w:t>
      </w:r>
      <w:r w:rsidRPr="00271AAE">
        <w:rPr>
          <w:rFonts w:ascii="Verdana" w:eastAsia="MS PMincho" w:hAnsi="Verdana"/>
          <w:sz w:val="20"/>
          <w:szCs w:val="20"/>
        </w:rPr>
        <w:t>do</w:t>
      </w:r>
      <w:r w:rsidRPr="00271AAE">
        <w:rPr>
          <w:rFonts w:ascii="Verdana" w:eastAsia="MS PMincho" w:hAnsi="Verdana"/>
          <w:spacing w:val="8"/>
          <w:sz w:val="20"/>
          <w:szCs w:val="20"/>
        </w:rPr>
        <w:t xml:space="preserve"> </w:t>
      </w:r>
      <w:r w:rsidRPr="00271AAE">
        <w:rPr>
          <w:rFonts w:ascii="Verdana" w:eastAsia="MS PMincho" w:hAnsi="Verdana"/>
          <w:sz w:val="20"/>
          <w:szCs w:val="20"/>
        </w:rPr>
        <w:t>not</w:t>
      </w:r>
      <w:r w:rsidRPr="00271AAE">
        <w:rPr>
          <w:rFonts w:ascii="Verdana" w:eastAsia="MS PMincho" w:hAnsi="Verdana"/>
          <w:spacing w:val="20"/>
          <w:sz w:val="20"/>
          <w:szCs w:val="20"/>
        </w:rPr>
        <w:t xml:space="preserve"> </w:t>
      </w:r>
      <w:r w:rsidRPr="00271AAE">
        <w:rPr>
          <w:rFonts w:ascii="Verdana" w:eastAsia="MS PMincho" w:hAnsi="Verdana"/>
          <w:spacing w:val="-3"/>
          <w:sz w:val="20"/>
          <w:szCs w:val="20"/>
        </w:rPr>
        <w:t>r</w:t>
      </w:r>
      <w:r w:rsidRPr="00271AAE">
        <w:rPr>
          <w:rFonts w:ascii="Verdana" w:eastAsia="MS PMincho" w:hAnsi="Verdana"/>
          <w:sz w:val="20"/>
          <w:szCs w:val="20"/>
        </w:rPr>
        <w:t>etu</w:t>
      </w:r>
      <w:r w:rsidRPr="00271AAE">
        <w:rPr>
          <w:rFonts w:ascii="Verdana" w:eastAsia="MS PMincho" w:hAnsi="Verdana"/>
          <w:spacing w:val="2"/>
          <w:sz w:val="20"/>
          <w:szCs w:val="20"/>
        </w:rPr>
        <w:t>r</w:t>
      </w:r>
      <w:r w:rsidRPr="00271AAE">
        <w:rPr>
          <w:rFonts w:ascii="Verdana" w:eastAsia="MS PMincho" w:hAnsi="Verdana"/>
          <w:sz w:val="20"/>
          <w:szCs w:val="20"/>
        </w:rPr>
        <w:t>n</w:t>
      </w:r>
      <w:r w:rsidRPr="00271AAE">
        <w:rPr>
          <w:rFonts w:ascii="Verdana" w:eastAsia="MS PMincho" w:hAnsi="Verdana"/>
          <w:spacing w:val="17"/>
          <w:sz w:val="20"/>
          <w:szCs w:val="20"/>
        </w:rPr>
        <w:t xml:space="preserve"> </w:t>
      </w:r>
      <w:r w:rsidRPr="00271AAE">
        <w:rPr>
          <w:rFonts w:ascii="Verdana" w:eastAsia="MS PMincho" w:hAnsi="Verdana"/>
          <w:spacing w:val="-2"/>
          <w:w w:val="111"/>
          <w:sz w:val="20"/>
          <w:szCs w:val="20"/>
        </w:rPr>
        <w:t>t</w:t>
      </w:r>
      <w:r w:rsidRPr="00271AAE">
        <w:rPr>
          <w:rFonts w:ascii="Verdana" w:eastAsia="MS PMincho" w:hAnsi="Verdana"/>
          <w:w w:val="103"/>
          <w:sz w:val="20"/>
          <w:szCs w:val="20"/>
        </w:rPr>
        <w:t>o</w:t>
      </w:r>
      <w:r w:rsidRPr="00271AAE">
        <w:rPr>
          <w:rFonts w:ascii="Verdana" w:eastAsia="MS PMincho" w:hAnsi="Verdana"/>
          <w:spacing w:val="2"/>
          <w:sz w:val="20"/>
          <w:szCs w:val="20"/>
        </w:rPr>
        <w:t xml:space="preserve"> </w:t>
      </w:r>
      <w:r w:rsidRPr="00271AAE">
        <w:rPr>
          <w:rFonts w:ascii="Verdana" w:eastAsia="MS PMincho" w:hAnsi="Verdana"/>
          <w:sz w:val="20"/>
          <w:szCs w:val="20"/>
        </w:rPr>
        <w:t>the</w:t>
      </w:r>
      <w:r w:rsidRPr="00271AAE">
        <w:rPr>
          <w:rFonts w:ascii="Verdana" w:eastAsia="MS PMincho" w:hAnsi="Verdana"/>
          <w:spacing w:val="9"/>
          <w:sz w:val="20"/>
          <w:szCs w:val="20"/>
        </w:rPr>
        <w:t xml:space="preserve"> </w:t>
      </w:r>
      <w:r w:rsidRPr="00271AAE">
        <w:rPr>
          <w:rFonts w:ascii="Verdana" w:eastAsia="MS PMincho" w:hAnsi="Verdana"/>
          <w:sz w:val="20"/>
          <w:szCs w:val="20"/>
        </w:rPr>
        <w:t>offi</w:t>
      </w:r>
      <w:r w:rsidRPr="00271AAE">
        <w:rPr>
          <w:rFonts w:ascii="Verdana" w:eastAsia="MS PMincho" w:hAnsi="Verdana"/>
          <w:spacing w:val="-3"/>
          <w:sz w:val="20"/>
          <w:szCs w:val="20"/>
        </w:rPr>
        <w:t>c</w:t>
      </w:r>
      <w:r w:rsidRPr="00271AAE">
        <w:rPr>
          <w:rFonts w:ascii="Verdana" w:eastAsia="MS PMincho" w:hAnsi="Verdana"/>
          <w:sz w:val="20"/>
          <w:szCs w:val="20"/>
        </w:rPr>
        <w:t>e</w:t>
      </w:r>
      <w:r w:rsidRPr="00271AAE">
        <w:rPr>
          <w:rFonts w:ascii="Verdana" w:eastAsia="MS PMincho" w:hAnsi="Verdana"/>
          <w:spacing w:val="-15"/>
          <w:sz w:val="20"/>
          <w:szCs w:val="20"/>
        </w:rPr>
        <w:t xml:space="preserve"> </w:t>
      </w:r>
      <w:r w:rsidRPr="00271AAE">
        <w:rPr>
          <w:rFonts w:ascii="Verdana" w:eastAsia="MS PMincho" w:hAnsi="Verdana"/>
          <w:sz w:val="20"/>
          <w:szCs w:val="20"/>
        </w:rPr>
        <w:t>at</w:t>
      </w:r>
      <w:r w:rsidRPr="00271AAE">
        <w:rPr>
          <w:rFonts w:ascii="Verdana" w:eastAsia="MS PMincho" w:hAnsi="Verdana"/>
          <w:spacing w:val="6"/>
          <w:sz w:val="20"/>
          <w:szCs w:val="20"/>
        </w:rPr>
        <w:t xml:space="preserve"> </w:t>
      </w:r>
      <w:r w:rsidRPr="00271AAE">
        <w:rPr>
          <w:rFonts w:ascii="Verdana" w:eastAsia="MS PMincho" w:hAnsi="Verdana"/>
          <w:sz w:val="20"/>
          <w:szCs w:val="20"/>
        </w:rPr>
        <w:t>the</w:t>
      </w:r>
      <w:r w:rsidRPr="00271AAE">
        <w:rPr>
          <w:rFonts w:ascii="Verdana" w:eastAsia="MS PMincho" w:hAnsi="Verdana"/>
          <w:spacing w:val="9"/>
          <w:sz w:val="20"/>
          <w:szCs w:val="20"/>
        </w:rPr>
        <w:t xml:space="preserve"> </w:t>
      </w:r>
      <w:r w:rsidRPr="00271AAE">
        <w:rPr>
          <w:rFonts w:ascii="Verdana" w:eastAsia="MS PMincho" w:hAnsi="Verdana"/>
          <w:sz w:val="20"/>
          <w:szCs w:val="20"/>
        </w:rPr>
        <w:t>end</w:t>
      </w:r>
      <w:r w:rsidRPr="00271AAE">
        <w:rPr>
          <w:rFonts w:ascii="Verdana" w:eastAsia="MS PMincho" w:hAnsi="Verdana"/>
          <w:spacing w:val="11"/>
          <w:sz w:val="20"/>
          <w:szCs w:val="20"/>
        </w:rPr>
        <w:t xml:space="preserve"> </w:t>
      </w:r>
      <w:r w:rsidRPr="00271AAE">
        <w:rPr>
          <w:rFonts w:ascii="Verdana" w:eastAsia="MS PMincho" w:hAnsi="Verdana"/>
          <w:sz w:val="20"/>
          <w:szCs w:val="20"/>
        </w:rPr>
        <w:t>of</w:t>
      </w:r>
      <w:r w:rsidRPr="00271AAE">
        <w:rPr>
          <w:rFonts w:ascii="Verdana" w:eastAsia="MS PMincho" w:hAnsi="Verdana"/>
          <w:spacing w:val="4"/>
          <w:sz w:val="20"/>
          <w:szCs w:val="20"/>
        </w:rPr>
        <w:t xml:space="preserve"> </w:t>
      </w:r>
      <w:r w:rsidRPr="00271AAE">
        <w:rPr>
          <w:rFonts w:ascii="Verdana" w:eastAsia="MS PMincho" w:hAnsi="Verdana"/>
          <w:sz w:val="20"/>
          <w:szCs w:val="20"/>
        </w:rPr>
        <w:t>their</w:t>
      </w:r>
      <w:r w:rsidRPr="00271AAE">
        <w:rPr>
          <w:rFonts w:ascii="Verdana" w:eastAsia="MS PMincho" w:hAnsi="Verdana"/>
          <w:spacing w:val="13"/>
          <w:sz w:val="20"/>
          <w:szCs w:val="20"/>
        </w:rPr>
        <w:t xml:space="preserve"> </w:t>
      </w:r>
      <w:r w:rsidRPr="00271AAE">
        <w:rPr>
          <w:rFonts w:ascii="Verdana" w:eastAsia="MS PMincho" w:hAnsi="Verdana"/>
          <w:spacing w:val="-3"/>
          <w:sz w:val="20"/>
          <w:szCs w:val="20"/>
        </w:rPr>
        <w:t>w</w:t>
      </w:r>
      <w:r w:rsidRPr="00271AAE">
        <w:rPr>
          <w:rFonts w:ascii="Verdana" w:eastAsia="MS PMincho" w:hAnsi="Verdana"/>
          <w:spacing w:val="-1"/>
          <w:sz w:val="20"/>
          <w:szCs w:val="20"/>
        </w:rPr>
        <w:t>o</w:t>
      </w:r>
      <w:r w:rsidRPr="00271AAE">
        <w:rPr>
          <w:rFonts w:ascii="Verdana" w:eastAsia="MS PMincho" w:hAnsi="Verdana"/>
          <w:spacing w:val="1"/>
          <w:sz w:val="20"/>
          <w:szCs w:val="20"/>
        </w:rPr>
        <w:t>r</w:t>
      </w:r>
      <w:r w:rsidRPr="00271AAE">
        <w:rPr>
          <w:rFonts w:ascii="Verdana" w:eastAsia="MS PMincho" w:hAnsi="Verdana"/>
          <w:sz w:val="20"/>
          <w:szCs w:val="20"/>
        </w:rPr>
        <w:t>king</w:t>
      </w:r>
      <w:r w:rsidRPr="00271AAE">
        <w:rPr>
          <w:rFonts w:ascii="Verdana" w:eastAsia="MS PMincho" w:hAnsi="Verdana"/>
          <w:spacing w:val="-6"/>
          <w:sz w:val="20"/>
          <w:szCs w:val="20"/>
        </w:rPr>
        <w:t xml:space="preserve"> </w:t>
      </w:r>
      <w:r w:rsidRPr="00271AAE">
        <w:rPr>
          <w:rFonts w:ascii="Verdana" w:eastAsia="MS PMincho" w:hAnsi="Verdana"/>
          <w:sz w:val="20"/>
          <w:szCs w:val="20"/>
        </w:rPr>
        <w:t>d</w:t>
      </w:r>
      <w:r w:rsidRPr="00271AAE">
        <w:rPr>
          <w:rFonts w:ascii="Verdana" w:eastAsia="MS PMincho" w:hAnsi="Verdana"/>
          <w:spacing w:val="-4"/>
          <w:sz w:val="20"/>
          <w:szCs w:val="20"/>
        </w:rPr>
        <w:t>a</w:t>
      </w:r>
      <w:r w:rsidRPr="00271AAE">
        <w:rPr>
          <w:rFonts w:ascii="Verdana" w:eastAsia="MS PMincho" w:hAnsi="Verdana"/>
          <w:sz w:val="20"/>
          <w:szCs w:val="20"/>
        </w:rPr>
        <w:t>y</w:t>
      </w:r>
      <w:r w:rsidRPr="00271AAE">
        <w:rPr>
          <w:rFonts w:ascii="Verdana" w:eastAsia="MS PMincho" w:hAnsi="Verdana"/>
          <w:spacing w:val="-7"/>
          <w:sz w:val="20"/>
          <w:szCs w:val="20"/>
        </w:rPr>
        <w:t xml:space="preserve"> </w:t>
      </w:r>
      <w:r w:rsidRPr="00271AAE">
        <w:rPr>
          <w:rFonts w:ascii="Verdana" w:eastAsia="MS PMincho" w:hAnsi="Verdana"/>
          <w:spacing w:val="-3"/>
          <w:sz w:val="20"/>
          <w:szCs w:val="20"/>
        </w:rPr>
        <w:t>c</w:t>
      </w:r>
      <w:r w:rsidRPr="00271AAE">
        <w:rPr>
          <w:rFonts w:ascii="Verdana" w:eastAsia="MS PMincho" w:hAnsi="Verdana"/>
          <w:spacing w:val="-1"/>
          <w:sz w:val="20"/>
          <w:szCs w:val="20"/>
        </w:rPr>
        <w:t>o</w:t>
      </w:r>
      <w:r w:rsidRPr="00271AAE">
        <w:rPr>
          <w:rFonts w:ascii="Verdana" w:eastAsia="MS PMincho" w:hAnsi="Verdana"/>
          <w:sz w:val="20"/>
          <w:szCs w:val="20"/>
        </w:rPr>
        <w:t>nfi</w:t>
      </w:r>
      <w:r w:rsidRPr="00271AAE">
        <w:rPr>
          <w:rFonts w:ascii="Verdana" w:eastAsia="MS PMincho" w:hAnsi="Verdana"/>
          <w:spacing w:val="2"/>
          <w:sz w:val="20"/>
          <w:szCs w:val="20"/>
        </w:rPr>
        <w:t>r</w:t>
      </w:r>
      <w:r w:rsidRPr="00271AAE">
        <w:rPr>
          <w:rFonts w:ascii="Verdana" w:eastAsia="MS PMincho" w:hAnsi="Verdana"/>
          <w:sz w:val="20"/>
          <w:szCs w:val="20"/>
        </w:rPr>
        <w:t>ming</w:t>
      </w:r>
      <w:r w:rsidRPr="00271AAE">
        <w:rPr>
          <w:rFonts w:ascii="Verdana" w:eastAsia="MS PMincho" w:hAnsi="Verdana"/>
          <w:spacing w:val="6"/>
          <w:sz w:val="20"/>
          <w:szCs w:val="20"/>
        </w:rPr>
        <w:t xml:space="preserve"> </w:t>
      </w:r>
      <w:r w:rsidRPr="00271AAE">
        <w:rPr>
          <w:rFonts w:ascii="Verdana" w:eastAsia="MS PMincho" w:hAnsi="Verdana"/>
          <w:sz w:val="20"/>
          <w:szCs w:val="20"/>
        </w:rPr>
        <w:t>th</w:t>
      </w:r>
      <w:r w:rsidRPr="00271AAE">
        <w:rPr>
          <w:rFonts w:ascii="Verdana" w:eastAsia="MS PMincho" w:hAnsi="Verdana"/>
          <w:spacing w:val="2"/>
          <w:sz w:val="20"/>
          <w:szCs w:val="20"/>
        </w:rPr>
        <w:t>e</w:t>
      </w:r>
      <w:r w:rsidRPr="00271AAE">
        <w:rPr>
          <w:rFonts w:ascii="Verdana" w:eastAsia="MS PMincho" w:hAnsi="Verdana"/>
          <w:sz w:val="20"/>
          <w:szCs w:val="20"/>
        </w:rPr>
        <w:t>y</w:t>
      </w:r>
      <w:r w:rsidRPr="00271AAE">
        <w:rPr>
          <w:rFonts w:ascii="Verdana" w:eastAsia="MS PMincho" w:hAnsi="Verdana"/>
          <w:spacing w:val="-11"/>
          <w:sz w:val="20"/>
          <w:szCs w:val="20"/>
        </w:rPr>
        <w:t xml:space="preserve"> </w:t>
      </w:r>
      <w:r w:rsidRPr="00271AAE">
        <w:rPr>
          <w:rFonts w:ascii="Verdana" w:eastAsia="MS PMincho" w:hAnsi="Verdana"/>
          <w:sz w:val="20"/>
          <w:szCs w:val="20"/>
        </w:rPr>
        <w:t>h</w:t>
      </w:r>
      <w:r w:rsidRPr="00271AAE">
        <w:rPr>
          <w:rFonts w:ascii="Verdana" w:eastAsia="MS PMincho" w:hAnsi="Verdana"/>
          <w:spacing w:val="-4"/>
          <w:sz w:val="20"/>
          <w:szCs w:val="20"/>
        </w:rPr>
        <w:t>av</w:t>
      </w:r>
      <w:r w:rsidRPr="00271AAE">
        <w:rPr>
          <w:rFonts w:ascii="Verdana" w:eastAsia="MS PMincho" w:hAnsi="Verdana"/>
          <w:sz w:val="20"/>
          <w:szCs w:val="20"/>
        </w:rPr>
        <w:t>e</w:t>
      </w:r>
      <w:r w:rsidRPr="00271AAE">
        <w:rPr>
          <w:rFonts w:ascii="Verdana" w:eastAsia="MS PMincho" w:hAnsi="Verdana"/>
          <w:spacing w:val="-17"/>
          <w:sz w:val="20"/>
          <w:szCs w:val="20"/>
        </w:rPr>
        <w:t xml:space="preserve"> </w:t>
      </w:r>
      <w:r w:rsidRPr="00271AAE">
        <w:rPr>
          <w:rFonts w:ascii="Verdana" w:eastAsia="MS PMincho" w:hAnsi="Verdana"/>
          <w:spacing w:val="-3"/>
          <w:sz w:val="20"/>
          <w:szCs w:val="20"/>
        </w:rPr>
        <w:t>c</w:t>
      </w:r>
      <w:r w:rsidRPr="00271AAE">
        <w:rPr>
          <w:rFonts w:ascii="Verdana" w:eastAsia="MS PMincho" w:hAnsi="Verdana"/>
          <w:spacing w:val="-1"/>
          <w:sz w:val="20"/>
          <w:szCs w:val="20"/>
        </w:rPr>
        <w:t>o</w:t>
      </w:r>
      <w:r w:rsidRPr="00271AAE">
        <w:rPr>
          <w:rFonts w:ascii="Verdana" w:eastAsia="MS PMincho" w:hAnsi="Verdana"/>
          <w:sz w:val="20"/>
          <w:szCs w:val="20"/>
        </w:rPr>
        <w:t>mple</w:t>
      </w:r>
      <w:r w:rsidRPr="00271AAE">
        <w:rPr>
          <w:rFonts w:ascii="Verdana" w:eastAsia="MS PMincho" w:hAnsi="Verdana"/>
          <w:spacing w:val="-2"/>
          <w:sz w:val="20"/>
          <w:szCs w:val="20"/>
        </w:rPr>
        <w:t>t</w:t>
      </w:r>
      <w:r w:rsidRPr="00271AAE">
        <w:rPr>
          <w:rFonts w:ascii="Verdana" w:eastAsia="MS PMincho" w:hAnsi="Verdana"/>
          <w:sz w:val="20"/>
          <w:szCs w:val="20"/>
        </w:rPr>
        <w:t xml:space="preserve">ed </w:t>
      </w:r>
      <w:r w:rsidRPr="00271AAE">
        <w:rPr>
          <w:rFonts w:ascii="Verdana" w:eastAsia="MS PMincho" w:hAnsi="Verdana"/>
          <w:w w:val="103"/>
          <w:sz w:val="20"/>
          <w:szCs w:val="20"/>
        </w:rPr>
        <w:t>their</w:t>
      </w:r>
      <w:r w:rsidRPr="00271AAE">
        <w:rPr>
          <w:rFonts w:ascii="Verdana" w:eastAsia="MS PMincho" w:hAnsi="Verdana"/>
          <w:spacing w:val="-5"/>
          <w:sz w:val="20"/>
          <w:szCs w:val="20"/>
        </w:rPr>
        <w:t xml:space="preserve"> </w:t>
      </w:r>
      <w:r w:rsidRPr="00271AAE">
        <w:rPr>
          <w:rFonts w:ascii="Verdana" w:eastAsia="MS PMincho" w:hAnsi="Verdana"/>
          <w:sz w:val="20"/>
          <w:szCs w:val="20"/>
        </w:rPr>
        <w:t>tasks</w:t>
      </w:r>
      <w:r w:rsidRPr="00271AAE">
        <w:rPr>
          <w:rFonts w:ascii="Verdana" w:eastAsia="MS PMincho" w:hAnsi="Verdana"/>
          <w:spacing w:val="-17"/>
          <w:sz w:val="20"/>
          <w:szCs w:val="20"/>
        </w:rPr>
        <w:t xml:space="preserve"> </w:t>
      </w:r>
      <w:r w:rsidRPr="00271AAE">
        <w:rPr>
          <w:rFonts w:ascii="Verdana" w:eastAsia="MS PMincho" w:hAnsi="Verdana"/>
          <w:sz w:val="20"/>
          <w:szCs w:val="20"/>
        </w:rPr>
        <w:t>safel</w:t>
      </w:r>
      <w:r w:rsidRPr="00271AAE">
        <w:rPr>
          <w:rFonts w:ascii="Verdana" w:eastAsia="MS PMincho" w:hAnsi="Verdana"/>
          <w:spacing w:val="-15"/>
          <w:sz w:val="20"/>
          <w:szCs w:val="20"/>
        </w:rPr>
        <w:t>y</w:t>
      </w:r>
      <w:r w:rsidRPr="00271AAE">
        <w:rPr>
          <w:rFonts w:ascii="Verdana" w:eastAsia="MS PMincho" w:hAnsi="Verdana"/>
          <w:sz w:val="20"/>
          <w:szCs w:val="20"/>
        </w:rPr>
        <w:t>.</w:t>
      </w:r>
    </w:p>
    <w:p w14:paraId="6F30133A" w14:textId="77777777" w:rsidR="00E363EF" w:rsidRPr="00271AAE" w:rsidRDefault="00E363EF" w:rsidP="00F00A67">
      <w:pPr>
        <w:pStyle w:val="ListParagraph"/>
        <w:widowControl w:val="0"/>
        <w:numPr>
          <w:ilvl w:val="0"/>
          <w:numId w:val="27"/>
        </w:numPr>
        <w:autoSpaceDE w:val="0"/>
        <w:autoSpaceDN w:val="0"/>
        <w:adjustRightInd w:val="0"/>
        <w:spacing w:after="240" w:line="243" w:lineRule="auto"/>
        <w:ind w:right="-43"/>
        <w:jc w:val="both"/>
        <w:rPr>
          <w:rFonts w:ascii="Verdana" w:eastAsia="MS PMincho" w:hAnsi="Verdana"/>
          <w:sz w:val="20"/>
          <w:szCs w:val="20"/>
        </w:rPr>
      </w:pPr>
      <w:r w:rsidRPr="00271AAE">
        <w:rPr>
          <w:rFonts w:ascii="Verdana" w:eastAsia="MS PMincho" w:hAnsi="Verdana"/>
          <w:spacing w:val="-3"/>
          <w:sz w:val="20"/>
          <w:szCs w:val="20"/>
        </w:rPr>
        <w:t>I</w:t>
      </w:r>
      <w:r w:rsidRPr="00271AAE">
        <w:rPr>
          <w:rFonts w:ascii="Verdana" w:eastAsia="MS PMincho" w:hAnsi="Verdana"/>
          <w:sz w:val="20"/>
          <w:szCs w:val="20"/>
        </w:rPr>
        <w:t>t</w:t>
      </w:r>
      <w:r w:rsidRPr="00271AAE">
        <w:rPr>
          <w:rFonts w:ascii="Verdana" w:eastAsia="MS PMincho" w:hAnsi="Verdana"/>
          <w:spacing w:val="-5"/>
          <w:sz w:val="20"/>
          <w:szCs w:val="20"/>
        </w:rPr>
        <w:t xml:space="preserve"> </w:t>
      </w:r>
      <w:r w:rsidRPr="00271AAE">
        <w:rPr>
          <w:rFonts w:ascii="Verdana" w:eastAsia="MS PMincho" w:hAnsi="Verdana"/>
          <w:w w:val="93"/>
          <w:sz w:val="20"/>
          <w:szCs w:val="20"/>
        </w:rPr>
        <w:t>is</w:t>
      </w:r>
      <w:r w:rsidRPr="00271AAE">
        <w:rPr>
          <w:rFonts w:ascii="Verdana" w:eastAsia="MS PMincho" w:hAnsi="Verdana"/>
          <w:spacing w:val="-7"/>
          <w:w w:val="93"/>
          <w:sz w:val="20"/>
          <w:szCs w:val="20"/>
        </w:rPr>
        <w:t xml:space="preserve"> </w:t>
      </w:r>
      <w:r w:rsidRPr="00271AAE">
        <w:rPr>
          <w:rFonts w:ascii="Verdana" w:eastAsia="MS PMincho" w:hAnsi="Verdana"/>
          <w:spacing w:val="-4"/>
          <w:sz w:val="20"/>
          <w:szCs w:val="20"/>
        </w:rPr>
        <w:t>y</w:t>
      </w:r>
      <w:r w:rsidRPr="00271AAE">
        <w:rPr>
          <w:rFonts w:ascii="Verdana" w:eastAsia="MS PMincho" w:hAnsi="Verdana"/>
          <w:sz w:val="20"/>
          <w:szCs w:val="20"/>
        </w:rPr>
        <w:t>our</w:t>
      </w:r>
      <w:r w:rsidRPr="00271AAE">
        <w:rPr>
          <w:rFonts w:ascii="Verdana" w:eastAsia="MS PMincho" w:hAnsi="Verdana"/>
          <w:spacing w:val="-6"/>
          <w:sz w:val="20"/>
          <w:szCs w:val="20"/>
        </w:rPr>
        <w:t xml:space="preserve"> </w:t>
      </w:r>
      <w:r w:rsidRPr="00271AAE">
        <w:rPr>
          <w:rFonts w:ascii="Verdana" w:eastAsia="MS PMincho" w:hAnsi="Verdana"/>
          <w:spacing w:val="-3"/>
          <w:w w:val="98"/>
          <w:sz w:val="20"/>
          <w:szCs w:val="20"/>
        </w:rPr>
        <w:t>r</w:t>
      </w:r>
      <w:r w:rsidRPr="00271AAE">
        <w:rPr>
          <w:rFonts w:ascii="Verdana" w:eastAsia="MS PMincho" w:hAnsi="Verdana"/>
          <w:w w:val="98"/>
          <w:sz w:val="20"/>
          <w:szCs w:val="20"/>
        </w:rPr>
        <w:t>esponsibili</w:t>
      </w:r>
      <w:r w:rsidRPr="00271AAE">
        <w:rPr>
          <w:rFonts w:ascii="Verdana" w:eastAsia="MS PMincho" w:hAnsi="Verdana"/>
          <w:spacing w:val="3"/>
          <w:w w:val="98"/>
          <w:sz w:val="20"/>
          <w:szCs w:val="20"/>
        </w:rPr>
        <w:t>t</w:t>
      </w:r>
      <w:r w:rsidRPr="00271AAE">
        <w:rPr>
          <w:rFonts w:ascii="Verdana" w:eastAsia="MS PMincho" w:hAnsi="Verdana"/>
          <w:w w:val="98"/>
          <w:sz w:val="20"/>
          <w:szCs w:val="20"/>
        </w:rPr>
        <w:t>y</w:t>
      </w:r>
      <w:r w:rsidRPr="00271AAE">
        <w:rPr>
          <w:rFonts w:ascii="Verdana" w:eastAsia="MS PMincho" w:hAnsi="Verdana"/>
          <w:spacing w:val="-1"/>
          <w:w w:val="98"/>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2"/>
          <w:sz w:val="20"/>
          <w:szCs w:val="20"/>
        </w:rPr>
        <w:t xml:space="preserve"> </w:t>
      </w:r>
      <w:r w:rsidRPr="00271AAE">
        <w:rPr>
          <w:rFonts w:ascii="Verdana" w:eastAsia="MS PMincho" w:hAnsi="Verdana"/>
          <w:sz w:val="20"/>
          <w:szCs w:val="20"/>
        </w:rPr>
        <w:t>ensu</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9"/>
          <w:sz w:val="20"/>
          <w:szCs w:val="20"/>
        </w:rPr>
        <w:t xml:space="preserve"> </w:t>
      </w:r>
      <w:r w:rsidRPr="00271AAE">
        <w:rPr>
          <w:rFonts w:ascii="Verdana" w:eastAsia="MS PMincho" w:hAnsi="Verdana"/>
          <w:sz w:val="20"/>
          <w:szCs w:val="20"/>
        </w:rPr>
        <w:t>that</w:t>
      </w:r>
      <w:r w:rsidRPr="00271AAE">
        <w:rPr>
          <w:rFonts w:ascii="Verdana" w:eastAsia="MS PMincho" w:hAnsi="Verdana"/>
          <w:spacing w:val="7"/>
          <w:sz w:val="20"/>
          <w:szCs w:val="20"/>
        </w:rPr>
        <w:t xml:space="preserve"> </w:t>
      </w:r>
      <w:r w:rsidRPr="00271AAE">
        <w:rPr>
          <w:rFonts w:ascii="Verdana" w:eastAsia="MS PMincho" w:hAnsi="Verdana"/>
          <w:w w:val="95"/>
          <w:sz w:val="20"/>
          <w:szCs w:val="20"/>
        </w:rPr>
        <w:t>staff</w:t>
      </w:r>
      <w:r w:rsidRPr="00271AAE">
        <w:rPr>
          <w:rFonts w:ascii="Verdana" w:eastAsia="MS PMincho" w:hAnsi="Verdana"/>
          <w:spacing w:val="-1"/>
          <w:w w:val="95"/>
          <w:sz w:val="20"/>
          <w:szCs w:val="20"/>
        </w:rPr>
        <w:t xml:space="preserve"> </w:t>
      </w:r>
      <w:r w:rsidRPr="00271AAE">
        <w:rPr>
          <w:rFonts w:ascii="Verdana" w:eastAsia="MS PMincho" w:hAnsi="Verdana"/>
          <w:sz w:val="20"/>
          <w:szCs w:val="20"/>
        </w:rPr>
        <w:t>a</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14"/>
          <w:sz w:val="20"/>
          <w:szCs w:val="20"/>
        </w:rPr>
        <w:t xml:space="preserve"> </w:t>
      </w:r>
      <w:r w:rsidRPr="00271AAE">
        <w:rPr>
          <w:rFonts w:ascii="Verdana" w:eastAsia="MS PMincho" w:hAnsi="Verdana"/>
          <w:w w:val="98"/>
          <w:sz w:val="20"/>
          <w:szCs w:val="20"/>
        </w:rPr>
        <w:t>adequa</w:t>
      </w:r>
      <w:r w:rsidRPr="00271AAE">
        <w:rPr>
          <w:rFonts w:ascii="Verdana" w:eastAsia="MS PMincho" w:hAnsi="Verdana"/>
          <w:spacing w:val="-2"/>
          <w:w w:val="98"/>
          <w:sz w:val="20"/>
          <w:szCs w:val="20"/>
        </w:rPr>
        <w:t>t</w:t>
      </w:r>
      <w:r w:rsidRPr="00271AAE">
        <w:rPr>
          <w:rFonts w:ascii="Verdana" w:eastAsia="MS PMincho" w:hAnsi="Verdana"/>
          <w:w w:val="98"/>
          <w:sz w:val="20"/>
          <w:szCs w:val="20"/>
        </w:rPr>
        <w:t>ely</w:t>
      </w:r>
      <w:r w:rsidRPr="00271AAE">
        <w:rPr>
          <w:rFonts w:ascii="Verdana" w:eastAsia="MS PMincho" w:hAnsi="Verdana"/>
          <w:spacing w:val="-4"/>
          <w:w w:val="98"/>
          <w:sz w:val="20"/>
          <w:szCs w:val="20"/>
        </w:rPr>
        <w:t xml:space="preserve"> </w:t>
      </w:r>
      <w:r w:rsidRPr="00271AAE">
        <w:rPr>
          <w:rFonts w:ascii="Verdana" w:eastAsia="MS PMincho" w:hAnsi="Verdana"/>
          <w:spacing w:val="1"/>
          <w:sz w:val="20"/>
          <w:szCs w:val="20"/>
        </w:rPr>
        <w:t>t</w:t>
      </w:r>
      <w:r w:rsidRPr="00271AAE">
        <w:rPr>
          <w:rFonts w:ascii="Verdana" w:eastAsia="MS PMincho" w:hAnsi="Verdana"/>
          <w:spacing w:val="2"/>
          <w:sz w:val="20"/>
          <w:szCs w:val="20"/>
        </w:rPr>
        <w:t>r</w:t>
      </w:r>
      <w:r w:rsidRPr="00271AAE">
        <w:rPr>
          <w:rFonts w:ascii="Verdana" w:eastAsia="MS PMincho" w:hAnsi="Verdana"/>
          <w:sz w:val="20"/>
          <w:szCs w:val="20"/>
        </w:rPr>
        <w:t>ained</w:t>
      </w:r>
      <w:r w:rsidRPr="00271AAE">
        <w:rPr>
          <w:rFonts w:ascii="Verdana" w:eastAsia="MS PMincho" w:hAnsi="Verdana"/>
          <w:spacing w:val="6"/>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9"/>
          <w:sz w:val="20"/>
          <w:szCs w:val="20"/>
        </w:rPr>
        <w:t xml:space="preserve"> </w:t>
      </w:r>
      <w:r w:rsidRPr="00271AAE">
        <w:rPr>
          <w:rFonts w:ascii="Verdana" w:eastAsia="MS PMincho" w:hAnsi="Verdana"/>
          <w:sz w:val="20"/>
          <w:szCs w:val="20"/>
        </w:rPr>
        <w:t>gua</w:t>
      </w:r>
      <w:r w:rsidRPr="00271AAE">
        <w:rPr>
          <w:rFonts w:ascii="Verdana" w:eastAsia="MS PMincho" w:hAnsi="Verdana"/>
          <w:spacing w:val="-3"/>
          <w:sz w:val="20"/>
          <w:szCs w:val="20"/>
        </w:rPr>
        <w:t>r</w:t>
      </w:r>
      <w:r w:rsidRPr="00271AAE">
        <w:rPr>
          <w:rFonts w:ascii="Verdana" w:eastAsia="MS PMincho" w:hAnsi="Verdana"/>
          <w:sz w:val="20"/>
          <w:szCs w:val="20"/>
        </w:rPr>
        <w:t>d</w:t>
      </w:r>
      <w:r w:rsidRPr="00271AAE">
        <w:rPr>
          <w:rFonts w:ascii="Verdana" w:eastAsia="MS PMincho" w:hAnsi="Verdana"/>
          <w:spacing w:val="3"/>
          <w:sz w:val="20"/>
          <w:szCs w:val="20"/>
        </w:rPr>
        <w:t xml:space="preserve"> </w:t>
      </w:r>
      <w:r w:rsidRPr="00271AAE">
        <w:rPr>
          <w:rFonts w:ascii="Verdana" w:eastAsia="MS PMincho" w:hAnsi="Verdana"/>
          <w:w w:val="103"/>
          <w:sz w:val="20"/>
          <w:szCs w:val="20"/>
        </w:rPr>
        <w:t>their</w:t>
      </w:r>
      <w:r w:rsidRPr="00271AAE">
        <w:rPr>
          <w:rFonts w:ascii="Verdana" w:eastAsia="MS PMincho" w:hAnsi="Verdana"/>
          <w:spacing w:val="-5"/>
          <w:sz w:val="20"/>
          <w:szCs w:val="20"/>
        </w:rPr>
        <w:t xml:space="preserve"> </w:t>
      </w:r>
      <w:r w:rsidRPr="00271AAE">
        <w:rPr>
          <w:rFonts w:ascii="Verdana" w:eastAsia="MS PMincho" w:hAnsi="Verdana"/>
          <w:sz w:val="20"/>
          <w:szCs w:val="20"/>
        </w:rPr>
        <w:t>personal</w:t>
      </w:r>
      <w:r w:rsidRPr="00271AAE">
        <w:rPr>
          <w:rFonts w:ascii="Verdana" w:eastAsia="MS PMincho" w:hAnsi="Verdana"/>
          <w:spacing w:val="2"/>
          <w:sz w:val="20"/>
          <w:szCs w:val="20"/>
        </w:rPr>
        <w:t xml:space="preserve"> </w:t>
      </w:r>
      <w:r w:rsidRPr="00271AAE">
        <w:rPr>
          <w:rFonts w:ascii="Verdana" w:eastAsia="MS PMincho" w:hAnsi="Verdana"/>
          <w:sz w:val="20"/>
          <w:szCs w:val="20"/>
        </w:rPr>
        <w:t>safe</w:t>
      </w:r>
      <w:r w:rsidRPr="00271AAE">
        <w:rPr>
          <w:rFonts w:ascii="Verdana" w:eastAsia="MS PMincho" w:hAnsi="Verdana"/>
          <w:spacing w:val="3"/>
          <w:sz w:val="20"/>
          <w:szCs w:val="20"/>
        </w:rPr>
        <w:t>t</w:t>
      </w:r>
      <w:r w:rsidRPr="00271AAE">
        <w:rPr>
          <w:rFonts w:ascii="Verdana" w:eastAsia="MS PMincho" w:hAnsi="Verdana"/>
          <w:spacing w:val="-15"/>
          <w:sz w:val="20"/>
          <w:szCs w:val="20"/>
        </w:rPr>
        <w:t>y</w:t>
      </w:r>
      <w:r w:rsidRPr="00271AAE">
        <w:rPr>
          <w:rFonts w:ascii="Verdana" w:eastAsia="MS PMincho" w:hAnsi="Verdana"/>
          <w:sz w:val="20"/>
          <w:szCs w:val="20"/>
        </w:rPr>
        <w:t>.</w:t>
      </w:r>
    </w:p>
    <w:tbl>
      <w:tblPr>
        <w:tblStyle w:val="TableGrid"/>
        <w:tblW w:w="0" w:type="auto"/>
        <w:tblLook w:val="04A0" w:firstRow="1" w:lastRow="0" w:firstColumn="1" w:lastColumn="0" w:noHBand="0" w:noVBand="1"/>
      </w:tblPr>
      <w:tblGrid>
        <w:gridCol w:w="9242"/>
      </w:tblGrid>
      <w:tr w:rsidR="00E57435" w:rsidRPr="00271AAE" w14:paraId="274B207A" w14:textId="77777777" w:rsidTr="00E57435">
        <w:tc>
          <w:tcPr>
            <w:tcW w:w="9242" w:type="dxa"/>
          </w:tcPr>
          <w:p w14:paraId="225E8073" w14:textId="77777777" w:rsidR="00E57435" w:rsidRPr="00271AAE" w:rsidRDefault="00E57435" w:rsidP="00D3176A">
            <w:pPr>
              <w:widowControl w:val="0"/>
              <w:tabs>
                <w:tab w:val="left" w:pos="-142"/>
              </w:tabs>
              <w:autoSpaceDE w:val="0"/>
              <w:autoSpaceDN w:val="0"/>
              <w:adjustRightInd w:val="0"/>
              <w:spacing w:line="243" w:lineRule="auto"/>
              <w:ind w:right="-33"/>
              <w:rPr>
                <w:rFonts w:ascii="Verdana" w:eastAsia="MS PMincho" w:hAnsi="Verdana"/>
                <w:i/>
                <w:sz w:val="20"/>
                <w:szCs w:val="20"/>
              </w:rPr>
            </w:pPr>
            <w:r w:rsidRPr="00271AAE">
              <w:rPr>
                <w:rFonts w:ascii="Verdana" w:eastAsia="MS PMincho" w:hAnsi="Verdana"/>
                <w:i/>
                <w:sz w:val="20"/>
                <w:szCs w:val="20"/>
              </w:rPr>
              <w:t>Health and Safety at Work etc Act 1974</w:t>
            </w:r>
          </w:p>
          <w:p w14:paraId="1E72704E" w14:textId="77777777" w:rsidR="00E57435" w:rsidRPr="00271AAE" w:rsidRDefault="00E57435" w:rsidP="00E57435">
            <w:pPr>
              <w:widowControl w:val="0"/>
              <w:tabs>
                <w:tab w:val="left" w:pos="-142"/>
              </w:tabs>
              <w:autoSpaceDE w:val="0"/>
              <w:autoSpaceDN w:val="0"/>
              <w:adjustRightInd w:val="0"/>
              <w:spacing w:line="243" w:lineRule="auto"/>
              <w:ind w:right="-33"/>
              <w:rPr>
                <w:rFonts w:ascii="Verdana" w:eastAsia="MS PMincho" w:hAnsi="Verdana"/>
                <w:i/>
                <w:sz w:val="20"/>
                <w:szCs w:val="20"/>
              </w:rPr>
            </w:pPr>
            <w:r w:rsidRPr="00271AAE">
              <w:rPr>
                <w:rFonts w:ascii="Verdana" w:eastAsia="MS PMincho" w:hAnsi="Verdana"/>
                <w:i/>
                <w:sz w:val="20"/>
                <w:szCs w:val="20"/>
              </w:rPr>
              <w:t xml:space="preserve">Management of Health and Safety at Work Regulations 1999 (SI 1999/3242) </w:t>
            </w:r>
          </w:p>
        </w:tc>
      </w:tr>
    </w:tbl>
    <w:p w14:paraId="0829AE62" w14:textId="77777777" w:rsidR="001D516A" w:rsidRPr="00271AAE" w:rsidRDefault="001D516A" w:rsidP="00D3176A">
      <w:pPr>
        <w:widowControl w:val="0"/>
        <w:tabs>
          <w:tab w:val="left" w:pos="-142"/>
        </w:tabs>
        <w:autoSpaceDE w:val="0"/>
        <w:autoSpaceDN w:val="0"/>
        <w:adjustRightInd w:val="0"/>
        <w:spacing w:line="243" w:lineRule="auto"/>
        <w:ind w:right="-33"/>
        <w:rPr>
          <w:rFonts w:ascii="Verdana" w:eastAsia="MS PMincho" w:hAnsi="Verdana"/>
          <w:sz w:val="20"/>
          <w:szCs w:val="20"/>
        </w:rPr>
      </w:pPr>
    </w:p>
    <w:p w14:paraId="421392B5" w14:textId="77777777" w:rsidR="00176F41" w:rsidRPr="00FD7230" w:rsidRDefault="003C605F" w:rsidP="00FD7230">
      <w:pPr>
        <w:pStyle w:val="Heading2"/>
      </w:pPr>
      <w:bookmarkStart w:id="69" w:name="_Toc415753199"/>
      <w:bookmarkStart w:id="70" w:name="_Toc443380531"/>
      <w:r w:rsidRPr="00FD7230">
        <w:t>4.10</w:t>
      </w:r>
      <w:r w:rsidR="00B75352">
        <w:tab/>
      </w:r>
      <w:r w:rsidR="00176F41" w:rsidRPr="00FD7230">
        <w:t>General</w:t>
      </w:r>
      <w:bookmarkEnd w:id="69"/>
      <w:bookmarkEnd w:id="70"/>
    </w:p>
    <w:p w14:paraId="03F010EF" w14:textId="77777777" w:rsidR="00176F41" w:rsidRPr="00271AAE" w:rsidRDefault="00176F41" w:rsidP="00D3176A">
      <w:pPr>
        <w:widowControl w:val="0"/>
        <w:tabs>
          <w:tab w:val="left" w:pos="-142"/>
        </w:tabs>
        <w:autoSpaceDE w:val="0"/>
        <w:autoSpaceDN w:val="0"/>
        <w:adjustRightInd w:val="0"/>
        <w:spacing w:line="243" w:lineRule="auto"/>
        <w:ind w:right="-33"/>
        <w:rPr>
          <w:rFonts w:ascii="Verdana" w:eastAsia="MS PMincho" w:hAnsi="Verdana"/>
          <w:sz w:val="20"/>
          <w:szCs w:val="20"/>
        </w:rPr>
      </w:pPr>
    </w:p>
    <w:p w14:paraId="2BC658DF" w14:textId="77777777" w:rsidR="001D516A" w:rsidRPr="00271AAE" w:rsidRDefault="001D516A" w:rsidP="00D3176A">
      <w:pPr>
        <w:widowControl w:val="0"/>
        <w:tabs>
          <w:tab w:val="left" w:pos="-142"/>
        </w:tabs>
        <w:autoSpaceDE w:val="0"/>
        <w:autoSpaceDN w:val="0"/>
        <w:adjustRightInd w:val="0"/>
        <w:spacing w:line="243" w:lineRule="auto"/>
        <w:ind w:right="-33"/>
        <w:rPr>
          <w:rFonts w:ascii="Verdana" w:eastAsia="MS PMincho" w:hAnsi="Verdana"/>
          <w:sz w:val="20"/>
          <w:szCs w:val="20"/>
        </w:rPr>
      </w:pPr>
      <w:r w:rsidRPr="00271AAE">
        <w:rPr>
          <w:rFonts w:ascii="Verdana" w:eastAsia="MS PMincho" w:hAnsi="Verdana"/>
          <w:sz w:val="20"/>
          <w:szCs w:val="20"/>
        </w:rPr>
        <w:t>You should levy all charge</w:t>
      </w:r>
      <w:r w:rsidR="00886921" w:rsidRPr="00271AAE">
        <w:rPr>
          <w:rFonts w:ascii="Verdana" w:eastAsia="MS PMincho" w:hAnsi="Verdana"/>
          <w:sz w:val="20"/>
          <w:szCs w:val="20"/>
        </w:rPr>
        <w:t>s in accordance with the law,</w:t>
      </w:r>
      <w:r w:rsidRPr="00271AAE">
        <w:rPr>
          <w:rFonts w:ascii="Verdana" w:eastAsia="MS PMincho" w:hAnsi="Verdana"/>
          <w:sz w:val="20"/>
          <w:szCs w:val="20"/>
        </w:rPr>
        <w:t xml:space="preserve"> the terms of the lease</w:t>
      </w:r>
      <w:r w:rsidR="00886921" w:rsidRPr="00271AAE">
        <w:rPr>
          <w:rFonts w:ascii="Verdana" w:eastAsia="MS PMincho" w:hAnsi="Verdana"/>
          <w:sz w:val="20"/>
          <w:szCs w:val="20"/>
        </w:rPr>
        <w:t xml:space="preserve"> and your contract</w:t>
      </w:r>
      <w:r w:rsidRPr="00271AAE">
        <w:rPr>
          <w:rFonts w:ascii="Verdana" w:eastAsia="MS PMincho" w:hAnsi="Verdana"/>
          <w:sz w:val="20"/>
          <w:szCs w:val="20"/>
        </w:rPr>
        <w:t>.</w:t>
      </w:r>
    </w:p>
    <w:p w14:paraId="734C37C1" w14:textId="77777777" w:rsidR="001D516A" w:rsidRPr="00271AAE" w:rsidRDefault="001D516A" w:rsidP="00D3176A">
      <w:pPr>
        <w:widowControl w:val="0"/>
        <w:tabs>
          <w:tab w:val="left" w:pos="-142"/>
        </w:tabs>
        <w:autoSpaceDE w:val="0"/>
        <w:autoSpaceDN w:val="0"/>
        <w:adjustRightInd w:val="0"/>
        <w:spacing w:line="243" w:lineRule="auto"/>
        <w:ind w:right="-33"/>
        <w:rPr>
          <w:rFonts w:ascii="Verdana" w:eastAsia="MS PMincho" w:hAnsi="Verdana"/>
          <w:sz w:val="20"/>
          <w:szCs w:val="20"/>
        </w:rPr>
      </w:pPr>
    </w:p>
    <w:p w14:paraId="4E03D1A9" w14:textId="77777777" w:rsidR="00896993" w:rsidRPr="00271AAE" w:rsidRDefault="001D516A" w:rsidP="005B0C52">
      <w:pPr>
        <w:widowControl w:val="0"/>
        <w:tabs>
          <w:tab w:val="left" w:pos="-142"/>
        </w:tabs>
        <w:autoSpaceDE w:val="0"/>
        <w:autoSpaceDN w:val="0"/>
        <w:adjustRightInd w:val="0"/>
        <w:spacing w:line="242" w:lineRule="auto"/>
        <w:rPr>
          <w:rFonts w:eastAsia="MS PMincho"/>
          <w:spacing w:val="15"/>
          <w:szCs w:val="20"/>
        </w:rPr>
      </w:pPr>
      <w:r w:rsidRPr="00271AAE">
        <w:rPr>
          <w:rFonts w:ascii="Verdana" w:eastAsia="MS PMincho" w:hAnsi="Verdana"/>
          <w:spacing w:val="-27"/>
          <w:w w:val="94"/>
          <w:sz w:val="20"/>
          <w:szCs w:val="20"/>
        </w:rPr>
        <w:t>Y</w:t>
      </w:r>
      <w:r w:rsidRPr="00271AAE">
        <w:rPr>
          <w:rFonts w:ascii="Verdana" w:eastAsia="MS PMincho" w:hAnsi="Verdana"/>
          <w:w w:val="94"/>
          <w:sz w:val="20"/>
          <w:szCs w:val="20"/>
        </w:rPr>
        <w:t>ou</w:t>
      </w:r>
      <w:r w:rsidRPr="00271AAE">
        <w:rPr>
          <w:rFonts w:ascii="Verdana" w:eastAsia="MS PMincho" w:hAnsi="Verdana"/>
          <w:spacing w:val="6"/>
          <w:w w:val="94"/>
          <w:sz w:val="20"/>
          <w:szCs w:val="20"/>
        </w:rPr>
        <w:t xml:space="preserve"> </w:t>
      </w:r>
      <w:r w:rsidRPr="00271AAE">
        <w:rPr>
          <w:rFonts w:ascii="Verdana" w:eastAsia="MS PMincho" w:hAnsi="Verdana"/>
          <w:sz w:val="20"/>
          <w:szCs w:val="20"/>
        </w:rPr>
        <w:t>should</w:t>
      </w:r>
      <w:r w:rsidRPr="00271AAE">
        <w:rPr>
          <w:rFonts w:ascii="Verdana" w:eastAsia="MS PMincho" w:hAnsi="Verdana"/>
          <w:spacing w:val="11"/>
          <w:sz w:val="20"/>
          <w:szCs w:val="20"/>
        </w:rPr>
        <w:t xml:space="preserve"> </w:t>
      </w:r>
      <w:r w:rsidRPr="00271AAE">
        <w:rPr>
          <w:rFonts w:ascii="Verdana" w:eastAsia="MS PMincho" w:hAnsi="Verdana"/>
          <w:sz w:val="20"/>
          <w:szCs w:val="20"/>
        </w:rPr>
        <w:t>maintain</w:t>
      </w:r>
      <w:r w:rsidRPr="00271AAE">
        <w:rPr>
          <w:rFonts w:ascii="Verdana" w:eastAsia="MS PMincho" w:hAnsi="Verdana"/>
          <w:spacing w:val="21"/>
          <w:sz w:val="20"/>
          <w:szCs w:val="20"/>
        </w:rPr>
        <w:t xml:space="preserve"> </w:t>
      </w:r>
      <w:r w:rsidRPr="00271AAE">
        <w:rPr>
          <w:rFonts w:ascii="Verdana" w:eastAsia="MS PMincho" w:hAnsi="Verdana"/>
          <w:sz w:val="20"/>
          <w:szCs w:val="20"/>
        </w:rPr>
        <w:t>efficient</w:t>
      </w:r>
      <w:r w:rsidRPr="00271AAE">
        <w:rPr>
          <w:rFonts w:ascii="Verdana" w:eastAsia="MS PMincho" w:hAnsi="Verdana"/>
          <w:spacing w:val="-20"/>
          <w:sz w:val="20"/>
          <w:szCs w:val="20"/>
        </w:rPr>
        <w:t xml:space="preserve"> </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3"/>
          <w:sz w:val="20"/>
          <w:szCs w:val="20"/>
        </w:rPr>
        <w:t>c</w:t>
      </w:r>
      <w:r w:rsidRPr="00271AAE">
        <w:rPr>
          <w:rFonts w:ascii="Verdana" w:eastAsia="MS PMincho" w:hAnsi="Verdana"/>
          <w:spacing w:val="-1"/>
          <w:sz w:val="20"/>
          <w:szCs w:val="20"/>
        </w:rPr>
        <w:t>o</w:t>
      </w:r>
      <w:r w:rsidRPr="00271AAE">
        <w:rPr>
          <w:rFonts w:ascii="Verdana" w:eastAsia="MS PMincho" w:hAnsi="Verdana"/>
          <w:spacing w:val="-3"/>
          <w:sz w:val="20"/>
          <w:szCs w:val="20"/>
        </w:rPr>
        <w:t>r</w:t>
      </w:r>
      <w:r w:rsidRPr="00271AAE">
        <w:rPr>
          <w:rFonts w:ascii="Verdana" w:eastAsia="MS PMincho" w:hAnsi="Verdana"/>
          <w:sz w:val="20"/>
          <w:szCs w:val="20"/>
        </w:rPr>
        <w:t>ds</w:t>
      </w:r>
      <w:r w:rsidRPr="00271AAE">
        <w:rPr>
          <w:rFonts w:ascii="Verdana" w:eastAsia="MS PMincho" w:hAnsi="Verdana"/>
          <w:spacing w:val="9"/>
          <w:sz w:val="20"/>
          <w:szCs w:val="20"/>
        </w:rPr>
        <w:t xml:space="preserve"> </w:t>
      </w:r>
      <w:r w:rsidRPr="00271AAE">
        <w:rPr>
          <w:rFonts w:ascii="Verdana" w:eastAsia="MS PMincho" w:hAnsi="Verdana"/>
          <w:spacing w:val="-3"/>
          <w:sz w:val="20"/>
          <w:szCs w:val="20"/>
        </w:rPr>
        <w:t>r</w:t>
      </w:r>
      <w:r w:rsidRPr="00271AAE">
        <w:rPr>
          <w:rFonts w:ascii="Verdana" w:eastAsia="MS PMincho" w:hAnsi="Verdana"/>
          <w:sz w:val="20"/>
          <w:szCs w:val="20"/>
        </w:rPr>
        <w:t>elating</w:t>
      </w:r>
      <w:r w:rsidRPr="00271AAE">
        <w:rPr>
          <w:rFonts w:ascii="Verdana" w:eastAsia="MS PMincho" w:hAnsi="Verdana"/>
          <w:spacing w:val="-3"/>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9"/>
          <w:sz w:val="20"/>
          <w:szCs w:val="20"/>
        </w:rPr>
        <w:t xml:space="preserve"> </w:t>
      </w:r>
      <w:r w:rsidRPr="00271AAE">
        <w:rPr>
          <w:rFonts w:ascii="Verdana" w:eastAsia="MS PMincho" w:hAnsi="Verdana"/>
          <w:sz w:val="20"/>
          <w:szCs w:val="20"/>
        </w:rPr>
        <w:t>the</w:t>
      </w:r>
      <w:r w:rsidRPr="00271AAE">
        <w:rPr>
          <w:rFonts w:ascii="Verdana" w:eastAsia="MS PMincho" w:hAnsi="Verdana"/>
          <w:spacing w:val="7"/>
          <w:sz w:val="20"/>
          <w:szCs w:val="20"/>
        </w:rPr>
        <w:t xml:space="preserve"> </w:t>
      </w:r>
      <w:r w:rsidRPr="00271AAE">
        <w:rPr>
          <w:rFonts w:ascii="Verdana" w:eastAsia="MS PMincho" w:hAnsi="Verdana"/>
          <w:sz w:val="20"/>
          <w:szCs w:val="20"/>
        </w:rPr>
        <w:t>building</w:t>
      </w:r>
      <w:r w:rsidRPr="00271AAE">
        <w:rPr>
          <w:rFonts w:ascii="Verdana" w:eastAsia="MS PMincho" w:hAnsi="Verdana"/>
          <w:spacing w:val="7"/>
          <w:sz w:val="20"/>
          <w:szCs w:val="20"/>
        </w:rPr>
        <w:t xml:space="preserve"> </w:t>
      </w:r>
      <w:r w:rsidRPr="00271AAE">
        <w:rPr>
          <w:rFonts w:ascii="Verdana" w:eastAsia="MS PMincho" w:hAnsi="Verdana"/>
          <w:sz w:val="20"/>
          <w:szCs w:val="20"/>
        </w:rPr>
        <w:t>and</w:t>
      </w:r>
      <w:r w:rsidRPr="00271AAE">
        <w:rPr>
          <w:rFonts w:ascii="Verdana" w:eastAsia="MS PMincho" w:hAnsi="Verdana"/>
          <w:spacing w:val="12"/>
          <w:sz w:val="20"/>
          <w:szCs w:val="20"/>
        </w:rPr>
        <w:t xml:space="preserve"> </w:t>
      </w:r>
      <w:r w:rsidRPr="00271AAE">
        <w:rPr>
          <w:rFonts w:ascii="Verdana" w:eastAsia="MS PMincho" w:hAnsi="Verdana"/>
          <w:spacing w:val="-4"/>
          <w:sz w:val="20"/>
          <w:szCs w:val="20"/>
        </w:rPr>
        <w:t>k</w:t>
      </w:r>
      <w:r w:rsidRPr="00271AAE">
        <w:rPr>
          <w:rFonts w:ascii="Verdana" w:eastAsia="MS PMincho" w:hAnsi="Verdana"/>
          <w:sz w:val="20"/>
          <w:szCs w:val="20"/>
        </w:rPr>
        <w:t>eep</w:t>
      </w:r>
      <w:r w:rsidRPr="00271AAE">
        <w:rPr>
          <w:rFonts w:ascii="Verdana" w:eastAsia="MS PMincho" w:hAnsi="Verdana"/>
          <w:spacing w:val="-7"/>
          <w:sz w:val="20"/>
          <w:szCs w:val="20"/>
        </w:rPr>
        <w:t xml:space="preserve"> </w:t>
      </w:r>
      <w:r w:rsidRPr="00271AAE">
        <w:rPr>
          <w:rFonts w:ascii="Verdana" w:eastAsia="MS PMincho" w:hAnsi="Verdana"/>
          <w:spacing w:val="-1"/>
          <w:w w:val="110"/>
          <w:sz w:val="20"/>
          <w:szCs w:val="20"/>
        </w:rPr>
        <w:t>r</w:t>
      </w:r>
      <w:r w:rsidRPr="00271AAE">
        <w:rPr>
          <w:rFonts w:ascii="Verdana" w:eastAsia="MS PMincho" w:hAnsi="Verdana"/>
          <w:spacing w:val="3"/>
          <w:w w:val="94"/>
          <w:sz w:val="20"/>
          <w:szCs w:val="20"/>
        </w:rPr>
        <w:t>e</w:t>
      </w:r>
      <w:r w:rsidRPr="00271AAE">
        <w:rPr>
          <w:rFonts w:ascii="Verdana" w:eastAsia="MS PMincho" w:hAnsi="Verdana"/>
          <w:spacing w:val="-1"/>
          <w:w w:val="94"/>
          <w:sz w:val="20"/>
          <w:szCs w:val="20"/>
        </w:rPr>
        <w:t>c</w:t>
      </w:r>
      <w:r w:rsidRPr="00271AAE">
        <w:rPr>
          <w:rFonts w:ascii="Verdana" w:eastAsia="MS PMincho" w:hAnsi="Verdana"/>
          <w:spacing w:val="1"/>
          <w:w w:val="103"/>
          <w:sz w:val="20"/>
          <w:szCs w:val="20"/>
        </w:rPr>
        <w:t>o</w:t>
      </w:r>
      <w:r w:rsidRPr="00271AAE">
        <w:rPr>
          <w:rFonts w:ascii="Verdana" w:eastAsia="MS PMincho" w:hAnsi="Verdana"/>
          <w:spacing w:val="-1"/>
          <w:w w:val="110"/>
          <w:sz w:val="20"/>
          <w:szCs w:val="20"/>
        </w:rPr>
        <w:t>r</w:t>
      </w:r>
      <w:r w:rsidRPr="00271AAE">
        <w:rPr>
          <w:rFonts w:ascii="Verdana" w:eastAsia="MS PMincho" w:hAnsi="Verdana"/>
          <w:spacing w:val="2"/>
          <w:w w:val="99"/>
          <w:sz w:val="20"/>
          <w:szCs w:val="20"/>
        </w:rPr>
        <w:t>d</w:t>
      </w:r>
      <w:r w:rsidRPr="00271AAE">
        <w:rPr>
          <w:rFonts w:ascii="Verdana" w:eastAsia="MS PMincho" w:hAnsi="Verdana"/>
          <w:w w:val="99"/>
          <w:sz w:val="20"/>
          <w:szCs w:val="20"/>
        </w:rPr>
        <w:t>s</w:t>
      </w:r>
      <w:r w:rsidRPr="00271AAE">
        <w:rPr>
          <w:rFonts w:ascii="Verdana" w:eastAsia="MS PMincho" w:hAnsi="Verdana"/>
          <w:spacing w:val="17"/>
          <w:sz w:val="20"/>
          <w:szCs w:val="20"/>
        </w:rPr>
        <w:t xml:space="preserve"> </w:t>
      </w:r>
      <w:r w:rsidRPr="00271AAE">
        <w:rPr>
          <w:rFonts w:ascii="Verdana" w:eastAsia="MS PMincho" w:hAnsi="Verdana"/>
          <w:spacing w:val="2"/>
          <w:w w:val="107"/>
          <w:sz w:val="20"/>
          <w:szCs w:val="20"/>
        </w:rPr>
        <w:t>du</w:t>
      </w:r>
      <w:r w:rsidRPr="00271AAE">
        <w:rPr>
          <w:rFonts w:ascii="Verdana" w:eastAsia="MS PMincho" w:hAnsi="Verdana"/>
          <w:spacing w:val="5"/>
          <w:w w:val="107"/>
          <w:sz w:val="20"/>
          <w:szCs w:val="20"/>
        </w:rPr>
        <w:t>r</w:t>
      </w:r>
      <w:r w:rsidRPr="00271AAE">
        <w:rPr>
          <w:rFonts w:ascii="Verdana" w:eastAsia="MS PMincho" w:hAnsi="Verdana"/>
          <w:spacing w:val="2"/>
          <w:w w:val="99"/>
          <w:sz w:val="20"/>
          <w:szCs w:val="20"/>
        </w:rPr>
        <w:t>in</w:t>
      </w:r>
      <w:r w:rsidRPr="00271AAE">
        <w:rPr>
          <w:rFonts w:ascii="Verdana" w:eastAsia="MS PMincho" w:hAnsi="Verdana"/>
          <w:w w:val="99"/>
          <w:sz w:val="20"/>
          <w:szCs w:val="20"/>
        </w:rPr>
        <w:t>g</w:t>
      </w:r>
      <w:r w:rsidRPr="00271AAE">
        <w:rPr>
          <w:rFonts w:ascii="Verdana" w:eastAsia="MS PMincho" w:hAnsi="Verdana"/>
          <w:spacing w:val="17"/>
          <w:w w:val="99"/>
          <w:sz w:val="20"/>
          <w:szCs w:val="20"/>
        </w:rPr>
        <w:t xml:space="preserve"> </w:t>
      </w:r>
      <w:r w:rsidRPr="00271AAE">
        <w:rPr>
          <w:rFonts w:ascii="Verdana" w:eastAsia="MS PMincho" w:hAnsi="Verdana"/>
          <w:spacing w:val="2"/>
          <w:sz w:val="20"/>
          <w:szCs w:val="20"/>
        </w:rPr>
        <w:t>th</w:t>
      </w:r>
      <w:r w:rsidRPr="00271AAE">
        <w:rPr>
          <w:rFonts w:ascii="Verdana" w:eastAsia="MS PMincho" w:hAnsi="Verdana"/>
          <w:sz w:val="20"/>
          <w:szCs w:val="20"/>
        </w:rPr>
        <w:t>e</w:t>
      </w:r>
      <w:r w:rsidRPr="00271AAE">
        <w:rPr>
          <w:rFonts w:ascii="Verdana" w:eastAsia="MS PMincho" w:hAnsi="Verdana"/>
          <w:spacing w:val="22"/>
          <w:sz w:val="20"/>
          <w:szCs w:val="20"/>
        </w:rPr>
        <w:t xml:space="preserve"> </w:t>
      </w:r>
      <w:r w:rsidRPr="00271AAE">
        <w:rPr>
          <w:rFonts w:ascii="Verdana" w:eastAsia="MS PMincho" w:hAnsi="Verdana"/>
          <w:spacing w:val="2"/>
          <w:sz w:val="20"/>
          <w:szCs w:val="20"/>
        </w:rPr>
        <w:t>pe</w:t>
      </w:r>
      <w:r w:rsidRPr="00271AAE">
        <w:rPr>
          <w:rFonts w:ascii="Verdana" w:eastAsia="MS PMincho" w:hAnsi="Verdana"/>
          <w:spacing w:val="5"/>
          <w:sz w:val="20"/>
          <w:szCs w:val="20"/>
        </w:rPr>
        <w:t>r</w:t>
      </w:r>
      <w:r w:rsidRPr="00271AAE">
        <w:rPr>
          <w:rFonts w:ascii="Verdana" w:eastAsia="MS PMincho" w:hAnsi="Verdana"/>
          <w:spacing w:val="2"/>
          <w:sz w:val="20"/>
          <w:szCs w:val="20"/>
        </w:rPr>
        <w:t>iod</w:t>
      </w:r>
      <w:r w:rsidRPr="00271AAE">
        <w:rPr>
          <w:rFonts w:ascii="Verdana" w:eastAsia="MS PMincho" w:hAnsi="Verdana"/>
          <w:sz w:val="20"/>
          <w:szCs w:val="20"/>
        </w:rPr>
        <w:t>s</w:t>
      </w:r>
      <w:r w:rsidRPr="00271AAE">
        <w:rPr>
          <w:rFonts w:ascii="Verdana" w:eastAsia="MS PMincho" w:hAnsi="Verdana"/>
          <w:spacing w:val="20"/>
          <w:sz w:val="20"/>
          <w:szCs w:val="20"/>
        </w:rPr>
        <w:t xml:space="preserve"> </w:t>
      </w:r>
      <w:r w:rsidRPr="00271AAE">
        <w:rPr>
          <w:rFonts w:ascii="Verdana" w:eastAsia="MS PMincho" w:hAnsi="Verdana"/>
          <w:spacing w:val="2"/>
          <w:sz w:val="20"/>
          <w:szCs w:val="20"/>
        </w:rPr>
        <w:t>o</w:t>
      </w:r>
      <w:r w:rsidRPr="00271AAE">
        <w:rPr>
          <w:rFonts w:ascii="Verdana" w:eastAsia="MS PMincho" w:hAnsi="Verdana"/>
          <w:sz w:val="20"/>
          <w:szCs w:val="20"/>
        </w:rPr>
        <w:t>f</w:t>
      </w:r>
      <w:r w:rsidRPr="00271AAE">
        <w:rPr>
          <w:rFonts w:ascii="Verdana" w:eastAsia="MS PMincho" w:hAnsi="Verdana"/>
          <w:spacing w:val="21"/>
          <w:sz w:val="20"/>
          <w:szCs w:val="20"/>
        </w:rPr>
        <w:t xml:space="preserve"> </w:t>
      </w:r>
      <w:r w:rsidRPr="00271AAE">
        <w:rPr>
          <w:rFonts w:ascii="Verdana" w:eastAsia="MS PMincho" w:hAnsi="Verdana"/>
          <w:spacing w:val="2"/>
          <w:sz w:val="20"/>
          <w:szCs w:val="20"/>
        </w:rPr>
        <w:t>statu</w:t>
      </w:r>
      <w:r w:rsidRPr="00271AAE">
        <w:rPr>
          <w:rFonts w:ascii="Verdana" w:eastAsia="MS PMincho" w:hAnsi="Verdana"/>
          <w:sz w:val="20"/>
          <w:szCs w:val="20"/>
        </w:rPr>
        <w:t>t</w:t>
      </w:r>
      <w:r w:rsidRPr="00271AAE">
        <w:rPr>
          <w:rFonts w:ascii="Verdana" w:eastAsia="MS PMincho" w:hAnsi="Verdana"/>
          <w:spacing w:val="2"/>
          <w:sz w:val="20"/>
          <w:szCs w:val="20"/>
        </w:rPr>
        <w:t>o</w:t>
      </w:r>
      <w:r w:rsidRPr="00271AAE">
        <w:rPr>
          <w:rFonts w:ascii="Verdana" w:eastAsia="MS PMincho" w:hAnsi="Verdana"/>
          <w:spacing w:val="9"/>
          <w:sz w:val="20"/>
          <w:szCs w:val="20"/>
        </w:rPr>
        <w:t>r</w:t>
      </w:r>
      <w:r w:rsidRPr="00271AAE">
        <w:rPr>
          <w:rFonts w:ascii="Verdana" w:eastAsia="MS PMincho" w:hAnsi="Verdana"/>
          <w:sz w:val="20"/>
          <w:szCs w:val="20"/>
        </w:rPr>
        <w:t>y</w:t>
      </w:r>
      <w:r w:rsidRPr="00271AAE">
        <w:rPr>
          <w:rFonts w:ascii="Verdana" w:eastAsia="MS PMincho" w:hAnsi="Verdana"/>
          <w:spacing w:val="27"/>
          <w:sz w:val="20"/>
          <w:szCs w:val="20"/>
        </w:rPr>
        <w:t xml:space="preserve"> </w:t>
      </w:r>
      <w:r w:rsidRPr="00271AAE">
        <w:rPr>
          <w:rFonts w:ascii="Verdana" w:eastAsia="MS PMincho" w:hAnsi="Verdana"/>
          <w:spacing w:val="2"/>
          <w:sz w:val="20"/>
          <w:szCs w:val="20"/>
        </w:rPr>
        <w:t>limitatio</w:t>
      </w:r>
      <w:r w:rsidRPr="00271AAE">
        <w:rPr>
          <w:rFonts w:ascii="Verdana" w:eastAsia="MS PMincho" w:hAnsi="Verdana"/>
          <w:sz w:val="20"/>
          <w:szCs w:val="20"/>
        </w:rPr>
        <w:t>n</w:t>
      </w:r>
      <w:r w:rsidRPr="00271AAE">
        <w:rPr>
          <w:rFonts w:ascii="Verdana" w:eastAsia="MS PMincho" w:hAnsi="Verdana"/>
          <w:spacing w:val="31"/>
          <w:sz w:val="20"/>
          <w:szCs w:val="20"/>
        </w:rPr>
        <w:t xml:space="preserve"> </w:t>
      </w:r>
      <w:r w:rsidRPr="00271AAE">
        <w:rPr>
          <w:rFonts w:ascii="Verdana" w:eastAsia="MS PMincho" w:hAnsi="Verdana"/>
          <w:spacing w:val="2"/>
          <w:sz w:val="20"/>
          <w:szCs w:val="20"/>
        </w:rPr>
        <w:t>o</w:t>
      </w:r>
      <w:r w:rsidRPr="00271AAE">
        <w:rPr>
          <w:rFonts w:ascii="Verdana" w:eastAsia="MS PMincho" w:hAnsi="Verdana"/>
          <w:sz w:val="20"/>
          <w:szCs w:val="20"/>
        </w:rPr>
        <w:t>f</w:t>
      </w:r>
      <w:r w:rsidRPr="00271AAE">
        <w:rPr>
          <w:rFonts w:ascii="Verdana" w:eastAsia="MS PMincho" w:hAnsi="Verdana"/>
          <w:spacing w:val="21"/>
          <w:sz w:val="20"/>
          <w:szCs w:val="20"/>
        </w:rPr>
        <w:t xml:space="preserve"> </w:t>
      </w:r>
      <w:r w:rsidRPr="00271AAE">
        <w:rPr>
          <w:rFonts w:ascii="Verdana" w:eastAsia="MS PMincho" w:hAnsi="Verdana"/>
          <w:spacing w:val="2"/>
          <w:sz w:val="20"/>
          <w:szCs w:val="20"/>
        </w:rPr>
        <w:t>action</w:t>
      </w:r>
      <w:r w:rsidRPr="00271AAE">
        <w:rPr>
          <w:rFonts w:ascii="Verdana" w:eastAsia="MS PMincho" w:hAnsi="Verdana"/>
          <w:sz w:val="20"/>
          <w:szCs w:val="20"/>
        </w:rPr>
        <w:t>.</w:t>
      </w:r>
      <w:r w:rsidRPr="00271AAE">
        <w:rPr>
          <w:rFonts w:ascii="Verdana" w:eastAsia="MS PMincho" w:hAnsi="Verdana"/>
          <w:spacing w:val="15"/>
          <w:sz w:val="20"/>
          <w:szCs w:val="20"/>
        </w:rPr>
        <w:t xml:space="preserve"> </w:t>
      </w:r>
      <w:r w:rsidR="00176F41" w:rsidRPr="00271AAE">
        <w:rPr>
          <w:rFonts w:ascii="Verdana" w:eastAsia="MS PMincho" w:hAnsi="Verdana"/>
          <w:spacing w:val="15"/>
          <w:sz w:val="20"/>
          <w:szCs w:val="20"/>
        </w:rPr>
        <w:t>You should seek advice from clients and professional indemnity insurers.</w:t>
      </w:r>
      <w:r w:rsidR="007A3F50" w:rsidRPr="00271AAE">
        <w:rPr>
          <w:rFonts w:ascii="Verdana" w:eastAsia="MS PMincho" w:hAnsi="Verdana"/>
          <w:spacing w:val="15"/>
          <w:sz w:val="20"/>
          <w:szCs w:val="20"/>
        </w:rPr>
        <w:t xml:space="preserve"> </w:t>
      </w:r>
    </w:p>
    <w:p w14:paraId="038F25A0" w14:textId="77777777" w:rsidR="001D516A" w:rsidRPr="00271AAE" w:rsidRDefault="001D516A" w:rsidP="00D3176A">
      <w:pPr>
        <w:widowControl w:val="0"/>
        <w:tabs>
          <w:tab w:val="left" w:pos="-142"/>
        </w:tabs>
        <w:autoSpaceDE w:val="0"/>
        <w:autoSpaceDN w:val="0"/>
        <w:adjustRightInd w:val="0"/>
        <w:spacing w:line="243" w:lineRule="auto"/>
        <w:ind w:right="-33"/>
        <w:rPr>
          <w:rFonts w:ascii="Verdana" w:eastAsia="MS PMincho" w:hAnsi="Verdana"/>
          <w:sz w:val="20"/>
          <w:szCs w:val="20"/>
        </w:rPr>
      </w:pPr>
    </w:p>
    <w:p w14:paraId="25A32DD0" w14:textId="77777777" w:rsidR="00B1768F" w:rsidRPr="00271AAE" w:rsidRDefault="00B1768F" w:rsidP="00B1768F">
      <w:pPr>
        <w:widowControl w:val="0"/>
        <w:autoSpaceDE w:val="0"/>
        <w:autoSpaceDN w:val="0"/>
        <w:adjustRightInd w:val="0"/>
        <w:spacing w:line="243" w:lineRule="auto"/>
        <w:ind w:right="-41"/>
        <w:jc w:val="both"/>
        <w:rPr>
          <w:rFonts w:ascii="Verdana" w:eastAsia="MS PMincho" w:hAnsi="Verdana"/>
          <w:sz w:val="20"/>
          <w:szCs w:val="20"/>
        </w:rPr>
      </w:pPr>
      <w:r w:rsidRPr="00271AAE">
        <w:rPr>
          <w:rFonts w:ascii="Verdana" w:eastAsia="MS PMincho" w:hAnsi="Verdana"/>
          <w:spacing w:val="-27"/>
          <w:w w:val="93"/>
          <w:sz w:val="20"/>
          <w:szCs w:val="20"/>
        </w:rPr>
        <w:t>Y</w:t>
      </w:r>
      <w:r w:rsidRPr="00271AAE">
        <w:rPr>
          <w:rFonts w:ascii="Verdana" w:eastAsia="MS PMincho" w:hAnsi="Verdana"/>
          <w:w w:val="93"/>
          <w:sz w:val="20"/>
          <w:szCs w:val="20"/>
        </w:rPr>
        <w:t>ou</w:t>
      </w:r>
      <w:r w:rsidRPr="00271AAE">
        <w:rPr>
          <w:rFonts w:ascii="Verdana" w:eastAsia="MS PMincho" w:hAnsi="Verdana"/>
          <w:spacing w:val="-8"/>
          <w:w w:val="93"/>
          <w:sz w:val="20"/>
          <w:szCs w:val="20"/>
        </w:rPr>
        <w:t xml:space="preserve"> </w:t>
      </w:r>
      <w:r w:rsidRPr="00271AAE">
        <w:rPr>
          <w:rFonts w:ascii="Verdana" w:eastAsia="MS PMincho" w:hAnsi="Verdana"/>
          <w:spacing w:val="-2"/>
          <w:sz w:val="20"/>
          <w:szCs w:val="20"/>
        </w:rPr>
        <w:t>m</w:t>
      </w:r>
      <w:r w:rsidRPr="00271AAE">
        <w:rPr>
          <w:rFonts w:ascii="Verdana" w:eastAsia="MS PMincho" w:hAnsi="Verdana"/>
          <w:sz w:val="20"/>
          <w:szCs w:val="20"/>
        </w:rPr>
        <w:t>ust</w:t>
      </w:r>
      <w:r w:rsidRPr="00271AAE">
        <w:rPr>
          <w:rFonts w:ascii="Verdana" w:eastAsia="MS PMincho" w:hAnsi="Verdana"/>
          <w:spacing w:val="2"/>
          <w:sz w:val="20"/>
          <w:szCs w:val="20"/>
        </w:rPr>
        <w:t xml:space="preserve"> </w:t>
      </w:r>
      <w:r w:rsidRPr="00271AAE">
        <w:rPr>
          <w:rFonts w:ascii="Verdana" w:eastAsia="MS PMincho" w:hAnsi="Verdana"/>
          <w:spacing w:val="-3"/>
          <w:w w:val="98"/>
          <w:sz w:val="20"/>
          <w:szCs w:val="20"/>
        </w:rPr>
        <w:t>c</w:t>
      </w:r>
      <w:r w:rsidRPr="00271AAE">
        <w:rPr>
          <w:rFonts w:ascii="Verdana" w:eastAsia="MS PMincho" w:hAnsi="Verdana"/>
          <w:spacing w:val="-1"/>
          <w:w w:val="98"/>
          <w:sz w:val="20"/>
          <w:szCs w:val="20"/>
        </w:rPr>
        <w:t>o</w:t>
      </w:r>
      <w:r w:rsidRPr="00271AAE">
        <w:rPr>
          <w:rFonts w:ascii="Verdana" w:eastAsia="MS PMincho" w:hAnsi="Verdana"/>
          <w:w w:val="98"/>
          <w:sz w:val="20"/>
          <w:szCs w:val="20"/>
        </w:rPr>
        <w:t>mply</w:t>
      </w:r>
      <w:r w:rsidRPr="00271AAE">
        <w:rPr>
          <w:rFonts w:ascii="Verdana" w:eastAsia="MS PMincho" w:hAnsi="Verdana"/>
          <w:spacing w:val="-8"/>
          <w:w w:val="98"/>
          <w:sz w:val="20"/>
          <w:szCs w:val="20"/>
        </w:rPr>
        <w:t xml:space="preserve"> </w:t>
      </w:r>
      <w:r w:rsidRPr="00271AAE">
        <w:rPr>
          <w:rFonts w:ascii="Verdana" w:eastAsia="MS PMincho" w:hAnsi="Verdana"/>
          <w:spacing w:val="3"/>
          <w:sz w:val="20"/>
          <w:szCs w:val="20"/>
        </w:rPr>
        <w:t>w</w:t>
      </w:r>
      <w:r w:rsidRPr="00271AAE">
        <w:rPr>
          <w:rFonts w:ascii="Verdana" w:eastAsia="MS PMincho" w:hAnsi="Verdana"/>
          <w:sz w:val="20"/>
          <w:szCs w:val="20"/>
        </w:rPr>
        <w:t>ith</w:t>
      </w:r>
      <w:r w:rsidRPr="00271AAE">
        <w:rPr>
          <w:rFonts w:ascii="Verdana" w:eastAsia="MS PMincho" w:hAnsi="Verdana"/>
          <w:spacing w:val="-14"/>
          <w:sz w:val="20"/>
          <w:szCs w:val="20"/>
        </w:rPr>
        <w:t xml:space="preserve"> </w:t>
      </w:r>
      <w:r w:rsidRPr="00271AAE">
        <w:rPr>
          <w:rFonts w:ascii="Verdana" w:eastAsia="MS PMincho" w:hAnsi="Verdana"/>
          <w:w w:val="96"/>
          <w:sz w:val="20"/>
          <w:szCs w:val="20"/>
        </w:rPr>
        <w:t>all</w:t>
      </w:r>
      <w:r w:rsidRPr="00271AAE">
        <w:rPr>
          <w:rFonts w:ascii="Verdana" w:eastAsia="MS PMincho" w:hAnsi="Verdana"/>
          <w:spacing w:val="-16"/>
          <w:w w:val="96"/>
          <w:sz w:val="20"/>
          <w:szCs w:val="20"/>
        </w:rPr>
        <w:t xml:space="preserve"> </w:t>
      </w:r>
      <w:r w:rsidRPr="00271AAE">
        <w:rPr>
          <w:rFonts w:ascii="Verdana" w:eastAsia="MS PMincho" w:hAnsi="Verdana"/>
          <w:w w:val="96"/>
          <w:sz w:val="20"/>
          <w:szCs w:val="20"/>
        </w:rPr>
        <w:t>applicable</w:t>
      </w:r>
      <w:r w:rsidRPr="00271AAE">
        <w:rPr>
          <w:rFonts w:ascii="Verdana" w:eastAsia="MS PMincho" w:hAnsi="Verdana"/>
          <w:spacing w:val="4"/>
          <w:w w:val="96"/>
          <w:sz w:val="20"/>
          <w:szCs w:val="20"/>
        </w:rPr>
        <w:t xml:space="preserve"> </w:t>
      </w:r>
      <w:r w:rsidRPr="00271AAE">
        <w:rPr>
          <w:rFonts w:ascii="Verdana" w:eastAsia="MS PMincho" w:hAnsi="Verdana"/>
          <w:sz w:val="20"/>
          <w:szCs w:val="20"/>
        </w:rPr>
        <w:t>health</w:t>
      </w:r>
      <w:r w:rsidRPr="00271AAE">
        <w:rPr>
          <w:rFonts w:ascii="Verdana" w:eastAsia="MS PMincho" w:hAnsi="Verdana"/>
          <w:spacing w:val="-9"/>
          <w:sz w:val="20"/>
          <w:szCs w:val="20"/>
        </w:rPr>
        <w:t xml:space="preserve"> </w:t>
      </w:r>
      <w:r w:rsidRPr="00271AAE">
        <w:rPr>
          <w:rFonts w:ascii="Verdana" w:eastAsia="MS PMincho" w:hAnsi="Verdana"/>
          <w:sz w:val="20"/>
          <w:szCs w:val="20"/>
        </w:rPr>
        <w:t>and</w:t>
      </w:r>
      <w:r w:rsidRPr="00271AAE">
        <w:rPr>
          <w:rFonts w:ascii="Verdana" w:eastAsia="MS PMincho" w:hAnsi="Verdana"/>
          <w:spacing w:val="-2"/>
          <w:sz w:val="20"/>
          <w:szCs w:val="20"/>
        </w:rPr>
        <w:t xml:space="preserve"> </w:t>
      </w:r>
      <w:r w:rsidRPr="00271AAE">
        <w:rPr>
          <w:rFonts w:ascii="Verdana" w:eastAsia="MS PMincho" w:hAnsi="Verdana"/>
          <w:w w:val="95"/>
          <w:sz w:val="20"/>
          <w:szCs w:val="20"/>
        </w:rPr>
        <w:t>safe</w:t>
      </w:r>
      <w:r w:rsidRPr="00271AAE">
        <w:rPr>
          <w:rFonts w:ascii="Verdana" w:eastAsia="MS PMincho" w:hAnsi="Verdana"/>
          <w:spacing w:val="3"/>
          <w:w w:val="95"/>
          <w:sz w:val="20"/>
          <w:szCs w:val="20"/>
        </w:rPr>
        <w:t>t</w:t>
      </w:r>
      <w:r w:rsidRPr="00271AAE">
        <w:rPr>
          <w:rFonts w:ascii="Verdana" w:eastAsia="MS PMincho" w:hAnsi="Verdana"/>
          <w:w w:val="95"/>
          <w:sz w:val="20"/>
          <w:szCs w:val="20"/>
        </w:rPr>
        <w:t>y</w:t>
      </w:r>
      <w:r w:rsidRPr="00271AAE">
        <w:rPr>
          <w:rFonts w:ascii="Verdana" w:eastAsia="MS PMincho" w:hAnsi="Verdana"/>
          <w:spacing w:val="-10"/>
          <w:w w:val="95"/>
          <w:sz w:val="20"/>
          <w:szCs w:val="20"/>
        </w:rPr>
        <w:t xml:space="preserve"> </w:t>
      </w:r>
      <w:r w:rsidRPr="00271AAE">
        <w:rPr>
          <w:rFonts w:ascii="Verdana" w:eastAsia="MS PMincho" w:hAnsi="Verdana"/>
          <w:spacing w:val="-3"/>
          <w:sz w:val="20"/>
          <w:szCs w:val="20"/>
        </w:rPr>
        <w:t>r</w:t>
      </w:r>
      <w:r w:rsidRPr="00271AAE">
        <w:rPr>
          <w:rFonts w:ascii="Verdana" w:eastAsia="MS PMincho" w:hAnsi="Verdana"/>
          <w:sz w:val="20"/>
          <w:szCs w:val="20"/>
        </w:rPr>
        <w:t>equi</w:t>
      </w:r>
      <w:r w:rsidRPr="00271AAE">
        <w:rPr>
          <w:rFonts w:ascii="Verdana" w:eastAsia="MS PMincho" w:hAnsi="Verdana"/>
          <w:spacing w:val="-3"/>
          <w:sz w:val="20"/>
          <w:szCs w:val="20"/>
        </w:rPr>
        <w:t>r</w:t>
      </w:r>
      <w:r w:rsidRPr="00271AAE">
        <w:rPr>
          <w:rFonts w:ascii="Verdana" w:eastAsia="MS PMincho" w:hAnsi="Verdana"/>
          <w:sz w:val="20"/>
          <w:szCs w:val="20"/>
        </w:rPr>
        <w:t>ements</w:t>
      </w:r>
      <w:r w:rsidRPr="00271AAE">
        <w:rPr>
          <w:rFonts w:ascii="Verdana" w:eastAsia="MS PMincho" w:hAnsi="Verdana"/>
          <w:w w:val="98"/>
          <w:sz w:val="20"/>
          <w:szCs w:val="20"/>
        </w:rPr>
        <w:t>.</w:t>
      </w:r>
      <w:r w:rsidRPr="00271AAE">
        <w:rPr>
          <w:rFonts w:ascii="Verdana" w:eastAsia="MS PMincho" w:hAnsi="Verdana"/>
          <w:spacing w:val="-17"/>
          <w:w w:val="98"/>
          <w:sz w:val="20"/>
          <w:szCs w:val="20"/>
        </w:rPr>
        <w:t xml:space="preserve"> </w:t>
      </w:r>
      <w:r w:rsidRPr="00271AAE">
        <w:rPr>
          <w:rFonts w:ascii="Verdana" w:eastAsia="MS PMincho" w:hAnsi="Verdana"/>
          <w:spacing w:val="-29"/>
          <w:w w:val="82"/>
          <w:sz w:val="20"/>
          <w:szCs w:val="20"/>
        </w:rPr>
        <w:t>Y</w:t>
      </w:r>
      <w:r w:rsidRPr="00271AAE">
        <w:rPr>
          <w:rFonts w:ascii="Verdana" w:eastAsia="MS PMincho" w:hAnsi="Verdana"/>
          <w:w w:val="105"/>
          <w:sz w:val="20"/>
          <w:szCs w:val="20"/>
        </w:rPr>
        <w:t>ou</w:t>
      </w:r>
      <w:r w:rsidRPr="00271AAE">
        <w:rPr>
          <w:rFonts w:ascii="Verdana" w:eastAsia="MS PMincho" w:hAnsi="Verdana"/>
          <w:spacing w:val="-4"/>
          <w:sz w:val="20"/>
          <w:szCs w:val="20"/>
        </w:rPr>
        <w:t xml:space="preserve"> </w:t>
      </w:r>
      <w:r w:rsidRPr="00271AAE">
        <w:rPr>
          <w:rFonts w:ascii="Verdana" w:eastAsia="MS PMincho" w:hAnsi="Verdana"/>
          <w:sz w:val="20"/>
          <w:szCs w:val="20"/>
        </w:rPr>
        <w:t>should</w:t>
      </w:r>
      <w:r w:rsidRPr="00271AAE">
        <w:rPr>
          <w:rFonts w:ascii="Verdana" w:eastAsia="MS PMincho" w:hAnsi="Verdana"/>
          <w:spacing w:val="7"/>
          <w:sz w:val="20"/>
          <w:szCs w:val="20"/>
        </w:rPr>
        <w:t xml:space="preserve"> </w:t>
      </w:r>
      <w:r w:rsidRPr="00271AAE">
        <w:rPr>
          <w:rFonts w:ascii="Verdana" w:eastAsia="MS PMincho" w:hAnsi="Verdana"/>
          <w:w w:val="95"/>
          <w:sz w:val="20"/>
          <w:szCs w:val="20"/>
        </w:rPr>
        <w:t>d</w:t>
      </w:r>
      <w:r w:rsidRPr="00271AAE">
        <w:rPr>
          <w:rFonts w:ascii="Verdana" w:eastAsia="MS PMincho" w:hAnsi="Verdana"/>
          <w:spacing w:val="1"/>
          <w:w w:val="95"/>
          <w:sz w:val="20"/>
          <w:szCs w:val="20"/>
        </w:rPr>
        <w:t>e</w:t>
      </w:r>
      <w:r w:rsidRPr="00271AAE">
        <w:rPr>
          <w:rFonts w:ascii="Verdana" w:eastAsia="MS PMincho" w:hAnsi="Verdana"/>
          <w:spacing w:val="4"/>
          <w:w w:val="95"/>
          <w:sz w:val="20"/>
          <w:szCs w:val="20"/>
        </w:rPr>
        <w:t>v</w:t>
      </w:r>
      <w:r w:rsidRPr="00271AAE">
        <w:rPr>
          <w:rFonts w:ascii="Verdana" w:eastAsia="MS PMincho" w:hAnsi="Verdana"/>
          <w:w w:val="95"/>
          <w:sz w:val="20"/>
          <w:szCs w:val="20"/>
        </w:rPr>
        <w:t>ise</w:t>
      </w:r>
      <w:r w:rsidRPr="00271AAE">
        <w:rPr>
          <w:rFonts w:ascii="Verdana" w:eastAsia="MS PMincho" w:hAnsi="Verdana"/>
          <w:spacing w:val="1"/>
          <w:w w:val="95"/>
          <w:sz w:val="20"/>
          <w:szCs w:val="20"/>
        </w:rPr>
        <w:t xml:space="preserve"> </w:t>
      </w:r>
      <w:r w:rsidRPr="00271AAE">
        <w:rPr>
          <w:rFonts w:ascii="Verdana" w:eastAsia="MS PMincho" w:hAnsi="Verdana"/>
          <w:sz w:val="20"/>
          <w:szCs w:val="20"/>
        </w:rPr>
        <w:t>and</w:t>
      </w:r>
      <w:r w:rsidRPr="00271AAE">
        <w:rPr>
          <w:rFonts w:ascii="Verdana" w:eastAsia="MS PMincho" w:hAnsi="Verdana"/>
          <w:spacing w:val="8"/>
          <w:sz w:val="20"/>
          <w:szCs w:val="20"/>
        </w:rPr>
        <w:t xml:space="preserve"> </w:t>
      </w:r>
      <w:r w:rsidRPr="00271AAE">
        <w:rPr>
          <w:rFonts w:ascii="Verdana" w:eastAsia="MS PMincho" w:hAnsi="Verdana"/>
          <w:sz w:val="20"/>
          <w:szCs w:val="20"/>
        </w:rPr>
        <w:t>maintain,</w:t>
      </w:r>
      <w:r w:rsidRPr="00271AAE">
        <w:rPr>
          <w:rFonts w:ascii="Verdana" w:eastAsia="MS PMincho" w:hAnsi="Verdana"/>
          <w:spacing w:val="11"/>
          <w:sz w:val="20"/>
          <w:szCs w:val="20"/>
        </w:rPr>
        <w:t xml:space="preserve"> </w:t>
      </w:r>
      <w:r w:rsidRPr="00271AAE">
        <w:rPr>
          <w:rFonts w:ascii="Verdana" w:eastAsia="MS PMincho" w:hAnsi="Verdana"/>
          <w:spacing w:val="4"/>
          <w:sz w:val="20"/>
          <w:szCs w:val="20"/>
        </w:rPr>
        <w:t>w</w:t>
      </w:r>
      <w:r w:rsidRPr="00271AAE">
        <w:rPr>
          <w:rFonts w:ascii="Verdana" w:eastAsia="MS PMincho" w:hAnsi="Verdana"/>
          <w:sz w:val="20"/>
          <w:szCs w:val="20"/>
        </w:rPr>
        <w:t>ith</w:t>
      </w:r>
      <w:r w:rsidRPr="00271AAE">
        <w:rPr>
          <w:rFonts w:ascii="Verdana" w:eastAsia="MS PMincho" w:hAnsi="Verdana"/>
          <w:spacing w:val="-4"/>
          <w:sz w:val="20"/>
          <w:szCs w:val="20"/>
        </w:rPr>
        <w:t xml:space="preserve"> </w:t>
      </w:r>
      <w:r w:rsidRPr="00271AAE">
        <w:rPr>
          <w:rFonts w:ascii="Verdana" w:eastAsia="MS PMincho" w:hAnsi="Verdana"/>
          <w:w w:val="97"/>
          <w:sz w:val="20"/>
          <w:szCs w:val="20"/>
        </w:rPr>
        <w:t>specialist</w:t>
      </w:r>
      <w:r w:rsidRPr="00271AAE">
        <w:rPr>
          <w:rFonts w:ascii="Verdana" w:eastAsia="MS PMincho" w:hAnsi="Verdana"/>
          <w:spacing w:val="-2"/>
          <w:w w:val="97"/>
          <w:sz w:val="20"/>
          <w:szCs w:val="20"/>
        </w:rPr>
        <w:t xml:space="preserve"> </w:t>
      </w:r>
      <w:r w:rsidRPr="00271AAE">
        <w:rPr>
          <w:rFonts w:ascii="Verdana" w:eastAsia="MS PMincho" w:hAnsi="Verdana"/>
          <w:sz w:val="20"/>
          <w:szCs w:val="20"/>
        </w:rPr>
        <w:t>help</w:t>
      </w:r>
      <w:r w:rsidRPr="00271AAE">
        <w:rPr>
          <w:rFonts w:ascii="Verdana" w:eastAsia="MS PMincho" w:hAnsi="Verdana"/>
          <w:spacing w:val="-4"/>
          <w:sz w:val="20"/>
          <w:szCs w:val="20"/>
        </w:rPr>
        <w:t xml:space="preserve"> </w:t>
      </w:r>
      <w:r w:rsidRPr="00271AAE">
        <w:rPr>
          <w:rFonts w:ascii="Verdana" w:eastAsia="MS PMincho" w:hAnsi="Verdana"/>
          <w:sz w:val="20"/>
          <w:szCs w:val="20"/>
        </w:rPr>
        <w:t>if</w:t>
      </w:r>
      <w:r w:rsidRPr="00271AAE">
        <w:rPr>
          <w:rFonts w:ascii="Verdana" w:eastAsia="MS PMincho" w:hAnsi="Verdana"/>
          <w:spacing w:val="-8"/>
          <w:sz w:val="20"/>
          <w:szCs w:val="20"/>
        </w:rPr>
        <w:t xml:space="preserve"> </w:t>
      </w:r>
      <w:r w:rsidRPr="00271AAE">
        <w:rPr>
          <w:rFonts w:ascii="Verdana" w:eastAsia="MS PMincho" w:hAnsi="Verdana"/>
          <w:w w:val="96"/>
          <w:sz w:val="20"/>
          <w:szCs w:val="20"/>
        </w:rPr>
        <w:t>ne</w:t>
      </w:r>
      <w:r w:rsidRPr="00271AAE">
        <w:rPr>
          <w:rFonts w:ascii="Verdana" w:eastAsia="MS PMincho" w:hAnsi="Verdana"/>
          <w:spacing w:val="-3"/>
          <w:w w:val="96"/>
          <w:sz w:val="20"/>
          <w:szCs w:val="20"/>
        </w:rPr>
        <w:t>c</w:t>
      </w:r>
      <w:r w:rsidRPr="00271AAE">
        <w:rPr>
          <w:rFonts w:ascii="Verdana" w:eastAsia="MS PMincho" w:hAnsi="Verdana"/>
          <w:w w:val="96"/>
          <w:sz w:val="20"/>
          <w:szCs w:val="20"/>
        </w:rPr>
        <w:t>essa</w:t>
      </w:r>
      <w:r w:rsidRPr="00271AAE">
        <w:rPr>
          <w:rFonts w:ascii="Verdana" w:eastAsia="MS PMincho" w:hAnsi="Verdana"/>
          <w:spacing w:val="6"/>
          <w:w w:val="96"/>
          <w:sz w:val="20"/>
          <w:szCs w:val="20"/>
        </w:rPr>
        <w:t>r</w:t>
      </w:r>
      <w:r w:rsidRPr="00271AAE">
        <w:rPr>
          <w:rFonts w:ascii="Verdana" w:eastAsia="MS PMincho" w:hAnsi="Verdana"/>
          <w:spacing w:val="-14"/>
          <w:w w:val="96"/>
          <w:sz w:val="20"/>
          <w:szCs w:val="20"/>
        </w:rPr>
        <w:t>y</w:t>
      </w:r>
      <w:r w:rsidRPr="00271AAE">
        <w:rPr>
          <w:rFonts w:ascii="Verdana" w:eastAsia="MS PMincho" w:hAnsi="Verdana"/>
          <w:w w:val="96"/>
          <w:sz w:val="20"/>
          <w:szCs w:val="20"/>
        </w:rPr>
        <w:t>,</w:t>
      </w:r>
      <w:r w:rsidRPr="00271AAE">
        <w:rPr>
          <w:rFonts w:ascii="Verdana" w:eastAsia="MS PMincho" w:hAnsi="Verdana"/>
          <w:spacing w:val="6"/>
          <w:w w:val="96"/>
          <w:sz w:val="20"/>
          <w:szCs w:val="20"/>
        </w:rPr>
        <w:t xml:space="preserve"> </w:t>
      </w:r>
      <w:r w:rsidRPr="00271AAE">
        <w:rPr>
          <w:rFonts w:ascii="Verdana" w:eastAsia="MS PMincho" w:hAnsi="Verdana"/>
          <w:sz w:val="20"/>
          <w:szCs w:val="20"/>
        </w:rPr>
        <w:t>a</w:t>
      </w:r>
      <w:r w:rsidRPr="00271AAE">
        <w:rPr>
          <w:rFonts w:ascii="Verdana" w:eastAsia="MS PMincho" w:hAnsi="Verdana"/>
          <w:spacing w:val="-7"/>
          <w:sz w:val="20"/>
          <w:szCs w:val="20"/>
        </w:rPr>
        <w:t xml:space="preserve"> </w:t>
      </w:r>
      <w:r w:rsidRPr="00271AAE">
        <w:rPr>
          <w:rFonts w:ascii="Verdana" w:eastAsia="MS PMincho" w:hAnsi="Verdana"/>
          <w:sz w:val="20"/>
          <w:szCs w:val="20"/>
        </w:rPr>
        <w:t>health and</w:t>
      </w:r>
      <w:r w:rsidRPr="00271AAE">
        <w:rPr>
          <w:rFonts w:ascii="Verdana" w:eastAsia="MS PMincho" w:hAnsi="Verdana"/>
          <w:spacing w:val="7"/>
          <w:sz w:val="20"/>
          <w:szCs w:val="20"/>
        </w:rPr>
        <w:t xml:space="preserve"> </w:t>
      </w:r>
      <w:r w:rsidRPr="00271AAE">
        <w:rPr>
          <w:rFonts w:ascii="Verdana" w:eastAsia="MS PMincho" w:hAnsi="Verdana"/>
          <w:w w:val="97"/>
          <w:sz w:val="20"/>
          <w:szCs w:val="20"/>
        </w:rPr>
        <w:t>safe</w:t>
      </w:r>
      <w:r w:rsidRPr="00271AAE">
        <w:rPr>
          <w:rFonts w:ascii="Verdana" w:eastAsia="MS PMincho" w:hAnsi="Verdana"/>
          <w:spacing w:val="3"/>
          <w:w w:val="97"/>
          <w:sz w:val="20"/>
          <w:szCs w:val="20"/>
        </w:rPr>
        <w:t>t</w:t>
      </w:r>
      <w:r w:rsidRPr="00271AAE">
        <w:rPr>
          <w:rFonts w:ascii="Verdana" w:eastAsia="MS PMincho" w:hAnsi="Verdana"/>
          <w:w w:val="97"/>
          <w:sz w:val="20"/>
          <w:szCs w:val="20"/>
        </w:rPr>
        <w:t>y</w:t>
      </w:r>
      <w:r w:rsidRPr="00271AAE">
        <w:rPr>
          <w:rFonts w:ascii="Verdana" w:eastAsia="MS PMincho" w:hAnsi="Verdana"/>
          <w:spacing w:val="-13"/>
          <w:w w:val="97"/>
          <w:sz w:val="20"/>
          <w:szCs w:val="20"/>
        </w:rPr>
        <w:t xml:space="preserve"> </w:t>
      </w:r>
      <w:r w:rsidRPr="00271AAE">
        <w:rPr>
          <w:rFonts w:ascii="Verdana" w:eastAsia="MS PMincho" w:hAnsi="Verdana"/>
          <w:w w:val="97"/>
          <w:sz w:val="20"/>
          <w:szCs w:val="20"/>
        </w:rPr>
        <w:t>policy</w:t>
      </w:r>
      <w:r w:rsidRPr="00271AAE">
        <w:rPr>
          <w:rFonts w:ascii="Verdana" w:eastAsia="MS PMincho" w:hAnsi="Verdana"/>
          <w:spacing w:val="-5"/>
          <w:sz w:val="20"/>
          <w:szCs w:val="20"/>
        </w:rPr>
        <w:t xml:space="preserve"> </w:t>
      </w:r>
      <w:r w:rsidRPr="00271AAE">
        <w:rPr>
          <w:rFonts w:ascii="Verdana" w:eastAsia="MS PMincho" w:hAnsi="Verdana"/>
          <w:sz w:val="20"/>
          <w:szCs w:val="20"/>
        </w:rPr>
        <w:t>and</w:t>
      </w:r>
      <w:r w:rsidRPr="00271AAE">
        <w:rPr>
          <w:rFonts w:ascii="Verdana" w:eastAsia="MS PMincho" w:hAnsi="Verdana"/>
          <w:spacing w:val="7"/>
          <w:sz w:val="20"/>
          <w:szCs w:val="20"/>
        </w:rPr>
        <w:t xml:space="preserve"> </w:t>
      </w:r>
      <w:r w:rsidRPr="00271AAE">
        <w:rPr>
          <w:rFonts w:ascii="Verdana" w:eastAsia="MS PMincho" w:hAnsi="Verdana"/>
          <w:sz w:val="20"/>
          <w:szCs w:val="20"/>
        </w:rPr>
        <w:t>a</w:t>
      </w:r>
      <w:r w:rsidRPr="00271AAE">
        <w:rPr>
          <w:rFonts w:ascii="Verdana" w:eastAsia="MS PMincho" w:hAnsi="Verdana"/>
          <w:spacing w:val="3"/>
          <w:sz w:val="20"/>
          <w:szCs w:val="20"/>
        </w:rPr>
        <w:t>r</w:t>
      </w:r>
      <w:r w:rsidRPr="00271AAE">
        <w:rPr>
          <w:rFonts w:ascii="Verdana" w:eastAsia="MS PMincho" w:hAnsi="Verdana"/>
          <w:spacing w:val="2"/>
          <w:sz w:val="20"/>
          <w:szCs w:val="20"/>
        </w:rPr>
        <w:t>r</w:t>
      </w:r>
      <w:r w:rsidRPr="00271AAE">
        <w:rPr>
          <w:rFonts w:ascii="Verdana" w:eastAsia="MS PMincho" w:hAnsi="Verdana"/>
          <w:sz w:val="20"/>
          <w:szCs w:val="20"/>
        </w:rPr>
        <w:t>ange</w:t>
      </w:r>
      <w:r w:rsidRPr="00271AAE">
        <w:rPr>
          <w:rFonts w:ascii="Verdana" w:eastAsia="MS PMincho" w:hAnsi="Verdana"/>
          <w:spacing w:val="-3"/>
          <w:sz w:val="20"/>
          <w:szCs w:val="20"/>
        </w:rPr>
        <w:t xml:space="preserve"> r</w:t>
      </w:r>
      <w:r w:rsidRPr="00271AAE">
        <w:rPr>
          <w:rFonts w:ascii="Verdana" w:eastAsia="MS PMincho" w:hAnsi="Verdana"/>
          <w:spacing w:val="1"/>
          <w:sz w:val="20"/>
          <w:szCs w:val="20"/>
        </w:rPr>
        <w:t>e</w:t>
      </w:r>
      <w:r w:rsidRPr="00271AAE">
        <w:rPr>
          <w:rFonts w:ascii="Verdana" w:eastAsia="MS PMincho" w:hAnsi="Verdana"/>
          <w:sz w:val="20"/>
          <w:szCs w:val="20"/>
        </w:rPr>
        <w:t>gular health and safety, fire and any other applicable</w:t>
      </w:r>
      <w:r w:rsidRPr="00271AAE">
        <w:rPr>
          <w:rFonts w:ascii="Verdana" w:eastAsia="MS PMincho" w:hAnsi="Verdana"/>
          <w:spacing w:val="-8"/>
          <w:sz w:val="20"/>
          <w:szCs w:val="20"/>
        </w:rPr>
        <w:t xml:space="preserve"> </w:t>
      </w:r>
      <w:r w:rsidRPr="00271AAE">
        <w:rPr>
          <w:rFonts w:ascii="Verdana" w:eastAsia="MS PMincho" w:hAnsi="Verdana"/>
          <w:spacing w:val="3"/>
          <w:sz w:val="20"/>
          <w:szCs w:val="20"/>
        </w:rPr>
        <w:t>r</w:t>
      </w:r>
      <w:r w:rsidRPr="00271AAE">
        <w:rPr>
          <w:rFonts w:ascii="Verdana" w:eastAsia="MS PMincho" w:hAnsi="Verdana"/>
          <w:sz w:val="20"/>
          <w:szCs w:val="20"/>
        </w:rPr>
        <w:t>isk</w:t>
      </w:r>
      <w:r w:rsidRPr="00271AAE">
        <w:rPr>
          <w:rFonts w:ascii="Verdana" w:eastAsia="MS PMincho" w:hAnsi="Verdana"/>
          <w:spacing w:val="-9"/>
          <w:sz w:val="20"/>
          <w:szCs w:val="20"/>
        </w:rPr>
        <w:t xml:space="preserve"> </w:t>
      </w:r>
      <w:r w:rsidRPr="00271AAE">
        <w:rPr>
          <w:rFonts w:ascii="Verdana" w:eastAsia="MS PMincho" w:hAnsi="Verdana"/>
          <w:sz w:val="20"/>
          <w:szCs w:val="20"/>
        </w:rPr>
        <w:t>assessments</w:t>
      </w:r>
      <w:r w:rsidR="001B1EFE" w:rsidRPr="00271AAE">
        <w:rPr>
          <w:rFonts w:ascii="Verdana" w:eastAsia="MS PMincho" w:hAnsi="Verdana"/>
          <w:sz w:val="20"/>
          <w:szCs w:val="20"/>
        </w:rPr>
        <w:t>;</w:t>
      </w:r>
      <w:r w:rsidRPr="00271AAE">
        <w:rPr>
          <w:rFonts w:ascii="Verdana" w:eastAsia="MS PMincho" w:hAnsi="Verdana"/>
          <w:sz w:val="20"/>
          <w:szCs w:val="20"/>
        </w:rPr>
        <w:t xml:space="preserve"> for example</w:t>
      </w:r>
      <w:r w:rsidR="001B1EFE" w:rsidRPr="00271AAE">
        <w:rPr>
          <w:rFonts w:ascii="Verdana" w:eastAsia="MS PMincho" w:hAnsi="Verdana"/>
          <w:sz w:val="20"/>
          <w:szCs w:val="20"/>
        </w:rPr>
        <w:t>,</w:t>
      </w:r>
      <w:r w:rsidRPr="00271AAE">
        <w:rPr>
          <w:rFonts w:ascii="Verdana" w:eastAsia="MS PMincho" w:hAnsi="Verdana"/>
          <w:sz w:val="20"/>
          <w:szCs w:val="20"/>
        </w:rPr>
        <w:t xml:space="preserve"> a water risk assessment.</w:t>
      </w:r>
    </w:p>
    <w:p w14:paraId="0021515E" w14:textId="77777777" w:rsidR="00702C2C" w:rsidRPr="00271AAE" w:rsidRDefault="00702C2C" w:rsidP="00B1768F">
      <w:pPr>
        <w:widowControl w:val="0"/>
        <w:autoSpaceDE w:val="0"/>
        <w:autoSpaceDN w:val="0"/>
        <w:adjustRightInd w:val="0"/>
        <w:spacing w:line="243" w:lineRule="auto"/>
        <w:ind w:right="-41"/>
        <w:jc w:val="both"/>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702C2C" w:rsidRPr="00271AAE" w14:paraId="4D9B16B3" w14:textId="77777777" w:rsidTr="00702C2C">
        <w:tc>
          <w:tcPr>
            <w:tcW w:w="9242" w:type="dxa"/>
          </w:tcPr>
          <w:p w14:paraId="193B3D98" w14:textId="77777777" w:rsidR="00702C2C" w:rsidRPr="00271AAE" w:rsidRDefault="00702C2C" w:rsidP="00702C2C">
            <w:pPr>
              <w:widowControl w:val="0"/>
              <w:tabs>
                <w:tab w:val="left" w:pos="-142"/>
              </w:tabs>
              <w:autoSpaceDE w:val="0"/>
              <w:autoSpaceDN w:val="0"/>
              <w:adjustRightInd w:val="0"/>
              <w:spacing w:line="243" w:lineRule="auto"/>
              <w:ind w:right="-33"/>
              <w:jc w:val="both"/>
              <w:rPr>
                <w:rFonts w:ascii="Verdana" w:eastAsia="MS PMincho" w:hAnsi="Verdana"/>
                <w:i/>
                <w:sz w:val="20"/>
                <w:szCs w:val="20"/>
              </w:rPr>
            </w:pPr>
            <w:r w:rsidRPr="00271AAE">
              <w:rPr>
                <w:rFonts w:ascii="Verdana" w:eastAsia="MS PMincho" w:hAnsi="Verdana"/>
                <w:i/>
                <w:sz w:val="20"/>
                <w:szCs w:val="20"/>
              </w:rPr>
              <w:t>Health and Safety at Work etc Act 1974</w:t>
            </w:r>
          </w:p>
          <w:p w14:paraId="10B6BDC6" w14:textId="77777777" w:rsidR="00702C2C" w:rsidRPr="00271AAE" w:rsidRDefault="00702C2C" w:rsidP="00702C2C">
            <w:pPr>
              <w:widowControl w:val="0"/>
              <w:autoSpaceDE w:val="0"/>
              <w:autoSpaceDN w:val="0"/>
              <w:adjustRightInd w:val="0"/>
              <w:spacing w:line="243" w:lineRule="auto"/>
              <w:ind w:right="-41"/>
              <w:jc w:val="both"/>
              <w:rPr>
                <w:rFonts w:ascii="Verdana" w:eastAsia="MS PMincho" w:hAnsi="Verdana"/>
                <w:sz w:val="20"/>
                <w:szCs w:val="20"/>
              </w:rPr>
            </w:pPr>
            <w:r w:rsidRPr="00271AAE">
              <w:rPr>
                <w:rFonts w:ascii="Verdana" w:eastAsia="MS PMincho" w:hAnsi="Verdana"/>
                <w:i/>
                <w:sz w:val="20"/>
                <w:szCs w:val="20"/>
              </w:rPr>
              <w:t xml:space="preserve">Management of Health and Safety at Work Regulations 1999 (SI 1999/3242) </w:t>
            </w:r>
          </w:p>
        </w:tc>
      </w:tr>
    </w:tbl>
    <w:p w14:paraId="51C29EC9" w14:textId="77777777" w:rsidR="00B1768F" w:rsidRPr="00271AAE" w:rsidRDefault="00B1768F" w:rsidP="00B1768F">
      <w:pPr>
        <w:widowControl w:val="0"/>
        <w:autoSpaceDE w:val="0"/>
        <w:autoSpaceDN w:val="0"/>
        <w:adjustRightInd w:val="0"/>
        <w:spacing w:line="243" w:lineRule="auto"/>
        <w:ind w:right="-41"/>
        <w:jc w:val="both"/>
        <w:rPr>
          <w:rFonts w:ascii="Verdana" w:eastAsia="MS PMincho" w:hAnsi="Verdana"/>
          <w:sz w:val="20"/>
          <w:szCs w:val="20"/>
        </w:rPr>
      </w:pPr>
    </w:p>
    <w:p w14:paraId="32525532" w14:textId="77777777" w:rsidR="00262607" w:rsidRPr="00271AAE" w:rsidRDefault="00262607" w:rsidP="00A94CD3">
      <w:pPr>
        <w:widowControl w:val="0"/>
        <w:autoSpaceDE w:val="0"/>
        <w:autoSpaceDN w:val="0"/>
        <w:adjustRightInd w:val="0"/>
        <w:spacing w:line="243" w:lineRule="auto"/>
        <w:ind w:right="-35"/>
        <w:rPr>
          <w:rFonts w:ascii="Verdana" w:eastAsia="MS PMincho" w:hAnsi="Verdana"/>
          <w:sz w:val="20"/>
          <w:szCs w:val="20"/>
        </w:rPr>
      </w:pPr>
      <w:r w:rsidRPr="00271AAE">
        <w:rPr>
          <w:rFonts w:ascii="Verdana" w:eastAsia="MS PMincho" w:hAnsi="Verdana"/>
          <w:spacing w:val="-27"/>
          <w:w w:val="94"/>
          <w:sz w:val="20"/>
          <w:szCs w:val="20"/>
        </w:rPr>
        <w:t>Y</w:t>
      </w:r>
      <w:r w:rsidRPr="00271AAE">
        <w:rPr>
          <w:rFonts w:ascii="Verdana" w:eastAsia="MS PMincho" w:hAnsi="Verdana"/>
          <w:w w:val="94"/>
          <w:sz w:val="20"/>
          <w:szCs w:val="20"/>
        </w:rPr>
        <w:t>ou</w:t>
      </w:r>
      <w:r w:rsidRPr="00271AAE">
        <w:rPr>
          <w:rFonts w:ascii="Verdana" w:eastAsia="MS PMincho" w:hAnsi="Verdana"/>
          <w:spacing w:val="2"/>
          <w:w w:val="94"/>
          <w:sz w:val="20"/>
          <w:szCs w:val="20"/>
        </w:rPr>
        <w:t xml:space="preserve"> </w:t>
      </w:r>
      <w:r w:rsidRPr="00271AAE">
        <w:rPr>
          <w:rFonts w:ascii="Verdana" w:eastAsia="MS PMincho" w:hAnsi="Verdana"/>
          <w:sz w:val="20"/>
          <w:szCs w:val="20"/>
        </w:rPr>
        <w:t>should</w:t>
      </w:r>
      <w:r w:rsidRPr="00271AAE">
        <w:rPr>
          <w:rFonts w:ascii="Verdana" w:eastAsia="MS PMincho" w:hAnsi="Verdana"/>
          <w:spacing w:val="7"/>
          <w:sz w:val="20"/>
          <w:szCs w:val="20"/>
        </w:rPr>
        <w:t xml:space="preserve"> </w:t>
      </w:r>
      <w:r w:rsidRPr="00271AAE">
        <w:rPr>
          <w:rFonts w:ascii="Verdana" w:eastAsia="MS PMincho" w:hAnsi="Verdana"/>
          <w:sz w:val="20"/>
          <w:szCs w:val="20"/>
        </w:rPr>
        <w:t>ta</w:t>
      </w:r>
      <w:r w:rsidRPr="00271AAE">
        <w:rPr>
          <w:rFonts w:ascii="Verdana" w:eastAsia="MS PMincho" w:hAnsi="Verdana"/>
          <w:spacing w:val="-4"/>
          <w:sz w:val="20"/>
          <w:szCs w:val="20"/>
        </w:rPr>
        <w:t>k</w:t>
      </w:r>
      <w:r w:rsidRPr="00271AAE">
        <w:rPr>
          <w:rFonts w:ascii="Verdana" w:eastAsia="MS PMincho" w:hAnsi="Verdana"/>
          <w:sz w:val="20"/>
          <w:szCs w:val="20"/>
        </w:rPr>
        <w:t>e</w:t>
      </w:r>
      <w:r w:rsidRPr="00271AAE">
        <w:rPr>
          <w:rFonts w:ascii="Verdana" w:eastAsia="MS PMincho" w:hAnsi="Verdana"/>
          <w:spacing w:val="-8"/>
          <w:sz w:val="20"/>
          <w:szCs w:val="20"/>
        </w:rPr>
        <w:t xml:space="preserve"> </w:t>
      </w:r>
      <w:r w:rsidRPr="00271AAE">
        <w:rPr>
          <w:rFonts w:ascii="Verdana" w:eastAsia="MS PMincho" w:hAnsi="Verdana"/>
          <w:sz w:val="20"/>
          <w:szCs w:val="20"/>
        </w:rPr>
        <w:t>out</w:t>
      </w:r>
      <w:r w:rsidRPr="00271AAE">
        <w:rPr>
          <w:rFonts w:ascii="Verdana" w:eastAsia="MS PMincho" w:hAnsi="Verdana"/>
          <w:spacing w:val="11"/>
          <w:sz w:val="20"/>
          <w:szCs w:val="20"/>
        </w:rPr>
        <w:t xml:space="preserve"> </w:t>
      </w:r>
      <w:r w:rsidRPr="00271AAE">
        <w:rPr>
          <w:rFonts w:ascii="Verdana" w:eastAsia="MS PMincho" w:hAnsi="Verdana"/>
          <w:sz w:val="20"/>
          <w:szCs w:val="20"/>
        </w:rPr>
        <w:t>and</w:t>
      </w:r>
      <w:r w:rsidRPr="00271AAE">
        <w:rPr>
          <w:rFonts w:ascii="Verdana" w:eastAsia="MS PMincho" w:hAnsi="Verdana"/>
          <w:spacing w:val="8"/>
          <w:sz w:val="20"/>
          <w:szCs w:val="20"/>
        </w:rPr>
        <w:t xml:space="preserve"> </w:t>
      </w:r>
      <w:r w:rsidRPr="00271AAE">
        <w:rPr>
          <w:rFonts w:ascii="Verdana" w:eastAsia="MS PMincho" w:hAnsi="Verdana"/>
          <w:sz w:val="20"/>
          <w:szCs w:val="20"/>
        </w:rPr>
        <w:t>maintain</w:t>
      </w:r>
      <w:r w:rsidRPr="00271AAE">
        <w:rPr>
          <w:rFonts w:ascii="Verdana" w:eastAsia="MS PMincho" w:hAnsi="Verdana"/>
          <w:spacing w:val="17"/>
          <w:sz w:val="20"/>
          <w:szCs w:val="20"/>
        </w:rPr>
        <w:t xml:space="preserve"> </w:t>
      </w:r>
      <w:r w:rsidRPr="00271AAE">
        <w:rPr>
          <w:rFonts w:ascii="Verdana" w:eastAsia="MS PMincho" w:hAnsi="Verdana"/>
          <w:sz w:val="20"/>
          <w:szCs w:val="20"/>
        </w:rPr>
        <w:t>sufficient</w:t>
      </w:r>
      <w:r w:rsidRPr="00271AAE">
        <w:rPr>
          <w:rFonts w:ascii="Verdana" w:eastAsia="MS PMincho" w:hAnsi="Verdana"/>
          <w:spacing w:val="-19"/>
          <w:sz w:val="20"/>
          <w:szCs w:val="20"/>
        </w:rPr>
        <w:t xml:space="preserve"> </w:t>
      </w:r>
      <w:r w:rsidRPr="00271AAE">
        <w:rPr>
          <w:rFonts w:ascii="Verdana" w:eastAsia="MS PMincho" w:hAnsi="Verdana"/>
          <w:sz w:val="20"/>
          <w:szCs w:val="20"/>
        </w:rPr>
        <w:t>indemni</w:t>
      </w:r>
      <w:r w:rsidRPr="00271AAE">
        <w:rPr>
          <w:rFonts w:ascii="Verdana" w:eastAsia="MS PMincho" w:hAnsi="Verdana"/>
          <w:spacing w:val="3"/>
          <w:sz w:val="20"/>
          <w:szCs w:val="20"/>
        </w:rPr>
        <w:t>t</w:t>
      </w:r>
      <w:r w:rsidRPr="00271AAE">
        <w:rPr>
          <w:rFonts w:ascii="Verdana" w:eastAsia="MS PMincho" w:hAnsi="Verdana"/>
          <w:sz w:val="20"/>
          <w:szCs w:val="20"/>
        </w:rPr>
        <w:t>y</w:t>
      </w:r>
      <w:r w:rsidRPr="00271AAE">
        <w:rPr>
          <w:rFonts w:ascii="Verdana" w:eastAsia="MS PMincho" w:hAnsi="Verdana"/>
          <w:spacing w:val="11"/>
          <w:sz w:val="20"/>
          <w:szCs w:val="20"/>
        </w:rPr>
        <w:t xml:space="preserve"> </w:t>
      </w:r>
      <w:r w:rsidRPr="00271AAE">
        <w:rPr>
          <w:rFonts w:ascii="Verdana" w:eastAsia="MS PMincho" w:hAnsi="Verdana"/>
          <w:sz w:val="20"/>
          <w:szCs w:val="20"/>
        </w:rPr>
        <w:t>insu</w:t>
      </w:r>
      <w:r w:rsidRPr="00271AAE">
        <w:rPr>
          <w:rFonts w:ascii="Verdana" w:eastAsia="MS PMincho" w:hAnsi="Verdana"/>
          <w:spacing w:val="2"/>
          <w:sz w:val="20"/>
          <w:szCs w:val="20"/>
        </w:rPr>
        <w:t>r</w:t>
      </w:r>
      <w:r w:rsidRPr="00271AAE">
        <w:rPr>
          <w:rFonts w:ascii="Verdana" w:eastAsia="MS PMincho" w:hAnsi="Verdana"/>
          <w:sz w:val="20"/>
          <w:szCs w:val="20"/>
        </w:rPr>
        <w:t>an</w:t>
      </w:r>
      <w:r w:rsidRPr="00271AAE">
        <w:rPr>
          <w:rFonts w:ascii="Verdana" w:eastAsia="MS PMincho" w:hAnsi="Verdana"/>
          <w:spacing w:val="-3"/>
          <w:sz w:val="20"/>
          <w:szCs w:val="20"/>
        </w:rPr>
        <w:t>c</w:t>
      </w:r>
      <w:r w:rsidRPr="00271AAE">
        <w:rPr>
          <w:rFonts w:ascii="Verdana" w:eastAsia="MS PMincho" w:hAnsi="Verdana"/>
          <w:sz w:val="20"/>
          <w:szCs w:val="20"/>
        </w:rPr>
        <w:t>e</w:t>
      </w:r>
      <w:r w:rsidRPr="00271AAE">
        <w:rPr>
          <w:rFonts w:ascii="Verdana" w:eastAsia="MS PMincho" w:hAnsi="Verdana"/>
          <w:spacing w:val="1"/>
          <w:sz w:val="20"/>
          <w:szCs w:val="20"/>
        </w:rPr>
        <w:t xml:space="preserve"> </w:t>
      </w:r>
      <w:r w:rsidRPr="00271AAE">
        <w:rPr>
          <w:rFonts w:ascii="Verdana" w:eastAsia="MS PMincho" w:hAnsi="Verdana"/>
          <w:spacing w:val="-3"/>
          <w:sz w:val="20"/>
          <w:szCs w:val="20"/>
        </w:rPr>
        <w:t>co</w:t>
      </w:r>
      <w:r w:rsidRPr="00271AAE">
        <w:rPr>
          <w:rFonts w:ascii="Verdana" w:eastAsia="MS PMincho" w:hAnsi="Verdana"/>
          <w:spacing w:val="-4"/>
          <w:sz w:val="20"/>
          <w:szCs w:val="20"/>
        </w:rPr>
        <w:t>v</w:t>
      </w:r>
      <w:r w:rsidRPr="00271AAE">
        <w:rPr>
          <w:rFonts w:ascii="Verdana" w:eastAsia="MS PMincho" w:hAnsi="Verdana"/>
          <w:spacing w:val="-1"/>
          <w:sz w:val="20"/>
          <w:szCs w:val="20"/>
        </w:rPr>
        <w:t>e</w:t>
      </w:r>
      <w:r w:rsidRPr="00271AAE">
        <w:rPr>
          <w:rFonts w:ascii="Verdana" w:eastAsia="MS PMincho" w:hAnsi="Verdana"/>
          <w:sz w:val="20"/>
          <w:szCs w:val="20"/>
        </w:rPr>
        <w:t>r</w:t>
      </w:r>
      <w:r w:rsidRPr="00271AAE">
        <w:rPr>
          <w:rFonts w:ascii="Verdana" w:eastAsia="MS PMincho" w:hAnsi="Verdana"/>
          <w:spacing w:val="-10"/>
          <w:sz w:val="20"/>
          <w:szCs w:val="20"/>
        </w:rPr>
        <w:t xml:space="preserve"> </w:t>
      </w:r>
      <w:r w:rsidRPr="00271AAE">
        <w:rPr>
          <w:rFonts w:ascii="Verdana" w:eastAsia="MS PMincho" w:hAnsi="Verdana"/>
          <w:sz w:val="20"/>
          <w:szCs w:val="20"/>
        </w:rPr>
        <w:t>or</w:t>
      </w:r>
      <w:r w:rsidRPr="00271AAE">
        <w:rPr>
          <w:rFonts w:ascii="Verdana" w:eastAsia="MS PMincho" w:hAnsi="Verdana"/>
          <w:spacing w:val="5"/>
          <w:sz w:val="20"/>
          <w:szCs w:val="20"/>
        </w:rPr>
        <w:t xml:space="preserve"> </w:t>
      </w:r>
      <w:r w:rsidRPr="00271AAE">
        <w:rPr>
          <w:rFonts w:ascii="Verdana" w:eastAsia="MS PMincho" w:hAnsi="Verdana"/>
          <w:sz w:val="20"/>
          <w:szCs w:val="20"/>
        </w:rPr>
        <w:t>equ</w:t>
      </w:r>
      <w:r w:rsidRPr="00271AAE">
        <w:rPr>
          <w:rFonts w:ascii="Verdana" w:eastAsia="MS PMincho" w:hAnsi="Verdana"/>
          <w:spacing w:val="-2"/>
          <w:sz w:val="20"/>
          <w:szCs w:val="20"/>
        </w:rPr>
        <w:t>i</w:t>
      </w:r>
      <w:r w:rsidRPr="00271AAE">
        <w:rPr>
          <w:rFonts w:ascii="Verdana" w:eastAsia="MS PMincho" w:hAnsi="Verdana"/>
          <w:sz w:val="20"/>
          <w:szCs w:val="20"/>
        </w:rPr>
        <w:t>valent</w:t>
      </w:r>
      <w:r w:rsidRPr="00271AAE">
        <w:rPr>
          <w:rFonts w:ascii="Verdana" w:eastAsia="MS PMincho" w:hAnsi="Verdana"/>
          <w:spacing w:val="-5"/>
          <w:sz w:val="20"/>
          <w:szCs w:val="20"/>
        </w:rPr>
        <w:t xml:space="preserve"> </w:t>
      </w:r>
      <w:r w:rsidRPr="00271AAE">
        <w:rPr>
          <w:rFonts w:ascii="Verdana" w:eastAsia="MS PMincho" w:hAnsi="Verdana"/>
          <w:sz w:val="20"/>
          <w:szCs w:val="20"/>
        </w:rPr>
        <w:t>and</w:t>
      </w:r>
      <w:r w:rsidRPr="00271AAE">
        <w:rPr>
          <w:rFonts w:ascii="Verdana" w:eastAsia="MS PMincho" w:hAnsi="Verdana"/>
          <w:spacing w:val="7"/>
          <w:sz w:val="20"/>
          <w:szCs w:val="20"/>
        </w:rPr>
        <w:t xml:space="preserve"> </w:t>
      </w:r>
      <w:r w:rsidRPr="00271AAE">
        <w:rPr>
          <w:rFonts w:ascii="Verdana" w:eastAsia="MS PMincho" w:hAnsi="Verdana"/>
          <w:w w:val="95"/>
          <w:sz w:val="20"/>
          <w:szCs w:val="20"/>
        </w:rPr>
        <w:t>fideli</w:t>
      </w:r>
      <w:r w:rsidRPr="00271AAE">
        <w:rPr>
          <w:rFonts w:ascii="Verdana" w:eastAsia="MS PMincho" w:hAnsi="Verdana"/>
          <w:spacing w:val="3"/>
          <w:w w:val="95"/>
          <w:sz w:val="20"/>
          <w:szCs w:val="20"/>
        </w:rPr>
        <w:t>t</w:t>
      </w:r>
      <w:r w:rsidRPr="00271AAE">
        <w:rPr>
          <w:rFonts w:ascii="Verdana" w:eastAsia="MS PMincho" w:hAnsi="Verdana"/>
          <w:w w:val="95"/>
          <w:sz w:val="20"/>
          <w:szCs w:val="20"/>
        </w:rPr>
        <w:t>y</w:t>
      </w:r>
      <w:r w:rsidRPr="00271AAE">
        <w:rPr>
          <w:rFonts w:ascii="Verdana" w:eastAsia="MS PMincho" w:hAnsi="Verdana"/>
          <w:spacing w:val="3"/>
          <w:w w:val="95"/>
          <w:sz w:val="20"/>
          <w:szCs w:val="20"/>
        </w:rPr>
        <w:t xml:space="preserve"> </w:t>
      </w:r>
      <w:r w:rsidRPr="00271AAE">
        <w:rPr>
          <w:rFonts w:ascii="Verdana" w:eastAsia="MS PMincho" w:hAnsi="Verdana"/>
          <w:sz w:val="20"/>
          <w:szCs w:val="20"/>
        </w:rPr>
        <w:t>insu</w:t>
      </w:r>
      <w:r w:rsidRPr="00271AAE">
        <w:rPr>
          <w:rFonts w:ascii="Verdana" w:eastAsia="MS PMincho" w:hAnsi="Verdana"/>
          <w:spacing w:val="2"/>
          <w:sz w:val="20"/>
          <w:szCs w:val="20"/>
        </w:rPr>
        <w:t>r</w:t>
      </w:r>
      <w:r w:rsidRPr="00271AAE">
        <w:rPr>
          <w:rFonts w:ascii="Verdana" w:eastAsia="MS PMincho" w:hAnsi="Verdana"/>
          <w:sz w:val="20"/>
          <w:szCs w:val="20"/>
        </w:rPr>
        <w:t>an</w:t>
      </w:r>
      <w:r w:rsidRPr="00271AAE">
        <w:rPr>
          <w:rFonts w:ascii="Verdana" w:eastAsia="MS PMincho" w:hAnsi="Verdana"/>
          <w:spacing w:val="-3"/>
          <w:sz w:val="20"/>
          <w:szCs w:val="20"/>
        </w:rPr>
        <w:t>c</w:t>
      </w:r>
      <w:r w:rsidRPr="00271AAE">
        <w:rPr>
          <w:rFonts w:ascii="Verdana" w:eastAsia="MS PMincho" w:hAnsi="Verdana"/>
          <w:sz w:val="20"/>
          <w:szCs w:val="20"/>
        </w:rPr>
        <w:t xml:space="preserve">e </w:t>
      </w:r>
      <w:r w:rsidRPr="00271AAE">
        <w:rPr>
          <w:rFonts w:ascii="Verdana" w:eastAsia="MS PMincho" w:hAnsi="Verdana"/>
          <w:spacing w:val="-3"/>
          <w:sz w:val="20"/>
          <w:szCs w:val="20"/>
        </w:rPr>
        <w:t>co</w:t>
      </w:r>
      <w:r w:rsidRPr="00271AAE">
        <w:rPr>
          <w:rFonts w:ascii="Verdana" w:eastAsia="MS PMincho" w:hAnsi="Verdana"/>
          <w:spacing w:val="-4"/>
          <w:sz w:val="20"/>
          <w:szCs w:val="20"/>
        </w:rPr>
        <w:t>v</w:t>
      </w:r>
      <w:r w:rsidRPr="00271AAE">
        <w:rPr>
          <w:rFonts w:ascii="Verdana" w:eastAsia="MS PMincho" w:hAnsi="Verdana"/>
          <w:spacing w:val="-1"/>
          <w:sz w:val="20"/>
          <w:szCs w:val="20"/>
        </w:rPr>
        <w:t>e</w:t>
      </w:r>
      <w:r w:rsidRPr="00271AAE">
        <w:rPr>
          <w:rFonts w:ascii="Verdana" w:eastAsia="MS PMincho" w:hAnsi="Verdana"/>
          <w:sz w:val="20"/>
          <w:szCs w:val="20"/>
        </w:rPr>
        <w:t>r</w:t>
      </w:r>
      <w:r w:rsidRPr="00271AAE">
        <w:rPr>
          <w:rFonts w:ascii="Verdana" w:eastAsia="MS PMincho" w:hAnsi="Verdana"/>
          <w:spacing w:val="-15"/>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4"/>
          <w:sz w:val="20"/>
          <w:szCs w:val="20"/>
        </w:rPr>
        <w:t xml:space="preserve"> </w:t>
      </w:r>
      <w:r w:rsidRPr="00271AAE">
        <w:rPr>
          <w:rFonts w:ascii="Verdana" w:eastAsia="MS PMincho" w:hAnsi="Verdana"/>
          <w:sz w:val="20"/>
          <w:szCs w:val="20"/>
        </w:rPr>
        <w:t>p</w:t>
      </w:r>
      <w:r w:rsidRPr="00271AAE">
        <w:rPr>
          <w:rFonts w:ascii="Verdana" w:eastAsia="MS PMincho" w:hAnsi="Verdana"/>
          <w:spacing w:val="-3"/>
          <w:sz w:val="20"/>
          <w:szCs w:val="20"/>
        </w:rPr>
        <w:t>r</w:t>
      </w:r>
      <w:r w:rsidRPr="00271AAE">
        <w:rPr>
          <w:rFonts w:ascii="Verdana" w:eastAsia="MS PMincho" w:hAnsi="Verdana"/>
          <w:sz w:val="20"/>
          <w:szCs w:val="20"/>
        </w:rPr>
        <w:t>o</w:t>
      </w:r>
      <w:r w:rsidRPr="00271AAE">
        <w:rPr>
          <w:rFonts w:ascii="Verdana" w:eastAsia="MS PMincho" w:hAnsi="Verdana"/>
          <w:spacing w:val="-2"/>
          <w:sz w:val="20"/>
          <w:szCs w:val="20"/>
        </w:rPr>
        <w:t>t</w:t>
      </w:r>
      <w:r w:rsidRPr="00271AAE">
        <w:rPr>
          <w:rFonts w:ascii="Verdana" w:eastAsia="MS PMincho" w:hAnsi="Verdana"/>
          <w:sz w:val="20"/>
          <w:szCs w:val="20"/>
        </w:rPr>
        <w:t>ect</w:t>
      </w:r>
      <w:r w:rsidRPr="00271AAE">
        <w:rPr>
          <w:rFonts w:ascii="Verdana" w:eastAsia="MS PMincho" w:hAnsi="Verdana"/>
          <w:spacing w:val="3"/>
          <w:sz w:val="20"/>
          <w:szCs w:val="20"/>
        </w:rPr>
        <w:t xml:space="preserve"> </w:t>
      </w:r>
      <w:r w:rsidRPr="00271AAE">
        <w:rPr>
          <w:rFonts w:ascii="Verdana" w:eastAsia="MS PMincho" w:hAnsi="Verdana"/>
          <w:sz w:val="20"/>
          <w:szCs w:val="20"/>
        </w:rPr>
        <w:t>client</w:t>
      </w:r>
      <w:r w:rsidRPr="00271AAE">
        <w:rPr>
          <w:rFonts w:ascii="Verdana" w:eastAsia="MS PMincho" w:hAnsi="Verdana"/>
          <w:spacing w:val="-9"/>
          <w:sz w:val="20"/>
          <w:szCs w:val="20"/>
        </w:rPr>
        <w:t xml:space="preserve"> </w:t>
      </w:r>
      <w:r w:rsidRPr="00271AAE">
        <w:rPr>
          <w:rFonts w:ascii="Verdana" w:eastAsia="MS PMincho" w:hAnsi="Verdana"/>
          <w:sz w:val="20"/>
          <w:szCs w:val="20"/>
        </w:rPr>
        <w:t>mon</w:t>
      </w:r>
      <w:r w:rsidRPr="00271AAE">
        <w:rPr>
          <w:rFonts w:ascii="Verdana" w:eastAsia="MS PMincho" w:hAnsi="Verdana"/>
          <w:spacing w:val="2"/>
          <w:sz w:val="20"/>
          <w:szCs w:val="20"/>
        </w:rPr>
        <w:t>e</w:t>
      </w:r>
      <w:r w:rsidRPr="00271AAE">
        <w:rPr>
          <w:rFonts w:ascii="Verdana" w:eastAsia="MS PMincho" w:hAnsi="Verdana"/>
          <w:spacing w:val="-15"/>
          <w:sz w:val="20"/>
          <w:szCs w:val="20"/>
        </w:rPr>
        <w:t>y</w:t>
      </w:r>
      <w:r w:rsidRPr="00271AAE">
        <w:rPr>
          <w:rFonts w:ascii="Verdana" w:eastAsia="MS PMincho" w:hAnsi="Verdana"/>
          <w:sz w:val="20"/>
          <w:szCs w:val="20"/>
        </w:rPr>
        <w:t>.</w:t>
      </w:r>
    </w:p>
    <w:p w14:paraId="1B9B2048" w14:textId="77777777" w:rsidR="00262607" w:rsidRPr="00271AAE" w:rsidRDefault="00262607" w:rsidP="00A94CD3">
      <w:pPr>
        <w:widowControl w:val="0"/>
        <w:autoSpaceDE w:val="0"/>
        <w:autoSpaceDN w:val="0"/>
        <w:adjustRightInd w:val="0"/>
        <w:spacing w:line="243" w:lineRule="auto"/>
        <w:ind w:left="681" w:right="-35" w:hanging="567"/>
        <w:rPr>
          <w:rFonts w:ascii="Verdana" w:eastAsia="MS PMincho" w:hAnsi="Verdana"/>
          <w:sz w:val="20"/>
          <w:szCs w:val="20"/>
        </w:rPr>
      </w:pPr>
    </w:p>
    <w:p w14:paraId="293217B7" w14:textId="77777777" w:rsidR="00262607" w:rsidRPr="00271AAE" w:rsidRDefault="00262607" w:rsidP="005B0C52">
      <w:pPr>
        <w:widowControl w:val="0"/>
        <w:autoSpaceDE w:val="0"/>
        <w:autoSpaceDN w:val="0"/>
        <w:adjustRightInd w:val="0"/>
        <w:spacing w:line="242" w:lineRule="auto"/>
        <w:ind w:right="-34"/>
        <w:rPr>
          <w:rFonts w:ascii="Verdana" w:eastAsia="MS PMincho" w:hAnsi="Verdana"/>
          <w:sz w:val="20"/>
          <w:szCs w:val="20"/>
        </w:rPr>
      </w:pPr>
      <w:r w:rsidRPr="00271AAE">
        <w:rPr>
          <w:rFonts w:ascii="Verdana" w:eastAsia="MS PMincho" w:hAnsi="Verdana"/>
          <w:spacing w:val="-27"/>
          <w:w w:val="94"/>
          <w:sz w:val="20"/>
          <w:szCs w:val="20"/>
        </w:rPr>
        <w:t>Y</w:t>
      </w:r>
      <w:r w:rsidRPr="00271AAE">
        <w:rPr>
          <w:rFonts w:ascii="Verdana" w:eastAsia="MS PMincho" w:hAnsi="Verdana"/>
          <w:w w:val="94"/>
          <w:sz w:val="20"/>
          <w:szCs w:val="20"/>
        </w:rPr>
        <w:t>ou</w:t>
      </w:r>
      <w:r w:rsidRPr="00271AAE">
        <w:rPr>
          <w:rFonts w:ascii="Verdana" w:eastAsia="MS PMincho" w:hAnsi="Verdana"/>
          <w:spacing w:val="2"/>
          <w:w w:val="94"/>
          <w:sz w:val="20"/>
          <w:szCs w:val="20"/>
        </w:rPr>
        <w:t xml:space="preserve"> </w:t>
      </w:r>
      <w:r w:rsidRPr="00271AAE">
        <w:rPr>
          <w:rFonts w:ascii="Verdana" w:eastAsia="MS PMincho" w:hAnsi="Verdana"/>
          <w:sz w:val="20"/>
          <w:szCs w:val="20"/>
        </w:rPr>
        <w:t>m</w:t>
      </w:r>
      <w:r w:rsidRPr="00271AAE">
        <w:rPr>
          <w:rFonts w:ascii="Verdana" w:eastAsia="MS PMincho" w:hAnsi="Verdana"/>
          <w:spacing w:val="-4"/>
          <w:sz w:val="20"/>
          <w:szCs w:val="20"/>
        </w:rPr>
        <w:t>a</w:t>
      </w:r>
      <w:r w:rsidRPr="00271AAE">
        <w:rPr>
          <w:rFonts w:ascii="Verdana" w:eastAsia="MS PMincho" w:hAnsi="Verdana"/>
          <w:sz w:val="20"/>
          <w:szCs w:val="20"/>
        </w:rPr>
        <w:t>y</w:t>
      </w:r>
      <w:r w:rsidRPr="00271AAE">
        <w:rPr>
          <w:rFonts w:ascii="Verdana" w:eastAsia="MS PMincho" w:hAnsi="Verdana"/>
          <w:spacing w:val="-10"/>
          <w:sz w:val="20"/>
          <w:szCs w:val="20"/>
        </w:rPr>
        <w:t xml:space="preserve"> </w:t>
      </w:r>
      <w:r w:rsidRPr="00271AAE">
        <w:rPr>
          <w:rFonts w:ascii="Verdana" w:eastAsia="MS PMincho" w:hAnsi="Verdana"/>
          <w:w w:val="95"/>
          <w:sz w:val="20"/>
          <w:szCs w:val="20"/>
        </w:rPr>
        <w:t>a</w:t>
      </w:r>
      <w:r w:rsidRPr="00271AAE">
        <w:rPr>
          <w:rFonts w:ascii="Verdana" w:eastAsia="MS PMincho" w:hAnsi="Verdana"/>
          <w:spacing w:val="-2"/>
          <w:w w:val="95"/>
          <w:sz w:val="20"/>
          <w:szCs w:val="20"/>
        </w:rPr>
        <w:t>d</w:t>
      </w:r>
      <w:r w:rsidRPr="00271AAE">
        <w:rPr>
          <w:rFonts w:ascii="Verdana" w:eastAsia="MS PMincho" w:hAnsi="Verdana"/>
          <w:spacing w:val="4"/>
          <w:w w:val="95"/>
          <w:sz w:val="20"/>
          <w:szCs w:val="20"/>
        </w:rPr>
        <w:t>v</w:t>
      </w:r>
      <w:r w:rsidRPr="00271AAE">
        <w:rPr>
          <w:rFonts w:ascii="Verdana" w:eastAsia="MS PMincho" w:hAnsi="Verdana"/>
          <w:w w:val="95"/>
          <w:sz w:val="20"/>
          <w:szCs w:val="20"/>
        </w:rPr>
        <w:t>ise</w:t>
      </w:r>
      <w:r w:rsidRPr="00271AAE">
        <w:rPr>
          <w:rFonts w:ascii="Verdana" w:eastAsia="MS PMincho" w:hAnsi="Verdana"/>
          <w:spacing w:val="3"/>
          <w:w w:val="95"/>
          <w:sz w:val="20"/>
          <w:szCs w:val="20"/>
        </w:rPr>
        <w:t xml:space="preserve"> </w:t>
      </w:r>
      <w:r w:rsidR="00176F41" w:rsidRPr="00271AAE">
        <w:rPr>
          <w:rFonts w:ascii="Verdana" w:eastAsia="MS PMincho" w:hAnsi="Verdana"/>
          <w:spacing w:val="-2"/>
          <w:sz w:val="20"/>
          <w:szCs w:val="20"/>
        </w:rPr>
        <w:t>leaseholders</w:t>
      </w:r>
      <w:r w:rsidRPr="00271AAE">
        <w:rPr>
          <w:rFonts w:ascii="Verdana" w:eastAsia="MS PMincho" w:hAnsi="Verdana"/>
          <w:spacing w:val="9"/>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5"/>
          <w:sz w:val="20"/>
          <w:szCs w:val="20"/>
        </w:rPr>
        <w:t xml:space="preserve"> </w:t>
      </w:r>
      <w:r w:rsidRPr="00271AAE">
        <w:rPr>
          <w:rFonts w:ascii="Verdana" w:eastAsia="MS PMincho" w:hAnsi="Verdana"/>
          <w:w w:val="94"/>
          <w:sz w:val="20"/>
          <w:szCs w:val="20"/>
        </w:rPr>
        <w:t>seek</w:t>
      </w:r>
      <w:r w:rsidRPr="00271AAE">
        <w:rPr>
          <w:rFonts w:ascii="Verdana" w:eastAsia="MS PMincho" w:hAnsi="Verdana"/>
          <w:spacing w:val="-1"/>
          <w:w w:val="94"/>
          <w:sz w:val="20"/>
          <w:szCs w:val="20"/>
        </w:rPr>
        <w:t xml:space="preserve"> </w:t>
      </w:r>
      <w:r w:rsidRPr="00271AAE">
        <w:rPr>
          <w:rFonts w:ascii="Verdana" w:eastAsia="MS PMincho" w:hAnsi="Verdana"/>
          <w:sz w:val="20"/>
          <w:szCs w:val="20"/>
        </w:rPr>
        <w:t>a</w:t>
      </w:r>
      <w:r w:rsidRPr="00271AAE">
        <w:rPr>
          <w:rFonts w:ascii="Verdana" w:eastAsia="MS PMincho" w:hAnsi="Verdana"/>
          <w:spacing w:val="-2"/>
          <w:sz w:val="20"/>
          <w:szCs w:val="20"/>
        </w:rPr>
        <w:t>d</w:t>
      </w:r>
      <w:r w:rsidRPr="00271AAE">
        <w:rPr>
          <w:rFonts w:ascii="Verdana" w:eastAsia="MS PMincho" w:hAnsi="Verdana"/>
          <w:spacing w:val="4"/>
          <w:sz w:val="20"/>
          <w:szCs w:val="20"/>
        </w:rPr>
        <w:t>v</w:t>
      </w:r>
      <w:r w:rsidRPr="00271AAE">
        <w:rPr>
          <w:rFonts w:ascii="Verdana" w:eastAsia="MS PMincho" w:hAnsi="Verdana"/>
          <w:sz w:val="20"/>
          <w:szCs w:val="20"/>
        </w:rPr>
        <w:t>i</w:t>
      </w:r>
      <w:r w:rsidRPr="00271AAE">
        <w:rPr>
          <w:rFonts w:ascii="Verdana" w:eastAsia="MS PMincho" w:hAnsi="Verdana"/>
          <w:spacing w:val="-3"/>
          <w:sz w:val="20"/>
          <w:szCs w:val="20"/>
        </w:rPr>
        <w:t>c</w:t>
      </w:r>
      <w:r w:rsidRPr="00271AAE">
        <w:rPr>
          <w:rFonts w:ascii="Verdana" w:eastAsia="MS PMincho" w:hAnsi="Verdana"/>
          <w:sz w:val="20"/>
          <w:szCs w:val="20"/>
        </w:rPr>
        <w:t>e</w:t>
      </w:r>
      <w:r w:rsidRPr="00271AAE">
        <w:rPr>
          <w:rFonts w:ascii="Verdana" w:eastAsia="MS PMincho" w:hAnsi="Verdana"/>
          <w:spacing w:val="-19"/>
          <w:sz w:val="20"/>
          <w:szCs w:val="20"/>
        </w:rPr>
        <w:t xml:space="preserve"> </w:t>
      </w:r>
      <w:r w:rsidRPr="00271AAE">
        <w:rPr>
          <w:rFonts w:ascii="Verdana" w:eastAsia="MS PMincho" w:hAnsi="Verdana"/>
          <w:sz w:val="20"/>
          <w:szCs w:val="20"/>
        </w:rPr>
        <w:t>whe</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9"/>
          <w:sz w:val="20"/>
          <w:szCs w:val="20"/>
        </w:rPr>
        <w:t xml:space="preserve"> </w:t>
      </w:r>
      <w:r w:rsidRPr="00271AAE">
        <w:rPr>
          <w:rFonts w:ascii="Verdana" w:eastAsia="MS PMincho" w:hAnsi="Verdana"/>
          <w:spacing w:val="-4"/>
          <w:sz w:val="20"/>
          <w:szCs w:val="20"/>
        </w:rPr>
        <w:t>y</w:t>
      </w:r>
      <w:r w:rsidRPr="00271AAE">
        <w:rPr>
          <w:rFonts w:ascii="Verdana" w:eastAsia="MS PMincho" w:hAnsi="Verdana"/>
          <w:sz w:val="20"/>
          <w:szCs w:val="20"/>
        </w:rPr>
        <w:t>ou</w:t>
      </w:r>
      <w:r w:rsidRPr="00271AAE">
        <w:rPr>
          <w:rFonts w:ascii="Verdana" w:eastAsia="MS PMincho" w:hAnsi="Verdana"/>
          <w:spacing w:val="-5"/>
          <w:sz w:val="20"/>
          <w:szCs w:val="20"/>
        </w:rPr>
        <w:t xml:space="preserve"> </w:t>
      </w:r>
      <w:r w:rsidRPr="00271AAE">
        <w:rPr>
          <w:rFonts w:ascii="Verdana" w:eastAsia="MS PMincho" w:hAnsi="Verdana"/>
          <w:sz w:val="20"/>
          <w:szCs w:val="20"/>
        </w:rPr>
        <w:t>think</w:t>
      </w:r>
      <w:r w:rsidRPr="00271AAE">
        <w:rPr>
          <w:rFonts w:ascii="Verdana" w:eastAsia="MS PMincho" w:hAnsi="Verdana"/>
          <w:spacing w:val="12"/>
          <w:sz w:val="20"/>
          <w:szCs w:val="20"/>
        </w:rPr>
        <w:t xml:space="preserve"> </w:t>
      </w:r>
      <w:r w:rsidRPr="00271AAE">
        <w:rPr>
          <w:rFonts w:ascii="Verdana" w:eastAsia="MS PMincho" w:hAnsi="Verdana"/>
          <w:sz w:val="20"/>
          <w:szCs w:val="20"/>
        </w:rPr>
        <w:t>th</w:t>
      </w:r>
      <w:r w:rsidRPr="00271AAE">
        <w:rPr>
          <w:rFonts w:ascii="Verdana" w:eastAsia="MS PMincho" w:hAnsi="Verdana"/>
          <w:spacing w:val="2"/>
          <w:sz w:val="20"/>
          <w:szCs w:val="20"/>
        </w:rPr>
        <w:t>e</w:t>
      </w:r>
      <w:r w:rsidRPr="00271AAE">
        <w:rPr>
          <w:rFonts w:ascii="Verdana" w:eastAsia="MS PMincho" w:hAnsi="Verdana"/>
          <w:sz w:val="20"/>
          <w:szCs w:val="20"/>
        </w:rPr>
        <w:t>y</w:t>
      </w:r>
      <w:r w:rsidRPr="00271AAE">
        <w:rPr>
          <w:rFonts w:ascii="Verdana" w:eastAsia="MS PMincho" w:hAnsi="Verdana"/>
          <w:spacing w:val="-10"/>
          <w:sz w:val="20"/>
          <w:szCs w:val="20"/>
        </w:rPr>
        <w:t xml:space="preserve"> </w:t>
      </w:r>
      <w:r w:rsidRPr="00271AAE">
        <w:rPr>
          <w:rFonts w:ascii="Verdana" w:eastAsia="MS PMincho" w:hAnsi="Verdana"/>
          <w:sz w:val="20"/>
          <w:szCs w:val="20"/>
        </w:rPr>
        <w:t>m</w:t>
      </w:r>
      <w:r w:rsidRPr="00271AAE">
        <w:rPr>
          <w:rFonts w:ascii="Verdana" w:eastAsia="MS PMincho" w:hAnsi="Verdana"/>
          <w:spacing w:val="-4"/>
          <w:sz w:val="20"/>
          <w:szCs w:val="20"/>
        </w:rPr>
        <w:t>a</w:t>
      </w:r>
      <w:r w:rsidRPr="00271AAE">
        <w:rPr>
          <w:rFonts w:ascii="Verdana" w:eastAsia="MS PMincho" w:hAnsi="Verdana"/>
          <w:sz w:val="20"/>
          <w:szCs w:val="20"/>
        </w:rPr>
        <w:t>y</w:t>
      </w:r>
      <w:r w:rsidRPr="00271AAE">
        <w:rPr>
          <w:rFonts w:ascii="Verdana" w:eastAsia="MS PMincho" w:hAnsi="Verdana"/>
          <w:spacing w:val="-10"/>
          <w:sz w:val="20"/>
          <w:szCs w:val="20"/>
        </w:rPr>
        <w:t xml:space="preserve"> </w:t>
      </w:r>
      <w:r w:rsidRPr="00271AAE">
        <w:rPr>
          <w:rFonts w:ascii="Verdana" w:eastAsia="MS PMincho" w:hAnsi="Verdana"/>
          <w:sz w:val="20"/>
          <w:szCs w:val="20"/>
        </w:rPr>
        <w:t>h</w:t>
      </w:r>
      <w:r w:rsidRPr="00271AAE">
        <w:rPr>
          <w:rFonts w:ascii="Verdana" w:eastAsia="MS PMincho" w:hAnsi="Verdana"/>
          <w:spacing w:val="-4"/>
          <w:sz w:val="20"/>
          <w:szCs w:val="20"/>
        </w:rPr>
        <w:t>av</w:t>
      </w:r>
      <w:r w:rsidRPr="00271AAE">
        <w:rPr>
          <w:rFonts w:ascii="Verdana" w:eastAsia="MS PMincho" w:hAnsi="Verdana"/>
          <w:sz w:val="20"/>
          <w:szCs w:val="20"/>
        </w:rPr>
        <w:t>e</w:t>
      </w:r>
      <w:r w:rsidRPr="00271AAE">
        <w:rPr>
          <w:rFonts w:ascii="Verdana" w:eastAsia="MS PMincho" w:hAnsi="Verdana"/>
          <w:spacing w:val="-16"/>
          <w:sz w:val="20"/>
          <w:szCs w:val="20"/>
        </w:rPr>
        <w:t xml:space="preserve"> </w:t>
      </w:r>
      <w:r w:rsidRPr="00271AAE">
        <w:rPr>
          <w:rFonts w:ascii="Verdana" w:eastAsia="MS PMincho" w:hAnsi="Verdana"/>
          <w:sz w:val="20"/>
          <w:szCs w:val="20"/>
        </w:rPr>
        <w:t>a</w:t>
      </w:r>
      <w:r w:rsidRPr="00271AAE">
        <w:rPr>
          <w:rFonts w:ascii="Verdana" w:eastAsia="MS PMincho" w:hAnsi="Verdana"/>
          <w:spacing w:val="-2"/>
          <w:sz w:val="20"/>
          <w:szCs w:val="20"/>
        </w:rPr>
        <w:t xml:space="preserve"> </w:t>
      </w:r>
      <w:r w:rsidRPr="00271AAE">
        <w:rPr>
          <w:rFonts w:ascii="Verdana" w:eastAsia="MS PMincho" w:hAnsi="Verdana"/>
          <w:spacing w:val="3"/>
          <w:sz w:val="20"/>
          <w:szCs w:val="20"/>
        </w:rPr>
        <w:t>r</w:t>
      </w:r>
      <w:r w:rsidRPr="00271AAE">
        <w:rPr>
          <w:rFonts w:ascii="Verdana" w:eastAsia="MS PMincho" w:hAnsi="Verdana"/>
          <w:sz w:val="20"/>
          <w:szCs w:val="20"/>
        </w:rPr>
        <w:t>i</w:t>
      </w:r>
      <w:r w:rsidRPr="00271AAE">
        <w:rPr>
          <w:rFonts w:ascii="Verdana" w:eastAsia="MS PMincho" w:hAnsi="Verdana"/>
          <w:spacing w:val="3"/>
          <w:sz w:val="20"/>
          <w:szCs w:val="20"/>
        </w:rPr>
        <w:t>g</w:t>
      </w:r>
      <w:r w:rsidRPr="00271AAE">
        <w:rPr>
          <w:rFonts w:ascii="Verdana" w:eastAsia="MS PMincho" w:hAnsi="Verdana"/>
          <w:sz w:val="20"/>
          <w:szCs w:val="20"/>
        </w:rPr>
        <w:t>ht</w:t>
      </w:r>
      <w:r w:rsidRPr="00271AAE">
        <w:rPr>
          <w:rFonts w:ascii="Verdana" w:eastAsia="MS PMincho" w:hAnsi="Verdana"/>
          <w:spacing w:val="3"/>
          <w:sz w:val="20"/>
          <w:szCs w:val="20"/>
        </w:rPr>
        <w:t xml:space="preserve"> </w:t>
      </w:r>
      <w:r w:rsidRPr="00271AAE">
        <w:rPr>
          <w:rFonts w:ascii="Verdana" w:eastAsia="MS PMincho" w:hAnsi="Verdana"/>
          <w:spacing w:val="-2"/>
          <w:w w:val="111"/>
          <w:sz w:val="20"/>
          <w:szCs w:val="20"/>
        </w:rPr>
        <w:t>t</w:t>
      </w:r>
      <w:r w:rsidRPr="00271AAE">
        <w:rPr>
          <w:rFonts w:ascii="Verdana" w:eastAsia="MS PMincho" w:hAnsi="Verdana"/>
          <w:w w:val="103"/>
          <w:sz w:val="20"/>
          <w:szCs w:val="20"/>
        </w:rPr>
        <w:t>o</w:t>
      </w:r>
      <w:r w:rsidRPr="00271AAE">
        <w:rPr>
          <w:rFonts w:ascii="Verdana" w:eastAsia="MS PMincho" w:hAnsi="Verdana"/>
          <w:spacing w:val="-5"/>
          <w:sz w:val="20"/>
          <w:szCs w:val="20"/>
        </w:rPr>
        <w:t xml:space="preserve"> </w:t>
      </w:r>
      <w:r w:rsidRPr="00271AAE">
        <w:rPr>
          <w:rFonts w:ascii="Verdana" w:eastAsia="MS PMincho" w:hAnsi="Verdana"/>
          <w:sz w:val="20"/>
          <w:szCs w:val="20"/>
        </w:rPr>
        <w:t>housing</w:t>
      </w:r>
      <w:r w:rsidRPr="00271AAE">
        <w:rPr>
          <w:rFonts w:ascii="Verdana" w:eastAsia="MS PMincho" w:hAnsi="Verdana"/>
          <w:spacing w:val="1"/>
          <w:sz w:val="20"/>
          <w:szCs w:val="20"/>
        </w:rPr>
        <w:t xml:space="preserve"> </w:t>
      </w:r>
      <w:r w:rsidRPr="00271AAE">
        <w:rPr>
          <w:rFonts w:ascii="Verdana" w:eastAsia="MS PMincho" w:hAnsi="Verdana"/>
          <w:sz w:val="20"/>
          <w:szCs w:val="20"/>
        </w:rPr>
        <w:t>benefit</w:t>
      </w:r>
      <w:r w:rsidRPr="00271AAE">
        <w:rPr>
          <w:rFonts w:ascii="Verdana" w:eastAsia="MS PMincho" w:hAnsi="Verdana"/>
          <w:spacing w:val="-11"/>
          <w:sz w:val="20"/>
          <w:szCs w:val="20"/>
        </w:rPr>
        <w:t xml:space="preserve"> </w:t>
      </w:r>
      <w:r w:rsidRPr="00271AAE">
        <w:rPr>
          <w:rFonts w:ascii="Verdana" w:eastAsia="MS PMincho" w:hAnsi="Verdana"/>
          <w:sz w:val="20"/>
          <w:szCs w:val="20"/>
        </w:rPr>
        <w:t>and</w:t>
      </w:r>
      <w:r w:rsidRPr="00271AAE">
        <w:rPr>
          <w:rFonts w:ascii="Verdana" w:eastAsia="MS PMincho" w:hAnsi="Verdana"/>
          <w:spacing w:val="7"/>
          <w:sz w:val="20"/>
          <w:szCs w:val="20"/>
        </w:rPr>
        <w:t xml:space="preserve"> </w:t>
      </w:r>
      <w:r w:rsidRPr="00271AAE">
        <w:rPr>
          <w:rFonts w:ascii="Verdana" w:eastAsia="MS PMincho" w:hAnsi="Verdana"/>
          <w:sz w:val="20"/>
          <w:szCs w:val="20"/>
        </w:rPr>
        <w:t>other</w:t>
      </w:r>
      <w:r w:rsidRPr="00271AAE">
        <w:rPr>
          <w:rFonts w:ascii="Verdana" w:eastAsia="MS PMincho" w:hAnsi="Verdana"/>
          <w:spacing w:val="11"/>
          <w:sz w:val="20"/>
          <w:szCs w:val="20"/>
        </w:rPr>
        <w:t xml:space="preserve"> </w:t>
      </w:r>
      <w:r w:rsidRPr="00271AAE">
        <w:rPr>
          <w:rFonts w:ascii="Verdana" w:eastAsia="MS PMincho" w:hAnsi="Verdana"/>
          <w:sz w:val="20"/>
          <w:szCs w:val="20"/>
        </w:rPr>
        <w:t>statu</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6"/>
          <w:sz w:val="20"/>
          <w:szCs w:val="20"/>
        </w:rPr>
        <w:t>r</w:t>
      </w:r>
      <w:r w:rsidRPr="00271AAE">
        <w:rPr>
          <w:rFonts w:ascii="Verdana" w:eastAsia="MS PMincho" w:hAnsi="Verdana"/>
          <w:sz w:val="20"/>
          <w:szCs w:val="20"/>
        </w:rPr>
        <w:t>y</w:t>
      </w:r>
      <w:r w:rsidRPr="00271AAE">
        <w:rPr>
          <w:rFonts w:ascii="Verdana" w:eastAsia="MS PMincho" w:hAnsi="Verdana"/>
          <w:spacing w:val="5"/>
          <w:sz w:val="20"/>
          <w:szCs w:val="20"/>
        </w:rPr>
        <w:t xml:space="preserve"> </w:t>
      </w:r>
      <w:r w:rsidRPr="00271AAE">
        <w:rPr>
          <w:rFonts w:ascii="Verdana" w:eastAsia="MS PMincho" w:hAnsi="Verdana"/>
          <w:sz w:val="20"/>
          <w:szCs w:val="20"/>
        </w:rPr>
        <w:t>benefits.</w:t>
      </w:r>
    </w:p>
    <w:p w14:paraId="01C48BBF" w14:textId="77777777" w:rsidR="00262607" w:rsidRPr="00271AAE" w:rsidRDefault="00262607" w:rsidP="00A94CD3">
      <w:pPr>
        <w:widowControl w:val="0"/>
        <w:autoSpaceDE w:val="0"/>
        <w:autoSpaceDN w:val="0"/>
        <w:adjustRightInd w:val="0"/>
        <w:spacing w:line="243" w:lineRule="auto"/>
        <w:ind w:left="681" w:right="-35" w:hanging="567"/>
        <w:rPr>
          <w:rFonts w:ascii="Verdana" w:eastAsia="MS PMincho" w:hAnsi="Verdana"/>
          <w:sz w:val="20"/>
          <w:szCs w:val="20"/>
        </w:rPr>
      </w:pPr>
    </w:p>
    <w:p w14:paraId="6C31BDB4" w14:textId="77777777" w:rsidR="00262607" w:rsidRPr="00271AAE" w:rsidRDefault="00262607" w:rsidP="005B0C52">
      <w:pPr>
        <w:widowControl w:val="0"/>
        <w:autoSpaceDE w:val="0"/>
        <w:autoSpaceDN w:val="0"/>
        <w:adjustRightInd w:val="0"/>
        <w:ind w:right="-34"/>
        <w:rPr>
          <w:rFonts w:ascii="Verdana" w:eastAsia="MS PMincho" w:hAnsi="Verdana"/>
          <w:w w:val="97"/>
          <w:sz w:val="20"/>
          <w:szCs w:val="20"/>
        </w:rPr>
      </w:pPr>
      <w:r w:rsidRPr="00271AAE">
        <w:rPr>
          <w:rFonts w:ascii="Verdana" w:eastAsia="MS PMincho" w:hAnsi="Verdana"/>
          <w:spacing w:val="-24"/>
          <w:w w:val="93"/>
          <w:sz w:val="20"/>
          <w:szCs w:val="20"/>
        </w:rPr>
        <w:t>Y</w:t>
      </w:r>
      <w:r w:rsidRPr="00271AAE">
        <w:rPr>
          <w:rFonts w:ascii="Verdana" w:eastAsia="MS PMincho" w:hAnsi="Verdana"/>
          <w:spacing w:val="2"/>
          <w:w w:val="93"/>
          <w:sz w:val="20"/>
          <w:szCs w:val="20"/>
        </w:rPr>
        <w:t>o</w:t>
      </w:r>
      <w:r w:rsidRPr="00271AAE">
        <w:rPr>
          <w:rFonts w:ascii="Verdana" w:eastAsia="MS PMincho" w:hAnsi="Verdana"/>
          <w:w w:val="93"/>
          <w:sz w:val="20"/>
          <w:szCs w:val="20"/>
        </w:rPr>
        <w:t>u</w:t>
      </w:r>
      <w:r w:rsidRPr="00271AAE">
        <w:rPr>
          <w:rFonts w:ascii="Verdana" w:eastAsia="MS PMincho" w:hAnsi="Verdana"/>
          <w:spacing w:val="26"/>
          <w:w w:val="93"/>
          <w:sz w:val="20"/>
          <w:szCs w:val="20"/>
        </w:rPr>
        <w:t xml:space="preserve"> </w:t>
      </w:r>
      <w:r w:rsidRPr="00271AAE">
        <w:rPr>
          <w:rFonts w:ascii="Verdana" w:eastAsia="MS PMincho" w:hAnsi="Verdana"/>
          <w:spacing w:val="2"/>
          <w:sz w:val="20"/>
          <w:szCs w:val="20"/>
        </w:rPr>
        <w:t>shoul</w:t>
      </w:r>
      <w:r w:rsidRPr="00271AAE">
        <w:rPr>
          <w:rFonts w:ascii="Verdana" w:eastAsia="MS PMincho" w:hAnsi="Verdana"/>
          <w:sz w:val="20"/>
          <w:szCs w:val="20"/>
        </w:rPr>
        <w:t>d</w:t>
      </w:r>
      <w:r w:rsidRPr="00271AAE">
        <w:rPr>
          <w:rFonts w:ascii="Verdana" w:eastAsia="MS PMincho" w:hAnsi="Verdana"/>
          <w:spacing w:val="30"/>
          <w:sz w:val="20"/>
          <w:szCs w:val="20"/>
        </w:rPr>
        <w:t xml:space="preserve"> </w:t>
      </w:r>
      <w:r w:rsidRPr="00271AAE">
        <w:rPr>
          <w:rFonts w:ascii="Verdana" w:eastAsia="MS PMincho" w:hAnsi="Verdana"/>
          <w:spacing w:val="-1"/>
          <w:sz w:val="20"/>
          <w:szCs w:val="20"/>
        </w:rPr>
        <w:t>c</w:t>
      </w:r>
      <w:r w:rsidRPr="00271AAE">
        <w:rPr>
          <w:rFonts w:ascii="Verdana" w:eastAsia="MS PMincho" w:hAnsi="Verdana"/>
          <w:spacing w:val="1"/>
          <w:sz w:val="20"/>
          <w:szCs w:val="20"/>
        </w:rPr>
        <w:t>o</w:t>
      </w:r>
      <w:r w:rsidRPr="00271AAE">
        <w:rPr>
          <w:rFonts w:ascii="Verdana" w:eastAsia="MS PMincho" w:hAnsi="Verdana"/>
          <w:spacing w:val="2"/>
          <w:sz w:val="20"/>
          <w:szCs w:val="20"/>
        </w:rPr>
        <w:t>nside</w:t>
      </w:r>
      <w:r w:rsidRPr="00271AAE">
        <w:rPr>
          <w:rFonts w:ascii="Verdana" w:eastAsia="MS PMincho" w:hAnsi="Verdana"/>
          <w:sz w:val="20"/>
          <w:szCs w:val="20"/>
        </w:rPr>
        <w:t>r</w:t>
      </w:r>
      <w:r w:rsidRPr="00271AAE">
        <w:rPr>
          <w:rFonts w:ascii="Verdana" w:eastAsia="MS PMincho" w:hAnsi="Verdana"/>
          <w:spacing w:val="23"/>
          <w:sz w:val="20"/>
          <w:szCs w:val="20"/>
        </w:rPr>
        <w:t xml:space="preserve"> </w:t>
      </w:r>
      <w:r w:rsidRPr="00271AAE">
        <w:rPr>
          <w:rFonts w:ascii="Verdana" w:eastAsia="MS PMincho" w:hAnsi="Verdana"/>
          <w:spacing w:val="2"/>
          <w:sz w:val="20"/>
          <w:szCs w:val="20"/>
        </w:rPr>
        <w:t>whe</w:t>
      </w:r>
      <w:r w:rsidRPr="00271AAE">
        <w:rPr>
          <w:rFonts w:ascii="Verdana" w:eastAsia="MS PMincho" w:hAnsi="Verdana"/>
          <w:spacing w:val="-1"/>
          <w:sz w:val="20"/>
          <w:szCs w:val="20"/>
        </w:rPr>
        <w:t>r</w:t>
      </w:r>
      <w:r w:rsidRPr="00271AAE">
        <w:rPr>
          <w:rFonts w:ascii="Verdana" w:eastAsia="MS PMincho" w:hAnsi="Verdana"/>
          <w:sz w:val="20"/>
          <w:szCs w:val="20"/>
        </w:rPr>
        <w:t>e</w:t>
      </w:r>
      <w:r w:rsidRPr="00271AAE">
        <w:rPr>
          <w:rFonts w:ascii="Verdana" w:eastAsia="MS PMincho" w:hAnsi="Verdana"/>
          <w:spacing w:val="16"/>
          <w:sz w:val="20"/>
          <w:szCs w:val="20"/>
        </w:rPr>
        <w:t xml:space="preserve"> </w:t>
      </w:r>
      <w:r w:rsidRPr="00271AAE">
        <w:rPr>
          <w:rFonts w:ascii="Verdana" w:eastAsia="MS PMincho" w:hAnsi="Verdana"/>
          <w:spacing w:val="2"/>
          <w:sz w:val="20"/>
          <w:szCs w:val="20"/>
        </w:rPr>
        <w:t>app</w:t>
      </w:r>
      <w:r w:rsidRPr="00271AAE">
        <w:rPr>
          <w:rFonts w:ascii="Verdana" w:eastAsia="MS PMincho" w:hAnsi="Verdana"/>
          <w:spacing w:val="-1"/>
          <w:sz w:val="20"/>
          <w:szCs w:val="20"/>
        </w:rPr>
        <w:t>r</w:t>
      </w:r>
      <w:r w:rsidRPr="00271AAE">
        <w:rPr>
          <w:rFonts w:ascii="Verdana" w:eastAsia="MS PMincho" w:hAnsi="Verdana"/>
          <w:spacing w:val="1"/>
          <w:sz w:val="20"/>
          <w:szCs w:val="20"/>
        </w:rPr>
        <w:t>op</w:t>
      </w:r>
      <w:r w:rsidRPr="00271AAE">
        <w:rPr>
          <w:rFonts w:ascii="Verdana" w:eastAsia="MS PMincho" w:hAnsi="Verdana"/>
          <w:spacing w:val="5"/>
          <w:sz w:val="20"/>
          <w:szCs w:val="20"/>
        </w:rPr>
        <w:t>r</w:t>
      </w:r>
      <w:r w:rsidRPr="00271AAE">
        <w:rPr>
          <w:rFonts w:ascii="Verdana" w:eastAsia="MS PMincho" w:hAnsi="Verdana"/>
          <w:spacing w:val="2"/>
          <w:sz w:val="20"/>
          <w:szCs w:val="20"/>
        </w:rPr>
        <w:t>ia</w:t>
      </w:r>
      <w:r w:rsidRPr="00271AAE">
        <w:rPr>
          <w:rFonts w:ascii="Verdana" w:eastAsia="MS PMincho" w:hAnsi="Verdana"/>
          <w:sz w:val="20"/>
          <w:szCs w:val="20"/>
        </w:rPr>
        <w:t>te</w:t>
      </w:r>
      <w:r w:rsidRPr="00271AAE">
        <w:rPr>
          <w:rFonts w:ascii="Verdana" w:eastAsia="MS PMincho" w:hAnsi="Verdana"/>
          <w:spacing w:val="43"/>
          <w:sz w:val="20"/>
          <w:szCs w:val="20"/>
        </w:rPr>
        <w:t xml:space="preserve"> </w:t>
      </w:r>
      <w:r w:rsidRPr="00271AAE">
        <w:rPr>
          <w:rFonts w:ascii="Verdana" w:eastAsia="MS PMincho" w:hAnsi="Verdana"/>
          <w:spacing w:val="2"/>
          <w:sz w:val="20"/>
          <w:szCs w:val="20"/>
        </w:rPr>
        <w:t>whethe</w:t>
      </w:r>
      <w:r w:rsidRPr="00271AAE">
        <w:rPr>
          <w:rFonts w:ascii="Verdana" w:eastAsia="MS PMincho" w:hAnsi="Verdana"/>
          <w:sz w:val="20"/>
          <w:szCs w:val="20"/>
        </w:rPr>
        <w:t>r</w:t>
      </w:r>
      <w:r w:rsidRPr="00271AAE">
        <w:rPr>
          <w:rFonts w:ascii="Verdana" w:eastAsia="MS PMincho" w:hAnsi="Verdana"/>
          <w:spacing w:val="27"/>
          <w:sz w:val="20"/>
          <w:szCs w:val="20"/>
        </w:rPr>
        <w:t xml:space="preserve"> </w:t>
      </w:r>
      <w:r w:rsidRPr="00271AAE">
        <w:rPr>
          <w:rFonts w:ascii="Verdana" w:eastAsia="MS PMincho" w:hAnsi="Verdana"/>
          <w:sz w:val="20"/>
          <w:szCs w:val="20"/>
        </w:rPr>
        <w:t>to</w:t>
      </w:r>
      <w:r w:rsidRPr="00271AAE">
        <w:rPr>
          <w:rFonts w:ascii="Verdana" w:eastAsia="MS PMincho" w:hAnsi="Verdana"/>
          <w:spacing w:val="30"/>
          <w:sz w:val="20"/>
          <w:szCs w:val="20"/>
        </w:rPr>
        <w:t xml:space="preserve"> </w:t>
      </w:r>
      <w:r w:rsidRPr="00271AAE">
        <w:rPr>
          <w:rFonts w:ascii="Verdana" w:eastAsia="MS PMincho" w:hAnsi="Verdana"/>
          <w:spacing w:val="2"/>
          <w:sz w:val="20"/>
          <w:szCs w:val="20"/>
        </w:rPr>
        <w:t>liais</w:t>
      </w:r>
      <w:r w:rsidRPr="00271AAE">
        <w:rPr>
          <w:rFonts w:ascii="Verdana" w:eastAsia="MS PMincho" w:hAnsi="Verdana"/>
          <w:sz w:val="20"/>
          <w:szCs w:val="20"/>
        </w:rPr>
        <w:t>e</w:t>
      </w:r>
      <w:r w:rsidRPr="00271AAE">
        <w:rPr>
          <w:rFonts w:ascii="Verdana" w:eastAsia="MS PMincho" w:hAnsi="Verdana"/>
          <w:spacing w:val="1"/>
          <w:sz w:val="20"/>
          <w:szCs w:val="20"/>
        </w:rPr>
        <w:t xml:space="preserve"> </w:t>
      </w:r>
      <w:r w:rsidRPr="00271AAE">
        <w:rPr>
          <w:rFonts w:ascii="Verdana" w:eastAsia="MS PMincho" w:hAnsi="Verdana"/>
          <w:spacing w:val="6"/>
          <w:sz w:val="20"/>
          <w:szCs w:val="20"/>
        </w:rPr>
        <w:t>w</w:t>
      </w:r>
      <w:r w:rsidRPr="00271AAE">
        <w:rPr>
          <w:rFonts w:ascii="Verdana" w:eastAsia="MS PMincho" w:hAnsi="Verdana"/>
          <w:spacing w:val="2"/>
          <w:sz w:val="20"/>
          <w:szCs w:val="20"/>
        </w:rPr>
        <w:t>it</w:t>
      </w:r>
      <w:r w:rsidRPr="00271AAE">
        <w:rPr>
          <w:rFonts w:ascii="Verdana" w:eastAsia="MS PMincho" w:hAnsi="Verdana"/>
          <w:sz w:val="20"/>
          <w:szCs w:val="20"/>
        </w:rPr>
        <w:t>h</w:t>
      </w:r>
      <w:r w:rsidRPr="00271AAE">
        <w:rPr>
          <w:rFonts w:ascii="Verdana" w:eastAsia="MS PMincho" w:hAnsi="Verdana"/>
          <w:spacing w:val="16"/>
          <w:sz w:val="20"/>
          <w:szCs w:val="20"/>
        </w:rPr>
        <w:t xml:space="preserve"> </w:t>
      </w:r>
      <w:r w:rsidRPr="00271AAE">
        <w:rPr>
          <w:rFonts w:ascii="Verdana" w:eastAsia="MS PMincho" w:hAnsi="Verdana"/>
          <w:spacing w:val="2"/>
          <w:sz w:val="20"/>
          <w:szCs w:val="20"/>
        </w:rPr>
        <w:t>social</w:t>
      </w:r>
      <w:r w:rsidRPr="00271AAE">
        <w:rPr>
          <w:rFonts w:ascii="Verdana" w:eastAsia="MS PMincho" w:hAnsi="Verdana"/>
          <w:spacing w:val="-19"/>
          <w:sz w:val="20"/>
          <w:szCs w:val="20"/>
        </w:rPr>
        <w:t xml:space="preserve"> </w:t>
      </w:r>
      <w:r w:rsidRPr="00271AAE">
        <w:rPr>
          <w:rFonts w:ascii="Verdana" w:eastAsia="MS PMincho" w:hAnsi="Verdana"/>
          <w:sz w:val="20"/>
          <w:szCs w:val="20"/>
        </w:rPr>
        <w:t>se</w:t>
      </w:r>
      <w:r w:rsidRPr="00271AAE">
        <w:rPr>
          <w:rFonts w:ascii="Verdana" w:eastAsia="MS PMincho" w:hAnsi="Verdana"/>
          <w:spacing w:val="5"/>
          <w:sz w:val="20"/>
          <w:szCs w:val="20"/>
        </w:rPr>
        <w:t>r</w:t>
      </w:r>
      <w:r w:rsidRPr="00271AAE">
        <w:rPr>
          <w:rFonts w:ascii="Verdana" w:eastAsia="MS PMincho" w:hAnsi="Verdana"/>
          <w:spacing w:val="4"/>
          <w:sz w:val="20"/>
          <w:szCs w:val="20"/>
        </w:rPr>
        <w:t>v</w:t>
      </w:r>
      <w:r w:rsidRPr="00271AAE">
        <w:rPr>
          <w:rFonts w:ascii="Verdana" w:eastAsia="MS PMincho" w:hAnsi="Verdana"/>
          <w:sz w:val="20"/>
          <w:szCs w:val="20"/>
        </w:rPr>
        <w:t>i</w:t>
      </w:r>
      <w:r w:rsidRPr="00271AAE">
        <w:rPr>
          <w:rFonts w:ascii="Verdana" w:eastAsia="MS PMincho" w:hAnsi="Verdana"/>
          <w:spacing w:val="-2"/>
          <w:sz w:val="20"/>
          <w:szCs w:val="20"/>
        </w:rPr>
        <w:t>c</w:t>
      </w:r>
      <w:r w:rsidRPr="00271AAE">
        <w:rPr>
          <w:rFonts w:ascii="Verdana" w:eastAsia="MS PMincho" w:hAnsi="Verdana"/>
          <w:sz w:val="20"/>
          <w:szCs w:val="20"/>
        </w:rPr>
        <w:t>es</w:t>
      </w:r>
      <w:r w:rsidRPr="00271AAE">
        <w:rPr>
          <w:rFonts w:ascii="Verdana" w:eastAsia="MS PMincho" w:hAnsi="Verdana"/>
          <w:spacing w:val="-18"/>
          <w:sz w:val="20"/>
          <w:szCs w:val="20"/>
        </w:rPr>
        <w:t xml:space="preserve"> </w:t>
      </w:r>
      <w:r w:rsidRPr="00271AAE">
        <w:rPr>
          <w:rFonts w:ascii="Verdana" w:eastAsia="MS PMincho" w:hAnsi="Verdana"/>
          <w:w w:val="106"/>
          <w:sz w:val="20"/>
          <w:szCs w:val="20"/>
        </w:rPr>
        <w:t>but</w:t>
      </w:r>
      <w:r w:rsidRPr="00271AAE">
        <w:rPr>
          <w:rFonts w:ascii="Verdana" w:eastAsia="MS PMincho" w:hAnsi="Verdana"/>
          <w:spacing w:val="9"/>
          <w:sz w:val="20"/>
          <w:szCs w:val="20"/>
        </w:rPr>
        <w:t xml:space="preserve"> </w:t>
      </w:r>
      <w:r w:rsidRPr="00271AAE">
        <w:rPr>
          <w:rFonts w:ascii="Verdana" w:eastAsia="MS PMincho" w:hAnsi="Verdana"/>
          <w:sz w:val="20"/>
          <w:szCs w:val="20"/>
        </w:rPr>
        <w:t>not</w:t>
      </w:r>
      <w:r w:rsidRPr="00271AAE">
        <w:rPr>
          <w:rFonts w:ascii="Verdana" w:eastAsia="MS PMincho" w:hAnsi="Verdana"/>
          <w:spacing w:val="27"/>
          <w:sz w:val="20"/>
          <w:szCs w:val="20"/>
        </w:rPr>
        <w:t xml:space="preserve"> </w:t>
      </w:r>
      <w:r w:rsidRPr="00271AAE">
        <w:rPr>
          <w:rFonts w:ascii="Verdana" w:eastAsia="MS PMincho" w:hAnsi="Verdana"/>
          <w:sz w:val="20"/>
          <w:szCs w:val="20"/>
        </w:rPr>
        <w:t>at</w:t>
      </w:r>
      <w:r w:rsidRPr="00271AAE">
        <w:rPr>
          <w:rFonts w:ascii="Verdana" w:eastAsia="MS PMincho" w:hAnsi="Verdana"/>
          <w:spacing w:val="-2"/>
          <w:sz w:val="20"/>
          <w:szCs w:val="20"/>
        </w:rPr>
        <w:t>t</w:t>
      </w:r>
      <w:r w:rsidRPr="00271AAE">
        <w:rPr>
          <w:rFonts w:ascii="Verdana" w:eastAsia="MS PMincho" w:hAnsi="Verdana"/>
          <w:sz w:val="20"/>
          <w:szCs w:val="20"/>
        </w:rPr>
        <w:t>empt</w:t>
      </w:r>
      <w:r w:rsidRPr="00271AAE">
        <w:rPr>
          <w:rFonts w:ascii="Verdana" w:eastAsia="MS PMincho" w:hAnsi="Verdana"/>
          <w:spacing w:val="32"/>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18"/>
          <w:sz w:val="20"/>
          <w:szCs w:val="20"/>
        </w:rPr>
        <w:t xml:space="preserve"> </w:t>
      </w:r>
      <w:r w:rsidRPr="00271AAE">
        <w:rPr>
          <w:rFonts w:ascii="Verdana" w:eastAsia="MS PMincho" w:hAnsi="Verdana"/>
          <w:sz w:val="20"/>
          <w:szCs w:val="20"/>
        </w:rPr>
        <w:t>unde</w:t>
      </w:r>
      <w:r w:rsidRPr="00271AAE">
        <w:rPr>
          <w:rFonts w:ascii="Verdana" w:eastAsia="MS PMincho" w:hAnsi="Verdana"/>
          <w:spacing w:val="4"/>
          <w:sz w:val="20"/>
          <w:szCs w:val="20"/>
        </w:rPr>
        <w:t>r</w:t>
      </w:r>
      <w:r w:rsidRPr="00271AAE">
        <w:rPr>
          <w:rFonts w:ascii="Verdana" w:eastAsia="MS PMincho" w:hAnsi="Verdana"/>
          <w:sz w:val="20"/>
          <w:szCs w:val="20"/>
        </w:rPr>
        <w:t>ta</w:t>
      </w:r>
      <w:r w:rsidRPr="00271AAE">
        <w:rPr>
          <w:rFonts w:ascii="Verdana" w:eastAsia="MS PMincho" w:hAnsi="Verdana"/>
          <w:spacing w:val="-4"/>
          <w:sz w:val="20"/>
          <w:szCs w:val="20"/>
        </w:rPr>
        <w:t>k</w:t>
      </w:r>
      <w:r w:rsidRPr="00271AAE">
        <w:rPr>
          <w:rFonts w:ascii="Verdana" w:eastAsia="MS PMincho" w:hAnsi="Verdana"/>
          <w:sz w:val="20"/>
          <w:szCs w:val="20"/>
        </w:rPr>
        <w:t>e</w:t>
      </w:r>
      <w:r w:rsidRPr="00271AAE">
        <w:rPr>
          <w:rFonts w:ascii="Verdana" w:eastAsia="MS PMincho" w:hAnsi="Verdana"/>
          <w:spacing w:val="25"/>
          <w:sz w:val="20"/>
          <w:szCs w:val="20"/>
        </w:rPr>
        <w:t xml:space="preserve"> </w:t>
      </w:r>
      <w:r w:rsidRPr="00271AAE">
        <w:rPr>
          <w:rFonts w:ascii="Verdana" w:eastAsia="MS PMincho" w:hAnsi="Verdana"/>
          <w:sz w:val="20"/>
          <w:szCs w:val="20"/>
        </w:rPr>
        <w:t>the</w:t>
      </w:r>
      <w:r w:rsidRPr="00271AAE">
        <w:rPr>
          <w:rFonts w:ascii="Verdana" w:eastAsia="MS PMincho" w:hAnsi="Verdana"/>
          <w:spacing w:val="16"/>
          <w:sz w:val="20"/>
          <w:szCs w:val="20"/>
        </w:rPr>
        <w:t xml:space="preserve"> </w:t>
      </w:r>
      <w:r w:rsidRPr="00271AAE">
        <w:rPr>
          <w:rFonts w:ascii="Verdana" w:eastAsia="MS PMincho" w:hAnsi="Verdana"/>
          <w:sz w:val="20"/>
          <w:szCs w:val="20"/>
        </w:rPr>
        <w:t>p</w:t>
      </w:r>
      <w:r w:rsidRPr="00271AAE">
        <w:rPr>
          <w:rFonts w:ascii="Verdana" w:eastAsia="MS PMincho" w:hAnsi="Verdana"/>
          <w:spacing w:val="-4"/>
          <w:sz w:val="20"/>
          <w:szCs w:val="20"/>
        </w:rPr>
        <w:t>o</w:t>
      </w:r>
      <w:r w:rsidRPr="00271AAE">
        <w:rPr>
          <w:rFonts w:ascii="Verdana" w:eastAsia="MS PMincho" w:hAnsi="Verdana"/>
          <w:spacing w:val="-2"/>
          <w:sz w:val="20"/>
          <w:szCs w:val="20"/>
        </w:rPr>
        <w:t>w</w:t>
      </w:r>
      <w:r w:rsidRPr="00271AAE">
        <w:rPr>
          <w:rFonts w:ascii="Verdana" w:eastAsia="MS PMincho" w:hAnsi="Verdana"/>
          <w:spacing w:val="-1"/>
          <w:sz w:val="20"/>
          <w:szCs w:val="20"/>
        </w:rPr>
        <w:t>e</w:t>
      </w:r>
      <w:r w:rsidRPr="00271AAE">
        <w:rPr>
          <w:rFonts w:ascii="Verdana" w:eastAsia="MS PMincho" w:hAnsi="Verdana"/>
          <w:sz w:val="20"/>
          <w:szCs w:val="20"/>
        </w:rPr>
        <w:t>rs</w:t>
      </w:r>
      <w:r w:rsidRPr="00271AAE">
        <w:rPr>
          <w:rFonts w:ascii="Verdana" w:eastAsia="MS PMincho" w:hAnsi="Verdana"/>
          <w:spacing w:val="-2"/>
          <w:sz w:val="20"/>
          <w:szCs w:val="20"/>
        </w:rPr>
        <w:t xml:space="preserve"> </w:t>
      </w:r>
      <w:r w:rsidRPr="00271AAE">
        <w:rPr>
          <w:rFonts w:ascii="Verdana" w:eastAsia="MS PMincho" w:hAnsi="Verdana"/>
          <w:sz w:val="20"/>
          <w:szCs w:val="20"/>
        </w:rPr>
        <w:t>and</w:t>
      </w:r>
      <w:r w:rsidRPr="00271AAE">
        <w:rPr>
          <w:rFonts w:ascii="Verdana" w:eastAsia="MS PMincho" w:hAnsi="Verdana"/>
          <w:spacing w:val="21"/>
          <w:sz w:val="20"/>
          <w:szCs w:val="20"/>
        </w:rPr>
        <w:t xml:space="preserve"> </w:t>
      </w:r>
      <w:r w:rsidRPr="00271AAE">
        <w:rPr>
          <w:rFonts w:ascii="Verdana" w:eastAsia="MS PMincho" w:hAnsi="Verdana"/>
          <w:sz w:val="20"/>
          <w:szCs w:val="20"/>
        </w:rPr>
        <w:t>duties</w:t>
      </w:r>
      <w:r w:rsidRPr="00271AAE">
        <w:rPr>
          <w:rFonts w:ascii="Verdana" w:eastAsia="MS PMincho" w:hAnsi="Verdana"/>
          <w:spacing w:val="14"/>
          <w:sz w:val="20"/>
          <w:szCs w:val="20"/>
        </w:rPr>
        <w:t xml:space="preserve"> </w:t>
      </w:r>
      <w:r w:rsidRPr="00271AAE">
        <w:rPr>
          <w:rFonts w:ascii="Verdana" w:eastAsia="MS PMincho" w:hAnsi="Verdana"/>
          <w:sz w:val="20"/>
          <w:szCs w:val="20"/>
        </w:rPr>
        <w:t>of</w:t>
      </w:r>
      <w:r w:rsidRPr="00271AAE">
        <w:rPr>
          <w:rFonts w:ascii="Verdana" w:eastAsia="MS PMincho" w:hAnsi="Verdana"/>
          <w:spacing w:val="11"/>
          <w:sz w:val="20"/>
          <w:szCs w:val="20"/>
        </w:rPr>
        <w:t xml:space="preserve"> </w:t>
      </w:r>
      <w:r w:rsidRPr="00271AAE">
        <w:rPr>
          <w:rFonts w:ascii="Verdana" w:eastAsia="MS PMincho" w:hAnsi="Verdana"/>
          <w:sz w:val="20"/>
          <w:szCs w:val="20"/>
        </w:rPr>
        <w:t xml:space="preserve">public </w:t>
      </w:r>
      <w:r w:rsidRPr="00271AAE">
        <w:rPr>
          <w:rFonts w:ascii="Verdana" w:eastAsia="MS PMincho" w:hAnsi="Verdana"/>
          <w:w w:val="105"/>
          <w:sz w:val="20"/>
          <w:szCs w:val="20"/>
        </w:rPr>
        <w:t>autho</w:t>
      </w:r>
      <w:r w:rsidRPr="00271AAE">
        <w:rPr>
          <w:rFonts w:ascii="Verdana" w:eastAsia="MS PMincho" w:hAnsi="Verdana"/>
          <w:spacing w:val="3"/>
          <w:w w:val="105"/>
          <w:sz w:val="20"/>
          <w:szCs w:val="20"/>
        </w:rPr>
        <w:t>r</w:t>
      </w:r>
      <w:r w:rsidRPr="00271AAE">
        <w:rPr>
          <w:rFonts w:ascii="Verdana" w:eastAsia="MS PMincho" w:hAnsi="Verdana"/>
          <w:w w:val="96"/>
          <w:sz w:val="20"/>
          <w:szCs w:val="20"/>
        </w:rPr>
        <w:t>i</w:t>
      </w:r>
      <w:r w:rsidRPr="00271AAE">
        <w:rPr>
          <w:rFonts w:ascii="Verdana" w:eastAsia="MS PMincho" w:hAnsi="Verdana"/>
          <w:w w:val="97"/>
          <w:sz w:val="20"/>
          <w:szCs w:val="20"/>
        </w:rPr>
        <w:t>ties.</w:t>
      </w:r>
    </w:p>
    <w:p w14:paraId="4B479FBF" w14:textId="77777777" w:rsidR="00262607" w:rsidRPr="00271AAE" w:rsidRDefault="00262607" w:rsidP="00A94CD3">
      <w:pPr>
        <w:widowControl w:val="0"/>
        <w:autoSpaceDE w:val="0"/>
        <w:autoSpaceDN w:val="0"/>
        <w:adjustRightInd w:val="0"/>
        <w:spacing w:line="243" w:lineRule="auto"/>
        <w:ind w:left="681" w:right="-35" w:hanging="567"/>
        <w:rPr>
          <w:rFonts w:ascii="Verdana" w:eastAsia="MS PMincho" w:hAnsi="Verdana"/>
          <w:w w:val="97"/>
          <w:sz w:val="20"/>
          <w:szCs w:val="20"/>
        </w:rPr>
      </w:pPr>
    </w:p>
    <w:p w14:paraId="15C84ED0" w14:textId="77777777" w:rsidR="00262607" w:rsidRPr="00271AAE" w:rsidRDefault="00262607" w:rsidP="00A94CD3">
      <w:pPr>
        <w:widowControl w:val="0"/>
        <w:autoSpaceDE w:val="0"/>
        <w:autoSpaceDN w:val="0"/>
        <w:adjustRightInd w:val="0"/>
        <w:spacing w:line="243" w:lineRule="auto"/>
        <w:ind w:right="-35"/>
        <w:rPr>
          <w:rFonts w:ascii="Verdana" w:eastAsia="MS PMincho" w:hAnsi="Verdana"/>
          <w:sz w:val="20"/>
          <w:szCs w:val="20"/>
        </w:rPr>
      </w:pPr>
      <w:r w:rsidRPr="00271AAE">
        <w:rPr>
          <w:rFonts w:ascii="Verdana" w:eastAsia="MS PMincho" w:hAnsi="Verdana"/>
          <w:spacing w:val="-27"/>
          <w:w w:val="94"/>
          <w:sz w:val="20"/>
          <w:szCs w:val="20"/>
        </w:rPr>
        <w:t>Y</w:t>
      </w:r>
      <w:r w:rsidRPr="00271AAE">
        <w:rPr>
          <w:rFonts w:ascii="Verdana" w:eastAsia="MS PMincho" w:hAnsi="Verdana"/>
          <w:w w:val="94"/>
          <w:sz w:val="20"/>
          <w:szCs w:val="20"/>
        </w:rPr>
        <w:t>ou</w:t>
      </w:r>
      <w:r w:rsidRPr="00271AAE">
        <w:rPr>
          <w:rFonts w:ascii="Verdana" w:eastAsia="MS PMincho" w:hAnsi="Verdana"/>
          <w:spacing w:val="10"/>
          <w:w w:val="94"/>
          <w:sz w:val="20"/>
          <w:szCs w:val="20"/>
        </w:rPr>
        <w:t xml:space="preserve"> </w:t>
      </w:r>
      <w:r w:rsidRPr="00271AAE">
        <w:rPr>
          <w:rFonts w:ascii="Verdana" w:eastAsia="MS PMincho" w:hAnsi="Verdana"/>
          <w:sz w:val="20"/>
          <w:szCs w:val="20"/>
        </w:rPr>
        <w:t>should</w:t>
      </w:r>
      <w:r w:rsidRPr="00271AAE">
        <w:rPr>
          <w:rFonts w:ascii="Verdana" w:eastAsia="MS PMincho" w:hAnsi="Verdana"/>
          <w:spacing w:val="15"/>
          <w:sz w:val="20"/>
          <w:szCs w:val="20"/>
        </w:rPr>
        <w:t xml:space="preserve"> </w:t>
      </w:r>
      <w:r w:rsidRPr="00271AAE">
        <w:rPr>
          <w:rFonts w:ascii="Verdana" w:eastAsia="MS PMincho" w:hAnsi="Verdana"/>
          <w:sz w:val="20"/>
          <w:szCs w:val="20"/>
        </w:rPr>
        <w:t>ta</w:t>
      </w:r>
      <w:r w:rsidRPr="00271AAE">
        <w:rPr>
          <w:rFonts w:ascii="Verdana" w:eastAsia="MS PMincho" w:hAnsi="Verdana"/>
          <w:spacing w:val="-4"/>
          <w:sz w:val="20"/>
          <w:szCs w:val="20"/>
        </w:rPr>
        <w:t>k</w:t>
      </w:r>
      <w:r w:rsidRPr="00271AAE">
        <w:rPr>
          <w:rFonts w:ascii="Verdana" w:eastAsia="MS PMincho" w:hAnsi="Verdana"/>
          <w:sz w:val="20"/>
          <w:szCs w:val="20"/>
        </w:rPr>
        <w:t>e s</w:t>
      </w:r>
      <w:r w:rsidRPr="00271AAE">
        <w:rPr>
          <w:rFonts w:ascii="Verdana" w:eastAsia="MS PMincho" w:hAnsi="Verdana"/>
          <w:spacing w:val="-2"/>
          <w:sz w:val="20"/>
          <w:szCs w:val="20"/>
        </w:rPr>
        <w:t>t</w:t>
      </w:r>
      <w:r w:rsidRPr="00271AAE">
        <w:rPr>
          <w:rFonts w:ascii="Verdana" w:eastAsia="MS PMincho" w:hAnsi="Verdana"/>
          <w:sz w:val="20"/>
          <w:szCs w:val="20"/>
        </w:rPr>
        <w:t>eps</w:t>
      </w:r>
      <w:r w:rsidRPr="00271AAE">
        <w:rPr>
          <w:rFonts w:ascii="Verdana" w:eastAsia="MS PMincho" w:hAnsi="Verdana"/>
          <w:spacing w:val="-5"/>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13"/>
          <w:sz w:val="20"/>
          <w:szCs w:val="20"/>
        </w:rPr>
        <w:t xml:space="preserve"> </w:t>
      </w:r>
      <w:r w:rsidRPr="00271AAE">
        <w:rPr>
          <w:rFonts w:ascii="Verdana" w:eastAsia="MS PMincho" w:hAnsi="Verdana"/>
          <w:spacing w:val="-4"/>
          <w:sz w:val="20"/>
          <w:szCs w:val="20"/>
        </w:rPr>
        <w:t>k</w:t>
      </w:r>
      <w:r w:rsidRPr="00271AAE">
        <w:rPr>
          <w:rFonts w:ascii="Verdana" w:eastAsia="MS PMincho" w:hAnsi="Verdana"/>
          <w:sz w:val="20"/>
          <w:szCs w:val="20"/>
        </w:rPr>
        <w:t>eep</w:t>
      </w:r>
      <w:r w:rsidRPr="00271AAE">
        <w:rPr>
          <w:rFonts w:ascii="Verdana" w:eastAsia="MS PMincho" w:hAnsi="Verdana"/>
          <w:spacing w:val="-3"/>
          <w:sz w:val="20"/>
          <w:szCs w:val="20"/>
        </w:rPr>
        <w:t xml:space="preserve"> </w:t>
      </w:r>
      <w:r w:rsidRPr="00271AAE">
        <w:rPr>
          <w:rFonts w:ascii="Verdana" w:eastAsia="MS PMincho" w:hAnsi="Verdana"/>
          <w:spacing w:val="-4"/>
          <w:sz w:val="20"/>
          <w:szCs w:val="20"/>
        </w:rPr>
        <w:t>y</w:t>
      </w:r>
      <w:r w:rsidRPr="00271AAE">
        <w:rPr>
          <w:rFonts w:ascii="Verdana" w:eastAsia="MS PMincho" w:hAnsi="Verdana"/>
          <w:sz w:val="20"/>
          <w:szCs w:val="20"/>
        </w:rPr>
        <w:t>ourself</w:t>
      </w:r>
      <w:r w:rsidRPr="00271AAE">
        <w:rPr>
          <w:rFonts w:ascii="Verdana" w:eastAsia="MS PMincho" w:hAnsi="Verdana"/>
          <w:spacing w:val="-11"/>
          <w:sz w:val="20"/>
          <w:szCs w:val="20"/>
        </w:rPr>
        <w:t xml:space="preserve"> </w:t>
      </w:r>
      <w:r w:rsidRPr="00271AAE">
        <w:rPr>
          <w:rFonts w:ascii="Verdana" w:eastAsia="MS PMincho" w:hAnsi="Verdana"/>
          <w:sz w:val="20"/>
          <w:szCs w:val="20"/>
        </w:rPr>
        <w:t>info</w:t>
      </w:r>
      <w:r w:rsidRPr="00271AAE">
        <w:rPr>
          <w:rFonts w:ascii="Verdana" w:eastAsia="MS PMincho" w:hAnsi="Verdana"/>
          <w:spacing w:val="2"/>
          <w:sz w:val="20"/>
          <w:szCs w:val="20"/>
        </w:rPr>
        <w:t>r</w:t>
      </w:r>
      <w:r w:rsidRPr="00271AAE">
        <w:rPr>
          <w:rFonts w:ascii="Verdana" w:eastAsia="MS PMincho" w:hAnsi="Verdana"/>
          <w:sz w:val="20"/>
          <w:szCs w:val="20"/>
        </w:rPr>
        <w:t>med</w:t>
      </w:r>
      <w:r w:rsidRPr="00271AAE">
        <w:rPr>
          <w:rFonts w:ascii="Verdana" w:eastAsia="MS PMincho" w:hAnsi="Verdana"/>
          <w:spacing w:val="21"/>
          <w:sz w:val="20"/>
          <w:szCs w:val="20"/>
        </w:rPr>
        <w:t xml:space="preserve"> </w:t>
      </w:r>
      <w:r w:rsidRPr="00271AAE">
        <w:rPr>
          <w:rFonts w:ascii="Verdana" w:eastAsia="MS PMincho" w:hAnsi="Verdana"/>
          <w:sz w:val="20"/>
          <w:szCs w:val="20"/>
        </w:rPr>
        <w:t>as</w:t>
      </w:r>
      <w:r w:rsidRPr="00271AAE">
        <w:rPr>
          <w:rFonts w:ascii="Verdana" w:eastAsia="MS PMincho" w:hAnsi="Verdana"/>
          <w:spacing w:val="-4"/>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13"/>
          <w:sz w:val="20"/>
          <w:szCs w:val="20"/>
        </w:rPr>
        <w:t xml:space="preserve"> </w:t>
      </w:r>
      <w:r w:rsidRPr="00271AAE">
        <w:rPr>
          <w:rFonts w:ascii="Verdana" w:eastAsia="MS PMincho" w:hAnsi="Verdana"/>
          <w:sz w:val="20"/>
          <w:szCs w:val="20"/>
        </w:rPr>
        <w:t>d</w:t>
      </w:r>
      <w:r w:rsidRPr="00271AAE">
        <w:rPr>
          <w:rFonts w:ascii="Verdana" w:eastAsia="MS PMincho" w:hAnsi="Verdana"/>
          <w:spacing w:val="1"/>
          <w:sz w:val="20"/>
          <w:szCs w:val="20"/>
        </w:rPr>
        <w:t>e</w:t>
      </w:r>
      <w:r w:rsidRPr="00271AAE">
        <w:rPr>
          <w:rFonts w:ascii="Verdana" w:eastAsia="MS PMincho" w:hAnsi="Verdana"/>
          <w:spacing w:val="-4"/>
          <w:sz w:val="20"/>
          <w:szCs w:val="20"/>
        </w:rPr>
        <w:t>v</w:t>
      </w:r>
      <w:r w:rsidRPr="00271AAE">
        <w:rPr>
          <w:rFonts w:ascii="Verdana" w:eastAsia="MS PMincho" w:hAnsi="Verdana"/>
          <w:sz w:val="20"/>
          <w:szCs w:val="20"/>
        </w:rPr>
        <w:t>elopments</w:t>
      </w:r>
      <w:r w:rsidRPr="00271AAE">
        <w:rPr>
          <w:rFonts w:ascii="Verdana" w:eastAsia="MS PMincho" w:hAnsi="Verdana"/>
          <w:spacing w:val="4"/>
          <w:sz w:val="20"/>
          <w:szCs w:val="20"/>
        </w:rPr>
        <w:t xml:space="preserve"> </w:t>
      </w:r>
      <w:r w:rsidRPr="00271AAE">
        <w:rPr>
          <w:rFonts w:ascii="Verdana" w:eastAsia="MS PMincho" w:hAnsi="Verdana"/>
          <w:sz w:val="20"/>
          <w:szCs w:val="20"/>
        </w:rPr>
        <w:t>in</w:t>
      </w:r>
      <w:r w:rsidRPr="00271AAE">
        <w:rPr>
          <w:rFonts w:ascii="Verdana" w:eastAsia="MS PMincho" w:hAnsi="Verdana"/>
          <w:spacing w:val="6"/>
          <w:sz w:val="20"/>
          <w:szCs w:val="20"/>
        </w:rPr>
        <w:t xml:space="preserve"> </w:t>
      </w:r>
      <w:r w:rsidRPr="00271AAE">
        <w:rPr>
          <w:rFonts w:ascii="Verdana" w:eastAsia="MS PMincho" w:hAnsi="Verdana"/>
          <w:sz w:val="20"/>
          <w:szCs w:val="20"/>
        </w:rPr>
        <w:t>the</w:t>
      </w:r>
      <w:r w:rsidRPr="00271AAE">
        <w:rPr>
          <w:rFonts w:ascii="Verdana" w:eastAsia="MS PMincho" w:hAnsi="Verdana"/>
          <w:spacing w:val="12"/>
          <w:sz w:val="20"/>
          <w:szCs w:val="20"/>
        </w:rPr>
        <w:t xml:space="preserve"> </w:t>
      </w:r>
      <w:r w:rsidRPr="00271AAE">
        <w:rPr>
          <w:rFonts w:ascii="Verdana" w:eastAsia="MS PMincho" w:hAnsi="Verdana"/>
          <w:sz w:val="20"/>
          <w:szCs w:val="20"/>
        </w:rPr>
        <w:t>l</w:t>
      </w:r>
      <w:r w:rsidRPr="00271AAE">
        <w:rPr>
          <w:rFonts w:ascii="Verdana" w:eastAsia="MS PMincho" w:hAnsi="Verdana"/>
          <w:spacing w:val="-5"/>
          <w:sz w:val="20"/>
          <w:szCs w:val="20"/>
        </w:rPr>
        <w:t>a</w:t>
      </w:r>
      <w:r w:rsidRPr="00271AAE">
        <w:rPr>
          <w:rFonts w:ascii="Verdana" w:eastAsia="MS PMincho" w:hAnsi="Verdana"/>
          <w:sz w:val="20"/>
          <w:szCs w:val="20"/>
        </w:rPr>
        <w:t>w</w:t>
      </w:r>
      <w:r w:rsidRPr="00271AAE">
        <w:rPr>
          <w:rFonts w:ascii="Verdana" w:eastAsia="MS PMincho" w:hAnsi="Verdana"/>
          <w:spacing w:val="5"/>
          <w:sz w:val="20"/>
          <w:szCs w:val="20"/>
        </w:rPr>
        <w:t xml:space="preserve"> </w:t>
      </w:r>
      <w:r w:rsidRPr="00271AAE">
        <w:rPr>
          <w:rFonts w:ascii="Verdana" w:eastAsia="MS PMincho" w:hAnsi="Verdana"/>
          <w:w w:val="96"/>
          <w:sz w:val="20"/>
          <w:szCs w:val="20"/>
        </w:rPr>
        <w:t>affecting</w:t>
      </w:r>
      <w:r w:rsidRPr="00271AAE">
        <w:rPr>
          <w:rFonts w:ascii="Verdana" w:eastAsia="MS PMincho" w:hAnsi="Verdana"/>
          <w:spacing w:val="7"/>
          <w:w w:val="96"/>
          <w:sz w:val="20"/>
          <w:szCs w:val="20"/>
        </w:rPr>
        <w:t xml:space="preserve"> </w:t>
      </w:r>
      <w:r w:rsidRPr="00271AAE">
        <w:rPr>
          <w:rFonts w:ascii="Verdana" w:eastAsia="MS PMincho" w:hAnsi="Verdana"/>
          <w:spacing w:val="-3"/>
          <w:sz w:val="20"/>
          <w:szCs w:val="20"/>
        </w:rPr>
        <w:t>r</w:t>
      </w:r>
      <w:r w:rsidRPr="00271AAE">
        <w:rPr>
          <w:rFonts w:ascii="Verdana" w:eastAsia="MS PMincho" w:hAnsi="Verdana"/>
          <w:sz w:val="20"/>
          <w:szCs w:val="20"/>
        </w:rPr>
        <w:t>esidential</w:t>
      </w:r>
      <w:r w:rsidRPr="00271AAE">
        <w:rPr>
          <w:rFonts w:ascii="Verdana" w:eastAsia="MS PMincho" w:hAnsi="Verdana"/>
          <w:spacing w:val="4"/>
          <w:sz w:val="20"/>
          <w:szCs w:val="20"/>
        </w:rPr>
        <w:t xml:space="preserve"> </w:t>
      </w:r>
      <w:r w:rsidRPr="00271AAE">
        <w:rPr>
          <w:rFonts w:ascii="Verdana" w:eastAsia="MS PMincho" w:hAnsi="Verdana"/>
          <w:sz w:val="20"/>
          <w:szCs w:val="20"/>
        </w:rPr>
        <w:t>management</w:t>
      </w:r>
      <w:r w:rsidRPr="00271AAE">
        <w:rPr>
          <w:rFonts w:ascii="Verdana" w:eastAsia="MS PMincho" w:hAnsi="Verdana"/>
          <w:spacing w:val="25"/>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14"/>
          <w:sz w:val="20"/>
          <w:szCs w:val="20"/>
        </w:rPr>
        <w:t xml:space="preserve"> </w:t>
      </w:r>
      <w:r w:rsidRPr="00271AAE">
        <w:rPr>
          <w:rFonts w:ascii="Verdana" w:eastAsia="MS PMincho" w:hAnsi="Verdana"/>
          <w:sz w:val="20"/>
          <w:szCs w:val="20"/>
        </w:rPr>
        <w:t xml:space="preserve">enable </w:t>
      </w:r>
      <w:r w:rsidRPr="00271AAE">
        <w:rPr>
          <w:rFonts w:ascii="Verdana" w:eastAsia="MS PMincho" w:hAnsi="Verdana"/>
          <w:spacing w:val="-4"/>
          <w:sz w:val="20"/>
          <w:szCs w:val="20"/>
        </w:rPr>
        <w:t>y</w:t>
      </w:r>
      <w:r w:rsidRPr="00271AAE">
        <w:rPr>
          <w:rFonts w:ascii="Verdana" w:eastAsia="MS PMincho" w:hAnsi="Verdana"/>
          <w:sz w:val="20"/>
          <w:szCs w:val="20"/>
        </w:rPr>
        <w:t>ou</w:t>
      </w:r>
      <w:r w:rsidRPr="00271AAE">
        <w:rPr>
          <w:rFonts w:ascii="Verdana" w:eastAsia="MS PMincho" w:hAnsi="Verdana"/>
          <w:spacing w:val="4"/>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14"/>
          <w:sz w:val="20"/>
          <w:szCs w:val="20"/>
        </w:rPr>
        <w:t xml:space="preserve"> </w:t>
      </w:r>
      <w:r w:rsidRPr="00271AAE">
        <w:rPr>
          <w:rFonts w:ascii="Verdana" w:eastAsia="MS PMincho" w:hAnsi="Verdana"/>
          <w:spacing w:val="-4"/>
          <w:sz w:val="20"/>
          <w:szCs w:val="20"/>
        </w:rPr>
        <w:t>k</w:t>
      </w:r>
      <w:r w:rsidRPr="00271AAE">
        <w:rPr>
          <w:rFonts w:ascii="Verdana" w:eastAsia="MS PMincho" w:hAnsi="Verdana"/>
          <w:sz w:val="20"/>
          <w:szCs w:val="20"/>
        </w:rPr>
        <w:t>eep</w:t>
      </w:r>
      <w:r w:rsidRPr="00271AAE">
        <w:rPr>
          <w:rFonts w:ascii="Verdana" w:eastAsia="MS PMincho" w:hAnsi="Verdana"/>
          <w:spacing w:val="-2"/>
          <w:sz w:val="20"/>
          <w:szCs w:val="20"/>
        </w:rPr>
        <w:t xml:space="preserve"> </w:t>
      </w:r>
      <w:r w:rsidRPr="00271AAE">
        <w:rPr>
          <w:rFonts w:ascii="Verdana" w:eastAsia="MS PMincho" w:hAnsi="Verdana"/>
          <w:w w:val="96"/>
          <w:sz w:val="20"/>
          <w:szCs w:val="20"/>
        </w:rPr>
        <w:t>wholly</w:t>
      </w:r>
      <w:r w:rsidRPr="00271AAE">
        <w:rPr>
          <w:rFonts w:ascii="Verdana" w:eastAsia="MS PMincho" w:hAnsi="Verdana"/>
          <w:spacing w:val="2"/>
          <w:w w:val="96"/>
          <w:sz w:val="20"/>
          <w:szCs w:val="20"/>
        </w:rPr>
        <w:t xml:space="preserve"> </w:t>
      </w:r>
      <w:r w:rsidRPr="00271AAE">
        <w:rPr>
          <w:rFonts w:ascii="Verdana" w:eastAsia="MS PMincho" w:hAnsi="Verdana"/>
          <w:spacing w:val="4"/>
          <w:sz w:val="20"/>
          <w:szCs w:val="20"/>
        </w:rPr>
        <w:t>w</w:t>
      </w:r>
      <w:r w:rsidRPr="00271AAE">
        <w:rPr>
          <w:rFonts w:ascii="Verdana" w:eastAsia="MS PMincho" w:hAnsi="Verdana"/>
          <w:sz w:val="20"/>
          <w:szCs w:val="20"/>
        </w:rPr>
        <w:t>ithin the</w:t>
      </w:r>
      <w:r w:rsidRPr="00271AAE">
        <w:rPr>
          <w:rFonts w:ascii="Verdana" w:eastAsia="MS PMincho" w:hAnsi="Verdana"/>
          <w:spacing w:val="2"/>
          <w:sz w:val="20"/>
          <w:szCs w:val="20"/>
        </w:rPr>
        <w:t xml:space="preserve"> </w:t>
      </w:r>
      <w:r w:rsidRPr="00271AAE">
        <w:rPr>
          <w:rFonts w:ascii="Verdana" w:eastAsia="MS PMincho" w:hAnsi="Verdana"/>
          <w:sz w:val="20"/>
          <w:szCs w:val="20"/>
        </w:rPr>
        <w:t>l</w:t>
      </w:r>
      <w:r w:rsidRPr="00271AAE">
        <w:rPr>
          <w:rFonts w:ascii="Verdana" w:eastAsia="MS PMincho" w:hAnsi="Verdana"/>
          <w:spacing w:val="-5"/>
          <w:sz w:val="20"/>
          <w:szCs w:val="20"/>
        </w:rPr>
        <w:t>a</w:t>
      </w:r>
      <w:r w:rsidRPr="00271AAE">
        <w:rPr>
          <w:rFonts w:ascii="Verdana" w:eastAsia="MS PMincho" w:hAnsi="Verdana"/>
          <w:spacing w:val="-11"/>
          <w:sz w:val="20"/>
          <w:szCs w:val="20"/>
        </w:rPr>
        <w:t>w</w:t>
      </w:r>
      <w:r w:rsidRPr="00271AAE">
        <w:rPr>
          <w:rFonts w:ascii="Verdana" w:eastAsia="MS PMincho" w:hAnsi="Verdana"/>
          <w:sz w:val="20"/>
          <w:szCs w:val="20"/>
        </w:rPr>
        <w:t>.</w:t>
      </w:r>
    </w:p>
    <w:p w14:paraId="40842EAB" w14:textId="77777777" w:rsidR="005A76C7" w:rsidRPr="00271AAE" w:rsidRDefault="005A76C7" w:rsidP="00A94CD3">
      <w:pPr>
        <w:widowControl w:val="0"/>
        <w:autoSpaceDE w:val="0"/>
        <w:autoSpaceDN w:val="0"/>
        <w:adjustRightInd w:val="0"/>
        <w:spacing w:line="243" w:lineRule="auto"/>
        <w:ind w:right="-35"/>
        <w:rPr>
          <w:rFonts w:ascii="Verdana" w:eastAsia="MS PMincho" w:hAnsi="Verdana"/>
          <w:sz w:val="20"/>
          <w:szCs w:val="20"/>
        </w:rPr>
      </w:pPr>
    </w:p>
    <w:p w14:paraId="29FF3D4D" w14:textId="77777777" w:rsidR="005A76C7" w:rsidRDefault="000906CA" w:rsidP="00114E30">
      <w:pPr>
        <w:pStyle w:val="Heading2"/>
        <w:rPr>
          <w:rFonts w:eastAsia="MS PMincho"/>
        </w:rPr>
      </w:pPr>
      <w:bookmarkStart w:id="71" w:name="_Toc415753200"/>
      <w:bookmarkStart w:id="72" w:name="_Toc443380532"/>
      <w:r>
        <w:rPr>
          <w:rFonts w:eastAsia="MS PMincho"/>
        </w:rPr>
        <w:t>4.11</w:t>
      </w:r>
      <w:r w:rsidR="00B75352">
        <w:rPr>
          <w:rFonts w:eastAsia="MS PMincho"/>
        </w:rPr>
        <w:tab/>
      </w:r>
      <w:r w:rsidR="005A76C7">
        <w:rPr>
          <w:rFonts w:eastAsia="MS PMincho"/>
        </w:rPr>
        <w:t>Consultation</w:t>
      </w:r>
      <w:bookmarkEnd w:id="71"/>
      <w:bookmarkEnd w:id="72"/>
    </w:p>
    <w:p w14:paraId="3FDF6B05" w14:textId="77777777" w:rsidR="00176F41" w:rsidRDefault="00176F41" w:rsidP="00176F41">
      <w:pPr>
        <w:widowControl w:val="0"/>
        <w:autoSpaceDE w:val="0"/>
        <w:autoSpaceDN w:val="0"/>
        <w:adjustRightInd w:val="0"/>
        <w:spacing w:line="243" w:lineRule="auto"/>
        <w:ind w:right="-41"/>
        <w:jc w:val="both"/>
        <w:rPr>
          <w:rFonts w:ascii="Verdana" w:eastAsia="MS PMincho" w:hAnsi="Verdana"/>
          <w:color w:val="FF0000"/>
          <w:sz w:val="20"/>
          <w:szCs w:val="20"/>
        </w:rPr>
      </w:pPr>
    </w:p>
    <w:p w14:paraId="7919738F" w14:textId="77777777" w:rsidR="00176F41" w:rsidRPr="00271AAE" w:rsidRDefault="00176F41" w:rsidP="00176F41">
      <w:pPr>
        <w:widowControl w:val="0"/>
        <w:autoSpaceDE w:val="0"/>
        <w:autoSpaceDN w:val="0"/>
        <w:adjustRightInd w:val="0"/>
        <w:spacing w:line="243" w:lineRule="auto"/>
        <w:ind w:right="-41"/>
        <w:rPr>
          <w:rFonts w:ascii="Verdana" w:eastAsia="MS PMincho" w:hAnsi="Verdana"/>
          <w:spacing w:val="-11"/>
          <w:sz w:val="20"/>
          <w:szCs w:val="20"/>
        </w:rPr>
      </w:pPr>
      <w:r w:rsidRPr="00271AAE">
        <w:rPr>
          <w:rFonts w:ascii="Verdana" w:eastAsia="MS PMincho" w:hAnsi="Verdana"/>
          <w:spacing w:val="-27"/>
          <w:w w:val="95"/>
          <w:sz w:val="20"/>
          <w:szCs w:val="20"/>
        </w:rPr>
        <w:t>Y</w:t>
      </w:r>
      <w:r w:rsidRPr="00271AAE">
        <w:rPr>
          <w:rFonts w:ascii="Verdana" w:eastAsia="MS PMincho" w:hAnsi="Verdana"/>
          <w:spacing w:val="1"/>
          <w:w w:val="95"/>
          <w:sz w:val="20"/>
          <w:szCs w:val="20"/>
        </w:rPr>
        <w:t>o</w:t>
      </w:r>
      <w:r w:rsidRPr="00271AAE">
        <w:rPr>
          <w:rFonts w:ascii="Verdana" w:eastAsia="MS PMincho" w:hAnsi="Verdana"/>
          <w:w w:val="95"/>
          <w:sz w:val="20"/>
          <w:szCs w:val="20"/>
        </w:rPr>
        <w:t>u</w:t>
      </w:r>
      <w:r w:rsidRPr="00271AAE">
        <w:rPr>
          <w:rFonts w:ascii="Verdana" w:eastAsia="MS PMincho" w:hAnsi="Verdana"/>
          <w:spacing w:val="13"/>
          <w:w w:val="95"/>
          <w:sz w:val="20"/>
          <w:szCs w:val="20"/>
        </w:rPr>
        <w:t xml:space="preserve"> </w:t>
      </w:r>
      <w:r w:rsidRPr="00271AAE">
        <w:rPr>
          <w:rFonts w:ascii="Verdana" w:eastAsia="MS PMincho" w:hAnsi="Verdana"/>
          <w:spacing w:val="1"/>
          <w:sz w:val="20"/>
          <w:szCs w:val="20"/>
        </w:rPr>
        <w:t>shoul</w:t>
      </w:r>
      <w:r w:rsidRPr="00271AAE">
        <w:rPr>
          <w:rFonts w:ascii="Verdana" w:eastAsia="MS PMincho" w:hAnsi="Verdana"/>
          <w:sz w:val="20"/>
          <w:szCs w:val="20"/>
        </w:rPr>
        <w:t>d</w:t>
      </w:r>
      <w:r w:rsidRPr="00271AAE">
        <w:rPr>
          <w:rFonts w:ascii="Verdana" w:eastAsia="MS PMincho" w:hAnsi="Verdana"/>
          <w:spacing w:val="19"/>
          <w:sz w:val="20"/>
          <w:szCs w:val="20"/>
        </w:rPr>
        <w:t xml:space="preserve"> </w:t>
      </w:r>
      <w:r w:rsidRPr="00271AAE">
        <w:rPr>
          <w:rFonts w:ascii="Verdana" w:eastAsia="MS PMincho" w:hAnsi="Verdana"/>
          <w:spacing w:val="-2"/>
          <w:sz w:val="20"/>
          <w:szCs w:val="20"/>
        </w:rPr>
        <w:t>c</w:t>
      </w:r>
      <w:r w:rsidRPr="00271AAE">
        <w:rPr>
          <w:rFonts w:ascii="Verdana" w:eastAsia="MS PMincho" w:hAnsi="Verdana"/>
          <w:sz w:val="20"/>
          <w:szCs w:val="20"/>
        </w:rPr>
        <w:t>o</w:t>
      </w:r>
      <w:r w:rsidRPr="00271AAE">
        <w:rPr>
          <w:rFonts w:ascii="Verdana" w:eastAsia="MS PMincho" w:hAnsi="Verdana"/>
          <w:spacing w:val="1"/>
          <w:sz w:val="20"/>
          <w:szCs w:val="20"/>
        </w:rPr>
        <w:t>nsul</w:t>
      </w:r>
      <w:r w:rsidRPr="00271AAE">
        <w:rPr>
          <w:rFonts w:ascii="Verdana" w:eastAsia="MS PMincho" w:hAnsi="Verdana"/>
          <w:sz w:val="20"/>
          <w:szCs w:val="20"/>
        </w:rPr>
        <w:t>t</w:t>
      </w:r>
      <w:r w:rsidRPr="00271AAE">
        <w:rPr>
          <w:rFonts w:ascii="Verdana" w:eastAsia="MS PMincho" w:hAnsi="Verdana"/>
          <w:spacing w:val="8"/>
          <w:sz w:val="20"/>
          <w:szCs w:val="20"/>
        </w:rPr>
        <w:t xml:space="preserve"> </w:t>
      </w:r>
      <w:r w:rsidRPr="00271AAE">
        <w:rPr>
          <w:rFonts w:ascii="Verdana" w:eastAsia="MS PMincho" w:hAnsi="Verdana"/>
          <w:spacing w:val="5"/>
          <w:sz w:val="20"/>
          <w:szCs w:val="20"/>
        </w:rPr>
        <w:t>w</w:t>
      </w:r>
      <w:r w:rsidRPr="00271AAE">
        <w:rPr>
          <w:rFonts w:ascii="Verdana" w:eastAsia="MS PMincho" w:hAnsi="Verdana"/>
          <w:spacing w:val="1"/>
          <w:sz w:val="20"/>
          <w:szCs w:val="20"/>
        </w:rPr>
        <w:t>it</w:t>
      </w:r>
      <w:r w:rsidRPr="00271AAE">
        <w:rPr>
          <w:rFonts w:ascii="Verdana" w:eastAsia="MS PMincho" w:hAnsi="Verdana"/>
          <w:sz w:val="20"/>
          <w:szCs w:val="20"/>
        </w:rPr>
        <w:t>h</w:t>
      </w:r>
      <w:r w:rsidRPr="00271AAE">
        <w:rPr>
          <w:rFonts w:ascii="Verdana" w:eastAsia="MS PMincho" w:hAnsi="Verdana"/>
          <w:spacing w:val="5"/>
          <w:sz w:val="20"/>
          <w:szCs w:val="20"/>
        </w:rPr>
        <w:t xml:space="preserve"> </w:t>
      </w:r>
      <w:r w:rsidRPr="00271AAE">
        <w:rPr>
          <w:rFonts w:ascii="Verdana" w:eastAsia="MS PMincho" w:hAnsi="Verdana"/>
          <w:spacing w:val="-2"/>
          <w:sz w:val="20"/>
          <w:szCs w:val="20"/>
        </w:rPr>
        <w:t>r</w:t>
      </w:r>
      <w:r w:rsidRPr="00271AAE">
        <w:rPr>
          <w:rFonts w:ascii="Verdana" w:eastAsia="MS PMincho" w:hAnsi="Verdana"/>
          <w:spacing w:val="1"/>
          <w:sz w:val="20"/>
          <w:szCs w:val="20"/>
        </w:rPr>
        <w:t>ep</w:t>
      </w:r>
      <w:r w:rsidRPr="00271AAE">
        <w:rPr>
          <w:rFonts w:ascii="Verdana" w:eastAsia="MS PMincho" w:hAnsi="Verdana"/>
          <w:spacing w:val="-2"/>
          <w:sz w:val="20"/>
          <w:szCs w:val="20"/>
        </w:rPr>
        <w:t>r</w:t>
      </w:r>
      <w:r w:rsidRPr="00271AAE">
        <w:rPr>
          <w:rFonts w:ascii="Verdana" w:eastAsia="MS PMincho" w:hAnsi="Verdana"/>
          <w:spacing w:val="1"/>
          <w:sz w:val="20"/>
          <w:szCs w:val="20"/>
        </w:rPr>
        <w:t>esentat</w:t>
      </w:r>
      <w:r w:rsidRPr="00271AAE">
        <w:rPr>
          <w:rFonts w:ascii="Verdana" w:eastAsia="MS PMincho" w:hAnsi="Verdana"/>
          <w:spacing w:val="-1"/>
          <w:sz w:val="20"/>
          <w:szCs w:val="20"/>
        </w:rPr>
        <w:t>i</w:t>
      </w:r>
      <w:r w:rsidRPr="00271AAE">
        <w:rPr>
          <w:rFonts w:ascii="Verdana" w:eastAsia="MS PMincho" w:hAnsi="Verdana"/>
          <w:spacing w:val="-3"/>
          <w:sz w:val="20"/>
          <w:szCs w:val="20"/>
        </w:rPr>
        <w:t>v</w:t>
      </w:r>
      <w:r w:rsidRPr="00271AAE">
        <w:rPr>
          <w:rFonts w:ascii="Verdana" w:eastAsia="MS PMincho" w:hAnsi="Verdana"/>
          <w:sz w:val="20"/>
          <w:szCs w:val="20"/>
        </w:rPr>
        <w:t>e</w:t>
      </w:r>
      <w:r w:rsidRPr="00271AAE">
        <w:rPr>
          <w:rFonts w:ascii="Verdana" w:eastAsia="MS PMincho" w:hAnsi="Verdana"/>
          <w:spacing w:val="4"/>
          <w:sz w:val="20"/>
          <w:szCs w:val="20"/>
        </w:rPr>
        <w:t xml:space="preserve"> </w:t>
      </w:r>
      <w:r w:rsidRPr="00271AAE">
        <w:rPr>
          <w:rFonts w:ascii="Verdana" w:eastAsia="MS PMincho" w:hAnsi="Verdana"/>
          <w:spacing w:val="1"/>
          <w:sz w:val="20"/>
          <w:szCs w:val="20"/>
        </w:rPr>
        <w:t>organisation</w:t>
      </w:r>
      <w:r w:rsidRPr="00271AAE">
        <w:rPr>
          <w:rFonts w:ascii="Verdana" w:eastAsia="MS PMincho" w:hAnsi="Verdana"/>
          <w:sz w:val="20"/>
          <w:szCs w:val="20"/>
        </w:rPr>
        <w:t>s</w:t>
      </w:r>
      <w:r w:rsidRPr="00271AAE">
        <w:rPr>
          <w:rFonts w:ascii="Verdana" w:eastAsia="MS PMincho" w:hAnsi="Verdana"/>
          <w:spacing w:val="10"/>
          <w:sz w:val="20"/>
          <w:szCs w:val="20"/>
        </w:rPr>
        <w:t xml:space="preserve"> </w:t>
      </w:r>
      <w:r w:rsidRPr="00271AAE">
        <w:rPr>
          <w:rFonts w:ascii="Verdana" w:eastAsia="MS PMincho" w:hAnsi="Verdana"/>
          <w:spacing w:val="1"/>
          <w:sz w:val="20"/>
          <w:szCs w:val="20"/>
        </w:rPr>
        <w:t>whe</w:t>
      </w:r>
      <w:r w:rsidRPr="00271AAE">
        <w:rPr>
          <w:rFonts w:ascii="Verdana" w:eastAsia="MS PMincho" w:hAnsi="Verdana"/>
          <w:spacing w:val="-2"/>
          <w:sz w:val="20"/>
          <w:szCs w:val="20"/>
        </w:rPr>
        <w:t>r</w:t>
      </w:r>
      <w:r w:rsidRPr="00271AAE">
        <w:rPr>
          <w:rFonts w:ascii="Verdana" w:eastAsia="MS PMincho" w:hAnsi="Verdana"/>
          <w:sz w:val="20"/>
          <w:szCs w:val="20"/>
        </w:rPr>
        <w:t>e</w:t>
      </w:r>
      <w:r w:rsidRPr="00271AAE">
        <w:rPr>
          <w:rFonts w:ascii="Verdana" w:eastAsia="MS PMincho" w:hAnsi="Verdana"/>
          <w:spacing w:val="5"/>
          <w:sz w:val="20"/>
          <w:szCs w:val="20"/>
        </w:rPr>
        <w:t xml:space="preserve"> </w:t>
      </w:r>
      <w:r w:rsidRPr="00271AAE">
        <w:rPr>
          <w:rFonts w:ascii="Verdana" w:eastAsia="MS PMincho" w:hAnsi="Verdana"/>
          <w:spacing w:val="1"/>
          <w:w w:val="96"/>
          <w:sz w:val="20"/>
          <w:szCs w:val="20"/>
        </w:rPr>
        <w:t>ne</w:t>
      </w:r>
      <w:r w:rsidRPr="00271AAE">
        <w:rPr>
          <w:rFonts w:ascii="Verdana" w:eastAsia="MS PMincho" w:hAnsi="Verdana"/>
          <w:spacing w:val="-2"/>
          <w:w w:val="96"/>
          <w:sz w:val="20"/>
          <w:szCs w:val="20"/>
        </w:rPr>
        <w:t>c</w:t>
      </w:r>
      <w:r w:rsidRPr="00271AAE">
        <w:rPr>
          <w:rFonts w:ascii="Verdana" w:eastAsia="MS PMincho" w:hAnsi="Verdana"/>
          <w:spacing w:val="1"/>
          <w:w w:val="96"/>
          <w:sz w:val="20"/>
          <w:szCs w:val="20"/>
        </w:rPr>
        <w:t>essa</w:t>
      </w:r>
      <w:r w:rsidRPr="00271AAE">
        <w:rPr>
          <w:rFonts w:ascii="Verdana" w:eastAsia="MS PMincho" w:hAnsi="Verdana"/>
          <w:spacing w:val="8"/>
          <w:w w:val="96"/>
          <w:sz w:val="20"/>
          <w:szCs w:val="20"/>
        </w:rPr>
        <w:t>r</w:t>
      </w:r>
      <w:r w:rsidRPr="00271AAE">
        <w:rPr>
          <w:rFonts w:ascii="Verdana" w:eastAsia="MS PMincho" w:hAnsi="Verdana"/>
          <w:w w:val="96"/>
          <w:sz w:val="20"/>
          <w:szCs w:val="20"/>
        </w:rPr>
        <w:t>y</w:t>
      </w:r>
      <w:r w:rsidRPr="00271AAE">
        <w:rPr>
          <w:rFonts w:ascii="Verdana" w:eastAsia="MS PMincho" w:hAnsi="Verdana"/>
          <w:spacing w:val="7"/>
          <w:w w:val="96"/>
          <w:sz w:val="20"/>
          <w:szCs w:val="20"/>
        </w:rPr>
        <w:t xml:space="preserve"> </w:t>
      </w:r>
      <w:r w:rsidRPr="00271AAE">
        <w:rPr>
          <w:rFonts w:ascii="Verdana" w:eastAsia="MS PMincho" w:hAnsi="Verdana"/>
          <w:sz w:val="20"/>
          <w:szCs w:val="20"/>
        </w:rPr>
        <w:t>and</w:t>
      </w:r>
      <w:r w:rsidRPr="00271AAE">
        <w:rPr>
          <w:rFonts w:ascii="Verdana" w:eastAsia="MS PMincho" w:hAnsi="Verdana"/>
          <w:spacing w:val="7"/>
          <w:sz w:val="20"/>
          <w:szCs w:val="20"/>
        </w:rPr>
        <w:t xml:space="preserve"> </w:t>
      </w:r>
      <w:r w:rsidRPr="00271AAE">
        <w:rPr>
          <w:rFonts w:ascii="Verdana" w:eastAsia="MS PMincho" w:hAnsi="Verdana"/>
          <w:sz w:val="20"/>
          <w:szCs w:val="20"/>
        </w:rPr>
        <w:t>must</w:t>
      </w:r>
      <w:r w:rsidRPr="00271AAE">
        <w:rPr>
          <w:rFonts w:ascii="Verdana" w:eastAsia="MS PMincho" w:hAnsi="Verdana"/>
          <w:spacing w:val="11"/>
          <w:sz w:val="20"/>
          <w:szCs w:val="20"/>
        </w:rPr>
        <w:t xml:space="preserve"> </w:t>
      </w:r>
      <w:r w:rsidRPr="00271AAE">
        <w:rPr>
          <w:rFonts w:ascii="Verdana" w:eastAsia="MS PMincho" w:hAnsi="Verdana"/>
          <w:w w:val="104"/>
          <w:sz w:val="20"/>
          <w:szCs w:val="20"/>
        </w:rPr>
        <w:t>do</w:t>
      </w:r>
      <w:r w:rsidRPr="00271AAE">
        <w:rPr>
          <w:rFonts w:ascii="Verdana" w:eastAsia="MS PMincho" w:hAnsi="Verdana"/>
          <w:spacing w:val="-5"/>
          <w:sz w:val="20"/>
          <w:szCs w:val="20"/>
        </w:rPr>
        <w:t xml:space="preserve"> </w:t>
      </w:r>
      <w:r w:rsidRPr="00271AAE">
        <w:rPr>
          <w:rFonts w:ascii="Verdana" w:eastAsia="MS PMincho" w:hAnsi="Verdana"/>
          <w:w w:val="98"/>
          <w:sz w:val="20"/>
          <w:szCs w:val="20"/>
        </w:rPr>
        <w:t>so</w:t>
      </w:r>
      <w:r w:rsidRPr="00271AAE">
        <w:rPr>
          <w:rFonts w:ascii="Verdana" w:eastAsia="MS PMincho" w:hAnsi="Verdana"/>
          <w:spacing w:val="-5"/>
          <w:sz w:val="20"/>
          <w:szCs w:val="20"/>
        </w:rPr>
        <w:t xml:space="preserve"> </w:t>
      </w:r>
      <w:r w:rsidRPr="00271AAE">
        <w:rPr>
          <w:rFonts w:ascii="Verdana" w:eastAsia="MS PMincho" w:hAnsi="Verdana"/>
          <w:sz w:val="20"/>
          <w:szCs w:val="20"/>
        </w:rPr>
        <w:t>when</w:t>
      </w:r>
      <w:r w:rsidRPr="00271AAE">
        <w:rPr>
          <w:rFonts w:ascii="Verdana" w:eastAsia="MS PMincho" w:hAnsi="Verdana"/>
          <w:spacing w:val="-5"/>
          <w:sz w:val="20"/>
          <w:szCs w:val="20"/>
        </w:rPr>
        <w:t xml:space="preserve"> </w:t>
      </w:r>
      <w:r w:rsidRPr="00271AAE">
        <w:rPr>
          <w:rFonts w:ascii="Verdana" w:eastAsia="MS PMincho" w:hAnsi="Verdana"/>
          <w:spacing w:val="-3"/>
          <w:sz w:val="20"/>
          <w:szCs w:val="20"/>
        </w:rPr>
        <w:t>r</w:t>
      </w:r>
      <w:r w:rsidRPr="00271AAE">
        <w:rPr>
          <w:rFonts w:ascii="Verdana" w:eastAsia="MS PMincho" w:hAnsi="Verdana"/>
          <w:sz w:val="20"/>
          <w:szCs w:val="20"/>
        </w:rPr>
        <w:t>equi</w:t>
      </w:r>
      <w:r w:rsidRPr="00271AAE">
        <w:rPr>
          <w:rFonts w:ascii="Verdana" w:eastAsia="MS PMincho" w:hAnsi="Verdana"/>
          <w:spacing w:val="-3"/>
          <w:sz w:val="20"/>
          <w:szCs w:val="20"/>
        </w:rPr>
        <w:t>r</w:t>
      </w:r>
      <w:r w:rsidRPr="00271AAE">
        <w:rPr>
          <w:rFonts w:ascii="Verdana" w:eastAsia="MS PMincho" w:hAnsi="Verdana"/>
          <w:sz w:val="20"/>
          <w:szCs w:val="20"/>
        </w:rPr>
        <w:t>ed</w:t>
      </w:r>
      <w:r w:rsidRPr="00271AAE">
        <w:rPr>
          <w:rFonts w:ascii="Verdana" w:eastAsia="MS PMincho" w:hAnsi="Verdana"/>
          <w:spacing w:val="7"/>
          <w:sz w:val="20"/>
          <w:szCs w:val="20"/>
        </w:rPr>
        <w:t xml:space="preserve"> </w:t>
      </w:r>
      <w:r w:rsidRPr="00271AAE">
        <w:rPr>
          <w:rFonts w:ascii="Verdana" w:eastAsia="MS PMincho" w:hAnsi="Verdana"/>
          <w:spacing w:val="-3"/>
          <w:sz w:val="20"/>
          <w:szCs w:val="20"/>
        </w:rPr>
        <w:t>b</w:t>
      </w:r>
      <w:r w:rsidRPr="00271AAE">
        <w:rPr>
          <w:rFonts w:ascii="Verdana" w:eastAsia="MS PMincho" w:hAnsi="Verdana"/>
          <w:sz w:val="20"/>
          <w:szCs w:val="20"/>
        </w:rPr>
        <w:t>y</w:t>
      </w:r>
      <w:r w:rsidRPr="00271AAE">
        <w:rPr>
          <w:rFonts w:ascii="Verdana" w:eastAsia="MS PMincho" w:hAnsi="Verdana"/>
          <w:spacing w:val="-13"/>
          <w:sz w:val="20"/>
          <w:szCs w:val="20"/>
        </w:rPr>
        <w:t xml:space="preserve"> </w:t>
      </w:r>
      <w:r w:rsidRPr="00271AAE">
        <w:rPr>
          <w:rFonts w:ascii="Verdana" w:eastAsia="MS PMincho" w:hAnsi="Verdana"/>
          <w:sz w:val="20"/>
          <w:szCs w:val="20"/>
        </w:rPr>
        <w:t>l</w:t>
      </w:r>
      <w:r w:rsidRPr="00271AAE">
        <w:rPr>
          <w:rFonts w:ascii="Verdana" w:eastAsia="MS PMincho" w:hAnsi="Verdana"/>
          <w:spacing w:val="-5"/>
          <w:sz w:val="20"/>
          <w:szCs w:val="20"/>
        </w:rPr>
        <w:t>a</w:t>
      </w:r>
      <w:r w:rsidRPr="00271AAE">
        <w:rPr>
          <w:rFonts w:ascii="Verdana" w:eastAsia="MS PMincho" w:hAnsi="Verdana"/>
          <w:spacing w:val="-11"/>
          <w:sz w:val="20"/>
          <w:szCs w:val="20"/>
        </w:rPr>
        <w:t>w.</w:t>
      </w:r>
    </w:p>
    <w:p w14:paraId="60731F7F" w14:textId="77777777" w:rsidR="005A76C7" w:rsidRPr="00271AAE" w:rsidRDefault="005A76C7" w:rsidP="00703426">
      <w:pPr>
        <w:widowControl w:val="0"/>
        <w:autoSpaceDE w:val="0"/>
        <w:autoSpaceDN w:val="0"/>
        <w:adjustRightInd w:val="0"/>
        <w:spacing w:line="243" w:lineRule="auto"/>
        <w:ind w:right="-35"/>
        <w:rPr>
          <w:rFonts w:ascii="Verdana" w:eastAsia="MS PMincho" w:hAnsi="Verdana"/>
          <w:sz w:val="20"/>
          <w:szCs w:val="20"/>
        </w:rPr>
      </w:pPr>
    </w:p>
    <w:p w14:paraId="3B8C305E" w14:textId="77777777" w:rsidR="005A76C7" w:rsidRPr="00271AAE" w:rsidRDefault="005A76C7" w:rsidP="00EC6599">
      <w:pPr>
        <w:widowControl w:val="0"/>
        <w:autoSpaceDE w:val="0"/>
        <w:autoSpaceDN w:val="0"/>
        <w:adjustRightInd w:val="0"/>
        <w:spacing w:before="21" w:line="243" w:lineRule="auto"/>
        <w:ind w:right="-41"/>
        <w:rPr>
          <w:rFonts w:ascii="Verdana" w:eastAsia="MS PMincho" w:hAnsi="Verdana"/>
          <w:w w:val="99"/>
          <w:sz w:val="20"/>
          <w:szCs w:val="20"/>
        </w:rPr>
      </w:pPr>
      <w:r w:rsidRPr="00271AAE">
        <w:rPr>
          <w:rFonts w:ascii="Verdana" w:eastAsia="MS PMincho" w:hAnsi="Verdana"/>
          <w:spacing w:val="-3"/>
          <w:sz w:val="20"/>
          <w:szCs w:val="20"/>
        </w:rPr>
        <w:t>I</w:t>
      </w:r>
      <w:r w:rsidRPr="00271AAE">
        <w:rPr>
          <w:rFonts w:ascii="Verdana" w:eastAsia="MS PMincho" w:hAnsi="Verdana"/>
          <w:sz w:val="20"/>
          <w:szCs w:val="20"/>
        </w:rPr>
        <w:t>t</w:t>
      </w:r>
      <w:r w:rsidRPr="00271AAE">
        <w:rPr>
          <w:rFonts w:ascii="Verdana" w:eastAsia="MS PMincho" w:hAnsi="Verdana"/>
          <w:spacing w:val="13"/>
          <w:sz w:val="20"/>
          <w:szCs w:val="20"/>
        </w:rPr>
        <w:t xml:space="preserve"> </w:t>
      </w:r>
      <w:r w:rsidRPr="00271AAE">
        <w:rPr>
          <w:rFonts w:ascii="Verdana" w:eastAsia="MS PMincho" w:hAnsi="Verdana"/>
          <w:sz w:val="20"/>
          <w:szCs w:val="20"/>
        </w:rPr>
        <w:t>is</w:t>
      </w:r>
      <w:r w:rsidRPr="00271AAE">
        <w:rPr>
          <w:rFonts w:ascii="Verdana" w:eastAsia="MS PMincho" w:hAnsi="Verdana"/>
          <w:spacing w:val="-2"/>
          <w:sz w:val="20"/>
          <w:szCs w:val="20"/>
        </w:rPr>
        <w:t xml:space="preserve"> </w:t>
      </w:r>
      <w:r w:rsidRPr="00271AAE">
        <w:rPr>
          <w:rFonts w:ascii="Verdana" w:eastAsia="MS PMincho" w:hAnsi="Verdana"/>
          <w:sz w:val="20"/>
          <w:szCs w:val="20"/>
        </w:rPr>
        <w:t>bet</w:t>
      </w:r>
      <w:r w:rsidRPr="00271AAE">
        <w:rPr>
          <w:rFonts w:ascii="Verdana" w:eastAsia="MS PMincho" w:hAnsi="Verdana"/>
          <w:spacing w:val="-2"/>
          <w:sz w:val="20"/>
          <w:szCs w:val="20"/>
        </w:rPr>
        <w:t>t</w:t>
      </w:r>
      <w:r w:rsidRPr="00271AAE">
        <w:rPr>
          <w:rFonts w:ascii="Verdana" w:eastAsia="MS PMincho" w:hAnsi="Verdana"/>
          <w:spacing w:val="-1"/>
          <w:sz w:val="20"/>
          <w:szCs w:val="20"/>
        </w:rPr>
        <w:t>e</w:t>
      </w:r>
      <w:r w:rsidRPr="00271AAE">
        <w:rPr>
          <w:rFonts w:ascii="Verdana" w:eastAsia="MS PMincho" w:hAnsi="Verdana"/>
          <w:sz w:val="20"/>
          <w:szCs w:val="20"/>
        </w:rPr>
        <w:t>r</w:t>
      </w:r>
      <w:r w:rsidRPr="00271AAE">
        <w:rPr>
          <w:rFonts w:ascii="Verdana" w:eastAsia="MS PMincho" w:hAnsi="Verdana"/>
          <w:spacing w:val="16"/>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16"/>
          <w:sz w:val="20"/>
          <w:szCs w:val="20"/>
        </w:rPr>
        <w:t xml:space="preserve"> </w:t>
      </w:r>
      <w:r w:rsidRPr="00271AAE">
        <w:rPr>
          <w:rFonts w:ascii="Verdana" w:eastAsia="MS PMincho" w:hAnsi="Verdana"/>
          <w:spacing w:val="-4"/>
          <w:sz w:val="20"/>
          <w:szCs w:val="20"/>
        </w:rPr>
        <w:t>k</w:t>
      </w:r>
      <w:r w:rsidRPr="00271AAE">
        <w:rPr>
          <w:rFonts w:ascii="Verdana" w:eastAsia="MS PMincho" w:hAnsi="Verdana"/>
          <w:sz w:val="20"/>
          <w:szCs w:val="20"/>
        </w:rPr>
        <w:t>eep in</w:t>
      </w:r>
      <w:r w:rsidRPr="00271AAE">
        <w:rPr>
          <w:rFonts w:ascii="Verdana" w:eastAsia="MS PMincho" w:hAnsi="Verdana"/>
          <w:spacing w:val="13"/>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ou</w:t>
      </w:r>
      <w:r w:rsidRPr="00271AAE">
        <w:rPr>
          <w:rFonts w:ascii="Verdana" w:eastAsia="MS PMincho" w:hAnsi="Verdana"/>
          <w:spacing w:val="-2"/>
          <w:sz w:val="20"/>
          <w:szCs w:val="20"/>
        </w:rPr>
        <w:t>c</w:t>
      </w:r>
      <w:r w:rsidRPr="00271AAE">
        <w:rPr>
          <w:rFonts w:ascii="Verdana" w:eastAsia="MS PMincho" w:hAnsi="Verdana"/>
          <w:sz w:val="20"/>
          <w:szCs w:val="20"/>
        </w:rPr>
        <w:t>h</w:t>
      </w:r>
      <w:r w:rsidRPr="00271AAE">
        <w:rPr>
          <w:rFonts w:ascii="Verdana" w:eastAsia="MS PMincho" w:hAnsi="Verdana"/>
          <w:spacing w:val="23"/>
          <w:sz w:val="20"/>
          <w:szCs w:val="20"/>
        </w:rPr>
        <w:t xml:space="preserve"> </w:t>
      </w:r>
      <w:r w:rsidRPr="00271AAE">
        <w:rPr>
          <w:rFonts w:ascii="Verdana" w:eastAsia="MS PMincho" w:hAnsi="Verdana"/>
          <w:spacing w:val="4"/>
          <w:sz w:val="20"/>
          <w:szCs w:val="20"/>
        </w:rPr>
        <w:t>w</w:t>
      </w:r>
      <w:r w:rsidRPr="00271AAE">
        <w:rPr>
          <w:rFonts w:ascii="Verdana" w:eastAsia="MS PMincho" w:hAnsi="Verdana"/>
          <w:sz w:val="20"/>
          <w:szCs w:val="20"/>
        </w:rPr>
        <w:t>ith</w:t>
      </w:r>
      <w:r w:rsidRPr="00271AAE">
        <w:rPr>
          <w:rFonts w:ascii="Verdana" w:eastAsia="MS PMincho" w:hAnsi="Verdana"/>
          <w:spacing w:val="7"/>
          <w:sz w:val="20"/>
          <w:szCs w:val="20"/>
        </w:rPr>
        <w:t xml:space="preserve"> </w:t>
      </w:r>
      <w:r w:rsidR="004C4F5A" w:rsidRPr="00271AAE">
        <w:rPr>
          <w:rFonts w:ascii="Verdana" w:eastAsia="MS PMincho" w:hAnsi="Verdana"/>
          <w:sz w:val="20"/>
          <w:szCs w:val="20"/>
        </w:rPr>
        <w:t>leaseholder</w:t>
      </w:r>
      <w:r w:rsidRPr="00271AAE">
        <w:rPr>
          <w:rFonts w:ascii="Verdana" w:eastAsia="MS PMincho" w:hAnsi="Verdana"/>
          <w:sz w:val="20"/>
          <w:szCs w:val="20"/>
        </w:rPr>
        <w:t>s</w:t>
      </w:r>
      <w:r w:rsidRPr="00271AAE">
        <w:rPr>
          <w:rFonts w:ascii="Verdana" w:eastAsia="MS PMincho" w:hAnsi="Verdana"/>
          <w:spacing w:val="20"/>
          <w:sz w:val="20"/>
          <w:szCs w:val="20"/>
        </w:rPr>
        <w:t xml:space="preserve"> </w:t>
      </w:r>
      <w:r w:rsidRPr="00271AAE">
        <w:rPr>
          <w:rFonts w:ascii="Verdana" w:eastAsia="MS PMincho" w:hAnsi="Verdana"/>
          <w:sz w:val="20"/>
          <w:szCs w:val="20"/>
        </w:rPr>
        <w:t>than</w:t>
      </w:r>
      <w:r w:rsidRPr="00271AAE">
        <w:rPr>
          <w:rFonts w:ascii="Verdana" w:eastAsia="MS PMincho" w:hAnsi="Verdana"/>
          <w:spacing w:val="28"/>
          <w:sz w:val="20"/>
          <w:szCs w:val="20"/>
        </w:rPr>
        <w:t xml:space="preserve"> </w:t>
      </w:r>
      <w:r w:rsidRPr="00271AAE">
        <w:rPr>
          <w:rFonts w:ascii="Verdana" w:eastAsia="MS PMincho" w:hAnsi="Verdana"/>
          <w:spacing w:val="-2"/>
          <w:sz w:val="20"/>
          <w:szCs w:val="20"/>
        </w:rPr>
        <w:t>t</w:t>
      </w:r>
      <w:r w:rsidRPr="00271AAE">
        <w:rPr>
          <w:rFonts w:ascii="Verdana" w:eastAsia="MS PMincho" w:hAnsi="Verdana"/>
          <w:sz w:val="20"/>
          <w:szCs w:val="20"/>
        </w:rPr>
        <w:t>o</w:t>
      </w:r>
      <w:r w:rsidRPr="00271AAE">
        <w:rPr>
          <w:rFonts w:ascii="Verdana" w:eastAsia="MS PMincho" w:hAnsi="Verdana"/>
          <w:spacing w:val="16"/>
          <w:sz w:val="20"/>
          <w:szCs w:val="20"/>
        </w:rPr>
        <w:t xml:space="preserve"> </w:t>
      </w:r>
      <w:r w:rsidRPr="00271AAE">
        <w:rPr>
          <w:rFonts w:ascii="Verdana" w:eastAsia="MS PMincho" w:hAnsi="Verdana"/>
          <w:spacing w:val="-3"/>
          <w:sz w:val="20"/>
          <w:szCs w:val="20"/>
        </w:rPr>
        <w:t>r</w:t>
      </w:r>
      <w:r w:rsidRPr="00271AAE">
        <w:rPr>
          <w:rFonts w:ascii="Verdana" w:eastAsia="MS PMincho" w:hAnsi="Verdana"/>
          <w:spacing w:val="-1"/>
          <w:sz w:val="20"/>
          <w:szCs w:val="20"/>
        </w:rPr>
        <w:t>e</w:t>
      </w:r>
      <w:r w:rsidRPr="00271AAE">
        <w:rPr>
          <w:rFonts w:ascii="Verdana" w:eastAsia="MS PMincho" w:hAnsi="Verdana"/>
          <w:sz w:val="20"/>
          <w:szCs w:val="20"/>
        </w:rPr>
        <w:t>main</w:t>
      </w:r>
      <w:r w:rsidRPr="00271AAE">
        <w:rPr>
          <w:rFonts w:ascii="Verdana" w:eastAsia="MS PMincho" w:hAnsi="Verdana"/>
          <w:spacing w:val="20"/>
          <w:sz w:val="20"/>
          <w:szCs w:val="20"/>
        </w:rPr>
        <w:t xml:space="preserve"> </w:t>
      </w:r>
      <w:r w:rsidRPr="00271AAE">
        <w:rPr>
          <w:rFonts w:ascii="Verdana" w:eastAsia="MS PMincho" w:hAnsi="Verdana"/>
          <w:sz w:val="20"/>
          <w:szCs w:val="20"/>
        </w:rPr>
        <w:t>silent</w:t>
      </w:r>
      <w:r w:rsidRPr="00271AAE">
        <w:rPr>
          <w:rFonts w:ascii="Verdana" w:eastAsia="MS PMincho" w:hAnsi="Verdana"/>
          <w:spacing w:val="3"/>
          <w:sz w:val="20"/>
          <w:szCs w:val="20"/>
        </w:rPr>
        <w:t xml:space="preserve"> </w:t>
      </w:r>
      <w:r w:rsidRPr="00271AAE">
        <w:rPr>
          <w:rFonts w:ascii="Verdana" w:eastAsia="MS PMincho" w:hAnsi="Verdana"/>
          <w:sz w:val="20"/>
          <w:szCs w:val="20"/>
        </w:rPr>
        <w:t>and</w:t>
      </w:r>
      <w:r w:rsidRPr="00271AAE">
        <w:rPr>
          <w:rFonts w:ascii="Verdana" w:eastAsia="MS PMincho" w:hAnsi="Verdana"/>
          <w:spacing w:val="19"/>
          <w:sz w:val="20"/>
          <w:szCs w:val="20"/>
        </w:rPr>
        <w:t xml:space="preserve"> </w:t>
      </w:r>
      <w:r w:rsidRPr="00271AAE">
        <w:rPr>
          <w:rFonts w:ascii="Verdana" w:eastAsia="MS PMincho" w:hAnsi="Verdana"/>
          <w:sz w:val="20"/>
          <w:szCs w:val="20"/>
        </w:rPr>
        <w:t>the</w:t>
      </w:r>
      <w:r w:rsidRPr="00271AAE">
        <w:rPr>
          <w:rFonts w:ascii="Verdana" w:eastAsia="MS PMincho" w:hAnsi="Verdana"/>
          <w:spacing w:val="7"/>
          <w:sz w:val="20"/>
          <w:szCs w:val="20"/>
        </w:rPr>
        <w:t xml:space="preserve"> </w:t>
      </w:r>
      <w:r w:rsidRPr="00271AAE">
        <w:rPr>
          <w:rFonts w:ascii="Verdana" w:eastAsia="MS PMincho" w:hAnsi="Verdana"/>
          <w:spacing w:val="-1"/>
          <w:sz w:val="20"/>
          <w:szCs w:val="20"/>
        </w:rPr>
        <w:t>le</w:t>
      </w:r>
      <w:r w:rsidRPr="00271AAE">
        <w:rPr>
          <w:rFonts w:ascii="Verdana" w:eastAsia="MS PMincho" w:hAnsi="Verdana"/>
          <w:spacing w:val="1"/>
          <w:sz w:val="20"/>
          <w:szCs w:val="20"/>
        </w:rPr>
        <w:t>g</w:t>
      </w:r>
      <w:r w:rsidRPr="00271AAE">
        <w:rPr>
          <w:rFonts w:ascii="Verdana" w:eastAsia="MS PMincho" w:hAnsi="Verdana"/>
          <w:spacing w:val="-1"/>
          <w:sz w:val="20"/>
          <w:szCs w:val="20"/>
        </w:rPr>
        <w:t>islat</w:t>
      </w:r>
      <w:r w:rsidRPr="00271AAE">
        <w:rPr>
          <w:rFonts w:ascii="Verdana" w:eastAsia="MS PMincho" w:hAnsi="Verdana"/>
          <w:spacing w:val="-4"/>
          <w:sz w:val="20"/>
          <w:szCs w:val="20"/>
        </w:rPr>
        <w:t>i</w:t>
      </w:r>
      <w:r w:rsidRPr="00271AAE">
        <w:rPr>
          <w:rFonts w:ascii="Verdana" w:eastAsia="MS PMincho" w:hAnsi="Verdana"/>
          <w:spacing w:val="-5"/>
          <w:sz w:val="20"/>
          <w:szCs w:val="20"/>
        </w:rPr>
        <w:t>v</w:t>
      </w:r>
      <w:r w:rsidRPr="00271AAE">
        <w:rPr>
          <w:rFonts w:ascii="Verdana" w:eastAsia="MS PMincho" w:hAnsi="Verdana"/>
          <w:sz w:val="20"/>
          <w:szCs w:val="20"/>
        </w:rPr>
        <w:t>e</w:t>
      </w:r>
      <w:r w:rsidRPr="00271AAE">
        <w:rPr>
          <w:rFonts w:ascii="Verdana" w:eastAsia="MS PMincho" w:hAnsi="Verdana"/>
          <w:spacing w:val="-15"/>
          <w:sz w:val="20"/>
          <w:szCs w:val="20"/>
        </w:rPr>
        <w:t xml:space="preserve"> </w:t>
      </w:r>
      <w:r w:rsidRPr="00271AAE">
        <w:rPr>
          <w:rFonts w:ascii="Verdana" w:eastAsia="MS PMincho" w:hAnsi="Verdana"/>
          <w:spacing w:val="-4"/>
          <w:sz w:val="20"/>
          <w:szCs w:val="20"/>
        </w:rPr>
        <w:lastRenderedPageBreak/>
        <w:t>r</w:t>
      </w:r>
      <w:r w:rsidRPr="00271AAE">
        <w:rPr>
          <w:rFonts w:ascii="Verdana" w:eastAsia="MS PMincho" w:hAnsi="Verdana"/>
          <w:spacing w:val="-1"/>
          <w:sz w:val="20"/>
          <w:szCs w:val="20"/>
        </w:rPr>
        <w:t>equi</w:t>
      </w:r>
      <w:r w:rsidRPr="00271AAE">
        <w:rPr>
          <w:rFonts w:ascii="Verdana" w:eastAsia="MS PMincho" w:hAnsi="Verdana"/>
          <w:spacing w:val="-4"/>
          <w:sz w:val="20"/>
          <w:szCs w:val="20"/>
        </w:rPr>
        <w:t>r</w:t>
      </w:r>
      <w:r w:rsidRPr="00271AAE">
        <w:rPr>
          <w:rFonts w:ascii="Verdana" w:eastAsia="MS PMincho" w:hAnsi="Verdana"/>
          <w:spacing w:val="-1"/>
          <w:sz w:val="20"/>
          <w:szCs w:val="20"/>
        </w:rPr>
        <w:t>ement</w:t>
      </w:r>
      <w:r w:rsidRPr="00271AAE">
        <w:rPr>
          <w:rFonts w:ascii="Verdana" w:eastAsia="MS PMincho" w:hAnsi="Verdana"/>
          <w:sz w:val="20"/>
          <w:szCs w:val="20"/>
        </w:rPr>
        <w:t>s</w:t>
      </w:r>
      <w:r w:rsidRPr="00271AAE">
        <w:rPr>
          <w:rFonts w:ascii="Verdana" w:eastAsia="MS PMincho" w:hAnsi="Verdana"/>
          <w:spacing w:val="1"/>
          <w:sz w:val="20"/>
          <w:szCs w:val="20"/>
        </w:rPr>
        <w:t xml:space="preserve"> </w:t>
      </w:r>
      <w:r w:rsidRPr="00271AAE">
        <w:rPr>
          <w:rFonts w:ascii="Verdana" w:eastAsia="MS PMincho" w:hAnsi="Verdana"/>
          <w:spacing w:val="-4"/>
          <w:sz w:val="20"/>
          <w:szCs w:val="20"/>
        </w:rPr>
        <w:t>t</w:t>
      </w:r>
      <w:r w:rsidRPr="00271AAE">
        <w:rPr>
          <w:rFonts w:ascii="Verdana" w:eastAsia="MS PMincho" w:hAnsi="Verdana"/>
          <w:sz w:val="20"/>
          <w:szCs w:val="20"/>
        </w:rPr>
        <w:t>o</w:t>
      </w:r>
      <w:r w:rsidRPr="00271AAE">
        <w:rPr>
          <w:rFonts w:ascii="Verdana" w:eastAsia="MS PMincho" w:hAnsi="Verdana"/>
          <w:spacing w:val="-6"/>
          <w:sz w:val="20"/>
          <w:szCs w:val="20"/>
        </w:rPr>
        <w:t xml:space="preserve"> </w:t>
      </w:r>
      <w:r w:rsidRPr="00271AAE">
        <w:rPr>
          <w:rFonts w:ascii="Verdana" w:eastAsia="MS PMincho" w:hAnsi="Verdana"/>
          <w:spacing w:val="-4"/>
          <w:sz w:val="20"/>
          <w:szCs w:val="20"/>
        </w:rPr>
        <w:t>c</w:t>
      </w:r>
      <w:r w:rsidRPr="00271AAE">
        <w:rPr>
          <w:rFonts w:ascii="Verdana" w:eastAsia="MS PMincho" w:hAnsi="Verdana"/>
          <w:spacing w:val="-2"/>
          <w:sz w:val="20"/>
          <w:szCs w:val="20"/>
        </w:rPr>
        <w:t>o</w:t>
      </w:r>
      <w:r w:rsidRPr="00271AAE">
        <w:rPr>
          <w:rFonts w:ascii="Verdana" w:eastAsia="MS PMincho" w:hAnsi="Verdana"/>
          <w:spacing w:val="-1"/>
          <w:sz w:val="20"/>
          <w:szCs w:val="20"/>
        </w:rPr>
        <w:t>nsul</w:t>
      </w:r>
      <w:r w:rsidRPr="00271AAE">
        <w:rPr>
          <w:rFonts w:ascii="Verdana" w:eastAsia="MS PMincho" w:hAnsi="Verdana"/>
          <w:sz w:val="20"/>
          <w:szCs w:val="20"/>
        </w:rPr>
        <w:t>t</w:t>
      </w:r>
      <w:r w:rsidRPr="00271AAE">
        <w:rPr>
          <w:rFonts w:ascii="Verdana" w:eastAsia="MS PMincho" w:hAnsi="Verdana"/>
          <w:spacing w:val="-17"/>
          <w:sz w:val="20"/>
          <w:szCs w:val="20"/>
        </w:rPr>
        <w:t xml:space="preserve"> </w:t>
      </w:r>
      <w:r w:rsidRPr="00271AAE">
        <w:rPr>
          <w:rFonts w:ascii="Verdana" w:eastAsia="MS PMincho" w:hAnsi="Verdana"/>
          <w:spacing w:val="-1"/>
          <w:w w:val="98"/>
          <w:sz w:val="20"/>
          <w:szCs w:val="20"/>
        </w:rPr>
        <w:t>whe</w:t>
      </w:r>
      <w:r w:rsidRPr="00271AAE">
        <w:rPr>
          <w:rFonts w:ascii="Verdana" w:eastAsia="MS PMincho" w:hAnsi="Verdana"/>
          <w:spacing w:val="-4"/>
          <w:w w:val="98"/>
          <w:sz w:val="20"/>
          <w:szCs w:val="20"/>
        </w:rPr>
        <w:t>r</w:t>
      </w:r>
      <w:r w:rsidRPr="00271AAE">
        <w:rPr>
          <w:rFonts w:ascii="Verdana" w:eastAsia="MS PMincho" w:hAnsi="Verdana"/>
          <w:w w:val="98"/>
          <w:sz w:val="20"/>
          <w:szCs w:val="20"/>
        </w:rPr>
        <w:t>e</w:t>
      </w:r>
      <w:r w:rsidRPr="00271AAE">
        <w:rPr>
          <w:rFonts w:ascii="Verdana" w:eastAsia="MS PMincho" w:hAnsi="Verdana"/>
          <w:spacing w:val="-10"/>
          <w:w w:val="98"/>
          <w:sz w:val="20"/>
          <w:szCs w:val="20"/>
        </w:rPr>
        <w:t xml:space="preserve"> </w:t>
      </w:r>
      <w:r w:rsidRPr="00271AAE">
        <w:rPr>
          <w:rFonts w:ascii="Verdana" w:eastAsia="MS PMincho" w:hAnsi="Verdana"/>
          <w:spacing w:val="-1"/>
          <w:w w:val="98"/>
          <w:sz w:val="20"/>
          <w:szCs w:val="20"/>
        </w:rPr>
        <w:t>qualif</w:t>
      </w:r>
      <w:r w:rsidRPr="00271AAE">
        <w:rPr>
          <w:rFonts w:ascii="Verdana" w:eastAsia="MS PMincho" w:hAnsi="Verdana"/>
          <w:spacing w:val="2"/>
          <w:w w:val="98"/>
          <w:sz w:val="20"/>
          <w:szCs w:val="20"/>
        </w:rPr>
        <w:t>y</w:t>
      </w:r>
      <w:r w:rsidRPr="00271AAE">
        <w:rPr>
          <w:rFonts w:ascii="Verdana" w:eastAsia="MS PMincho" w:hAnsi="Verdana"/>
          <w:spacing w:val="-1"/>
          <w:w w:val="98"/>
          <w:sz w:val="20"/>
          <w:szCs w:val="20"/>
        </w:rPr>
        <w:t>in</w:t>
      </w:r>
      <w:r w:rsidRPr="00271AAE">
        <w:rPr>
          <w:rFonts w:ascii="Verdana" w:eastAsia="MS PMincho" w:hAnsi="Verdana"/>
          <w:w w:val="98"/>
          <w:sz w:val="20"/>
          <w:szCs w:val="20"/>
        </w:rPr>
        <w:t>g</w:t>
      </w:r>
      <w:r w:rsidRPr="00271AAE">
        <w:rPr>
          <w:rFonts w:ascii="Verdana" w:eastAsia="MS PMincho" w:hAnsi="Verdana"/>
          <w:spacing w:val="-13"/>
          <w:w w:val="98"/>
          <w:sz w:val="20"/>
          <w:szCs w:val="20"/>
        </w:rPr>
        <w:t xml:space="preserve"> </w:t>
      </w:r>
      <w:r w:rsidRPr="00271AAE">
        <w:rPr>
          <w:rFonts w:ascii="Verdana" w:eastAsia="MS PMincho" w:hAnsi="Verdana"/>
          <w:spacing w:val="-4"/>
          <w:w w:val="98"/>
          <w:sz w:val="20"/>
          <w:szCs w:val="20"/>
        </w:rPr>
        <w:t>w</w:t>
      </w:r>
      <w:r w:rsidRPr="00271AAE">
        <w:rPr>
          <w:rFonts w:ascii="Verdana" w:eastAsia="MS PMincho" w:hAnsi="Verdana"/>
          <w:spacing w:val="-2"/>
          <w:w w:val="98"/>
          <w:sz w:val="20"/>
          <w:szCs w:val="20"/>
        </w:rPr>
        <w:t>o</w:t>
      </w:r>
      <w:r w:rsidRPr="00271AAE">
        <w:rPr>
          <w:rFonts w:ascii="Verdana" w:eastAsia="MS PMincho" w:hAnsi="Verdana"/>
          <w:w w:val="98"/>
          <w:sz w:val="20"/>
          <w:szCs w:val="20"/>
        </w:rPr>
        <w:t>r</w:t>
      </w:r>
      <w:r w:rsidRPr="00271AAE">
        <w:rPr>
          <w:rFonts w:ascii="Verdana" w:eastAsia="MS PMincho" w:hAnsi="Verdana"/>
          <w:spacing w:val="-1"/>
          <w:w w:val="98"/>
          <w:sz w:val="20"/>
          <w:szCs w:val="20"/>
        </w:rPr>
        <w:t>k</w:t>
      </w:r>
      <w:r w:rsidRPr="00271AAE">
        <w:rPr>
          <w:rFonts w:ascii="Verdana" w:eastAsia="MS PMincho" w:hAnsi="Verdana"/>
          <w:w w:val="98"/>
          <w:sz w:val="20"/>
          <w:szCs w:val="20"/>
        </w:rPr>
        <w:t>s</w:t>
      </w:r>
      <w:r w:rsidRPr="00271AAE">
        <w:rPr>
          <w:rFonts w:ascii="Verdana" w:eastAsia="MS PMincho" w:hAnsi="Verdana"/>
          <w:spacing w:val="-14"/>
          <w:w w:val="98"/>
          <w:sz w:val="20"/>
          <w:szCs w:val="20"/>
        </w:rPr>
        <w:t xml:space="preserve"> </w:t>
      </w:r>
      <w:r w:rsidRPr="00271AAE">
        <w:rPr>
          <w:rFonts w:ascii="Verdana" w:eastAsia="MS PMincho" w:hAnsi="Verdana"/>
          <w:spacing w:val="-1"/>
          <w:sz w:val="20"/>
          <w:szCs w:val="20"/>
        </w:rPr>
        <w:t>an</w:t>
      </w:r>
      <w:r w:rsidRPr="00271AAE">
        <w:rPr>
          <w:rFonts w:ascii="Verdana" w:eastAsia="MS PMincho" w:hAnsi="Verdana"/>
          <w:sz w:val="20"/>
          <w:szCs w:val="20"/>
        </w:rPr>
        <w:t>d</w:t>
      </w:r>
      <w:r w:rsidRPr="00271AAE">
        <w:rPr>
          <w:rFonts w:ascii="Verdana" w:eastAsia="MS PMincho" w:hAnsi="Verdana"/>
          <w:spacing w:val="-7"/>
          <w:sz w:val="20"/>
          <w:szCs w:val="20"/>
        </w:rPr>
        <w:t xml:space="preserve"> </w:t>
      </w:r>
      <w:r w:rsidRPr="00271AAE">
        <w:rPr>
          <w:rFonts w:ascii="Verdana" w:eastAsia="MS PMincho" w:hAnsi="Verdana"/>
          <w:spacing w:val="-1"/>
          <w:sz w:val="20"/>
          <w:szCs w:val="20"/>
        </w:rPr>
        <w:t>lon</w:t>
      </w:r>
      <w:r w:rsidRPr="00271AAE">
        <w:rPr>
          <w:rFonts w:ascii="Verdana" w:eastAsia="MS PMincho" w:hAnsi="Verdana"/>
          <w:sz w:val="20"/>
          <w:szCs w:val="20"/>
        </w:rPr>
        <w:t>g</w:t>
      </w:r>
      <w:r w:rsidR="00132DB8" w:rsidRPr="00271AAE">
        <w:rPr>
          <w:rFonts w:ascii="Verdana" w:eastAsia="MS PMincho" w:hAnsi="Verdana"/>
          <w:spacing w:val="-18"/>
          <w:sz w:val="20"/>
          <w:szCs w:val="20"/>
        </w:rPr>
        <w:t>-</w:t>
      </w:r>
      <w:r w:rsidRPr="00271AAE">
        <w:rPr>
          <w:rFonts w:ascii="Verdana" w:eastAsia="MS PMincho" w:hAnsi="Verdana"/>
          <w:spacing w:val="-3"/>
          <w:sz w:val="20"/>
          <w:szCs w:val="20"/>
        </w:rPr>
        <w:t>t</w:t>
      </w:r>
      <w:r w:rsidRPr="00271AAE">
        <w:rPr>
          <w:rFonts w:ascii="Verdana" w:eastAsia="MS PMincho" w:hAnsi="Verdana"/>
          <w:spacing w:val="-2"/>
          <w:sz w:val="20"/>
          <w:szCs w:val="20"/>
        </w:rPr>
        <w:t>e</w:t>
      </w:r>
      <w:r w:rsidRPr="00271AAE">
        <w:rPr>
          <w:rFonts w:ascii="Verdana" w:eastAsia="MS PMincho" w:hAnsi="Verdana"/>
          <w:sz w:val="20"/>
          <w:szCs w:val="20"/>
        </w:rPr>
        <w:t>rm</w:t>
      </w:r>
      <w:r w:rsidRPr="00271AAE">
        <w:rPr>
          <w:rFonts w:ascii="Verdana" w:eastAsia="MS PMincho" w:hAnsi="Verdana"/>
          <w:spacing w:val="17"/>
          <w:sz w:val="20"/>
          <w:szCs w:val="20"/>
        </w:rPr>
        <w:t xml:space="preserve"> </w:t>
      </w:r>
      <w:r w:rsidRPr="00271AAE">
        <w:rPr>
          <w:rFonts w:ascii="Verdana" w:eastAsia="MS PMincho" w:hAnsi="Verdana"/>
          <w:sz w:val="20"/>
          <w:szCs w:val="20"/>
        </w:rPr>
        <w:t>a</w:t>
      </w:r>
      <w:r w:rsidRPr="00271AAE">
        <w:rPr>
          <w:rFonts w:ascii="Verdana" w:eastAsia="MS PMincho" w:hAnsi="Verdana"/>
          <w:spacing w:val="2"/>
          <w:sz w:val="20"/>
          <w:szCs w:val="20"/>
        </w:rPr>
        <w:t>g</w:t>
      </w:r>
      <w:r w:rsidRPr="00271AAE">
        <w:rPr>
          <w:rFonts w:ascii="Verdana" w:eastAsia="MS PMincho" w:hAnsi="Verdana"/>
          <w:spacing w:val="-3"/>
          <w:sz w:val="20"/>
          <w:szCs w:val="20"/>
        </w:rPr>
        <w:t>r</w:t>
      </w:r>
      <w:r w:rsidRPr="00271AAE">
        <w:rPr>
          <w:rFonts w:ascii="Verdana" w:eastAsia="MS PMincho" w:hAnsi="Verdana"/>
          <w:sz w:val="20"/>
          <w:szCs w:val="20"/>
        </w:rPr>
        <w:t>eements</w:t>
      </w:r>
      <w:r w:rsidRPr="00271AAE">
        <w:rPr>
          <w:rFonts w:ascii="Verdana" w:eastAsia="MS PMincho" w:hAnsi="Verdana"/>
          <w:spacing w:val="-11"/>
          <w:sz w:val="20"/>
          <w:szCs w:val="20"/>
        </w:rPr>
        <w:t xml:space="preserve"> </w:t>
      </w:r>
      <w:r w:rsidRPr="00271AAE">
        <w:rPr>
          <w:rFonts w:ascii="Verdana" w:eastAsia="MS PMincho" w:hAnsi="Verdana"/>
          <w:sz w:val="20"/>
          <w:szCs w:val="20"/>
        </w:rPr>
        <w:t>a</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13"/>
          <w:sz w:val="20"/>
          <w:szCs w:val="20"/>
        </w:rPr>
        <w:t xml:space="preserve"> </w:t>
      </w:r>
      <w:r w:rsidRPr="00271AAE">
        <w:rPr>
          <w:rFonts w:ascii="Verdana" w:eastAsia="MS PMincho" w:hAnsi="Verdana"/>
          <w:spacing w:val="-3"/>
          <w:sz w:val="20"/>
          <w:szCs w:val="20"/>
        </w:rPr>
        <w:t>c</w:t>
      </w:r>
      <w:r w:rsidRPr="00271AAE">
        <w:rPr>
          <w:rFonts w:ascii="Verdana" w:eastAsia="MS PMincho" w:hAnsi="Verdana"/>
          <w:spacing w:val="-1"/>
          <w:sz w:val="20"/>
          <w:szCs w:val="20"/>
        </w:rPr>
        <w:t>o</w:t>
      </w:r>
      <w:r w:rsidRPr="00271AAE">
        <w:rPr>
          <w:rFonts w:ascii="Verdana" w:eastAsia="MS PMincho" w:hAnsi="Verdana"/>
          <w:sz w:val="20"/>
          <w:szCs w:val="20"/>
        </w:rPr>
        <w:t>n</w:t>
      </w:r>
      <w:r w:rsidRPr="00271AAE">
        <w:rPr>
          <w:rFonts w:ascii="Verdana" w:eastAsia="MS PMincho" w:hAnsi="Verdana"/>
          <w:spacing w:val="-3"/>
          <w:sz w:val="20"/>
          <w:szCs w:val="20"/>
        </w:rPr>
        <w:t>c</w:t>
      </w:r>
      <w:r w:rsidRPr="00271AAE">
        <w:rPr>
          <w:rFonts w:ascii="Verdana" w:eastAsia="MS PMincho" w:hAnsi="Verdana"/>
          <w:sz w:val="20"/>
          <w:szCs w:val="20"/>
        </w:rPr>
        <w:t>e</w:t>
      </w:r>
      <w:r w:rsidRPr="00271AAE">
        <w:rPr>
          <w:rFonts w:ascii="Verdana" w:eastAsia="MS PMincho" w:hAnsi="Verdana"/>
          <w:spacing w:val="2"/>
          <w:sz w:val="20"/>
          <w:szCs w:val="20"/>
        </w:rPr>
        <w:t>r</w:t>
      </w:r>
      <w:r w:rsidRPr="00271AAE">
        <w:rPr>
          <w:rFonts w:ascii="Verdana" w:eastAsia="MS PMincho" w:hAnsi="Verdana"/>
          <w:sz w:val="20"/>
          <w:szCs w:val="20"/>
        </w:rPr>
        <w:t>ned</w:t>
      </w:r>
      <w:r w:rsidRPr="00271AAE">
        <w:rPr>
          <w:rFonts w:ascii="Verdana" w:eastAsia="MS PMincho" w:hAnsi="Verdana"/>
          <w:spacing w:val="-4"/>
          <w:sz w:val="20"/>
          <w:szCs w:val="20"/>
        </w:rPr>
        <w:t xml:space="preserve"> </w:t>
      </w:r>
      <w:r w:rsidR="007A7646" w:rsidRPr="00271AAE">
        <w:rPr>
          <w:rFonts w:ascii="Verdana" w:eastAsia="MS PMincho" w:hAnsi="Verdana"/>
          <w:spacing w:val="-4"/>
          <w:sz w:val="20"/>
          <w:szCs w:val="20"/>
        </w:rPr>
        <w:t>(</w:t>
      </w:r>
      <w:r w:rsidR="00271AAE" w:rsidRPr="00271AAE">
        <w:rPr>
          <w:rFonts w:ascii="Verdana" w:eastAsia="MS PMincho" w:hAnsi="Verdana"/>
          <w:w w:val="97"/>
          <w:sz w:val="20"/>
          <w:szCs w:val="20"/>
        </w:rPr>
        <w:t>see</w:t>
      </w:r>
      <w:r w:rsidR="00B40C06" w:rsidRPr="00271AAE">
        <w:rPr>
          <w:rFonts w:ascii="Verdana" w:eastAsia="MS PMincho" w:hAnsi="Verdana"/>
          <w:w w:val="97"/>
          <w:sz w:val="20"/>
          <w:szCs w:val="20"/>
        </w:rPr>
        <w:t xml:space="preserve"> 9.9–9.12</w:t>
      </w:r>
      <w:r w:rsidR="00703426" w:rsidRPr="00271AAE">
        <w:rPr>
          <w:rFonts w:ascii="Verdana" w:eastAsia="MS PMincho" w:hAnsi="Verdana"/>
          <w:w w:val="97"/>
          <w:sz w:val="20"/>
          <w:szCs w:val="20"/>
        </w:rPr>
        <w:t xml:space="preserve"> Consultation</w:t>
      </w:r>
      <w:r w:rsidR="007A7646" w:rsidRPr="00271AAE">
        <w:rPr>
          <w:rFonts w:ascii="Verdana" w:eastAsia="MS PMincho" w:hAnsi="Verdana"/>
          <w:w w:val="97"/>
          <w:sz w:val="20"/>
          <w:szCs w:val="20"/>
        </w:rPr>
        <w:t xml:space="preserve">) </w:t>
      </w:r>
      <w:r w:rsidRPr="00271AAE">
        <w:rPr>
          <w:rFonts w:ascii="Verdana" w:eastAsia="MS PMincho" w:hAnsi="Verdana"/>
          <w:sz w:val="20"/>
          <w:szCs w:val="20"/>
        </w:rPr>
        <w:t>should</w:t>
      </w:r>
      <w:r w:rsidRPr="00271AAE">
        <w:rPr>
          <w:rFonts w:ascii="Verdana" w:eastAsia="MS PMincho" w:hAnsi="Verdana"/>
          <w:spacing w:val="-2"/>
          <w:sz w:val="20"/>
          <w:szCs w:val="20"/>
        </w:rPr>
        <w:t xml:space="preserve"> </w:t>
      </w:r>
      <w:r w:rsidRPr="00271AAE">
        <w:rPr>
          <w:rFonts w:ascii="Verdana" w:eastAsia="MS PMincho" w:hAnsi="Verdana"/>
          <w:sz w:val="20"/>
          <w:szCs w:val="20"/>
        </w:rPr>
        <w:t>be</w:t>
      </w:r>
      <w:r w:rsidRPr="00271AAE">
        <w:rPr>
          <w:rFonts w:ascii="Verdana" w:eastAsia="MS PMincho" w:hAnsi="Verdana"/>
          <w:spacing w:val="-15"/>
          <w:sz w:val="20"/>
          <w:szCs w:val="20"/>
        </w:rPr>
        <w:t xml:space="preserve"> </w:t>
      </w:r>
      <w:r w:rsidRPr="00271AAE">
        <w:rPr>
          <w:rFonts w:ascii="Verdana" w:eastAsia="MS PMincho" w:hAnsi="Verdana"/>
          <w:spacing w:val="-3"/>
          <w:sz w:val="20"/>
          <w:szCs w:val="20"/>
        </w:rPr>
        <w:t>r</w:t>
      </w:r>
      <w:r w:rsidRPr="00271AAE">
        <w:rPr>
          <w:rFonts w:ascii="Verdana" w:eastAsia="MS PMincho" w:hAnsi="Verdana"/>
          <w:spacing w:val="1"/>
          <w:sz w:val="20"/>
          <w:szCs w:val="20"/>
        </w:rPr>
        <w:t>e</w:t>
      </w:r>
      <w:r w:rsidRPr="00271AAE">
        <w:rPr>
          <w:rFonts w:ascii="Verdana" w:eastAsia="MS PMincho" w:hAnsi="Verdana"/>
          <w:sz w:val="20"/>
          <w:szCs w:val="20"/>
        </w:rPr>
        <w:t>ga</w:t>
      </w:r>
      <w:r w:rsidRPr="00271AAE">
        <w:rPr>
          <w:rFonts w:ascii="Verdana" w:eastAsia="MS PMincho" w:hAnsi="Verdana"/>
          <w:spacing w:val="-3"/>
          <w:sz w:val="20"/>
          <w:szCs w:val="20"/>
        </w:rPr>
        <w:t>r</w:t>
      </w:r>
      <w:r w:rsidRPr="00271AAE">
        <w:rPr>
          <w:rFonts w:ascii="Verdana" w:eastAsia="MS PMincho" w:hAnsi="Verdana"/>
          <w:spacing w:val="-1"/>
          <w:sz w:val="20"/>
          <w:szCs w:val="20"/>
        </w:rPr>
        <w:t>d</w:t>
      </w:r>
      <w:r w:rsidRPr="00271AAE">
        <w:rPr>
          <w:rFonts w:ascii="Verdana" w:eastAsia="MS PMincho" w:hAnsi="Verdana"/>
          <w:sz w:val="20"/>
          <w:szCs w:val="20"/>
        </w:rPr>
        <w:t>ed</w:t>
      </w:r>
      <w:r w:rsidRPr="00271AAE">
        <w:rPr>
          <w:rFonts w:ascii="Verdana" w:eastAsia="MS PMincho" w:hAnsi="Verdana"/>
          <w:spacing w:val="-10"/>
          <w:sz w:val="20"/>
          <w:szCs w:val="20"/>
        </w:rPr>
        <w:t xml:space="preserve"> </w:t>
      </w:r>
      <w:r w:rsidRPr="00271AAE">
        <w:rPr>
          <w:rFonts w:ascii="Verdana" w:eastAsia="MS PMincho" w:hAnsi="Verdana"/>
          <w:w w:val="95"/>
          <w:sz w:val="20"/>
          <w:szCs w:val="20"/>
        </w:rPr>
        <w:t>as</w:t>
      </w:r>
      <w:r w:rsidRPr="00271AAE">
        <w:rPr>
          <w:rFonts w:ascii="Verdana" w:eastAsia="MS PMincho" w:hAnsi="Verdana"/>
          <w:spacing w:val="-10"/>
          <w:w w:val="95"/>
          <w:sz w:val="20"/>
          <w:szCs w:val="20"/>
        </w:rPr>
        <w:t xml:space="preserve"> </w:t>
      </w:r>
      <w:r w:rsidRPr="00271AAE">
        <w:rPr>
          <w:rFonts w:ascii="Verdana" w:eastAsia="MS PMincho" w:hAnsi="Verdana"/>
          <w:sz w:val="20"/>
          <w:szCs w:val="20"/>
        </w:rPr>
        <w:t>the</w:t>
      </w:r>
      <w:r w:rsidRPr="00271AAE">
        <w:rPr>
          <w:rFonts w:ascii="Verdana" w:eastAsia="MS PMincho" w:hAnsi="Verdana"/>
          <w:spacing w:val="7"/>
          <w:sz w:val="20"/>
          <w:szCs w:val="20"/>
        </w:rPr>
        <w:t xml:space="preserve"> </w:t>
      </w:r>
      <w:r w:rsidRPr="00271AAE">
        <w:rPr>
          <w:rFonts w:ascii="Verdana" w:eastAsia="MS PMincho" w:hAnsi="Verdana"/>
          <w:sz w:val="20"/>
          <w:szCs w:val="20"/>
        </w:rPr>
        <w:t>mini</w:t>
      </w:r>
      <w:r w:rsidRPr="00271AAE">
        <w:rPr>
          <w:rFonts w:ascii="Verdana" w:eastAsia="MS PMincho" w:hAnsi="Verdana"/>
          <w:spacing w:val="-1"/>
          <w:sz w:val="20"/>
          <w:szCs w:val="20"/>
        </w:rPr>
        <w:t>m</w:t>
      </w:r>
      <w:r w:rsidRPr="00271AAE">
        <w:rPr>
          <w:rFonts w:ascii="Verdana" w:eastAsia="MS PMincho" w:hAnsi="Verdana"/>
          <w:sz w:val="20"/>
          <w:szCs w:val="20"/>
        </w:rPr>
        <w:t>um</w:t>
      </w:r>
      <w:r w:rsidRPr="00271AAE">
        <w:rPr>
          <w:rFonts w:ascii="Verdana" w:eastAsia="MS PMincho" w:hAnsi="Verdana"/>
          <w:spacing w:val="25"/>
          <w:sz w:val="20"/>
          <w:szCs w:val="20"/>
        </w:rPr>
        <w:t xml:space="preserve"> </w:t>
      </w:r>
      <w:r w:rsidRPr="00271AAE">
        <w:rPr>
          <w:rFonts w:ascii="Verdana" w:eastAsia="MS PMincho" w:hAnsi="Verdana"/>
          <w:sz w:val="20"/>
          <w:szCs w:val="20"/>
        </w:rPr>
        <w:t>standa</w:t>
      </w:r>
      <w:r w:rsidRPr="00271AAE">
        <w:rPr>
          <w:rFonts w:ascii="Verdana" w:eastAsia="MS PMincho" w:hAnsi="Verdana"/>
          <w:spacing w:val="-3"/>
          <w:sz w:val="20"/>
          <w:szCs w:val="20"/>
        </w:rPr>
        <w:t>r</w:t>
      </w:r>
      <w:r w:rsidRPr="00271AAE">
        <w:rPr>
          <w:rFonts w:ascii="Verdana" w:eastAsia="MS PMincho" w:hAnsi="Verdana"/>
          <w:sz w:val="20"/>
          <w:szCs w:val="20"/>
        </w:rPr>
        <w:t>d</w:t>
      </w:r>
      <w:r w:rsidRPr="00271AAE">
        <w:rPr>
          <w:rFonts w:ascii="Verdana" w:eastAsia="MS PMincho" w:hAnsi="Verdana"/>
          <w:spacing w:val="15"/>
          <w:sz w:val="20"/>
          <w:szCs w:val="20"/>
        </w:rPr>
        <w:t xml:space="preserve"> </w:t>
      </w:r>
      <w:r w:rsidRPr="00271AAE">
        <w:rPr>
          <w:rFonts w:ascii="Verdana" w:eastAsia="MS PMincho" w:hAnsi="Verdana"/>
          <w:spacing w:val="-3"/>
          <w:w w:val="110"/>
          <w:sz w:val="20"/>
          <w:szCs w:val="20"/>
        </w:rPr>
        <w:t>r</w:t>
      </w:r>
      <w:r w:rsidRPr="00271AAE">
        <w:rPr>
          <w:rFonts w:ascii="Verdana" w:eastAsia="MS PMincho" w:hAnsi="Verdana"/>
          <w:w w:val="94"/>
          <w:sz w:val="20"/>
          <w:szCs w:val="20"/>
        </w:rPr>
        <w:t>e</w:t>
      </w:r>
      <w:r w:rsidRPr="00271AAE">
        <w:rPr>
          <w:rFonts w:ascii="Verdana" w:eastAsia="MS PMincho" w:hAnsi="Verdana"/>
          <w:w w:val="104"/>
          <w:sz w:val="20"/>
          <w:szCs w:val="20"/>
        </w:rPr>
        <w:t>qui</w:t>
      </w:r>
      <w:r w:rsidRPr="00271AAE">
        <w:rPr>
          <w:rFonts w:ascii="Verdana" w:eastAsia="MS PMincho" w:hAnsi="Verdana"/>
          <w:spacing w:val="-3"/>
          <w:w w:val="104"/>
          <w:sz w:val="20"/>
          <w:szCs w:val="20"/>
        </w:rPr>
        <w:t>r</w:t>
      </w:r>
      <w:r w:rsidRPr="00271AAE">
        <w:rPr>
          <w:rFonts w:ascii="Verdana" w:eastAsia="MS PMincho" w:hAnsi="Verdana"/>
          <w:w w:val="99"/>
          <w:sz w:val="20"/>
          <w:szCs w:val="20"/>
        </w:rPr>
        <w:t>ed,</w:t>
      </w:r>
      <w:r w:rsidRPr="00271AAE">
        <w:rPr>
          <w:rFonts w:ascii="Verdana" w:eastAsia="MS PMincho" w:hAnsi="Verdana"/>
          <w:spacing w:val="-12"/>
          <w:sz w:val="20"/>
          <w:szCs w:val="20"/>
        </w:rPr>
        <w:t xml:space="preserve"> </w:t>
      </w:r>
      <w:r w:rsidRPr="00271AAE">
        <w:rPr>
          <w:rFonts w:ascii="Verdana" w:eastAsia="MS PMincho" w:hAnsi="Verdana"/>
          <w:sz w:val="20"/>
          <w:szCs w:val="20"/>
        </w:rPr>
        <w:t>not</w:t>
      </w:r>
      <w:r w:rsidRPr="00271AAE">
        <w:rPr>
          <w:rFonts w:ascii="Verdana" w:eastAsia="MS PMincho" w:hAnsi="Verdana"/>
          <w:spacing w:val="13"/>
          <w:sz w:val="20"/>
          <w:szCs w:val="20"/>
        </w:rPr>
        <w:t xml:space="preserve"> </w:t>
      </w:r>
      <w:r w:rsidRPr="00271AAE">
        <w:rPr>
          <w:rFonts w:ascii="Verdana" w:eastAsia="MS PMincho" w:hAnsi="Verdana"/>
          <w:sz w:val="20"/>
          <w:szCs w:val="20"/>
        </w:rPr>
        <w:t>the</w:t>
      </w:r>
      <w:r w:rsidRPr="00271AAE">
        <w:rPr>
          <w:rFonts w:ascii="Verdana" w:eastAsia="MS PMincho" w:hAnsi="Verdana"/>
          <w:spacing w:val="2"/>
          <w:sz w:val="20"/>
          <w:szCs w:val="20"/>
        </w:rPr>
        <w:t xml:space="preserve"> </w:t>
      </w:r>
      <w:r w:rsidRPr="00271AAE">
        <w:rPr>
          <w:rFonts w:ascii="Verdana" w:eastAsia="MS PMincho" w:hAnsi="Verdana"/>
          <w:spacing w:val="-1"/>
          <w:w w:val="103"/>
          <w:sz w:val="20"/>
          <w:szCs w:val="20"/>
        </w:rPr>
        <w:t>o</w:t>
      </w:r>
      <w:r w:rsidRPr="00271AAE">
        <w:rPr>
          <w:rFonts w:ascii="Verdana" w:eastAsia="MS PMincho" w:hAnsi="Verdana"/>
          <w:w w:val="105"/>
          <w:sz w:val="20"/>
          <w:szCs w:val="20"/>
        </w:rPr>
        <w:t>pti</w:t>
      </w:r>
      <w:r w:rsidRPr="00271AAE">
        <w:rPr>
          <w:rFonts w:ascii="Verdana" w:eastAsia="MS PMincho" w:hAnsi="Verdana"/>
          <w:spacing w:val="-1"/>
          <w:w w:val="105"/>
          <w:sz w:val="20"/>
          <w:szCs w:val="20"/>
        </w:rPr>
        <w:t>m</w:t>
      </w:r>
      <w:r w:rsidRPr="00271AAE">
        <w:rPr>
          <w:rFonts w:ascii="Verdana" w:eastAsia="MS PMincho" w:hAnsi="Verdana"/>
          <w:w w:val="108"/>
          <w:sz w:val="20"/>
          <w:szCs w:val="20"/>
        </w:rPr>
        <w:t>u</w:t>
      </w:r>
      <w:r w:rsidRPr="00271AAE">
        <w:rPr>
          <w:rFonts w:ascii="Verdana" w:eastAsia="MS PMincho" w:hAnsi="Verdana"/>
          <w:w w:val="103"/>
          <w:sz w:val="20"/>
          <w:szCs w:val="20"/>
        </w:rPr>
        <w:t>m.</w:t>
      </w:r>
      <w:r w:rsidRPr="00271AAE">
        <w:rPr>
          <w:rFonts w:ascii="Verdana" w:eastAsia="MS PMincho" w:hAnsi="Verdana"/>
          <w:spacing w:val="-27"/>
          <w:w w:val="94"/>
          <w:sz w:val="20"/>
          <w:szCs w:val="20"/>
        </w:rPr>
        <w:t xml:space="preserve"> Y</w:t>
      </w:r>
      <w:r w:rsidRPr="00271AAE">
        <w:rPr>
          <w:rFonts w:ascii="Verdana" w:eastAsia="MS PMincho" w:hAnsi="Verdana"/>
          <w:w w:val="94"/>
          <w:sz w:val="20"/>
          <w:szCs w:val="20"/>
        </w:rPr>
        <w:t>ou</w:t>
      </w:r>
      <w:r w:rsidRPr="00271AAE">
        <w:rPr>
          <w:rFonts w:ascii="Verdana" w:eastAsia="MS PMincho" w:hAnsi="Verdana"/>
          <w:spacing w:val="1"/>
          <w:w w:val="94"/>
          <w:sz w:val="20"/>
          <w:szCs w:val="20"/>
        </w:rPr>
        <w:t xml:space="preserve"> </w:t>
      </w:r>
      <w:r w:rsidRPr="00271AAE">
        <w:rPr>
          <w:rFonts w:ascii="Verdana" w:eastAsia="MS PMincho" w:hAnsi="Verdana"/>
          <w:sz w:val="20"/>
          <w:szCs w:val="20"/>
        </w:rPr>
        <w:t>should</w:t>
      </w:r>
      <w:r w:rsidRPr="00271AAE">
        <w:rPr>
          <w:rFonts w:ascii="Verdana" w:eastAsia="MS PMincho" w:hAnsi="Verdana"/>
          <w:spacing w:val="6"/>
          <w:sz w:val="20"/>
          <w:szCs w:val="20"/>
        </w:rPr>
        <w:t xml:space="preserve"> </w:t>
      </w:r>
      <w:r w:rsidRPr="00271AAE">
        <w:rPr>
          <w:rFonts w:ascii="Verdana" w:eastAsia="MS PMincho" w:hAnsi="Verdana"/>
          <w:sz w:val="20"/>
          <w:szCs w:val="20"/>
        </w:rPr>
        <w:t>be</w:t>
      </w:r>
      <w:r w:rsidRPr="00271AAE">
        <w:rPr>
          <w:rFonts w:ascii="Verdana" w:eastAsia="MS PMincho" w:hAnsi="Verdana"/>
          <w:spacing w:val="-7"/>
          <w:sz w:val="20"/>
          <w:szCs w:val="20"/>
        </w:rPr>
        <w:t xml:space="preserve"> </w:t>
      </w:r>
      <w:r w:rsidRPr="00271AAE">
        <w:rPr>
          <w:rFonts w:ascii="Verdana" w:eastAsia="MS PMincho" w:hAnsi="Verdana"/>
          <w:spacing w:val="-5"/>
          <w:sz w:val="20"/>
          <w:szCs w:val="20"/>
        </w:rPr>
        <w:t>a</w:t>
      </w:r>
      <w:r w:rsidRPr="00271AAE">
        <w:rPr>
          <w:rFonts w:ascii="Verdana" w:eastAsia="MS PMincho" w:hAnsi="Verdana"/>
          <w:sz w:val="20"/>
          <w:szCs w:val="20"/>
        </w:rPr>
        <w:t>wa</w:t>
      </w:r>
      <w:r w:rsidRPr="00271AAE">
        <w:rPr>
          <w:rFonts w:ascii="Verdana" w:eastAsia="MS PMincho" w:hAnsi="Verdana"/>
          <w:spacing w:val="-3"/>
          <w:sz w:val="20"/>
          <w:szCs w:val="20"/>
        </w:rPr>
        <w:t>r</w:t>
      </w:r>
      <w:r w:rsidRPr="00271AAE">
        <w:rPr>
          <w:rFonts w:ascii="Verdana" w:eastAsia="MS PMincho" w:hAnsi="Verdana"/>
          <w:sz w:val="20"/>
          <w:szCs w:val="20"/>
        </w:rPr>
        <w:t>e</w:t>
      </w:r>
      <w:r w:rsidRPr="00271AAE">
        <w:rPr>
          <w:rFonts w:ascii="Verdana" w:eastAsia="MS PMincho" w:hAnsi="Verdana"/>
          <w:spacing w:val="-20"/>
          <w:sz w:val="20"/>
          <w:szCs w:val="20"/>
        </w:rPr>
        <w:t xml:space="preserve"> </w:t>
      </w:r>
      <w:r w:rsidRPr="00271AAE">
        <w:rPr>
          <w:rFonts w:ascii="Verdana" w:eastAsia="MS PMincho" w:hAnsi="Verdana"/>
          <w:sz w:val="20"/>
          <w:szCs w:val="20"/>
        </w:rPr>
        <w:t>that</w:t>
      </w:r>
      <w:r w:rsidR="00395F95" w:rsidRPr="00271AAE">
        <w:rPr>
          <w:rFonts w:ascii="Verdana" w:eastAsia="MS PMincho" w:hAnsi="Verdana"/>
          <w:sz w:val="20"/>
          <w:szCs w:val="20"/>
        </w:rPr>
        <w:t>,</w:t>
      </w:r>
      <w:r w:rsidRPr="00271AAE">
        <w:rPr>
          <w:rFonts w:ascii="Verdana" w:eastAsia="MS PMincho" w:hAnsi="Verdana"/>
          <w:spacing w:val="13"/>
          <w:sz w:val="20"/>
          <w:szCs w:val="20"/>
        </w:rPr>
        <w:t xml:space="preserve"> </w:t>
      </w:r>
      <w:r w:rsidRPr="00271AAE">
        <w:rPr>
          <w:rFonts w:ascii="Verdana" w:eastAsia="MS PMincho" w:hAnsi="Verdana"/>
          <w:spacing w:val="-3"/>
          <w:sz w:val="20"/>
          <w:szCs w:val="20"/>
        </w:rPr>
        <w:t>b</w:t>
      </w:r>
      <w:r w:rsidRPr="00271AAE">
        <w:rPr>
          <w:rFonts w:ascii="Verdana" w:eastAsia="MS PMincho" w:hAnsi="Verdana"/>
          <w:sz w:val="20"/>
          <w:szCs w:val="20"/>
        </w:rPr>
        <w:t>y</w:t>
      </w:r>
      <w:r w:rsidRPr="00271AAE">
        <w:rPr>
          <w:rFonts w:ascii="Verdana" w:eastAsia="MS PMincho" w:hAnsi="Verdana"/>
          <w:spacing w:val="-12"/>
          <w:sz w:val="20"/>
          <w:szCs w:val="20"/>
        </w:rPr>
        <w:t xml:space="preserve"> </w:t>
      </w:r>
      <w:r w:rsidRPr="00271AAE">
        <w:rPr>
          <w:rFonts w:ascii="Verdana" w:eastAsia="MS PMincho" w:hAnsi="Verdana"/>
          <w:w w:val="95"/>
          <w:sz w:val="20"/>
          <w:szCs w:val="20"/>
        </w:rPr>
        <w:t>l</w:t>
      </w:r>
      <w:r w:rsidRPr="00271AAE">
        <w:rPr>
          <w:rFonts w:ascii="Verdana" w:eastAsia="MS PMincho" w:hAnsi="Verdana"/>
          <w:spacing w:val="-5"/>
          <w:w w:val="95"/>
          <w:sz w:val="20"/>
          <w:szCs w:val="20"/>
        </w:rPr>
        <w:t>a</w:t>
      </w:r>
      <w:r w:rsidRPr="00271AAE">
        <w:rPr>
          <w:rFonts w:ascii="Verdana" w:eastAsia="MS PMincho" w:hAnsi="Verdana"/>
          <w:spacing w:val="-10"/>
          <w:w w:val="95"/>
          <w:sz w:val="20"/>
          <w:szCs w:val="20"/>
        </w:rPr>
        <w:t>w</w:t>
      </w:r>
      <w:r w:rsidRPr="00271AAE">
        <w:rPr>
          <w:rFonts w:ascii="Verdana" w:eastAsia="MS PMincho" w:hAnsi="Verdana"/>
          <w:w w:val="95"/>
          <w:sz w:val="20"/>
          <w:szCs w:val="20"/>
        </w:rPr>
        <w:t>,</w:t>
      </w:r>
      <w:r w:rsidRPr="00271AAE">
        <w:rPr>
          <w:rFonts w:ascii="Verdana" w:eastAsia="MS PMincho" w:hAnsi="Verdana"/>
          <w:spacing w:val="-8"/>
          <w:w w:val="95"/>
          <w:sz w:val="20"/>
          <w:szCs w:val="20"/>
        </w:rPr>
        <w:t xml:space="preserve"> </w:t>
      </w:r>
      <w:r w:rsidRPr="00271AAE">
        <w:rPr>
          <w:rFonts w:ascii="Verdana" w:eastAsia="MS PMincho" w:hAnsi="Verdana"/>
          <w:spacing w:val="-4"/>
          <w:sz w:val="20"/>
          <w:szCs w:val="20"/>
        </w:rPr>
        <w:t>y</w:t>
      </w:r>
      <w:r w:rsidRPr="00271AAE">
        <w:rPr>
          <w:rFonts w:ascii="Verdana" w:eastAsia="MS PMincho" w:hAnsi="Verdana"/>
          <w:sz w:val="20"/>
          <w:szCs w:val="20"/>
        </w:rPr>
        <w:t>ou</w:t>
      </w:r>
      <w:r w:rsidRPr="00271AAE">
        <w:rPr>
          <w:rFonts w:ascii="Verdana" w:eastAsia="MS PMincho" w:hAnsi="Verdana"/>
          <w:spacing w:val="-6"/>
          <w:sz w:val="20"/>
          <w:szCs w:val="20"/>
        </w:rPr>
        <w:t xml:space="preserve"> </w:t>
      </w:r>
      <w:r w:rsidRPr="00271AAE">
        <w:rPr>
          <w:rFonts w:ascii="Verdana" w:eastAsia="MS PMincho" w:hAnsi="Verdana"/>
          <w:spacing w:val="-1"/>
          <w:sz w:val="20"/>
          <w:szCs w:val="20"/>
        </w:rPr>
        <w:t>m</w:t>
      </w:r>
      <w:r w:rsidRPr="00271AAE">
        <w:rPr>
          <w:rFonts w:ascii="Verdana" w:eastAsia="MS PMincho" w:hAnsi="Verdana"/>
          <w:sz w:val="20"/>
          <w:szCs w:val="20"/>
        </w:rPr>
        <w:t>ust</w:t>
      </w:r>
      <w:r w:rsidRPr="00271AAE">
        <w:rPr>
          <w:rFonts w:ascii="Verdana" w:eastAsia="MS PMincho" w:hAnsi="Verdana"/>
          <w:spacing w:val="11"/>
          <w:sz w:val="20"/>
          <w:szCs w:val="20"/>
        </w:rPr>
        <w:t xml:space="preserve"> </w:t>
      </w:r>
      <w:r w:rsidRPr="00271AAE">
        <w:rPr>
          <w:rFonts w:ascii="Verdana" w:eastAsia="MS PMincho" w:hAnsi="Verdana"/>
          <w:spacing w:val="-3"/>
          <w:sz w:val="20"/>
          <w:szCs w:val="20"/>
        </w:rPr>
        <w:t>c</w:t>
      </w:r>
      <w:r w:rsidRPr="00271AAE">
        <w:rPr>
          <w:rFonts w:ascii="Verdana" w:eastAsia="MS PMincho" w:hAnsi="Verdana"/>
          <w:spacing w:val="-1"/>
          <w:sz w:val="20"/>
          <w:szCs w:val="20"/>
        </w:rPr>
        <w:t>o</w:t>
      </w:r>
      <w:r w:rsidRPr="00271AAE">
        <w:rPr>
          <w:rFonts w:ascii="Verdana" w:eastAsia="MS PMincho" w:hAnsi="Verdana"/>
          <w:sz w:val="20"/>
          <w:szCs w:val="20"/>
        </w:rPr>
        <w:t>nsult</w:t>
      </w:r>
      <w:r w:rsidRPr="00271AAE">
        <w:rPr>
          <w:rFonts w:ascii="Verdana" w:eastAsia="MS PMincho" w:hAnsi="Verdana"/>
          <w:spacing w:val="-7"/>
          <w:sz w:val="20"/>
          <w:szCs w:val="20"/>
        </w:rPr>
        <w:t xml:space="preserve"> </w:t>
      </w:r>
      <w:r w:rsidR="00176F41" w:rsidRPr="00271AAE">
        <w:rPr>
          <w:rFonts w:ascii="Verdana" w:eastAsia="MS PMincho" w:hAnsi="Verdana"/>
          <w:spacing w:val="-2"/>
          <w:sz w:val="20"/>
          <w:szCs w:val="20"/>
        </w:rPr>
        <w:t>leaseholders</w:t>
      </w:r>
      <w:r w:rsidRPr="00271AAE">
        <w:rPr>
          <w:rFonts w:ascii="Verdana" w:eastAsia="MS PMincho" w:hAnsi="Verdana"/>
          <w:spacing w:val="8"/>
          <w:sz w:val="20"/>
          <w:szCs w:val="20"/>
        </w:rPr>
        <w:t xml:space="preserve"> </w:t>
      </w:r>
      <w:r w:rsidRPr="00271AAE">
        <w:rPr>
          <w:rFonts w:ascii="Verdana" w:eastAsia="MS PMincho" w:hAnsi="Verdana"/>
          <w:sz w:val="20"/>
          <w:szCs w:val="20"/>
        </w:rPr>
        <w:t>about</w:t>
      </w:r>
      <w:r w:rsidRPr="00271AAE">
        <w:rPr>
          <w:rFonts w:ascii="Verdana" w:eastAsia="MS PMincho" w:hAnsi="Verdana"/>
          <w:spacing w:val="13"/>
          <w:sz w:val="20"/>
          <w:szCs w:val="20"/>
        </w:rPr>
        <w:t xml:space="preserve"> </w:t>
      </w:r>
      <w:r w:rsidRPr="00271AAE">
        <w:rPr>
          <w:rFonts w:ascii="Verdana" w:eastAsia="MS PMincho" w:hAnsi="Verdana"/>
          <w:spacing w:val="-3"/>
          <w:sz w:val="20"/>
          <w:szCs w:val="20"/>
        </w:rPr>
        <w:t>w</w:t>
      </w:r>
      <w:r w:rsidRPr="00271AAE">
        <w:rPr>
          <w:rFonts w:ascii="Verdana" w:eastAsia="MS PMincho" w:hAnsi="Verdana"/>
          <w:spacing w:val="-1"/>
          <w:sz w:val="20"/>
          <w:szCs w:val="20"/>
        </w:rPr>
        <w:t>o</w:t>
      </w:r>
      <w:r w:rsidRPr="00271AAE">
        <w:rPr>
          <w:rFonts w:ascii="Verdana" w:eastAsia="MS PMincho" w:hAnsi="Verdana"/>
          <w:spacing w:val="1"/>
          <w:sz w:val="20"/>
          <w:szCs w:val="20"/>
        </w:rPr>
        <w:t>r</w:t>
      </w:r>
      <w:r w:rsidRPr="00271AAE">
        <w:rPr>
          <w:rFonts w:ascii="Verdana" w:eastAsia="MS PMincho" w:hAnsi="Verdana"/>
          <w:sz w:val="20"/>
          <w:szCs w:val="20"/>
        </w:rPr>
        <w:t>ks</w:t>
      </w:r>
      <w:r w:rsidRPr="00271AAE">
        <w:rPr>
          <w:rFonts w:ascii="Verdana" w:eastAsia="MS PMincho" w:hAnsi="Verdana"/>
          <w:spacing w:val="-9"/>
          <w:sz w:val="20"/>
          <w:szCs w:val="20"/>
        </w:rPr>
        <w:t xml:space="preserve"> </w:t>
      </w:r>
      <w:r w:rsidRPr="00271AAE">
        <w:rPr>
          <w:rFonts w:ascii="Verdana" w:eastAsia="MS PMincho" w:hAnsi="Verdana"/>
          <w:spacing w:val="-2"/>
          <w:sz w:val="20"/>
          <w:szCs w:val="20"/>
        </w:rPr>
        <w:t>whi</w:t>
      </w:r>
      <w:r w:rsidRPr="00271AAE">
        <w:rPr>
          <w:rFonts w:ascii="Verdana" w:eastAsia="MS PMincho" w:hAnsi="Verdana"/>
          <w:spacing w:val="-4"/>
          <w:sz w:val="20"/>
          <w:szCs w:val="20"/>
        </w:rPr>
        <w:t>c</w:t>
      </w:r>
      <w:r w:rsidRPr="00271AAE">
        <w:rPr>
          <w:rFonts w:ascii="Verdana" w:eastAsia="MS PMincho" w:hAnsi="Verdana"/>
          <w:sz w:val="20"/>
          <w:szCs w:val="20"/>
        </w:rPr>
        <w:t>h</w:t>
      </w:r>
      <w:r w:rsidRPr="00271AAE">
        <w:rPr>
          <w:rFonts w:ascii="Verdana" w:eastAsia="MS PMincho" w:hAnsi="Verdana"/>
          <w:spacing w:val="-19"/>
          <w:sz w:val="20"/>
          <w:szCs w:val="20"/>
        </w:rPr>
        <w:t xml:space="preserve"> </w:t>
      </w:r>
      <w:r w:rsidRPr="00271AAE">
        <w:rPr>
          <w:rFonts w:ascii="Verdana" w:eastAsia="MS PMincho" w:hAnsi="Verdana"/>
          <w:spacing w:val="-2"/>
          <w:sz w:val="20"/>
          <w:szCs w:val="20"/>
        </w:rPr>
        <w:t>a</w:t>
      </w:r>
      <w:r w:rsidRPr="00271AAE">
        <w:rPr>
          <w:rFonts w:ascii="Verdana" w:eastAsia="MS PMincho" w:hAnsi="Verdana"/>
          <w:spacing w:val="-5"/>
          <w:sz w:val="20"/>
          <w:szCs w:val="20"/>
        </w:rPr>
        <w:t>r</w:t>
      </w:r>
      <w:r w:rsidRPr="00271AAE">
        <w:rPr>
          <w:rFonts w:ascii="Verdana" w:eastAsia="MS PMincho" w:hAnsi="Verdana"/>
          <w:sz w:val="20"/>
          <w:szCs w:val="20"/>
        </w:rPr>
        <w:t>e</w:t>
      </w:r>
      <w:r w:rsidRPr="00271AAE">
        <w:rPr>
          <w:rFonts w:ascii="Verdana" w:eastAsia="MS PMincho" w:hAnsi="Verdana"/>
          <w:spacing w:val="-19"/>
          <w:sz w:val="20"/>
          <w:szCs w:val="20"/>
        </w:rPr>
        <w:t xml:space="preserve"> </w:t>
      </w:r>
      <w:r w:rsidRPr="00271AAE">
        <w:rPr>
          <w:rFonts w:ascii="Verdana" w:eastAsia="MS PMincho" w:hAnsi="Verdana"/>
          <w:spacing w:val="-5"/>
          <w:sz w:val="20"/>
          <w:szCs w:val="20"/>
        </w:rPr>
        <w:t>t</w:t>
      </w:r>
      <w:r w:rsidRPr="00271AAE">
        <w:rPr>
          <w:rFonts w:ascii="Verdana" w:eastAsia="MS PMincho" w:hAnsi="Verdana"/>
          <w:sz w:val="20"/>
          <w:szCs w:val="20"/>
        </w:rPr>
        <w:t>o</w:t>
      </w:r>
      <w:r w:rsidRPr="00271AAE">
        <w:rPr>
          <w:rFonts w:ascii="Verdana" w:eastAsia="MS PMincho" w:hAnsi="Verdana"/>
          <w:spacing w:val="-7"/>
          <w:sz w:val="20"/>
          <w:szCs w:val="20"/>
        </w:rPr>
        <w:t xml:space="preserve"> </w:t>
      </w:r>
      <w:r w:rsidRPr="00271AAE">
        <w:rPr>
          <w:rFonts w:ascii="Verdana" w:eastAsia="MS PMincho" w:hAnsi="Verdana"/>
          <w:spacing w:val="-2"/>
          <w:sz w:val="20"/>
          <w:szCs w:val="20"/>
        </w:rPr>
        <w:t>b</w:t>
      </w:r>
      <w:r w:rsidRPr="00271AAE">
        <w:rPr>
          <w:rFonts w:ascii="Verdana" w:eastAsia="MS PMincho" w:hAnsi="Verdana"/>
          <w:sz w:val="20"/>
          <w:szCs w:val="20"/>
        </w:rPr>
        <w:t>e</w:t>
      </w:r>
      <w:r w:rsidRPr="00271AAE">
        <w:rPr>
          <w:rFonts w:ascii="Verdana" w:eastAsia="MS PMincho" w:hAnsi="Verdana"/>
          <w:spacing w:val="-16"/>
          <w:sz w:val="20"/>
          <w:szCs w:val="20"/>
        </w:rPr>
        <w:t xml:space="preserve"> </w:t>
      </w:r>
      <w:r w:rsidRPr="00271AAE">
        <w:rPr>
          <w:rFonts w:ascii="Verdana" w:eastAsia="MS PMincho" w:hAnsi="Verdana"/>
          <w:spacing w:val="-2"/>
          <w:sz w:val="20"/>
          <w:szCs w:val="20"/>
        </w:rPr>
        <w:t>ca</w:t>
      </w:r>
      <w:r w:rsidRPr="00271AAE">
        <w:rPr>
          <w:rFonts w:ascii="Verdana" w:eastAsia="MS PMincho" w:hAnsi="Verdana"/>
          <w:sz w:val="20"/>
          <w:szCs w:val="20"/>
        </w:rPr>
        <w:t>rr</w:t>
      </w:r>
      <w:r w:rsidRPr="00271AAE">
        <w:rPr>
          <w:rFonts w:ascii="Verdana" w:eastAsia="MS PMincho" w:hAnsi="Verdana"/>
          <w:spacing w:val="-2"/>
          <w:sz w:val="20"/>
          <w:szCs w:val="20"/>
        </w:rPr>
        <w:t>ie</w:t>
      </w:r>
      <w:r w:rsidRPr="00271AAE">
        <w:rPr>
          <w:rFonts w:ascii="Verdana" w:eastAsia="MS PMincho" w:hAnsi="Verdana"/>
          <w:sz w:val="20"/>
          <w:szCs w:val="20"/>
        </w:rPr>
        <w:t>d</w:t>
      </w:r>
      <w:r w:rsidRPr="00271AAE">
        <w:rPr>
          <w:rFonts w:ascii="Verdana" w:eastAsia="MS PMincho" w:hAnsi="Verdana"/>
          <w:spacing w:val="-12"/>
          <w:sz w:val="20"/>
          <w:szCs w:val="20"/>
        </w:rPr>
        <w:t xml:space="preserve"> </w:t>
      </w:r>
      <w:r w:rsidRPr="00271AAE">
        <w:rPr>
          <w:rFonts w:ascii="Verdana" w:eastAsia="MS PMincho" w:hAnsi="Verdana"/>
          <w:spacing w:val="-2"/>
          <w:sz w:val="20"/>
          <w:szCs w:val="20"/>
        </w:rPr>
        <w:t>ou</w:t>
      </w:r>
      <w:r w:rsidRPr="00271AAE">
        <w:rPr>
          <w:rFonts w:ascii="Verdana" w:eastAsia="MS PMincho" w:hAnsi="Verdana"/>
          <w:sz w:val="20"/>
          <w:szCs w:val="20"/>
        </w:rPr>
        <w:t>t</w:t>
      </w:r>
      <w:r w:rsidRPr="00271AAE">
        <w:rPr>
          <w:rFonts w:ascii="Verdana" w:eastAsia="MS PMincho" w:hAnsi="Verdana"/>
          <w:spacing w:val="-4"/>
          <w:sz w:val="20"/>
          <w:szCs w:val="20"/>
        </w:rPr>
        <w:t xml:space="preserve"> </w:t>
      </w:r>
      <w:r w:rsidRPr="00271AAE">
        <w:rPr>
          <w:rFonts w:ascii="Verdana" w:eastAsia="MS PMincho" w:hAnsi="Verdana"/>
          <w:spacing w:val="-2"/>
          <w:sz w:val="20"/>
          <w:szCs w:val="20"/>
        </w:rPr>
        <w:t>a</w:t>
      </w:r>
      <w:r w:rsidRPr="00271AAE">
        <w:rPr>
          <w:rFonts w:ascii="Verdana" w:eastAsia="MS PMincho" w:hAnsi="Verdana"/>
          <w:sz w:val="20"/>
          <w:szCs w:val="20"/>
        </w:rPr>
        <w:t>t</w:t>
      </w:r>
      <w:r w:rsidRPr="00271AAE">
        <w:rPr>
          <w:rFonts w:ascii="Verdana" w:eastAsia="MS PMincho" w:hAnsi="Verdana"/>
          <w:spacing w:val="-13"/>
          <w:sz w:val="20"/>
          <w:szCs w:val="20"/>
        </w:rPr>
        <w:t xml:space="preserve"> </w:t>
      </w:r>
      <w:r w:rsidRPr="00271AAE">
        <w:rPr>
          <w:rFonts w:ascii="Verdana" w:eastAsia="MS PMincho" w:hAnsi="Verdana"/>
          <w:sz w:val="20"/>
          <w:szCs w:val="20"/>
        </w:rPr>
        <w:t>a</w:t>
      </w:r>
      <w:r w:rsidRPr="00271AAE">
        <w:rPr>
          <w:rFonts w:ascii="Verdana" w:eastAsia="MS PMincho" w:hAnsi="Verdana"/>
          <w:spacing w:val="-18"/>
          <w:sz w:val="20"/>
          <w:szCs w:val="20"/>
        </w:rPr>
        <w:t xml:space="preserve"> </w:t>
      </w:r>
      <w:r w:rsidRPr="00271AAE">
        <w:rPr>
          <w:rFonts w:ascii="Verdana" w:eastAsia="MS PMincho" w:hAnsi="Verdana"/>
          <w:spacing w:val="-5"/>
          <w:sz w:val="20"/>
          <w:szCs w:val="20"/>
        </w:rPr>
        <w:t>c</w:t>
      </w:r>
      <w:r w:rsidRPr="00271AAE">
        <w:rPr>
          <w:rFonts w:ascii="Verdana" w:eastAsia="MS PMincho" w:hAnsi="Verdana"/>
          <w:spacing w:val="-2"/>
          <w:sz w:val="20"/>
          <w:szCs w:val="20"/>
        </w:rPr>
        <w:t>os</w:t>
      </w:r>
      <w:r w:rsidRPr="00271AAE">
        <w:rPr>
          <w:rFonts w:ascii="Verdana" w:eastAsia="MS PMincho" w:hAnsi="Verdana"/>
          <w:sz w:val="20"/>
          <w:szCs w:val="20"/>
        </w:rPr>
        <w:t>t</w:t>
      </w:r>
      <w:r w:rsidRPr="00271AAE">
        <w:rPr>
          <w:rFonts w:ascii="Verdana" w:eastAsia="MS PMincho" w:hAnsi="Verdana"/>
          <w:spacing w:val="-20"/>
          <w:sz w:val="20"/>
          <w:szCs w:val="20"/>
        </w:rPr>
        <w:t xml:space="preserve"> </w:t>
      </w:r>
      <w:r w:rsidRPr="00271AAE">
        <w:rPr>
          <w:rFonts w:ascii="Verdana" w:eastAsia="MS PMincho" w:hAnsi="Verdana"/>
          <w:spacing w:val="-2"/>
          <w:w w:val="97"/>
          <w:sz w:val="20"/>
          <w:szCs w:val="20"/>
        </w:rPr>
        <w:t>ab</w:t>
      </w:r>
      <w:r w:rsidRPr="00271AAE">
        <w:rPr>
          <w:rFonts w:ascii="Verdana" w:eastAsia="MS PMincho" w:hAnsi="Verdana"/>
          <w:spacing w:val="-5"/>
          <w:w w:val="97"/>
          <w:sz w:val="20"/>
          <w:szCs w:val="20"/>
        </w:rPr>
        <w:t>o</w:t>
      </w:r>
      <w:r w:rsidRPr="00271AAE">
        <w:rPr>
          <w:rFonts w:ascii="Verdana" w:eastAsia="MS PMincho" w:hAnsi="Verdana"/>
          <w:spacing w:val="-6"/>
          <w:w w:val="97"/>
          <w:sz w:val="20"/>
          <w:szCs w:val="20"/>
        </w:rPr>
        <w:t>v</w:t>
      </w:r>
      <w:r w:rsidRPr="00271AAE">
        <w:rPr>
          <w:rFonts w:ascii="Verdana" w:eastAsia="MS PMincho" w:hAnsi="Verdana"/>
          <w:w w:val="97"/>
          <w:sz w:val="20"/>
          <w:szCs w:val="20"/>
        </w:rPr>
        <w:t>e</w:t>
      </w:r>
      <w:r w:rsidRPr="00271AAE">
        <w:rPr>
          <w:rFonts w:ascii="Verdana" w:eastAsia="MS PMincho" w:hAnsi="Verdana"/>
          <w:spacing w:val="-13"/>
          <w:w w:val="97"/>
          <w:sz w:val="20"/>
          <w:szCs w:val="20"/>
        </w:rPr>
        <w:t xml:space="preserve"> </w:t>
      </w:r>
      <w:r w:rsidRPr="00271AAE">
        <w:rPr>
          <w:rFonts w:ascii="Verdana" w:eastAsia="MS PMincho" w:hAnsi="Verdana"/>
          <w:spacing w:val="-2"/>
          <w:sz w:val="20"/>
          <w:szCs w:val="20"/>
        </w:rPr>
        <w:t>th</w:t>
      </w:r>
      <w:r w:rsidRPr="00271AAE">
        <w:rPr>
          <w:rFonts w:ascii="Verdana" w:eastAsia="MS PMincho" w:hAnsi="Verdana"/>
          <w:sz w:val="20"/>
          <w:szCs w:val="20"/>
        </w:rPr>
        <w:t>e</w:t>
      </w:r>
      <w:r w:rsidRPr="00271AAE">
        <w:rPr>
          <w:rFonts w:ascii="Verdana" w:eastAsia="MS PMincho" w:hAnsi="Verdana"/>
          <w:spacing w:val="-11"/>
          <w:sz w:val="20"/>
          <w:szCs w:val="20"/>
        </w:rPr>
        <w:t xml:space="preserve"> </w:t>
      </w:r>
      <w:r w:rsidRPr="00271AAE">
        <w:rPr>
          <w:rFonts w:ascii="Verdana" w:eastAsia="MS PMincho" w:hAnsi="Verdana"/>
          <w:spacing w:val="-2"/>
          <w:sz w:val="20"/>
          <w:szCs w:val="20"/>
        </w:rPr>
        <w:t>statu</w:t>
      </w:r>
      <w:r w:rsidRPr="00271AAE">
        <w:rPr>
          <w:rFonts w:ascii="Verdana" w:eastAsia="MS PMincho" w:hAnsi="Verdana"/>
          <w:spacing w:val="-5"/>
          <w:sz w:val="20"/>
          <w:szCs w:val="20"/>
        </w:rPr>
        <w:t>t</w:t>
      </w:r>
      <w:r w:rsidRPr="00271AAE">
        <w:rPr>
          <w:rFonts w:ascii="Verdana" w:eastAsia="MS PMincho" w:hAnsi="Verdana"/>
          <w:spacing w:val="-2"/>
          <w:sz w:val="20"/>
          <w:szCs w:val="20"/>
        </w:rPr>
        <w:t>o</w:t>
      </w:r>
      <w:r w:rsidRPr="00271AAE">
        <w:rPr>
          <w:rFonts w:ascii="Verdana" w:eastAsia="MS PMincho" w:hAnsi="Verdana"/>
          <w:spacing w:val="4"/>
          <w:sz w:val="20"/>
          <w:szCs w:val="20"/>
        </w:rPr>
        <w:t>r</w:t>
      </w:r>
      <w:r w:rsidRPr="00271AAE">
        <w:rPr>
          <w:rFonts w:ascii="Verdana" w:eastAsia="MS PMincho" w:hAnsi="Verdana"/>
          <w:sz w:val="20"/>
          <w:szCs w:val="20"/>
        </w:rPr>
        <w:t>y</w:t>
      </w:r>
      <w:r w:rsidRPr="00271AAE">
        <w:rPr>
          <w:rFonts w:ascii="Verdana" w:eastAsia="MS PMincho" w:hAnsi="Verdana"/>
          <w:spacing w:val="-6"/>
          <w:sz w:val="20"/>
          <w:szCs w:val="20"/>
        </w:rPr>
        <w:t xml:space="preserve"> </w:t>
      </w:r>
      <w:r w:rsidRPr="00271AAE">
        <w:rPr>
          <w:rFonts w:ascii="Verdana" w:eastAsia="MS PMincho" w:hAnsi="Verdana"/>
          <w:spacing w:val="-2"/>
          <w:w w:val="99"/>
          <w:sz w:val="20"/>
          <w:szCs w:val="20"/>
        </w:rPr>
        <w:t>limits</w:t>
      </w:r>
      <w:r w:rsidRPr="00271AAE">
        <w:rPr>
          <w:rFonts w:ascii="Verdana" w:eastAsia="MS PMincho" w:hAnsi="Verdana"/>
          <w:w w:val="99"/>
          <w:sz w:val="20"/>
          <w:szCs w:val="20"/>
        </w:rPr>
        <w:t>.</w:t>
      </w:r>
    </w:p>
    <w:p w14:paraId="0C2848D7" w14:textId="77777777" w:rsidR="00702C2C" w:rsidRPr="00271AAE" w:rsidRDefault="00702C2C" w:rsidP="005A76C7">
      <w:pPr>
        <w:widowControl w:val="0"/>
        <w:autoSpaceDE w:val="0"/>
        <w:autoSpaceDN w:val="0"/>
        <w:adjustRightInd w:val="0"/>
        <w:spacing w:before="21" w:line="243" w:lineRule="auto"/>
        <w:ind w:right="-41"/>
        <w:jc w:val="both"/>
        <w:rPr>
          <w:rFonts w:ascii="Verdana" w:eastAsia="MS PMincho" w:hAnsi="Verdana"/>
          <w:color w:val="363435"/>
          <w:w w:val="99"/>
          <w:sz w:val="20"/>
          <w:szCs w:val="20"/>
        </w:rPr>
      </w:pPr>
    </w:p>
    <w:tbl>
      <w:tblPr>
        <w:tblStyle w:val="TableGrid"/>
        <w:tblW w:w="0" w:type="auto"/>
        <w:tblLook w:val="04A0" w:firstRow="1" w:lastRow="0" w:firstColumn="1" w:lastColumn="0" w:noHBand="0" w:noVBand="1"/>
      </w:tblPr>
      <w:tblGrid>
        <w:gridCol w:w="9242"/>
      </w:tblGrid>
      <w:tr w:rsidR="00702C2C" w14:paraId="1C5EF4E4" w14:textId="77777777" w:rsidTr="00702C2C">
        <w:tc>
          <w:tcPr>
            <w:tcW w:w="9242" w:type="dxa"/>
          </w:tcPr>
          <w:p w14:paraId="007F068C" w14:textId="77777777" w:rsidR="00702C2C" w:rsidRPr="00271AAE" w:rsidRDefault="00271AAE" w:rsidP="00271AAE">
            <w:pPr>
              <w:pStyle w:val="onlinetext"/>
              <w:rPr>
                <w:i/>
              </w:rPr>
            </w:pPr>
            <w:r w:rsidRPr="00271AAE">
              <w:rPr>
                <w:i/>
              </w:rPr>
              <w:t xml:space="preserve">s.20 </w:t>
            </w:r>
            <w:r w:rsidR="00702C2C" w:rsidRPr="00271AAE">
              <w:rPr>
                <w:i/>
              </w:rPr>
              <w:t>Landlord and Tenant Act 1985 (as amended by s</w:t>
            </w:r>
            <w:r w:rsidRPr="00271AAE">
              <w:rPr>
                <w:i/>
              </w:rPr>
              <w:t>.</w:t>
            </w:r>
            <w:r w:rsidR="00702C2C" w:rsidRPr="00271AAE">
              <w:rPr>
                <w:i/>
              </w:rPr>
              <w:t>151</w:t>
            </w:r>
            <w:r w:rsidRPr="00271AAE">
              <w:rPr>
                <w:i/>
              </w:rPr>
              <w:t xml:space="preserve"> </w:t>
            </w:r>
            <w:r w:rsidR="00702C2C" w:rsidRPr="00271AAE">
              <w:rPr>
                <w:i/>
              </w:rPr>
              <w:t>Commonhold and Leasehold Reform Act 2002)</w:t>
            </w:r>
            <w:r>
              <w:rPr>
                <w:i/>
              </w:rPr>
              <w:br/>
            </w:r>
            <w:r w:rsidR="00702C2C" w:rsidRPr="00271AAE">
              <w:rPr>
                <w:i/>
              </w:rPr>
              <w:t>Service Charge (Consultation Re</w:t>
            </w:r>
            <w:r w:rsidRPr="00271AAE">
              <w:rPr>
                <w:i/>
              </w:rPr>
              <w:t>quirements)</w:t>
            </w:r>
            <w:r>
              <w:rPr>
                <w:i/>
              </w:rPr>
              <w:t xml:space="preserve"> </w:t>
            </w:r>
            <w:r w:rsidRPr="00271AAE">
              <w:rPr>
                <w:i/>
              </w:rPr>
              <w:t>(England)</w:t>
            </w:r>
            <w:r>
              <w:rPr>
                <w:i/>
              </w:rPr>
              <w:t xml:space="preserve"> </w:t>
            </w:r>
            <w:r w:rsidRPr="00271AAE">
              <w:rPr>
                <w:i/>
              </w:rPr>
              <w:t xml:space="preserve">Regulations </w:t>
            </w:r>
            <w:r w:rsidR="00702C2C" w:rsidRPr="00271AAE">
              <w:rPr>
                <w:i/>
              </w:rPr>
              <w:t>2003 (SI</w:t>
            </w:r>
            <w:r>
              <w:rPr>
                <w:i/>
              </w:rPr>
              <w:t xml:space="preserve"> </w:t>
            </w:r>
            <w:r w:rsidR="00702C2C" w:rsidRPr="00271AAE">
              <w:rPr>
                <w:i/>
              </w:rPr>
              <w:t>2003/1987)</w:t>
            </w:r>
          </w:p>
          <w:p w14:paraId="242AE34E" w14:textId="77777777" w:rsidR="001B18E0" w:rsidRPr="00EC6599" w:rsidRDefault="001B18E0" w:rsidP="00271AAE">
            <w:pPr>
              <w:pStyle w:val="onlinetext"/>
              <w:rPr>
                <w:w w:val="99"/>
              </w:rPr>
            </w:pPr>
            <w:r w:rsidRPr="00271AAE">
              <w:rPr>
                <w:i/>
              </w:rPr>
              <w:t>Service Charges (Consultation Requirements)</w:t>
            </w:r>
            <w:r w:rsidR="00271AAE">
              <w:rPr>
                <w:i/>
              </w:rPr>
              <w:t xml:space="preserve"> </w:t>
            </w:r>
            <w:r w:rsidRPr="00271AAE">
              <w:rPr>
                <w:i/>
              </w:rPr>
              <w:t>(Amendment)</w:t>
            </w:r>
            <w:r w:rsidR="00271AAE">
              <w:rPr>
                <w:i/>
              </w:rPr>
              <w:t xml:space="preserve"> </w:t>
            </w:r>
            <w:r w:rsidRPr="00271AAE">
              <w:rPr>
                <w:i/>
              </w:rPr>
              <w:t>(No</w:t>
            </w:r>
            <w:r w:rsidR="00271AAE">
              <w:rPr>
                <w:i/>
              </w:rPr>
              <w:t>.</w:t>
            </w:r>
            <w:r w:rsidRPr="00271AAE">
              <w:rPr>
                <w:i/>
              </w:rPr>
              <w:t>2)</w:t>
            </w:r>
            <w:r w:rsidR="00271AAE">
              <w:rPr>
                <w:i/>
              </w:rPr>
              <w:t xml:space="preserve"> </w:t>
            </w:r>
            <w:r w:rsidRPr="00271AAE">
              <w:rPr>
                <w:i/>
              </w:rPr>
              <w:t>(England) Regulations 2004 (SI</w:t>
            </w:r>
            <w:r w:rsidR="00271AAE">
              <w:rPr>
                <w:i/>
              </w:rPr>
              <w:t xml:space="preserve"> </w:t>
            </w:r>
            <w:r w:rsidRPr="00271AAE">
              <w:rPr>
                <w:i/>
              </w:rPr>
              <w:t>2004/2939)</w:t>
            </w:r>
          </w:p>
        </w:tc>
      </w:tr>
    </w:tbl>
    <w:p w14:paraId="01E58DBC" w14:textId="77777777" w:rsidR="00702C2C" w:rsidRDefault="00702C2C" w:rsidP="005A76C7">
      <w:pPr>
        <w:widowControl w:val="0"/>
        <w:autoSpaceDE w:val="0"/>
        <w:autoSpaceDN w:val="0"/>
        <w:adjustRightInd w:val="0"/>
        <w:spacing w:before="21" w:line="243" w:lineRule="auto"/>
        <w:ind w:right="-41"/>
        <w:jc w:val="both"/>
        <w:rPr>
          <w:rFonts w:ascii="Verdana" w:eastAsia="MS PMincho" w:hAnsi="Verdana"/>
          <w:color w:val="363435"/>
          <w:w w:val="99"/>
          <w:sz w:val="20"/>
          <w:szCs w:val="20"/>
        </w:rPr>
      </w:pPr>
    </w:p>
    <w:p w14:paraId="5E7B1849" w14:textId="77777777" w:rsidR="005A76C7" w:rsidRPr="005A76C7" w:rsidRDefault="005A76C7" w:rsidP="005A76C7">
      <w:pPr>
        <w:widowControl w:val="0"/>
        <w:autoSpaceDE w:val="0"/>
        <w:autoSpaceDN w:val="0"/>
        <w:adjustRightInd w:val="0"/>
        <w:spacing w:before="21" w:line="243" w:lineRule="auto"/>
        <w:ind w:right="-41"/>
        <w:jc w:val="both"/>
        <w:rPr>
          <w:rFonts w:ascii="Verdana" w:eastAsia="MS PMincho" w:hAnsi="Verdana"/>
          <w:color w:val="000000"/>
          <w:sz w:val="20"/>
          <w:szCs w:val="20"/>
        </w:rPr>
      </w:pPr>
    </w:p>
    <w:p w14:paraId="335F8672" w14:textId="77777777" w:rsidR="005A76C7" w:rsidRPr="00271AAE" w:rsidRDefault="009E1B7F" w:rsidP="00271AAE">
      <w:pPr>
        <w:pStyle w:val="onlinetext"/>
      </w:pPr>
      <w:r w:rsidRPr="00271AAE">
        <w:t>Y</w:t>
      </w:r>
      <w:r w:rsidR="005A76C7" w:rsidRPr="00271AAE">
        <w:t xml:space="preserve">ou </w:t>
      </w:r>
      <w:r w:rsidR="002E2D69" w:rsidRPr="00271AAE">
        <w:t>must</w:t>
      </w:r>
      <w:r w:rsidR="005A76C7" w:rsidRPr="00271AAE">
        <w:t xml:space="preserve"> consult</w:t>
      </w:r>
      <w:r w:rsidRPr="00271AAE">
        <w:t xml:space="preserve"> with</w:t>
      </w:r>
      <w:r w:rsidR="005A76C7" w:rsidRPr="00271AAE">
        <w:t xml:space="preserve"> leaseholders individually </w:t>
      </w:r>
      <w:r w:rsidRPr="00271AAE">
        <w:t xml:space="preserve">and with any recognised tenants' association </w:t>
      </w:r>
      <w:r w:rsidR="005A76C7" w:rsidRPr="00271AAE">
        <w:t>and, if appropriate, hold meetings. When a meeting is convened, the managing agent should give reasonable notice of it to all leaseholders including the place, date and time of the meeting and the matters to be considered.</w:t>
      </w:r>
    </w:p>
    <w:p w14:paraId="72B59502" w14:textId="77777777" w:rsidR="005A76C7" w:rsidRPr="00271AAE" w:rsidRDefault="005A76C7" w:rsidP="00271AAE">
      <w:pPr>
        <w:pStyle w:val="onlinetext"/>
      </w:pPr>
      <w:r w:rsidRPr="00271AAE">
        <w:t xml:space="preserve">A </w:t>
      </w:r>
      <w:r w:rsidR="00D0293E" w:rsidRPr="00271AAE">
        <w:t>r</w:t>
      </w:r>
      <w:r w:rsidRPr="00271AAE">
        <w:t xml:space="preserve">ecognised </w:t>
      </w:r>
      <w:r w:rsidR="00D0293E" w:rsidRPr="00271AAE">
        <w:t>t</w:t>
      </w:r>
      <w:r w:rsidRPr="00271AAE">
        <w:t xml:space="preserve">enants’ </w:t>
      </w:r>
      <w:r w:rsidR="00D0293E" w:rsidRPr="00271AAE">
        <w:t>a</w:t>
      </w:r>
      <w:r w:rsidRPr="00271AAE">
        <w:t xml:space="preserve">ssociation has the right to serve notice on the landlord asking </w:t>
      </w:r>
      <w:r w:rsidR="00243174" w:rsidRPr="00271AAE">
        <w:t xml:space="preserve">them </w:t>
      </w:r>
      <w:r w:rsidRPr="00271AAE">
        <w:t>to consult with the association about the appointment or employment of a managing agent.</w:t>
      </w:r>
    </w:p>
    <w:p w14:paraId="3B226683" w14:textId="77777777" w:rsidR="005A76C7" w:rsidRPr="00271AAE" w:rsidRDefault="005A76C7" w:rsidP="00271AAE">
      <w:pPr>
        <w:pStyle w:val="onlinetext"/>
      </w:pPr>
      <w:r w:rsidRPr="00271AAE">
        <w:t>When such a notice has been served and it is proposed to appoint or reappoint a managing agent, the landlord must serve a notice on the association stating the name of the proposed managing agent, and which of the landlord’s obligations it is proposed</w:t>
      </w:r>
      <w:r w:rsidR="00615983" w:rsidRPr="00271AAE">
        <w:t xml:space="preserve"> </w:t>
      </w:r>
      <w:r w:rsidRPr="00271AAE">
        <w:t>that</w:t>
      </w:r>
      <w:r w:rsidR="00615983" w:rsidRPr="00271AAE">
        <w:t xml:space="preserve"> </w:t>
      </w:r>
      <w:r w:rsidRPr="00271AAE">
        <w:t>the agent should discharge. The landlord must allow a period of at least one month for comments to be sent to a person named by the landlord at an address in the UK. The landlord shall have regard to observations made by the association.</w:t>
      </w:r>
    </w:p>
    <w:p w14:paraId="31C381F0" w14:textId="77777777" w:rsidR="00D0293E" w:rsidRPr="00271AAE" w:rsidRDefault="005A76C7" w:rsidP="00271AAE">
      <w:pPr>
        <w:pStyle w:val="onlinetext"/>
      </w:pPr>
      <w:r w:rsidRPr="00271AAE">
        <w:t>On</w:t>
      </w:r>
      <w:r w:rsidR="00615983" w:rsidRPr="00271AAE">
        <w:t xml:space="preserve"> </w:t>
      </w:r>
      <w:r w:rsidRPr="00271AAE">
        <w:t>written</w:t>
      </w:r>
      <w:r w:rsidR="00615983" w:rsidRPr="00271AAE">
        <w:t xml:space="preserve"> </w:t>
      </w:r>
      <w:r w:rsidRPr="00271AAE">
        <w:t>request</w:t>
      </w:r>
      <w:r w:rsidR="00615983" w:rsidRPr="00271AAE">
        <w:t xml:space="preserve"> </w:t>
      </w:r>
      <w:r w:rsidRPr="00271AAE">
        <w:t>the</w:t>
      </w:r>
      <w:r w:rsidR="00615983" w:rsidRPr="00271AAE">
        <w:t xml:space="preserve"> </w:t>
      </w:r>
      <w:r w:rsidRPr="00271AAE">
        <w:t>landlord</w:t>
      </w:r>
      <w:r w:rsidR="00615983" w:rsidRPr="00271AAE">
        <w:t xml:space="preserve"> </w:t>
      </w:r>
      <w:r w:rsidRPr="00271AAE">
        <w:t>must</w:t>
      </w:r>
      <w:r w:rsidR="00615983" w:rsidRPr="00271AAE">
        <w:t xml:space="preserve"> </w:t>
      </w:r>
      <w:r w:rsidRPr="00271AAE">
        <w:t>provide the</w:t>
      </w:r>
      <w:r w:rsidR="00615983" w:rsidRPr="00271AAE">
        <w:t xml:space="preserve"> </w:t>
      </w:r>
      <w:r w:rsidRPr="00271AAE">
        <w:t>secretary of</w:t>
      </w:r>
      <w:r w:rsidR="00615983" w:rsidRPr="00271AAE">
        <w:t xml:space="preserve"> </w:t>
      </w:r>
      <w:r w:rsidRPr="00271AAE">
        <w:t xml:space="preserve">a </w:t>
      </w:r>
      <w:r w:rsidR="00D0293E" w:rsidRPr="00271AAE">
        <w:t>r</w:t>
      </w:r>
      <w:r w:rsidRPr="00271AAE">
        <w:t xml:space="preserve">ecognised </w:t>
      </w:r>
      <w:r w:rsidR="00D0293E" w:rsidRPr="00271AAE">
        <w:t>t</w:t>
      </w:r>
      <w:r w:rsidRPr="00271AAE">
        <w:t xml:space="preserve">enants’ </w:t>
      </w:r>
      <w:r w:rsidR="00D0293E" w:rsidRPr="00271AAE">
        <w:t>a</w:t>
      </w:r>
      <w:r w:rsidRPr="00271AAE">
        <w:t>ssociation with details of the managing agent’s duties and allow a</w:t>
      </w:r>
      <w:r w:rsidR="00615983" w:rsidRPr="00271AAE">
        <w:t xml:space="preserve"> </w:t>
      </w:r>
      <w:r w:rsidRPr="00271AAE">
        <w:t xml:space="preserve">reasonable period for them to comment on the managing agent’s duties and performance. The landlord must provide the details and invite comment every five years thereafter and whenever the landlord appoints a new managing agent, if a notice has previously been served by a recognised </w:t>
      </w:r>
      <w:r w:rsidR="00D0293E" w:rsidRPr="00271AAE">
        <w:t>t</w:t>
      </w:r>
      <w:r w:rsidRPr="00271AAE">
        <w:t xml:space="preserve">enants’ </w:t>
      </w:r>
      <w:r w:rsidR="00D0293E" w:rsidRPr="00271AAE">
        <w:t>a</w:t>
      </w:r>
      <w:r w:rsidRPr="00271AAE">
        <w:t>ssociation.</w:t>
      </w:r>
      <w:r w:rsidR="00615983" w:rsidRPr="00271AAE">
        <w:t xml:space="preserve"> </w:t>
      </w:r>
      <w:r w:rsidR="00D0293E" w:rsidRPr="00271AAE">
        <w:t>Unless the appointment of the managing agent has been fully consulted under section 20 of the Landlord and Tenant Act 1985 (as amended), the landlord s</w:t>
      </w:r>
      <w:r w:rsidR="00176F41" w:rsidRPr="00271AAE">
        <w:t>hould ensure that the managing</w:t>
      </w:r>
      <w:r w:rsidR="00D0293E" w:rsidRPr="00271AAE">
        <w:t xml:space="preserve"> agent's contract does not constitute a qualifying long-term agreement</w:t>
      </w:r>
      <w:r w:rsidR="00176F41" w:rsidRPr="00271AAE">
        <w:t>.</w:t>
      </w:r>
    </w:p>
    <w:p w14:paraId="345C9F91" w14:textId="77777777" w:rsidR="001B18E0" w:rsidRDefault="001B18E0" w:rsidP="00D0293E">
      <w:pPr>
        <w:ind w:right="-3"/>
        <w:rPr>
          <w:rFonts w:ascii="Verdana" w:hAnsi="Verdana"/>
          <w:sz w:val="20"/>
          <w:szCs w:val="20"/>
        </w:rPr>
      </w:pPr>
    </w:p>
    <w:tbl>
      <w:tblPr>
        <w:tblStyle w:val="TableGrid"/>
        <w:tblW w:w="0" w:type="auto"/>
        <w:tblLook w:val="04A0" w:firstRow="1" w:lastRow="0" w:firstColumn="1" w:lastColumn="0" w:noHBand="0" w:noVBand="1"/>
      </w:tblPr>
      <w:tblGrid>
        <w:gridCol w:w="9242"/>
      </w:tblGrid>
      <w:tr w:rsidR="001B18E0" w14:paraId="1720D533" w14:textId="77777777" w:rsidTr="00180E39">
        <w:tc>
          <w:tcPr>
            <w:tcW w:w="9242" w:type="dxa"/>
            <w:shd w:val="clear" w:color="auto" w:fill="auto"/>
          </w:tcPr>
          <w:p w14:paraId="60624D2C" w14:textId="77777777" w:rsidR="001B18E0" w:rsidRPr="00D74BA1" w:rsidRDefault="000F7C27" w:rsidP="00D74BA1">
            <w:pPr>
              <w:pStyle w:val="onlinetext"/>
              <w:rPr>
                <w:i/>
              </w:rPr>
            </w:pPr>
            <w:r w:rsidRPr="00D74BA1">
              <w:rPr>
                <w:i/>
              </w:rPr>
              <w:t>s.</w:t>
            </w:r>
            <w:r w:rsidR="00180E39" w:rsidRPr="00D74BA1">
              <w:rPr>
                <w:i/>
              </w:rPr>
              <w:t xml:space="preserve">30B </w:t>
            </w:r>
            <w:r w:rsidR="001B18E0" w:rsidRPr="00D74BA1">
              <w:rPr>
                <w:i/>
              </w:rPr>
              <w:t>Landlord and Tenant Act 1985</w:t>
            </w:r>
          </w:p>
          <w:p w14:paraId="36378679" w14:textId="77777777" w:rsidR="001B18E0" w:rsidRPr="00D74BA1" w:rsidRDefault="000F7C27" w:rsidP="00D74BA1">
            <w:pPr>
              <w:pStyle w:val="onlinetext"/>
              <w:rPr>
                <w:i/>
              </w:rPr>
            </w:pPr>
            <w:r w:rsidRPr="00D74BA1">
              <w:rPr>
                <w:i/>
              </w:rPr>
              <w:t>s.</w:t>
            </w:r>
            <w:r w:rsidR="001B18E0" w:rsidRPr="00D74BA1">
              <w:rPr>
                <w:i/>
              </w:rPr>
              <w:t>30</w:t>
            </w:r>
            <w:r w:rsidRPr="00D74BA1">
              <w:rPr>
                <w:i/>
              </w:rPr>
              <w:t xml:space="preserve"> </w:t>
            </w:r>
            <w:r w:rsidR="001B18E0" w:rsidRPr="00D74BA1">
              <w:rPr>
                <w:i/>
              </w:rPr>
              <w:t>Landlord and Tenant Act 1985 (as inserted by s</w:t>
            </w:r>
            <w:r w:rsidRPr="00D74BA1">
              <w:rPr>
                <w:i/>
              </w:rPr>
              <w:t>.</w:t>
            </w:r>
            <w:r w:rsidR="001B18E0" w:rsidRPr="00D74BA1">
              <w:rPr>
                <w:i/>
              </w:rPr>
              <w:t>44</w:t>
            </w:r>
            <w:r w:rsidR="00D74BA1" w:rsidRPr="00D74BA1">
              <w:rPr>
                <w:i/>
              </w:rPr>
              <w:t xml:space="preserve"> </w:t>
            </w:r>
            <w:r w:rsidR="001B18E0" w:rsidRPr="00D74BA1">
              <w:rPr>
                <w:i/>
              </w:rPr>
              <w:t>Landlord and Tenant Act 1987)</w:t>
            </w:r>
          </w:p>
          <w:p w14:paraId="0B2EA29B" w14:textId="77777777" w:rsidR="00703426" w:rsidRPr="00EC6599" w:rsidRDefault="00703426" w:rsidP="00D74BA1">
            <w:pPr>
              <w:pStyle w:val="onlinetext"/>
              <w:rPr>
                <w:w w:val="98"/>
              </w:rPr>
            </w:pPr>
            <w:r w:rsidRPr="00D74BA1">
              <w:rPr>
                <w:i/>
              </w:rPr>
              <w:t>s.20 Landlord and Tenant Act 1985 (as amended by s</w:t>
            </w:r>
            <w:r w:rsidR="000F7C27" w:rsidRPr="00D74BA1">
              <w:rPr>
                <w:i/>
              </w:rPr>
              <w:t>.</w:t>
            </w:r>
            <w:r w:rsidRPr="00D74BA1">
              <w:rPr>
                <w:i/>
              </w:rPr>
              <w:t>151 Commonhold and Leasehold Refo</w:t>
            </w:r>
            <w:r w:rsidR="00EC6599" w:rsidRPr="00D74BA1">
              <w:rPr>
                <w:i/>
              </w:rPr>
              <w:t>r</w:t>
            </w:r>
            <w:r w:rsidRPr="00D74BA1">
              <w:rPr>
                <w:i/>
              </w:rPr>
              <w:t>m Act 2002</w:t>
            </w:r>
            <w:r w:rsidR="00D74BA1" w:rsidRPr="00D74BA1">
              <w:rPr>
                <w:i/>
              </w:rPr>
              <w:t>)</w:t>
            </w:r>
          </w:p>
        </w:tc>
      </w:tr>
    </w:tbl>
    <w:p w14:paraId="619FC48A" w14:textId="77777777" w:rsidR="00176F41" w:rsidRDefault="00176F41" w:rsidP="00A94CD3">
      <w:pPr>
        <w:widowControl w:val="0"/>
        <w:autoSpaceDE w:val="0"/>
        <w:autoSpaceDN w:val="0"/>
        <w:adjustRightInd w:val="0"/>
        <w:spacing w:line="243" w:lineRule="auto"/>
        <w:ind w:right="-37"/>
        <w:rPr>
          <w:rFonts w:ascii="Verdana" w:eastAsia="MS PMincho" w:hAnsi="Verdana"/>
          <w:color w:val="363435"/>
          <w:w w:val="98"/>
          <w:sz w:val="20"/>
          <w:szCs w:val="20"/>
        </w:rPr>
      </w:pPr>
    </w:p>
    <w:p w14:paraId="4943D91E" w14:textId="77777777" w:rsidR="00176F41" w:rsidRPr="006A3A3F" w:rsidRDefault="00D12F50" w:rsidP="006A3A3F">
      <w:pPr>
        <w:pStyle w:val="Heading2"/>
      </w:pPr>
      <w:bookmarkStart w:id="73" w:name="_Toc415753201"/>
      <w:bookmarkStart w:id="74" w:name="_Toc443380533"/>
      <w:r w:rsidRPr="006A3A3F">
        <w:t>4.12</w:t>
      </w:r>
      <w:r w:rsidR="00B75352">
        <w:tab/>
      </w:r>
      <w:r w:rsidR="00176F41" w:rsidRPr="006A3A3F">
        <w:t>Income tax</w:t>
      </w:r>
      <w:bookmarkEnd w:id="73"/>
      <w:bookmarkEnd w:id="74"/>
    </w:p>
    <w:p w14:paraId="4AED3ED2" w14:textId="77777777" w:rsidR="00262607" w:rsidRPr="00A94CD3" w:rsidRDefault="00262607" w:rsidP="00A94CD3">
      <w:pPr>
        <w:widowControl w:val="0"/>
        <w:autoSpaceDE w:val="0"/>
        <w:autoSpaceDN w:val="0"/>
        <w:adjustRightInd w:val="0"/>
        <w:spacing w:line="243" w:lineRule="auto"/>
        <w:ind w:left="681" w:right="-35" w:hanging="567"/>
        <w:rPr>
          <w:rFonts w:ascii="Verdana" w:eastAsia="MS PMincho" w:hAnsi="Verdana"/>
          <w:color w:val="000000"/>
          <w:sz w:val="20"/>
          <w:szCs w:val="20"/>
        </w:rPr>
      </w:pPr>
    </w:p>
    <w:p w14:paraId="0A8FDFD9" w14:textId="77777777" w:rsidR="00262607" w:rsidRPr="00D74BA1" w:rsidRDefault="00262607" w:rsidP="00D74BA1">
      <w:pPr>
        <w:pStyle w:val="onlinetext"/>
      </w:pPr>
      <w:r w:rsidRPr="00D74BA1">
        <w:t>The treatment of income tax should be covered in the agreement with the landlord. All landlords will require sufficient information to manage their tax affairs. When a landlord lives overseas, unless there is a valid exemption certificate from HM Revenue &amp; Customs, the agent must deduct income tax from payment to them.</w:t>
      </w:r>
      <w:r w:rsidR="00615983" w:rsidRPr="00D74BA1">
        <w:t xml:space="preserve"> </w:t>
      </w:r>
      <w:r w:rsidRPr="00D74BA1">
        <w:t xml:space="preserve">Further information </w:t>
      </w:r>
      <w:r w:rsidRPr="00D74BA1">
        <w:lastRenderedPageBreak/>
        <w:t>is available from the Non-Resident Landlord Scheme</w:t>
      </w:r>
      <w:r w:rsidR="008F7AEF" w:rsidRPr="00D74BA1">
        <w:t>,</w:t>
      </w:r>
      <w:r w:rsidRPr="00D74BA1">
        <w:t xml:space="preserve"> a scheme for taxing the UK rental income of non-resident landlords. Information about this scheme can be obtained from HM Revenue &amp; Customs</w:t>
      </w:r>
      <w:r w:rsidR="00F2585F" w:rsidRPr="00D74BA1">
        <w:t xml:space="preserve"> (HMRC)</w:t>
      </w:r>
      <w:r w:rsidRPr="00D74BA1">
        <w:t>.</w:t>
      </w:r>
    </w:p>
    <w:p w14:paraId="4C8B4E57" w14:textId="77777777" w:rsidR="00176F41" w:rsidRPr="00D74BA1" w:rsidRDefault="00176F41" w:rsidP="00D74BA1">
      <w:pPr>
        <w:pStyle w:val="onlinetext"/>
      </w:pPr>
    </w:p>
    <w:tbl>
      <w:tblPr>
        <w:tblStyle w:val="TableGrid"/>
        <w:tblW w:w="0" w:type="auto"/>
        <w:tblLook w:val="04A0" w:firstRow="1" w:lastRow="0" w:firstColumn="1" w:lastColumn="0" w:noHBand="0" w:noVBand="1"/>
      </w:tblPr>
      <w:tblGrid>
        <w:gridCol w:w="9242"/>
      </w:tblGrid>
      <w:tr w:rsidR="003278CE" w:rsidRPr="00D74BA1" w14:paraId="770FAFA5" w14:textId="77777777" w:rsidTr="003278CE">
        <w:tc>
          <w:tcPr>
            <w:tcW w:w="9242" w:type="dxa"/>
          </w:tcPr>
          <w:p w14:paraId="17493686" w14:textId="77777777" w:rsidR="003278CE" w:rsidRPr="00D74BA1" w:rsidRDefault="003278CE" w:rsidP="00D74BA1">
            <w:pPr>
              <w:pStyle w:val="onlinetext"/>
              <w:rPr>
                <w:i/>
              </w:rPr>
            </w:pPr>
            <w:r w:rsidRPr="00D74BA1">
              <w:rPr>
                <w:i/>
              </w:rPr>
              <w:t>Finance Act 2007</w:t>
            </w:r>
          </w:p>
          <w:p w14:paraId="6EBD8121" w14:textId="77777777" w:rsidR="003278CE" w:rsidRPr="00D74BA1" w:rsidRDefault="00D74BA1" w:rsidP="00D74BA1">
            <w:pPr>
              <w:pStyle w:val="onlinetext"/>
            </w:pPr>
            <w:r>
              <w:rPr>
                <w:i/>
              </w:rPr>
              <w:t>s</w:t>
            </w:r>
            <w:r w:rsidR="003278CE" w:rsidRPr="00D74BA1">
              <w:rPr>
                <w:i/>
              </w:rPr>
              <w:t>s</w:t>
            </w:r>
            <w:r>
              <w:rPr>
                <w:i/>
              </w:rPr>
              <w:t>.</w:t>
            </w:r>
            <w:r w:rsidR="003278CE" w:rsidRPr="00D74BA1">
              <w:rPr>
                <w:i/>
              </w:rPr>
              <w:t>11, 479 and 480</w:t>
            </w:r>
            <w:r>
              <w:rPr>
                <w:i/>
              </w:rPr>
              <w:t xml:space="preserve"> </w:t>
            </w:r>
            <w:r w:rsidR="003278CE" w:rsidRPr="00D74BA1">
              <w:rPr>
                <w:i/>
              </w:rPr>
              <w:t>Income Tax Act 2007</w:t>
            </w:r>
          </w:p>
        </w:tc>
      </w:tr>
    </w:tbl>
    <w:p w14:paraId="2FD23312" w14:textId="77777777" w:rsidR="003278CE" w:rsidRDefault="003278CE" w:rsidP="00A94CD3">
      <w:pPr>
        <w:widowControl w:val="0"/>
        <w:autoSpaceDE w:val="0"/>
        <w:autoSpaceDN w:val="0"/>
        <w:adjustRightInd w:val="0"/>
        <w:spacing w:line="243" w:lineRule="auto"/>
        <w:ind w:right="-43"/>
        <w:rPr>
          <w:rFonts w:ascii="Verdana" w:eastAsia="MS PMincho" w:hAnsi="Verdana"/>
          <w:color w:val="363435"/>
          <w:w w:val="101"/>
          <w:sz w:val="20"/>
          <w:szCs w:val="20"/>
        </w:rPr>
      </w:pPr>
    </w:p>
    <w:p w14:paraId="2DFE0332" w14:textId="77777777" w:rsidR="00176F41" w:rsidRPr="00176F41" w:rsidRDefault="00E81648" w:rsidP="00114E30">
      <w:pPr>
        <w:pStyle w:val="Heading2"/>
        <w:rPr>
          <w:rFonts w:eastAsia="MS PMincho"/>
          <w:color w:val="000000"/>
        </w:rPr>
      </w:pPr>
      <w:bookmarkStart w:id="75" w:name="_Toc415753202"/>
      <w:bookmarkStart w:id="76" w:name="_Toc443380534"/>
      <w:r>
        <w:rPr>
          <w:rFonts w:eastAsia="MS PMincho"/>
          <w:w w:val="101"/>
        </w:rPr>
        <w:t>4.13</w:t>
      </w:r>
      <w:r w:rsidR="00B75352">
        <w:rPr>
          <w:rFonts w:eastAsia="MS PMincho"/>
          <w:w w:val="101"/>
        </w:rPr>
        <w:tab/>
      </w:r>
      <w:r w:rsidR="00176F41">
        <w:rPr>
          <w:rFonts w:eastAsia="MS PMincho"/>
          <w:w w:val="101"/>
        </w:rPr>
        <w:t>Money laundering</w:t>
      </w:r>
      <w:bookmarkEnd w:id="75"/>
      <w:bookmarkEnd w:id="76"/>
    </w:p>
    <w:p w14:paraId="04CD5DD9" w14:textId="77777777" w:rsidR="00262607" w:rsidRPr="00A94CD3" w:rsidRDefault="00262607" w:rsidP="00A94CD3">
      <w:pPr>
        <w:widowControl w:val="0"/>
        <w:autoSpaceDE w:val="0"/>
        <w:autoSpaceDN w:val="0"/>
        <w:adjustRightInd w:val="0"/>
        <w:spacing w:line="243" w:lineRule="auto"/>
        <w:ind w:left="681" w:right="-35" w:hanging="567"/>
        <w:rPr>
          <w:rFonts w:ascii="Verdana" w:eastAsia="MS PMincho" w:hAnsi="Verdana"/>
          <w:color w:val="000000"/>
          <w:sz w:val="20"/>
          <w:szCs w:val="20"/>
        </w:rPr>
      </w:pPr>
    </w:p>
    <w:p w14:paraId="559608A6" w14:textId="77777777" w:rsidR="00262607" w:rsidRPr="00280E05" w:rsidRDefault="00262607" w:rsidP="00D74BA1">
      <w:pPr>
        <w:pStyle w:val="onlinetext"/>
        <w:rPr>
          <w:color w:val="000000"/>
        </w:rPr>
      </w:pPr>
      <w:r w:rsidRPr="00280E05">
        <w:rPr>
          <w:spacing w:val="-27"/>
          <w:w w:val="93"/>
        </w:rPr>
        <w:t>Y</w:t>
      </w:r>
      <w:r w:rsidRPr="00280E05">
        <w:rPr>
          <w:w w:val="93"/>
        </w:rPr>
        <w:t>ou</w:t>
      </w:r>
      <w:r w:rsidRPr="00280E05">
        <w:rPr>
          <w:spacing w:val="1"/>
          <w:w w:val="93"/>
        </w:rPr>
        <w:t xml:space="preserve"> </w:t>
      </w:r>
      <w:r w:rsidRPr="00280E05">
        <w:rPr>
          <w:spacing w:val="-1"/>
        </w:rPr>
        <w:t>m</w:t>
      </w:r>
      <w:r w:rsidRPr="00280E05">
        <w:t>ust</w:t>
      </w:r>
      <w:r w:rsidRPr="00280E05">
        <w:rPr>
          <w:spacing w:val="11"/>
        </w:rPr>
        <w:t xml:space="preserve"> </w:t>
      </w:r>
      <w:r w:rsidRPr="00280E05">
        <w:rPr>
          <w:spacing w:val="-3"/>
        </w:rPr>
        <w:t>c</w:t>
      </w:r>
      <w:r w:rsidRPr="00280E05">
        <w:rPr>
          <w:spacing w:val="-1"/>
        </w:rPr>
        <w:t>o</w:t>
      </w:r>
      <w:r w:rsidRPr="00280E05">
        <w:t>mply</w:t>
      </w:r>
      <w:r w:rsidRPr="00280E05">
        <w:rPr>
          <w:spacing w:val="-11"/>
        </w:rPr>
        <w:t xml:space="preserve"> </w:t>
      </w:r>
      <w:r w:rsidRPr="00280E05">
        <w:rPr>
          <w:spacing w:val="4"/>
        </w:rPr>
        <w:t>w</w:t>
      </w:r>
      <w:r w:rsidRPr="00280E05">
        <w:t>ith</w:t>
      </w:r>
      <w:r w:rsidRPr="00280E05">
        <w:rPr>
          <w:spacing w:val="-5"/>
        </w:rPr>
        <w:t xml:space="preserve"> </w:t>
      </w:r>
      <w:r w:rsidRPr="00280E05">
        <w:rPr>
          <w:w w:val="96"/>
        </w:rPr>
        <w:t>the</w:t>
      </w:r>
      <w:r w:rsidR="00B132BA">
        <w:rPr>
          <w:w w:val="96"/>
        </w:rPr>
        <w:t xml:space="preserve"> Money Laundering Regulations and Proceeds of Crime Act.  </w:t>
      </w:r>
      <w:r w:rsidRPr="00280E05">
        <w:t>Money laundering may be used to conceal serious criminal</w:t>
      </w:r>
      <w:r w:rsidRPr="00280E05">
        <w:rPr>
          <w:spacing w:val="11"/>
        </w:rPr>
        <w:t xml:space="preserve"> </w:t>
      </w:r>
      <w:r w:rsidRPr="00280E05">
        <w:rPr>
          <w:spacing w:val="2"/>
          <w:w w:val="95"/>
        </w:rPr>
        <w:t>a</w:t>
      </w:r>
      <w:r w:rsidRPr="00280E05">
        <w:rPr>
          <w:spacing w:val="3"/>
          <w:w w:val="95"/>
        </w:rPr>
        <w:t>c</w:t>
      </w:r>
      <w:r w:rsidRPr="00280E05">
        <w:rPr>
          <w:spacing w:val="2"/>
          <w:w w:val="95"/>
        </w:rPr>
        <w:t>t</w:t>
      </w:r>
      <w:r w:rsidRPr="00280E05">
        <w:rPr>
          <w:spacing w:val="-1"/>
          <w:w w:val="95"/>
        </w:rPr>
        <w:t>i</w:t>
      </w:r>
      <w:r w:rsidRPr="00280E05">
        <w:rPr>
          <w:spacing w:val="5"/>
          <w:w w:val="95"/>
        </w:rPr>
        <w:t>v</w:t>
      </w:r>
      <w:r w:rsidRPr="00280E05">
        <w:rPr>
          <w:spacing w:val="2"/>
          <w:w w:val="95"/>
        </w:rPr>
        <w:t>ities.</w:t>
      </w:r>
      <w:r w:rsidRPr="00280E05">
        <w:rPr>
          <w:spacing w:val="19"/>
          <w:w w:val="95"/>
        </w:rPr>
        <w:t xml:space="preserve"> </w:t>
      </w:r>
      <w:r w:rsidRPr="00280E05">
        <w:rPr>
          <w:spacing w:val="-2"/>
          <w:w w:val="95"/>
        </w:rPr>
        <w:t>A</w:t>
      </w:r>
      <w:r w:rsidRPr="00280E05">
        <w:rPr>
          <w:spacing w:val="-6"/>
          <w:w w:val="95"/>
        </w:rPr>
        <w:t>n</w:t>
      </w:r>
      <w:r w:rsidRPr="00280E05">
        <w:rPr>
          <w:w w:val="95"/>
        </w:rPr>
        <w:t>y</w:t>
      </w:r>
      <w:r w:rsidRPr="00280E05">
        <w:rPr>
          <w:spacing w:val="-12"/>
          <w:w w:val="95"/>
        </w:rPr>
        <w:t xml:space="preserve"> </w:t>
      </w:r>
      <w:r w:rsidRPr="00280E05">
        <w:rPr>
          <w:w w:val="104"/>
        </w:rPr>
        <w:t>method</w:t>
      </w:r>
      <w:r w:rsidRPr="00280E05">
        <w:rPr>
          <w:spacing w:val="-13"/>
        </w:rPr>
        <w:t xml:space="preserve"> </w:t>
      </w:r>
      <w:r w:rsidRPr="00280E05">
        <w:rPr>
          <w:w w:val="98"/>
        </w:rPr>
        <w:t>whe</w:t>
      </w:r>
      <w:r w:rsidRPr="00280E05">
        <w:rPr>
          <w:spacing w:val="-3"/>
          <w:w w:val="98"/>
        </w:rPr>
        <w:t>r</w:t>
      </w:r>
      <w:r w:rsidRPr="00280E05">
        <w:rPr>
          <w:w w:val="98"/>
        </w:rPr>
        <w:t>e</w:t>
      </w:r>
      <w:r w:rsidRPr="00280E05">
        <w:rPr>
          <w:spacing w:val="-3"/>
          <w:w w:val="98"/>
        </w:rPr>
        <w:t>b</w:t>
      </w:r>
      <w:r w:rsidRPr="00280E05">
        <w:rPr>
          <w:w w:val="98"/>
        </w:rPr>
        <w:t>y</w:t>
      </w:r>
      <w:r w:rsidRPr="00280E05">
        <w:rPr>
          <w:spacing w:val="-10"/>
          <w:w w:val="98"/>
        </w:rPr>
        <w:t xml:space="preserve"> </w:t>
      </w:r>
      <w:r w:rsidRPr="00280E05">
        <w:t>the</w:t>
      </w:r>
      <w:r w:rsidRPr="00280E05">
        <w:rPr>
          <w:spacing w:val="-6"/>
        </w:rPr>
        <w:t xml:space="preserve"> </w:t>
      </w:r>
      <w:r w:rsidRPr="00280E05">
        <w:t>p</w:t>
      </w:r>
      <w:r w:rsidRPr="00280E05">
        <w:rPr>
          <w:spacing w:val="-3"/>
        </w:rPr>
        <w:t>r</w:t>
      </w:r>
      <w:r w:rsidRPr="00280E05">
        <w:t>o</w:t>
      </w:r>
      <w:r w:rsidRPr="00280E05">
        <w:rPr>
          <w:spacing w:val="-3"/>
        </w:rPr>
        <w:t>c</w:t>
      </w:r>
      <w:r w:rsidRPr="00280E05">
        <w:t>eeds</w:t>
      </w:r>
      <w:r w:rsidRPr="00280E05">
        <w:rPr>
          <w:spacing w:val="-18"/>
        </w:rPr>
        <w:t xml:space="preserve"> </w:t>
      </w:r>
      <w:r w:rsidRPr="00280E05">
        <w:t>of</w:t>
      </w:r>
      <w:r w:rsidRPr="00280E05">
        <w:rPr>
          <w:spacing w:val="-11"/>
        </w:rPr>
        <w:t xml:space="preserve"> </w:t>
      </w:r>
      <w:r w:rsidRPr="00280E05">
        <w:t>c</w:t>
      </w:r>
      <w:r w:rsidRPr="00280E05">
        <w:rPr>
          <w:spacing w:val="3"/>
        </w:rPr>
        <w:t>r</w:t>
      </w:r>
      <w:r w:rsidRPr="00280E05">
        <w:t>iminal</w:t>
      </w:r>
      <w:r w:rsidRPr="00280E05">
        <w:rPr>
          <w:spacing w:val="-12"/>
        </w:rPr>
        <w:t xml:space="preserve"> </w:t>
      </w:r>
      <w:r w:rsidRPr="00280E05">
        <w:rPr>
          <w:w w:val="96"/>
        </w:rPr>
        <w:t>act</w:t>
      </w:r>
      <w:r w:rsidRPr="00280E05">
        <w:rPr>
          <w:spacing w:val="-2"/>
          <w:w w:val="96"/>
        </w:rPr>
        <w:t>i</w:t>
      </w:r>
      <w:r w:rsidRPr="00280E05">
        <w:rPr>
          <w:spacing w:val="3"/>
          <w:w w:val="96"/>
        </w:rPr>
        <w:t>v</w:t>
      </w:r>
      <w:r w:rsidRPr="00280E05">
        <w:rPr>
          <w:w w:val="96"/>
        </w:rPr>
        <w:t>ities</w:t>
      </w:r>
      <w:r w:rsidRPr="00280E05">
        <w:rPr>
          <w:spacing w:val="-4"/>
          <w:w w:val="96"/>
        </w:rPr>
        <w:t xml:space="preserve"> </w:t>
      </w:r>
      <w:r w:rsidRPr="00280E05">
        <w:t>a</w:t>
      </w:r>
      <w:r w:rsidRPr="00280E05">
        <w:rPr>
          <w:spacing w:val="-3"/>
        </w:rPr>
        <w:t>r</w:t>
      </w:r>
      <w:r w:rsidRPr="00280E05">
        <w:t>e</w:t>
      </w:r>
      <w:r w:rsidRPr="00280E05">
        <w:rPr>
          <w:spacing w:val="-16"/>
        </w:rPr>
        <w:t xml:space="preserve"> </w:t>
      </w:r>
      <w:r w:rsidRPr="00280E05">
        <w:rPr>
          <w:w w:val="98"/>
        </w:rPr>
        <w:t>disguised</w:t>
      </w:r>
      <w:r w:rsidRPr="00280E05">
        <w:rPr>
          <w:spacing w:val="-12"/>
          <w:w w:val="98"/>
        </w:rPr>
        <w:t xml:space="preserve"> </w:t>
      </w:r>
      <w:r w:rsidRPr="00280E05">
        <w:t>or</w:t>
      </w:r>
      <w:r w:rsidRPr="00280E05">
        <w:rPr>
          <w:spacing w:val="10"/>
        </w:rPr>
        <w:t xml:space="preserve"> </w:t>
      </w:r>
      <w:r w:rsidRPr="00280E05">
        <w:rPr>
          <w:spacing w:val="-1"/>
        </w:rPr>
        <w:t>c</w:t>
      </w:r>
      <w:r w:rsidRPr="00280E05">
        <w:rPr>
          <w:spacing w:val="1"/>
        </w:rPr>
        <w:t>o</w:t>
      </w:r>
      <w:r w:rsidRPr="00280E05">
        <w:rPr>
          <w:spacing w:val="-4"/>
        </w:rPr>
        <w:t>n</w:t>
      </w:r>
      <w:r w:rsidRPr="00280E05">
        <w:rPr>
          <w:spacing w:val="-2"/>
        </w:rPr>
        <w:t>v</w:t>
      </w:r>
      <w:r w:rsidRPr="00280E05">
        <w:rPr>
          <w:spacing w:val="2"/>
        </w:rPr>
        <w:t>e</w:t>
      </w:r>
      <w:r w:rsidRPr="00280E05">
        <w:rPr>
          <w:spacing w:val="6"/>
        </w:rPr>
        <w:t>r</w:t>
      </w:r>
      <w:r w:rsidRPr="00280E05">
        <w:t>t</w:t>
      </w:r>
      <w:r w:rsidRPr="00280E05">
        <w:rPr>
          <w:spacing w:val="3"/>
        </w:rPr>
        <w:t>e</w:t>
      </w:r>
      <w:r w:rsidRPr="00280E05">
        <w:t>d</w:t>
      </w:r>
      <w:r w:rsidRPr="00280E05">
        <w:rPr>
          <w:spacing w:val="28"/>
        </w:rPr>
        <w:t xml:space="preserve"> </w:t>
      </w:r>
      <w:r w:rsidRPr="00280E05">
        <w:rPr>
          <w:spacing w:val="2"/>
        </w:rPr>
        <w:t>an</w:t>
      </w:r>
      <w:r w:rsidRPr="00280E05">
        <w:t>d</w:t>
      </w:r>
      <w:r w:rsidRPr="00280E05">
        <w:rPr>
          <w:spacing w:val="32"/>
        </w:rPr>
        <w:t xml:space="preserve"> </w:t>
      </w:r>
      <w:r w:rsidRPr="00280E05">
        <w:rPr>
          <w:spacing w:val="2"/>
          <w:w w:val="105"/>
        </w:rPr>
        <w:t>the</w:t>
      </w:r>
      <w:r w:rsidRPr="00280E05">
        <w:rPr>
          <w:w w:val="105"/>
        </w:rPr>
        <w:t>n</w:t>
      </w:r>
      <w:r w:rsidRPr="00280E05">
        <w:rPr>
          <w:spacing w:val="24"/>
        </w:rPr>
        <w:t xml:space="preserve"> </w:t>
      </w:r>
      <w:r w:rsidRPr="00280E05">
        <w:rPr>
          <w:spacing w:val="-1"/>
        </w:rPr>
        <w:t>r</w:t>
      </w:r>
      <w:r w:rsidRPr="00280E05">
        <w:rPr>
          <w:spacing w:val="2"/>
        </w:rPr>
        <w:t>ealise</w:t>
      </w:r>
      <w:r w:rsidRPr="00280E05">
        <w:t>d</w:t>
      </w:r>
      <w:r w:rsidRPr="00280E05">
        <w:rPr>
          <w:spacing w:val="11"/>
        </w:rPr>
        <w:t xml:space="preserve"> </w:t>
      </w:r>
      <w:r w:rsidRPr="00280E05">
        <w:rPr>
          <w:spacing w:val="2"/>
        </w:rPr>
        <w:t>a</w:t>
      </w:r>
      <w:r w:rsidRPr="00280E05">
        <w:t>s</w:t>
      </w:r>
      <w:r w:rsidRPr="00280E05">
        <w:rPr>
          <w:spacing w:val="20"/>
        </w:rPr>
        <w:t xml:space="preserve"> </w:t>
      </w:r>
      <w:r w:rsidRPr="00280E05">
        <w:rPr>
          <w:spacing w:val="2"/>
        </w:rPr>
        <w:t>le</w:t>
      </w:r>
      <w:r w:rsidRPr="00280E05">
        <w:rPr>
          <w:spacing w:val="5"/>
        </w:rPr>
        <w:t>g</w:t>
      </w:r>
      <w:r w:rsidRPr="00280E05">
        <w:rPr>
          <w:spacing w:val="2"/>
        </w:rPr>
        <w:t>itima</w:t>
      </w:r>
      <w:r w:rsidRPr="00280E05">
        <w:t>te</w:t>
      </w:r>
      <w:r w:rsidRPr="00280E05">
        <w:rPr>
          <w:spacing w:val="19"/>
        </w:rPr>
        <w:t xml:space="preserve"> </w:t>
      </w:r>
      <w:r w:rsidRPr="00280E05">
        <w:rPr>
          <w:spacing w:val="2"/>
        </w:rPr>
        <w:t>fund</w:t>
      </w:r>
      <w:r w:rsidRPr="00280E05">
        <w:t>s</w:t>
      </w:r>
      <w:r w:rsidRPr="00280E05">
        <w:rPr>
          <w:spacing w:val="28"/>
        </w:rPr>
        <w:t xml:space="preserve"> </w:t>
      </w:r>
      <w:r w:rsidRPr="00280E05">
        <w:rPr>
          <w:spacing w:val="2"/>
        </w:rPr>
        <w:t>o</w:t>
      </w:r>
      <w:r w:rsidRPr="00280E05">
        <w:t>r</w:t>
      </w:r>
      <w:r w:rsidRPr="00280E05">
        <w:rPr>
          <w:spacing w:val="30"/>
        </w:rPr>
        <w:t xml:space="preserve"> </w:t>
      </w:r>
      <w:r w:rsidRPr="00280E05">
        <w:rPr>
          <w:spacing w:val="2"/>
        </w:rPr>
        <w:t>asset</w:t>
      </w:r>
      <w:r w:rsidRPr="00280E05">
        <w:t>s</w:t>
      </w:r>
      <w:r w:rsidRPr="00280E05">
        <w:rPr>
          <w:spacing w:val="5"/>
        </w:rPr>
        <w:t xml:space="preserve"> </w:t>
      </w:r>
      <w:r w:rsidRPr="00280E05">
        <w:rPr>
          <w:spacing w:val="-1"/>
        </w:rPr>
        <w:t>c</w:t>
      </w:r>
      <w:r w:rsidRPr="00280E05">
        <w:rPr>
          <w:spacing w:val="1"/>
        </w:rPr>
        <w:t>o</w:t>
      </w:r>
      <w:r w:rsidRPr="00280E05">
        <w:rPr>
          <w:spacing w:val="2"/>
        </w:rPr>
        <w:t>nstitu</w:t>
      </w:r>
      <w:r w:rsidRPr="00280E05">
        <w:t>t</w:t>
      </w:r>
      <w:r w:rsidRPr="00280E05">
        <w:rPr>
          <w:spacing w:val="2"/>
        </w:rPr>
        <w:t>e</w:t>
      </w:r>
      <w:r w:rsidRPr="00280E05">
        <w:t>s</w:t>
      </w:r>
      <w:r w:rsidRPr="00280E05">
        <w:rPr>
          <w:spacing w:val="8"/>
        </w:rPr>
        <w:t xml:space="preserve"> </w:t>
      </w:r>
      <w:r w:rsidRPr="00280E05">
        <w:t>mon</w:t>
      </w:r>
      <w:r w:rsidRPr="00280E05">
        <w:rPr>
          <w:spacing w:val="2"/>
        </w:rPr>
        <w:t>e</w:t>
      </w:r>
      <w:r w:rsidRPr="00280E05">
        <w:t>y</w:t>
      </w:r>
      <w:r w:rsidRPr="00280E05">
        <w:rPr>
          <w:spacing w:val="2"/>
        </w:rPr>
        <w:t xml:space="preserve"> </w:t>
      </w:r>
      <w:r w:rsidRPr="00280E05">
        <w:t>launde</w:t>
      </w:r>
      <w:r w:rsidRPr="00280E05">
        <w:rPr>
          <w:spacing w:val="3"/>
        </w:rPr>
        <w:t>r</w:t>
      </w:r>
      <w:r w:rsidRPr="00280E05">
        <w:t>in</w:t>
      </w:r>
      <w:r w:rsidRPr="00280E05">
        <w:rPr>
          <w:spacing w:val="3"/>
        </w:rPr>
        <w:t>g</w:t>
      </w:r>
      <w:r w:rsidRPr="00280E05">
        <w:t>.</w:t>
      </w:r>
      <w:r w:rsidRPr="00280E05">
        <w:rPr>
          <w:spacing w:val="7"/>
        </w:rPr>
        <w:t xml:space="preserve"> </w:t>
      </w:r>
      <w:r w:rsidRPr="00280E05">
        <w:rPr>
          <w:spacing w:val="-3"/>
        </w:rPr>
        <w:t>I</w:t>
      </w:r>
      <w:r w:rsidRPr="00280E05">
        <w:rPr>
          <w:spacing w:val="-6"/>
        </w:rPr>
        <w:t>n</w:t>
      </w:r>
      <w:r w:rsidRPr="00280E05">
        <w:rPr>
          <w:spacing w:val="-4"/>
        </w:rPr>
        <w:t>v</w:t>
      </w:r>
      <w:r w:rsidRPr="00280E05">
        <w:t>esting</w:t>
      </w:r>
      <w:r w:rsidRPr="00280E05">
        <w:rPr>
          <w:spacing w:val="-8"/>
        </w:rPr>
        <w:t xml:space="preserve"> </w:t>
      </w:r>
      <w:r w:rsidRPr="00280E05">
        <w:rPr>
          <w:w w:val="104"/>
        </w:rPr>
        <w:t>in</w:t>
      </w:r>
      <w:r w:rsidRPr="00280E05">
        <w:rPr>
          <w:spacing w:val="2"/>
        </w:rPr>
        <w:t xml:space="preserve"> </w:t>
      </w:r>
      <w:r w:rsidRPr="00280E05">
        <w:t>p</w:t>
      </w:r>
      <w:r w:rsidRPr="00280E05">
        <w:rPr>
          <w:spacing w:val="-3"/>
        </w:rPr>
        <w:t>r</w:t>
      </w:r>
      <w:r w:rsidRPr="00280E05">
        <w:rPr>
          <w:spacing w:val="-1"/>
        </w:rPr>
        <w:t>o</w:t>
      </w:r>
      <w:r w:rsidRPr="00280E05">
        <w:rPr>
          <w:spacing w:val="1"/>
        </w:rPr>
        <w:t>p</w:t>
      </w:r>
      <w:r w:rsidRPr="00280E05">
        <w:t>e</w:t>
      </w:r>
      <w:r w:rsidRPr="00280E05">
        <w:rPr>
          <w:spacing w:val="4"/>
        </w:rPr>
        <w:t>r</w:t>
      </w:r>
      <w:r w:rsidRPr="00280E05">
        <w:rPr>
          <w:spacing w:val="3"/>
        </w:rPr>
        <w:t>t</w:t>
      </w:r>
      <w:r w:rsidRPr="00280E05">
        <w:t>y</w:t>
      </w:r>
      <w:r w:rsidRPr="00280E05">
        <w:rPr>
          <w:spacing w:val="13"/>
        </w:rPr>
        <w:t xml:space="preserve"> </w:t>
      </w:r>
      <w:r w:rsidRPr="00280E05">
        <w:t>as</w:t>
      </w:r>
      <w:r w:rsidRPr="00280E05">
        <w:rPr>
          <w:spacing w:val="-6"/>
        </w:rPr>
        <w:t xml:space="preserve"> </w:t>
      </w:r>
      <w:r w:rsidRPr="00280E05">
        <w:t>a means</w:t>
      </w:r>
      <w:r w:rsidRPr="00280E05">
        <w:rPr>
          <w:spacing w:val="7"/>
        </w:rPr>
        <w:t xml:space="preserve"> </w:t>
      </w:r>
      <w:r w:rsidRPr="00280E05">
        <w:t>of</w:t>
      </w:r>
      <w:r w:rsidRPr="00280E05">
        <w:rPr>
          <w:spacing w:val="4"/>
        </w:rPr>
        <w:t xml:space="preserve"> </w:t>
      </w:r>
      <w:r w:rsidRPr="00280E05">
        <w:rPr>
          <w:spacing w:val="-3"/>
        </w:rPr>
        <w:t>c</w:t>
      </w:r>
      <w:r w:rsidRPr="00280E05">
        <w:rPr>
          <w:spacing w:val="-1"/>
        </w:rPr>
        <w:t>o</w:t>
      </w:r>
      <w:r w:rsidRPr="00280E05">
        <w:rPr>
          <w:spacing w:val="-6"/>
        </w:rPr>
        <w:t>n</w:t>
      </w:r>
      <w:r w:rsidRPr="00280E05">
        <w:rPr>
          <w:spacing w:val="-4"/>
        </w:rPr>
        <w:t>v</w:t>
      </w:r>
      <w:r w:rsidRPr="00280E05">
        <w:t>ersion</w:t>
      </w:r>
      <w:r w:rsidRPr="00280E05">
        <w:rPr>
          <w:spacing w:val="5"/>
        </w:rPr>
        <w:t xml:space="preserve"> </w:t>
      </w:r>
      <w:r w:rsidRPr="00280E05">
        <w:t>and</w:t>
      </w:r>
      <w:r w:rsidRPr="00280E05">
        <w:rPr>
          <w:spacing w:val="12"/>
        </w:rPr>
        <w:t xml:space="preserve"> </w:t>
      </w:r>
      <w:r w:rsidRPr="00280E05">
        <w:t>subsequent</w:t>
      </w:r>
      <w:r w:rsidRPr="00280E05">
        <w:rPr>
          <w:spacing w:val="-3"/>
        </w:rPr>
        <w:t xml:space="preserve"> </w:t>
      </w:r>
      <w:r w:rsidRPr="00280E05">
        <w:rPr>
          <w:spacing w:val="-3"/>
          <w:w w:val="96"/>
        </w:rPr>
        <w:t>r</w:t>
      </w:r>
      <w:r w:rsidRPr="00280E05">
        <w:rPr>
          <w:w w:val="96"/>
        </w:rPr>
        <w:t>esale</w:t>
      </w:r>
      <w:r w:rsidRPr="00280E05">
        <w:rPr>
          <w:spacing w:val="-9"/>
          <w:w w:val="96"/>
        </w:rPr>
        <w:t xml:space="preserve"> </w:t>
      </w:r>
      <w:r w:rsidRPr="00280E05">
        <w:t>or</w:t>
      </w:r>
      <w:r w:rsidRPr="00280E05">
        <w:rPr>
          <w:spacing w:val="-2"/>
        </w:rPr>
        <w:t xml:space="preserve"> </w:t>
      </w:r>
      <w:r w:rsidRPr="00280E05">
        <w:t>mo</w:t>
      </w:r>
      <w:r w:rsidRPr="00280E05">
        <w:rPr>
          <w:spacing w:val="4"/>
        </w:rPr>
        <w:t>r</w:t>
      </w:r>
      <w:r w:rsidRPr="00280E05">
        <w:t>tga</w:t>
      </w:r>
      <w:r w:rsidRPr="00280E05">
        <w:rPr>
          <w:spacing w:val="2"/>
        </w:rPr>
        <w:t>g</w:t>
      </w:r>
      <w:r w:rsidRPr="00280E05">
        <w:t>ing</w:t>
      </w:r>
      <w:r w:rsidRPr="00280E05">
        <w:rPr>
          <w:spacing w:val="-6"/>
        </w:rPr>
        <w:t xml:space="preserve"> </w:t>
      </w:r>
      <w:r w:rsidRPr="00280E05">
        <w:t>can</w:t>
      </w:r>
      <w:r w:rsidRPr="00280E05">
        <w:rPr>
          <w:spacing w:val="-12"/>
        </w:rPr>
        <w:t xml:space="preserve"> </w:t>
      </w:r>
      <w:r w:rsidRPr="00280E05">
        <w:rPr>
          <w:spacing w:val="-3"/>
        </w:rPr>
        <w:t>r</w:t>
      </w:r>
      <w:r w:rsidRPr="00280E05">
        <w:t>elease</w:t>
      </w:r>
      <w:r w:rsidRPr="00280E05">
        <w:rPr>
          <w:spacing w:val="-12"/>
        </w:rPr>
        <w:t xml:space="preserve"> </w:t>
      </w:r>
      <w:r w:rsidRPr="00280E05">
        <w:rPr>
          <w:w w:val="98"/>
        </w:rPr>
        <w:t>clean</w:t>
      </w:r>
      <w:r w:rsidRPr="00280E05">
        <w:rPr>
          <w:spacing w:val="-11"/>
          <w:w w:val="98"/>
        </w:rPr>
        <w:t xml:space="preserve"> </w:t>
      </w:r>
      <w:r w:rsidRPr="00280E05">
        <w:t>funds.</w:t>
      </w:r>
      <w:r w:rsidRPr="00280E05">
        <w:rPr>
          <w:spacing w:val="-14"/>
        </w:rPr>
        <w:t xml:space="preserve"> </w:t>
      </w:r>
      <w:r w:rsidRPr="00280E05">
        <w:rPr>
          <w:spacing w:val="-2"/>
          <w:w w:val="96"/>
        </w:rPr>
        <w:t>L</w:t>
      </w:r>
      <w:r w:rsidRPr="00280E05">
        <w:rPr>
          <w:spacing w:val="1"/>
          <w:w w:val="96"/>
        </w:rPr>
        <w:t>e</w:t>
      </w:r>
      <w:r w:rsidRPr="00280E05">
        <w:rPr>
          <w:spacing w:val="2"/>
          <w:w w:val="96"/>
        </w:rPr>
        <w:t>g</w:t>
      </w:r>
      <w:r w:rsidRPr="00280E05">
        <w:rPr>
          <w:w w:val="96"/>
        </w:rPr>
        <w:t>islation</w:t>
      </w:r>
      <w:r w:rsidRPr="00280E05">
        <w:rPr>
          <w:spacing w:val="-6"/>
          <w:w w:val="96"/>
        </w:rPr>
        <w:t xml:space="preserve"> </w:t>
      </w:r>
      <w:r w:rsidRPr="00280E05">
        <w:t>has</w:t>
      </w:r>
      <w:r w:rsidRPr="00280E05">
        <w:rPr>
          <w:spacing w:val="-3"/>
        </w:rPr>
        <w:t xml:space="preserve"> </w:t>
      </w:r>
      <w:r w:rsidRPr="00280E05">
        <w:t>c</w:t>
      </w:r>
      <w:r w:rsidRPr="00280E05">
        <w:rPr>
          <w:spacing w:val="-3"/>
        </w:rPr>
        <w:t>r</w:t>
      </w:r>
      <w:r w:rsidRPr="00280E05">
        <w:t>ea</w:t>
      </w:r>
      <w:r w:rsidRPr="00280E05">
        <w:rPr>
          <w:spacing w:val="-2"/>
        </w:rPr>
        <w:t>t</w:t>
      </w:r>
      <w:r w:rsidRPr="00280E05">
        <w:t>ed</w:t>
      </w:r>
      <w:r w:rsidRPr="00280E05">
        <w:rPr>
          <w:spacing w:val="-4"/>
        </w:rPr>
        <w:t xml:space="preserve"> </w:t>
      </w:r>
      <w:r w:rsidRPr="00280E05">
        <w:t>th</w:t>
      </w:r>
      <w:r w:rsidRPr="00280E05">
        <w:rPr>
          <w:spacing w:val="-3"/>
        </w:rPr>
        <w:t>r</w:t>
      </w:r>
      <w:r w:rsidRPr="00280E05">
        <w:t>ee</w:t>
      </w:r>
      <w:r w:rsidRPr="00280E05">
        <w:rPr>
          <w:spacing w:val="-3"/>
        </w:rPr>
        <w:t xml:space="preserve"> </w:t>
      </w:r>
      <w:r w:rsidRPr="00280E05">
        <w:t>b</w:t>
      </w:r>
      <w:r w:rsidRPr="00280E05">
        <w:rPr>
          <w:spacing w:val="-3"/>
        </w:rPr>
        <w:t>r</w:t>
      </w:r>
      <w:r w:rsidRPr="00280E05">
        <w:t>oad</w:t>
      </w:r>
      <w:r w:rsidRPr="00280E05">
        <w:rPr>
          <w:spacing w:val="6"/>
        </w:rPr>
        <w:t xml:space="preserve"> </w:t>
      </w:r>
      <w:r w:rsidRPr="00280E05">
        <w:t>c</w:t>
      </w:r>
      <w:r w:rsidRPr="00280E05">
        <w:rPr>
          <w:spacing w:val="3"/>
        </w:rPr>
        <w:t>r</w:t>
      </w:r>
      <w:r w:rsidRPr="00280E05">
        <w:t>iminal</w:t>
      </w:r>
      <w:r w:rsidRPr="00280E05">
        <w:rPr>
          <w:spacing w:val="-4"/>
        </w:rPr>
        <w:t xml:space="preserve"> </w:t>
      </w:r>
      <w:r w:rsidRPr="00280E05">
        <w:rPr>
          <w:w w:val="96"/>
        </w:rPr>
        <w:t>offen</w:t>
      </w:r>
      <w:r w:rsidRPr="00280E05">
        <w:rPr>
          <w:spacing w:val="-3"/>
          <w:w w:val="96"/>
        </w:rPr>
        <w:t>c</w:t>
      </w:r>
      <w:r w:rsidRPr="00280E05">
        <w:rPr>
          <w:w w:val="96"/>
        </w:rPr>
        <w:t>es.</w:t>
      </w:r>
      <w:r w:rsidRPr="00280E05">
        <w:rPr>
          <w:spacing w:val="-9"/>
          <w:w w:val="96"/>
        </w:rPr>
        <w:t xml:space="preserve"> </w:t>
      </w:r>
      <w:r w:rsidRPr="00280E05">
        <w:t>These</w:t>
      </w:r>
      <w:r w:rsidRPr="00280E05">
        <w:rPr>
          <w:spacing w:val="-19"/>
        </w:rPr>
        <w:t xml:space="preserve"> </w:t>
      </w:r>
      <w:r w:rsidRPr="00280E05">
        <w:t>a</w:t>
      </w:r>
      <w:r w:rsidRPr="00280E05">
        <w:rPr>
          <w:spacing w:val="-3"/>
        </w:rPr>
        <w:t>r</w:t>
      </w:r>
      <w:r w:rsidRPr="00280E05">
        <w:t>e:</w:t>
      </w:r>
    </w:p>
    <w:p w14:paraId="77D6B8B2" w14:textId="77777777" w:rsidR="00262607" w:rsidRPr="00D74BA1" w:rsidRDefault="00262607" w:rsidP="00F00A67">
      <w:pPr>
        <w:pStyle w:val="onlinetext"/>
        <w:numPr>
          <w:ilvl w:val="0"/>
          <w:numId w:val="43"/>
        </w:numPr>
      </w:pPr>
      <w:r w:rsidRPr="00D74BA1">
        <w:t>assisting a criminal to</w:t>
      </w:r>
      <w:r w:rsidR="00896993" w:rsidRPr="00D74BA1">
        <w:t xml:space="preserve"> </w:t>
      </w:r>
      <w:r w:rsidRPr="00D74BA1">
        <w:t>obtain, conceal or retain or invest funds if the person giving assistance knows or suspects the funds to be the proceeds of crime</w:t>
      </w:r>
    </w:p>
    <w:p w14:paraId="03787031" w14:textId="77777777" w:rsidR="00262607" w:rsidRPr="00D74BA1" w:rsidRDefault="00D74BA1" w:rsidP="00F00A67">
      <w:pPr>
        <w:pStyle w:val="onlinetext"/>
        <w:numPr>
          <w:ilvl w:val="0"/>
          <w:numId w:val="43"/>
        </w:numPr>
      </w:pPr>
      <w:r w:rsidRPr="00D74BA1">
        <w:t>t</w:t>
      </w:r>
      <w:r w:rsidR="00262607" w:rsidRPr="00D74BA1">
        <w:t>ipping off a person who is the subject of suspicion or is under investigation; and</w:t>
      </w:r>
    </w:p>
    <w:p w14:paraId="3E74AE17" w14:textId="77777777" w:rsidR="00262607" w:rsidRPr="00D74BA1" w:rsidRDefault="00262607" w:rsidP="00F00A67">
      <w:pPr>
        <w:pStyle w:val="onlinetext"/>
        <w:numPr>
          <w:ilvl w:val="0"/>
          <w:numId w:val="43"/>
        </w:numPr>
      </w:pPr>
      <w:r w:rsidRPr="00D74BA1">
        <w:t>failure to report knowledge or suspicion of laundering acquired in the course of a person’s trade, profession, business or employment.</w:t>
      </w:r>
    </w:p>
    <w:p w14:paraId="1D477B3B" w14:textId="77777777" w:rsidR="00262607" w:rsidRPr="00D74BA1" w:rsidRDefault="00262607" w:rsidP="00D74BA1">
      <w:pPr>
        <w:pStyle w:val="onlinetext"/>
      </w:pPr>
      <w:r w:rsidRPr="00D74BA1">
        <w:t xml:space="preserve">The Money Laundering Regulations </w:t>
      </w:r>
      <w:r w:rsidR="00DE0B63" w:rsidRPr="00D74BA1">
        <w:t>201</w:t>
      </w:r>
      <w:r w:rsidR="00665278" w:rsidRPr="00D74BA1">
        <w:t>2</w:t>
      </w:r>
      <w:r w:rsidR="00DE0B63" w:rsidRPr="00D74BA1">
        <w:t xml:space="preserve"> </w:t>
      </w:r>
      <w:r w:rsidRPr="00D74BA1">
        <w:t>apply to those who undertake relevant financial business. All managing agents mus</w:t>
      </w:r>
      <w:r w:rsidR="00896993" w:rsidRPr="00D74BA1">
        <w:t>t</w:t>
      </w:r>
      <w:r w:rsidRPr="00D74BA1">
        <w:t xml:space="preserve"> implement procedures in order to minimise the risk of committing a criminal offence.</w:t>
      </w:r>
    </w:p>
    <w:p w14:paraId="5A4F35DD" w14:textId="77777777" w:rsidR="003278CE" w:rsidRDefault="003278CE" w:rsidP="00A94CD3">
      <w:pPr>
        <w:widowControl w:val="0"/>
        <w:autoSpaceDE w:val="0"/>
        <w:autoSpaceDN w:val="0"/>
        <w:adjustRightInd w:val="0"/>
        <w:spacing w:before="20" w:line="243" w:lineRule="auto"/>
        <w:ind w:right="-41"/>
        <w:rPr>
          <w:rFonts w:ascii="Verdana" w:eastAsia="MS PMincho" w:hAnsi="Verdana"/>
          <w:color w:val="363435"/>
          <w:sz w:val="20"/>
          <w:szCs w:val="20"/>
        </w:rPr>
      </w:pPr>
    </w:p>
    <w:tbl>
      <w:tblPr>
        <w:tblStyle w:val="TableGrid"/>
        <w:tblW w:w="0" w:type="auto"/>
        <w:tblLook w:val="04A0" w:firstRow="1" w:lastRow="0" w:firstColumn="1" w:lastColumn="0" w:noHBand="0" w:noVBand="1"/>
      </w:tblPr>
      <w:tblGrid>
        <w:gridCol w:w="9242"/>
      </w:tblGrid>
      <w:tr w:rsidR="003278CE" w14:paraId="5F01E6FE" w14:textId="77777777" w:rsidTr="003278CE">
        <w:tc>
          <w:tcPr>
            <w:tcW w:w="9242" w:type="dxa"/>
          </w:tcPr>
          <w:p w14:paraId="2BD2384D" w14:textId="77777777" w:rsidR="003278CE" w:rsidRPr="00D74BA1" w:rsidRDefault="003278CE" w:rsidP="00D74BA1">
            <w:pPr>
              <w:pStyle w:val="onlinetext"/>
              <w:rPr>
                <w:i/>
                <w:w w:val="96"/>
              </w:rPr>
            </w:pPr>
            <w:r w:rsidRPr="00D74BA1">
              <w:rPr>
                <w:i/>
                <w:w w:val="96"/>
              </w:rPr>
              <w:t>Money Laundering Regulations 2007</w:t>
            </w:r>
          </w:p>
          <w:p w14:paraId="3AC6B3B8" w14:textId="77777777" w:rsidR="003278CE" w:rsidRPr="00D74BA1" w:rsidRDefault="003278CE" w:rsidP="00D74BA1">
            <w:pPr>
              <w:pStyle w:val="onlinetext"/>
              <w:rPr>
                <w:i/>
              </w:rPr>
            </w:pPr>
            <w:r w:rsidRPr="00D74BA1">
              <w:rPr>
                <w:i/>
                <w:w w:val="96"/>
              </w:rPr>
              <w:t>Money Laundering (Amendment) Regulations 2012</w:t>
            </w:r>
          </w:p>
          <w:p w14:paraId="73E97A33" w14:textId="77777777" w:rsidR="003278CE" w:rsidRDefault="003278CE" w:rsidP="00D74BA1">
            <w:pPr>
              <w:pStyle w:val="onlinetext"/>
              <w:rPr>
                <w:color w:val="000000"/>
              </w:rPr>
            </w:pPr>
            <w:r w:rsidRPr="00D74BA1">
              <w:rPr>
                <w:i/>
              </w:rPr>
              <w:t>Proceeds of Crime Act 2002</w:t>
            </w:r>
          </w:p>
        </w:tc>
      </w:tr>
    </w:tbl>
    <w:p w14:paraId="670790D6" w14:textId="77777777" w:rsidR="003278CE" w:rsidRPr="00A94CD3" w:rsidRDefault="003278CE" w:rsidP="00A94CD3">
      <w:pPr>
        <w:widowControl w:val="0"/>
        <w:autoSpaceDE w:val="0"/>
        <w:autoSpaceDN w:val="0"/>
        <w:adjustRightInd w:val="0"/>
        <w:spacing w:before="20" w:line="243" w:lineRule="auto"/>
        <w:ind w:right="-41"/>
        <w:rPr>
          <w:rFonts w:ascii="Verdana" w:eastAsia="MS PMincho" w:hAnsi="Verdana"/>
          <w:color w:val="000000"/>
          <w:sz w:val="20"/>
          <w:szCs w:val="20"/>
        </w:rPr>
      </w:pPr>
    </w:p>
    <w:p w14:paraId="284C5788" w14:textId="77777777" w:rsidR="00176F41" w:rsidRPr="00176F41" w:rsidRDefault="00B538D6" w:rsidP="00114E30">
      <w:pPr>
        <w:pStyle w:val="Heading2"/>
        <w:rPr>
          <w:rFonts w:eastAsia="MS PMincho"/>
        </w:rPr>
      </w:pPr>
      <w:bookmarkStart w:id="77" w:name="_Toc415753203"/>
      <w:bookmarkStart w:id="78" w:name="_Toc443380535"/>
      <w:r>
        <w:rPr>
          <w:rFonts w:eastAsia="MS PMincho"/>
        </w:rPr>
        <w:t>4.14</w:t>
      </w:r>
      <w:r w:rsidR="00B75352">
        <w:rPr>
          <w:rFonts w:eastAsia="MS PMincho"/>
        </w:rPr>
        <w:tab/>
      </w:r>
      <w:r w:rsidR="00176F41">
        <w:rPr>
          <w:rFonts w:eastAsia="MS PMincho"/>
        </w:rPr>
        <w:t>Bribery</w:t>
      </w:r>
      <w:bookmarkEnd w:id="77"/>
      <w:bookmarkEnd w:id="78"/>
    </w:p>
    <w:p w14:paraId="13C6C491" w14:textId="77777777" w:rsidR="00176F41" w:rsidRDefault="00176F41" w:rsidP="00A94CD3">
      <w:pPr>
        <w:widowControl w:val="0"/>
        <w:autoSpaceDE w:val="0"/>
        <w:autoSpaceDN w:val="0"/>
        <w:adjustRightInd w:val="0"/>
        <w:spacing w:line="243" w:lineRule="auto"/>
        <w:ind w:right="-35"/>
        <w:rPr>
          <w:rFonts w:ascii="Verdana" w:eastAsia="MS PMincho" w:hAnsi="Verdana"/>
          <w:color w:val="000000"/>
          <w:sz w:val="20"/>
          <w:szCs w:val="20"/>
        </w:rPr>
      </w:pPr>
    </w:p>
    <w:p w14:paraId="4B6F9F14" w14:textId="77777777" w:rsidR="00262607" w:rsidRPr="00A94CD3" w:rsidRDefault="00262607" w:rsidP="00A94CD3">
      <w:pPr>
        <w:widowControl w:val="0"/>
        <w:autoSpaceDE w:val="0"/>
        <w:autoSpaceDN w:val="0"/>
        <w:adjustRightInd w:val="0"/>
        <w:spacing w:line="243" w:lineRule="auto"/>
        <w:ind w:right="-35"/>
        <w:rPr>
          <w:rFonts w:ascii="Verdana" w:eastAsia="MS PMincho" w:hAnsi="Verdana"/>
          <w:color w:val="000000"/>
          <w:sz w:val="20"/>
          <w:szCs w:val="20"/>
        </w:rPr>
      </w:pPr>
      <w:r w:rsidRPr="00A94CD3">
        <w:rPr>
          <w:rFonts w:ascii="Verdana" w:eastAsia="MS PMincho" w:hAnsi="Verdana"/>
          <w:color w:val="000000"/>
          <w:sz w:val="20"/>
          <w:szCs w:val="20"/>
        </w:rPr>
        <w:t xml:space="preserve">You must comply with </w:t>
      </w:r>
      <w:r w:rsidR="00B2395B" w:rsidRPr="00B2395B">
        <w:rPr>
          <w:rFonts w:ascii="Verdana" w:eastAsia="MS PMincho" w:hAnsi="Verdana"/>
          <w:color w:val="000000"/>
          <w:sz w:val="20"/>
          <w:szCs w:val="20"/>
        </w:rPr>
        <w:t>t</w:t>
      </w:r>
      <w:r w:rsidRPr="00B2395B">
        <w:rPr>
          <w:rFonts w:ascii="Verdana" w:eastAsia="MS PMincho" w:hAnsi="Verdana"/>
          <w:color w:val="000000"/>
          <w:sz w:val="20"/>
          <w:szCs w:val="20"/>
        </w:rPr>
        <w:t xml:space="preserve">he </w:t>
      </w:r>
      <w:r w:rsidR="00770CAB">
        <w:rPr>
          <w:rFonts w:ascii="Verdana" w:eastAsia="MS PMincho" w:hAnsi="Verdana"/>
          <w:color w:val="000000"/>
          <w:sz w:val="20"/>
          <w:szCs w:val="20"/>
        </w:rPr>
        <w:t>Bribery Act</w:t>
      </w:r>
      <w:r w:rsidR="00665278">
        <w:rPr>
          <w:rFonts w:ascii="Verdana" w:eastAsia="MS PMincho" w:hAnsi="Verdana"/>
          <w:color w:val="000000"/>
          <w:sz w:val="20"/>
          <w:szCs w:val="20"/>
        </w:rPr>
        <w:t xml:space="preserve"> 2010</w:t>
      </w:r>
      <w:r w:rsidR="00770CAB">
        <w:rPr>
          <w:rFonts w:ascii="Verdana" w:eastAsia="MS PMincho" w:hAnsi="Verdana"/>
          <w:color w:val="000000"/>
          <w:sz w:val="20"/>
          <w:szCs w:val="20"/>
        </w:rPr>
        <w:t xml:space="preserve">.  </w:t>
      </w:r>
      <w:r w:rsidRPr="00A94CD3">
        <w:rPr>
          <w:rFonts w:ascii="Verdana" w:eastAsia="MS PMincho" w:hAnsi="Verdana"/>
          <w:color w:val="000000"/>
          <w:sz w:val="20"/>
          <w:szCs w:val="20"/>
        </w:rPr>
        <w:t>It is a criminal offence to make or receive a bribe.</w:t>
      </w:r>
      <w:r w:rsidR="00615983">
        <w:rPr>
          <w:rFonts w:ascii="Verdana" w:eastAsia="MS PMincho" w:hAnsi="Verdana"/>
          <w:color w:val="000000"/>
          <w:sz w:val="20"/>
          <w:szCs w:val="20"/>
        </w:rPr>
        <w:t xml:space="preserve"> </w:t>
      </w:r>
      <w:r w:rsidRPr="00A94CD3">
        <w:rPr>
          <w:rFonts w:ascii="Verdana" w:eastAsia="MS PMincho" w:hAnsi="Verdana"/>
          <w:color w:val="000000"/>
          <w:sz w:val="20"/>
          <w:szCs w:val="20"/>
        </w:rPr>
        <w:t>There is also a corporate offence of failing to prevent a bribe.</w:t>
      </w:r>
    </w:p>
    <w:p w14:paraId="1436A925" w14:textId="77777777" w:rsidR="00A94CD3" w:rsidRPr="00A94CD3" w:rsidRDefault="00A94CD3" w:rsidP="00A94CD3">
      <w:pPr>
        <w:widowControl w:val="0"/>
        <w:autoSpaceDE w:val="0"/>
        <w:autoSpaceDN w:val="0"/>
        <w:adjustRightInd w:val="0"/>
        <w:spacing w:line="243" w:lineRule="auto"/>
        <w:ind w:left="681" w:right="-35" w:hanging="567"/>
        <w:rPr>
          <w:rFonts w:ascii="Verdana" w:eastAsia="MS PMincho" w:hAnsi="Verdana"/>
          <w:color w:val="000000"/>
          <w:sz w:val="20"/>
          <w:szCs w:val="20"/>
        </w:rPr>
      </w:pPr>
    </w:p>
    <w:p w14:paraId="1003B2FB" w14:textId="77777777" w:rsidR="00A94CD3" w:rsidRDefault="00A94CD3" w:rsidP="00A94CD3">
      <w:pPr>
        <w:widowControl w:val="0"/>
        <w:autoSpaceDE w:val="0"/>
        <w:autoSpaceDN w:val="0"/>
        <w:adjustRightInd w:val="0"/>
        <w:spacing w:line="243" w:lineRule="auto"/>
        <w:ind w:right="-35"/>
        <w:rPr>
          <w:rFonts w:ascii="Verdana" w:eastAsia="MS PMincho" w:hAnsi="Verdana"/>
          <w:color w:val="000000"/>
          <w:sz w:val="20"/>
          <w:szCs w:val="20"/>
        </w:rPr>
      </w:pPr>
      <w:r w:rsidRPr="00A94CD3">
        <w:rPr>
          <w:rFonts w:ascii="Verdana" w:eastAsia="MS PMincho" w:hAnsi="Verdana"/>
          <w:color w:val="000000"/>
          <w:sz w:val="20"/>
          <w:szCs w:val="20"/>
        </w:rPr>
        <w:t>You should ensure that both you and your staff know what constitutes a bribe and have a proper training programme in place.</w:t>
      </w:r>
    </w:p>
    <w:p w14:paraId="78F6060C" w14:textId="77777777" w:rsidR="007C4CB1" w:rsidRDefault="007C4CB1" w:rsidP="00A94CD3">
      <w:pPr>
        <w:widowControl w:val="0"/>
        <w:autoSpaceDE w:val="0"/>
        <w:autoSpaceDN w:val="0"/>
        <w:adjustRightInd w:val="0"/>
        <w:spacing w:line="243" w:lineRule="auto"/>
        <w:ind w:right="-35"/>
        <w:rPr>
          <w:rFonts w:ascii="Verdana" w:eastAsia="MS PMincho" w:hAnsi="Verdana"/>
          <w:color w:val="000000"/>
          <w:sz w:val="20"/>
          <w:szCs w:val="20"/>
        </w:rPr>
      </w:pPr>
    </w:p>
    <w:tbl>
      <w:tblPr>
        <w:tblStyle w:val="TableGrid"/>
        <w:tblW w:w="0" w:type="auto"/>
        <w:tblLook w:val="04A0" w:firstRow="1" w:lastRow="0" w:firstColumn="1" w:lastColumn="0" w:noHBand="0" w:noVBand="1"/>
      </w:tblPr>
      <w:tblGrid>
        <w:gridCol w:w="9242"/>
      </w:tblGrid>
      <w:tr w:rsidR="00770CAB" w14:paraId="33EB0019" w14:textId="77777777" w:rsidTr="00770CAB">
        <w:tc>
          <w:tcPr>
            <w:tcW w:w="9242" w:type="dxa"/>
          </w:tcPr>
          <w:p w14:paraId="1152E369" w14:textId="77777777" w:rsidR="00770CAB" w:rsidRPr="00EC6599" w:rsidRDefault="00770CAB" w:rsidP="00A94CD3">
            <w:pPr>
              <w:widowControl w:val="0"/>
              <w:autoSpaceDE w:val="0"/>
              <w:autoSpaceDN w:val="0"/>
              <w:adjustRightInd w:val="0"/>
              <w:spacing w:line="243" w:lineRule="auto"/>
              <w:ind w:right="-35"/>
              <w:rPr>
                <w:rFonts w:ascii="Verdana" w:eastAsia="MS PMincho" w:hAnsi="Verdana"/>
                <w:i/>
                <w:color w:val="000000"/>
                <w:sz w:val="20"/>
                <w:szCs w:val="20"/>
              </w:rPr>
            </w:pPr>
            <w:r w:rsidRPr="00EC6599">
              <w:rPr>
                <w:rFonts w:ascii="Verdana" w:eastAsia="MS PMincho" w:hAnsi="Verdana"/>
                <w:i/>
                <w:color w:val="000000"/>
                <w:sz w:val="20"/>
                <w:szCs w:val="20"/>
              </w:rPr>
              <w:t xml:space="preserve">Bribery </w:t>
            </w:r>
            <w:r>
              <w:rPr>
                <w:rFonts w:ascii="Verdana" w:eastAsia="MS PMincho" w:hAnsi="Verdana"/>
                <w:i/>
                <w:color w:val="000000"/>
                <w:sz w:val="20"/>
                <w:szCs w:val="20"/>
              </w:rPr>
              <w:t>Act 2010</w:t>
            </w:r>
          </w:p>
        </w:tc>
      </w:tr>
    </w:tbl>
    <w:p w14:paraId="596F8776" w14:textId="77777777" w:rsidR="00770CAB" w:rsidRDefault="00770CAB" w:rsidP="00A94CD3">
      <w:pPr>
        <w:widowControl w:val="0"/>
        <w:autoSpaceDE w:val="0"/>
        <w:autoSpaceDN w:val="0"/>
        <w:adjustRightInd w:val="0"/>
        <w:spacing w:line="243" w:lineRule="auto"/>
        <w:ind w:right="-35"/>
        <w:rPr>
          <w:rFonts w:ascii="Verdana" w:eastAsia="MS PMincho" w:hAnsi="Verdana"/>
          <w:color w:val="000000"/>
          <w:sz w:val="20"/>
          <w:szCs w:val="20"/>
        </w:rPr>
      </w:pPr>
    </w:p>
    <w:p w14:paraId="26ACA58A" w14:textId="77777777" w:rsidR="007C4CB1" w:rsidRDefault="0012075E" w:rsidP="00114E30">
      <w:pPr>
        <w:pStyle w:val="Heading2"/>
        <w:rPr>
          <w:rFonts w:eastAsia="MS PMincho"/>
        </w:rPr>
      </w:pPr>
      <w:bookmarkStart w:id="79" w:name="_Toc415753204"/>
      <w:bookmarkStart w:id="80" w:name="_Toc443380536"/>
      <w:r>
        <w:rPr>
          <w:rFonts w:eastAsia="MS PMincho"/>
        </w:rPr>
        <w:t>4.15</w:t>
      </w:r>
      <w:r w:rsidR="00B75352">
        <w:rPr>
          <w:rFonts w:eastAsia="MS PMincho"/>
        </w:rPr>
        <w:tab/>
      </w:r>
      <w:r w:rsidR="007C4CB1">
        <w:rPr>
          <w:rFonts w:eastAsia="MS PMincho"/>
        </w:rPr>
        <w:t>On-site staff</w:t>
      </w:r>
      <w:bookmarkEnd w:id="79"/>
      <w:bookmarkEnd w:id="80"/>
    </w:p>
    <w:p w14:paraId="485779A5" w14:textId="77777777" w:rsidR="007C4CB1" w:rsidRDefault="007C4CB1" w:rsidP="00A94CD3">
      <w:pPr>
        <w:widowControl w:val="0"/>
        <w:autoSpaceDE w:val="0"/>
        <w:autoSpaceDN w:val="0"/>
        <w:adjustRightInd w:val="0"/>
        <w:spacing w:line="243" w:lineRule="auto"/>
        <w:ind w:right="-35"/>
        <w:rPr>
          <w:rFonts w:ascii="Verdana" w:eastAsia="MS PMincho" w:hAnsi="Verdana"/>
          <w:color w:val="000000"/>
          <w:sz w:val="20"/>
          <w:szCs w:val="20"/>
        </w:rPr>
      </w:pPr>
    </w:p>
    <w:p w14:paraId="5EE298F7" w14:textId="77777777" w:rsidR="007C4CB1" w:rsidRDefault="007C4CB1" w:rsidP="007C4CB1">
      <w:pPr>
        <w:widowControl w:val="0"/>
        <w:autoSpaceDE w:val="0"/>
        <w:autoSpaceDN w:val="0"/>
        <w:adjustRightInd w:val="0"/>
        <w:spacing w:line="243" w:lineRule="auto"/>
        <w:ind w:right="-35"/>
        <w:rPr>
          <w:rFonts w:ascii="Verdana" w:eastAsia="MS PMincho" w:hAnsi="Verdana"/>
          <w:color w:val="000000"/>
          <w:sz w:val="20"/>
          <w:szCs w:val="20"/>
        </w:rPr>
      </w:pPr>
      <w:r>
        <w:rPr>
          <w:rFonts w:ascii="Verdana" w:eastAsia="MS PMincho" w:hAnsi="Verdana"/>
          <w:color w:val="000000"/>
          <w:sz w:val="20"/>
          <w:szCs w:val="20"/>
        </w:rPr>
        <w:t xml:space="preserve">From time to time, landlords/managing agents may be required to employ 'on-site' staff </w:t>
      </w:r>
      <w:r>
        <w:rPr>
          <w:rFonts w:ascii="Verdana" w:eastAsia="MS PMincho" w:hAnsi="Verdana"/>
          <w:color w:val="000000"/>
          <w:sz w:val="20"/>
          <w:szCs w:val="20"/>
        </w:rPr>
        <w:lastRenderedPageBreak/>
        <w:t>and there is significant legislation affecting their employment and housing rights which you should be aware of.</w:t>
      </w:r>
    </w:p>
    <w:p w14:paraId="36131665" w14:textId="77777777" w:rsidR="007C4CB1" w:rsidRDefault="007C4CB1" w:rsidP="007C4CB1">
      <w:pPr>
        <w:widowControl w:val="0"/>
        <w:autoSpaceDE w:val="0"/>
        <w:autoSpaceDN w:val="0"/>
        <w:adjustRightInd w:val="0"/>
        <w:spacing w:line="243" w:lineRule="auto"/>
        <w:ind w:right="-35"/>
        <w:rPr>
          <w:rFonts w:ascii="Verdana" w:eastAsia="MS PMincho" w:hAnsi="Verdana"/>
          <w:color w:val="000000"/>
          <w:sz w:val="20"/>
          <w:szCs w:val="20"/>
        </w:rPr>
      </w:pPr>
    </w:p>
    <w:p w14:paraId="154EF24B" w14:textId="77777777" w:rsidR="007C4CB1" w:rsidRPr="007C4CB1" w:rsidRDefault="007C4CB1" w:rsidP="007C4CB1">
      <w:pPr>
        <w:widowControl w:val="0"/>
        <w:autoSpaceDE w:val="0"/>
        <w:autoSpaceDN w:val="0"/>
        <w:adjustRightInd w:val="0"/>
        <w:spacing w:line="243" w:lineRule="auto"/>
        <w:ind w:right="-35"/>
        <w:rPr>
          <w:rFonts w:ascii="Verdana" w:eastAsia="MS PMincho" w:hAnsi="Verdana"/>
          <w:color w:val="000000"/>
          <w:sz w:val="20"/>
          <w:szCs w:val="20"/>
        </w:rPr>
      </w:pPr>
      <w:r w:rsidRPr="007C4CB1">
        <w:rPr>
          <w:rFonts w:ascii="Verdana" w:hAnsi="Verdana"/>
          <w:sz w:val="20"/>
          <w:szCs w:val="20"/>
          <w:lang w:eastAsia="ar-SA"/>
        </w:rPr>
        <w:t>Your terms of engagement should define who is the employer of any on-site staff. This is usually the landlord or the manager under the lease, rather than the managing agent</w:t>
      </w:r>
      <w:r w:rsidR="00F2585F">
        <w:rPr>
          <w:rFonts w:ascii="Verdana" w:hAnsi="Verdana"/>
          <w:sz w:val="20"/>
          <w:szCs w:val="20"/>
          <w:lang w:eastAsia="ar-SA"/>
        </w:rPr>
        <w:t>;</w:t>
      </w:r>
      <w:r w:rsidRPr="007C4CB1">
        <w:rPr>
          <w:rFonts w:ascii="Verdana" w:hAnsi="Verdana"/>
          <w:sz w:val="20"/>
          <w:szCs w:val="20"/>
          <w:lang w:eastAsia="ar-SA"/>
        </w:rPr>
        <w:t xml:space="preserve"> however, </w:t>
      </w:r>
      <w:r w:rsidRPr="009C4C41">
        <w:rPr>
          <w:rFonts w:ascii="Verdana" w:hAnsi="Verdana"/>
          <w:sz w:val="20"/>
          <w:szCs w:val="20"/>
          <w:lang w:eastAsia="ar-SA"/>
        </w:rPr>
        <w:t>HMRC</w:t>
      </w:r>
      <w:r w:rsidRPr="007C4CB1">
        <w:rPr>
          <w:rFonts w:ascii="Verdana" w:hAnsi="Verdana"/>
          <w:sz w:val="20"/>
          <w:szCs w:val="20"/>
          <w:lang w:eastAsia="ar-SA"/>
        </w:rPr>
        <w:t xml:space="preserve"> may still consider the managing agent to be the employer. Therefore you should take relevant advice if necessary.</w:t>
      </w:r>
    </w:p>
    <w:p w14:paraId="10B1D34F" w14:textId="77777777" w:rsidR="007C4CB1" w:rsidRPr="007C4CB1" w:rsidRDefault="007C4CB1" w:rsidP="007C4CB1">
      <w:pPr>
        <w:tabs>
          <w:tab w:val="left" w:pos="720"/>
        </w:tabs>
        <w:rPr>
          <w:rFonts w:ascii="Verdana" w:hAnsi="Verdana"/>
          <w:sz w:val="20"/>
          <w:szCs w:val="20"/>
          <w:lang w:eastAsia="ar-SA"/>
        </w:rPr>
      </w:pPr>
    </w:p>
    <w:p w14:paraId="110429AF" w14:textId="77777777" w:rsidR="007C4CB1" w:rsidRPr="007C4CB1" w:rsidRDefault="007C4CB1" w:rsidP="007C4CB1">
      <w:pPr>
        <w:tabs>
          <w:tab w:val="left" w:pos="720"/>
        </w:tabs>
        <w:rPr>
          <w:rFonts w:ascii="Verdana" w:hAnsi="Verdana"/>
          <w:sz w:val="20"/>
          <w:szCs w:val="20"/>
          <w:lang w:eastAsia="ar-SA"/>
        </w:rPr>
      </w:pPr>
      <w:r w:rsidRPr="007C4CB1">
        <w:rPr>
          <w:rFonts w:ascii="Verdana" w:hAnsi="Verdana"/>
          <w:sz w:val="20"/>
          <w:szCs w:val="20"/>
          <w:lang w:eastAsia="ar-SA"/>
        </w:rPr>
        <w:t xml:space="preserve">Your recruitment policies and procedures must fully comply with the requirements of the </w:t>
      </w:r>
      <w:r w:rsidRPr="006F65FD">
        <w:rPr>
          <w:rFonts w:ascii="Verdana" w:hAnsi="Verdana"/>
          <w:i/>
          <w:sz w:val="20"/>
          <w:szCs w:val="20"/>
          <w:lang w:eastAsia="ar-SA"/>
        </w:rPr>
        <w:t>Equality Act</w:t>
      </w:r>
      <w:r w:rsidRPr="006F65FD">
        <w:rPr>
          <w:rFonts w:ascii="Verdana" w:hAnsi="Verdana"/>
          <w:sz w:val="20"/>
          <w:szCs w:val="20"/>
          <w:lang w:eastAsia="ar-SA"/>
        </w:rPr>
        <w:t xml:space="preserve"> 2010</w:t>
      </w:r>
      <w:r w:rsidRPr="007C4CB1">
        <w:rPr>
          <w:rFonts w:ascii="Verdana" w:hAnsi="Verdana"/>
          <w:sz w:val="20"/>
          <w:szCs w:val="20"/>
          <w:lang w:eastAsia="ar-SA"/>
        </w:rPr>
        <w:t>. You should make enquir</w:t>
      </w:r>
      <w:r w:rsidR="007759E1">
        <w:rPr>
          <w:rFonts w:ascii="Verdana" w:hAnsi="Verdana"/>
          <w:sz w:val="20"/>
          <w:szCs w:val="20"/>
          <w:lang w:eastAsia="ar-SA"/>
        </w:rPr>
        <w:t>i</w:t>
      </w:r>
      <w:r w:rsidRPr="007C4CB1">
        <w:rPr>
          <w:rFonts w:ascii="Verdana" w:hAnsi="Verdana"/>
          <w:sz w:val="20"/>
          <w:szCs w:val="20"/>
          <w:lang w:eastAsia="ar-SA"/>
        </w:rPr>
        <w:t>es into the legal status, employment history, relevant personal qualities and background of all prospective employees, either directly or on behalf of your clients. You should also be satisfied they are legally entitled to work in the UK, and are honest, trustworthy and suitable for the job.</w:t>
      </w:r>
    </w:p>
    <w:p w14:paraId="67BFE9F3" w14:textId="77777777" w:rsidR="007C4CB1" w:rsidRPr="007C4CB1" w:rsidRDefault="007C4CB1" w:rsidP="007C4CB1">
      <w:pPr>
        <w:pStyle w:val="onlinetext"/>
        <w:tabs>
          <w:tab w:val="left" w:pos="720"/>
        </w:tabs>
        <w:spacing w:after="0"/>
        <w:rPr>
          <w:rFonts w:eastAsia="Times New Roman"/>
          <w:szCs w:val="20"/>
          <w:lang w:eastAsia="ar-SA"/>
        </w:rPr>
      </w:pPr>
    </w:p>
    <w:p w14:paraId="487F0524" w14:textId="77777777" w:rsidR="007C4CB1" w:rsidRDefault="007C4CB1" w:rsidP="007C4CB1">
      <w:pPr>
        <w:tabs>
          <w:tab w:val="left" w:pos="720"/>
        </w:tabs>
        <w:rPr>
          <w:rFonts w:ascii="Verdana" w:hAnsi="Verdana"/>
          <w:sz w:val="20"/>
          <w:szCs w:val="20"/>
          <w:lang w:eastAsia="ar-SA"/>
        </w:rPr>
      </w:pPr>
      <w:r w:rsidRPr="007C4CB1">
        <w:rPr>
          <w:rFonts w:ascii="Verdana" w:hAnsi="Verdana"/>
          <w:sz w:val="20"/>
          <w:szCs w:val="20"/>
          <w:lang w:eastAsia="ar-SA"/>
        </w:rPr>
        <w:t>You must issue all staff with a contract of employment and job description that clearly defines their duties and responsibilities. You should agree these duties, hours of employment and other job-related details wit</w:t>
      </w:r>
      <w:r>
        <w:rPr>
          <w:rFonts w:ascii="Verdana" w:hAnsi="Verdana"/>
          <w:sz w:val="20"/>
          <w:szCs w:val="20"/>
          <w:lang w:eastAsia="ar-SA"/>
        </w:rPr>
        <w:t>h your clients and share them with</w:t>
      </w:r>
      <w:r w:rsidRPr="007C4CB1">
        <w:rPr>
          <w:rFonts w:ascii="Verdana" w:hAnsi="Verdana"/>
          <w:sz w:val="20"/>
          <w:szCs w:val="20"/>
          <w:lang w:eastAsia="ar-SA"/>
        </w:rPr>
        <w:t xml:space="preserve"> the leaseholders.</w:t>
      </w:r>
    </w:p>
    <w:p w14:paraId="4BF50534" w14:textId="77777777" w:rsidR="00D80B54" w:rsidRDefault="00D80B54" w:rsidP="007C4CB1">
      <w:pPr>
        <w:tabs>
          <w:tab w:val="left" w:pos="720"/>
        </w:tabs>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D80B54" w14:paraId="3286E5F1" w14:textId="77777777" w:rsidTr="00D80B54">
        <w:tc>
          <w:tcPr>
            <w:tcW w:w="9242" w:type="dxa"/>
          </w:tcPr>
          <w:p w14:paraId="11D56E8A" w14:textId="77777777" w:rsidR="00D80B54" w:rsidRDefault="00D80B54" w:rsidP="007C4CB1">
            <w:pPr>
              <w:tabs>
                <w:tab w:val="left" w:pos="720"/>
              </w:tabs>
              <w:rPr>
                <w:rFonts w:ascii="Verdana" w:hAnsi="Verdana"/>
                <w:i/>
                <w:sz w:val="20"/>
                <w:szCs w:val="20"/>
                <w:lang w:eastAsia="ar-SA"/>
              </w:rPr>
            </w:pPr>
            <w:r>
              <w:rPr>
                <w:rFonts w:ascii="Verdana" w:hAnsi="Verdana"/>
                <w:i/>
                <w:sz w:val="20"/>
                <w:szCs w:val="20"/>
                <w:lang w:eastAsia="ar-SA"/>
              </w:rPr>
              <w:t>Equality Act 2010</w:t>
            </w:r>
          </w:p>
          <w:p w14:paraId="43FE6505" w14:textId="77777777" w:rsidR="00D80B54" w:rsidRDefault="00D80B54" w:rsidP="007C4CB1">
            <w:pPr>
              <w:tabs>
                <w:tab w:val="left" w:pos="720"/>
              </w:tabs>
              <w:rPr>
                <w:rFonts w:ascii="Verdana" w:hAnsi="Verdana"/>
                <w:i/>
                <w:sz w:val="20"/>
                <w:szCs w:val="20"/>
                <w:lang w:eastAsia="ar-SA"/>
              </w:rPr>
            </w:pPr>
            <w:r>
              <w:rPr>
                <w:rFonts w:ascii="Verdana" w:hAnsi="Verdana"/>
                <w:i/>
                <w:sz w:val="20"/>
                <w:szCs w:val="20"/>
                <w:lang w:eastAsia="ar-SA"/>
              </w:rPr>
              <w:t>Employment Act 2002</w:t>
            </w:r>
          </w:p>
          <w:p w14:paraId="11765633" w14:textId="77777777" w:rsidR="00D80B54" w:rsidRDefault="00D80B54" w:rsidP="007C4CB1">
            <w:pPr>
              <w:tabs>
                <w:tab w:val="left" w:pos="720"/>
              </w:tabs>
              <w:rPr>
                <w:rFonts w:ascii="Verdana" w:hAnsi="Verdana"/>
                <w:i/>
                <w:sz w:val="20"/>
                <w:szCs w:val="20"/>
                <w:lang w:eastAsia="ar-SA"/>
              </w:rPr>
            </w:pPr>
            <w:r>
              <w:rPr>
                <w:rFonts w:ascii="Verdana" w:hAnsi="Verdana"/>
                <w:i/>
                <w:sz w:val="20"/>
                <w:szCs w:val="20"/>
                <w:lang w:eastAsia="ar-SA"/>
              </w:rPr>
              <w:t>Employment Act 2008</w:t>
            </w:r>
          </w:p>
          <w:p w14:paraId="03D58CCA" w14:textId="77777777" w:rsidR="00770CAB" w:rsidRPr="00771C5E" w:rsidRDefault="00770CAB" w:rsidP="007C4CB1">
            <w:pPr>
              <w:tabs>
                <w:tab w:val="left" w:pos="720"/>
              </w:tabs>
              <w:rPr>
                <w:rFonts w:ascii="Verdana" w:hAnsi="Verdana"/>
                <w:i/>
                <w:sz w:val="20"/>
                <w:szCs w:val="20"/>
                <w:lang w:eastAsia="ar-SA"/>
              </w:rPr>
            </w:pPr>
            <w:r>
              <w:rPr>
                <w:rFonts w:ascii="Verdana" w:hAnsi="Verdana"/>
                <w:i/>
                <w:sz w:val="20"/>
                <w:szCs w:val="20"/>
                <w:lang w:eastAsia="ar-SA"/>
              </w:rPr>
              <w:t>Immigration Rules (UK Visas and Immigration)</w:t>
            </w:r>
          </w:p>
        </w:tc>
      </w:tr>
    </w:tbl>
    <w:p w14:paraId="7C30301B" w14:textId="77777777" w:rsidR="00D80B54" w:rsidRPr="007C4CB1" w:rsidRDefault="00D80B54" w:rsidP="007C4CB1">
      <w:pPr>
        <w:tabs>
          <w:tab w:val="left" w:pos="720"/>
        </w:tabs>
        <w:rPr>
          <w:rFonts w:ascii="Verdana" w:hAnsi="Verdana"/>
          <w:sz w:val="20"/>
          <w:szCs w:val="20"/>
          <w:lang w:eastAsia="ar-SA"/>
        </w:rPr>
      </w:pPr>
    </w:p>
    <w:p w14:paraId="5FB268AE" w14:textId="77777777" w:rsidR="007C4CB1" w:rsidRPr="007C4CB1" w:rsidRDefault="007C4CB1" w:rsidP="007C4CB1">
      <w:pPr>
        <w:tabs>
          <w:tab w:val="left" w:pos="720"/>
        </w:tabs>
        <w:rPr>
          <w:rFonts w:ascii="Verdana" w:hAnsi="Verdana"/>
          <w:sz w:val="20"/>
          <w:szCs w:val="20"/>
          <w:lang w:eastAsia="ar-SA"/>
        </w:rPr>
      </w:pPr>
    </w:p>
    <w:p w14:paraId="5A66B234" w14:textId="77777777" w:rsidR="007C4CB1" w:rsidRPr="007C4CB1" w:rsidRDefault="007C4CB1" w:rsidP="007C4CB1">
      <w:pPr>
        <w:tabs>
          <w:tab w:val="left" w:pos="720"/>
        </w:tabs>
        <w:rPr>
          <w:rFonts w:ascii="Verdana" w:hAnsi="Verdana"/>
          <w:sz w:val="20"/>
          <w:szCs w:val="20"/>
          <w:lang w:eastAsia="ar-SA"/>
        </w:rPr>
      </w:pPr>
      <w:r w:rsidRPr="007C4CB1">
        <w:rPr>
          <w:rFonts w:ascii="Verdana" w:hAnsi="Verdana"/>
          <w:sz w:val="20"/>
          <w:szCs w:val="20"/>
          <w:lang w:eastAsia="ar-SA"/>
        </w:rPr>
        <w:t>An appropriate training programme based on the complexity of the tasks required and the experience and qualifications of the employee should be identified and provided. It is recommended that a full induction training programme is offered shortly after commencement of employment. You must provide all employees with a copy of your health and safety policy and ensure that they are fully trained and competent before undertaking any duties with health and safety implications.</w:t>
      </w:r>
    </w:p>
    <w:p w14:paraId="30CF4A4F" w14:textId="77777777" w:rsidR="007C4CB1" w:rsidRPr="007C4CB1" w:rsidRDefault="007C4CB1" w:rsidP="007C4CB1">
      <w:pPr>
        <w:tabs>
          <w:tab w:val="left" w:pos="720"/>
        </w:tabs>
        <w:rPr>
          <w:rFonts w:ascii="Verdana" w:hAnsi="Verdana"/>
          <w:sz w:val="20"/>
          <w:szCs w:val="20"/>
          <w:lang w:eastAsia="ar-SA"/>
        </w:rPr>
      </w:pPr>
    </w:p>
    <w:p w14:paraId="1B62953D" w14:textId="77777777" w:rsidR="007C4CB1" w:rsidRDefault="007C4CB1" w:rsidP="007C4CB1">
      <w:pPr>
        <w:tabs>
          <w:tab w:val="left" w:pos="720"/>
        </w:tabs>
        <w:rPr>
          <w:rFonts w:ascii="Verdana" w:hAnsi="Verdana"/>
          <w:sz w:val="20"/>
          <w:szCs w:val="20"/>
          <w:lang w:eastAsia="ar-SA"/>
        </w:rPr>
      </w:pPr>
      <w:r w:rsidRPr="007C4CB1">
        <w:rPr>
          <w:rFonts w:ascii="Verdana" w:hAnsi="Verdana"/>
          <w:sz w:val="20"/>
          <w:szCs w:val="20"/>
          <w:lang w:eastAsia="ar-SA"/>
        </w:rPr>
        <w:t xml:space="preserve">You </w:t>
      </w:r>
      <w:r w:rsidR="003C793B">
        <w:rPr>
          <w:rFonts w:ascii="Verdana" w:hAnsi="Verdana"/>
          <w:sz w:val="20"/>
          <w:szCs w:val="20"/>
          <w:lang w:eastAsia="ar-SA"/>
        </w:rPr>
        <w:t>should</w:t>
      </w:r>
      <w:r w:rsidRPr="007C4CB1">
        <w:rPr>
          <w:rFonts w:ascii="Verdana" w:hAnsi="Verdana"/>
          <w:sz w:val="20"/>
          <w:szCs w:val="20"/>
          <w:lang w:eastAsia="ar-SA"/>
        </w:rPr>
        <w:t xml:space="preserve"> have an appropriate supervision and support system in place, and ensure that proper practices and procedures are being followed to the satisfaction of your client. </w:t>
      </w:r>
      <w:r w:rsidR="001635C7">
        <w:rPr>
          <w:rFonts w:ascii="Verdana" w:hAnsi="Verdana"/>
          <w:sz w:val="20"/>
          <w:szCs w:val="20"/>
          <w:lang w:eastAsia="ar-SA"/>
        </w:rPr>
        <w:t>D</w:t>
      </w:r>
      <w:r w:rsidRPr="007C4CB1">
        <w:rPr>
          <w:rFonts w:ascii="Verdana" w:hAnsi="Verdana"/>
          <w:sz w:val="20"/>
          <w:szCs w:val="20"/>
          <w:lang w:eastAsia="ar-SA"/>
        </w:rPr>
        <w:t>isciplinary, grievance and harassment procedures should be in place, details of which should be communicated to all staff.</w:t>
      </w:r>
    </w:p>
    <w:p w14:paraId="30040526" w14:textId="77777777" w:rsidR="00D80B54" w:rsidRDefault="00D80B54" w:rsidP="007C4CB1">
      <w:pPr>
        <w:tabs>
          <w:tab w:val="left" w:pos="720"/>
        </w:tabs>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D80B54" w14:paraId="19A1C0A6" w14:textId="77777777" w:rsidTr="00D80B54">
        <w:tc>
          <w:tcPr>
            <w:tcW w:w="9242" w:type="dxa"/>
          </w:tcPr>
          <w:p w14:paraId="2546614B" w14:textId="77777777" w:rsidR="00D80B54" w:rsidRDefault="00D80B54" w:rsidP="007C4CB1">
            <w:pPr>
              <w:tabs>
                <w:tab w:val="left" w:pos="720"/>
              </w:tabs>
              <w:rPr>
                <w:rFonts w:ascii="Verdana" w:hAnsi="Verdana"/>
                <w:i/>
                <w:sz w:val="20"/>
                <w:szCs w:val="20"/>
                <w:lang w:eastAsia="ar-SA"/>
              </w:rPr>
            </w:pPr>
            <w:r>
              <w:rPr>
                <w:rFonts w:ascii="Verdana" w:hAnsi="Verdana"/>
                <w:i/>
                <w:sz w:val="20"/>
                <w:szCs w:val="20"/>
                <w:lang w:eastAsia="ar-SA"/>
              </w:rPr>
              <w:t>Health and Safety at Work etc Act 1974</w:t>
            </w:r>
          </w:p>
          <w:p w14:paraId="180F2F99" w14:textId="77777777" w:rsidR="00D80B54" w:rsidRPr="00771C5E" w:rsidRDefault="00D80B54" w:rsidP="007C4CB1">
            <w:pPr>
              <w:tabs>
                <w:tab w:val="left" w:pos="720"/>
              </w:tabs>
              <w:rPr>
                <w:rFonts w:ascii="Verdana" w:hAnsi="Verdana"/>
                <w:i/>
                <w:sz w:val="20"/>
                <w:szCs w:val="20"/>
                <w:lang w:eastAsia="ar-SA"/>
              </w:rPr>
            </w:pPr>
            <w:r>
              <w:rPr>
                <w:rFonts w:ascii="Verdana" w:hAnsi="Verdana"/>
                <w:i/>
                <w:sz w:val="20"/>
                <w:szCs w:val="20"/>
                <w:lang w:eastAsia="ar-SA"/>
              </w:rPr>
              <w:t>Management of Health and Safety at Work Regulations 1999 (SI 1999/3242)</w:t>
            </w:r>
          </w:p>
        </w:tc>
      </w:tr>
    </w:tbl>
    <w:p w14:paraId="6D685F64" w14:textId="77777777" w:rsidR="00D80B54" w:rsidRPr="007C4CB1" w:rsidRDefault="00D80B54" w:rsidP="007C4CB1">
      <w:pPr>
        <w:tabs>
          <w:tab w:val="left" w:pos="720"/>
        </w:tabs>
        <w:rPr>
          <w:rFonts w:ascii="Verdana" w:hAnsi="Verdana"/>
          <w:sz w:val="20"/>
          <w:szCs w:val="20"/>
          <w:lang w:eastAsia="ar-SA"/>
        </w:rPr>
      </w:pPr>
    </w:p>
    <w:p w14:paraId="58207D48" w14:textId="77777777" w:rsidR="007C4CB1" w:rsidRPr="007C4CB1" w:rsidRDefault="007C4CB1" w:rsidP="00A94CD3">
      <w:pPr>
        <w:widowControl w:val="0"/>
        <w:autoSpaceDE w:val="0"/>
        <w:autoSpaceDN w:val="0"/>
        <w:adjustRightInd w:val="0"/>
        <w:spacing w:line="243" w:lineRule="auto"/>
        <w:ind w:right="-35"/>
        <w:rPr>
          <w:rFonts w:ascii="Verdana" w:eastAsia="MS PMincho" w:hAnsi="Verdana"/>
          <w:color w:val="000000"/>
          <w:sz w:val="20"/>
          <w:szCs w:val="20"/>
        </w:rPr>
      </w:pPr>
    </w:p>
    <w:p w14:paraId="71731A08" w14:textId="77777777" w:rsidR="004542CA" w:rsidRDefault="004542CA" w:rsidP="00A94CD3">
      <w:pPr>
        <w:widowControl w:val="0"/>
        <w:autoSpaceDE w:val="0"/>
        <w:autoSpaceDN w:val="0"/>
        <w:adjustRightInd w:val="0"/>
        <w:spacing w:line="243" w:lineRule="auto"/>
        <w:ind w:right="-35"/>
        <w:rPr>
          <w:rFonts w:ascii="Verdana" w:eastAsia="MS PMincho" w:hAnsi="Verdana"/>
          <w:color w:val="000000"/>
          <w:sz w:val="20"/>
          <w:szCs w:val="20"/>
        </w:rPr>
      </w:pPr>
    </w:p>
    <w:p w14:paraId="67BA8DCE" w14:textId="77777777" w:rsidR="004542CA" w:rsidRDefault="004542CA">
      <w:pPr>
        <w:jc w:val="center"/>
        <w:rPr>
          <w:rFonts w:ascii="Verdana" w:eastAsia="MS PMincho" w:hAnsi="Verdana"/>
          <w:color w:val="000000"/>
          <w:sz w:val="20"/>
          <w:szCs w:val="20"/>
        </w:rPr>
      </w:pPr>
      <w:r>
        <w:rPr>
          <w:rFonts w:ascii="Verdana" w:eastAsia="MS PMincho" w:hAnsi="Verdana"/>
          <w:color w:val="000000"/>
          <w:sz w:val="20"/>
          <w:szCs w:val="20"/>
        </w:rPr>
        <w:br w:type="page"/>
      </w:r>
    </w:p>
    <w:p w14:paraId="7ADEFD10" w14:textId="77777777" w:rsidR="00FA618A" w:rsidRDefault="001635C7" w:rsidP="00114E30">
      <w:pPr>
        <w:pStyle w:val="Heading1"/>
        <w:rPr>
          <w:rFonts w:eastAsia="MS PMincho"/>
          <w:sz w:val="20"/>
          <w:szCs w:val="20"/>
        </w:rPr>
      </w:pPr>
      <w:bookmarkStart w:id="81" w:name="_Toc415753205"/>
      <w:bookmarkStart w:id="82" w:name="_Toc443380537"/>
      <w:r>
        <w:rPr>
          <w:rFonts w:eastAsia="MS PMincho"/>
        </w:rPr>
        <w:lastRenderedPageBreak/>
        <w:t>Part 5</w:t>
      </w:r>
      <w:r w:rsidR="00B75352">
        <w:rPr>
          <w:rFonts w:eastAsia="MS PMincho"/>
        </w:rPr>
        <w:tab/>
      </w:r>
      <w:r w:rsidR="00FA618A">
        <w:rPr>
          <w:rFonts w:eastAsia="MS PMincho"/>
        </w:rPr>
        <w:t>Complaints and disputes</w:t>
      </w:r>
      <w:bookmarkEnd w:id="81"/>
      <w:bookmarkEnd w:id="82"/>
    </w:p>
    <w:p w14:paraId="579F37DC" w14:textId="77777777" w:rsidR="00FA618A" w:rsidRDefault="00FA618A" w:rsidP="00A94CD3">
      <w:pPr>
        <w:widowControl w:val="0"/>
        <w:autoSpaceDE w:val="0"/>
        <w:autoSpaceDN w:val="0"/>
        <w:adjustRightInd w:val="0"/>
        <w:spacing w:line="243" w:lineRule="auto"/>
        <w:ind w:right="-35"/>
        <w:rPr>
          <w:rFonts w:ascii="Verdana" w:eastAsia="MS PMincho" w:hAnsi="Verdana"/>
          <w:b/>
          <w:color w:val="000000"/>
          <w:sz w:val="20"/>
          <w:szCs w:val="20"/>
        </w:rPr>
      </w:pPr>
    </w:p>
    <w:p w14:paraId="122EE63D" w14:textId="77777777" w:rsidR="00FA618A" w:rsidRDefault="00FA618A" w:rsidP="00A94CD3">
      <w:pPr>
        <w:widowControl w:val="0"/>
        <w:autoSpaceDE w:val="0"/>
        <w:autoSpaceDN w:val="0"/>
        <w:adjustRightInd w:val="0"/>
        <w:spacing w:line="243" w:lineRule="auto"/>
        <w:ind w:right="-35"/>
        <w:rPr>
          <w:rFonts w:ascii="Verdana" w:eastAsia="MS PMincho" w:hAnsi="Verdana"/>
          <w:b/>
          <w:color w:val="000000"/>
          <w:sz w:val="20"/>
          <w:szCs w:val="20"/>
        </w:rPr>
      </w:pPr>
    </w:p>
    <w:p w14:paraId="2C437A8B" w14:textId="77777777" w:rsidR="00FA618A" w:rsidRDefault="004B0320" w:rsidP="00114E30">
      <w:pPr>
        <w:pStyle w:val="Heading2"/>
        <w:rPr>
          <w:rFonts w:eastAsia="MS PMincho"/>
        </w:rPr>
      </w:pPr>
      <w:bookmarkStart w:id="83" w:name="_Toc415753206"/>
      <w:bookmarkStart w:id="84" w:name="_Toc443380538"/>
      <w:r>
        <w:rPr>
          <w:rFonts w:eastAsia="MS PMincho"/>
        </w:rPr>
        <w:t>5.1</w:t>
      </w:r>
      <w:r w:rsidR="00B75352">
        <w:rPr>
          <w:rFonts w:eastAsia="MS PMincho"/>
        </w:rPr>
        <w:tab/>
      </w:r>
      <w:r w:rsidR="00FA618A">
        <w:rPr>
          <w:rFonts w:eastAsia="MS PMincho"/>
        </w:rPr>
        <w:t>Introduction</w:t>
      </w:r>
      <w:bookmarkEnd w:id="83"/>
      <w:bookmarkEnd w:id="84"/>
    </w:p>
    <w:p w14:paraId="33C0EBCE" w14:textId="77777777" w:rsidR="00FA618A" w:rsidRDefault="00FA618A" w:rsidP="00A94CD3">
      <w:pPr>
        <w:widowControl w:val="0"/>
        <w:autoSpaceDE w:val="0"/>
        <w:autoSpaceDN w:val="0"/>
        <w:adjustRightInd w:val="0"/>
        <w:spacing w:line="243" w:lineRule="auto"/>
        <w:ind w:right="-35"/>
        <w:rPr>
          <w:rFonts w:ascii="Verdana" w:eastAsia="MS PMincho" w:hAnsi="Verdana"/>
          <w:color w:val="000000"/>
          <w:sz w:val="20"/>
          <w:szCs w:val="20"/>
        </w:rPr>
      </w:pPr>
    </w:p>
    <w:p w14:paraId="0B23185A" w14:textId="029D6C23" w:rsidR="00FA618A" w:rsidRDefault="00FA618A" w:rsidP="00D74BA1">
      <w:pPr>
        <w:pStyle w:val="onlinetext"/>
      </w:pPr>
      <w:r>
        <w:t>You should have clear procedures in place for handling complaints and dealing with disputes.</w:t>
      </w:r>
      <w:r w:rsidR="00615983">
        <w:t xml:space="preserve"> </w:t>
      </w:r>
      <w:r w:rsidR="00F83A82">
        <w:t xml:space="preserve">You must </w:t>
      </w:r>
      <w:r w:rsidR="00400D36">
        <w:t xml:space="preserve">also </w:t>
      </w:r>
      <w:r w:rsidR="00F83A82">
        <w:t>belong to one of the</w:t>
      </w:r>
      <w:r w:rsidR="00C22914">
        <w:t xml:space="preserve"> government approved redress schemes</w:t>
      </w:r>
      <w:r w:rsidR="00F83A82">
        <w:t xml:space="preserve">.  </w:t>
      </w:r>
      <w:r>
        <w:t>The procedures should include a series of steps that clients, leaseholders and neighbours can take to help resolve problems and misunderstandings.</w:t>
      </w:r>
      <w:r w:rsidR="00615983">
        <w:t xml:space="preserve"> </w:t>
      </w:r>
      <w:r>
        <w:t>Complaints and disputes are time consuming and often arise out of a lack of information</w:t>
      </w:r>
      <w:r w:rsidR="00832213">
        <w:t xml:space="preserve">; they </w:t>
      </w:r>
      <w:r>
        <w:t>can often be avoided if information is provided in a timely manner and there is transparency.</w:t>
      </w:r>
    </w:p>
    <w:p w14:paraId="5C69F85B" w14:textId="77777777" w:rsidR="00D614EC" w:rsidRDefault="00D614EC" w:rsidP="00FA618A">
      <w:pPr>
        <w:widowControl w:val="0"/>
        <w:autoSpaceDE w:val="0"/>
        <w:autoSpaceDN w:val="0"/>
        <w:adjustRightInd w:val="0"/>
        <w:spacing w:line="243" w:lineRule="auto"/>
        <w:ind w:right="-41"/>
        <w:rPr>
          <w:rFonts w:ascii="Verdana" w:eastAsia="MS PMincho" w:hAnsi="Verdana"/>
          <w:color w:val="363435"/>
          <w:sz w:val="20"/>
          <w:szCs w:val="20"/>
        </w:rPr>
      </w:pPr>
    </w:p>
    <w:tbl>
      <w:tblPr>
        <w:tblStyle w:val="TableGrid"/>
        <w:tblW w:w="0" w:type="auto"/>
        <w:tblLook w:val="04A0" w:firstRow="1" w:lastRow="0" w:firstColumn="1" w:lastColumn="0" w:noHBand="0" w:noVBand="1"/>
      </w:tblPr>
      <w:tblGrid>
        <w:gridCol w:w="9242"/>
      </w:tblGrid>
      <w:tr w:rsidR="00D614EC" w14:paraId="35A1ABCE" w14:textId="77777777" w:rsidTr="00D614EC">
        <w:tc>
          <w:tcPr>
            <w:tcW w:w="9242" w:type="dxa"/>
          </w:tcPr>
          <w:p w14:paraId="686995B8" w14:textId="77777777" w:rsidR="00D614EC" w:rsidRPr="00771C5E" w:rsidRDefault="00D614EC" w:rsidP="00D13AAD">
            <w:pPr>
              <w:widowControl w:val="0"/>
              <w:autoSpaceDE w:val="0"/>
              <w:autoSpaceDN w:val="0"/>
              <w:adjustRightInd w:val="0"/>
              <w:spacing w:line="243" w:lineRule="auto"/>
              <w:ind w:right="-41"/>
              <w:rPr>
                <w:rFonts w:ascii="Verdana" w:eastAsia="MS PMincho" w:hAnsi="Verdana"/>
                <w:i/>
                <w:color w:val="363435"/>
                <w:sz w:val="20"/>
                <w:szCs w:val="20"/>
              </w:rPr>
            </w:pPr>
            <w:r w:rsidRPr="00771C5E">
              <w:rPr>
                <w:rFonts w:ascii="Verdana" w:hAnsi="Verdana"/>
                <w:i/>
                <w:sz w:val="20"/>
                <w:szCs w:val="20"/>
              </w:rPr>
              <w:t>Redress Schemes for Lettings Agency Work and Property Management Work (Requirement to Belong to a Scheme etc)</w:t>
            </w:r>
            <w:r w:rsidR="00D13AAD">
              <w:rPr>
                <w:rFonts w:ascii="Verdana" w:hAnsi="Verdana"/>
                <w:i/>
                <w:sz w:val="20"/>
                <w:szCs w:val="20"/>
              </w:rPr>
              <w:t xml:space="preserve"> </w:t>
            </w:r>
            <w:r w:rsidRPr="00771C5E">
              <w:rPr>
                <w:rFonts w:ascii="Verdana" w:hAnsi="Verdana"/>
                <w:i/>
                <w:sz w:val="20"/>
                <w:szCs w:val="20"/>
              </w:rPr>
              <w:t>(England) Order 2014 (SI 2014</w:t>
            </w:r>
            <w:r w:rsidR="00D13AAD">
              <w:rPr>
                <w:rFonts w:ascii="Verdana" w:hAnsi="Verdana"/>
                <w:i/>
                <w:sz w:val="20"/>
                <w:szCs w:val="20"/>
              </w:rPr>
              <w:t>/</w:t>
            </w:r>
            <w:r w:rsidRPr="00771C5E">
              <w:rPr>
                <w:rFonts w:ascii="Verdana" w:hAnsi="Verdana"/>
                <w:i/>
                <w:sz w:val="20"/>
                <w:szCs w:val="20"/>
              </w:rPr>
              <w:t>2359)</w:t>
            </w:r>
          </w:p>
        </w:tc>
      </w:tr>
    </w:tbl>
    <w:p w14:paraId="1648D043" w14:textId="77777777" w:rsidR="00517F33" w:rsidRDefault="00517F33" w:rsidP="00FA618A">
      <w:pPr>
        <w:widowControl w:val="0"/>
        <w:autoSpaceDE w:val="0"/>
        <w:autoSpaceDN w:val="0"/>
        <w:adjustRightInd w:val="0"/>
        <w:spacing w:line="243" w:lineRule="auto"/>
        <w:ind w:right="-41"/>
        <w:rPr>
          <w:rFonts w:ascii="Verdana" w:eastAsia="MS PMincho" w:hAnsi="Verdana"/>
          <w:color w:val="363435"/>
          <w:sz w:val="20"/>
          <w:szCs w:val="20"/>
        </w:rPr>
      </w:pPr>
    </w:p>
    <w:p w14:paraId="026A4654" w14:textId="77777777" w:rsidR="00517F33" w:rsidRPr="00B269BD" w:rsidRDefault="00517F33" w:rsidP="00B269BD">
      <w:pPr>
        <w:pStyle w:val="onlinetext"/>
      </w:pPr>
      <w:r w:rsidRPr="00B269BD">
        <w:t>In dealing with disputes in particular, you should be careful that</w:t>
      </w:r>
      <w:r w:rsidR="009E1C72" w:rsidRPr="00B269BD">
        <w:t>,</w:t>
      </w:r>
      <w:r w:rsidRPr="00B269BD">
        <w:t xml:space="preserve"> by your actions, you do not assume a responsibility you do not have.</w:t>
      </w:r>
    </w:p>
    <w:p w14:paraId="4218A988" w14:textId="77777777" w:rsidR="00FA618A" w:rsidRPr="00FA618A" w:rsidRDefault="009E1C72" w:rsidP="00114E30">
      <w:pPr>
        <w:pStyle w:val="Heading2"/>
        <w:rPr>
          <w:lang w:eastAsia="ar-SA"/>
        </w:rPr>
      </w:pPr>
      <w:bookmarkStart w:id="85" w:name="_Toc299113133"/>
      <w:bookmarkStart w:id="86" w:name="_Toc415753207"/>
      <w:bookmarkStart w:id="87" w:name="_Toc443380539"/>
      <w:r>
        <w:rPr>
          <w:lang w:eastAsia="ar-SA"/>
        </w:rPr>
        <w:t>5.2</w:t>
      </w:r>
      <w:r w:rsidR="00B75352">
        <w:rPr>
          <w:lang w:eastAsia="ar-SA"/>
        </w:rPr>
        <w:tab/>
      </w:r>
      <w:r w:rsidR="00FA618A" w:rsidRPr="00FA618A">
        <w:rPr>
          <w:lang w:eastAsia="ar-SA"/>
        </w:rPr>
        <w:t>Disputes between occupiers</w:t>
      </w:r>
      <w:bookmarkEnd w:id="85"/>
      <w:bookmarkEnd w:id="86"/>
      <w:bookmarkEnd w:id="87"/>
    </w:p>
    <w:p w14:paraId="472C95E8" w14:textId="77777777" w:rsidR="00FA618A" w:rsidRPr="00FA618A" w:rsidRDefault="00FA618A" w:rsidP="00FA618A">
      <w:pPr>
        <w:tabs>
          <w:tab w:val="left" w:pos="2127"/>
        </w:tabs>
        <w:overflowPunct w:val="0"/>
        <w:autoSpaceDE w:val="0"/>
        <w:textAlignment w:val="baseline"/>
        <w:rPr>
          <w:rFonts w:ascii="Verdana" w:hAnsi="Verdana"/>
          <w:sz w:val="20"/>
          <w:szCs w:val="20"/>
          <w:lang w:eastAsia="ar-SA"/>
        </w:rPr>
      </w:pPr>
    </w:p>
    <w:p w14:paraId="147FCB69" w14:textId="77777777" w:rsidR="00170057" w:rsidRDefault="00170057" w:rsidP="00FA618A">
      <w:pPr>
        <w:tabs>
          <w:tab w:val="left" w:pos="2127"/>
        </w:tabs>
        <w:overflowPunct w:val="0"/>
        <w:autoSpaceDE w:val="0"/>
        <w:textAlignment w:val="baseline"/>
        <w:rPr>
          <w:rFonts w:ascii="Verdana" w:hAnsi="Verdana"/>
          <w:sz w:val="20"/>
          <w:szCs w:val="20"/>
          <w:lang w:eastAsia="ar-SA"/>
        </w:rPr>
      </w:pPr>
    </w:p>
    <w:p w14:paraId="05AB44BA" w14:textId="77777777" w:rsidR="00170057" w:rsidRDefault="00170057" w:rsidP="00FA618A">
      <w:pPr>
        <w:tabs>
          <w:tab w:val="left" w:pos="2127"/>
        </w:tabs>
        <w:overflowPunct w:val="0"/>
        <w:autoSpaceDE w:val="0"/>
        <w:textAlignment w:val="baseline"/>
        <w:rPr>
          <w:rFonts w:ascii="Verdana" w:hAnsi="Verdana"/>
          <w:sz w:val="20"/>
          <w:szCs w:val="20"/>
          <w:lang w:eastAsia="ar-SA"/>
        </w:rPr>
      </w:pPr>
      <w:r>
        <w:rPr>
          <w:rFonts w:ascii="Verdana" w:hAnsi="Verdana"/>
          <w:sz w:val="20"/>
          <w:szCs w:val="20"/>
          <w:lang w:eastAsia="ar-SA"/>
        </w:rPr>
        <w:t xml:space="preserve">You should always refer to the lease when dealing with disputes between occupiers.  You cannot go further in dealing with </w:t>
      </w:r>
      <w:r w:rsidR="00036723">
        <w:rPr>
          <w:rFonts w:ascii="Verdana" w:hAnsi="Verdana"/>
          <w:sz w:val="20"/>
          <w:szCs w:val="20"/>
          <w:lang w:eastAsia="ar-SA"/>
        </w:rPr>
        <w:t xml:space="preserve">the parties than the landlords remit under the lease.  </w:t>
      </w:r>
    </w:p>
    <w:p w14:paraId="16785549" w14:textId="77777777" w:rsidR="00036723" w:rsidRDefault="00036723" w:rsidP="00FA618A">
      <w:pPr>
        <w:tabs>
          <w:tab w:val="left" w:pos="2127"/>
        </w:tabs>
        <w:overflowPunct w:val="0"/>
        <w:autoSpaceDE w:val="0"/>
        <w:textAlignment w:val="baseline"/>
        <w:rPr>
          <w:rFonts w:ascii="Verdana" w:hAnsi="Verdana"/>
          <w:sz w:val="20"/>
          <w:szCs w:val="20"/>
          <w:lang w:eastAsia="ar-SA"/>
        </w:rPr>
      </w:pPr>
    </w:p>
    <w:p w14:paraId="216C9076" w14:textId="77777777" w:rsidR="00036723" w:rsidRDefault="00036723" w:rsidP="00FA618A">
      <w:pPr>
        <w:tabs>
          <w:tab w:val="left" w:pos="2127"/>
        </w:tabs>
        <w:overflowPunct w:val="0"/>
        <w:autoSpaceDE w:val="0"/>
        <w:textAlignment w:val="baseline"/>
        <w:rPr>
          <w:rFonts w:ascii="Verdana" w:hAnsi="Verdana"/>
          <w:sz w:val="20"/>
          <w:szCs w:val="20"/>
          <w:lang w:eastAsia="ar-SA"/>
        </w:rPr>
      </w:pPr>
      <w:r>
        <w:rPr>
          <w:rFonts w:ascii="Verdana" w:hAnsi="Verdana"/>
          <w:sz w:val="20"/>
          <w:szCs w:val="20"/>
          <w:lang w:eastAsia="ar-SA"/>
        </w:rPr>
        <w:t xml:space="preserve">Most leases will not allow you to recover any costs from the service charge in connection with disputes between occupiers. </w:t>
      </w:r>
    </w:p>
    <w:p w14:paraId="5CEEC885" w14:textId="77777777" w:rsidR="00036723" w:rsidRDefault="00036723" w:rsidP="00FA618A">
      <w:pPr>
        <w:tabs>
          <w:tab w:val="left" w:pos="2127"/>
        </w:tabs>
        <w:overflowPunct w:val="0"/>
        <w:autoSpaceDE w:val="0"/>
        <w:textAlignment w:val="baseline"/>
        <w:rPr>
          <w:rFonts w:ascii="Verdana" w:hAnsi="Verdana"/>
          <w:sz w:val="20"/>
          <w:szCs w:val="20"/>
          <w:lang w:eastAsia="ar-SA"/>
        </w:rPr>
      </w:pPr>
    </w:p>
    <w:p w14:paraId="4F8F855C" w14:textId="77777777" w:rsidR="00036723" w:rsidRDefault="00036723" w:rsidP="00FA618A">
      <w:pPr>
        <w:tabs>
          <w:tab w:val="left" w:pos="2127"/>
        </w:tabs>
        <w:overflowPunct w:val="0"/>
        <w:autoSpaceDE w:val="0"/>
        <w:textAlignment w:val="baseline"/>
        <w:rPr>
          <w:rFonts w:ascii="Verdana" w:hAnsi="Verdana"/>
          <w:sz w:val="20"/>
          <w:szCs w:val="20"/>
          <w:lang w:eastAsia="ar-SA"/>
        </w:rPr>
      </w:pPr>
      <w:r>
        <w:rPr>
          <w:rFonts w:ascii="Verdana" w:hAnsi="Verdana"/>
          <w:sz w:val="20"/>
          <w:szCs w:val="20"/>
          <w:lang w:eastAsia="ar-SA"/>
        </w:rPr>
        <w:t xml:space="preserve">The local authority may help in establishing evidence of noise, </w:t>
      </w:r>
      <w:r w:rsidR="00771C5E">
        <w:rPr>
          <w:rFonts w:ascii="Verdana" w:hAnsi="Verdana"/>
          <w:sz w:val="20"/>
          <w:szCs w:val="20"/>
          <w:lang w:eastAsia="ar-SA"/>
        </w:rPr>
        <w:t>anti-social</w:t>
      </w:r>
      <w:r>
        <w:rPr>
          <w:rFonts w:ascii="Verdana" w:hAnsi="Verdana"/>
          <w:sz w:val="20"/>
          <w:szCs w:val="20"/>
          <w:lang w:eastAsia="ar-SA"/>
        </w:rPr>
        <w:t xml:space="preserve"> behaviour or keeping animals in unsuitable conditions.</w:t>
      </w:r>
    </w:p>
    <w:p w14:paraId="4FFBFB9A" w14:textId="77777777" w:rsidR="00036723" w:rsidRDefault="00036723" w:rsidP="00FA618A">
      <w:pPr>
        <w:tabs>
          <w:tab w:val="left" w:pos="2127"/>
        </w:tabs>
        <w:overflowPunct w:val="0"/>
        <w:autoSpaceDE w:val="0"/>
        <w:textAlignment w:val="baseline"/>
        <w:rPr>
          <w:rFonts w:ascii="Verdana" w:hAnsi="Verdana"/>
          <w:sz w:val="20"/>
          <w:szCs w:val="20"/>
          <w:lang w:eastAsia="ar-SA"/>
        </w:rPr>
      </w:pPr>
    </w:p>
    <w:p w14:paraId="10F03357" w14:textId="77777777" w:rsidR="00036723" w:rsidRDefault="00036723" w:rsidP="00FA618A">
      <w:pPr>
        <w:tabs>
          <w:tab w:val="left" w:pos="2127"/>
        </w:tabs>
        <w:overflowPunct w:val="0"/>
        <w:autoSpaceDE w:val="0"/>
        <w:textAlignment w:val="baseline"/>
        <w:rPr>
          <w:rFonts w:ascii="Verdana" w:hAnsi="Verdana"/>
          <w:sz w:val="20"/>
          <w:szCs w:val="20"/>
          <w:lang w:eastAsia="ar-SA"/>
        </w:rPr>
      </w:pPr>
      <w:r>
        <w:rPr>
          <w:rFonts w:ascii="Verdana" w:hAnsi="Verdana"/>
          <w:sz w:val="20"/>
          <w:szCs w:val="20"/>
          <w:lang w:eastAsia="ar-SA"/>
        </w:rPr>
        <w:t>You should always have regard to the enforceability clause in the lease before embarking on any action which involves expense from the service charge.</w:t>
      </w:r>
    </w:p>
    <w:p w14:paraId="69EE55C3" w14:textId="77777777" w:rsidR="00036723" w:rsidRDefault="00036723" w:rsidP="00FA618A">
      <w:pPr>
        <w:tabs>
          <w:tab w:val="left" w:pos="2127"/>
        </w:tabs>
        <w:overflowPunct w:val="0"/>
        <w:autoSpaceDE w:val="0"/>
        <w:textAlignment w:val="baseline"/>
        <w:rPr>
          <w:rFonts w:ascii="Verdana" w:hAnsi="Verdana"/>
          <w:sz w:val="20"/>
          <w:szCs w:val="20"/>
          <w:lang w:eastAsia="ar-SA"/>
        </w:rPr>
      </w:pPr>
    </w:p>
    <w:p w14:paraId="775D0CC7" w14:textId="77777777" w:rsidR="00036723" w:rsidRDefault="00770CAB" w:rsidP="00FA618A">
      <w:pPr>
        <w:tabs>
          <w:tab w:val="left" w:pos="2127"/>
        </w:tabs>
        <w:overflowPunct w:val="0"/>
        <w:autoSpaceDE w:val="0"/>
        <w:textAlignment w:val="baseline"/>
        <w:rPr>
          <w:rFonts w:ascii="Verdana" w:hAnsi="Verdana"/>
          <w:sz w:val="20"/>
          <w:szCs w:val="20"/>
          <w:lang w:eastAsia="ar-SA"/>
        </w:rPr>
      </w:pPr>
      <w:r>
        <w:rPr>
          <w:rFonts w:ascii="Verdana" w:hAnsi="Verdana"/>
          <w:sz w:val="20"/>
          <w:szCs w:val="20"/>
          <w:lang w:eastAsia="ar-SA"/>
        </w:rPr>
        <w:t>Leases typ</w:t>
      </w:r>
      <w:r w:rsidR="00036723">
        <w:rPr>
          <w:rFonts w:ascii="Verdana" w:hAnsi="Verdana"/>
          <w:sz w:val="20"/>
          <w:szCs w:val="20"/>
          <w:lang w:eastAsia="ar-SA"/>
        </w:rPr>
        <w:t>ically contain a mutual enforceability clause requiring landlords to seek an indemnity for their costs from leaseholders requesting enforcement.  This may also leave the landlord the option of choosing not to enforce if it is not ‘in the interests of good estate management’.</w:t>
      </w:r>
    </w:p>
    <w:p w14:paraId="47C0208F" w14:textId="77777777" w:rsidR="00170057" w:rsidRDefault="00170057" w:rsidP="00FA618A">
      <w:pPr>
        <w:tabs>
          <w:tab w:val="left" w:pos="2127"/>
        </w:tabs>
        <w:overflowPunct w:val="0"/>
        <w:autoSpaceDE w:val="0"/>
        <w:textAlignment w:val="baseline"/>
        <w:rPr>
          <w:rFonts w:ascii="Verdana" w:hAnsi="Verdana"/>
          <w:sz w:val="20"/>
          <w:szCs w:val="20"/>
          <w:lang w:eastAsia="ar-SA"/>
        </w:rPr>
      </w:pPr>
    </w:p>
    <w:p w14:paraId="30ADE7F0" w14:textId="77777777" w:rsidR="00FA618A" w:rsidRPr="00FA618A" w:rsidRDefault="00FA618A" w:rsidP="00FA618A">
      <w:pPr>
        <w:tabs>
          <w:tab w:val="left" w:pos="2127"/>
        </w:tabs>
        <w:overflowPunct w:val="0"/>
        <w:autoSpaceDE w:val="0"/>
        <w:textAlignment w:val="baseline"/>
        <w:rPr>
          <w:rFonts w:ascii="Verdana" w:hAnsi="Verdana"/>
          <w:sz w:val="20"/>
          <w:szCs w:val="20"/>
          <w:lang w:eastAsia="ar-SA"/>
        </w:rPr>
      </w:pPr>
      <w:r w:rsidRPr="00FA618A">
        <w:rPr>
          <w:rFonts w:ascii="Verdana" w:hAnsi="Verdana"/>
          <w:sz w:val="20"/>
          <w:szCs w:val="20"/>
          <w:lang w:eastAsia="ar-SA"/>
        </w:rPr>
        <w:t xml:space="preserve">Any enforcement action should be with your client’s authority and confirmation that the client will be responsible for the costs until or unless recovered from the leaseholder. This can be by way of requesting estimated costs in advance as part of the indemnity. </w:t>
      </w:r>
    </w:p>
    <w:p w14:paraId="1AA7C1CC" w14:textId="77777777" w:rsidR="00FA618A" w:rsidRPr="00FA618A" w:rsidRDefault="00FA618A" w:rsidP="00FA618A">
      <w:pPr>
        <w:tabs>
          <w:tab w:val="left" w:pos="2127"/>
        </w:tabs>
        <w:overflowPunct w:val="0"/>
        <w:autoSpaceDE w:val="0"/>
        <w:textAlignment w:val="baseline"/>
        <w:rPr>
          <w:rFonts w:ascii="Verdana" w:hAnsi="Verdana"/>
          <w:sz w:val="20"/>
          <w:szCs w:val="20"/>
          <w:lang w:eastAsia="ar-SA"/>
        </w:rPr>
      </w:pPr>
    </w:p>
    <w:p w14:paraId="30C28042" w14:textId="77777777" w:rsidR="00FA618A" w:rsidRPr="00FA618A" w:rsidRDefault="00FA618A" w:rsidP="00FA618A">
      <w:pPr>
        <w:tabs>
          <w:tab w:val="left" w:pos="2127"/>
        </w:tabs>
        <w:overflowPunct w:val="0"/>
        <w:autoSpaceDE w:val="0"/>
        <w:textAlignment w:val="baseline"/>
        <w:rPr>
          <w:rFonts w:ascii="Verdana" w:hAnsi="Verdana"/>
          <w:b/>
          <w:sz w:val="20"/>
          <w:szCs w:val="20"/>
          <w:lang w:eastAsia="ar-SA"/>
        </w:rPr>
      </w:pPr>
      <w:r w:rsidRPr="00FA618A">
        <w:rPr>
          <w:rFonts w:ascii="Verdana" w:hAnsi="Verdana"/>
          <w:sz w:val="20"/>
          <w:szCs w:val="20"/>
          <w:lang w:eastAsia="ar-SA"/>
        </w:rPr>
        <w:t>Complainants should be given realistic estimates of the likely time and cost involved in any enforcement. You should also consider other methods of dispute resolution such as mediation, be familiar with local mediation services and suggest this method of dispute resolution, where appropriate. Information on mediation service providers can be obtained from the National Mediation Helpline.</w:t>
      </w:r>
      <w:r w:rsidR="00770CAB">
        <w:rPr>
          <w:rFonts w:ascii="Verdana" w:hAnsi="Verdana"/>
          <w:sz w:val="20"/>
          <w:szCs w:val="20"/>
          <w:lang w:eastAsia="ar-SA"/>
        </w:rPr>
        <w:t xml:space="preserve"> (See Part 5.5 Alternative dispute resolution and mediation</w:t>
      </w:r>
      <w:r w:rsidR="00771C5E">
        <w:rPr>
          <w:rFonts w:ascii="Verdana" w:hAnsi="Verdana"/>
          <w:sz w:val="20"/>
          <w:szCs w:val="20"/>
          <w:lang w:eastAsia="ar-SA"/>
        </w:rPr>
        <w:t>.</w:t>
      </w:r>
      <w:r w:rsidR="00770CAB">
        <w:rPr>
          <w:rFonts w:ascii="Verdana" w:hAnsi="Verdana"/>
          <w:sz w:val="20"/>
          <w:szCs w:val="20"/>
          <w:lang w:eastAsia="ar-SA"/>
        </w:rPr>
        <w:t>)</w:t>
      </w:r>
    </w:p>
    <w:p w14:paraId="30BF32F4" w14:textId="77777777" w:rsidR="00FA618A" w:rsidRPr="00FA618A" w:rsidRDefault="00CA01E8" w:rsidP="00114E30">
      <w:pPr>
        <w:pStyle w:val="Heading2"/>
        <w:rPr>
          <w:lang w:eastAsia="ar-SA"/>
        </w:rPr>
      </w:pPr>
      <w:bookmarkStart w:id="88" w:name="_Toc299113134"/>
      <w:bookmarkStart w:id="89" w:name="_Toc415753208"/>
      <w:bookmarkStart w:id="90" w:name="_Toc443380540"/>
      <w:r>
        <w:rPr>
          <w:lang w:eastAsia="ar-SA"/>
        </w:rPr>
        <w:t>5.3</w:t>
      </w:r>
      <w:r w:rsidR="00B75352">
        <w:rPr>
          <w:lang w:eastAsia="ar-SA"/>
        </w:rPr>
        <w:tab/>
      </w:r>
      <w:r w:rsidR="00FA618A" w:rsidRPr="00FA618A">
        <w:rPr>
          <w:lang w:eastAsia="ar-SA"/>
        </w:rPr>
        <w:t>Disputes between landlord and leaseholder</w:t>
      </w:r>
      <w:bookmarkEnd w:id="88"/>
      <w:bookmarkEnd w:id="89"/>
      <w:bookmarkEnd w:id="90"/>
    </w:p>
    <w:p w14:paraId="32127F5A" w14:textId="77777777" w:rsidR="00FA618A" w:rsidRPr="00FA618A" w:rsidRDefault="00FA618A" w:rsidP="00FA618A">
      <w:pPr>
        <w:rPr>
          <w:lang w:eastAsia="ar-SA"/>
        </w:rPr>
      </w:pPr>
    </w:p>
    <w:p w14:paraId="0AAC68D4" w14:textId="77777777" w:rsidR="00FA618A" w:rsidRDefault="00FA618A" w:rsidP="00FA618A">
      <w:pPr>
        <w:tabs>
          <w:tab w:val="left" w:pos="1560"/>
        </w:tabs>
        <w:overflowPunct w:val="0"/>
        <w:autoSpaceDE w:val="0"/>
        <w:textAlignment w:val="baseline"/>
        <w:rPr>
          <w:rFonts w:ascii="Verdana" w:hAnsi="Verdana"/>
          <w:sz w:val="20"/>
          <w:szCs w:val="20"/>
          <w:lang w:eastAsia="ar-SA"/>
        </w:rPr>
      </w:pPr>
      <w:r w:rsidRPr="00FA618A">
        <w:rPr>
          <w:rFonts w:ascii="Verdana" w:hAnsi="Verdana"/>
          <w:sz w:val="20"/>
          <w:szCs w:val="20"/>
          <w:lang w:eastAsia="ar-SA"/>
        </w:rPr>
        <w:t xml:space="preserve">The lease agreement may contain a disputes procedure such as arbitration, which may involve extra costs. Following the introduction of the </w:t>
      </w:r>
      <w:r w:rsidRPr="00CA01E8">
        <w:rPr>
          <w:rFonts w:ascii="Verdana" w:hAnsi="Verdana"/>
          <w:i/>
          <w:sz w:val="20"/>
          <w:szCs w:val="20"/>
          <w:lang w:eastAsia="ar-SA"/>
        </w:rPr>
        <w:t xml:space="preserve">Commonhold and Leasehold Reform </w:t>
      </w:r>
      <w:r w:rsidRPr="00CA01E8">
        <w:rPr>
          <w:rFonts w:ascii="Verdana" w:hAnsi="Verdana"/>
          <w:i/>
          <w:sz w:val="20"/>
          <w:szCs w:val="20"/>
          <w:lang w:eastAsia="ar-SA"/>
        </w:rPr>
        <w:lastRenderedPageBreak/>
        <w:t xml:space="preserve">Act </w:t>
      </w:r>
      <w:r w:rsidRPr="00CA01E8">
        <w:rPr>
          <w:rFonts w:ascii="Verdana" w:hAnsi="Verdana"/>
          <w:sz w:val="20"/>
          <w:szCs w:val="20"/>
          <w:lang w:eastAsia="ar-SA"/>
        </w:rPr>
        <w:t>2002</w:t>
      </w:r>
      <w:r w:rsidRPr="00FA618A">
        <w:rPr>
          <w:rFonts w:ascii="Verdana" w:hAnsi="Verdana"/>
          <w:sz w:val="20"/>
          <w:szCs w:val="20"/>
          <w:lang w:eastAsia="ar-SA"/>
        </w:rPr>
        <w:t xml:space="preserve">, such clauses are likely to be void, and arbitration must be agreed post-dispute. </w:t>
      </w:r>
    </w:p>
    <w:p w14:paraId="133E4B49" w14:textId="77777777" w:rsidR="00D614EC" w:rsidRDefault="00D614EC" w:rsidP="00FA618A">
      <w:pPr>
        <w:tabs>
          <w:tab w:val="left" w:pos="1560"/>
        </w:tabs>
        <w:overflowPunct w:val="0"/>
        <w:autoSpaceDE w:val="0"/>
        <w:textAlignment w:val="baseline"/>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D614EC" w14:paraId="438E0B42" w14:textId="77777777" w:rsidTr="00D614EC">
        <w:tc>
          <w:tcPr>
            <w:tcW w:w="9242" w:type="dxa"/>
          </w:tcPr>
          <w:p w14:paraId="57DAE0D2" w14:textId="77777777" w:rsidR="00D614EC" w:rsidRDefault="00D13AAD" w:rsidP="00FA618A">
            <w:pPr>
              <w:tabs>
                <w:tab w:val="left" w:pos="1560"/>
              </w:tabs>
              <w:overflowPunct w:val="0"/>
              <w:autoSpaceDE w:val="0"/>
              <w:textAlignment w:val="baseline"/>
              <w:rPr>
                <w:rFonts w:ascii="Verdana" w:hAnsi="Verdana"/>
                <w:i/>
                <w:sz w:val="20"/>
                <w:szCs w:val="20"/>
                <w:lang w:eastAsia="ar-SA"/>
              </w:rPr>
            </w:pPr>
            <w:r>
              <w:rPr>
                <w:rFonts w:ascii="Verdana" w:hAnsi="Verdana"/>
                <w:i/>
                <w:sz w:val="20"/>
                <w:szCs w:val="20"/>
                <w:lang w:eastAsia="ar-SA"/>
              </w:rPr>
              <w:t>s.</w:t>
            </w:r>
            <w:r w:rsidR="00D614EC">
              <w:rPr>
                <w:rFonts w:ascii="Verdana" w:hAnsi="Verdana"/>
                <w:i/>
                <w:sz w:val="20"/>
                <w:szCs w:val="20"/>
                <w:lang w:eastAsia="ar-SA"/>
              </w:rPr>
              <w:t>27A(6)</w:t>
            </w:r>
            <w:r>
              <w:rPr>
                <w:rFonts w:ascii="Verdana" w:hAnsi="Verdana"/>
                <w:i/>
                <w:sz w:val="20"/>
                <w:szCs w:val="20"/>
                <w:lang w:eastAsia="ar-SA"/>
              </w:rPr>
              <w:t xml:space="preserve"> </w:t>
            </w:r>
            <w:r w:rsidR="00D614EC">
              <w:rPr>
                <w:rFonts w:ascii="Verdana" w:hAnsi="Verdana"/>
                <w:i/>
                <w:sz w:val="20"/>
                <w:szCs w:val="20"/>
                <w:lang w:eastAsia="ar-SA"/>
              </w:rPr>
              <w:t>Landlord and Tenant Act 1985 (as inserted by s</w:t>
            </w:r>
            <w:r>
              <w:rPr>
                <w:rFonts w:ascii="Verdana" w:hAnsi="Verdana"/>
                <w:i/>
                <w:sz w:val="20"/>
                <w:szCs w:val="20"/>
                <w:lang w:eastAsia="ar-SA"/>
              </w:rPr>
              <w:t>.</w:t>
            </w:r>
            <w:r w:rsidR="00D614EC">
              <w:rPr>
                <w:rFonts w:ascii="Verdana" w:hAnsi="Verdana"/>
                <w:i/>
                <w:sz w:val="20"/>
                <w:szCs w:val="20"/>
                <w:lang w:eastAsia="ar-SA"/>
              </w:rPr>
              <w:t>155</w:t>
            </w:r>
            <w:r>
              <w:rPr>
                <w:rFonts w:ascii="Verdana" w:hAnsi="Verdana"/>
                <w:i/>
                <w:sz w:val="20"/>
                <w:szCs w:val="20"/>
                <w:lang w:eastAsia="ar-SA"/>
              </w:rPr>
              <w:t xml:space="preserve"> </w:t>
            </w:r>
            <w:r w:rsidR="00D614EC">
              <w:rPr>
                <w:rFonts w:ascii="Verdana" w:hAnsi="Verdana"/>
                <w:i/>
                <w:sz w:val="20"/>
                <w:szCs w:val="20"/>
                <w:lang w:eastAsia="ar-SA"/>
              </w:rPr>
              <w:t>Commonhold and Leasehold Reform Act 2002)</w:t>
            </w:r>
          </w:p>
          <w:p w14:paraId="02EFC610" w14:textId="77777777" w:rsidR="00D614EC" w:rsidRPr="00771C5E" w:rsidRDefault="00D614EC" w:rsidP="00D13AAD">
            <w:pPr>
              <w:tabs>
                <w:tab w:val="left" w:pos="1560"/>
              </w:tabs>
              <w:overflowPunct w:val="0"/>
              <w:autoSpaceDE w:val="0"/>
              <w:textAlignment w:val="baseline"/>
              <w:rPr>
                <w:rFonts w:ascii="Verdana" w:hAnsi="Verdana"/>
                <w:i/>
                <w:sz w:val="20"/>
                <w:szCs w:val="20"/>
                <w:lang w:eastAsia="ar-SA"/>
              </w:rPr>
            </w:pPr>
            <w:r>
              <w:rPr>
                <w:rFonts w:ascii="Verdana" w:hAnsi="Verdana"/>
                <w:i/>
                <w:sz w:val="20"/>
                <w:szCs w:val="20"/>
                <w:lang w:eastAsia="ar-SA"/>
              </w:rPr>
              <w:t>Schedule 11</w:t>
            </w:r>
            <w:r w:rsidR="00D13AAD">
              <w:rPr>
                <w:rFonts w:ascii="Verdana" w:hAnsi="Verdana"/>
                <w:i/>
                <w:sz w:val="20"/>
                <w:szCs w:val="20"/>
                <w:lang w:eastAsia="ar-SA"/>
              </w:rPr>
              <w:t xml:space="preserve"> </w:t>
            </w:r>
            <w:r>
              <w:rPr>
                <w:rFonts w:ascii="Verdana" w:hAnsi="Verdana"/>
                <w:i/>
                <w:sz w:val="20"/>
                <w:szCs w:val="20"/>
                <w:lang w:eastAsia="ar-SA"/>
              </w:rPr>
              <w:t>Commonhold and Leasehold Reform Act 2002</w:t>
            </w:r>
          </w:p>
        </w:tc>
      </w:tr>
    </w:tbl>
    <w:p w14:paraId="3B52CCB4" w14:textId="77777777" w:rsidR="00D614EC" w:rsidRPr="00FA618A" w:rsidRDefault="00D614EC" w:rsidP="00FA618A">
      <w:pPr>
        <w:tabs>
          <w:tab w:val="left" w:pos="1560"/>
        </w:tabs>
        <w:overflowPunct w:val="0"/>
        <w:autoSpaceDE w:val="0"/>
        <w:textAlignment w:val="baseline"/>
        <w:rPr>
          <w:rFonts w:ascii="Verdana" w:hAnsi="Verdana"/>
          <w:sz w:val="20"/>
          <w:szCs w:val="20"/>
          <w:lang w:eastAsia="ar-SA"/>
        </w:rPr>
      </w:pPr>
    </w:p>
    <w:p w14:paraId="7283EB2E" w14:textId="77777777" w:rsidR="00FA618A" w:rsidRPr="00FA618A" w:rsidRDefault="00FA618A" w:rsidP="00FA618A">
      <w:pPr>
        <w:tabs>
          <w:tab w:val="left" w:pos="1560"/>
        </w:tabs>
        <w:overflowPunct w:val="0"/>
        <w:autoSpaceDE w:val="0"/>
        <w:textAlignment w:val="baseline"/>
        <w:rPr>
          <w:rFonts w:ascii="Verdana" w:hAnsi="Verdana"/>
          <w:sz w:val="20"/>
          <w:szCs w:val="20"/>
          <w:lang w:eastAsia="ar-SA"/>
        </w:rPr>
      </w:pPr>
    </w:p>
    <w:p w14:paraId="49E24317" w14:textId="77777777" w:rsidR="00FA618A" w:rsidRPr="00FA618A" w:rsidRDefault="003C793B" w:rsidP="00D74BA1">
      <w:pPr>
        <w:pStyle w:val="BodyText"/>
      </w:pPr>
      <w:r>
        <w:t>The landlord</w:t>
      </w:r>
      <w:r w:rsidR="00FA618A" w:rsidRPr="00FA618A">
        <w:t xml:space="preserve"> should try to resolve the dispute by informal means and consider suggesting mediation or arbitration by agreement, rather than litigation, as a way of settling particular disputes. The leaseholder should be recommended to seek legal advice on any such suggestion.</w:t>
      </w:r>
    </w:p>
    <w:p w14:paraId="08349B1B" w14:textId="77777777" w:rsidR="00FA618A" w:rsidRPr="00FA618A" w:rsidRDefault="00FA618A" w:rsidP="00D74BA1">
      <w:pPr>
        <w:pStyle w:val="BodyText"/>
      </w:pPr>
    </w:p>
    <w:p w14:paraId="652F14CD" w14:textId="73EF2A14" w:rsidR="00FA618A" w:rsidRPr="00FA618A" w:rsidRDefault="00FA618A" w:rsidP="00D74BA1">
      <w:pPr>
        <w:pStyle w:val="BodyText"/>
      </w:pPr>
      <w:r w:rsidRPr="00FA618A">
        <w:t xml:space="preserve">Unresolved disputes </w:t>
      </w:r>
      <w:r w:rsidRPr="00D74BA1">
        <w:t xml:space="preserve">concerning level, quality and/or cost of services recovered as service charges </w:t>
      </w:r>
      <w:r w:rsidR="00865AE3" w:rsidRPr="00D74BA1">
        <w:t>may</w:t>
      </w:r>
      <w:r w:rsidRPr="00D74BA1">
        <w:t xml:space="preserve"> form the basis of an application to </w:t>
      </w:r>
      <w:r w:rsidR="004A7ECC">
        <w:t xml:space="preserve">the </w:t>
      </w:r>
      <w:r w:rsidR="00517F33" w:rsidRPr="00D74BA1">
        <w:t>FT</w:t>
      </w:r>
      <w:r w:rsidRPr="00D74BA1">
        <w:t xml:space="preserve">T. You should, therefore, respond to any notification of dissatisfaction from clients and customers by ensuring that services and monitoring procedures are adequate and represent value for money. Any genuine service delivery issues should be addressed </w:t>
      </w:r>
      <w:r w:rsidR="003C793B" w:rsidRPr="00D74BA1">
        <w:t>in a timely manner</w:t>
      </w:r>
      <w:r w:rsidRPr="00D74BA1">
        <w:t>, and your client and customers should be kept informed of your actions.</w:t>
      </w:r>
    </w:p>
    <w:p w14:paraId="5A3DECF0" w14:textId="77777777" w:rsidR="00FA618A" w:rsidRDefault="00882CFC" w:rsidP="00114E30">
      <w:pPr>
        <w:pStyle w:val="Heading2"/>
        <w:rPr>
          <w:lang w:eastAsia="ar-SA"/>
        </w:rPr>
      </w:pPr>
      <w:bookmarkStart w:id="91" w:name="_Toc299113135"/>
      <w:bookmarkStart w:id="92" w:name="_Toc415753209"/>
      <w:bookmarkStart w:id="93" w:name="_Toc443380541"/>
      <w:r>
        <w:rPr>
          <w:lang w:eastAsia="ar-SA"/>
        </w:rPr>
        <w:t>5.4</w:t>
      </w:r>
      <w:r w:rsidR="00B75352">
        <w:rPr>
          <w:lang w:eastAsia="ar-SA"/>
        </w:rPr>
        <w:tab/>
      </w:r>
      <w:r w:rsidR="00FA618A" w:rsidRPr="00517F33">
        <w:rPr>
          <w:lang w:eastAsia="ar-SA"/>
        </w:rPr>
        <w:t>Complaints</w:t>
      </w:r>
      <w:bookmarkEnd w:id="91"/>
      <w:bookmarkEnd w:id="92"/>
      <w:bookmarkEnd w:id="93"/>
    </w:p>
    <w:p w14:paraId="14B7A5AE" w14:textId="77777777" w:rsidR="00FA618A" w:rsidRPr="00FA618A" w:rsidRDefault="00FA618A" w:rsidP="00FA618A">
      <w:pPr>
        <w:tabs>
          <w:tab w:val="left" w:pos="2127"/>
        </w:tabs>
        <w:overflowPunct w:val="0"/>
        <w:autoSpaceDE w:val="0"/>
        <w:textAlignment w:val="baseline"/>
        <w:rPr>
          <w:rFonts w:ascii="Verdana" w:hAnsi="Verdana"/>
          <w:sz w:val="20"/>
          <w:szCs w:val="20"/>
          <w:lang w:eastAsia="ar-SA"/>
        </w:rPr>
      </w:pPr>
    </w:p>
    <w:p w14:paraId="645BCCAA" w14:textId="77777777" w:rsidR="00FA618A" w:rsidRPr="00FA618A" w:rsidRDefault="00FA618A" w:rsidP="00FA618A">
      <w:pPr>
        <w:tabs>
          <w:tab w:val="left" w:pos="2127"/>
        </w:tabs>
        <w:overflowPunct w:val="0"/>
        <w:autoSpaceDE w:val="0"/>
        <w:textAlignment w:val="baseline"/>
        <w:rPr>
          <w:rFonts w:ascii="Verdana" w:hAnsi="Verdana"/>
          <w:sz w:val="20"/>
          <w:szCs w:val="20"/>
          <w:lang w:eastAsia="ar-SA"/>
        </w:rPr>
      </w:pPr>
      <w:r w:rsidRPr="00FA618A">
        <w:rPr>
          <w:rFonts w:ascii="Verdana" w:hAnsi="Verdana"/>
          <w:sz w:val="20"/>
          <w:szCs w:val="20"/>
          <w:lang w:eastAsia="ar-SA"/>
        </w:rPr>
        <w:t xml:space="preserve">It is not always straightforward to differentiate between a complaint against an agent and landlord/leaseholder disputes. </w:t>
      </w:r>
      <w:r w:rsidRPr="0093458B">
        <w:rPr>
          <w:rFonts w:ascii="Verdana" w:hAnsi="Verdana"/>
          <w:sz w:val="20"/>
          <w:szCs w:val="20"/>
          <w:lang w:eastAsia="ar-SA"/>
        </w:rPr>
        <w:t>Complaints about matters such as service delivery, timescales and cost are typically landlord/leaseholder disputes</w:t>
      </w:r>
      <w:r w:rsidR="00517F33" w:rsidRPr="0093458B">
        <w:rPr>
          <w:rFonts w:ascii="Verdana" w:hAnsi="Verdana"/>
          <w:sz w:val="20"/>
          <w:szCs w:val="20"/>
          <w:lang w:eastAsia="ar-SA"/>
        </w:rPr>
        <w:t xml:space="preserve"> (see </w:t>
      </w:r>
      <w:r w:rsidR="00770CAB">
        <w:rPr>
          <w:rFonts w:ascii="Verdana" w:hAnsi="Verdana"/>
          <w:sz w:val="20"/>
          <w:szCs w:val="20"/>
          <w:lang w:eastAsia="ar-SA"/>
        </w:rPr>
        <w:t>Part</w:t>
      </w:r>
      <w:r w:rsidR="0093458B">
        <w:rPr>
          <w:rFonts w:ascii="Verdana" w:hAnsi="Verdana"/>
          <w:sz w:val="20"/>
          <w:szCs w:val="20"/>
          <w:lang w:eastAsia="ar-SA"/>
        </w:rPr>
        <w:t xml:space="preserve"> </w:t>
      </w:r>
      <w:r w:rsidR="0093458B" w:rsidRPr="0093458B">
        <w:rPr>
          <w:rFonts w:ascii="Verdana" w:hAnsi="Verdana"/>
          <w:sz w:val="20"/>
          <w:szCs w:val="20"/>
          <w:lang w:eastAsia="ar-SA"/>
        </w:rPr>
        <w:t>5.3</w:t>
      </w:r>
      <w:r w:rsidR="0093458B">
        <w:rPr>
          <w:rFonts w:ascii="Verdana" w:hAnsi="Verdana"/>
          <w:sz w:val="20"/>
          <w:szCs w:val="20"/>
          <w:lang w:eastAsia="ar-SA"/>
        </w:rPr>
        <w:t>,</w:t>
      </w:r>
      <w:r w:rsidR="0093458B" w:rsidRPr="0093458B">
        <w:rPr>
          <w:rFonts w:ascii="Verdana" w:hAnsi="Verdana"/>
          <w:sz w:val="20"/>
          <w:szCs w:val="20"/>
          <w:lang w:eastAsia="ar-SA"/>
        </w:rPr>
        <w:t xml:space="preserve"> Disputes between landlord and leaseholder</w:t>
      </w:r>
      <w:r w:rsidR="00517F33" w:rsidRPr="0093458B">
        <w:rPr>
          <w:rFonts w:ascii="Verdana" w:hAnsi="Verdana"/>
          <w:sz w:val="20"/>
          <w:szCs w:val="20"/>
          <w:lang w:eastAsia="ar-SA"/>
        </w:rPr>
        <w:t>).</w:t>
      </w:r>
      <w:r w:rsidRPr="0093458B">
        <w:rPr>
          <w:rFonts w:ascii="Verdana" w:hAnsi="Verdana"/>
          <w:sz w:val="20"/>
          <w:szCs w:val="20"/>
          <w:lang w:eastAsia="ar-SA"/>
        </w:rPr>
        <w:t xml:space="preserve"> This</w:t>
      </w:r>
      <w:r w:rsidRPr="00FA618A">
        <w:rPr>
          <w:rFonts w:ascii="Verdana" w:hAnsi="Verdana"/>
          <w:sz w:val="20"/>
          <w:szCs w:val="20"/>
          <w:lang w:eastAsia="ar-SA"/>
        </w:rPr>
        <w:t xml:space="preserve"> section covers complaints against the direct actions and/or behaviour of the managing agent.</w:t>
      </w:r>
    </w:p>
    <w:p w14:paraId="30C78866" w14:textId="77777777" w:rsidR="00FA618A" w:rsidRPr="00FA618A" w:rsidRDefault="00FA618A" w:rsidP="00FA618A">
      <w:pPr>
        <w:tabs>
          <w:tab w:val="left" w:pos="2127"/>
        </w:tabs>
        <w:overflowPunct w:val="0"/>
        <w:autoSpaceDE w:val="0"/>
        <w:textAlignment w:val="baseline"/>
        <w:rPr>
          <w:rFonts w:ascii="Verdana" w:hAnsi="Verdana"/>
          <w:sz w:val="20"/>
          <w:szCs w:val="20"/>
          <w:lang w:eastAsia="ar-SA"/>
        </w:rPr>
      </w:pPr>
    </w:p>
    <w:p w14:paraId="71C88772" w14:textId="77777777" w:rsidR="00FA618A" w:rsidRDefault="00FA618A" w:rsidP="00FA618A">
      <w:pPr>
        <w:tabs>
          <w:tab w:val="left" w:pos="2127"/>
        </w:tabs>
        <w:overflowPunct w:val="0"/>
        <w:autoSpaceDE w:val="0"/>
        <w:textAlignment w:val="baseline"/>
        <w:rPr>
          <w:rFonts w:ascii="Verdana" w:hAnsi="Verdana"/>
          <w:sz w:val="20"/>
          <w:szCs w:val="20"/>
          <w:lang w:eastAsia="ar-SA"/>
        </w:rPr>
      </w:pPr>
      <w:r w:rsidRPr="00FA618A">
        <w:rPr>
          <w:rFonts w:ascii="Verdana" w:hAnsi="Verdana"/>
          <w:sz w:val="20"/>
          <w:szCs w:val="20"/>
          <w:lang w:eastAsia="ar-SA"/>
        </w:rPr>
        <w:t xml:space="preserve">You </w:t>
      </w:r>
      <w:r w:rsidR="00F83A82">
        <w:rPr>
          <w:rFonts w:ascii="Verdana" w:hAnsi="Verdana"/>
          <w:sz w:val="20"/>
          <w:szCs w:val="20"/>
          <w:lang w:eastAsia="ar-SA"/>
        </w:rPr>
        <w:t>must</w:t>
      </w:r>
      <w:r w:rsidRPr="00FA618A">
        <w:rPr>
          <w:rFonts w:ascii="Verdana" w:hAnsi="Verdana"/>
          <w:sz w:val="20"/>
          <w:szCs w:val="20"/>
          <w:lang w:eastAsia="ar-SA"/>
        </w:rPr>
        <w:t xml:space="preserve"> have a formal written complaints handling procedure in place to deal with complaints about your own work and that of your staff. The procedure should be made available to your client and leaseholders. It should include a </w:t>
      </w:r>
      <w:r w:rsidR="000E4E40">
        <w:rPr>
          <w:rFonts w:ascii="Verdana" w:hAnsi="Verdana"/>
          <w:sz w:val="20"/>
          <w:szCs w:val="20"/>
          <w:lang w:eastAsia="ar-SA"/>
        </w:rPr>
        <w:t xml:space="preserve">short </w:t>
      </w:r>
      <w:r w:rsidRPr="00FA618A">
        <w:rPr>
          <w:rFonts w:ascii="Verdana" w:hAnsi="Verdana"/>
          <w:sz w:val="20"/>
          <w:szCs w:val="20"/>
          <w:lang w:eastAsia="ar-SA"/>
        </w:rPr>
        <w:t>series of steps and response times for its various stages and should provide for leaseholders to complain to the landlord.</w:t>
      </w:r>
      <w:r w:rsidR="00615983">
        <w:rPr>
          <w:rFonts w:ascii="Verdana" w:hAnsi="Verdana"/>
          <w:sz w:val="20"/>
          <w:szCs w:val="20"/>
          <w:lang w:eastAsia="ar-SA"/>
        </w:rPr>
        <w:t xml:space="preserve"> </w:t>
      </w:r>
      <w:r w:rsidR="00517F33">
        <w:rPr>
          <w:rFonts w:ascii="Verdana" w:hAnsi="Verdana"/>
          <w:sz w:val="20"/>
          <w:szCs w:val="20"/>
          <w:lang w:eastAsia="ar-SA"/>
        </w:rPr>
        <w:t>The procedure should provide for complaints about your staff to be made to a responsible principal and for them to be investigated quickly and fairly.</w:t>
      </w:r>
      <w:r w:rsidR="001701ED">
        <w:rPr>
          <w:rFonts w:ascii="Verdana" w:hAnsi="Verdana"/>
          <w:sz w:val="20"/>
          <w:szCs w:val="20"/>
          <w:lang w:eastAsia="ar-SA"/>
        </w:rPr>
        <w:t xml:space="preserve">  It must include details of the nominate</w:t>
      </w:r>
      <w:r w:rsidR="00094296">
        <w:rPr>
          <w:rFonts w:ascii="Verdana" w:hAnsi="Verdana"/>
          <w:sz w:val="20"/>
          <w:szCs w:val="20"/>
          <w:lang w:eastAsia="ar-SA"/>
        </w:rPr>
        <w:t>d Ombudsman Scheme to which you belong</w:t>
      </w:r>
      <w:r w:rsidR="001701ED">
        <w:rPr>
          <w:rFonts w:ascii="Verdana" w:hAnsi="Verdana"/>
          <w:sz w:val="20"/>
          <w:szCs w:val="20"/>
          <w:lang w:eastAsia="ar-SA"/>
        </w:rPr>
        <w:t>.</w:t>
      </w:r>
    </w:p>
    <w:p w14:paraId="35010AD0" w14:textId="77777777" w:rsidR="00517F33" w:rsidRDefault="00517F33" w:rsidP="00517F33">
      <w:pPr>
        <w:tabs>
          <w:tab w:val="left" w:pos="2127"/>
        </w:tabs>
        <w:overflowPunct w:val="0"/>
        <w:autoSpaceDE w:val="0"/>
        <w:textAlignment w:val="baseline"/>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983C01" w14:paraId="5AA370BF" w14:textId="77777777" w:rsidTr="00983C01">
        <w:tc>
          <w:tcPr>
            <w:tcW w:w="9242" w:type="dxa"/>
          </w:tcPr>
          <w:p w14:paraId="0408A4B5" w14:textId="77777777" w:rsidR="00983C01" w:rsidRDefault="00983C01" w:rsidP="00D13AAD">
            <w:pPr>
              <w:widowControl w:val="0"/>
              <w:autoSpaceDE w:val="0"/>
              <w:autoSpaceDN w:val="0"/>
              <w:adjustRightInd w:val="0"/>
              <w:spacing w:line="243" w:lineRule="auto"/>
              <w:ind w:right="-41"/>
              <w:rPr>
                <w:rFonts w:ascii="Verdana" w:hAnsi="Verdana"/>
                <w:sz w:val="20"/>
                <w:szCs w:val="20"/>
                <w:lang w:eastAsia="ar-SA"/>
              </w:rPr>
            </w:pPr>
            <w:r w:rsidRPr="0048281E">
              <w:rPr>
                <w:rFonts w:ascii="Verdana" w:hAnsi="Verdana"/>
                <w:i/>
                <w:sz w:val="20"/>
                <w:szCs w:val="20"/>
              </w:rPr>
              <w:t>Redress Schemes for Lettings Agency Work and Property Management Work (Requirement to Belong to a Scheme etc)(England) Order 2014 (SI 2014</w:t>
            </w:r>
            <w:r w:rsidR="00771C5E">
              <w:rPr>
                <w:rFonts w:ascii="Verdana" w:hAnsi="Verdana"/>
                <w:i/>
                <w:sz w:val="20"/>
                <w:szCs w:val="20"/>
              </w:rPr>
              <w:t>/</w:t>
            </w:r>
            <w:r w:rsidRPr="0048281E">
              <w:rPr>
                <w:rFonts w:ascii="Verdana" w:hAnsi="Verdana"/>
                <w:i/>
                <w:sz w:val="20"/>
                <w:szCs w:val="20"/>
              </w:rPr>
              <w:t>2359)</w:t>
            </w:r>
          </w:p>
        </w:tc>
      </w:tr>
    </w:tbl>
    <w:p w14:paraId="4B2923AE" w14:textId="77777777" w:rsidR="00983C01" w:rsidRDefault="00983C01" w:rsidP="00517F33">
      <w:pPr>
        <w:tabs>
          <w:tab w:val="left" w:pos="2127"/>
        </w:tabs>
        <w:overflowPunct w:val="0"/>
        <w:autoSpaceDE w:val="0"/>
        <w:textAlignment w:val="baseline"/>
        <w:rPr>
          <w:rFonts w:ascii="Verdana" w:hAnsi="Verdana"/>
          <w:sz w:val="20"/>
          <w:szCs w:val="20"/>
          <w:lang w:eastAsia="ar-SA"/>
        </w:rPr>
      </w:pPr>
    </w:p>
    <w:p w14:paraId="044AB151" w14:textId="77777777" w:rsidR="00517F33" w:rsidRPr="00D74BA1" w:rsidRDefault="00517F33" w:rsidP="00D74BA1">
      <w:pPr>
        <w:pStyle w:val="onlinetext"/>
      </w:pPr>
      <w:r w:rsidRPr="00D74BA1">
        <w:t>The lease/tenancy</w:t>
      </w:r>
      <w:r w:rsidR="00770CAB" w:rsidRPr="00D74BA1">
        <w:t xml:space="preserve"> agreement</w:t>
      </w:r>
      <w:r w:rsidRPr="00D74BA1">
        <w:t xml:space="preserve"> may contain a disputes procedure such as arbitration.</w:t>
      </w:r>
      <w:r w:rsidR="00615983" w:rsidRPr="00D74BA1">
        <w:t xml:space="preserve"> </w:t>
      </w:r>
      <w:r w:rsidRPr="00D74BA1">
        <w:t>Such formal arrangements may involve extra costs, and</w:t>
      </w:r>
      <w:r w:rsidR="00615983" w:rsidRPr="00D74BA1">
        <w:t xml:space="preserve"> </w:t>
      </w:r>
      <w:r w:rsidRPr="00D74BA1">
        <w:t>any such agreement contained in a long lease is not valid, unless it is as a result of an agreement after the dispute has arisen.</w:t>
      </w:r>
      <w:r w:rsidR="00615983" w:rsidRPr="00D74BA1">
        <w:t xml:space="preserve"> </w:t>
      </w:r>
      <w:r w:rsidRPr="00D74BA1">
        <w:t>It is desirable to try to resolve the dispute by informal means before turning to any formal provision in the lease or tenancy agreement.</w:t>
      </w:r>
    </w:p>
    <w:p w14:paraId="40812181" w14:textId="77777777" w:rsidR="00517F33" w:rsidRDefault="00517F33" w:rsidP="00D74BA1">
      <w:pPr>
        <w:pStyle w:val="onlinetext"/>
      </w:pPr>
      <w:r w:rsidRPr="00517F33">
        <w:t>Qualif</w:t>
      </w:r>
      <w:r w:rsidRPr="00517F33">
        <w:rPr>
          <w:spacing w:val="4"/>
        </w:rPr>
        <w:t>y</w:t>
      </w:r>
      <w:r w:rsidRPr="00517F33">
        <w:t>ing</w:t>
      </w:r>
      <w:r w:rsidRPr="00517F33">
        <w:rPr>
          <w:spacing w:val="-9"/>
        </w:rPr>
        <w:t xml:space="preserve"> </w:t>
      </w:r>
      <w:r w:rsidR="00865AE3">
        <w:t>leaseholders</w:t>
      </w:r>
      <w:r w:rsidRPr="00517F33">
        <w:rPr>
          <w:spacing w:val="22"/>
        </w:rPr>
        <w:t xml:space="preserve"> </w:t>
      </w:r>
      <w:r w:rsidRPr="00517F33">
        <w:t>h</w:t>
      </w:r>
      <w:r w:rsidRPr="00517F33">
        <w:rPr>
          <w:spacing w:val="-4"/>
        </w:rPr>
        <w:t>a</w:t>
      </w:r>
      <w:r w:rsidRPr="00517F33">
        <w:rPr>
          <w:spacing w:val="-3"/>
        </w:rPr>
        <w:t>v</w:t>
      </w:r>
      <w:r w:rsidRPr="00517F33">
        <w:t>e</w:t>
      </w:r>
      <w:r w:rsidRPr="00517F33">
        <w:rPr>
          <w:spacing w:val="-3"/>
        </w:rPr>
        <w:t xml:space="preserve"> </w:t>
      </w:r>
      <w:r w:rsidRPr="00517F33">
        <w:t>the</w:t>
      </w:r>
      <w:r w:rsidRPr="00517F33">
        <w:rPr>
          <w:spacing w:val="16"/>
        </w:rPr>
        <w:t xml:space="preserve"> </w:t>
      </w:r>
      <w:r w:rsidRPr="00517F33">
        <w:rPr>
          <w:spacing w:val="3"/>
        </w:rPr>
        <w:t>r</w:t>
      </w:r>
      <w:r w:rsidRPr="00517F33">
        <w:rPr>
          <w:spacing w:val="1"/>
        </w:rPr>
        <w:t>i</w:t>
      </w:r>
      <w:r w:rsidRPr="00517F33">
        <w:rPr>
          <w:spacing w:val="3"/>
        </w:rPr>
        <w:t>g</w:t>
      </w:r>
      <w:r w:rsidRPr="00517F33">
        <w:t>ht</w:t>
      </w:r>
      <w:r w:rsidRPr="00517F33">
        <w:rPr>
          <w:spacing w:val="17"/>
        </w:rPr>
        <w:t xml:space="preserve"> </w:t>
      </w:r>
      <w:r w:rsidRPr="00517F33">
        <w:rPr>
          <w:spacing w:val="-2"/>
        </w:rPr>
        <w:t>t</w:t>
      </w:r>
      <w:r w:rsidRPr="00517F33">
        <w:t>o</w:t>
      </w:r>
      <w:r w:rsidRPr="00517F33">
        <w:rPr>
          <w:spacing w:val="18"/>
        </w:rPr>
        <w:t xml:space="preserve"> </w:t>
      </w:r>
      <w:r w:rsidRPr="00517F33">
        <w:t>h</w:t>
      </w:r>
      <w:r w:rsidRPr="00517F33">
        <w:rPr>
          <w:spacing w:val="-4"/>
        </w:rPr>
        <w:t>a</w:t>
      </w:r>
      <w:r w:rsidRPr="00517F33">
        <w:rPr>
          <w:spacing w:val="-3"/>
        </w:rPr>
        <w:t>v</w:t>
      </w:r>
      <w:r w:rsidRPr="00517F33">
        <w:t>e</w:t>
      </w:r>
      <w:r w:rsidRPr="00517F33">
        <w:rPr>
          <w:spacing w:val="-3"/>
        </w:rPr>
        <w:t xml:space="preserve"> </w:t>
      </w:r>
      <w:r w:rsidRPr="00517F33">
        <w:t>a</w:t>
      </w:r>
      <w:r w:rsidRPr="00517F33">
        <w:rPr>
          <w:spacing w:val="7"/>
        </w:rPr>
        <w:t xml:space="preserve"> </w:t>
      </w:r>
      <w:r w:rsidRPr="00517F33">
        <w:t>management</w:t>
      </w:r>
      <w:r w:rsidRPr="00517F33">
        <w:rPr>
          <w:spacing w:val="29"/>
        </w:rPr>
        <w:t xml:space="preserve"> </w:t>
      </w:r>
      <w:r w:rsidRPr="00517F33">
        <w:t>audit</w:t>
      </w:r>
      <w:r w:rsidRPr="00517F33">
        <w:rPr>
          <w:spacing w:val="25"/>
        </w:rPr>
        <w:t xml:space="preserve"> </w:t>
      </w:r>
      <w:r w:rsidRPr="00517F33">
        <w:t>ca</w:t>
      </w:r>
      <w:r w:rsidRPr="00517F33">
        <w:rPr>
          <w:spacing w:val="3"/>
        </w:rPr>
        <w:t>rr</w:t>
      </w:r>
      <w:r w:rsidRPr="00517F33">
        <w:rPr>
          <w:spacing w:val="1"/>
        </w:rPr>
        <w:t>i</w:t>
      </w:r>
      <w:r w:rsidRPr="00517F33">
        <w:t>ed</w:t>
      </w:r>
      <w:r w:rsidRPr="00517F33">
        <w:rPr>
          <w:spacing w:val="4"/>
        </w:rPr>
        <w:t xml:space="preserve"> </w:t>
      </w:r>
      <w:r w:rsidRPr="00517F33">
        <w:rPr>
          <w:spacing w:val="2"/>
          <w:w w:val="105"/>
        </w:rPr>
        <w:t>out</w:t>
      </w:r>
      <w:r w:rsidRPr="00517F33">
        <w:rPr>
          <w:w w:val="105"/>
        </w:rPr>
        <w:t>.</w:t>
      </w:r>
      <w:r w:rsidRPr="00517F33">
        <w:rPr>
          <w:spacing w:val="8"/>
        </w:rPr>
        <w:t xml:space="preserve"> </w:t>
      </w:r>
      <w:r w:rsidRPr="00517F33">
        <w:rPr>
          <w:spacing w:val="2"/>
        </w:rPr>
        <w:t>Landlo</w:t>
      </w:r>
      <w:r w:rsidRPr="00517F33">
        <w:rPr>
          <w:spacing w:val="-1"/>
        </w:rPr>
        <w:t>r</w:t>
      </w:r>
      <w:r w:rsidRPr="00517F33">
        <w:rPr>
          <w:spacing w:val="2"/>
          <w:w w:val="99"/>
        </w:rPr>
        <w:t>d</w:t>
      </w:r>
      <w:r w:rsidRPr="00517F33">
        <w:rPr>
          <w:w w:val="99"/>
        </w:rPr>
        <w:t>s</w:t>
      </w:r>
      <w:r w:rsidRPr="00517F33">
        <w:rPr>
          <w:spacing w:val="15"/>
        </w:rPr>
        <w:t xml:space="preserve"> </w:t>
      </w:r>
      <w:r w:rsidRPr="00517F33">
        <w:rPr>
          <w:spacing w:val="2"/>
        </w:rPr>
        <w:t>an</w:t>
      </w:r>
      <w:r w:rsidRPr="00517F33">
        <w:t>d</w:t>
      </w:r>
      <w:r w:rsidRPr="00517F33">
        <w:rPr>
          <w:spacing w:val="23"/>
        </w:rPr>
        <w:t xml:space="preserve"> </w:t>
      </w:r>
      <w:r>
        <w:rPr>
          <w:spacing w:val="2"/>
        </w:rPr>
        <w:t xml:space="preserve">managers </w:t>
      </w:r>
      <w:r w:rsidRPr="00517F33">
        <w:rPr>
          <w:spacing w:val="1"/>
        </w:rPr>
        <w:t>m</w:t>
      </w:r>
      <w:r w:rsidRPr="00517F33">
        <w:rPr>
          <w:spacing w:val="2"/>
        </w:rPr>
        <w:t>us</w:t>
      </w:r>
      <w:r w:rsidRPr="00517F33">
        <w:t>t</w:t>
      </w:r>
      <w:r w:rsidRPr="00517F33">
        <w:rPr>
          <w:spacing w:val="30"/>
        </w:rPr>
        <w:t xml:space="preserve"> </w:t>
      </w:r>
      <w:r w:rsidRPr="00517F33">
        <w:rPr>
          <w:spacing w:val="-1"/>
        </w:rPr>
        <w:t>c</w:t>
      </w:r>
      <w:r w:rsidRPr="00517F33">
        <w:rPr>
          <w:spacing w:val="1"/>
        </w:rPr>
        <w:t>o</w:t>
      </w:r>
      <w:r w:rsidRPr="00517F33">
        <w:rPr>
          <w:spacing w:val="2"/>
        </w:rPr>
        <w:t>mpl</w:t>
      </w:r>
      <w:r w:rsidRPr="00517F33">
        <w:t>y</w:t>
      </w:r>
      <w:r w:rsidRPr="00517F33">
        <w:rPr>
          <w:spacing w:val="10"/>
        </w:rPr>
        <w:t xml:space="preserve"> </w:t>
      </w:r>
      <w:r w:rsidRPr="00517F33">
        <w:rPr>
          <w:spacing w:val="6"/>
        </w:rPr>
        <w:t>w</w:t>
      </w:r>
      <w:r w:rsidRPr="00517F33">
        <w:rPr>
          <w:spacing w:val="2"/>
        </w:rPr>
        <w:t>it</w:t>
      </w:r>
      <w:r w:rsidRPr="00517F33">
        <w:t>h</w:t>
      </w:r>
      <w:r w:rsidRPr="00517F33">
        <w:rPr>
          <w:spacing w:val="10"/>
        </w:rPr>
        <w:t xml:space="preserve"> </w:t>
      </w:r>
      <w:r w:rsidRPr="00517F33">
        <w:rPr>
          <w:spacing w:val="2"/>
        </w:rPr>
        <w:t>vali</w:t>
      </w:r>
      <w:r w:rsidRPr="00517F33">
        <w:t>d</w:t>
      </w:r>
      <w:r w:rsidRPr="00517F33">
        <w:rPr>
          <w:spacing w:val="6"/>
        </w:rPr>
        <w:t xml:space="preserve"> </w:t>
      </w:r>
      <w:r w:rsidRPr="00517F33">
        <w:rPr>
          <w:spacing w:val="2"/>
        </w:rPr>
        <w:t>noti</w:t>
      </w:r>
      <w:r w:rsidRPr="00517F33">
        <w:t>c</w:t>
      </w:r>
      <w:r w:rsidRPr="00517F33">
        <w:rPr>
          <w:spacing w:val="2"/>
        </w:rPr>
        <w:t>e</w:t>
      </w:r>
      <w:r w:rsidRPr="00517F33">
        <w:t>s</w:t>
      </w:r>
      <w:r w:rsidRPr="00517F33">
        <w:rPr>
          <w:spacing w:val="15"/>
        </w:rPr>
        <w:t xml:space="preserve"> </w:t>
      </w:r>
      <w:r w:rsidRPr="00517F33">
        <w:rPr>
          <w:spacing w:val="2"/>
        </w:rPr>
        <w:t>i</w:t>
      </w:r>
      <w:r w:rsidRPr="00517F33">
        <w:t>n</w:t>
      </w:r>
      <w:r w:rsidRPr="00517F33">
        <w:rPr>
          <w:spacing w:val="17"/>
        </w:rPr>
        <w:t xml:space="preserve"> </w:t>
      </w:r>
      <w:r w:rsidRPr="00517F33">
        <w:rPr>
          <w:spacing w:val="2"/>
        </w:rPr>
        <w:t>this</w:t>
      </w:r>
      <w:r w:rsidRPr="00517F33">
        <w:rPr>
          <w:spacing w:val="3"/>
        </w:rPr>
        <w:t xml:space="preserve"> </w:t>
      </w:r>
      <w:r w:rsidRPr="00517F33">
        <w:rPr>
          <w:spacing w:val="-3"/>
        </w:rPr>
        <w:t>r</w:t>
      </w:r>
      <w:r w:rsidRPr="00517F33">
        <w:t>espe</w:t>
      </w:r>
      <w:r w:rsidRPr="00517F33">
        <w:rPr>
          <w:spacing w:val="1"/>
        </w:rPr>
        <w:t>c</w:t>
      </w:r>
      <w:r w:rsidRPr="00517F33">
        <w:t>t.</w:t>
      </w:r>
    </w:p>
    <w:tbl>
      <w:tblPr>
        <w:tblStyle w:val="TableGrid"/>
        <w:tblW w:w="0" w:type="auto"/>
        <w:tblLook w:val="04A0" w:firstRow="1" w:lastRow="0" w:firstColumn="1" w:lastColumn="0" w:noHBand="0" w:noVBand="1"/>
      </w:tblPr>
      <w:tblGrid>
        <w:gridCol w:w="9242"/>
      </w:tblGrid>
      <w:tr w:rsidR="00983C01" w14:paraId="56470BBE" w14:textId="77777777" w:rsidTr="00983C01">
        <w:tc>
          <w:tcPr>
            <w:tcW w:w="9242" w:type="dxa"/>
          </w:tcPr>
          <w:p w14:paraId="34EF2ABB" w14:textId="77777777" w:rsidR="00983C01" w:rsidRPr="00771C5E" w:rsidRDefault="00D13AAD" w:rsidP="00D74BA1">
            <w:pPr>
              <w:pStyle w:val="onlinetext"/>
              <w:rPr>
                <w:i/>
              </w:rPr>
            </w:pPr>
            <w:r>
              <w:rPr>
                <w:i/>
              </w:rPr>
              <w:t>s.</w:t>
            </w:r>
            <w:r w:rsidR="00983C01">
              <w:rPr>
                <w:i/>
              </w:rPr>
              <w:t>76</w:t>
            </w:r>
            <w:r>
              <w:rPr>
                <w:i/>
              </w:rPr>
              <w:t xml:space="preserve"> </w:t>
            </w:r>
            <w:r w:rsidR="00983C01">
              <w:rPr>
                <w:i/>
              </w:rPr>
              <w:t>Leasehold Reform, Housing and Urban Development Act 1993</w:t>
            </w:r>
          </w:p>
        </w:tc>
      </w:tr>
    </w:tbl>
    <w:p w14:paraId="7E9A609F" w14:textId="77777777" w:rsidR="00517F33" w:rsidRPr="00517F33" w:rsidRDefault="00517F33" w:rsidP="00D74BA1">
      <w:pPr>
        <w:pStyle w:val="onlinetext"/>
      </w:pPr>
    </w:p>
    <w:p w14:paraId="0379A37C" w14:textId="77777777" w:rsidR="00517F33" w:rsidRPr="00FA618A" w:rsidRDefault="00517F33" w:rsidP="00D74BA1">
      <w:pPr>
        <w:pStyle w:val="onlinetext"/>
        <w:rPr>
          <w:lang w:eastAsia="ar-SA"/>
        </w:rPr>
      </w:pPr>
      <w:r w:rsidRPr="00517F33">
        <w:rPr>
          <w:spacing w:val="-24"/>
          <w:w w:val="93"/>
        </w:rPr>
        <w:t>Y</w:t>
      </w:r>
      <w:r w:rsidRPr="00517F33">
        <w:rPr>
          <w:spacing w:val="2"/>
          <w:w w:val="93"/>
        </w:rPr>
        <w:t>o</w:t>
      </w:r>
      <w:r w:rsidRPr="00517F33">
        <w:rPr>
          <w:w w:val="93"/>
        </w:rPr>
        <w:t>u</w:t>
      </w:r>
      <w:r w:rsidRPr="00517F33">
        <w:rPr>
          <w:spacing w:val="28"/>
          <w:w w:val="93"/>
        </w:rPr>
        <w:t xml:space="preserve"> </w:t>
      </w:r>
      <w:r w:rsidRPr="00517F33">
        <w:rPr>
          <w:spacing w:val="2"/>
        </w:rPr>
        <w:t>shoul</w:t>
      </w:r>
      <w:r w:rsidRPr="00517F33">
        <w:t>d</w:t>
      </w:r>
      <w:r w:rsidRPr="00517F33">
        <w:rPr>
          <w:spacing w:val="32"/>
        </w:rPr>
        <w:t xml:space="preserve"> </w:t>
      </w:r>
      <w:r w:rsidRPr="00517F33">
        <w:rPr>
          <w:spacing w:val="2"/>
        </w:rPr>
        <w:t>bea</w:t>
      </w:r>
      <w:r w:rsidRPr="00517F33">
        <w:t>r</w:t>
      </w:r>
      <w:r w:rsidRPr="00517F33">
        <w:rPr>
          <w:spacing w:val="26"/>
        </w:rPr>
        <w:t xml:space="preserve"> </w:t>
      </w:r>
      <w:r w:rsidRPr="00517F33">
        <w:rPr>
          <w:spacing w:val="2"/>
        </w:rPr>
        <w:t>i</w:t>
      </w:r>
      <w:r w:rsidRPr="00517F33">
        <w:t>n</w:t>
      </w:r>
      <w:r w:rsidRPr="00517F33">
        <w:rPr>
          <w:spacing w:val="25"/>
        </w:rPr>
        <w:t xml:space="preserve"> </w:t>
      </w:r>
      <w:r w:rsidRPr="00517F33">
        <w:rPr>
          <w:spacing w:val="2"/>
        </w:rPr>
        <w:t>min</w:t>
      </w:r>
      <w:r w:rsidRPr="00517F33">
        <w:t>d</w:t>
      </w:r>
      <w:r w:rsidRPr="00517F33">
        <w:rPr>
          <w:spacing w:val="39"/>
        </w:rPr>
        <w:t xml:space="preserve"> </w:t>
      </w:r>
      <w:r w:rsidRPr="00517F33">
        <w:rPr>
          <w:spacing w:val="2"/>
        </w:rPr>
        <w:t>tha</w:t>
      </w:r>
      <w:r w:rsidRPr="00517F33">
        <w:t>t</w:t>
      </w:r>
      <w:r w:rsidR="00145FA4">
        <w:t>,</w:t>
      </w:r>
      <w:r w:rsidR="00145FA4" w:rsidRPr="00517F33">
        <w:rPr>
          <w:spacing w:val="38"/>
        </w:rPr>
        <w:t xml:space="preserve"> </w:t>
      </w:r>
      <w:r w:rsidRPr="00517F33">
        <w:rPr>
          <w:spacing w:val="2"/>
        </w:rPr>
        <w:t>whe</w:t>
      </w:r>
      <w:r w:rsidRPr="00517F33">
        <w:rPr>
          <w:spacing w:val="-1"/>
        </w:rPr>
        <w:t>r</w:t>
      </w:r>
      <w:r w:rsidRPr="00517F33">
        <w:t>e</w:t>
      </w:r>
      <w:r w:rsidRPr="00517F33">
        <w:rPr>
          <w:spacing w:val="18"/>
        </w:rPr>
        <w:t xml:space="preserve"> </w:t>
      </w:r>
      <w:r w:rsidRPr="00517F33">
        <w:rPr>
          <w:spacing w:val="2"/>
        </w:rPr>
        <w:t>th</w:t>
      </w:r>
      <w:r w:rsidRPr="00517F33">
        <w:t>e</w:t>
      </w:r>
      <w:r w:rsidRPr="00517F33">
        <w:rPr>
          <w:spacing w:val="28"/>
        </w:rPr>
        <w:t xml:space="preserve"> </w:t>
      </w:r>
      <w:r w:rsidRPr="00517F33">
        <w:rPr>
          <w:spacing w:val="2"/>
        </w:rPr>
        <w:t>dispu</w:t>
      </w:r>
      <w:r w:rsidRPr="00517F33">
        <w:t>te</w:t>
      </w:r>
      <w:r w:rsidRPr="00517F33">
        <w:rPr>
          <w:spacing w:val="31"/>
        </w:rPr>
        <w:t xml:space="preserve"> </w:t>
      </w:r>
      <w:r w:rsidRPr="00517F33">
        <w:rPr>
          <w:spacing w:val="-1"/>
        </w:rPr>
        <w:t>r</w:t>
      </w:r>
      <w:r w:rsidRPr="00517F33">
        <w:rPr>
          <w:spacing w:val="2"/>
        </w:rPr>
        <w:t>efer</w:t>
      </w:r>
      <w:r w:rsidRPr="00517F33">
        <w:t>s</w:t>
      </w:r>
      <w:r w:rsidRPr="00517F33">
        <w:rPr>
          <w:spacing w:val="13"/>
        </w:rPr>
        <w:t xml:space="preserve"> </w:t>
      </w:r>
      <w:r w:rsidRPr="00517F33">
        <w:t>to</w:t>
      </w:r>
      <w:r w:rsidRPr="00517F33">
        <w:rPr>
          <w:spacing w:val="32"/>
        </w:rPr>
        <w:t xml:space="preserve"> </w:t>
      </w:r>
      <w:r w:rsidRPr="00517F33">
        <w:rPr>
          <w:spacing w:val="2"/>
        </w:rPr>
        <w:t>se</w:t>
      </w:r>
      <w:r w:rsidRPr="00517F33">
        <w:rPr>
          <w:spacing w:val="7"/>
        </w:rPr>
        <w:t>r</w:t>
      </w:r>
      <w:r w:rsidRPr="00517F33">
        <w:rPr>
          <w:spacing w:val="6"/>
        </w:rPr>
        <w:t>v</w:t>
      </w:r>
      <w:r w:rsidRPr="00517F33">
        <w:rPr>
          <w:spacing w:val="2"/>
        </w:rPr>
        <w:t>i</w:t>
      </w:r>
      <w:r w:rsidRPr="00517F33">
        <w:t>ce</w:t>
      </w:r>
      <w:r w:rsidRPr="00517F33">
        <w:rPr>
          <w:spacing w:val="7"/>
        </w:rPr>
        <w:t xml:space="preserve"> </w:t>
      </w:r>
      <w:r w:rsidRPr="00517F33">
        <w:rPr>
          <w:spacing w:val="2"/>
          <w:w w:val="106"/>
        </w:rPr>
        <w:t xml:space="preserve">or </w:t>
      </w:r>
      <w:r w:rsidRPr="00517F33">
        <w:rPr>
          <w:spacing w:val="1"/>
          <w:w w:val="102"/>
        </w:rPr>
        <w:t>adminis</w:t>
      </w:r>
      <w:r w:rsidRPr="00517F33">
        <w:rPr>
          <w:spacing w:val="2"/>
          <w:w w:val="102"/>
        </w:rPr>
        <w:t>t</w:t>
      </w:r>
      <w:r w:rsidRPr="00517F33">
        <w:rPr>
          <w:spacing w:val="3"/>
          <w:w w:val="102"/>
        </w:rPr>
        <w:t>r</w:t>
      </w:r>
      <w:r w:rsidRPr="00517F33">
        <w:rPr>
          <w:spacing w:val="1"/>
          <w:w w:val="102"/>
        </w:rPr>
        <w:t>atio</w:t>
      </w:r>
      <w:r w:rsidRPr="00517F33">
        <w:rPr>
          <w:w w:val="102"/>
        </w:rPr>
        <w:t>n</w:t>
      </w:r>
      <w:r w:rsidRPr="00517F33">
        <w:rPr>
          <w:spacing w:val="13"/>
          <w:w w:val="102"/>
        </w:rPr>
        <w:t xml:space="preserve"> </w:t>
      </w:r>
      <w:r w:rsidRPr="00517F33">
        <w:rPr>
          <w:spacing w:val="-1"/>
        </w:rPr>
        <w:t>c</w:t>
      </w:r>
      <w:r w:rsidRPr="00517F33">
        <w:rPr>
          <w:spacing w:val="1"/>
        </w:rPr>
        <w:t>harges</w:t>
      </w:r>
      <w:r w:rsidRPr="00517F33">
        <w:t>,</w:t>
      </w:r>
      <w:r w:rsidRPr="00517F33">
        <w:rPr>
          <w:spacing w:val="-14"/>
        </w:rPr>
        <w:t xml:space="preserve"> </w:t>
      </w:r>
      <w:r w:rsidRPr="00517F33">
        <w:rPr>
          <w:spacing w:val="1"/>
        </w:rPr>
        <w:t>a</w:t>
      </w:r>
      <w:r w:rsidRPr="00517F33">
        <w:rPr>
          <w:spacing w:val="-5"/>
        </w:rPr>
        <w:t>n</w:t>
      </w:r>
      <w:r w:rsidRPr="00517F33">
        <w:t>y</w:t>
      </w:r>
      <w:r w:rsidRPr="00517F33">
        <w:rPr>
          <w:spacing w:val="2"/>
        </w:rPr>
        <w:t xml:space="preserve"> </w:t>
      </w:r>
      <w:r w:rsidRPr="00517F33">
        <w:rPr>
          <w:spacing w:val="1"/>
        </w:rPr>
        <w:t>claus</w:t>
      </w:r>
      <w:r w:rsidRPr="00517F33">
        <w:t>e</w:t>
      </w:r>
      <w:r w:rsidRPr="00517F33">
        <w:rPr>
          <w:spacing w:val="-7"/>
        </w:rPr>
        <w:t xml:space="preserve"> </w:t>
      </w:r>
      <w:r w:rsidRPr="00517F33">
        <w:rPr>
          <w:spacing w:val="1"/>
          <w:w w:val="96"/>
        </w:rPr>
        <w:t>specif</w:t>
      </w:r>
      <w:r w:rsidRPr="00517F33">
        <w:rPr>
          <w:spacing w:val="4"/>
          <w:w w:val="96"/>
        </w:rPr>
        <w:t>y</w:t>
      </w:r>
      <w:r w:rsidRPr="00517F33">
        <w:rPr>
          <w:spacing w:val="1"/>
          <w:w w:val="96"/>
        </w:rPr>
        <w:t>in</w:t>
      </w:r>
      <w:r w:rsidRPr="00517F33">
        <w:rPr>
          <w:w w:val="96"/>
        </w:rPr>
        <w:t>g</w:t>
      </w:r>
      <w:r w:rsidRPr="00517F33">
        <w:rPr>
          <w:spacing w:val="15"/>
          <w:w w:val="96"/>
        </w:rPr>
        <w:t xml:space="preserve"> </w:t>
      </w:r>
      <w:r w:rsidRPr="00517F33">
        <w:rPr>
          <w:spacing w:val="1"/>
        </w:rPr>
        <w:t>tha</w:t>
      </w:r>
      <w:r w:rsidRPr="00517F33">
        <w:t>t</w:t>
      </w:r>
      <w:r w:rsidRPr="00517F33">
        <w:rPr>
          <w:spacing w:val="24"/>
        </w:rPr>
        <w:t xml:space="preserve"> </w:t>
      </w:r>
      <w:r w:rsidRPr="00517F33">
        <w:rPr>
          <w:spacing w:val="1"/>
        </w:rPr>
        <w:t>a</w:t>
      </w:r>
      <w:r w:rsidRPr="00517F33">
        <w:rPr>
          <w:spacing w:val="4"/>
        </w:rPr>
        <w:t>r</w:t>
      </w:r>
      <w:r w:rsidRPr="00517F33">
        <w:rPr>
          <w:spacing w:val="1"/>
        </w:rPr>
        <w:t>bi</w:t>
      </w:r>
      <w:r w:rsidRPr="00517F33">
        <w:rPr>
          <w:spacing w:val="2"/>
        </w:rPr>
        <w:t>t</w:t>
      </w:r>
      <w:r w:rsidRPr="00517F33">
        <w:rPr>
          <w:spacing w:val="3"/>
        </w:rPr>
        <w:t>r</w:t>
      </w:r>
      <w:r w:rsidRPr="00517F33">
        <w:rPr>
          <w:spacing w:val="1"/>
        </w:rPr>
        <w:t>atio</w:t>
      </w:r>
      <w:r w:rsidRPr="00517F33">
        <w:t>n</w:t>
      </w:r>
      <w:r w:rsidRPr="00517F33">
        <w:rPr>
          <w:spacing w:val="27"/>
        </w:rPr>
        <w:t xml:space="preserve"> </w:t>
      </w:r>
      <w:r w:rsidRPr="00517F33">
        <w:rPr>
          <w:spacing w:val="-1"/>
        </w:rPr>
        <w:t>m</w:t>
      </w:r>
      <w:r w:rsidRPr="00517F33">
        <w:rPr>
          <w:spacing w:val="1"/>
        </w:rPr>
        <w:t>us</w:t>
      </w:r>
      <w:r w:rsidRPr="00517F33">
        <w:t>t</w:t>
      </w:r>
      <w:r w:rsidRPr="00517F33">
        <w:rPr>
          <w:spacing w:val="24"/>
        </w:rPr>
        <w:t xml:space="preserve"> </w:t>
      </w:r>
      <w:r w:rsidRPr="00517F33">
        <w:rPr>
          <w:spacing w:val="1"/>
        </w:rPr>
        <w:t>be</w:t>
      </w:r>
      <w:r w:rsidRPr="00517F33">
        <w:rPr>
          <w:spacing w:val="-2"/>
        </w:rPr>
        <w:t xml:space="preserve"> </w:t>
      </w:r>
      <w:r w:rsidRPr="00517F33">
        <w:t>used</w:t>
      </w:r>
      <w:r w:rsidRPr="00517F33">
        <w:rPr>
          <w:spacing w:val="-5"/>
        </w:rPr>
        <w:t xml:space="preserve"> </w:t>
      </w:r>
      <w:r w:rsidRPr="00517F33">
        <w:t>is</w:t>
      </w:r>
      <w:r w:rsidRPr="00517F33">
        <w:rPr>
          <w:spacing w:val="-14"/>
        </w:rPr>
        <w:t xml:space="preserve"> </w:t>
      </w:r>
      <w:r w:rsidRPr="00517F33">
        <w:rPr>
          <w:w w:val="107"/>
        </w:rPr>
        <w:t>not</w:t>
      </w:r>
      <w:r w:rsidRPr="00517F33">
        <w:rPr>
          <w:spacing w:val="-5"/>
        </w:rPr>
        <w:t xml:space="preserve"> </w:t>
      </w:r>
      <w:r w:rsidRPr="00517F33">
        <w:t>valid</w:t>
      </w:r>
      <w:r w:rsidRPr="00517F33">
        <w:rPr>
          <w:spacing w:val="-17"/>
        </w:rPr>
        <w:t xml:space="preserve"> </w:t>
      </w:r>
      <w:r w:rsidRPr="00517F33">
        <w:t>unless</w:t>
      </w:r>
      <w:r w:rsidRPr="00517F33">
        <w:rPr>
          <w:spacing w:val="-15"/>
        </w:rPr>
        <w:t xml:space="preserve"> </w:t>
      </w:r>
      <w:r w:rsidRPr="00517F33">
        <w:t>it</w:t>
      </w:r>
      <w:r w:rsidRPr="00517F33">
        <w:rPr>
          <w:spacing w:val="-2"/>
        </w:rPr>
        <w:t xml:space="preserve"> </w:t>
      </w:r>
      <w:r w:rsidRPr="00517F33">
        <w:t>is</w:t>
      </w:r>
      <w:r w:rsidRPr="00517F33">
        <w:rPr>
          <w:spacing w:val="-14"/>
        </w:rPr>
        <w:t xml:space="preserve"> </w:t>
      </w:r>
      <w:r w:rsidRPr="00517F33">
        <w:t>as</w:t>
      </w:r>
      <w:r w:rsidRPr="00517F33">
        <w:rPr>
          <w:spacing w:val="-13"/>
        </w:rPr>
        <w:t xml:space="preserve"> </w:t>
      </w:r>
      <w:r w:rsidRPr="00517F33">
        <w:t>a</w:t>
      </w:r>
      <w:r w:rsidRPr="00517F33">
        <w:rPr>
          <w:spacing w:val="-7"/>
        </w:rPr>
        <w:t xml:space="preserve"> </w:t>
      </w:r>
      <w:r w:rsidRPr="00517F33">
        <w:rPr>
          <w:spacing w:val="-3"/>
        </w:rPr>
        <w:t>r</w:t>
      </w:r>
      <w:r w:rsidRPr="00517F33">
        <w:t>esult</w:t>
      </w:r>
      <w:r w:rsidRPr="00517F33">
        <w:rPr>
          <w:spacing w:val="-4"/>
        </w:rPr>
        <w:t xml:space="preserve"> </w:t>
      </w:r>
      <w:r w:rsidRPr="00517F33">
        <w:t>of</w:t>
      </w:r>
      <w:r w:rsidRPr="00517F33">
        <w:rPr>
          <w:spacing w:val="-3"/>
        </w:rPr>
        <w:t xml:space="preserve"> </w:t>
      </w:r>
      <w:r w:rsidRPr="00517F33">
        <w:t>an</w:t>
      </w:r>
      <w:r w:rsidRPr="00517F33">
        <w:rPr>
          <w:spacing w:val="3"/>
        </w:rPr>
        <w:t xml:space="preserve"> </w:t>
      </w:r>
      <w:r w:rsidRPr="00517F33">
        <w:t>a</w:t>
      </w:r>
      <w:r w:rsidRPr="00517F33">
        <w:rPr>
          <w:spacing w:val="2"/>
        </w:rPr>
        <w:t>g</w:t>
      </w:r>
      <w:r w:rsidRPr="00517F33">
        <w:rPr>
          <w:spacing w:val="-3"/>
        </w:rPr>
        <w:t>r</w:t>
      </w:r>
      <w:r w:rsidRPr="00517F33">
        <w:t>eement</w:t>
      </w:r>
      <w:r w:rsidRPr="00517F33">
        <w:rPr>
          <w:spacing w:val="6"/>
        </w:rPr>
        <w:t xml:space="preserve"> </w:t>
      </w:r>
      <w:r w:rsidRPr="00517F33">
        <w:t>af</w:t>
      </w:r>
      <w:r w:rsidRPr="00517F33">
        <w:rPr>
          <w:spacing w:val="-2"/>
        </w:rPr>
        <w:t>t</w:t>
      </w:r>
      <w:r w:rsidRPr="00517F33">
        <w:rPr>
          <w:spacing w:val="-1"/>
        </w:rPr>
        <w:t>e</w:t>
      </w:r>
      <w:r w:rsidRPr="00517F33">
        <w:t>r</w:t>
      </w:r>
      <w:r w:rsidRPr="00517F33">
        <w:rPr>
          <w:spacing w:val="-7"/>
        </w:rPr>
        <w:t xml:space="preserve"> </w:t>
      </w:r>
      <w:r w:rsidRPr="00517F33">
        <w:t>the</w:t>
      </w:r>
      <w:r w:rsidRPr="00517F33">
        <w:rPr>
          <w:spacing w:val="2"/>
        </w:rPr>
        <w:t xml:space="preserve"> </w:t>
      </w:r>
      <w:r w:rsidRPr="00517F33">
        <w:t>dispu</w:t>
      </w:r>
      <w:r w:rsidRPr="00517F33">
        <w:rPr>
          <w:spacing w:val="-2"/>
        </w:rPr>
        <w:t>t</w:t>
      </w:r>
      <w:r w:rsidRPr="00517F33">
        <w:t>e</w:t>
      </w:r>
      <w:r w:rsidRPr="00517F33">
        <w:rPr>
          <w:spacing w:val="8"/>
        </w:rPr>
        <w:t xml:space="preserve"> </w:t>
      </w:r>
      <w:r w:rsidRPr="00517F33">
        <w:t>has</w:t>
      </w:r>
      <w:r w:rsidRPr="00517F33">
        <w:rPr>
          <w:spacing w:val="-8"/>
        </w:rPr>
        <w:t xml:space="preserve"> </w:t>
      </w:r>
      <w:r w:rsidRPr="00517F33">
        <w:t>a</w:t>
      </w:r>
      <w:r w:rsidRPr="00517F33">
        <w:rPr>
          <w:spacing w:val="3"/>
        </w:rPr>
        <w:t>r</w:t>
      </w:r>
      <w:r w:rsidRPr="00517F33">
        <w:t>isen.</w:t>
      </w:r>
    </w:p>
    <w:p w14:paraId="6C8178ED" w14:textId="77777777" w:rsidR="00983C01" w:rsidRPr="00FA618A" w:rsidRDefault="00983C01" w:rsidP="00D74BA1">
      <w:pPr>
        <w:pStyle w:val="onlinetext"/>
        <w:rPr>
          <w:lang w:eastAsia="ar-SA"/>
        </w:rPr>
      </w:pPr>
    </w:p>
    <w:tbl>
      <w:tblPr>
        <w:tblStyle w:val="TableGrid"/>
        <w:tblW w:w="0" w:type="auto"/>
        <w:tblLook w:val="04A0" w:firstRow="1" w:lastRow="0" w:firstColumn="1" w:lastColumn="0" w:noHBand="0" w:noVBand="1"/>
      </w:tblPr>
      <w:tblGrid>
        <w:gridCol w:w="9242"/>
      </w:tblGrid>
      <w:tr w:rsidR="00983C01" w14:paraId="6191971D" w14:textId="77777777" w:rsidTr="00983C01">
        <w:tc>
          <w:tcPr>
            <w:tcW w:w="9242" w:type="dxa"/>
          </w:tcPr>
          <w:p w14:paraId="3E0914BC" w14:textId="77777777" w:rsidR="00983C01" w:rsidRDefault="00D13AAD" w:rsidP="00FA618A">
            <w:pPr>
              <w:tabs>
                <w:tab w:val="left" w:pos="2127"/>
              </w:tabs>
              <w:overflowPunct w:val="0"/>
              <w:autoSpaceDE w:val="0"/>
              <w:textAlignment w:val="baseline"/>
              <w:rPr>
                <w:rFonts w:ascii="Verdana" w:hAnsi="Verdana"/>
                <w:i/>
                <w:sz w:val="20"/>
                <w:szCs w:val="20"/>
                <w:lang w:eastAsia="ar-SA"/>
              </w:rPr>
            </w:pPr>
            <w:r>
              <w:rPr>
                <w:rFonts w:ascii="Verdana" w:hAnsi="Verdana"/>
                <w:i/>
                <w:sz w:val="20"/>
                <w:szCs w:val="20"/>
                <w:lang w:eastAsia="ar-SA"/>
              </w:rPr>
              <w:lastRenderedPageBreak/>
              <w:t>s.</w:t>
            </w:r>
            <w:r w:rsidR="00983C01">
              <w:rPr>
                <w:rFonts w:ascii="Verdana" w:hAnsi="Verdana"/>
                <w:i/>
                <w:sz w:val="20"/>
                <w:szCs w:val="20"/>
                <w:lang w:eastAsia="ar-SA"/>
              </w:rPr>
              <w:t>27A</w:t>
            </w:r>
            <w:r>
              <w:rPr>
                <w:rFonts w:ascii="Verdana" w:hAnsi="Verdana"/>
                <w:i/>
                <w:sz w:val="20"/>
                <w:szCs w:val="20"/>
                <w:lang w:eastAsia="ar-SA"/>
              </w:rPr>
              <w:t xml:space="preserve"> </w:t>
            </w:r>
            <w:r w:rsidR="00983C01">
              <w:rPr>
                <w:rFonts w:ascii="Verdana" w:hAnsi="Verdana"/>
                <w:i/>
                <w:sz w:val="20"/>
                <w:szCs w:val="20"/>
                <w:lang w:eastAsia="ar-SA"/>
              </w:rPr>
              <w:t>Landlord and Tenant Act 1985 (as inserted by s</w:t>
            </w:r>
            <w:r>
              <w:rPr>
                <w:rFonts w:ascii="Verdana" w:hAnsi="Verdana"/>
                <w:i/>
                <w:sz w:val="20"/>
                <w:szCs w:val="20"/>
                <w:lang w:eastAsia="ar-SA"/>
              </w:rPr>
              <w:t>.</w:t>
            </w:r>
            <w:r w:rsidR="00983C01">
              <w:rPr>
                <w:rFonts w:ascii="Verdana" w:hAnsi="Verdana"/>
                <w:i/>
                <w:sz w:val="20"/>
                <w:szCs w:val="20"/>
                <w:lang w:eastAsia="ar-SA"/>
              </w:rPr>
              <w:t>155</w:t>
            </w:r>
            <w:r>
              <w:rPr>
                <w:rFonts w:ascii="Verdana" w:hAnsi="Verdana"/>
                <w:i/>
                <w:sz w:val="20"/>
                <w:szCs w:val="20"/>
                <w:lang w:eastAsia="ar-SA"/>
              </w:rPr>
              <w:t xml:space="preserve"> </w:t>
            </w:r>
            <w:r w:rsidR="00637E59">
              <w:rPr>
                <w:rFonts w:ascii="Verdana" w:hAnsi="Verdana"/>
                <w:i/>
                <w:sz w:val="20"/>
                <w:szCs w:val="20"/>
                <w:lang w:eastAsia="ar-SA"/>
              </w:rPr>
              <w:t>Commonhold and Leasehold Reform</w:t>
            </w:r>
            <w:r w:rsidR="00983C01">
              <w:rPr>
                <w:rFonts w:ascii="Verdana" w:hAnsi="Verdana"/>
                <w:i/>
                <w:sz w:val="20"/>
                <w:szCs w:val="20"/>
                <w:lang w:eastAsia="ar-SA"/>
              </w:rPr>
              <w:t xml:space="preserve"> Act 2002)</w:t>
            </w:r>
          </w:p>
          <w:p w14:paraId="7D6D34DA" w14:textId="77777777" w:rsidR="00983C01" w:rsidRPr="00771C5E" w:rsidRDefault="00983C01" w:rsidP="00D74BA1">
            <w:pPr>
              <w:tabs>
                <w:tab w:val="left" w:pos="2127"/>
              </w:tabs>
              <w:overflowPunct w:val="0"/>
              <w:autoSpaceDE w:val="0"/>
              <w:textAlignment w:val="baseline"/>
              <w:rPr>
                <w:rFonts w:ascii="Verdana" w:hAnsi="Verdana"/>
                <w:i/>
                <w:sz w:val="20"/>
                <w:szCs w:val="20"/>
                <w:lang w:eastAsia="ar-SA"/>
              </w:rPr>
            </w:pPr>
            <w:r>
              <w:rPr>
                <w:rFonts w:ascii="Verdana" w:hAnsi="Verdana"/>
                <w:i/>
                <w:sz w:val="20"/>
                <w:szCs w:val="20"/>
                <w:lang w:eastAsia="ar-SA"/>
              </w:rPr>
              <w:t>Schedule 11</w:t>
            </w:r>
            <w:r w:rsidR="00D74BA1">
              <w:rPr>
                <w:rFonts w:ascii="Verdana" w:hAnsi="Verdana"/>
                <w:i/>
                <w:sz w:val="20"/>
                <w:szCs w:val="20"/>
                <w:lang w:eastAsia="ar-SA"/>
              </w:rPr>
              <w:t xml:space="preserve"> </w:t>
            </w:r>
            <w:r>
              <w:rPr>
                <w:rFonts w:ascii="Verdana" w:hAnsi="Verdana"/>
                <w:i/>
                <w:sz w:val="20"/>
                <w:szCs w:val="20"/>
                <w:lang w:eastAsia="ar-SA"/>
              </w:rPr>
              <w:t>Commonhold and Leasehold Refor</w:t>
            </w:r>
            <w:r w:rsidR="00D13AAD">
              <w:rPr>
                <w:rFonts w:ascii="Verdana" w:hAnsi="Verdana"/>
                <w:i/>
                <w:sz w:val="20"/>
                <w:szCs w:val="20"/>
                <w:lang w:eastAsia="ar-SA"/>
              </w:rPr>
              <w:t>m</w:t>
            </w:r>
            <w:r>
              <w:rPr>
                <w:rFonts w:ascii="Verdana" w:hAnsi="Verdana"/>
                <w:i/>
                <w:sz w:val="20"/>
                <w:szCs w:val="20"/>
                <w:lang w:eastAsia="ar-SA"/>
              </w:rPr>
              <w:t xml:space="preserve"> Act 2002</w:t>
            </w:r>
          </w:p>
        </w:tc>
      </w:tr>
    </w:tbl>
    <w:p w14:paraId="295F208F" w14:textId="77777777" w:rsidR="00FA618A" w:rsidRPr="00FA618A" w:rsidRDefault="00FA618A" w:rsidP="00FA618A">
      <w:pPr>
        <w:tabs>
          <w:tab w:val="left" w:pos="2127"/>
        </w:tabs>
        <w:overflowPunct w:val="0"/>
        <w:autoSpaceDE w:val="0"/>
        <w:textAlignment w:val="baseline"/>
        <w:rPr>
          <w:rFonts w:ascii="Verdana" w:hAnsi="Verdana"/>
          <w:sz w:val="20"/>
          <w:szCs w:val="20"/>
          <w:lang w:eastAsia="ar-SA"/>
        </w:rPr>
      </w:pPr>
    </w:p>
    <w:p w14:paraId="4170CC71" w14:textId="77777777" w:rsidR="00713F77" w:rsidRPr="00713F77" w:rsidRDefault="00713F77" w:rsidP="00713F77">
      <w:pPr>
        <w:widowControl w:val="0"/>
        <w:autoSpaceDE w:val="0"/>
        <w:autoSpaceDN w:val="0"/>
        <w:adjustRightInd w:val="0"/>
        <w:spacing w:line="243" w:lineRule="auto"/>
        <w:ind w:left="720" w:right="-35"/>
        <w:rPr>
          <w:rFonts w:ascii="Verdana" w:eastAsia="MS PMincho" w:hAnsi="Verdana"/>
          <w:b/>
          <w:color w:val="000000"/>
          <w:sz w:val="20"/>
          <w:szCs w:val="20"/>
        </w:rPr>
      </w:pPr>
    </w:p>
    <w:p w14:paraId="1F5FD143" w14:textId="77777777" w:rsidR="00713F77" w:rsidRDefault="00882CFC" w:rsidP="00114E30">
      <w:pPr>
        <w:pStyle w:val="Heading2"/>
        <w:rPr>
          <w:rFonts w:eastAsia="MS PMincho"/>
        </w:rPr>
      </w:pPr>
      <w:bookmarkStart w:id="94" w:name="_Toc415753210"/>
      <w:bookmarkStart w:id="95" w:name="_Toc443380542"/>
      <w:r>
        <w:rPr>
          <w:rFonts w:eastAsia="MS PMincho"/>
        </w:rPr>
        <w:t>5.</w:t>
      </w:r>
      <w:r w:rsidR="00721CE4">
        <w:rPr>
          <w:rFonts w:eastAsia="MS PMincho"/>
        </w:rPr>
        <w:t>5</w:t>
      </w:r>
      <w:r w:rsidR="00B75352">
        <w:rPr>
          <w:rFonts w:eastAsia="MS PMincho"/>
        </w:rPr>
        <w:tab/>
      </w:r>
      <w:r w:rsidR="004B5E18">
        <w:rPr>
          <w:rFonts w:eastAsia="MS PMincho"/>
        </w:rPr>
        <w:t>Alternative dispute resolution and m</w:t>
      </w:r>
      <w:r w:rsidR="00713F77">
        <w:rPr>
          <w:rFonts w:eastAsia="MS PMincho"/>
        </w:rPr>
        <w:t>ediation</w:t>
      </w:r>
      <w:bookmarkEnd w:id="94"/>
      <w:bookmarkEnd w:id="95"/>
    </w:p>
    <w:p w14:paraId="39EBB262" w14:textId="77777777" w:rsidR="006829C3" w:rsidRDefault="006829C3" w:rsidP="00713F77">
      <w:pPr>
        <w:rPr>
          <w:rFonts w:ascii="Verdana" w:eastAsia="MS PMincho" w:hAnsi="Verdana"/>
          <w:b/>
          <w:color w:val="000000"/>
          <w:sz w:val="20"/>
          <w:szCs w:val="20"/>
        </w:rPr>
      </w:pPr>
    </w:p>
    <w:p w14:paraId="2227388A" w14:textId="77777777" w:rsidR="006829C3" w:rsidRDefault="006829C3" w:rsidP="00713F77">
      <w:pPr>
        <w:rPr>
          <w:rFonts w:ascii="Verdana" w:eastAsia="MS PMincho" w:hAnsi="Verdana"/>
          <w:color w:val="000000"/>
          <w:sz w:val="20"/>
          <w:szCs w:val="20"/>
        </w:rPr>
      </w:pPr>
      <w:r w:rsidRPr="006829C3">
        <w:rPr>
          <w:rFonts w:ascii="Verdana" w:eastAsia="MS PMincho" w:hAnsi="Verdana"/>
          <w:color w:val="000000"/>
          <w:sz w:val="20"/>
          <w:szCs w:val="20"/>
        </w:rPr>
        <w:t>The Ministry of Justice</w:t>
      </w:r>
      <w:r>
        <w:rPr>
          <w:rFonts w:ascii="Verdana" w:eastAsia="MS PMincho" w:hAnsi="Verdana"/>
          <w:color w:val="000000"/>
          <w:sz w:val="20"/>
          <w:szCs w:val="20"/>
        </w:rPr>
        <w:t xml:space="preserve"> Practice Direction – Pre</w:t>
      </w:r>
      <w:r w:rsidR="00821631">
        <w:rPr>
          <w:rFonts w:ascii="Verdana" w:eastAsia="MS PMincho" w:hAnsi="Verdana"/>
          <w:color w:val="000000"/>
          <w:sz w:val="20"/>
          <w:szCs w:val="20"/>
        </w:rPr>
        <w:t>-</w:t>
      </w:r>
      <w:r>
        <w:rPr>
          <w:rFonts w:ascii="Verdana" w:eastAsia="MS PMincho" w:hAnsi="Verdana"/>
          <w:color w:val="000000"/>
          <w:sz w:val="20"/>
          <w:szCs w:val="20"/>
        </w:rPr>
        <w:t>Action Conduct aims to:</w:t>
      </w:r>
    </w:p>
    <w:p w14:paraId="55B0BEED" w14:textId="77777777" w:rsidR="006829C3" w:rsidRDefault="006829C3" w:rsidP="00713F77">
      <w:pPr>
        <w:rPr>
          <w:rFonts w:ascii="Verdana" w:eastAsia="MS PMincho" w:hAnsi="Verdana"/>
          <w:color w:val="000000"/>
          <w:sz w:val="20"/>
          <w:szCs w:val="20"/>
        </w:rPr>
      </w:pPr>
    </w:p>
    <w:p w14:paraId="78997E29" w14:textId="77777777" w:rsidR="006829C3" w:rsidRDefault="006829C3" w:rsidP="00F00A67">
      <w:pPr>
        <w:pStyle w:val="ListParagraph"/>
        <w:numPr>
          <w:ilvl w:val="0"/>
          <w:numId w:val="22"/>
        </w:numPr>
        <w:rPr>
          <w:rFonts w:ascii="Verdana" w:eastAsia="MS PMincho" w:hAnsi="Verdana"/>
          <w:color w:val="000000"/>
          <w:sz w:val="20"/>
          <w:szCs w:val="20"/>
        </w:rPr>
      </w:pPr>
      <w:r>
        <w:rPr>
          <w:rFonts w:ascii="Verdana" w:eastAsia="MS PMincho" w:hAnsi="Verdana"/>
          <w:color w:val="000000"/>
          <w:sz w:val="20"/>
          <w:szCs w:val="20"/>
        </w:rPr>
        <w:t>enable parties to settle the issues between them without the need to start proceedings (that is a court or tribunal claim</w:t>
      </w:r>
      <w:r w:rsidR="0030720A">
        <w:rPr>
          <w:rFonts w:ascii="Verdana" w:eastAsia="MS PMincho" w:hAnsi="Verdana"/>
          <w:color w:val="000000"/>
          <w:sz w:val="20"/>
          <w:szCs w:val="20"/>
        </w:rPr>
        <w:t>);</w:t>
      </w:r>
      <w:r>
        <w:rPr>
          <w:rFonts w:ascii="Verdana" w:eastAsia="MS PMincho" w:hAnsi="Verdana"/>
          <w:color w:val="000000"/>
          <w:sz w:val="20"/>
          <w:szCs w:val="20"/>
        </w:rPr>
        <w:t xml:space="preserve"> and</w:t>
      </w:r>
    </w:p>
    <w:p w14:paraId="3389D299" w14:textId="77777777" w:rsidR="006829C3" w:rsidRPr="006829C3" w:rsidRDefault="006829C3" w:rsidP="00F00A67">
      <w:pPr>
        <w:pStyle w:val="ListParagraph"/>
        <w:numPr>
          <w:ilvl w:val="0"/>
          <w:numId w:val="22"/>
        </w:numPr>
        <w:rPr>
          <w:rFonts w:ascii="Verdana" w:eastAsia="MS PMincho" w:hAnsi="Verdana"/>
          <w:color w:val="000000"/>
          <w:sz w:val="20"/>
          <w:szCs w:val="20"/>
        </w:rPr>
      </w:pPr>
      <w:r>
        <w:rPr>
          <w:rFonts w:ascii="Verdana" w:eastAsia="MS PMincho" w:hAnsi="Verdana"/>
          <w:color w:val="000000"/>
          <w:sz w:val="20"/>
          <w:szCs w:val="20"/>
        </w:rPr>
        <w:t>support the efficient management by the court and the parties of proceedings that cannot be avoided.</w:t>
      </w:r>
    </w:p>
    <w:p w14:paraId="4960FA0B" w14:textId="77777777" w:rsidR="000A6D2F" w:rsidRDefault="000A6D2F" w:rsidP="00713F77">
      <w:pPr>
        <w:rPr>
          <w:rFonts w:ascii="Verdana" w:eastAsia="MS PMincho" w:hAnsi="Verdana"/>
          <w:color w:val="000000"/>
          <w:sz w:val="20"/>
          <w:szCs w:val="20"/>
        </w:rPr>
      </w:pPr>
    </w:p>
    <w:p w14:paraId="28655642" w14:textId="77777777" w:rsidR="006829C3" w:rsidRDefault="00220927" w:rsidP="00713F77">
      <w:pPr>
        <w:rPr>
          <w:rFonts w:ascii="Verdana" w:eastAsia="MS PMincho" w:hAnsi="Verdana"/>
          <w:color w:val="000000"/>
          <w:sz w:val="20"/>
          <w:szCs w:val="20"/>
        </w:rPr>
      </w:pPr>
      <w:r>
        <w:rPr>
          <w:rFonts w:ascii="Verdana" w:eastAsia="MS PMincho" w:hAnsi="Verdana"/>
          <w:color w:val="000000"/>
          <w:sz w:val="20"/>
          <w:szCs w:val="20"/>
        </w:rPr>
        <w:t>Increasingly</w:t>
      </w:r>
      <w:r w:rsidR="00771C5E">
        <w:rPr>
          <w:rFonts w:ascii="Verdana" w:eastAsia="MS PMincho" w:hAnsi="Verdana"/>
          <w:color w:val="000000"/>
          <w:sz w:val="20"/>
          <w:szCs w:val="20"/>
        </w:rPr>
        <w:t>,</w:t>
      </w:r>
      <w:r>
        <w:rPr>
          <w:rFonts w:ascii="Verdana" w:eastAsia="MS PMincho" w:hAnsi="Verdana"/>
          <w:color w:val="000000"/>
          <w:sz w:val="20"/>
          <w:szCs w:val="20"/>
        </w:rPr>
        <w:t xml:space="preserve"> c</w:t>
      </w:r>
      <w:r w:rsidR="006829C3">
        <w:rPr>
          <w:rFonts w:ascii="Verdana" w:eastAsia="MS PMincho" w:hAnsi="Verdana"/>
          <w:color w:val="000000"/>
          <w:sz w:val="20"/>
          <w:szCs w:val="20"/>
        </w:rPr>
        <w:t xml:space="preserve">ourts and tribunals are recommending that disputing parties seek alternative dispute resolution </w:t>
      </w:r>
      <w:r w:rsidR="00D37688">
        <w:rPr>
          <w:rFonts w:ascii="Verdana" w:eastAsia="MS PMincho" w:hAnsi="Verdana"/>
          <w:color w:val="000000"/>
          <w:sz w:val="20"/>
          <w:szCs w:val="20"/>
        </w:rPr>
        <w:t xml:space="preserve">(ADR) </w:t>
      </w:r>
      <w:r w:rsidR="006829C3">
        <w:rPr>
          <w:rFonts w:ascii="Verdana" w:eastAsia="MS PMincho" w:hAnsi="Verdana"/>
          <w:color w:val="000000"/>
          <w:sz w:val="20"/>
          <w:szCs w:val="20"/>
        </w:rPr>
        <w:t>including mediation before cases are heard and you should encourage all parties to seek alternative ways of resolving their issues</w:t>
      </w:r>
      <w:r w:rsidR="00D37688">
        <w:rPr>
          <w:rFonts w:ascii="Verdana" w:eastAsia="MS PMincho" w:hAnsi="Verdana"/>
          <w:color w:val="000000"/>
          <w:sz w:val="20"/>
          <w:szCs w:val="20"/>
        </w:rPr>
        <w:t xml:space="preserve"> as  this can prove a more cost effective way of resolving disputes</w:t>
      </w:r>
    </w:p>
    <w:p w14:paraId="52AAE8C8" w14:textId="77777777" w:rsidR="00D37688" w:rsidRDefault="00D37688" w:rsidP="00713F77">
      <w:pPr>
        <w:rPr>
          <w:rFonts w:ascii="Verdana" w:eastAsia="MS PMincho" w:hAnsi="Verdana"/>
          <w:color w:val="000000"/>
          <w:sz w:val="20"/>
          <w:szCs w:val="20"/>
        </w:rPr>
      </w:pPr>
    </w:p>
    <w:p w14:paraId="01B13373" w14:textId="77777777" w:rsidR="00D37688" w:rsidRDefault="00D37688" w:rsidP="00713F77">
      <w:pPr>
        <w:rPr>
          <w:rFonts w:ascii="Verdana" w:eastAsia="MS PMincho" w:hAnsi="Verdana"/>
          <w:color w:val="000000"/>
          <w:sz w:val="20"/>
          <w:szCs w:val="20"/>
        </w:rPr>
      </w:pPr>
      <w:r>
        <w:rPr>
          <w:rFonts w:ascii="Verdana" w:eastAsia="MS PMincho" w:hAnsi="Verdana"/>
          <w:color w:val="000000"/>
          <w:sz w:val="20"/>
          <w:szCs w:val="20"/>
        </w:rPr>
        <w:t>There are different forms of ADR:</w:t>
      </w:r>
    </w:p>
    <w:p w14:paraId="060F80BF" w14:textId="77777777" w:rsidR="00D37688" w:rsidRDefault="00D37688" w:rsidP="00F00A67">
      <w:pPr>
        <w:pStyle w:val="ListParagraph"/>
        <w:numPr>
          <w:ilvl w:val="0"/>
          <w:numId w:val="40"/>
        </w:numPr>
        <w:rPr>
          <w:rFonts w:ascii="Verdana" w:eastAsia="MS PMincho" w:hAnsi="Verdana"/>
          <w:color w:val="000000"/>
          <w:sz w:val="20"/>
          <w:szCs w:val="20"/>
        </w:rPr>
      </w:pPr>
      <w:r>
        <w:rPr>
          <w:rFonts w:ascii="Verdana" w:eastAsia="MS PMincho" w:hAnsi="Verdana"/>
          <w:color w:val="000000"/>
          <w:sz w:val="20"/>
          <w:szCs w:val="20"/>
        </w:rPr>
        <w:t>Mediation</w:t>
      </w:r>
    </w:p>
    <w:p w14:paraId="1BCADB2F" w14:textId="77777777" w:rsidR="00D37688" w:rsidRDefault="00D37688" w:rsidP="00F00A67">
      <w:pPr>
        <w:pStyle w:val="ListParagraph"/>
        <w:numPr>
          <w:ilvl w:val="0"/>
          <w:numId w:val="40"/>
        </w:numPr>
        <w:rPr>
          <w:rFonts w:ascii="Verdana" w:eastAsia="MS PMincho" w:hAnsi="Verdana"/>
          <w:color w:val="000000"/>
          <w:sz w:val="20"/>
          <w:szCs w:val="20"/>
        </w:rPr>
      </w:pPr>
      <w:r>
        <w:rPr>
          <w:rFonts w:ascii="Verdana" w:eastAsia="MS PMincho" w:hAnsi="Verdana"/>
          <w:color w:val="000000"/>
          <w:sz w:val="20"/>
          <w:szCs w:val="20"/>
        </w:rPr>
        <w:t>Independent expert determination</w:t>
      </w:r>
    </w:p>
    <w:p w14:paraId="50476298" w14:textId="77777777" w:rsidR="00D37688" w:rsidRDefault="00D37688" w:rsidP="00F00A67">
      <w:pPr>
        <w:pStyle w:val="ListParagraph"/>
        <w:numPr>
          <w:ilvl w:val="0"/>
          <w:numId w:val="40"/>
        </w:numPr>
        <w:rPr>
          <w:rFonts w:ascii="Verdana" w:eastAsia="MS PMincho" w:hAnsi="Verdana"/>
          <w:color w:val="000000"/>
          <w:sz w:val="20"/>
          <w:szCs w:val="20"/>
        </w:rPr>
      </w:pPr>
      <w:r>
        <w:rPr>
          <w:rFonts w:ascii="Verdana" w:eastAsia="MS PMincho" w:hAnsi="Verdana"/>
          <w:color w:val="000000"/>
          <w:sz w:val="20"/>
          <w:szCs w:val="20"/>
        </w:rPr>
        <w:t>Early neutral evaluation</w:t>
      </w:r>
    </w:p>
    <w:p w14:paraId="5D9E4B94" w14:textId="77777777" w:rsidR="00D37688" w:rsidRDefault="00D37688" w:rsidP="00F00A67">
      <w:pPr>
        <w:pStyle w:val="ListParagraph"/>
        <w:numPr>
          <w:ilvl w:val="0"/>
          <w:numId w:val="40"/>
        </w:numPr>
        <w:rPr>
          <w:rFonts w:ascii="Verdana" w:eastAsia="MS PMincho" w:hAnsi="Verdana"/>
          <w:color w:val="000000"/>
          <w:sz w:val="20"/>
          <w:szCs w:val="20"/>
        </w:rPr>
      </w:pPr>
      <w:r>
        <w:rPr>
          <w:rFonts w:ascii="Verdana" w:eastAsia="MS PMincho" w:hAnsi="Verdana"/>
          <w:color w:val="000000"/>
          <w:sz w:val="20"/>
          <w:szCs w:val="20"/>
        </w:rPr>
        <w:t>Arbitration</w:t>
      </w:r>
    </w:p>
    <w:p w14:paraId="1CC65392" w14:textId="77777777" w:rsidR="0002504C" w:rsidRDefault="0002504C" w:rsidP="00280E05">
      <w:pPr>
        <w:pStyle w:val="ListParagraph"/>
        <w:ind w:left="0"/>
        <w:rPr>
          <w:rFonts w:ascii="Verdana" w:eastAsia="MS PMincho" w:hAnsi="Verdana"/>
          <w:color w:val="000000"/>
          <w:sz w:val="20"/>
          <w:szCs w:val="20"/>
        </w:rPr>
      </w:pPr>
    </w:p>
    <w:p w14:paraId="7F80C39A" w14:textId="77777777" w:rsidR="007A1113" w:rsidRPr="00B269BD" w:rsidRDefault="007A1113" w:rsidP="00280E05">
      <w:pPr>
        <w:pStyle w:val="ListParagraph"/>
        <w:ind w:left="0"/>
        <w:rPr>
          <w:rFonts w:ascii="Verdana" w:eastAsia="MS PMincho" w:hAnsi="Verdana"/>
          <w:b/>
          <w:color w:val="000000"/>
          <w:sz w:val="20"/>
          <w:szCs w:val="20"/>
        </w:rPr>
      </w:pPr>
      <w:r w:rsidRPr="00B269BD">
        <w:rPr>
          <w:rFonts w:ascii="Verdana" w:eastAsia="MS PMincho" w:hAnsi="Verdana"/>
          <w:b/>
          <w:color w:val="000000"/>
          <w:sz w:val="20"/>
          <w:szCs w:val="20"/>
        </w:rPr>
        <w:t>Mediation</w:t>
      </w:r>
    </w:p>
    <w:p w14:paraId="09DCFAA9" w14:textId="77777777" w:rsidR="007A1113" w:rsidRDefault="007A1113" w:rsidP="00280E05">
      <w:pPr>
        <w:pStyle w:val="ListParagraph"/>
        <w:ind w:left="0"/>
        <w:rPr>
          <w:rFonts w:ascii="Verdana" w:eastAsia="MS PMincho" w:hAnsi="Verdana"/>
          <w:color w:val="000000"/>
          <w:sz w:val="20"/>
          <w:szCs w:val="20"/>
        </w:rPr>
      </w:pPr>
    </w:p>
    <w:p w14:paraId="7D88E7DA" w14:textId="77777777" w:rsidR="00D37688" w:rsidRDefault="0002504C" w:rsidP="00280E05">
      <w:pPr>
        <w:pStyle w:val="ListParagraph"/>
        <w:ind w:left="0"/>
        <w:rPr>
          <w:rFonts w:ascii="Verdana" w:eastAsia="MS PMincho" w:hAnsi="Verdana"/>
          <w:color w:val="000000"/>
          <w:sz w:val="20"/>
          <w:szCs w:val="20"/>
        </w:rPr>
      </w:pPr>
      <w:r>
        <w:rPr>
          <w:rFonts w:ascii="Verdana" w:eastAsia="MS PMincho" w:hAnsi="Verdana"/>
          <w:color w:val="000000"/>
          <w:sz w:val="20"/>
          <w:szCs w:val="20"/>
        </w:rPr>
        <w:t>Mediation is a non-binding structured settlement negotiation facilitated by a neutral third party – the mediator – who has no decision-making power.  The objective of  mediation is to achieve a mutually satisfactory agreement between the parties, rather than have something imposed by a third party.</w:t>
      </w:r>
    </w:p>
    <w:p w14:paraId="08339AD2" w14:textId="77777777" w:rsidR="0002504C" w:rsidRDefault="0002504C" w:rsidP="00280E05">
      <w:pPr>
        <w:pStyle w:val="ListParagraph"/>
        <w:ind w:left="0"/>
        <w:rPr>
          <w:rFonts w:ascii="Verdana" w:eastAsia="MS PMincho" w:hAnsi="Verdana"/>
          <w:color w:val="000000"/>
          <w:sz w:val="20"/>
          <w:szCs w:val="20"/>
        </w:rPr>
      </w:pPr>
    </w:p>
    <w:p w14:paraId="3EC7313F" w14:textId="77777777" w:rsidR="007A1113" w:rsidRDefault="007A1113" w:rsidP="00280E05">
      <w:pPr>
        <w:pStyle w:val="ListParagraph"/>
        <w:ind w:left="0"/>
        <w:rPr>
          <w:rFonts w:ascii="Verdana" w:eastAsia="MS PMincho" w:hAnsi="Verdana"/>
          <w:b/>
          <w:color w:val="000000"/>
          <w:sz w:val="20"/>
          <w:szCs w:val="20"/>
        </w:rPr>
      </w:pPr>
      <w:r>
        <w:rPr>
          <w:rFonts w:ascii="Verdana" w:eastAsia="MS PMincho" w:hAnsi="Verdana"/>
          <w:b/>
          <w:color w:val="000000"/>
          <w:sz w:val="20"/>
          <w:szCs w:val="20"/>
        </w:rPr>
        <w:t>Independent expert determination</w:t>
      </w:r>
    </w:p>
    <w:p w14:paraId="7AB9183F" w14:textId="77777777" w:rsidR="007A1113" w:rsidRPr="00D74BA1" w:rsidRDefault="007A1113" w:rsidP="00280E05">
      <w:pPr>
        <w:pStyle w:val="ListParagraph"/>
        <w:ind w:left="0"/>
        <w:rPr>
          <w:rFonts w:ascii="Verdana" w:eastAsia="MS PMincho" w:hAnsi="Verdana"/>
          <w:b/>
          <w:color w:val="000000"/>
          <w:sz w:val="20"/>
          <w:szCs w:val="20"/>
        </w:rPr>
      </w:pPr>
    </w:p>
    <w:p w14:paraId="29E42B57" w14:textId="77777777" w:rsidR="0002504C" w:rsidRDefault="0002504C" w:rsidP="007A1113">
      <w:pPr>
        <w:pStyle w:val="ListParagraph"/>
        <w:ind w:left="0"/>
        <w:rPr>
          <w:rFonts w:ascii="Verdana" w:eastAsia="MS PMincho" w:hAnsi="Verdana"/>
          <w:color w:val="000000"/>
          <w:sz w:val="20"/>
          <w:szCs w:val="20"/>
        </w:rPr>
      </w:pPr>
      <w:r>
        <w:rPr>
          <w:rFonts w:ascii="Verdana" w:eastAsia="MS PMincho" w:hAnsi="Verdana"/>
          <w:color w:val="000000"/>
          <w:sz w:val="20"/>
          <w:szCs w:val="20"/>
        </w:rPr>
        <w:t xml:space="preserve">Independent expert determination is an ADR process where an independent third party determines the outcome of the dispute.  The basis of the appointment is that </w:t>
      </w:r>
      <w:r w:rsidR="004E7876">
        <w:rPr>
          <w:rFonts w:ascii="Verdana" w:eastAsia="MS PMincho" w:hAnsi="Verdana"/>
          <w:color w:val="000000"/>
          <w:sz w:val="20"/>
          <w:szCs w:val="20"/>
        </w:rPr>
        <w:t>the independent expert</w:t>
      </w:r>
      <w:r>
        <w:rPr>
          <w:rFonts w:ascii="Verdana" w:eastAsia="MS PMincho" w:hAnsi="Verdana"/>
          <w:color w:val="000000"/>
          <w:sz w:val="20"/>
          <w:szCs w:val="20"/>
        </w:rPr>
        <w:t xml:space="preserve"> is empowered by an agreement between the parties to make a final and binding decision. The agreement of two parties to refer their dispute to independent expert determination creates a contractual obligation for them to be bound by the decision of the independent expert.  The independent expert will usually be a specialist in the subject of the dispute.</w:t>
      </w:r>
    </w:p>
    <w:p w14:paraId="315F6539" w14:textId="77777777" w:rsidR="007A1113" w:rsidRDefault="007A1113" w:rsidP="00280E05">
      <w:pPr>
        <w:pStyle w:val="ListParagraph"/>
        <w:ind w:left="0"/>
        <w:rPr>
          <w:rFonts w:ascii="Verdana" w:eastAsia="MS PMincho" w:hAnsi="Verdana"/>
          <w:color w:val="000000"/>
          <w:sz w:val="20"/>
          <w:szCs w:val="20"/>
        </w:rPr>
      </w:pPr>
    </w:p>
    <w:p w14:paraId="33BB1386" w14:textId="77777777" w:rsidR="007A1113" w:rsidRPr="00B269BD" w:rsidRDefault="007A1113" w:rsidP="00280E05">
      <w:pPr>
        <w:pStyle w:val="ListParagraph"/>
        <w:ind w:left="0"/>
        <w:rPr>
          <w:rFonts w:ascii="Verdana" w:eastAsia="MS PMincho" w:hAnsi="Verdana"/>
          <w:b/>
          <w:color w:val="000000"/>
          <w:sz w:val="20"/>
          <w:szCs w:val="20"/>
        </w:rPr>
      </w:pPr>
      <w:r>
        <w:rPr>
          <w:rFonts w:ascii="Verdana" w:eastAsia="MS PMincho" w:hAnsi="Verdana"/>
          <w:b/>
          <w:color w:val="000000"/>
          <w:sz w:val="20"/>
          <w:szCs w:val="20"/>
        </w:rPr>
        <w:t>Early neutral evaluation</w:t>
      </w:r>
    </w:p>
    <w:p w14:paraId="2AE8D106" w14:textId="77777777" w:rsidR="0002504C" w:rsidRDefault="0002504C" w:rsidP="00280E05">
      <w:pPr>
        <w:pStyle w:val="ListParagraph"/>
        <w:ind w:left="0"/>
        <w:rPr>
          <w:rFonts w:ascii="Verdana" w:eastAsia="MS PMincho" w:hAnsi="Verdana"/>
          <w:color w:val="000000"/>
          <w:sz w:val="20"/>
          <w:szCs w:val="20"/>
        </w:rPr>
      </w:pPr>
    </w:p>
    <w:p w14:paraId="40A7A8C0" w14:textId="77777777" w:rsidR="0002504C" w:rsidRDefault="0002504C" w:rsidP="00280E05">
      <w:pPr>
        <w:pStyle w:val="ListParagraph"/>
        <w:ind w:left="0"/>
        <w:rPr>
          <w:rFonts w:ascii="Verdana" w:eastAsia="MS PMincho" w:hAnsi="Verdana"/>
          <w:color w:val="000000"/>
          <w:sz w:val="20"/>
          <w:szCs w:val="20"/>
        </w:rPr>
      </w:pPr>
      <w:r>
        <w:rPr>
          <w:rFonts w:ascii="Verdana" w:eastAsia="MS PMincho" w:hAnsi="Verdana"/>
          <w:color w:val="000000"/>
          <w:sz w:val="20"/>
          <w:szCs w:val="20"/>
        </w:rPr>
        <w:t>Early neutral evaluation is an ADR process whereby both parties retain a neutral party to provide a non-binding evaluation on the merits of a dispute.  As the name suggests, this is usually most effective if attempted early in the life of the process, before positions become entrenched and significant costs have been incurred.  There are no procedural requirements for early neutral evaluation beyond those agreed between the parties.</w:t>
      </w:r>
    </w:p>
    <w:p w14:paraId="7B0191DB" w14:textId="77777777" w:rsidR="0002504C" w:rsidRDefault="0002504C" w:rsidP="00280E05">
      <w:pPr>
        <w:pStyle w:val="ListParagraph"/>
        <w:ind w:left="0"/>
        <w:rPr>
          <w:rFonts w:ascii="Verdana" w:eastAsia="MS PMincho" w:hAnsi="Verdana"/>
          <w:color w:val="000000"/>
          <w:sz w:val="20"/>
          <w:szCs w:val="20"/>
        </w:rPr>
      </w:pPr>
    </w:p>
    <w:p w14:paraId="06458309" w14:textId="77777777" w:rsidR="007A1113" w:rsidRDefault="007A1113" w:rsidP="00280E05">
      <w:pPr>
        <w:pStyle w:val="ListParagraph"/>
        <w:ind w:left="0"/>
        <w:rPr>
          <w:rFonts w:ascii="Verdana" w:eastAsia="MS PMincho" w:hAnsi="Verdana"/>
          <w:b/>
          <w:color w:val="000000"/>
          <w:sz w:val="20"/>
          <w:szCs w:val="20"/>
        </w:rPr>
      </w:pPr>
      <w:r w:rsidRPr="00B269BD">
        <w:rPr>
          <w:rFonts w:ascii="Verdana" w:eastAsia="MS PMincho" w:hAnsi="Verdana"/>
          <w:b/>
          <w:color w:val="000000"/>
          <w:sz w:val="20"/>
          <w:szCs w:val="20"/>
        </w:rPr>
        <w:t>Arbitration</w:t>
      </w:r>
    </w:p>
    <w:p w14:paraId="33C0A924" w14:textId="77777777" w:rsidR="007A1113" w:rsidRPr="004E7876" w:rsidRDefault="007A1113" w:rsidP="004E7876">
      <w:pPr>
        <w:pStyle w:val="ListParagraph"/>
        <w:ind w:left="0"/>
        <w:rPr>
          <w:rFonts w:ascii="Verdana" w:eastAsia="MS PMincho" w:hAnsi="Verdana"/>
          <w:b/>
          <w:color w:val="000000"/>
          <w:sz w:val="20"/>
          <w:szCs w:val="20"/>
        </w:rPr>
      </w:pPr>
    </w:p>
    <w:p w14:paraId="01259EC0" w14:textId="77777777" w:rsidR="0002504C" w:rsidRPr="007A1113" w:rsidRDefault="0002504C" w:rsidP="007A1113">
      <w:pPr>
        <w:pStyle w:val="ListParagraph"/>
        <w:ind w:left="0"/>
        <w:rPr>
          <w:rFonts w:ascii="Verdana" w:eastAsia="MS PMincho" w:hAnsi="Verdana"/>
          <w:color w:val="000000"/>
          <w:sz w:val="20"/>
          <w:szCs w:val="20"/>
        </w:rPr>
      </w:pPr>
      <w:r>
        <w:rPr>
          <w:rFonts w:ascii="Verdana" w:eastAsia="MS PMincho" w:hAnsi="Verdana"/>
          <w:color w:val="000000"/>
          <w:sz w:val="20"/>
          <w:szCs w:val="20"/>
        </w:rPr>
        <w:t xml:space="preserve">The </w:t>
      </w:r>
      <w:r w:rsidRPr="004E7876">
        <w:rPr>
          <w:rFonts w:ascii="Verdana" w:eastAsia="MS PMincho" w:hAnsi="Verdana"/>
          <w:i/>
          <w:color w:val="000000"/>
          <w:sz w:val="20"/>
          <w:szCs w:val="20"/>
        </w:rPr>
        <w:t>Arbitration Act</w:t>
      </w:r>
      <w:r>
        <w:rPr>
          <w:rFonts w:ascii="Verdana" w:eastAsia="MS PMincho" w:hAnsi="Verdana"/>
          <w:color w:val="000000"/>
          <w:sz w:val="20"/>
          <w:szCs w:val="20"/>
        </w:rPr>
        <w:t xml:space="preserve"> 1996 governs all arbitrations in En</w:t>
      </w:r>
      <w:r w:rsidR="00770CAB">
        <w:rPr>
          <w:rFonts w:ascii="Verdana" w:eastAsia="MS PMincho" w:hAnsi="Verdana"/>
          <w:color w:val="000000"/>
          <w:sz w:val="20"/>
          <w:szCs w:val="20"/>
        </w:rPr>
        <w:t>gland and Wales.  A request may</w:t>
      </w:r>
      <w:r>
        <w:rPr>
          <w:rFonts w:ascii="Verdana" w:eastAsia="MS PMincho" w:hAnsi="Verdana"/>
          <w:color w:val="000000"/>
          <w:sz w:val="20"/>
          <w:szCs w:val="20"/>
        </w:rPr>
        <w:t xml:space="preserve"> be made for an </w:t>
      </w:r>
      <w:r w:rsidRPr="004E7876">
        <w:rPr>
          <w:rFonts w:ascii="Verdana" w:eastAsia="MS PMincho" w:hAnsi="Verdana"/>
          <w:color w:val="000000"/>
          <w:sz w:val="20"/>
          <w:szCs w:val="20"/>
        </w:rPr>
        <w:t>arbitrator to be appointed (often set out in the terms of a lease) or</w:t>
      </w:r>
      <w:r w:rsidR="00770CAB" w:rsidRPr="004E7876">
        <w:rPr>
          <w:rFonts w:ascii="Verdana" w:eastAsia="MS PMincho" w:hAnsi="Verdana"/>
          <w:color w:val="000000"/>
          <w:sz w:val="20"/>
          <w:szCs w:val="20"/>
        </w:rPr>
        <w:t xml:space="preserve"> the involved parties can agree</w:t>
      </w:r>
      <w:r w:rsidRPr="004E7876">
        <w:rPr>
          <w:rFonts w:ascii="Verdana" w:eastAsia="MS PMincho" w:hAnsi="Verdana"/>
          <w:color w:val="000000"/>
          <w:sz w:val="20"/>
          <w:szCs w:val="20"/>
        </w:rPr>
        <w:t xml:space="preserve"> on one.  The process is more formal.  The arbitrator (who should have some knowledge in the subject of the dispute) will decide the outcome of </w:t>
      </w:r>
      <w:r w:rsidRPr="004E7876">
        <w:rPr>
          <w:rFonts w:ascii="Verdana" w:eastAsia="MS PMincho" w:hAnsi="Verdana"/>
          <w:color w:val="000000"/>
          <w:sz w:val="20"/>
          <w:szCs w:val="20"/>
        </w:rPr>
        <w:lastRenderedPageBreak/>
        <w:t>the dispute based on the evidence before him or her but is not allowed to stray outside the evidence.</w:t>
      </w:r>
    </w:p>
    <w:p w14:paraId="1B47E8F8" w14:textId="77777777" w:rsidR="00713F77" w:rsidRDefault="00713F77" w:rsidP="00713F77">
      <w:pPr>
        <w:rPr>
          <w:rFonts w:ascii="Verdana" w:eastAsia="MS PMincho" w:hAnsi="Verdana"/>
          <w:b/>
          <w:color w:val="000000"/>
          <w:sz w:val="20"/>
          <w:szCs w:val="20"/>
        </w:rPr>
      </w:pPr>
    </w:p>
    <w:p w14:paraId="30C134EF" w14:textId="77777777" w:rsidR="00713F77" w:rsidRDefault="001C387A" w:rsidP="00114E30">
      <w:pPr>
        <w:pStyle w:val="Heading2"/>
        <w:rPr>
          <w:rFonts w:eastAsia="MS PMincho"/>
        </w:rPr>
      </w:pPr>
      <w:bookmarkStart w:id="96" w:name="_Toc415753211"/>
      <w:bookmarkStart w:id="97" w:name="_Toc443380543"/>
      <w:r>
        <w:rPr>
          <w:rFonts w:eastAsia="MS PMincho"/>
        </w:rPr>
        <w:t>5.</w:t>
      </w:r>
      <w:r w:rsidR="00721CE4">
        <w:rPr>
          <w:rFonts w:eastAsia="MS PMincho"/>
        </w:rPr>
        <w:t>6</w:t>
      </w:r>
      <w:r w:rsidR="00B75352">
        <w:rPr>
          <w:rFonts w:eastAsia="MS PMincho"/>
        </w:rPr>
        <w:tab/>
      </w:r>
      <w:r w:rsidR="004D5785">
        <w:rPr>
          <w:rFonts w:eastAsia="MS PMincho"/>
        </w:rPr>
        <w:t>First-</w:t>
      </w:r>
      <w:r w:rsidR="00713F77">
        <w:rPr>
          <w:rFonts w:eastAsia="MS PMincho"/>
        </w:rPr>
        <w:t>Tier Tribunal – Property Chamber</w:t>
      </w:r>
      <w:bookmarkEnd w:id="96"/>
      <w:bookmarkEnd w:id="97"/>
    </w:p>
    <w:p w14:paraId="7F1874B2" w14:textId="77777777" w:rsidR="00713F77" w:rsidRDefault="00713F77" w:rsidP="00713F77">
      <w:pPr>
        <w:rPr>
          <w:rFonts w:ascii="Verdana" w:eastAsia="MS PMincho" w:hAnsi="Verdana"/>
          <w:color w:val="000000"/>
          <w:sz w:val="20"/>
          <w:szCs w:val="20"/>
        </w:rPr>
      </w:pPr>
    </w:p>
    <w:p w14:paraId="6841DE3D" w14:textId="77777777" w:rsidR="00713F77" w:rsidRDefault="00713F77" w:rsidP="00D74BA1">
      <w:pPr>
        <w:pStyle w:val="onlinetext"/>
        <w:rPr>
          <w:lang w:eastAsia="en-GB"/>
        </w:rPr>
      </w:pPr>
      <w:r w:rsidRPr="00713F77">
        <w:rPr>
          <w:lang w:eastAsia="en-GB"/>
        </w:rPr>
        <w:t>The First-tier tribunal – Property Chamber (Residential Property</w:t>
      </w:r>
      <w:r>
        <w:rPr>
          <w:lang w:eastAsia="en-GB"/>
        </w:rPr>
        <w:t>)</w:t>
      </w:r>
      <w:r w:rsidRPr="00713F77">
        <w:rPr>
          <w:lang w:eastAsia="en-GB"/>
        </w:rPr>
        <w:t xml:space="preserve"> provide</w:t>
      </w:r>
      <w:r w:rsidR="000A6D2F">
        <w:rPr>
          <w:lang w:eastAsia="en-GB"/>
        </w:rPr>
        <w:t>s</w:t>
      </w:r>
      <w:r w:rsidRPr="00713F77">
        <w:rPr>
          <w:lang w:eastAsia="en-GB"/>
        </w:rPr>
        <w:t xml:space="preserve"> an independent service in England for settling disputes involving </w:t>
      </w:r>
      <w:r w:rsidR="000A6D2F">
        <w:rPr>
          <w:lang w:eastAsia="en-GB"/>
        </w:rPr>
        <w:t xml:space="preserve">leasehold </w:t>
      </w:r>
      <w:r w:rsidRPr="00713F77">
        <w:rPr>
          <w:lang w:eastAsia="en-GB"/>
        </w:rPr>
        <w:t>and</w:t>
      </w:r>
      <w:r w:rsidR="000A6D2F">
        <w:rPr>
          <w:lang w:eastAsia="en-GB"/>
        </w:rPr>
        <w:t xml:space="preserve"> private rented</w:t>
      </w:r>
      <w:r w:rsidRPr="00713F77">
        <w:rPr>
          <w:lang w:eastAsia="en-GB"/>
        </w:rPr>
        <w:t xml:space="preserve"> property.</w:t>
      </w:r>
    </w:p>
    <w:p w14:paraId="41F7BF46" w14:textId="77777777" w:rsidR="00713F77" w:rsidRDefault="00713F77" w:rsidP="00D74BA1">
      <w:pPr>
        <w:pStyle w:val="onlinetext"/>
        <w:rPr>
          <w:lang w:eastAsia="en-GB"/>
        </w:rPr>
      </w:pPr>
      <w:r w:rsidRPr="00713F77">
        <w:rPr>
          <w:lang w:eastAsia="en-GB"/>
        </w:rPr>
        <w:t xml:space="preserve">Legislation has given the tribunal powers to settle certain types of dispute which would otherwise have to be dealt with by the courts. The tribunal aims to provide easier and cheaper access to justice. </w:t>
      </w:r>
      <w:r w:rsidR="00865AE3">
        <w:rPr>
          <w:lang w:eastAsia="en-GB"/>
        </w:rPr>
        <w:t xml:space="preserve"> It also promotes the use of alternative dispute resolution and mediation.</w:t>
      </w:r>
    </w:p>
    <w:p w14:paraId="5871B699" w14:textId="2636BAEB" w:rsidR="00696CD1" w:rsidRDefault="00B92791" w:rsidP="00114E30">
      <w:pPr>
        <w:pStyle w:val="Heading2"/>
        <w:rPr>
          <w:rFonts w:eastAsia="MS PMincho"/>
        </w:rPr>
      </w:pPr>
      <w:bookmarkStart w:id="98" w:name="_Toc415753212"/>
      <w:bookmarkStart w:id="99" w:name="_Toc443380544"/>
      <w:r>
        <w:rPr>
          <w:rFonts w:eastAsia="MS PMincho"/>
        </w:rPr>
        <w:t>5.</w:t>
      </w:r>
      <w:r w:rsidR="00721CE4">
        <w:rPr>
          <w:rFonts w:eastAsia="MS PMincho"/>
        </w:rPr>
        <w:t>7</w:t>
      </w:r>
      <w:r w:rsidR="00B75352">
        <w:rPr>
          <w:rFonts w:eastAsia="MS PMincho"/>
        </w:rPr>
        <w:tab/>
      </w:r>
      <w:r w:rsidR="00F05DF6">
        <w:rPr>
          <w:rFonts w:eastAsia="MS PMincho"/>
        </w:rPr>
        <w:t>Redress (</w:t>
      </w:r>
      <w:r w:rsidR="00696CD1">
        <w:rPr>
          <w:rFonts w:eastAsia="MS PMincho"/>
        </w:rPr>
        <w:t>Ombudsman</w:t>
      </w:r>
      <w:r w:rsidR="00F05DF6">
        <w:rPr>
          <w:rFonts w:eastAsia="MS PMincho"/>
        </w:rPr>
        <w:t>)</w:t>
      </w:r>
      <w:r w:rsidR="00696CD1">
        <w:rPr>
          <w:rFonts w:eastAsia="MS PMincho"/>
        </w:rPr>
        <w:t xml:space="preserve"> </w:t>
      </w:r>
      <w:r w:rsidR="005B3652">
        <w:rPr>
          <w:rFonts w:eastAsia="MS PMincho"/>
        </w:rPr>
        <w:t>s</w:t>
      </w:r>
      <w:r w:rsidR="00696CD1">
        <w:rPr>
          <w:rFonts w:eastAsia="MS PMincho"/>
        </w:rPr>
        <w:t>chemes</w:t>
      </w:r>
      <w:bookmarkEnd w:id="98"/>
      <w:bookmarkEnd w:id="99"/>
    </w:p>
    <w:p w14:paraId="1D76E114" w14:textId="77777777" w:rsidR="00696CD1" w:rsidRDefault="00696CD1" w:rsidP="00713F77">
      <w:pPr>
        <w:spacing w:line="288" w:lineRule="atLeast"/>
        <w:rPr>
          <w:rFonts w:ascii="Verdana" w:eastAsia="MS PMincho" w:hAnsi="Verdana"/>
          <w:color w:val="000000"/>
          <w:sz w:val="20"/>
          <w:szCs w:val="20"/>
        </w:rPr>
      </w:pPr>
    </w:p>
    <w:p w14:paraId="74A57967" w14:textId="77777777" w:rsidR="00696CD1" w:rsidRDefault="00450E14" w:rsidP="00713F77">
      <w:pPr>
        <w:spacing w:line="288" w:lineRule="atLeast"/>
        <w:rPr>
          <w:rFonts w:ascii="Verdana" w:hAnsi="Verdana" w:cs="Calibri"/>
          <w:color w:val="000000" w:themeColor="text1"/>
          <w:sz w:val="20"/>
          <w:szCs w:val="20"/>
        </w:rPr>
      </w:pPr>
      <w:r>
        <w:rPr>
          <w:rFonts w:ascii="Verdana" w:hAnsi="Verdana" w:cs="Calibri"/>
          <w:color w:val="000000" w:themeColor="text1"/>
          <w:sz w:val="20"/>
          <w:szCs w:val="20"/>
        </w:rPr>
        <w:t>T</w:t>
      </w:r>
      <w:r w:rsidR="00780FE6" w:rsidRPr="00EE0CC4">
        <w:rPr>
          <w:rFonts w:ascii="Verdana" w:hAnsi="Verdana" w:cs="Calibri"/>
          <w:color w:val="000000" w:themeColor="text1"/>
          <w:sz w:val="20"/>
          <w:szCs w:val="20"/>
        </w:rPr>
        <w:t>he</w:t>
      </w:r>
      <w:r w:rsidR="00780FE6" w:rsidRPr="00EE0CC4">
        <w:rPr>
          <w:rFonts w:ascii="Verdana" w:hAnsi="Verdana" w:cs="Calibri"/>
          <w:i/>
          <w:color w:val="000000" w:themeColor="text1"/>
          <w:sz w:val="20"/>
          <w:szCs w:val="20"/>
        </w:rPr>
        <w:t xml:space="preserve"> Enterprise and Regulatory Reform Act </w:t>
      </w:r>
      <w:r w:rsidR="00780FE6" w:rsidRPr="00EE0CC4">
        <w:rPr>
          <w:rFonts w:ascii="Verdana" w:hAnsi="Verdana" w:cs="Calibri"/>
          <w:color w:val="000000" w:themeColor="text1"/>
          <w:sz w:val="20"/>
          <w:szCs w:val="20"/>
        </w:rPr>
        <w:t>2013</w:t>
      </w:r>
      <w:r w:rsidR="00532A1D" w:rsidRPr="00EE0CC4">
        <w:rPr>
          <w:rFonts w:ascii="Verdana" w:hAnsi="Verdana" w:cs="Calibri"/>
          <w:color w:val="000000" w:themeColor="text1"/>
          <w:sz w:val="20"/>
          <w:szCs w:val="20"/>
        </w:rPr>
        <w:t xml:space="preserve"> require</w:t>
      </w:r>
      <w:r w:rsidR="005F2B10">
        <w:rPr>
          <w:rFonts w:ascii="Verdana" w:hAnsi="Verdana" w:cs="Calibri"/>
          <w:color w:val="000000" w:themeColor="text1"/>
          <w:sz w:val="20"/>
          <w:szCs w:val="20"/>
        </w:rPr>
        <w:t>s</w:t>
      </w:r>
      <w:r w:rsidR="00532A1D" w:rsidRPr="00EE0CC4">
        <w:rPr>
          <w:rFonts w:ascii="Verdana" w:hAnsi="Verdana" w:cs="Calibri"/>
          <w:color w:val="000000" w:themeColor="text1"/>
          <w:sz w:val="20"/>
          <w:szCs w:val="20"/>
        </w:rPr>
        <w:t xml:space="preserve"> that all letting and property management agents in England are a member of a government-approved redress scheme. </w:t>
      </w:r>
    </w:p>
    <w:p w14:paraId="0B2F6D04" w14:textId="77777777" w:rsidR="00770CAB" w:rsidRDefault="00770CAB" w:rsidP="00713F77">
      <w:pPr>
        <w:spacing w:line="288" w:lineRule="atLeast"/>
        <w:rPr>
          <w:rFonts w:ascii="Verdana" w:hAnsi="Verdana" w:cs="Calibri"/>
          <w:color w:val="000000" w:themeColor="text1"/>
          <w:sz w:val="20"/>
          <w:szCs w:val="20"/>
        </w:rPr>
      </w:pPr>
    </w:p>
    <w:tbl>
      <w:tblPr>
        <w:tblStyle w:val="TableGrid"/>
        <w:tblW w:w="0" w:type="auto"/>
        <w:tblLook w:val="04A0" w:firstRow="1" w:lastRow="0" w:firstColumn="1" w:lastColumn="0" w:noHBand="0" w:noVBand="1"/>
      </w:tblPr>
      <w:tblGrid>
        <w:gridCol w:w="9242"/>
      </w:tblGrid>
      <w:tr w:rsidR="00770CAB" w14:paraId="07C62458" w14:textId="77777777" w:rsidTr="00770CAB">
        <w:tc>
          <w:tcPr>
            <w:tcW w:w="9242" w:type="dxa"/>
          </w:tcPr>
          <w:p w14:paraId="3575EB06" w14:textId="77777777" w:rsidR="00770CAB" w:rsidRDefault="00770CAB" w:rsidP="00404702">
            <w:pPr>
              <w:spacing w:line="288" w:lineRule="atLeast"/>
              <w:rPr>
                <w:rFonts w:ascii="Verdana" w:hAnsi="Verdana" w:cs="Arial"/>
                <w:i/>
                <w:color w:val="000000" w:themeColor="text1"/>
                <w:sz w:val="20"/>
                <w:szCs w:val="20"/>
                <w:lang w:eastAsia="en-GB"/>
              </w:rPr>
            </w:pPr>
            <w:r w:rsidRPr="0048281E">
              <w:rPr>
                <w:rFonts w:ascii="Verdana" w:hAnsi="Verdana"/>
                <w:i/>
                <w:sz w:val="20"/>
                <w:szCs w:val="20"/>
              </w:rPr>
              <w:t>Redress Schemes for Lettings Agency Work and Property Management Work (Requirement to Belong to a Scheme etc)(England) O</w:t>
            </w:r>
            <w:r w:rsidR="00404702">
              <w:rPr>
                <w:rFonts w:ascii="Verdana" w:hAnsi="Verdana"/>
                <w:i/>
                <w:sz w:val="20"/>
                <w:szCs w:val="20"/>
              </w:rPr>
              <w:t>rder 2014 (SI 2014/</w:t>
            </w:r>
            <w:r w:rsidRPr="0048281E">
              <w:rPr>
                <w:rFonts w:ascii="Verdana" w:hAnsi="Verdana"/>
                <w:i/>
                <w:sz w:val="20"/>
                <w:szCs w:val="20"/>
              </w:rPr>
              <w:t>2359)</w:t>
            </w:r>
          </w:p>
        </w:tc>
      </w:tr>
    </w:tbl>
    <w:p w14:paraId="576CEB4E" w14:textId="77777777" w:rsidR="00770CAB" w:rsidRPr="00532A1D" w:rsidRDefault="00770CAB" w:rsidP="00713F77">
      <w:pPr>
        <w:spacing w:line="288" w:lineRule="atLeast"/>
        <w:rPr>
          <w:rFonts w:ascii="Verdana" w:hAnsi="Verdana" w:cs="Arial"/>
          <w:i/>
          <w:color w:val="000000" w:themeColor="text1"/>
          <w:sz w:val="20"/>
          <w:szCs w:val="20"/>
          <w:lang w:eastAsia="en-GB"/>
        </w:rPr>
      </w:pPr>
    </w:p>
    <w:p w14:paraId="088BF70A" w14:textId="77777777" w:rsidR="00713F77" w:rsidRPr="009879FD" w:rsidRDefault="00713F77" w:rsidP="00713F77">
      <w:pPr>
        <w:rPr>
          <w:rFonts w:ascii="Verdana" w:eastAsia="MS PMincho" w:hAnsi="Verdana"/>
          <w:color w:val="000000" w:themeColor="text1"/>
          <w:sz w:val="20"/>
          <w:szCs w:val="20"/>
        </w:rPr>
      </w:pPr>
    </w:p>
    <w:p w14:paraId="7C90FD17" w14:textId="77777777" w:rsidR="00517F33" w:rsidRPr="009879FD" w:rsidRDefault="00517F33" w:rsidP="00713F77">
      <w:pPr>
        <w:rPr>
          <w:rFonts w:ascii="Verdana" w:eastAsia="MS PMincho" w:hAnsi="Verdana"/>
          <w:b/>
          <w:color w:val="000000" w:themeColor="text1"/>
          <w:sz w:val="36"/>
          <w:szCs w:val="36"/>
        </w:rPr>
      </w:pPr>
      <w:r w:rsidRPr="009879FD">
        <w:rPr>
          <w:rFonts w:ascii="Verdana" w:eastAsia="MS PMincho" w:hAnsi="Verdana"/>
          <w:b/>
          <w:color w:val="000000" w:themeColor="text1"/>
          <w:sz w:val="36"/>
          <w:szCs w:val="36"/>
        </w:rPr>
        <w:br w:type="page"/>
      </w:r>
    </w:p>
    <w:p w14:paraId="614A5FFA" w14:textId="77777777" w:rsidR="00517F33" w:rsidRDefault="00517F33" w:rsidP="00A94CD3">
      <w:pPr>
        <w:widowControl w:val="0"/>
        <w:autoSpaceDE w:val="0"/>
        <w:autoSpaceDN w:val="0"/>
        <w:adjustRightInd w:val="0"/>
        <w:spacing w:line="243" w:lineRule="auto"/>
        <w:ind w:right="-35"/>
        <w:rPr>
          <w:rFonts w:ascii="Verdana" w:eastAsia="MS PMincho" w:hAnsi="Verdana"/>
          <w:b/>
          <w:color w:val="000000"/>
          <w:sz w:val="36"/>
          <w:szCs w:val="36"/>
        </w:rPr>
      </w:pPr>
    </w:p>
    <w:p w14:paraId="7D50E723" w14:textId="77777777" w:rsidR="004542CA" w:rsidRPr="00114E30" w:rsidRDefault="00AA336D" w:rsidP="00114E30">
      <w:pPr>
        <w:pStyle w:val="Heading1"/>
        <w:rPr>
          <w:rFonts w:eastAsia="MS PMincho"/>
        </w:rPr>
      </w:pPr>
      <w:bookmarkStart w:id="100" w:name="_Toc415753213"/>
      <w:bookmarkStart w:id="101" w:name="_Toc443380545"/>
      <w:r w:rsidRPr="00114E30">
        <w:rPr>
          <w:rFonts w:eastAsia="MS PMincho"/>
        </w:rPr>
        <w:t>Part 6</w:t>
      </w:r>
      <w:r w:rsidR="00B75352">
        <w:rPr>
          <w:rFonts w:eastAsia="MS PMincho"/>
        </w:rPr>
        <w:tab/>
      </w:r>
      <w:r w:rsidR="004542CA" w:rsidRPr="00114E30">
        <w:rPr>
          <w:rFonts w:eastAsia="MS PMincho"/>
        </w:rPr>
        <w:t>Accounting for other people's money (client money)</w:t>
      </w:r>
      <w:bookmarkEnd w:id="100"/>
      <w:bookmarkEnd w:id="101"/>
    </w:p>
    <w:p w14:paraId="23C02A72" w14:textId="77777777" w:rsidR="004542CA" w:rsidRDefault="004542CA" w:rsidP="00A94CD3">
      <w:pPr>
        <w:widowControl w:val="0"/>
        <w:autoSpaceDE w:val="0"/>
        <w:autoSpaceDN w:val="0"/>
        <w:adjustRightInd w:val="0"/>
        <w:spacing w:line="243" w:lineRule="auto"/>
        <w:ind w:right="-35"/>
        <w:rPr>
          <w:rFonts w:ascii="Verdana" w:eastAsia="MS PMincho" w:hAnsi="Verdana"/>
          <w:color w:val="000000"/>
          <w:sz w:val="20"/>
          <w:szCs w:val="20"/>
        </w:rPr>
      </w:pPr>
    </w:p>
    <w:p w14:paraId="1E290D4A" w14:textId="77777777" w:rsidR="004542CA" w:rsidRDefault="004542CA" w:rsidP="00A94CD3">
      <w:pPr>
        <w:widowControl w:val="0"/>
        <w:autoSpaceDE w:val="0"/>
        <w:autoSpaceDN w:val="0"/>
        <w:adjustRightInd w:val="0"/>
        <w:spacing w:line="243" w:lineRule="auto"/>
        <w:ind w:right="-35"/>
        <w:rPr>
          <w:rFonts w:ascii="Verdana" w:eastAsia="MS PMincho" w:hAnsi="Verdana"/>
          <w:color w:val="000000"/>
          <w:sz w:val="20"/>
          <w:szCs w:val="20"/>
        </w:rPr>
      </w:pPr>
    </w:p>
    <w:p w14:paraId="27EF9A5D" w14:textId="77777777" w:rsidR="004542CA" w:rsidRDefault="004B4A1A" w:rsidP="00114E30">
      <w:pPr>
        <w:pStyle w:val="Heading2"/>
        <w:rPr>
          <w:rFonts w:eastAsia="MS PMincho"/>
        </w:rPr>
      </w:pPr>
      <w:bookmarkStart w:id="102" w:name="_Toc415753214"/>
      <w:bookmarkStart w:id="103" w:name="_Toc443380546"/>
      <w:r>
        <w:rPr>
          <w:rFonts w:eastAsia="MS PMincho"/>
        </w:rPr>
        <w:t>6.1</w:t>
      </w:r>
      <w:r w:rsidR="00B75352">
        <w:rPr>
          <w:rFonts w:eastAsia="MS PMincho"/>
        </w:rPr>
        <w:tab/>
      </w:r>
      <w:r w:rsidR="004542CA">
        <w:rPr>
          <w:rFonts w:eastAsia="MS PMincho"/>
        </w:rPr>
        <w:t>Introduction</w:t>
      </w:r>
      <w:bookmarkEnd w:id="102"/>
      <w:bookmarkEnd w:id="103"/>
    </w:p>
    <w:p w14:paraId="2E01AA64" w14:textId="77777777" w:rsidR="004542CA" w:rsidRPr="00D74BA1" w:rsidRDefault="004542CA" w:rsidP="00D74BA1">
      <w:pPr>
        <w:pStyle w:val="onlinetext"/>
      </w:pPr>
    </w:p>
    <w:p w14:paraId="10F2988C" w14:textId="77777777" w:rsidR="004542CA" w:rsidRPr="00D74BA1" w:rsidRDefault="004542CA" w:rsidP="00D74BA1">
      <w:pPr>
        <w:pStyle w:val="onlinetext"/>
      </w:pPr>
      <w:r w:rsidRPr="00D74BA1">
        <w:t xml:space="preserve">You should make sure that you have a clear understanding of the meanings of </w:t>
      </w:r>
      <w:r w:rsidR="00D91A7F" w:rsidRPr="00D74BA1">
        <w:t>‘</w:t>
      </w:r>
      <w:r w:rsidRPr="00D74BA1">
        <w:t>client money</w:t>
      </w:r>
      <w:r w:rsidR="00D91A7F" w:rsidRPr="00D74BA1">
        <w:t>’</w:t>
      </w:r>
      <w:r w:rsidRPr="00D74BA1">
        <w:t xml:space="preserve"> and </w:t>
      </w:r>
      <w:r w:rsidR="00D91A7F" w:rsidRPr="00D74BA1">
        <w:t>‘</w:t>
      </w:r>
      <w:r w:rsidRPr="00D74BA1">
        <w:t>client</w:t>
      </w:r>
      <w:r w:rsidR="00D91A7F" w:rsidRPr="00D74BA1">
        <w:t>’</w:t>
      </w:r>
      <w:r w:rsidRPr="00D74BA1">
        <w:t>.</w:t>
      </w:r>
      <w:r w:rsidR="00615983" w:rsidRPr="00D74BA1">
        <w:t xml:space="preserve"> </w:t>
      </w:r>
      <w:r w:rsidRPr="00D74BA1">
        <w:t>Any money you receive or hold which is not entirely due and payable to you is called client money because it belongs to someone else and as such you should be very careful in handling and accounting for it.</w:t>
      </w:r>
      <w:r w:rsidR="00615983" w:rsidRPr="00D74BA1">
        <w:t xml:space="preserve"> </w:t>
      </w:r>
      <w:r w:rsidRPr="00D74BA1">
        <w:t>You hold client money in trust</w:t>
      </w:r>
      <w:r w:rsidR="00424F7F" w:rsidRPr="00D74BA1">
        <w:t xml:space="preserve"> </w:t>
      </w:r>
      <w:r w:rsidRPr="00D74BA1">
        <w:t xml:space="preserve">and if you fail to account for that money properly you </w:t>
      </w:r>
      <w:r w:rsidR="00113133" w:rsidRPr="00D74BA1">
        <w:t>are</w:t>
      </w:r>
      <w:r w:rsidRPr="00D74BA1">
        <w:t xml:space="preserve"> open to legal action for breach of that trust, and criminal liability could also arise.</w:t>
      </w:r>
    </w:p>
    <w:p w14:paraId="45D2DAA5" w14:textId="77777777" w:rsidR="003C2DBC" w:rsidRPr="00D74BA1" w:rsidRDefault="003C2DBC" w:rsidP="00D74BA1">
      <w:pPr>
        <w:pStyle w:val="onlinetext"/>
      </w:pPr>
      <w:r w:rsidRPr="00D74BA1">
        <w:t>Remembering that it is not your own money that is involved, you should decide, having regard to the amounts</w:t>
      </w:r>
      <w:r w:rsidR="00615983" w:rsidRPr="00D74BA1">
        <w:t xml:space="preserve"> </w:t>
      </w:r>
      <w:r w:rsidRPr="00D74BA1">
        <w:t xml:space="preserve">involved and the volume and frequency of activity affecting the account, whether to place client money in an </w:t>
      </w:r>
      <w:r w:rsidR="00113133" w:rsidRPr="00D74BA1">
        <w:t>interest-</w:t>
      </w:r>
      <w:r w:rsidRPr="00D74BA1">
        <w:t>bearing account. Unless the client has agreed otherwise in writing, client money should be available immediately to your clients, so a deposit account with a withdrawal notice period may not be suitable. You should discuss with a new client where you will keep the money.</w:t>
      </w:r>
    </w:p>
    <w:p w14:paraId="451AD717" w14:textId="77777777" w:rsidR="003C2DBC" w:rsidRPr="00D74BA1" w:rsidRDefault="003C2DBC" w:rsidP="00D74BA1">
      <w:pPr>
        <w:pStyle w:val="onlinetext"/>
      </w:pPr>
      <w:r w:rsidRPr="00D74BA1">
        <w:t>Special rules apply to service charge funds you collect</w:t>
      </w:r>
      <w:r w:rsidR="00176F41" w:rsidRPr="00D74BA1">
        <w:t>.</w:t>
      </w:r>
      <w:r w:rsidR="00615983" w:rsidRPr="00D74BA1">
        <w:t xml:space="preserve"> </w:t>
      </w:r>
      <w:r w:rsidRPr="00D74BA1">
        <w:t>Section 42 of the Landlord and Tenant Act 1987 establishes a statutory trust so that service charge funds for each property must be identifiable and either be placed in a separate bank account, or in a single client account where the accounting records of the manager separately identify the service charge funds attributable to each property.</w:t>
      </w:r>
    </w:p>
    <w:p w14:paraId="31BA5D74" w14:textId="77777777" w:rsidR="00424F7F" w:rsidRDefault="00424F7F" w:rsidP="00A94CD3">
      <w:pPr>
        <w:widowControl w:val="0"/>
        <w:autoSpaceDE w:val="0"/>
        <w:autoSpaceDN w:val="0"/>
        <w:adjustRightInd w:val="0"/>
        <w:spacing w:line="243" w:lineRule="auto"/>
        <w:ind w:right="-35"/>
        <w:rPr>
          <w:rFonts w:ascii="Verdana" w:eastAsia="MS PMincho" w:hAnsi="Verdana"/>
          <w:color w:val="000000"/>
          <w:sz w:val="20"/>
          <w:szCs w:val="20"/>
        </w:rPr>
      </w:pPr>
    </w:p>
    <w:tbl>
      <w:tblPr>
        <w:tblStyle w:val="TableGrid"/>
        <w:tblW w:w="0" w:type="auto"/>
        <w:tblLook w:val="04A0" w:firstRow="1" w:lastRow="0" w:firstColumn="1" w:lastColumn="0" w:noHBand="0" w:noVBand="1"/>
      </w:tblPr>
      <w:tblGrid>
        <w:gridCol w:w="9242"/>
      </w:tblGrid>
      <w:tr w:rsidR="009B67A3" w14:paraId="77EBB758" w14:textId="77777777" w:rsidTr="009B67A3">
        <w:tc>
          <w:tcPr>
            <w:tcW w:w="9242" w:type="dxa"/>
          </w:tcPr>
          <w:p w14:paraId="55A00BA6" w14:textId="4492D479" w:rsidR="009B67A3" w:rsidRPr="002621FE" w:rsidRDefault="00D74BA1" w:rsidP="00D74BA1">
            <w:pPr>
              <w:widowControl w:val="0"/>
              <w:autoSpaceDE w:val="0"/>
              <w:autoSpaceDN w:val="0"/>
              <w:adjustRightInd w:val="0"/>
              <w:spacing w:line="243" w:lineRule="auto"/>
              <w:ind w:right="-35"/>
              <w:rPr>
                <w:rFonts w:ascii="Verdana" w:eastAsia="MS PMincho" w:hAnsi="Verdana"/>
                <w:i/>
                <w:color w:val="000000"/>
                <w:sz w:val="20"/>
                <w:szCs w:val="20"/>
              </w:rPr>
            </w:pPr>
            <w:r>
              <w:rPr>
                <w:rFonts w:ascii="Verdana" w:eastAsia="MS PMincho" w:hAnsi="Verdana"/>
                <w:i/>
                <w:color w:val="000000"/>
                <w:sz w:val="20"/>
                <w:szCs w:val="20"/>
              </w:rPr>
              <w:t>s.</w:t>
            </w:r>
            <w:r w:rsidR="009B67A3" w:rsidRPr="002621FE">
              <w:rPr>
                <w:rFonts w:ascii="Verdana" w:eastAsia="MS PMincho" w:hAnsi="Verdana"/>
                <w:i/>
                <w:color w:val="000000"/>
                <w:sz w:val="20"/>
                <w:szCs w:val="20"/>
              </w:rPr>
              <w:t>42</w:t>
            </w:r>
            <w:r>
              <w:rPr>
                <w:rFonts w:ascii="Verdana" w:eastAsia="MS PMincho" w:hAnsi="Verdana"/>
                <w:i/>
                <w:color w:val="000000"/>
                <w:sz w:val="20"/>
                <w:szCs w:val="20"/>
              </w:rPr>
              <w:t xml:space="preserve"> </w:t>
            </w:r>
            <w:r w:rsidR="009B67A3" w:rsidRPr="002621FE">
              <w:rPr>
                <w:rFonts w:ascii="Verdana" w:eastAsia="MS PMincho" w:hAnsi="Verdana"/>
                <w:i/>
                <w:color w:val="000000"/>
                <w:sz w:val="20"/>
                <w:szCs w:val="20"/>
              </w:rPr>
              <w:t>Landlord and Tenant Act 198</w:t>
            </w:r>
            <w:r w:rsidR="00E54F1E">
              <w:rPr>
                <w:rFonts w:ascii="Verdana" w:eastAsia="MS PMincho" w:hAnsi="Verdana"/>
                <w:i/>
                <w:color w:val="000000"/>
                <w:sz w:val="20"/>
                <w:szCs w:val="20"/>
              </w:rPr>
              <w:t>7</w:t>
            </w:r>
          </w:p>
        </w:tc>
      </w:tr>
    </w:tbl>
    <w:p w14:paraId="28E59538" w14:textId="77777777" w:rsidR="009B67A3" w:rsidRDefault="009B67A3" w:rsidP="00A94CD3">
      <w:pPr>
        <w:widowControl w:val="0"/>
        <w:autoSpaceDE w:val="0"/>
        <w:autoSpaceDN w:val="0"/>
        <w:adjustRightInd w:val="0"/>
        <w:spacing w:line="243" w:lineRule="auto"/>
        <w:ind w:right="-35"/>
        <w:rPr>
          <w:rFonts w:ascii="Verdana" w:eastAsia="MS PMincho" w:hAnsi="Verdana"/>
          <w:color w:val="000000"/>
          <w:sz w:val="20"/>
          <w:szCs w:val="20"/>
        </w:rPr>
      </w:pPr>
    </w:p>
    <w:p w14:paraId="0A9A4EB4" w14:textId="77777777" w:rsidR="003C2DBC" w:rsidRDefault="003E30B7" w:rsidP="00114E30">
      <w:pPr>
        <w:pStyle w:val="Heading2"/>
        <w:rPr>
          <w:rFonts w:eastAsia="MS PMincho"/>
        </w:rPr>
      </w:pPr>
      <w:bookmarkStart w:id="104" w:name="_Toc415753215"/>
      <w:bookmarkStart w:id="105" w:name="_Toc443380547"/>
      <w:r>
        <w:rPr>
          <w:rFonts w:eastAsia="MS PMincho"/>
        </w:rPr>
        <w:t>6.2</w:t>
      </w:r>
      <w:r w:rsidR="00B75352">
        <w:rPr>
          <w:rFonts w:eastAsia="MS PMincho"/>
        </w:rPr>
        <w:tab/>
      </w:r>
      <w:r w:rsidR="003C2DBC">
        <w:rPr>
          <w:rFonts w:eastAsia="MS PMincho"/>
        </w:rPr>
        <w:t>Bank accounts</w:t>
      </w:r>
      <w:bookmarkEnd w:id="104"/>
      <w:bookmarkEnd w:id="105"/>
    </w:p>
    <w:p w14:paraId="5CC9FC32" w14:textId="77777777" w:rsidR="003C2DBC" w:rsidRDefault="003C2DBC" w:rsidP="00A94CD3">
      <w:pPr>
        <w:widowControl w:val="0"/>
        <w:autoSpaceDE w:val="0"/>
        <w:autoSpaceDN w:val="0"/>
        <w:adjustRightInd w:val="0"/>
        <w:spacing w:line="243" w:lineRule="auto"/>
        <w:ind w:right="-35"/>
        <w:rPr>
          <w:rFonts w:ascii="Verdana" w:eastAsia="MS PMincho" w:hAnsi="Verdana"/>
          <w:color w:val="000000"/>
          <w:sz w:val="20"/>
          <w:szCs w:val="20"/>
        </w:rPr>
      </w:pPr>
    </w:p>
    <w:p w14:paraId="4BDCFBD4" w14:textId="77777777" w:rsidR="003C2DBC" w:rsidRPr="001215CE" w:rsidRDefault="003C2DBC" w:rsidP="001215CE">
      <w:pPr>
        <w:pStyle w:val="onlinetext"/>
      </w:pPr>
      <w:r w:rsidRPr="001215CE">
        <w:t xml:space="preserve">You </w:t>
      </w:r>
      <w:r w:rsidR="00865AE3" w:rsidRPr="001215CE">
        <w:t>must</w:t>
      </w:r>
      <w:r w:rsidRPr="001215CE">
        <w:t xml:space="preserve"> open one or more client bank accounts which should be held at a recognised bank</w:t>
      </w:r>
      <w:r w:rsidR="007D0EB4" w:rsidRPr="001215CE">
        <w:t>; that is,</w:t>
      </w:r>
      <w:r w:rsidRPr="001215CE">
        <w:t xml:space="preserve"> an institution authorised by the </w:t>
      </w:r>
      <w:r w:rsidRPr="001215CE">
        <w:rPr>
          <w:i/>
        </w:rPr>
        <w:t>Financial Services and Markets Act</w:t>
      </w:r>
      <w:r w:rsidRPr="001215CE">
        <w:t xml:space="preserve"> 2000 or a deposit account (and not invested in deferred shares) of a building society within the meaning of the </w:t>
      </w:r>
      <w:r w:rsidRPr="001215CE">
        <w:rPr>
          <w:i/>
        </w:rPr>
        <w:t>Building Societies Act</w:t>
      </w:r>
      <w:r w:rsidRPr="001215CE">
        <w:t xml:space="preserve"> 1986</w:t>
      </w:r>
      <w:r w:rsidR="00F14A12" w:rsidRPr="001215CE">
        <w:t>.</w:t>
      </w:r>
    </w:p>
    <w:tbl>
      <w:tblPr>
        <w:tblStyle w:val="TableGrid"/>
        <w:tblW w:w="0" w:type="auto"/>
        <w:tblLook w:val="04A0" w:firstRow="1" w:lastRow="0" w:firstColumn="1" w:lastColumn="0" w:noHBand="0" w:noVBand="1"/>
      </w:tblPr>
      <w:tblGrid>
        <w:gridCol w:w="9242"/>
      </w:tblGrid>
      <w:tr w:rsidR="009B67A3" w:rsidRPr="001215CE" w14:paraId="753D182C" w14:textId="77777777" w:rsidTr="009B67A3">
        <w:tc>
          <w:tcPr>
            <w:tcW w:w="9242" w:type="dxa"/>
          </w:tcPr>
          <w:p w14:paraId="77B5E2E8" w14:textId="2B16B643" w:rsidR="009B67A3" w:rsidRPr="001215CE" w:rsidRDefault="00F50382" w:rsidP="001215CE">
            <w:pPr>
              <w:pStyle w:val="onlinetext"/>
            </w:pPr>
            <w:r>
              <w:t xml:space="preserve">s.42 </w:t>
            </w:r>
            <w:r w:rsidR="009B67A3" w:rsidRPr="00F50382">
              <w:rPr>
                <w:i/>
              </w:rPr>
              <w:t>Landlord and Tenant Act</w:t>
            </w:r>
            <w:r w:rsidR="009B67A3" w:rsidRPr="001215CE">
              <w:t xml:space="preserve"> 1987</w:t>
            </w:r>
          </w:p>
          <w:p w14:paraId="17CED7E5" w14:textId="77777777" w:rsidR="009B67A3" w:rsidRPr="00F50382" w:rsidRDefault="009B67A3" w:rsidP="001215CE">
            <w:pPr>
              <w:pStyle w:val="onlinetext"/>
              <w:rPr>
                <w:i/>
              </w:rPr>
            </w:pPr>
            <w:r w:rsidRPr="00F50382">
              <w:rPr>
                <w:i/>
              </w:rPr>
              <w:t>The Service Charges Contributions (Authorised Investments Order 1988 (SI</w:t>
            </w:r>
            <w:r w:rsidR="00441695" w:rsidRPr="00B7164B">
              <w:rPr>
                <w:i/>
              </w:rPr>
              <w:t xml:space="preserve"> </w:t>
            </w:r>
            <w:r w:rsidRPr="00F50382">
              <w:rPr>
                <w:i/>
              </w:rPr>
              <w:t>1988/1284 (Amended by the Financial Services and Markets Act 2000 (Consequential Amendments and Repeals) Order 2001 (SI 2001/3649)</w:t>
            </w:r>
          </w:p>
        </w:tc>
      </w:tr>
    </w:tbl>
    <w:p w14:paraId="43D541BA" w14:textId="77777777" w:rsidR="009B67A3" w:rsidRPr="001215CE" w:rsidRDefault="009B67A3" w:rsidP="001215CE">
      <w:pPr>
        <w:pStyle w:val="onlinetext"/>
      </w:pPr>
    </w:p>
    <w:p w14:paraId="67474C38" w14:textId="77777777" w:rsidR="00F14A12" w:rsidRPr="001215CE" w:rsidRDefault="00F14A12" w:rsidP="001215CE">
      <w:pPr>
        <w:pStyle w:val="onlinetext"/>
      </w:pPr>
      <w:r w:rsidRPr="001215CE">
        <w:t xml:space="preserve">On opening a client bank account, you should </w:t>
      </w:r>
      <w:r w:rsidR="003D1F63">
        <w:t>give written notice to and seek</w:t>
      </w:r>
      <w:r w:rsidR="00447D40">
        <w:t xml:space="preserve"> written confirmation from the bank</w:t>
      </w:r>
      <w:r w:rsidRPr="001215CE">
        <w:t xml:space="preserve"> or building society that:</w:t>
      </w:r>
    </w:p>
    <w:p w14:paraId="3543DD68" w14:textId="77777777" w:rsidR="00F14A12" w:rsidRPr="00F91319" w:rsidRDefault="00F14A12" w:rsidP="00F00A67">
      <w:pPr>
        <w:pStyle w:val="ListParagraph"/>
        <w:widowControl w:val="0"/>
        <w:numPr>
          <w:ilvl w:val="0"/>
          <w:numId w:val="28"/>
        </w:numPr>
        <w:autoSpaceDE w:val="0"/>
        <w:autoSpaceDN w:val="0"/>
        <w:adjustRightInd w:val="0"/>
        <w:spacing w:line="243" w:lineRule="auto"/>
        <w:ind w:right="-35"/>
        <w:rPr>
          <w:rFonts w:ascii="Verdana" w:eastAsia="MS PMincho" w:hAnsi="Verdana"/>
          <w:sz w:val="20"/>
          <w:szCs w:val="20"/>
        </w:rPr>
      </w:pPr>
      <w:r w:rsidRPr="00F91319">
        <w:rPr>
          <w:rFonts w:ascii="Verdana" w:eastAsia="MS PMincho" w:hAnsi="Verdana"/>
          <w:sz w:val="20"/>
          <w:szCs w:val="20"/>
        </w:rPr>
        <w:t>all money standing to the credit of that account is client money</w:t>
      </w:r>
    </w:p>
    <w:p w14:paraId="0791A930" w14:textId="77777777" w:rsidR="00F14A12" w:rsidRDefault="00F14A12" w:rsidP="00A94CD3">
      <w:pPr>
        <w:widowControl w:val="0"/>
        <w:autoSpaceDE w:val="0"/>
        <w:autoSpaceDN w:val="0"/>
        <w:adjustRightInd w:val="0"/>
        <w:spacing w:line="243" w:lineRule="auto"/>
        <w:ind w:right="-35"/>
        <w:rPr>
          <w:rFonts w:ascii="Verdana" w:eastAsia="MS PMincho" w:hAnsi="Verdana"/>
          <w:sz w:val="20"/>
          <w:szCs w:val="20"/>
        </w:rPr>
      </w:pPr>
    </w:p>
    <w:p w14:paraId="7A145812" w14:textId="77777777" w:rsidR="00F14A12" w:rsidRPr="00F91319" w:rsidRDefault="00F14A12" w:rsidP="00F00A67">
      <w:pPr>
        <w:pStyle w:val="ListParagraph"/>
        <w:widowControl w:val="0"/>
        <w:numPr>
          <w:ilvl w:val="0"/>
          <w:numId w:val="28"/>
        </w:numPr>
        <w:autoSpaceDE w:val="0"/>
        <w:autoSpaceDN w:val="0"/>
        <w:adjustRightInd w:val="0"/>
        <w:spacing w:line="243" w:lineRule="auto"/>
        <w:ind w:right="-35"/>
        <w:rPr>
          <w:rFonts w:ascii="Verdana" w:eastAsia="MS PMincho" w:hAnsi="Verdana"/>
          <w:sz w:val="20"/>
          <w:szCs w:val="20"/>
        </w:rPr>
      </w:pPr>
      <w:r w:rsidRPr="00F91319">
        <w:rPr>
          <w:rFonts w:ascii="Verdana" w:eastAsia="MS PMincho" w:hAnsi="Verdana"/>
          <w:sz w:val="20"/>
          <w:szCs w:val="20"/>
        </w:rPr>
        <w:t>the bank or building society is not entitled to combine the account</w:t>
      </w:r>
      <w:r w:rsidR="00F91319" w:rsidRPr="00F91319">
        <w:rPr>
          <w:rFonts w:ascii="Verdana" w:eastAsia="MS PMincho" w:hAnsi="Verdana"/>
          <w:sz w:val="20"/>
          <w:szCs w:val="20"/>
        </w:rPr>
        <w:t xml:space="preserve"> </w:t>
      </w:r>
      <w:r w:rsidRPr="00F91319">
        <w:rPr>
          <w:rFonts w:ascii="Verdana" w:eastAsia="MS PMincho" w:hAnsi="Verdana"/>
          <w:sz w:val="20"/>
          <w:szCs w:val="20"/>
        </w:rPr>
        <w:t xml:space="preserve">with any other </w:t>
      </w:r>
      <w:r w:rsidRPr="00F91319">
        <w:rPr>
          <w:rFonts w:ascii="Verdana" w:eastAsia="MS PMincho" w:hAnsi="Verdana"/>
          <w:sz w:val="20"/>
          <w:szCs w:val="20"/>
        </w:rPr>
        <w:lastRenderedPageBreak/>
        <w:t>account or to exercise any right of set-off or counter-claim against money in that account in respect of any sum owed to it or any other account of yours;</w:t>
      </w:r>
      <w:r w:rsidR="00615983" w:rsidRPr="00F91319">
        <w:rPr>
          <w:rFonts w:ascii="Verdana" w:eastAsia="MS PMincho" w:hAnsi="Verdana"/>
          <w:sz w:val="20"/>
          <w:szCs w:val="20"/>
        </w:rPr>
        <w:t xml:space="preserve"> </w:t>
      </w:r>
      <w:r w:rsidRPr="00F91319">
        <w:rPr>
          <w:rFonts w:ascii="Verdana" w:eastAsia="MS PMincho" w:hAnsi="Verdana"/>
          <w:sz w:val="20"/>
          <w:szCs w:val="20"/>
        </w:rPr>
        <w:t>and</w:t>
      </w:r>
    </w:p>
    <w:p w14:paraId="7983AF3C" w14:textId="77777777" w:rsidR="00F14A12" w:rsidRDefault="00F14A12" w:rsidP="00A94CD3">
      <w:pPr>
        <w:widowControl w:val="0"/>
        <w:autoSpaceDE w:val="0"/>
        <w:autoSpaceDN w:val="0"/>
        <w:adjustRightInd w:val="0"/>
        <w:spacing w:line="243" w:lineRule="auto"/>
        <w:ind w:right="-35"/>
        <w:rPr>
          <w:rFonts w:ascii="Verdana" w:eastAsia="MS PMincho" w:hAnsi="Verdana"/>
          <w:sz w:val="20"/>
          <w:szCs w:val="20"/>
        </w:rPr>
      </w:pPr>
    </w:p>
    <w:p w14:paraId="4BE68503" w14:textId="77777777" w:rsidR="00F14A12" w:rsidRPr="00F91319" w:rsidRDefault="00F14A12" w:rsidP="00F00A67">
      <w:pPr>
        <w:pStyle w:val="ListParagraph"/>
        <w:widowControl w:val="0"/>
        <w:numPr>
          <w:ilvl w:val="0"/>
          <w:numId w:val="28"/>
        </w:numPr>
        <w:autoSpaceDE w:val="0"/>
        <w:autoSpaceDN w:val="0"/>
        <w:adjustRightInd w:val="0"/>
        <w:spacing w:line="243" w:lineRule="auto"/>
        <w:ind w:right="-35"/>
        <w:rPr>
          <w:rFonts w:ascii="Verdana" w:eastAsia="MS PMincho" w:hAnsi="Verdana"/>
          <w:sz w:val="20"/>
          <w:szCs w:val="20"/>
        </w:rPr>
      </w:pPr>
      <w:r w:rsidRPr="00F91319">
        <w:rPr>
          <w:rFonts w:ascii="Verdana" w:eastAsia="MS PMincho" w:hAnsi="Verdana"/>
          <w:sz w:val="20"/>
          <w:szCs w:val="20"/>
        </w:rPr>
        <w:t>any interest payable in respect of sums credited to the account should be credited to that account.</w:t>
      </w:r>
    </w:p>
    <w:p w14:paraId="65899370" w14:textId="77777777" w:rsidR="00F14A12" w:rsidRDefault="00F14A12" w:rsidP="00A94CD3">
      <w:pPr>
        <w:widowControl w:val="0"/>
        <w:autoSpaceDE w:val="0"/>
        <w:autoSpaceDN w:val="0"/>
        <w:adjustRightInd w:val="0"/>
        <w:spacing w:line="243" w:lineRule="auto"/>
        <w:ind w:right="-35"/>
        <w:rPr>
          <w:rFonts w:ascii="Verdana" w:eastAsia="MS PMincho" w:hAnsi="Verdana"/>
          <w:sz w:val="20"/>
          <w:szCs w:val="20"/>
        </w:rPr>
      </w:pPr>
    </w:p>
    <w:p w14:paraId="69EA173C" w14:textId="77777777" w:rsidR="00CE5A3C" w:rsidRPr="00F50382" w:rsidRDefault="00CE5A3C" w:rsidP="00F50382">
      <w:pPr>
        <w:pStyle w:val="onlinetext"/>
      </w:pPr>
      <w:r w:rsidRPr="00F50382">
        <w:t>Self-managed blocks should obtain a statement from their bank that the funds are ring</w:t>
      </w:r>
      <w:r w:rsidR="00F25E4D" w:rsidRPr="00F50382">
        <w:t>-</w:t>
      </w:r>
      <w:r w:rsidRPr="00F50382">
        <w:t>fenced.</w:t>
      </w:r>
    </w:p>
    <w:p w14:paraId="548A5A0C" w14:textId="77777777" w:rsidR="00F14A12" w:rsidRPr="00F50382" w:rsidRDefault="00F14A12" w:rsidP="00F50382">
      <w:pPr>
        <w:pStyle w:val="onlinetext"/>
      </w:pPr>
      <w:r w:rsidRPr="00F50382">
        <w:t xml:space="preserve">You should advise, in writing, all those whose money you are holding including each </w:t>
      </w:r>
      <w:r w:rsidR="000C24ED" w:rsidRPr="00F50382">
        <w:t>client, the name of the account and</w:t>
      </w:r>
      <w:r w:rsidRPr="00F50382">
        <w:t xml:space="preserve"> the name and address of the institution. Further account details should be provided if requested.</w:t>
      </w:r>
      <w:r w:rsidR="00615983" w:rsidRPr="00F50382">
        <w:t xml:space="preserve"> </w:t>
      </w:r>
      <w:r w:rsidRPr="00F50382">
        <w:t xml:space="preserve">This may include whether or not it is an </w:t>
      </w:r>
      <w:r w:rsidR="00D578EC" w:rsidRPr="00F50382">
        <w:t>interest-</w:t>
      </w:r>
      <w:r w:rsidRPr="00F50382">
        <w:t>bearing account and</w:t>
      </w:r>
      <w:r w:rsidR="00D578EC" w:rsidRPr="00F50382">
        <w:t>,</w:t>
      </w:r>
      <w:r w:rsidRPr="00F50382">
        <w:t xml:space="preserve"> if it is, the withdrawal notice period and any restrictions on withdrawals.</w:t>
      </w:r>
      <w:r w:rsidR="00615983" w:rsidRPr="00F50382">
        <w:t xml:space="preserve"> </w:t>
      </w:r>
      <w:r w:rsidRPr="00F50382">
        <w:t>If not immediately accessible, such restrictions will require the client's approval in writing.</w:t>
      </w:r>
    </w:p>
    <w:p w14:paraId="5AAD64DC" w14:textId="77777777" w:rsidR="00F14A12" w:rsidRPr="00F50382" w:rsidRDefault="00F14A12" w:rsidP="00F50382">
      <w:pPr>
        <w:pStyle w:val="onlinetext"/>
        <w:rPr>
          <w:rStyle w:val="Strong"/>
          <w:b w:val="0"/>
          <w:bCs w:val="0"/>
        </w:rPr>
      </w:pPr>
      <w:r w:rsidRPr="00F50382">
        <w:rPr>
          <w:rStyle w:val="Strong"/>
          <w:b w:val="0"/>
          <w:bCs w:val="0"/>
        </w:rPr>
        <w:t>You should hold your own or your office account separately from client money.</w:t>
      </w:r>
      <w:r w:rsidR="00615983" w:rsidRPr="00F50382">
        <w:rPr>
          <w:rStyle w:val="Strong"/>
          <w:b w:val="0"/>
          <w:bCs w:val="0"/>
        </w:rPr>
        <w:t xml:space="preserve"> </w:t>
      </w:r>
      <w:r w:rsidRPr="00F50382">
        <w:rPr>
          <w:rStyle w:val="Strong"/>
          <w:b w:val="0"/>
          <w:bCs w:val="0"/>
        </w:rPr>
        <w:t xml:space="preserve">You cannot be a client of your </w:t>
      </w:r>
      <w:r w:rsidR="00394073" w:rsidRPr="00F50382">
        <w:rPr>
          <w:rStyle w:val="Strong"/>
          <w:b w:val="0"/>
          <w:bCs w:val="0"/>
        </w:rPr>
        <w:t>business and, as a result, your personal or office transactions should not be conducted through a client bank account.</w:t>
      </w:r>
      <w:r w:rsidR="00615983" w:rsidRPr="00F50382">
        <w:rPr>
          <w:rStyle w:val="Strong"/>
          <w:b w:val="0"/>
          <w:bCs w:val="0"/>
        </w:rPr>
        <w:t xml:space="preserve"> </w:t>
      </w:r>
      <w:r w:rsidR="00394073" w:rsidRPr="00F50382">
        <w:rPr>
          <w:rStyle w:val="Strong"/>
          <w:b w:val="0"/>
          <w:bCs w:val="0"/>
        </w:rPr>
        <w:t>Office money should not be kept in a client account.</w:t>
      </w:r>
      <w:r w:rsidR="00615983" w:rsidRPr="00F50382">
        <w:rPr>
          <w:rStyle w:val="Strong"/>
          <w:b w:val="0"/>
          <w:bCs w:val="0"/>
        </w:rPr>
        <w:t xml:space="preserve"> </w:t>
      </w:r>
      <w:r w:rsidR="00394073" w:rsidRPr="00F50382">
        <w:rPr>
          <w:rStyle w:val="Strong"/>
          <w:b w:val="0"/>
          <w:bCs w:val="0"/>
        </w:rPr>
        <w:t>Client money should be kept separate</w:t>
      </w:r>
      <w:r w:rsidR="00032D81" w:rsidRPr="00F50382">
        <w:rPr>
          <w:rStyle w:val="Strong"/>
          <w:b w:val="0"/>
          <w:bCs w:val="0"/>
        </w:rPr>
        <w:t>ly</w:t>
      </w:r>
      <w:r w:rsidR="00394073" w:rsidRPr="00F50382">
        <w:rPr>
          <w:rStyle w:val="Strong"/>
          <w:b w:val="0"/>
          <w:bCs w:val="0"/>
        </w:rPr>
        <w:t>.</w:t>
      </w:r>
      <w:r w:rsidR="00615983" w:rsidRPr="00F50382">
        <w:rPr>
          <w:rStyle w:val="Strong"/>
          <w:b w:val="0"/>
          <w:bCs w:val="0"/>
        </w:rPr>
        <w:t xml:space="preserve"> </w:t>
      </w:r>
      <w:r w:rsidR="00394073" w:rsidRPr="00F50382">
        <w:rPr>
          <w:rStyle w:val="Strong"/>
          <w:b w:val="0"/>
          <w:bCs w:val="0"/>
        </w:rPr>
        <w:t xml:space="preserve">If money is paid in to open the </w:t>
      </w:r>
      <w:r w:rsidR="000C24ED" w:rsidRPr="00F50382">
        <w:rPr>
          <w:rStyle w:val="Strong"/>
          <w:b w:val="0"/>
          <w:bCs w:val="0"/>
        </w:rPr>
        <w:t xml:space="preserve">client </w:t>
      </w:r>
      <w:r w:rsidR="00394073" w:rsidRPr="00F50382">
        <w:rPr>
          <w:rStyle w:val="Strong"/>
          <w:b w:val="0"/>
          <w:bCs w:val="0"/>
        </w:rPr>
        <w:t>account, it should be withdrawn at the earliest opportunity.</w:t>
      </w:r>
    </w:p>
    <w:p w14:paraId="49033858" w14:textId="77777777" w:rsidR="000C24ED" w:rsidRPr="00F50382" w:rsidRDefault="000C24ED" w:rsidP="00F50382">
      <w:pPr>
        <w:pStyle w:val="onlinetext"/>
        <w:rPr>
          <w:rStyle w:val="Strong"/>
          <w:b w:val="0"/>
          <w:bCs w:val="0"/>
        </w:rPr>
      </w:pPr>
      <w:r w:rsidRPr="00F50382">
        <w:rPr>
          <w:rStyle w:val="Strong"/>
          <w:b w:val="0"/>
          <w:bCs w:val="0"/>
        </w:rPr>
        <w:t>You should pay any client money you receive into a client bank account either on the same working day or the next working day after rece</w:t>
      </w:r>
      <w:r w:rsidR="00696CD1" w:rsidRPr="00F50382">
        <w:rPr>
          <w:rStyle w:val="Strong"/>
          <w:b w:val="0"/>
          <w:bCs w:val="0"/>
        </w:rPr>
        <w:t>ipt or as soon as practical.</w:t>
      </w:r>
    </w:p>
    <w:p w14:paraId="1B955B71" w14:textId="77777777" w:rsidR="000C24ED" w:rsidRPr="00F50382" w:rsidRDefault="000C24ED" w:rsidP="00F50382">
      <w:pPr>
        <w:pStyle w:val="onlinetext"/>
        <w:rPr>
          <w:rStyle w:val="Strong"/>
          <w:b w:val="0"/>
          <w:bCs w:val="0"/>
        </w:rPr>
      </w:pPr>
      <w:r w:rsidRPr="00F50382">
        <w:rPr>
          <w:rStyle w:val="Strong"/>
          <w:b w:val="0"/>
          <w:bCs w:val="0"/>
        </w:rPr>
        <w:t>When you receive a cheque, banker</w:t>
      </w:r>
      <w:r w:rsidR="00865AE3" w:rsidRPr="00F50382">
        <w:rPr>
          <w:rStyle w:val="Strong"/>
          <w:b w:val="0"/>
          <w:bCs w:val="0"/>
        </w:rPr>
        <w:t>'</w:t>
      </w:r>
      <w:r w:rsidRPr="00F50382">
        <w:rPr>
          <w:rStyle w:val="Strong"/>
          <w:b w:val="0"/>
          <w:bCs w:val="0"/>
        </w:rPr>
        <w:t>s draft or other receipt which includes any element of client money, you should pay it into a client bank account before withdrawing any monies which are due to you from that client.</w:t>
      </w:r>
      <w:r w:rsidR="00615983" w:rsidRPr="00F50382">
        <w:rPr>
          <w:rStyle w:val="Strong"/>
          <w:b w:val="0"/>
          <w:bCs w:val="0"/>
        </w:rPr>
        <w:t xml:space="preserve"> </w:t>
      </w:r>
    </w:p>
    <w:p w14:paraId="4BE1BEDD" w14:textId="77777777" w:rsidR="000C24ED" w:rsidRPr="00F50382" w:rsidRDefault="000C24ED" w:rsidP="00F50382">
      <w:pPr>
        <w:pStyle w:val="onlinetext"/>
        <w:rPr>
          <w:rStyle w:val="Strong"/>
          <w:b w:val="0"/>
          <w:bCs w:val="0"/>
        </w:rPr>
      </w:pPr>
      <w:r w:rsidRPr="00F50382">
        <w:rPr>
          <w:rStyle w:val="Strong"/>
          <w:b w:val="0"/>
          <w:bCs w:val="0"/>
        </w:rPr>
        <w:t>You should be cautious about drawing against a cheque before it has been cleared because, if it is not honoured, you will have to make up the shortfall.</w:t>
      </w:r>
    </w:p>
    <w:p w14:paraId="2E6402B2" w14:textId="77777777" w:rsidR="000C24ED" w:rsidRPr="00F50382" w:rsidRDefault="000C24ED" w:rsidP="00F50382">
      <w:pPr>
        <w:pStyle w:val="onlinetext"/>
        <w:rPr>
          <w:rStyle w:val="Strong"/>
          <w:b w:val="0"/>
          <w:bCs w:val="0"/>
        </w:rPr>
      </w:pPr>
      <w:r w:rsidRPr="00F50382">
        <w:rPr>
          <w:rStyle w:val="Strong"/>
          <w:b w:val="0"/>
          <w:bCs w:val="0"/>
        </w:rPr>
        <w:t>You should never overdraw a client bank account. You should ask your client to supply you with funds before the payment is made or you may make a payment from your own funds, but in so doing you may be at risk if your client fails to pay you. You should never lend one client’s funds to another.</w:t>
      </w:r>
    </w:p>
    <w:p w14:paraId="4DC83B68" w14:textId="77777777" w:rsidR="000C24ED" w:rsidRPr="00F50382" w:rsidRDefault="000C24ED" w:rsidP="00F50382">
      <w:pPr>
        <w:pStyle w:val="onlinetext"/>
      </w:pPr>
      <w:r w:rsidRPr="00F50382">
        <w:t>You m</w:t>
      </w:r>
      <w:r w:rsidR="00F83A82" w:rsidRPr="00F50382">
        <w:t>ust</w:t>
      </w:r>
      <w:r w:rsidRPr="00F50382">
        <w:t xml:space="preserve"> only draw money from a client bank account:</w:t>
      </w:r>
    </w:p>
    <w:p w14:paraId="159BEF55" w14:textId="77777777" w:rsidR="000C24ED" w:rsidRDefault="000C24ED" w:rsidP="000C24ED">
      <w:pPr>
        <w:widowControl w:val="0"/>
        <w:autoSpaceDE w:val="0"/>
        <w:autoSpaceDN w:val="0"/>
        <w:adjustRightInd w:val="0"/>
        <w:spacing w:line="243" w:lineRule="auto"/>
        <w:ind w:right="-35"/>
        <w:rPr>
          <w:rFonts w:ascii="Verdana" w:eastAsia="MS PMincho" w:hAnsi="Verdana"/>
          <w:color w:val="000000"/>
          <w:sz w:val="20"/>
          <w:szCs w:val="20"/>
        </w:rPr>
      </w:pPr>
    </w:p>
    <w:p w14:paraId="1A394E99" w14:textId="77777777" w:rsidR="000C24ED" w:rsidRPr="00EC12E0" w:rsidRDefault="000C24ED" w:rsidP="00F00A67">
      <w:pPr>
        <w:pStyle w:val="ListParagraph"/>
        <w:widowControl w:val="0"/>
        <w:numPr>
          <w:ilvl w:val="0"/>
          <w:numId w:val="29"/>
        </w:numPr>
        <w:autoSpaceDE w:val="0"/>
        <w:autoSpaceDN w:val="0"/>
        <w:adjustRightInd w:val="0"/>
        <w:spacing w:line="243" w:lineRule="auto"/>
        <w:ind w:right="-35"/>
        <w:rPr>
          <w:rFonts w:ascii="Verdana" w:eastAsia="MS PMincho" w:hAnsi="Verdana"/>
          <w:color w:val="000000"/>
          <w:sz w:val="20"/>
          <w:szCs w:val="20"/>
        </w:rPr>
      </w:pPr>
      <w:r w:rsidRPr="00EC12E0">
        <w:rPr>
          <w:rFonts w:ascii="Verdana" w:eastAsia="MS PMincho" w:hAnsi="Verdana"/>
          <w:color w:val="000000"/>
          <w:sz w:val="20"/>
          <w:szCs w:val="20"/>
        </w:rPr>
        <w:t>if it is your own money paid into a client bank account for the purpose of opening or maintaining the account</w:t>
      </w:r>
    </w:p>
    <w:p w14:paraId="2388F855" w14:textId="77777777" w:rsidR="000C24ED" w:rsidRDefault="000C24ED" w:rsidP="000C24ED">
      <w:pPr>
        <w:widowControl w:val="0"/>
        <w:autoSpaceDE w:val="0"/>
        <w:autoSpaceDN w:val="0"/>
        <w:adjustRightInd w:val="0"/>
        <w:spacing w:line="243" w:lineRule="auto"/>
        <w:ind w:right="-35"/>
        <w:rPr>
          <w:rFonts w:ascii="Verdana" w:eastAsia="MS PMincho" w:hAnsi="Verdana"/>
          <w:color w:val="000000"/>
          <w:sz w:val="20"/>
          <w:szCs w:val="20"/>
        </w:rPr>
      </w:pPr>
    </w:p>
    <w:p w14:paraId="58ABA9EC" w14:textId="77777777" w:rsidR="000C24ED" w:rsidRPr="00EC12E0" w:rsidRDefault="000C24ED" w:rsidP="00F00A67">
      <w:pPr>
        <w:pStyle w:val="ListParagraph"/>
        <w:widowControl w:val="0"/>
        <w:numPr>
          <w:ilvl w:val="0"/>
          <w:numId w:val="29"/>
        </w:numPr>
        <w:autoSpaceDE w:val="0"/>
        <w:autoSpaceDN w:val="0"/>
        <w:adjustRightInd w:val="0"/>
        <w:spacing w:line="243" w:lineRule="auto"/>
        <w:ind w:right="-35"/>
        <w:rPr>
          <w:rFonts w:ascii="Verdana" w:eastAsia="MS PMincho" w:hAnsi="Verdana"/>
          <w:color w:val="000000"/>
          <w:sz w:val="20"/>
          <w:szCs w:val="20"/>
        </w:rPr>
      </w:pPr>
      <w:r w:rsidRPr="00EC12E0">
        <w:rPr>
          <w:rFonts w:ascii="Verdana" w:eastAsia="MS PMincho" w:hAnsi="Verdana"/>
          <w:color w:val="000000"/>
          <w:sz w:val="20"/>
          <w:szCs w:val="20"/>
        </w:rPr>
        <w:t>for payment to a client</w:t>
      </w:r>
    </w:p>
    <w:p w14:paraId="4CA2A2CB" w14:textId="77777777" w:rsidR="000C24ED" w:rsidRDefault="000C24ED" w:rsidP="000C24ED">
      <w:pPr>
        <w:widowControl w:val="0"/>
        <w:autoSpaceDE w:val="0"/>
        <w:autoSpaceDN w:val="0"/>
        <w:adjustRightInd w:val="0"/>
        <w:spacing w:line="243" w:lineRule="auto"/>
        <w:ind w:right="-35"/>
        <w:rPr>
          <w:rFonts w:ascii="Verdana" w:eastAsia="MS PMincho" w:hAnsi="Verdana"/>
          <w:color w:val="000000"/>
          <w:sz w:val="20"/>
          <w:szCs w:val="20"/>
        </w:rPr>
      </w:pPr>
    </w:p>
    <w:p w14:paraId="164C1A58" w14:textId="77777777" w:rsidR="000C24ED" w:rsidRPr="00EC12E0" w:rsidRDefault="000C24ED" w:rsidP="00F00A67">
      <w:pPr>
        <w:pStyle w:val="ListParagraph"/>
        <w:widowControl w:val="0"/>
        <w:numPr>
          <w:ilvl w:val="0"/>
          <w:numId w:val="29"/>
        </w:numPr>
        <w:autoSpaceDE w:val="0"/>
        <w:autoSpaceDN w:val="0"/>
        <w:adjustRightInd w:val="0"/>
        <w:spacing w:line="243" w:lineRule="auto"/>
        <w:ind w:right="-35"/>
        <w:rPr>
          <w:rFonts w:ascii="Verdana" w:eastAsia="MS PMincho" w:hAnsi="Verdana"/>
          <w:color w:val="000000"/>
          <w:sz w:val="20"/>
          <w:szCs w:val="20"/>
        </w:rPr>
      </w:pPr>
      <w:r w:rsidRPr="00EC12E0">
        <w:rPr>
          <w:rFonts w:ascii="Verdana" w:eastAsia="MS PMincho" w:hAnsi="Verdana"/>
          <w:color w:val="000000"/>
          <w:sz w:val="20"/>
          <w:szCs w:val="20"/>
        </w:rPr>
        <w:t>for duly authorised payment on behalf of a client to a third</w:t>
      </w:r>
      <w:r w:rsidR="00EC12E0" w:rsidRPr="00EC12E0">
        <w:rPr>
          <w:rFonts w:ascii="Verdana" w:eastAsia="MS PMincho" w:hAnsi="Verdana"/>
          <w:color w:val="000000"/>
          <w:sz w:val="20"/>
          <w:szCs w:val="20"/>
        </w:rPr>
        <w:t xml:space="preserve"> </w:t>
      </w:r>
      <w:r w:rsidRPr="00EC12E0">
        <w:rPr>
          <w:rFonts w:ascii="Verdana" w:eastAsia="MS PMincho" w:hAnsi="Verdana"/>
          <w:color w:val="000000"/>
          <w:sz w:val="20"/>
          <w:szCs w:val="20"/>
        </w:rPr>
        <w:t>party</w:t>
      </w:r>
    </w:p>
    <w:p w14:paraId="009B5839" w14:textId="77777777" w:rsidR="000C24ED" w:rsidRDefault="000C24ED" w:rsidP="000C24ED">
      <w:pPr>
        <w:widowControl w:val="0"/>
        <w:autoSpaceDE w:val="0"/>
        <w:autoSpaceDN w:val="0"/>
        <w:adjustRightInd w:val="0"/>
        <w:spacing w:line="243" w:lineRule="auto"/>
        <w:ind w:right="-35"/>
        <w:rPr>
          <w:rFonts w:ascii="Verdana" w:eastAsia="MS PMincho" w:hAnsi="Verdana"/>
          <w:color w:val="000000"/>
          <w:sz w:val="20"/>
          <w:szCs w:val="20"/>
        </w:rPr>
      </w:pPr>
    </w:p>
    <w:p w14:paraId="6294234D" w14:textId="77777777" w:rsidR="000C24ED" w:rsidRPr="00EC12E0" w:rsidRDefault="000C24ED" w:rsidP="00F00A67">
      <w:pPr>
        <w:pStyle w:val="ListParagraph"/>
        <w:widowControl w:val="0"/>
        <w:numPr>
          <w:ilvl w:val="0"/>
          <w:numId w:val="29"/>
        </w:numPr>
        <w:autoSpaceDE w:val="0"/>
        <w:autoSpaceDN w:val="0"/>
        <w:adjustRightInd w:val="0"/>
        <w:spacing w:line="243" w:lineRule="auto"/>
        <w:ind w:right="-35"/>
        <w:rPr>
          <w:rFonts w:ascii="Verdana" w:eastAsia="MS PMincho" w:hAnsi="Verdana"/>
          <w:color w:val="000000"/>
          <w:sz w:val="20"/>
          <w:szCs w:val="20"/>
        </w:rPr>
      </w:pPr>
      <w:r w:rsidRPr="00EC12E0">
        <w:rPr>
          <w:rFonts w:ascii="Verdana" w:eastAsia="MS PMincho" w:hAnsi="Verdana"/>
          <w:color w:val="000000"/>
          <w:sz w:val="20"/>
          <w:szCs w:val="20"/>
        </w:rPr>
        <w:t>for payment of your fees and/or disbursements provided that your client has a copy of your account and your client</w:t>
      </w:r>
      <w:r w:rsidR="00EC12E0" w:rsidRPr="00EC12E0">
        <w:rPr>
          <w:rFonts w:ascii="Verdana" w:eastAsia="MS PMincho" w:hAnsi="Verdana"/>
          <w:color w:val="000000"/>
          <w:sz w:val="20"/>
          <w:szCs w:val="20"/>
        </w:rPr>
        <w:t xml:space="preserve"> </w:t>
      </w:r>
      <w:r w:rsidRPr="00EC12E0">
        <w:rPr>
          <w:rFonts w:ascii="Verdana" w:eastAsia="MS PMincho" w:hAnsi="Verdana"/>
          <w:color w:val="000000"/>
          <w:sz w:val="20"/>
          <w:szCs w:val="20"/>
        </w:rPr>
        <w:t>has authorised payment in writing or it is permitted by your</w:t>
      </w:r>
      <w:r w:rsidR="00EC12E0" w:rsidRPr="00EC12E0">
        <w:rPr>
          <w:rFonts w:ascii="Verdana" w:eastAsia="MS PMincho" w:hAnsi="Verdana"/>
          <w:color w:val="000000"/>
          <w:sz w:val="20"/>
          <w:szCs w:val="20"/>
        </w:rPr>
        <w:t xml:space="preserve"> </w:t>
      </w:r>
      <w:r w:rsidRPr="00EC12E0">
        <w:rPr>
          <w:rFonts w:ascii="Verdana" w:eastAsia="MS PMincho" w:hAnsi="Verdana"/>
          <w:color w:val="000000"/>
          <w:sz w:val="20"/>
          <w:szCs w:val="20"/>
        </w:rPr>
        <w:t>contract</w:t>
      </w:r>
    </w:p>
    <w:p w14:paraId="681B1B56" w14:textId="77777777" w:rsidR="000C24ED" w:rsidRDefault="000C24ED" w:rsidP="00EC12E0">
      <w:pPr>
        <w:widowControl w:val="0"/>
        <w:autoSpaceDE w:val="0"/>
        <w:autoSpaceDN w:val="0"/>
        <w:adjustRightInd w:val="0"/>
        <w:spacing w:line="243" w:lineRule="auto"/>
        <w:ind w:right="-35" w:firstLine="720"/>
        <w:rPr>
          <w:rFonts w:ascii="Verdana" w:eastAsia="MS PMincho" w:hAnsi="Verdana"/>
          <w:color w:val="000000"/>
          <w:sz w:val="20"/>
          <w:szCs w:val="20"/>
        </w:rPr>
      </w:pPr>
    </w:p>
    <w:p w14:paraId="72F499CA" w14:textId="77777777" w:rsidR="000C24ED" w:rsidRPr="00EC12E0" w:rsidRDefault="000C24ED" w:rsidP="00F00A67">
      <w:pPr>
        <w:pStyle w:val="ListParagraph"/>
        <w:widowControl w:val="0"/>
        <w:numPr>
          <w:ilvl w:val="0"/>
          <w:numId w:val="29"/>
        </w:numPr>
        <w:autoSpaceDE w:val="0"/>
        <w:autoSpaceDN w:val="0"/>
        <w:adjustRightInd w:val="0"/>
        <w:spacing w:line="243" w:lineRule="auto"/>
        <w:ind w:right="-35"/>
        <w:rPr>
          <w:rFonts w:ascii="Verdana" w:eastAsia="MS PMincho" w:hAnsi="Verdana"/>
          <w:color w:val="000000"/>
          <w:sz w:val="20"/>
          <w:szCs w:val="20"/>
        </w:rPr>
      </w:pPr>
      <w:r w:rsidRPr="00EC12E0">
        <w:rPr>
          <w:rFonts w:ascii="Verdana" w:eastAsia="MS PMincho" w:hAnsi="Verdana"/>
          <w:color w:val="000000"/>
          <w:sz w:val="20"/>
          <w:szCs w:val="20"/>
        </w:rPr>
        <w:t xml:space="preserve">if it is paid in </w:t>
      </w:r>
      <w:r w:rsidR="00E91AF6" w:rsidRPr="00EC12E0">
        <w:rPr>
          <w:rFonts w:ascii="Verdana" w:eastAsia="MS PMincho" w:hAnsi="Verdana"/>
          <w:color w:val="000000"/>
          <w:sz w:val="20"/>
          <w:szCs w:val="20"/>
        </w:rPr>
        <w:t>b</w:t>
      </w:r>
      <w:r w:rsidRPr="00EC12E0">
        <w:rPr>
          <w:rFonts w:ascii="Verdana" w:eastAsia="MS PMincho" w:hAnsi="Verdana"/>
          <w:color w:val="000000"/>
          <w:sz w:val="20"/>
          <w:szCs w:val="20"/>
        </w:rPr>
        <w:t>y mistake</w:t>
      </w:r>
    </w:p>
    <w:p w14:paraId="2CBCDBA3" w14:textId="77777777" w:rsidR="000C24ED" w:rsidRDefault="000C24ED" w:rsidP="000C24ED">
      <w:pPr>
        <w:widowControl w:val="0"/>
        <w:autoSpaceDE w:val="0"/>
        <w:autoSpaceDN w:val="0"/>
        <w:adjustRightInd w:val="0"/>
        <w:spacing w:line="243" w:lineRule="auto"/>
        <w:ind w:right="-35"/>
        <w:rPr>
          <w:rFonts w:ascii="Verdana" w:eastAsia="MS PMincho" w:hAnsi="Verdana"/>
          <w:color w:val="000000"/>
          <w:sz w:val="20"/>
          <w:szCs w:val="20"/>
        </w:rPr>
      </w:pPr>
    </w:p>
    <w:p w14:paraId="6442BC6D" w14:textId="77777777" w:rsidR="000C24ED" w:rsidRPr="00EC12E0" w:rsidRDefault="000C24ED" w:rsidP="00F00A67">
      <w:pPr>
        <w:pStyle w:val="ListParagraph"/>
        <w:widowControl w:val="0"/>
        <w:numPr>
          <w:ilvl w:val="0"/>
          <w:numId w:val="29"/>
        </w:numPr>
        <w:autoSpaceDE w:val="0"/>
        <w:autoSpaceDN w:val="0"/>
        <w:adjustRightInd w:val="0"/>
        <w:spacing w:line="243" w:lineRule="auto"/>
        <w:ind w:right="-35"/>
        <w:rPr>
          <w:rFonts w:ascii="Verdana" w:eastAsia="MS PMincho" w:hAnsi="Verdana"/>
          <w:color w:val="000000"/>
          <w:sz w:val="20"/>
          <w:szCs w:val="20"/>
        </w:rPr>
      </w:pPr>
      <w:r w:rsidRPr="00EC12E0">
        <w:rPr>
          <w:rFonts w:ascii="Verdana" w:eastAsia="MS PMincho" w:hAnsi="Verdana"/>
          <w:color w:val="000000"/>
          <w:sz w:val="20"/>
          <w:szCs w:val="20"/>
        </w:rPr>
        <w:t>to transfer it on behalf of a client to another client account</w:t>
      </w:r>
      <w:r w:rsidR="008A3A2E">
        <w:rPr>
          <w:rFonts w:ascii="Verdana" w:eastAsia="MS PMincho" w:hAnsi="Verdana"/>
          <w:color w:val="000000"/>
          <w:sz w:val="20"/>
          <w:szCs w:val="20"/>
        </w:rPr>
        <w:t>;</w:t>
      </w:r>
      <w:r w:rsidRPr="00EC12E0">
        <w:rPr>
          <w:rFonts w:ascii="Verdana" w:eastAsia="MS PMincho" w:hAnsi="Verdana"/>
          <w:color w:val="000000"/>
          <w:sz w:val="20"/>
          <w:szCs w:val="20"/>
        </w:rPr>
        <w:t xml:space="preserve"> or</w:t>
      </w:r>
    </w:p>
    <w:p w14:paraId="6F4394FC" w14:textId="77777777" w:rsidR="000C24ED" w:rsidRDefault="000C24ED" w:rsidP="000C24ED">
      <w:pPr>
        <w:widowControl w:val="0"/>
        <w:autoSpaceDE w:val="0"/>
        <w:autoSpaceDN w:val="0"/>
        <w:adjustRightInd w:val="0"/>
        <w:spacing w:line="243" w:lineRule="auto"/>
        <w:ind w:right="-35"/>
        <w:rPr>
          <w:rFonts w:ascii="Verdana" w:eastAsia="MS PMincho" w:hAnsi="Verdana"/>
          <w:color w:val="000000"/>
          <w:sz w:val="20"/>
          <w:szCs w:val="20"/>
        </w:rPr>
      </w:pPr>
    </w:p>
    <w:p w14:paraId="0EB77D43" w14:textId="77777777" w:rsidR="000C24ED" w:rsidRPr="00EC12E0" w:rsidRDefault="000C24ED" w:rsidP="00F00A67">
      <w:pPr>
        <w:pStyle w:val="ListParagraph"/>
        <w:widowControl w:val="0"/>
        <w:numPr>
          <w:ilvl w:val="0"/>
          <w:numId w:val="29"/>
        </w:numPr>
        <w:autoSpaceDE w:val="0"/>
        <w:autoSpaceDN w:val="0"/>
        <w:adjustRightInd w:val="0"/>
        <w:spacing w:line="243" w:lineRule="auto"/>
        <w:ind w:right="-35"/>
        <w:rPr>
          <w:rFonts w:ascii="Verdana" w:eastAsia="MS PMincho" w:hAnsi="Verdana"/>
          <w:color w:val="000000"/>
          <w:sz w:val="20"/>
          <w:szCs w:val="20"/>
        </w:rPr>
      </w:pPr>
      <w:r w:rsidRPr="00EC12E0">
        <w:rPr>
          <w:rFonts w:ascii="Verdana" w:eastAsia="MS PMincho" w:hAnsi="Verdana"/>
          <w:color w:val="000000"/>
          <w:sz w:val="20"/>
          <w:szCs w:val="20"/>
        </w:rPr>
        <w:t>when a payment into a client bank account includes non-client monies.</w:t>
      </w:r>
    </w:p>
    <w:p w14:paraId="304D349B" w14:textId="77777777" w:rsidR="00394073" w:rsidRDefault="00394073" w:rsidP="00A94CD3">
      <w:pPr>
        <w:widowControl w:val="0"/>
        <w:autoSpaceDE w:val="0"/>
        <w:autoSpaceDN w:val="0"/>
        <w:adjustRightInd w:val="0"/>
        <w:spacing w:line="243" w:lineRule="auto"/>
        <w:ind w:right="-35"/>
        <w:rPr>
          <w:rFonts w:ascii="Verdana" w:eastAsia="MS PMincho" w:hAnsi="Verdana"/>
          <w:sz w:val="20"/>
          <w:szCs w:val="20"/>
        </w:rPr>
      </w:pPr>
    </w:p>
    <w:p w14:paraId="1CE7D9CE" w14:textId="77777777" w:rsidR="000C24ED" w:rsidRDefault="000C24ED" w:rsidP="00A94CD3">
      <w:pPr>
        <w:widowControl w:val="0"/>
        <w:autoSpaceDE w:val="0"/>
        <w:autoSpaceDN w:val="0"/>
        <w:adjustRightInd w:val="0"/>
        <w:spacing w:line="243" w:lineRule="auto"/>
        <w:ind w:right="-35"/>
        <w:rPr>
          <w:rFonts w:ascii="Verdana" w:eastAsia="MS PMincho" w:hAnsi="Verdana"/>
          <w:sz w:val="20"/>
          <w:szCs w:val="20"/>
        </w:rPr>
      </w:pPr>
    </w:p>
    <w:p w14:paraId="059B6FDB" w14:textId="77777777" w:rsidR="00394073" w:rsidRDefault="006C5D33" w:rsidP="00114E30">
      <w:pPr>
        <w:pStyle w:val="Heading2"/>
        <w:rPr>
          <w:rFonts w:eastAsia="MS PMincho"/>
        </w:rPr>
      </w:pPr>
      <w:bookmarkStart w:id="106" w:name="_Toc415753216"/>
      <w:bookmarkStart w:id="107" w:name="_Toc443380548"/>
      <w:r>
        <w:rPr>
          <w:rFonts w:eastAsia="MS PMincho"/>
        </w:rPr>
        <w:t>6.3</w:t>
      </w:r>
      <w:r w:rsidR="00B75352">
        <w:rPr>
          <w:rFonts w:eastAsia="MS PMincho"/>
        </w:rPr>
        <w:tab/>
      </w:r>
      <w:r w:rsidR="00394073">
        <w:rPr>
          <w:rFonts w:eastAsia="MS PMincho"/>
        </w:rPr>
        <w:t>Records</w:t>
      </w:r>
      <w:bookmarkEnd w:id="106"/>
      <w:bookmarkEnd w:id="107"/>
    </w:p>
    <w:p w14:paraId="371EEAFE" w14:textId="77777777" w:rsidR="00394073" w:rsidRDefault="00394073" w:rsidP="00A94CD3">
      <w:pPr>
        <w:widowControl w:val="0"/>
        <w:autoSpaceDE w:val="0"/>
        <w:autoSpaceDN w:val="0"/>
        <w:adjustRightInd w:val="0"/>
        <w:spacing w:line="243" w:lineRule="auto"/>
        <w:ind w:right="-35"/>
        <w:rPr>
          <w:rFonts w:ascii="Verdana" w:eastAsia="MS PMincho" w:hAnsi="Verdana"/>
          <w:sz w:val="20"/>
          <w:szCs w:val="20"/>
        </w:rPr>
      </w:pPr>
    </w:p>
    <w:p w14:paraId="3829E239" w14:textId="77777777" w:rsidR="00394073" w:rsidRPr="000C24ED" w:rsidRDefault="00394073" w:rsidP="00F50382">
      <w:pPr>
        <w:pStyle w:val="onlinetext"/>
        <w:rPr>
          <w:color w:val="FF0000"/>
        </w:rPr>
      </w:pPr>
      <w:r w:rsidRPr="00394073">
        <w:rPr>
          <w:spacing w:val="-29"/>
          <w:w w:val="92"/>
        </w:rPr>
        <w:t>Y</w:t>
      </w:r>
      <w:r w:rsidRPr="00394073">
        <w:rPr>
          <w:spacing w:val="-2"/>
          <w:w w:val="92"/>
        </w:rPr>
        <w:t>o</w:t>
      </w:r>
      <w:r w:rsidRPr="00394073">
        <w:rPr>
          <w:w w:val="92"/>
        </w:rPr>
        <w:t>u</w:t>
      </w:r>
      <w:r w:rsidRPr="00394073">
        <w:rPr>
          <w:spacing w:val="-10"/>
          <w:w w:val="92"/>
        </w:rPr>
        <w:t xml:space="preserve"> </w:t>
      </w:r>
      <w:r w:rsidRPr="00394073">
        <w:rPr>
          <w:spacing w:val="-2"/>
        </w:rPr>
        <w:t>shoul</w:t>
      </w:r>
      <w:r w:rsidRPr="00394073">
        <w:t>d</w:t>
      </w:r>
      <w:r w:rsidRPr="00394073">
        <w:rPr>
          <w:spacing w:val="-6"/>
        </w:rPr>
        <w:t xml:space="preserve"> </w:t>
      </w:r>
      <w:r w:rsidRPr="00394073">
        <w:rPr>
          <w:spacing w:val="-6"/>
          <w:w w:val="98"/>
        </w:rPr>
        <w:t>k</w:t>
      </w:r>
      <w:r w:rsidRPr="00394073">
        <w:rPr>
          <w:spacing w:val="-2"/>
          <w:w w:val="98"/>
        </w:rPr>
        <w:t>ee</w:t>
      </w:r>
      <w:r w:rsidRPr="00394073">
        <w:rPr>
          <w:w w:val="98"/>
        </w:rPr>
        <w:t>p</w:t>
      </w:r>
      <w:r w:rsidRPr="00394073">
        <w:rPr>
          <w:spacing w:val="-14"/>
          <w:w w:val="98"/>
        </w:rPr>
        <w:t xml:space="preserve"> </w:t>
      </w:r>
      <w:r w:rsidRPr="00394073">
        <w:rPr>
          <w:spacing w:val="-2"/>
        </w:rPr>
        <w:t>a</w:t>
      </w:r>
      <w:r w:rsidRPr="00394073">
        <w:rPr>
          <w:spacing w:val="-4"/>
        </w:rPr>
        <w:t>c</w:t>
      </w:r>
      <w:r w:rsidRPr="00394073">
        <w:rPr>
          <w:spacing w:val="-5"/>
        </w:rPr>
        <w:t>c</w:t>
      </w:r>
      <w:r w:rsidRPr="00394073">
        <w:rPr>
          <w:spacing w:val="-2"/>
        </w:rPr>
        <w:t>oun</w:t>
      </w:r>
      <w:r w:rsidRPr="00394073">
        <w:t>t</w:t>
      </w:r>
      <w:r w:rsidRPr="00394073">
        <w:rPr>
          <w:spacing w:val="-3"/>
        </w:rPr>
        <w:t xml:space="preserve"> </w:t>
      </w:r>
      <w:r w:rsidRPr="00394073">
        <w:rPr>
          <w:spacing w:val="-5"/>
        </w:rPr>
        <w:t>r</w:t>
      </w:r>
      <w:r w:rsidRPr="00394073">
        <w:rPr>
          <w:spacing w:val="-2"/>
        </w:rPr>
        <w:t>e</w:t>
      </w:r>
      <w:r w:rsidRPr="00394073">
        <w:rPr>
          <w:spacing w:val="-5"/>
        </w:rPr>
        <w:t>c</w:t>
      </w:r>
      <w:r w:rsidRPr="00394073">
        <w:rPr>
          <w:spacing w:val="-3"/>
        </w:rPr>
        <w:t>o</w:t>
      </w:r>
      <w:r w:rsidRPr="00394073">
        <w:rPr>
          <w:spacing w:val="-5"/>
        </w:rPr>
        <w:t>r</w:t>
      </w:r>
      <w:r w:rsidRPr="00394073">
        <w:rPr>
          <w:spacing w:val="-2"/>
        </w:rPr>
        <w:t>d</w:t>
      </w:r>
      <w:r w:rsidRPr="00394073">
        <w:t>s</w:t>
      </w:r>
      <w:r w:rsidRPr="00394073">
        <w:rPr>
          <w:spacing w:val="-5"/>
        </w:rPr>
        <w:t xml:space="preserve"> </w:t>
      </w:r>
      <w:r w:rsidRPr="00394073">
        <w:rPr>
          <w:spacing w:val="-4"/>
        </w:rPr>
        <w:t>t</w:t>
      </w:r>
      <w:r w:rsidRPr="00394073">
        <w:t>o</w:t>
      </w:r>
      <w:r w:rsidRPr="00394073">
        <w:rPr>
          <w:spacing w:val="-6"/>
        </w:rPr>
        <w:t xml:space="preserve"> </w:t>
      </w:r>
      <w:r w:rsidRPr="00394073">
        <w:rPr>
          <w:spacing w:val="-2"/>
        </w:rPr>
        <w:t>diffe</w:t>
      </w:r>
      <w:r w:rsidRPr="00394073">
        <w:rPr>
          <w:spacing w:val="-5"/>
        </w:rPr>
        <w:t>r</w:t>
      </w:r>
      <w:r w:rsidRPr="00394073">
        <w:rPr>
          <w:spacing w:val="-2"/>
        </w:rPr>
        <w:t>entia</w:t>
      </w:r>
      <w:r w:rsidRPr="00394073">
        <w:rPr>
          <w:spacing w:val="-4"/>
        </w:rPr>
        <w:t>t</w:t>
      </w:r>
      <w:r w:rsidRPr="00394073">
        <w:t>e</w:t>
      </w:r>
      <w:r w:rsidRPr="00394073">
        <w:rPr>
          <w:spacing w:val="-20"/>
        </w:rPr>
        <w:t xml:space="preserve"> </w:t>
      </w:r>
      <w:r w:rsidRPr="00394073">
        <w:rPr>
          <w:spacing w:val="-2"/>
          <w:w w:val="95"/>
        </w:rPr>
        <w:t>clearl</w:t>
      </w:r>
      <w:r w:rsidRPr="00394073">
        <w:rPr>
          <w:w w:val="95"/>
        </w:rPr>
        <w:t>y</w:t>
      </w:r>
      <w:r w:rsidRPr="00394073">
        <w:rPr>
          <w:spacing w:val="-8"/>
          <w:w w:val="95"/>
        </w:rPr>
        <w:t xml:space="preserve"> </w:t>
      </w:r>
      <w:r w:rsidRPr="00394073">
        <w:rPr>
          <w:spacing w:val="-2"/>
        </w:rPr>
        <w:t>th</w:t>
      </w:r>
      <w:r w:rsidRPr="00394073">
        <w:t>e</w:t>
      </w:r>
      <w:r w:rsidRPr="00394073">
        <w:rPr>
          <w:spacing w:val="-10"/>
        </w:rPr>
        <w:t xml:space="preserve"> </w:t>
      </w:r>
      <w:r w:rsidRPr="00394073">
        <w:rPr>
          <w:spacing w:val="-2"/>
        </w:rPr>
        <w:t>mon</w:t>
      </w:r>
      <w:r w:rsidRPr="00394073">
        <w:t>ey</w:t>
      </w:r>
      <w:r w:rsidRPr="00394073">
        <w:rPr>
          <w:spacing w:val="-15"/>
        </w:rPr>
        <w:t xml:space="preserve"> </w:t>
      </w:r>
      <w:r w:rsidRPr="00394073">
        <w:rPr>
          <w:spacing w:val="-2"/>
        </w:rPr>
        <w:t>whi</w:t>
      </w:r>
      <w:r w:rsidRPr="00394073">
        <w:rPr>
          <w:spacing w:val="-3"/>
        </w:rPr>
        <w:t>c</w:t>
      </w:r>
      <w:r w:rsidRPr="00394073">
        <w:t>h</w:t>
      </w:r>
      <w:r w:rsidRPr="00394073">
        <w:rPr>
          <w:spacing w:val="-3"/>
        </w:rPr>
        <w:t xml:space="preserve"> y</w:t>
      </w:r>
      <w:r w:rsidRPr="00394073">
        <w:t>ou</w:t>
      </w:r>
      <w:r w:rsidRPr="00394073">
        <w:rPr>
          <w:spacing w:val="4"/>
        </w:rPr>
        <w:t xml:space="preserve"> </w:t>
      </w:r>
      <w:r w:rsidRPr="00394073">
        <w:t>hold</w:t>
      </w:r>
      <w:r w:rsidRPr="00394073">
        <w:rPr>
          <w:spacing w:val="15"/>
        </w:rPr>
        <w:t xml:space="preserve"> </w:t>
      </w:r>
      <w:r w:rsidRPr="00394073">
        <w:rPr>
          <w:w w:val="101"/>
        </w:rPr>
        <w:t>for</w:t>
      </w:r>
      <w:r w:rsidRPr="00394073">
        <w:rPr>
          <w:spacing w:val="10"/>
        </w:rPr>
        <w:t xml:space="preserve"> </w:t>
      </w:r>
      <w:r w:rsidRPr="00394073">
        <w:t>diffe</w:t>
      </w:r>
      <w:r w:rsidRPr="00394073">
        <w:rPr>
          <w:spacing w:val="-2"/>
        </w:rPr>
        <w:t>r</w:t>
      </w:r>
      <w:r w:rsidRPr="00394073">
        <w:t>ent</w:t>
      </w:r>
      <w:r w:rsidRPr="00394073">
        <w:rPr>
          <w:spacing w:val="6"/>
        </w:rPr>
        <w:t xml:space="preserve"> </w:t>
      </w:r>
      <w:r w:rsidRPr="00394073">
        <w:t>clients.</w:t>
      </w:r>
      <w:r w:rsidRPr="00394073">
        <w:rPr>
          <w:spacing w:val="-15"/>
        </w:rPr>
        <w:t xml:space="preserve"> </w:t>
      </w:r>
      <w:r w:rsidRPr="00394073">
        <w:rPr>
          <w:spacing w:val="-25"/>
          <w:w w:val="93"/>
        </w:rPr>
        <w:t>Y</w:t>
      </w:r>
      <w:r w:rsidRPr="00394073">
        <w:rPr>
          <w:w w:val="93"/>
        </w:rPr>
        <w:t>ou</w:t>
      </w:r>
      <w:r w:rsidRPr="00394073">
        <w:rPr>
          <w:spacing w:val="15"/>
          <w:w w:val="93"/>
        </w:rPr>
        <w:t xml:space="preserve"> </w:t>
      </w:r>
      <w:r w:rsidRPr="00394073">
        <w:t>should</w:t>
      </w:r>
      <w:r w:rsidRPr="00394073">
        <w:rPr>
          <w:spacing w:val="19"/>
        </w:rPr>
        <w:t xml:space="preserve"> </w:t>
      </w:r>
      <w:r w:rsidRPr="00394073">
        <w:rPr>
          <w:spacing w:val="-3"/>
        </w:rPr>
        <w:t>k</w:t>
      </w:r>
      <w:r w:rsidRPr="00394073">
        <w:rPr>
          <w:spacing w:val="2"/>
        </w:rPr>
        <w:t>e</w:t>
      </w:r>
      <w:r w:rsidRPr="00394073">
        <w:t>ep</w:t>
      </w:r>
      <w:r w:rsidRPr="00394073">
        <w:rPr>
          <w:spacing w:val="3"/>
        </w:rPr>
        <w:t xml:space="preserve"> </w:t>
      </w:r>
      <w:r w:rsidR="00447D40">
        <w:rPr>
          <w:spacing w:val="3"/>
        </w:rPr>
        <w:t>the records</w:t>
      </w:r>
      <w:r w:rsidR="002D145B">
        <w:rPr>
          <w:spacing w:val="3"/>
        </w:rPr>
        <w:t xml:space="preserve"> </w:t>
      </w:r>
      <w:r w:rsidRPr="00394073">
        <w:t>in</w:t>
      </w:r>
      <w:r w:rsidRPr="00394073">
        <w:rPr>
          <w:spacing w:val="12"/>
        </w:rPr>
        <w:t xml:space="preserve"> </w:t>
      </w:r>
      <w:r w:rsidRPr="00394073">
        <w:rPr>
          <w:spacing w:val="5"/>
        </w:rPr>
        <w:t>w</w:t>
      </w:r>
      <w:r w:rsidRPr="00394073">
        <w:rPr>
          <w:spacing w:val="4"/>
        </w:rPr>
        <w:t>r</w:t>
      </w:r>
      <w:r w:rsidRPr="00394073">
        <w:t>it</w:t>
      </w:r>
      <w:r w:rsidRPr="00394073">
        <w:rPr>
          <w:spacing w:val="-1"/>
        </w:rPr>
        <w:t>t</w:t>
      </w:r>
      <w:r w:rsidRPr="00394073">
        <w:t>en</w:t>
      </w:r>
      <w:r w:rsidRPr="00394073">
        <w:rPr>
          <w:spacing w:val="15"/>
        </w:rPr>
        <w:t xml:space="preserve"> </w:t>
      </w:r>
      <w:r w:rsidRPr="00394073">
        <w:t>fo</w:t>
      </w:r>
      <w:r w:rsidRPr="00394073">
        <w:rPr>
          <w:spacing w:val="3"/>
        </w:rPr>
        <w:t>r</w:t>
      </w:r>
      <w:r w:rsidRPr="00394073">
        <w:t>m,</w:t>
      </w:r>
      <w:r w:rsidRPr="00394073">
        <w:rPr>
          <w:spacing w:val="9"/>
        </w:rPr>
        <w:t xml:space="preserve"> </w:t>
      </w:r>
      <w:r w:rsidRPr="00394073">
        <w:t>or</w:t>
      </w:r>
      <w:r w:rsidRPr="00394073">
        <w:rPr>
          <w:spacing w:val="16"/>
        </w:rPr>
        <w:t xml:space="preserve"> </w:t>
      </w:r>
      <w:r w:rsidRPr="00394073">
        <w:t>on</w:t>
      </w:r>
      <w:r w:rsidRPr="00394073">
        <w:rPr>
          <w:spacing w:val="12"/>
        </w:rPr>
        <w:t xml:space="preserve"> </w:t>
      </w:r>
      <w:r w:rsidRPr="00394073">
        <w:rPr>
          <w:spacing w:val="-1"/>
        </w:rPr>
        <w:t>c</w:t>
      </w:r>
      <w:r w:rsidRPr="00394073">
        <w:t>ompu</w:t>
      </w:r>
      <w:r w:rsidRPr="00394073">
        <w:rPr>
          <w:spacing w:val="-1"/>
        </w:rPr>
        <w:t>t</w:t>
      </w:r>
      <w:r w:rsidRPr="00394073">
        <w:t>er</w:t>
      </w:r>
      <w:r w:rsidRPr="00394073">
        <w:rPr>
          <w:spacing w:val="33"/>
        </w:rPr>
        <w:t xml:space="preserve"> </w:t>
      </w:r>
      <w:r w:rsidRPr="00394073">
        <w:t>(p</w:t>
      </w:r>
      <w:r w:rsidRPr="00394073">
        <w:rPr>
          <w:spacing w:val="-2"/>
        </w:rPr>
        <w:t>r</w:t>
      </w:r>
      <w:r w:rsidRPr="00394073">
        <w:rPr>
          <w:spacing w:val="-1"/>
        </w:rPr>
        <w:t>o</w:t>
      </w:r>
      <w:r w:rsidRPr="00394073">
        <w:rPr>
          <w:spacing w:val="5"/>
        </w:rPr>
        <w:t>v</w:t>
      </w:r>
      <w:r w:rsidRPr="00394073">
        <w:rPr>
          <w:spacing w:val="2"/>
        </w:rPr>
        <w:t>i</w:t>
      </w:r>
      <w:r w:rsidRPr="00394073">
        <w:t>ded</w:t>
      </w:r>
      <w:r w:rsidRPr="00394073">
        <w:rPr>
          <w:spacing w:val="19"/>
        </w:rPr>
        <w:t xml:space="preserve"> </w:t>
      </w:r>
      <w:r w:rsidRPr="00394073">
        <w:rPr>
          <w:w w:val="106"/>
        </w:rPr>
        <w:t>that</w:t>
      </w:r>
      <w:r w:rsidRPr="00394073">
        <w:rPr>
          <w:spacing w:val="10"/>
        </w:rPr>
        <w:t xml:space="preserve"> </w:t>
      </w:r>
      <w:r w:rsidRPr="00394073">
        <w:t>th</w:t>
      </w:r>
      <w:r w:rsidRPr="00394073">
        <w:rPr>
          <w:spacing w:val="3"/>
        </w:rPr>
        <w:t>e</w:t>
      </w:r>
      <w:r w:rsidRPr="00394073">
        <w:t>y</w:t>
      </w:r>
      <w:r w:rsidRPr="00394073">
        <w:rPr>
          <w:spacing w:val="4"/>
        </w:rPr>
        <w:t xml:space="preserve"> </w:t>
      </w:r>
      <w:r w:rsidRPr="00394073">
        <w:t>can</w:t>
      </w:r>
      <w:r w:rsidRPr="00394073">
        <w:rPr>
          <w:spacing w:val="10"/>
        </w:rPr>
        <w:t xml:space="preserve"> </w:t>
      </w:r>
      <w:r w:rsidRPr="00394073">
        <w:t>be</w:t>
      </w:r>
      <w:r w:rsidRPr="00394073">
        <w:rPr>
          <w:spacing w:val="9"/>
        </w:rPr>
        <w:t xml:space="preserve"> </w:t>
      </w:r>
      <w:r w:rsidRPr="00394073">
        <w:rPr>
          <w:spacing w:val="-1"/>
        </w:rPr>
        <w:t>r</w:t>
      </w:r>
      <w:r w:rsidRPr="00394073">
        <w:t>ep</w:t>
      </w:r>
      <w:r w:rsidRPr="00394073">
        <w:rPr>
          <w:spacing w:val="-2"/>
        </w:rPr>
        <w:t>r</w:t>
      </w:r>
      <w:r w:rsidRPr="00394073">
        <w:t>odu</w:t>
      </w:r>
      <w:r w:rsidRPr="00394073">
        <w:rPr>
          <w:spacing w:val="-1"/>
        </w:rPr>
        <w:t>c</w:t>
      </w:r>
      <w:r w:rsidRPr="00394073">
        <w:t>ed</w:t>
      </w:r>
      <w:r w:rsidRPr="00394073">
        <w:rPr>
          <w:spacing w:val="27"/>
        </w:rPr>
        <w:t xml:space="preserve"> </w:t>
      </w:r>
      <w:r w:rsidRPr="00394073">
        <w:t>in</w:t>
      </w:r>
      <w:r w:rsidRPr="00394073">
        <w:rPr>
          <w:spacing w:val="12"/>
        </w:rPr>
        <w:t xml:space="preserve"> </w:t>
      </w:r>
      <w:r w:rsidRPr="00394073">
        <w:rPr>
          <w:spacing w:val="5"/>
        </w:rPr>
        <w:t>w</w:t>
      </w:r>
      <w:r w:rsidRPr="00394073">
        <w:rPr>
          <w:spacing w:val="4"/>
        </w:rPr>
        <w:t>r</w:t>
      </w:r>
      <w:r w:rsidRPr="00394073">
        <w:t>it</w:t>
      </w:r>
      <w:r w:rsidRPr="00394073">
        <w:rPr>
          <w:spacing w:val="-1"/>
        </w:rPr>
        <w:t>t</w:t>
      </w:r>
      <w:r w:rsidRPr="00394073">
        <w:t>en</w:t>
      </w:r>
      <w:r w:rsidRPr="00394073">
        <w:rPr>
          <w:spacing w:val="15"/>
        </w:rPr>
        <w:t xml:space="preserve"> </w:t>
      </w:r>
      <w:r w:rsidRPr="00394073">
        <w:t>fo</w:t>
      </w:r>
      <w:r w:rsidRPr="00394073">
        <w:rPr>
          <w:spacing w:val="3"/>
        </w:rPr>
        <w:t>r</w:t>
      </w:r>
      <w:r w:rsidRPr="00394073">
        <w:t>m)</w:t>
      </w:r>
      <w:r w:rsidRPr="00394073">
        <w:rPr>
          <w:spacing w:val="23"/>
        </w:rPr>
        <w:t xml:space="preserve"> </w:t>
      </w:r>
      <w:r w:rsidRPr="00394073">
        <w:t>all</w:t>
      </w:r>
      <w:r w:rsidRPr="00394073">
        <w:rPr>
          <w:spacing w:val="-12"/>
        </w:rPr>
        <w:t xml:space="preserve"> </w:t>
      </w:r>
      <w:r w:rsidRPr="00394073">
        <w:t>a</w:t>
      </w:r>
      <w:r w:rsidRPr="00394073">
        <w:rPr>
          <w:spacing w:val="-3"/>
        </w:rPr>
        <w:t>cc</w:t>
      </w:r>
      <w:r w:rsidRPr="00394073">
        <w:t>ounts,</w:t>
      </w:r>
      <w:r w:rsidRPr="00394073">
        <w:rPr>
          <w:spacing w:val="2"/>
        </w:rPr>
        <w:t xml:space="preserve"> </w:t>
      </w:r>
      <w:r w:rsidRPr="00394073">
        <w:t>books,</w:t>
      </w:r>
      <w:r w:rsidRPr="00394073">
        <w:rPr>
          <w:spacing w:val="-9"/>
        </w:rPr>
        <w:t xml:space="preserve"> </w:t>
      </w:r>
      <w:r w:rsidRPr="00394073">
        <w:rPr>
          <w:w w:val="96"/>
        </w:rPr>
        <w:t>ledgers</w:t>
      </w:r>
      <w:r w:rsidRPr="00394073">
        <w:rPr>
          <w:spacing w:val="5"/>
          <w:w w:val="96"/>
        </w:rPr>
        <w:t xml:space="preserve"> </w:t>
      </w:r>
      <w:r w:rsidRPr="00394073">
        <w:t>and</w:t>
      </w:r>
      <w:r w:rsidRPr="00394073">
        <w:rPr>
          <w:spacing w:val="15"/>
        </w:rPr>
        <w:t xml:space="preserve"> </w:t>
      </w:r>
      <w:r w:rsidRPr="00394073">
        <w:rPr>
          <w:spacing w:val="-3"/>
          <w:w w:val="110"/>
        </w:rPr>
        <w:t>r</w:t>
      </w:r>
      <w:r w:rsidRPr="00394073">
        <w:rPr>
          <w:w w:val="94"/>
        </w:rPr>
        <w:t>e</w:t>
      </w:r>
      <w:r w:rsidRPr="00394073">
        <w:rPr>
          <w:spacing w:val="-3"/>
          <w:w w:val="94"/>
        </w:rPr>
        <w:t>c</w:t>
      </w:r>
      <w:r w:rsidRPr="00394073">
        <w:rPr>
          <w:spacing w:val="-1"/>
          <w:w w:val="103"/>
        </w:rPr>
        <w:t>o</w:t>
      </w:r>
      <w:r w:rsidRPr="00394073">
        <w:rPr>
          <w:spacing w:val="-3"/>
          <w:w w:val="110"/>
        </w:rPr>
        <w:t>r</w:t>
      </w:r>
      <w:r w:rsidRPr="00394073">
        <w:rPr>
          <w:w w:val="99"/>
        </w:rPr>
        <w:t>ds</w:t>
      </w:r>
      <w:r w:rsidRPr="00394073">
        <w:rPr>
          <w:spacing w:val="3"/>
        </w:rPr>
        <w:t xml:space="preserve"> </w:t>
      </w:r>
      <w:r w:rsidRPr="00394073">
        <w:t>maintained</w:t>
      </w:r>
      <w:r w:rsidRPr="00394073">
        <w:rPr>
          <w:spacing w:val="30"/>
        </w:rPr>
        <w:t xml:space="preserve"> </w:t>
      </w:r>
      <w:r w:rsidRPr="00394073">
        <w:t>in</w:t>
      </w:r>
      <w:r w:rsidRPr="00394073">
        <w:rPr>
          <w:spacing w:val="9"/>
        </w:rPr>
        <w:t xml:space="preserve"> </w:t>
      </w:r>
      <w:r w:rsidRPr="00394073">
        <w:rPr>
          <w:spacing w:val="-3"/>
        </w:rPr>
        <w:t>r</w:t>
      </w:r>
      <w:r w:rsidRPr="00394073">
        <w:t>espect of</w:t>
      </w:r>
      <w:r w:rsidRPr="00394073">
        <w:rPr>
          <w:spacing w:val="5"/>
        </w:rPr>
        <w:t xml:space="preserve"> </w:t>
      </w:r>
      <w:r w:rsidRPr="00394073">
        <w:t>all</w:t>
      </w:r>
      <w:r w:rsidRPr="00394073">
        <w:rPr>
          <w:spacing w:val="-9"/>
        </w:rPr>
        <w:t xml:space="preserve"> </w:t>
      </w:r>
      <w:r w:rsidRPr="00394073">
        <w:t>client</w:t>
      </w:r>
      <w:r w:rsidRPr="00394073">
        <w:rPr>
          <w:spacing w:val="-4"/>
        </w:rPr>
        <w:t xml:space="preserve"> </w:t>
      </w:r>
      <w:r w:rsidRPr="00394073">
        <w:rPr>
          <w:spacing w:val="-1"/>
        </w:rPr>
        <w:t>a</w:t>
      </w:r>
      <w:r w:rsidRPr="00394073">
        <w:rPr>
          <w:spacing w:val="-3"/>
        </w:rPr>
        <w:t>c</w:t>
      </w:r>
      <w:r w:rsidRPr="00394073">
        <w:rPr>
          <w:spacing w:val="-4"/>
        </w:rPr>
        <w:t>c</w:t>
      </w:r>
      <w:r w:rsidRPr="00394073">
        <w:rPr>
          <w:spacing w:val="-1"/>
        </w:rPr>
        <w:t>ount</w:t>
      </w:r>
      <w:r w:rsidRPr="00394073">
        <w:t>s</w:t>
      </w:r>
      <w:r w:rsidRPr="00394073">
        <w:rPr>
          <w:spacing w:val="-9"/>
        </w:rPr>
        <w:t xml:space="preserve"> </w:t>
      </w:r>
      <w:r w:rsidRPr="00394073">
        <w:rPr>
          <w:spacing w:val="-1"/>
        </w:rPr>
        <w:t>an</w:t>
      </w:r>
      <w:r w:rsidRPr="00394073">
        <w:t>d</w:t>
      </w:r>
      <w:r w:rsidRPr="00394073">
        <w:rPr>
          <w:spacing w:val="-6"/>
        </w:rPr>
        <w:t xml:space="preserve"> </w:t>
      </w:r>
      <w:r w:rsidRPr="00394073">
        <w:rPr>
          <w:spacing w:val="-1"/>
          <w:w w:val="95"/>
        </w:rPr>
        <w:t>al</w:t>
      </w:r>
      <w:r w:rsidRPr="00394073">
        <w:rPr>
          <w:w w:val="95"/>
        </w:rPr>
        <w:t>l</w:t>
      </w:r>
      <w:r w:rsidRPr="00394073">
        <w:rPr>
          <w:spacing w:val="-10"/>
          <w:w w:val="95"/>
        </w:rPr>
        <w:t xml:space="preserve"> </w:t>
      </w:r>
      <w:r w:rsidRPr="00394073">
        <w:rPr>
          <w:spacing w:val="-1"/>
        </w:rPr>
        <w:t>ban</w:t>
      </w:r>
      <w:r w:rsidRPr="00394073">
        <w:t>k</w:t>
      </w:r>
      <w:r w:rsidRPr="00394073">
        <w:rPr>
          <w:spacing w:val="-8"/>
        </w:rPr>
        <w:t xml:space="preserve"> </w:t>
      </w:r>
      <w:r w:rsidRPr="00394073">
        <w:rPr>
          <w:spacing w:val="-1"/>
        </w:rPr>
        <w:t>o</w:t>
      </w:r>
      <w:r w:rsidRPr="00394073">
        <w:t>r</w:t>
      </w:r>
      <w:r w:rsidRPr="00394073">
        <w:rPr>
          <w:spacing w:val="-8"/>
        </w:rPr>
        <w:t xml:space="preserve"> </w:t>
      </w:r>
      <w:r w:rsidRPr="00394073">
        <w:rPr>
          <w:spacing w:val="-1"/>
        </w:rPr>
        <w:t>buildin</w:t>
      </w:r>
      <w:r w:rsidRPr="00394073">
        <w:t>g</w:t>
      </w:r>
      <w:r w:rsidRPr="00394073">
        <w:rPr>
          <w:spacing w:val="-8"/>
        </w:rPr>
        <w:t xml:space="preserve"> </w:t>
      </w:r>
      <w:r w:rsidRPr="00394073">
        <w:rPr>
          <w:spacing w:val="-1"/>
          <w:w w:val="96"/>
        </w:rPr>
        <w:t>socie</w:t>
      </w:r>
      <w:r w:rsidRPr="00394073">
        <w:rPr>
          <w:spacing w:val="2"/>
          <w:w w:val="96"/>
        </w:rPr>
        <w:t>t</w:t>
      </w:r>
      <w:r w:rsidRPr="00394073">
        <w:rPr>
          <w:w w:val="96"/>
        </w:rPr>
        <w:t>y</w:t>
      </w:r>
      <w:r w:rsidRPr="00394073">
        <w:rPr>
          <w:spacing w:val="-9"/>
          <w:w w:val="96"/>
        </w:rPr>
        <w:t xml:space="preserve"> </w:t>
      </w:r>
      <w:r w:rsidRPr="00886F7B">
        <w:rPr>
          <w:spacing w:val="-1"/>
          <w:w w:val="101"/>
        </w:rPr>
        <w:t>sta</w:t>
      </w:r>
      <w:r w:rsidRPr="00886F7B">
        <w:rPr>
          <w:spacing w:val="-3"/>
          <w:w w:val="101"/>
        </w:rPr>
        <w:t>t</w:t>
      </w:r>
      <w:r w:rsidRPr="00886F7B">
        <w:rPr>
          <w:spacing w:val="-1"/>
          <w:w w:val="101"/>
        </w:rPr>
        <w:t>ements</w:t>
      </w:r>
      <w:r w:rsidRPr="00886F7B">
        <w:rPr>
          <w:w w:val="101"/>
        </w:rPr>
        <w:t>,</w:t>
      </w:r>
      <w:r w:rsidRPr="00886F7B">
        <w:rPr>
          <w:spacing w:val="-21"/>
        </w:rPr>
        <w:t xml:space="preserve"> </w:t>
      </w:r>
      <w:r w:rsidRPr="00886F7B">
        <w:rPr>
          <w:spacing w:val="-1"/>
        </w:rPr>
        <w:t>fo</w:t>
      </w:r>
      <w:r w:rsidRPr="00886F7B">
        <w:t>r</w:t>
      </w:r>
      <w:r w:rsidRPr="00886F7B">
        <w:rPr>
          <w:spacing w:val="-12"/>
        </w:rPr>
        <w:t xml:space="preserve"> </w:t>
      </w:r>
      <w:r w:rsidRPr="00886F7B">
        <w:rPr>
          <w:spacing w:val="-1"/>
        </w:rPr>
        <w:t>a</w:t>
      </w:r>
      <w:r w:rsidRPr="00886F7B">
        <w:t>t</w:t>
      </w:r>
      <w:r w:rsidRPr="00886F7B">
        <w:rPr>
          <w:spacing w:val="-11"/>
        </w:rPr>
        <w:t xml:space="preserve"> </w:t>
      </w:r>
      <w:r w:rsidRPr="00886F7B">
        <w:rPr>
          <w:spacing w:val="-1"/>
          <w:w w:val="95"/>
        </w:rPr>
        <w:t>leas</w:t>
      </w:r>
      <w:r w:rsidRPr="00886F7B">
        <w:rPr>
          <w:w w:val="95"/>
        </w:rPr>
        <w:t>t</w:t>
      </w:r>
      <w:r w:rsidRPr="00886F7B">
        <w:rPr>
          <w:spacing w:val="-6"/>
          <w:w w:val="95"/>
        </w:rPr>
        <w:t xml:space="preserve"> </w:t>
      </w:r>
      <w:r w:rsidR="006275F5">
        <w:rPr>
          <w:spacing w:val="-9"/>
          <w:w w:val="95"/>
        </w:rPr>
        <w:t>12</w:t>
      </w:r>
      <w:r w:rsidR="00736868">
        <w:rPr>
          <w:spacing w:val="-9"/>
          <w:w w:val="95"/>
        </w:rPr>
        <w:t xml:space="preserve"> </w:t>
      </w:r>
      <w:r w:rsidRPr="00394073">
        <w:rPr>
          <w:spacing w:val="-4"/>
        </w:rPr>
        <w:t>y</w:t>
      </w:r>
      <w:r w:rsidRPr="00394073">
        <w:rPr>
          <w:spacing w:val="-1"/>
        </w:rPr>
        <w:t>ears</w:t>
      </w:r>
      <w:r w:rsidRPr="00394073">
        <w:rPr>
          <w:spacing w:val="-19"/>
        </w:rPr>
        <w:t xml:space="preserve"> </w:t>
      </w:r>
      <w:r w:rsidRPr="00394073">
        <w:t>f</w:t>
      </w:r>
      <w:r w:rsidRPr="00394073">
        <w:rPr>
          <w:spacing w:val="-3"/>
        </w:rPr>
        <w:t>r</w:t>
      </w:r>
      <w:r w:rsidRPr="00394073">
        <w:t>om</w:t>
      </w:r>
      <w:r w:rsidRPr="00394073">
        <w:rPr>
          <w:spacing w:val="8"/>
        </w:rPr>
        <w:t xml:space="preserve"> </w:t>
      </w:r>
      <w:r w:rsidRPr="00394073">
        <w:t>the</w:t>
      </w:r>
      <w:r w:rsidRPr="00394073">
        <w:rPr>
          <w:spacing w:val="2"/>
        </w:rPr>
        <w:t xml:space="preserve"> </w:t>
      </w:r>
      <w:r w:rsidRPr="00394073">
        <w:t>da</w:t>
      </w:r>
      <w:r w:rsidRPr="00394073">
        <w:rPr>
          <w:spacing w:val="-2"/>
        </w:rPr>
        <w:t>t</w:t>
      </w:r>
      <w:r w:rsidRPr="00394073">
        <w:t>e</w:t>
      </w:r>
      <w:r w:rsidRPr="00394073">
        <w:rPr>
          <w:spacing w:val="-3"/>
        </w:rPr>
        <w:t xml:space="preserve"> </w:t>
      </w:r>
      <w:r w:rsidRPr="00394073">
        <w:t>of</w:t>
      </w:r>
      <w:r w:rsidRPr="00394073">
        <w:rPr>
          <w:spacing w:val="-3"/>
        </w:rPr>
        <w:t xml:space="preserve"> </w:t>
      </w:r>
      <w:r w:rsidRPr="00394073">
        <w:t>the</w:t>
      </w:r>
      <w:r w:rsidRPr="00394073">
        <w:rPr>
          <w:spacing w:val="2"/>
        </w:rPr>
        <w:t xml:space="preserve"> </w:t>
      </w:r>
      <w:r w:rsidRPr="00394073">
        <w:t>last</w:t>
      </w:r>
      <w:r w:rsidRPr="00394073">
        <w:rPr>
          <w:spacing w:val="-13"/>
        </w:rPr>
        <w:t xml:space="preserve"> </w:t>
      </w:r>
      <w:r w:rsidRPr="00394073">
        <w:t>ent</w:t>
      </w:r>
      <w:r w:rsidRPr="00394073">
        <w:rPr>
          <w:spacing w:val="6"/>
        </w:rPr>
        <w:t>r</w:t>
      </w:r>
      <w:r w:rsidRPr="00394073">
        <w:t>y</w:t>
      </w:r>
      <w:r w:rsidRPr="00394073">
        <w:rPr>
          <w:spacing w:val="-2"/>
        </w:rPr>
        <w:t xml:space="preserve"> </w:t>
      </w:r>
      <w:r w:rsidRPr="00394073">
        <w:rPr>
          <w:w w:val="104"/>
        </w:rPr>
        <w:t>the</w:t>
      </w:r>
      <w:r w:rsidRPr="00394073">
        <w:rPr>
          <w:spacing w:val="-3"/>
          <w:w w:val="104"/>
        </w:rPr>
        <w:t>r</w:t>
      </w:r>
      <w:r w:rsidRPr="00394073">
        <w:rPr>
          <w:w w:val="94"/>
        </w:rPr>
        <w:t>e</w:t>
      </w:r>
      <w:r w:rsidRPr="00394073">
        <w:rPr>
          <w:w w:val="102"/>
        </w:rPr>
        <w:t>in.</w:t>
      </w:r>
      <w:r w:rsidR="00615983">
        <w:rPr>
          <w:w w:val="102"/>
        </w:rPr>
        <w:t xml:space="preserve"> </w:t>
      </w:r>
    </w:p>
    <w:p w14:paraId="39D87747" w14:textId="77777777" w:rsidR="00F14A12" w:rsidRDefault="00394073" w:rsidP="00F50382">
      <w:pPr>
        <w:pStyle w:val="onlinetext"/>
      </w:pPr>
      <w:r>
        <w:t xml:space="preserve">You </w:t>
      </w:r>
      <w:r w:rsidRPr="005D464D">
        <w:t>sho</w:t>
      </w:r>
      <w:r w:rsidR="00447D40">
        <w:t>uld keep properly written r</w:t>
      </w:r>
      <w:r w:rsidRPr="005D464D">
        <w:t>ecords</w:t>
      </w:r>
      <w:r>
        <w:t xml:space="preserve"> to show all of your dealings with client money received, held or paid and to show all your other dealings through client bank accounts.</w:t>
      </w:r>
    </w:p>
    <w:p w14:paraId="4064BF13" w14:textId="77777777" w:rsidR="00394073" w:rsidRDefault="00394073" w:rsidP="00F50382">
      <w:pPr>
        <w:pStyle w:val="onlinetext"/>
      </w:pPr>
      <w:r>
        <w:t>You should keep properly written records in respect of each client to show all of your dealings with client money and enable the current balance of that client to be shown.</w:t>
      </w:r>
    </w:p>
    <w:p w14:paraId="74032566" w14:textId="77777777" w:rsidR="000C24ED" w:rsidRPr="00FA2C80" w:rsidRDefault="000C24ED" w:rsidP="00F50382">
      <w:pPr>
        <w:pStyle w:val="onlinetext"/>
        <w:rPr>
          <w:color w:val="000000"/>
        </w:rPr>
      </w:pPr>
      <w:r w:rsidRPr="00FA2C80">
        <w:rPr>
          <w:spacing w:val="-24"/>
          <w:w w:val="93"/>
        </w:rPr>
        <w:t>Y</w:t>
      </w:r>
      <w:r w:rsidRPr="00FA2C80">
        <w:rPr>
          <w:spacing w:val="2"/>
          <w:w w:val="93"/>
        </w:rPr>
        <w:t>o</w:t>
      </w:r>
      <w:r w:rsidRPr="00FA2C80">
        <w:rPr>
          <w:w w:val="93"/>
        </w:rPr>
        <w:t>u</w:t>
      </w:r>
      <w:r w:rsidRPr="00FA2C80">
        <w:rPr>
          <w:spacing w:val="20"/>
          <w:w w:val="93"/>
        </w:rPr>
        <w:t xml:space="preserve"> </w:t>
      </w:r>
      <w:r w:rsidRPr="00FA2C80">
        <w:rPr>
          <w:spacing w:val="2"/>
        </w:rPr>
        <w:t>shoul</w:t>
      </w:r>
      <w:r w:rsidRPr="00FA2C80">
        <w:t>d</w:t>
      </w:r>
      <w:r w:rsidRPr="00FA2C80">
        <w:rPr>
          <w:spacing w:val="24"/>
        </w:rPr>
        <w:t xml:space="preserve"> </w:t>
      </w:r>
      <w:r w:rsidRPr="00FA2C80">
        <w:rPr>
          <w:spacing w:val="-2"/>
        </w:rPr>
        <w:t>k</w:t>
      </w:r>
      <w:r w:rsidRPr="00FA2C80">
        <w:rPr>
          <w:spacing w:val="3"/>
        </w:rPr>
        <w:t>e</w:t>
      </w:r>
      <w:r w:rsidRPr="00FA2C80">
        <w:rPr>
          <w:spacing w:val="2"/>
        </w:rPr>
        <w:t>e</w:t>
      </w:r>
      <w:r w:rsidRPr="00FA2C80">
        <w:t>p</w:t>
      </w:r>
      <w:r w:rsidRPr="00FA2C80">
        <w:rPr>
          <w:spacing w:val="8"/>
        </w:rPr>
        <w:t xml:space="preserve"> </w:t>
      </w:r>
      <w:r w:rsidRPr="00FA2C80">
        <w:t>a</w:t>
      </w:r>
      <w:r w:rsidRPr="00FA2C80">
        <w:rPr>
          <w:spacing w:val="13"/>
        </w:rPr>
        <w:t xml:space="preserve"> </w:t>
      </w:r>
      <w:r w:rsidRPr="00FA2C80">
        <w:rPr>
          <w:spacing w:val="2"/>
        </w:rPr>
        <w:t>lis</w:t>
      </w:r>
      <w:r w:rsidRPr="00FA2C80">
        <w:t>t</w:t>
      </w:r>
      <w:r w:rsidRPr="00FA2C80">
        <w:rPr>
          <w:spacing w:val="7"/>
        </w:rPr>
        <w:t xml:space="preserve"> </w:t>
      </w:r>
      <w:r w:rsidRPr="00FA2C80">
        <w:rPr>
          <w:spacing w:val="2"/>
        </w:rPr>
        <w:t>o</w:t>
      </w:r>
      <w:r w:rsidRPr="00FA2C80">
        <w:t>f</w:t>
      </w:r>
      <w:r w:rsidRPr="00FA2C80">
        <w:rPr>
          <w:spacing w:val="19"/>
        </w:rPr>
        <w:t xml:space="preserve"> </w:t>
      </w:r>
      <w:r w:rsidRPr="00FA2C80">
        <w:rPr>
          <w:spacing w:val="2"/>
        </w:rPr>
        <w:t>al</w:t>
      </w:r>
      <w:r w:rsidRPr="00FA2C80">
        <w:t>l</w:t>
      </w:r>
      <w:r w:rsidRPr="00FA2C80">
        <w:rPr>
          <w:spacing w:val="6"/>
        </w:rPr>
        <w:t xml:space="preserve"> </w:t>
      </w:r>
      <w:r w:rsidRPr="00FA2C80">
        <w:rPr>
          <w:spacing w:val="2"/>
        </w:rPr>
        <w:t>person</w:t>
      </w:r>
      <w:r w:rsidRPr="00FA2C80">
        <w:t>s</w:t>
      </w:r>
      <w:r w:rsidRPr="00FA2C80">
        <w:rPr>
          <w:spacing w:val="20"/>
        </w:rPr>
        <w:t xml:space="preserve"> </w:t>
      </w:r>
      <w:r w:rsidRPr="00FA2C80">
        <w:rPr>
          <w:spacing w:val="2"/>
        </w:rPr>
        <w:t>fo</w:t>
      </w:r>
      <w:r w:rsidRPr="00FA2C80">
        <w:t>r</w:t>
      </w:r>
      <w:r w:rsidRPr="00FA2C80">
        <w:rPr>
          <w:spacing w:val="17"/>
        </w:rPr>
        <w:t xml:space="preserve"> </w:t>
      </w:r>
      <w:r w:rsidRPr="00FA2C80">
        <w:rPr>
          <w:spacing w:val="2"/>
        </w:rPr>
        <w:t>who</w:t>
      </w:r>
      <w:r w:rsidRPr="00FA2C80">
        <w:t>m</w:t>
      </w:r>
      <w:r w:rsidRPr="00FA2C80">
        <w:rPr>
          <w:spacing w:val="22"/>
        </w:rPr>
        <w:t xml:space="preserve"> </w:t>
      </w:r>
      <w:r w:rsidRPr="00FA2C80">
        <w:rPr>
          <w:spacing w:val="-2"/>
        </w:rPr>
        <w:t>y</w:t>
      </w:r>
      <w:r w:rsidRPr="00FA2C80">
        <w:rPr>
          <w:spacing w:val="2"/>
        </w:rPr>
        <w:t>o</w:t>
      </w:r>
      <w:r w:rsidRPr="00FA2C80">
        <w:t>u</w:t>
      </w:r>
      <w:r w:rsidRPr="00FA2C80">
        <w:rPr>
          <w:spacing w:val="9"/>
        </w:rPr>
        <w:t xml:space="preserve"> </w:t>
      </w:r>
      <w:r w:rsidRPr="00FA2C80">
        <w:rPr>
          <w:spacing w:val="2"/>
        </w:rPr>
        <w:t>a</w:t>
      </w:r>
      <w:r w:rsidRPr="00FA2C80">
        <w:rPr>
          <w:spacing w:val="-1"/>
        </w:rPr>
        <w:t>r</w:t>
      </w:r>
      <w:r w:rsidRPr="00FA2C80">
        <w:t>e</w:t>
      </w:r>
      <w:r w:rsidRPr="00FA2C80">
        <w:rPr>
          <w:spacing w:val="12"/>
        </w:rPr>
        <w:t xml:space="preserve"> </w:t>
      </w:r>
      <w:r w:rsidRPr="00FA2C80">
        <w:rPr>
          <w:spacing w:val="2"/>
        </w:rPr>
        <w:t>o</w:t>
      </w:r>
      <w:r w:rsidRPr="00FA2C80">
        <w:t>r</w:t>
      </w:r>
      <w:r w:rsidRPr="00FA2C80">
        <w:rPr>
          <w:spacing w:val="21"/>
        </w:rPr>
        <w:t xml:space="preserve"> </w:t>
      </w:r>
      <w:r w:rsidRPr="00FA2C80">
        <w:rPr>
          <w:spacing w:val="2"/>
        </w:rPr>
        <w:t>h</w:t>
      </w:r>
      <w:r w:rsidRPr="00FA2C80">
        <w:rPr>
          <w:spacing w:val="-2"/>
        </w:rPr>
        <w:t>av</w:t>
      </w:r>
      <w:r w:rsidRPr="00FA2C80">
        <w:t>e</w:t>
      </w:r>
      <w:r w:rsidRPr="00FA2C80">
        <w:rPr>
          <w:spacing w:val="3"/>
        </w:rPr>
        <w:t xml:space="preserve"> </w:t>
      </w:r>
      <w:r w:rsidRPr="00FA2C80">
        <w:rPr>
          <w:spacing w:val="2"/>
        </w:rPr>
        <w:t>been</w:t>
      </w:r>
      <w:r w:rsidRPr="00FA2C80">
        <w:t xml:space="preserve"> holding</w:t>
      </w:r>
      <w:r w:rsidRPr="00FA2C80">
        <w:rPr>
          <w:spacing w:val="-8"/>
        </w:rPr>
        <w:t xml:space="preserve"> </w:t>
      </w:r>
      <w:r w:rsidRPr="00FA2C80">
        <w:t>client</w:t>
      </w:r>
      <w:r w:rsidRPr="00FA2C80">
        <w:rPr>
          <w:spacing w:val="-14"/>
        </w:rPr>
        <w:t xml:space="preserve"> </w:t>
      </w:r>
      <w:r w:rsidRPr="00FA2C80">
        <w:t>money</w:t>
      </w:r>
      <w:r w:rsidRPr="00FA2C80">
        <w:rPr>
          <w:spacing w:val="-14"/>
        </w:rPr>
        <w:t xml:space="preserve"> </w:t>
      </w:r>
      <w:r w:rsidRPr="00FA2C80">
        <w:t>and</w:t>
      </w:r>
      <w:r w:rsidRPr="00FA2C80">
        <w:rPr>
          <w:spacing w:val="-2"/>
        </w:rPr>
        <w:t xml:space="preserve"> </w:t>
      </w:r>
      <w:r w:rsidRPr="00FA2C80">
        <w:t>a</w:t>
      </w:r>
      <w:r w:rsidRPr="00FA2C80">
        <w:rPr>
          <w:spacing w:val="-16"/>
        </w:rPr>
        <w:t xml:space="preserve"> </w:t>
      </w:r>
      <w:r w:rsidRPr="00FA2C80">
        <w:rPr>
          <w:w w:val="96"/>
        </w:rPr>
        <w:t>list</w:t>
      </w:r>
      <w:r w:rsidRPr="00FA2C80">
        <w:rPr>
          <w:spacing w:val="-12"/>
          <w:w w:val="96"/>
        </w:rPr>
        <w:t xml:space="preserve"> </w:t>
      </w:r>
      <w:r w:rsidRPr="00FA2C80">
        <w:t>of</w:t>
      </w:r>
      <w:r w:rsidRPr="00FA2C80">
        <w:rPr>
          <w:spacing w:val="-12"/>
        </w:rPr>
        <w:t xml:space="preserve"> </w:t>
      </w:r>
      <w:r w:rsidRPr="00FA2C80">
        <w:rPr>
          <w:w w:val="94"/>
        </w:rPr>
        <w:t>all</w:t>
      </w:r>
      <w:r w:rsidRPr="00FA2C80">
        <w:rPr>
          <w:spacing w:val="-11"/>
          <w:w w:val="94"/>
        </w:rPr>
        <w:t xml:space="preserve"> </w:t>
      </w:r>
      <w:r w:rsidRPr="00FA2C80">
        <w:t>bank</w:t>
      </w:r>
      <w:r w:rsidRPr="00FA2C80">
        <w:rPr>
          <w:spacing w:val="-6"/>
        </w:rPr>
        <w:t xml:space="preserve"> </w:t>
      </w:r>
      <w:r w:rsidRPr="00FA2C80">
        <w:t>and</w:t>
      </w:r>
      <w:r w:rsidRPr="00FA2C80">
        <w:rPr>
          <w:spacing w:val="-2"/>
        </w:rPr>
        <w:t xml:space="preserve"> </w:t>
      </w:r>
      <w:r w:rsidRPr="00FA2C80">
        <w:t>building</w:t>
      </w:r>
      <w:r w:rsidRPr="00FA2C80">
        <w:rPr>
          <w:spacing w:val="-7"/>
        </w:rPr>
        <w:t xml:space="preserve"> </w:t>
      </w:r>
      <w:r w:rsidRPr="00FA2C80">
        <w:rPr>
          <w:w w:val="96"/>
        </w:rPr>
        <w:t>socie</w:t>
      </w:r>
      <w:r w:rsidRPr="00FA2C80">
        <w:rPr>
          <w:spacing w:val="3"/>
          <w:w w:val="96"/>
        </w:rPr>
        <w:t>t</w:t>
      </w:r>
      <w:r w:rsidRPr="00FA2C80">
        <w:rPr>
          <w:w w:val="96"/>
        </w:rPr>
        <w:t>y</w:t>
      </w:r>
      <w:r w:rsidRPr="00FA2C80">
        <w:rPr>
          <w:spacing w:val="-8"/>
          <w:w w:val="96"/>
        </w:rPr>
        <w:t xml:space="preserve"> </w:t>
      </w:r>
      <w:r w:rsidRPr="00FA2C80">
        <w:t>a</w:t>
      </w:r>
      <w:r w:rsidRPr="00FA2C80">
        <w:rPr>
          <w:spacing w:val="-3"/>
        </w:rPr>
        <w:t>cc</w:t>
      </w:r>
      <w:r w:rsidRPr="00FA2C80">
        <w:t>ounts</w:t>
      </w:r>
      <w:r w:rsidRPr="00FA2C80">
        <w:rPr>
          <w:spacing w:val="8"/>
        </w:rPr>
        <w:t xml:space="preserve"> </w:t>
      </w:r>
      <w:r w:rsidRPr="00FA2C80">
        <w:t>in</w:t>
      </w:r>
      <w:r w:rsidRPr="00FA2C80">
        <w:rPr>
          <w:spacing w:val="-5"/>
        </w:rPr>
        <w:t xml:space="preserve"> </w:t>
      </w:r>
      <w:r w:rsidRPr="00FA2C80">
        <w:t>whi</w:t>
      </w:r>
      <w:r w:rsidRPr="00FA2C80">
        <w:rPr>
          <w:spacing w:val="-2"/>
        </w:rPr>
        <w:t>c</w:t>
      </w:r>
      <w:r w:rsidRPr="00FA2C80">
        <w:t>h</w:t>
      </w:r>
      <w:r w:rsidRPr="00FA2C80">
        <w:rPr>
          <w:spacing w:val="-8"/>
        </w:rPr>
        <w:t xml:space="preserve"> </w:t>
      </w:r>
      <w:r w:rsidRPr="00FA2C80">
        <w:t>client</w:t>
      </w:r>
      <w:r w:rsidRPr="00FA2C80">
        <w:rPr>
          <w:spacing w:val="-9"/>
        </w:rPr>
        <w:t xml:space="preserve"> </w:t>
      </w:r>
      <w:r w:rsidRPr="00FA2C80">
        <w:t>mon</w:t>
      </w:r>
      <w:r w:rsidRPr="00FA2C80">
        <w:rPr>
          <w:spacing w:val="2"/>
        </w:rPr>
        <w:t>e</w:t>
      </w:r>
      <w:r w:rsidRPr="00FA2C80">
        <w:t>y</w:t>
      </w:r>
      <w:r w:rsidRPr="00FA2C80">
        <w:rPr>
          <w:spacing w:val="-5"/>
        </w:rPr>
        <w:t xml:space="preserve"> </w:t>
      </w:r>
      <w:r w:rsidRPr="00FA2C80">
        <w:t>is</w:t>
      </w:r>
      <w:r w:rsidRPr="00FA2C80">
        <w:rPr>
          <w:spacing w:val="-5"/>
        </w:rPr>
        <w:t xml:space="preserve"> </w:t>
      </w:r>
      <w:r w:rsidRPr="00FA2C80">
        <w:t>held.</w:t>
      </w:r>
    </w:p>
    <w:p w14:paraId="37BEB0AB" w14:textId="77777777" w:rsidR="00FA2C80" w:rsidRPr="00FA2C80" w:rsidRDefault="0048397D" w:rsidP="00F50382">
      <w:pPr>
        <w:pStyle w:val="onlinetext"/>
      </w:pPr>
      <w:r>
        <w:t>You</w:t>
      </w:r>
      <w:r w:rsidR="00FA2C80" w:rsidRPr="00FA2C80">
        <w:rPr>
          <w:spacing w:val="-6"/>
        </w:rPr>
        <w:t xml:space="preserve"> </w:t>
      </w:r>
      <w:r w:rsidR="00FA2C80" w:rsidRPr="00FA2C80">
        <w:t>should</w:t>
      </w:r>
      <w:r w:rsidR="00FA2C80" w:rsidRPr="00FA2C80">
        <w:rPr>
          <w:spacing w:val="6"/>
        </w:rPr>
        <w:t xml:space="preserve"> </w:t>
      </w:r>
      <w:r w:rsidR="00FA2C80" w:rsidRPr="00FA2C80">
        <w:rPr>
          <w:spacing w:val="-3"/>
        </w:rPr>
        <w:t>r</w:t>
      </w:r>
      <w:r w:rsidR="00FA2C80" w:rsidRPr="00FA2C80">
        <w:t>e</w:t>
      </w:r>
      <w:r w:rsidR="00FA2C80" w:rsidRPr="00FA2C80">
        <w:rPr>
          <w:spacing w:val="-3"/>
        </w:rPr>
        <w:t>c</w:t>
      </w:r>
      <w:r w:rsidR="00FA2C80" w:rsidRPr="00FA2C80">
        <w:rPr>
          <w:spacing w:val="-1"/>
        </w:rPr>
        <w:t>o</w:t>
      </w:r>
      <w:r w:rsidR="00FA2C80" w:rsidRPr="00FA2C80">
        <w:t>ncile</w:t>
      </w:r>
      <w:r w:rsidR="00FA2C80" w:rsidRPr="00FA2C80">
        <w:rPr>
          <w:spacing w:val="-12"/>
        </w:rPr>
        <w:t xml:space="preserve"> </w:t>
      </w:r>
      <w:r w:rsidR="00FA2C80" w:rsidRPr="00FA2C80">
        <w:rPr>
          <w:spacing w:val="-4"/>
        </w:rPr>
        <w:t>y</w:t>
      </w:r>
      <w:r w:rsidR="00FA2C80" w:rsidRPr="00FA2C80">
        <w:t>our cash</w:t>
      </w:r>
      <w:r w:rsidR="00FA2C80" w:rsidRPr="00FA2C80">
        <w:rPr>
          <w:spacing w:val="-12"/>
        </w:rPr>
        <w:t xml:space="preserve"> </w:t>
      </w:r>
      <w:r w:rsidR="00FA2C80" w:rsidRPr="00FA2C80">
        <w:t>books</w:t>
      </w:r>
      <w:r w:rsidR="00FA2C80" w:rsidRPr="00FA2C80">
        <w:rPr>
          <w:spacing w:val="-5"/>
        </w:rPr>
        <w:t xml:space="preserve"> </w:t>
      </w:r>
      <w:r w:rsidR="00FA2C80" w:rsidRPr="00FA2C80">
        <w:rPr>
          <w:spacing w:val="4"/>
        </w:rPr>
        <w:t>w</w:t>
      </w:r>
      <w:r w:rsidR="00FA2C80" w:rsidRPr="00FA2C80">
        <w:t xml:space="preserve">ith </w:t>
      </w:r>
      <w:r w:rsidR="00FA2C80" w:rsidRPr="00FA2C80">
        <w:rPr>
          <w:spacing w:val="-5"/>
        </w:rPr>
        <w:t>y</w:t>
      </w:r>
      <w:r w:rsidR="00FA2C80" w:rsidRPr="00FA2C80">
        <w:rPr>
          <w:spacing w:val="-1"/>
        </w:rPr>
        <w:t>ou</w:t>
      </w:r>
      <w:r w:rsidR="00FA2C80" w:rsidRPr="00FA2C80">
        <w:t>r</w:t>
      </w:r>
      <w:r w:rsidR="00FA2C80" w:rsidRPr="00FA2C80">
        <w:rPr>
          <w:spacing w:val="-13"/>
        </w:rPr>
        <w:t xml:space="preserve"> </w:t>
      </w:r>
      <w:r w:rsidR="00FA2C80" w:rsidRPr="00FA2C80">
        <w:rPr>
          <w:spacing w:val="-1"/>
        </w:rPr>
        <w:t>clien</w:t>
      </w:r>
      <w:r w:rsidR="00FA2C80" w:rsidRPr="00FA2C80">
        <w:t>t</w:t>
      </w:r>
      <w:r w:rsidR="00FA2C80" w:rsidRPr="00FA2C80">
        <w:rPr>
          <w:spacing w:val="-14"/>
        </w:rPr>
        <w:t xml:space="preserve"> </w:t>
      </w:r>
      <w:r w:rsidR="00FA2C80" w:rsidRPr="00FA2C80">
        <w:rPr>
          <w:spacing w:val="-1"/>
        </w:rPr>
        <w:t>ban</w:t>
      </w:r>
      <w:r w:rsidR="00FA2C80" w:rsidRPr="00FA2C80">
        <w:t>k</w:t>
      </w:r>
      <w:r w:rsidR="00FA2C80" w:rsidRPr="00FA2C80">
        <w:rPr>
          <w:spacing w:val="-8"/>
        </w:rPr>
        <w:t xml:space="preserve"> </w:t>
      </w:r>
      <w:r w:rsidR="00FA2C80" w:rsidRPr="00FA2C80">
        <w:rPr>
          <w:spacing w:val="-1"/>
        </w:rPr>
        <w:t>a</w:t>
      </w:r>
      <w:r w:rsidR="00FA2C80" w:rsidRPr="00FA2C80">
        <w:rPr>
          <w:spacing w:val="-4"/>
        </w:rPr>
        <w:t>cc</w:t>
      </w:r>
      <w:r w:rsidR="00FA2C80" w:rsidRPr="00FA2C80">
        <w:rPr>
          <w:spacing w:val="-1"/>
        </w:rPr>
        <w:t>oun</w:t>
      </w:r>
      <w:r w:rsidR="00FA2C80" w:rsidRPr="00FA2C80">
        <w:t>t</w:t>
      </w:r>
      <w:r w:rsidR="00FA2C80" w:rsidRPr="00FA2C80">
        <w:rPr>
          <w:spacing w:val="-2"/>
        </w:rPr>
        <w:t xml:space="preserve"> </w:t>
      </w:r>
      <w:r w:rsidR="00FA2C80" w:rsidRPr="00FA2C80">
        <w:rPr>
          <w:spacing w:val="-1"/>
        </w:rPr>
        <w:t>sta</w:t>
      </w:r>
      <w:r w:rsidR="00FA2C80" w:rsidRPr="00FA2C80">
        <w:rPr>
          <w:spacing w:val="-3"/>
        </w:rPr>
        <w:t>t</w:t>
      </w:r>
      <w:r w:rsidR="00FA2C80" w:rsidRPr="00FA2C80">
        <w:rPr>
          <w:spacing w:val="-1"/>
        </w:rPr>
        <w:t>ement</w:t>
      </w:r>
      <w:r w:rsidR="00FA2C80" w:rsidRPr="00FA2C80">
        <w:t>s</w:t>
      </w:r>
      <w:r w:rsidR="00FA2C80" w:rsidRPr="00FA2C80">
        <w:rPr>
          <w:spacing w:val="-12"/>
        </w:rPr>
        <w:t xml:space="preserve"> </w:t>
      </w:r>
      <w:r w:rsidR="00FA2C80" w:rsidRPr="00FA2C80">
        <w:rPr>
          <w:spacing w:val="-1"/>
        </w:rPr>
        <w:t>an</w:t>
      </w:r>
      <w:r w:rsidR="00FA2C80" w:rsidRPr="00FA2C80">
        <w:t>d</w:t>
      </w:r>
      <w:r w:rsidR="00FA2C80" w:rsidRPr="00FA2C80">
        <w:rPr>
          <w:spacing w:val="-6"/>
        </w:rPr>
        <w:t xml:space="preserve"> </w:t>
      </w:r>
      <w:r w:rsidR="00FA2C80" w:rsidRPr="00FA2C80">
        <w:rPr>
          <w:spacing w:val="3"/>
        </w:rPr>
        <w:t>w</w:t>
      </w:r>
      <w:r w:rsidR="00FA2C80" w:rsidRPr="00FA2C80">
        <w:rPr>
          <w:spacing w:val="-1"/>
        </w:rPr>
        <w:t>it</w:t>
      </w:r>
      <w:r w:rsidR="00FA2C80" w:rsidRPr="00FA2C80">
        <w:t>h</w:t>
      </w:r>
      <w:r w:rsidR="00FA2C80" w:rsidRPr="00FA2C80">
        <w:rPr>
          <w:spacing w:val="-19"/>
        </w:rPr>
        <w:t xml:space="preserve"> </w:t>
      </w:r>
      <w:r w:rsidR="00FA2C80" w:rsidRPr="00FA2C80">
        <w:rPr>
          <w:spacing w:val="-5"/>
        </w:rPr>
        <w:t>y</w:t>
      </w:r>
      <w:r w:rsidR="00FA2C80" w:rsidRPr="00FA2C80">
        <w:rPr>
          <w:spacing w:val="-1"/>
        </w:rPr>
        <w:t>ou</w:t>
      </w:r>
      <w:r w:rsidR="00FA2C80" w:rsidRPr="00FA2C80">
        <w:t>r</w:t>
      </w:r>
      <w:r w:rsidR="00FA2C80" w:rsidRPr="00FA2C80">
        <w:rPr>
          <w:spacing w:val="-13"/>
        </w:rPr>
        <w:t xml:space="preserve"> </w:t>
      </w:r>
      <w:r w:rsidR="00FA2C80" w:rsidRPr="00FA2C80">
        <w:rPr>
          <w:spacing w:val="-1"/>
        </w:rPr>
        <w:t>clien</w:t>
      </w:r>
      <w:r w:rsidR="00FA2C80" w:rsidRPr="00FA2C80">
        <w:t>t</w:t>
      </w:r>
      <w:r w:rsidR="00FA2C80" w:rsidRPr="00FA2C80">
        <w:rPr>
          <w:spacing w:val="-18"/>
        </w:rPr>
        <w:t xml:space="preserve"> </w:t>
      </w:r>
      <w:r w:rsidR="00FA2C80" w:rsidRPr="00FA2C80">
        <w:rPr>
          <w:spacing w:val="-1"/>
          <w:w w:val="97"/>
        </w:rPr>
        <w:t>ledge</w:t>
      </w:r>
      <w:r w:rsidR="00FA2C80" w:rsidRPr="00FA2C80">
        <w:rPr>
          <w:w w:val="97"/>
        </w:rPr>
        <w:t>r</w:t>
      </w:r>
      <w:r w:rsidR="00FA2C80" w:rsidRPr="00FA2C80">
        <w:rPr>
          <w:spacing w:val="-11"/>
          <w:w w:val="97"/>
        </w:rPr>
        <w:t xml:space="preserve"> </w:t>
      </w:r>
      <w:r w:rsidR="00FA2C80" w:rsidRPr="00FA2C80">
        <w:rPr>
          <w:spacing w:val="-1"/>
        </w:rPr>
        <w:t>balan</w:t>
      </w:r>
      <w:r w:rsidR="00FA2C80" w:rsidRPr="00FA2C80">
        <w:rPr>
          <w:spacing w:val="-4"/>
        </w:rPr>
        <w:t>c</w:t>
      </w:r>
      <w:r w:rsidR="00FA2C80" w:rsidRPr="00FA2C80">
        <w:rPr>
          <w:spacing w:val="-1"/>
        </w:rPr>
        <w:t>es</w:t>
      </w:r>
      <w:r w:rsidR="00AC3A7D">
        <w:rPr>
          <w:spacing w:val="-1"/>
        </w:rPr>
        <w:t xml:space="preserve"> within a reasonable time</w:t>
      </w:r>
      <w:r w:rsidR="00FA2C80" w:rsidRPr="00FA2C80">
        <w:rPr>
          <w:spacing w:val="-16"/>
        </w:rPr>
        <w:t xml:space="preserve"> </w:t>
      </w:r>
      <w:r w:rsidR="00FA2C80" w:rsidRPr="00FA2C80">
        <w:rPr>
          <w:spacing w:val="2"/>
        </w:rPr>
        <w:t>an</w:t>
      </w:r>
      <w:r w:rsidR="00FA2C80" w:rsidRPr="00FA2C80">
        <w:t>d</w:t>
      </w:r>
      <w:r w:rsidR="00FA2C80" w:rsidRPr="00FA2C80">
        <w:rPr>
          <w:spacing w:val="44"/>
        </w:rPr>
        <w:t xml:space="preserve"> </w:t>
      </w:r>
      <w:r w:rsidR="00FA2C80" w:rsidRPr="00FA2C80">
        <w:rPr>
          <w:spacing w:val="-2"/>
        </w:rPr>
        <w:t>k</w:t>
      </w:r>
      <w:r w:rsidR="00FA2C80" w:rsidRPr="00FA2C80">
        <w:rPr>
          <w:spacing w:val="3"/>
        </w:rPr>
        <w:t>e</w:t>
      </w:r>
      <w:r w:rsidR="00FA2C80" w:rsidRPr="00FA2C80">
        <w:rPr>
          <w:spacing w:val="2"/>
        </w:rPr>
        <w:t>e</w:t>
      </w:r>
      <w:r w:rsidR="00FA2C80" w:rsidRPr="00FA2C80">
        <w:t>p</w:t>
      </w:r>
      <w:r w:rsidR="00FA2C80" w:rsidRPr="00FA2C80">
        <w:rPr>
          <w:spacing w:val="29"/>
        </w:rPr>
        <w:t xml:space="preserve"> </w:t>
      </w:r>
      <w:r w:rsidR="00FA2C80" w:rsidRPr="00FA2C80">
        <w:t>a</w:t>
      </w:r>
      <w:r w:rsidR="00FA2C80" w:rsidRPr="00FA2C80">
        <w:rPr>
          <w:spacing w:val="34"/>
        </w:rPr>
        <w:t xml:space="preserve"> </w:t>
      </w:r>
      <w:r w:rsidR="00FA2C80" w:rsidRPr="00FA2C80">
        <w:rPr>
          <w:spacing w:val="-1"/>
        </w:rPr>
        <w:t>r</w:t>
      </w:r>
      <w:r w:rsidR="00FA2C80" w:rsidRPr="00FA2C80">
        <w:rPr>
          <w:spacing w:val="3"/>
        </w:rPr>
        <w:t>e</w:t>
      </w:r>
      <w:r w:rsidR="00FA2C80" w:rsidRPr="00FA2C80">
        <w:rPr>
          <w:spacing w:val="-1"/>
        </w:rPr>
        <w:t>c</w:t>
      </w:r>
      <w:r w:rsidR="00FA2C80" w:rsidRPr="00FA2C80">
        <w:t>o</w:t>
      </w:r>
      <w:r w:rsidR="00FA2C80" w:rsidRPr="00FA2C80">
        <w:rPr>
          <w:spacing w:val="-1"/>
        </w:rPr>
        <w:t>r</w:t>
      </w:r>
      <w:r w:rsidR="00FA2C80" w:rsidRPr="00FA2C80">
        <w:t>d</w:t>
      </w:r>
      <w:r w:rsidR="00615983">
        <w:t xml:space="preserve"> </w:t>
      </w:r>
      <w:r w:rsidR="00FA2C80" w:rsidRPr="00FA2C80">
        <w:rPr>
          <w:spacing w:val="2"/>
        </w:rPr>
        <w:t>o</w:t>
      </w:r>
      <w:r w:rsidR="00FA2C80" w:rsidRPr="00FA2C80">
        <w:t>f</w:t>
      </w:r>
      <w:r w:rsidR="00615983">
        <w:t xml:space="preserve"> </w:t>
      </w:r>
      <w:r w:rsidR="00FA2C80" w:rsidRPr="00FA2C80">
        <w:rPr>
          <w:spacing w:val="-2"/>
        </w:rPr>
        <w:t>y</w:t>
      </w:r>
      <w:r w:rsidR="00FA2C80" w:rsidRPr="00FA2C80">
        <w:rPr>
          <w:spacing w:val="2"/>
        </w:rPr>
        <w:t>ou</w:t>
      </w:r>
      <w:r w:rsidR="00FA2C80" w:rsidRPr="00FA2C80">
        <w:t>r</w:t>
      </w:r>
      <w:r w:rsidR="00FA2C80" w:rsidRPr="00FA2C80">
        <w:rPr>
          <w:spacing w:val="37"/>
        </w:rPr>
        <w:t xml:space="preserve"> </w:t>
      </w:r>
      <w:r w:rsidR="00FA2C80" w:rsidRPr="00FA2C80">
        <w:rPr>
          <w:spacing w:val="-1"/>
        </w:rPr>
        <w:t>r</w:t>
      </w:r>
      <w:r w:rsidR="00FA2C80" w:rsidRPr="00FA2C80">
        <w:rPr>
          <w:spacing w:val="3"/>
        </w:rPr>
        <w:t>e</w:t>
      </w:r>
      <w:r w:rsidR="00FA2C80" w:rsidRPr="00FA2C80">
        <w:rPr>
          <w:spacing w:val="-1"/>
        </w:rPr>
        <w:t>c</w:t>
      </w:r>
      <w:r w:rsidR="00FA2C80" w:rsidRPr="00FA2C80">
        <w:t>o</w:t>
      </w:r>
      <w:r w:rsidR="00FA2C80" w:rsidRPr="00FA2C80">
        <w:rPr>
          <w:spacing w:val="2"/>
        </w:rPr>
        <w:t>nciliation</w:t>
      </w:r>
      <w:r>
        <w:rPr>
          <w:spacing w:val="2"/>
        </w:rPr>
        <w:t>. Reconciliations should be completed by the end of the following month, at the latest</w:t>
      </w:r>
      <w:r w:rsidR="00FA2C80" w:rsidRPr="00380B69">
        <w:rPr>
          <w:szCs w:val="20"/>
        </w:rPr>
        <w:t>.</w:t>
      </w:r>
      <w:r w:rsidR="00FA2C80" w:rsidRPr="00380B69">
        <w:rPr>
          <w:spacing w:val="33"/>
          <w:szCs w:val="20"/>
        </w:rPr>
        <w:t xml:space="preserve"> </w:t>
      </w:r>
      <w:r w:rsidR="00FA2C80" w:rsidRPr="00FA2C80">
        <w:rPr>
          <w:spacing w:val="2"/>
        </w:rPr>
        <w:t>Disc</w:t>
      </w:r>
      <w:r w:rsidR="00FA2C80" w:rsidRPr="00FA2C80">
        <w:rPr>
          <w:spacing w:val="-1"/>
        </w:rPr>
        <w:t>r</w:t>
      </w:r>
      <w:r w:rsidR="00FA2C80" w:rsidRPr="00FA2C80">
        <w:rPr>
          <w:spacing w:val="2"/>
        </w:rPr>
        <w:t>epancie</w:t>
      </w:r>
      <w:r w:rsidR="00FA2C80" w:rsidRPr="00FA2C80">
        <w:t>s</w:t>
      </w:r>
      <w:r w:rsidR="00FA2C80" w:rsidRPr="00FA2C80">
        <w:rPr>
          <w:spacing w:val="18"/>
        </w:rPr>
        <w:t xml:space="preserve"> </w:t>
      </w:r>
      <w:r w:rsidR="00FA2C80" w:rsidRPr="00FA2C80">
        <w:rPr>
          <w:spacing w:val="2"/>
        </w:rPr>
        <w:t>shoul</w:t>
      </w:r>
      <w:r w:rsidR="00FA2C80" w:rsidRPr="00FA2C80">
        <w:t>d</w:t>
      </w:r>
      <w:r w:rsidR="00FA2C80" w:rsidRPr="00FA2C80">
        <w:rPr>
          <w:spacing w:val="45"/>
        </w:rPr>
        <w:t xml:space="preserve"> </w:t>
      </w:r>
      <w:r w:rsidR="00FA2C80" w:rsidRPr="00FA2C80">
        <w:rPr>
          <w:spacing w:val="2"/>
        </w:rPr>
        <w:t>be</w:t>
      </w:r>
      <w:r w:rsidR="00FA2C80" w:rsidRPr="00FA2C80">
        <w:rPr>
          <w:spacing w:val="-2"/>
        </w:rPr>
        <w:t xml:space="preserve"> </w:t>
      </w:r>
      <w:r w:rsidR="00FA2C80" w:rsidRPr="00FA2C80">
        <w:rPr>
          <w:w w:val="97"/>
        </w:rPr>
        <w:t>i</w:t>
      </w:r>
      <w:r w:rsidR="00FA2C80" w:rsidRPr="00FA2C80">
        <w:rPr>
          <w:spacing w:val="-6"/>
          <w:w w:val="97"/>
        </w:rPr>
        <w:t>n</w:t>
      </w:r>
      <w:r w:rsidR="00FA2C80" w:rsidRPr="00FA2C80">
        <w:rPr>
          <w:spacing w:val="-4"/>
          <w:w w:val="97"/>
        </w:rPr>
        <w:t>v</w:t>
      </w:r>
      <w:r w:rsidR="00FA2C80" w:rsidRPr="00FA2C80">
        <w:rPr>
          <w:w w:val="97"/>
        </w:rPr>
        <w:t>estiga</w:t>
      </w:r>
      <w:r w:rsidR="00FA2C80" w:rsidRPr="00FA2C80">
        <w:rPr>
          <w:spacing w:val="-2"/>
          <w:w w:val="97"/>
        </w:rPr>
        <w:t>t</w:t>
      </w:r>
      <w:r w:rsidR="00FA2C80" w:rsidRPr="00FA2C80">
        <w:rPr>
          <w:w w:val="97"/>
        </w:rPr>
        <w:t>ed</w:t>
      </w:r>
      <w:r w:rsidR="00FA2C80" w:rsidRPr="00FA2C80">
        <w:rPr>
          <w:spacing w:val="4"/>
          <w:w w:val="97"/>
        </w:rPr>
        <w:t xml:space="preserve"> </w:t>
      </w:r>
      <w:r w:rsidR="00FA2C80" w:rsidRPr="00FA2C80">
        <w:t>and</w:t>
      </w:r>
      <w:r w:rsidR="00FA2C80" w:rsidRPr="00FA2C80">
        <w:rPr>
          <w:spacing w:val="7"/>
        </w:rPr>
        <w:t xml:space="preserve"> </w:t>
      </w:r>
      <w:r w:rsidR="00FA2C80" w:rsidRPr="00FA2C80">
        <w:t>sho</w:t>
      </w:r>
      <w:r w:rsidR="00FA2C80" w:rsidRPr="00FA2C80">
        <w:rPr>
          <w:spacing w:val="4"/>
        </w:rPr>
        <w:t>r</w:t>
      </w:r>
      <w:r w:rsidR="00FA2C80" w:rsidRPr="00FA2C80">
        <w:t>tfalls</w:t>
      </w:r>
      <w:r w:rsidR="00FA2C80" w:rsidRPr="00FA2C80">
        <w:rPr>
          <w:spacing w:val="-19"/>
        </w:rPr>
        <w:t xml:space="preserve"> </w:t>
      </w:r>
      <w:r w:rsidR="00FA2C80" w:rsidRPr="00FA2C80">
        <w:t>on</w:t>
      </w:r>
      <w:r w:rsidR="00FA2C80" w:rsidRPr="00FA2C80">
        <w:rPr>
          <w:spacing w:val="7"/>
        </w:rPr>
        <w:t xml:space="preserve"> </w:t>
      </w:r>
      <w:r w:rsidR="00FA2C80" w:rsidRPr="00FA2C80">
        <w:t>client</w:t>
      </w:r>
      <w:r w:rsidR="00FA2C80" w:rsidRPr="00FA2C80">
        <w:rPr>
          <w:spacing w:val="-5"/>
        </w:rPr>
        <w:t xml:space="preserve"> </w:t>
      </w:r>
      <w:r w:rsidR="00FA2C80" w:rsidRPr="00FA2C80">
        <w:t>a</w:t>
      </w:r>
      <w:r w:rsidR="00FA2C80" w:rsidRPr="00FA2C80">
        <w:rPr>
          <w:spacing w:val="-3"/>
        </w:rPr>
        <w:t>cc</w:t>
      </w:r>
      <w:r w:rsidR="00FA2C80" w:rsidRPr="00FA2C80">
        <w:t>ounts</w:t>
      </w:r>
      <w:r w:rsidR="00FA2C80" w:rsidRPr="00FA2C80">
        <w:rPr>
          <w:spacing w:val="3"/>
        </w:rPr>
        <w:t xml:space="preserve"> </w:t>
      </w:r>
      <w:r w:rsidR="00FA2C80" w:rsidRPr="00FA2C80">
        <w:t>should</w:t>
      </w:r>
      <w:r w:rsidR="00FA2C80" w:rsidRPr="00FA2C80">
        <w:rPr>
          <w:spacing w:val="6"/>
        </w:rPr>
        <w:t xml:space="preserve"> </w:t>
      </w:r>
      <w:r w:rsidR="00FA2C80" w:rsidRPr="00FA2C80">
        <w:t>be</w:t>
      </w:r>
      <w:r w:rsidR="00FA2C80" w:rsidRPr="00FA2C80">
        <w:rPr>
          <w:spacing w:val="-7"/>
        </w:rPr>
        <w:t xml:space="preserve"> </w:t>
      </w:r>
      <w:r w:rsidR="00FA2C80" w:rsidRPr="00FA2C80">
        <w:t>made</w:t>
      </w:r>
      <w:r w:rsidR="00FA2C80" w:rsidRPr="00FA2C80">
        <w:rPr>
          <w:spacing w:val="4"/>
        </w:rPr>
        <w:t xml:space="preserve"> </w:t>
      </w:r>
      <w:r w:rsidR="00FA2C80" w:rsidRPr="00FA2C80">
        <w:t>good.</w:t>
      </w:r>
    </w:p>
    <w:p w14:paraId="298C5847" w14:textId="77777777" w:rsidR="00FA2C80" w:rsidRDefault="00FA2C80" w:rsidP="00F50382">
      <w:pPr>
        <w:pStyle w:val="onlinetext"/>
      </w:pPr>
      <w:r w:rsidRPr="00FA2C80">
        <w:rPr>
          <w:spacing w:val="-27"/>
          <w:w w:val="94"/>
        </w:rPr>
        <w:t>Y</w:t>
      </w:r>
      <w:r w:rsidRPr="00FA2C80">
        <w:rPr>
          <w:w w:val="94"/>
        </w:rPr>
        <w:t>ou</w:t>
      </w:r>
      <w:r w:rsidRPr="00FA2C80">
        <w:rPr>
          <w:spacing w:val="-7"/>
          <w:w w:val="94"/>
        </w:rPr>
        <w:t xml:space="preserve"> </w:t>
      </w:r>
      <w:r w:rsidRPr="00FA2C80">
        <w:t>should</w:t>
      </w:r>
      <w:r w:rsidRPr="00FA2C80">
        <w:rPr>
          <w:spacing w:val="-2"/>
        </w:rPr>
        <w:t xml:space="preserve"> </w:t>
      </w:r>
      <w:r w:rsidRPr="00FA2C80">
        <w:t>send</w:t>
      </w:r>
      <w:r w:rsidRPr="00FA2C80">
        <w:rPr>
          <w:spacing w:val="-13"/>
        </w:rPr>
        <w:t xml:space="preserve"> </w:t>
      </w:r>
      <w:r w:rsidRPr="00FA2C80">
        <w:t>a</w:t>
      </w:r>
      <w:r w:rsidRPr="00FA2C80">
        <w:rPr>
          <w:spacing w:val="-15"/>
        </w:rPr>
        <w:t xml:space="preserve"> </w:t>
      </w:r>
      <w:r w:rsidRPr="00FA2C80">
        <w:rPr>
          <w:spacing w:val="4"/>
        </w:rPr>
        <w:t>w</w:t>
      </w:r>
      <w:r w:rsidRPr="00FA2C80">
        <w:rPr>
          <w:spacing w:val="3"/>
        </w:rPr>
        <w:t>r</w:t>
      </w:r>
      <w:r w:rsidRPr="00FA2C80">
        <w:t>it</w:t>
      </w:r>
      <w:r w:rsidRPr="00FA2C80">
        <w:rPr>
          <w:spacing w:val="-2"/>
        </w:rPr>
        <w:t>t</w:t>
      </w:r>
      <w:r w:rsidRPr="00FA2C80">
        <w:t>en</w:t>
      </w:r>
      <w:r w:rsidRPr="00FA2C80">
        <w:rPr>
          <w:spacing w:val="-6"/>
        </w:rPr>
        <w:t xml:space="preserve"> </w:t>
      </w:r>
      <w:r w:rsidRPr="00FA2C80">
        <w:t>a</w:t>
      </w:r>
      <w:r w:rsidRPr="00FA2C80">
        <w:rPr>
          <w:spacing w:val="-3"/>
        </w:rPr>
        <w:t>cc</w:t>
      </w:r>
      <w:r w:rsidRPr="00FA2C80">
        <w:t>ount</w:t>
      </w:r>
      <w:r w:rsidRPr="00FA2C80">
        <w:rPr>
          <w:spacing w:val="3"/>
        </w:rPr>
        <w:t xml:space="preserve"> </w:t>
      </w:r>
      <w:r w:rsidRPr="00FA2C80">
        <w:rPr>
          <w:spacing w:val="-2"/>
        </w:rPr>
        <w:t>t</w:t>
      </w:r>
      <w:r w:rsidRPr="00FA2C80">
        <w:t>o</w:t>
      </w:r>
      <w:r w:rsidRPr="00FA2C80">
        <w:rPr>
          <w:spacing w:val="-4"/>
        </w:rPr>
        <w:t xml:space="preserve"> y</w:t>
      </w:r>
      <w:r w:rsidRPr="00FA2C80">
        <w:t>our</w:t>
      </w:r>
      <w:r w:rsidRPr="00FA2C80">
        <w:rPr>
          <w:spacing w:val="-8"/>
        </w:rPr>
        <w:t xml:space="preserve"> </w:t>
      </w:r>
      <w:r w:rsidRPr="00FA2C80">
        <w:t>client</w:t>
      </w:r>
      <w:r w:rsidRPr="00FA2C80">
        <w:rPr>
          <w:spacing w:val="-17"/>
        </w:rPr>
        <w:t xml:space="preserve"> </w:t>
      </w:r>
      <w:r w:rsidRPr="00FA2C80">
        <w:t>(or</w:t>
      </w:r>
      <w:r w:rsidRPr="00FA2C80">
        <w:rPr>
          <w:spacing w:val="3"/>
        </w:rPr>
        <w:t xml:space="preserve"> </w:t>
      </w:r>
      <w:r w:rsidRPr="00FA2C80">
        <w:rPr>
          <w:w w:val="95"/>
        </w:rPr>
        <w:t>as</w:t>
      </w:r>
      <w:r w:rsidRPr="00FA2C80">
        <w:rPr>
          <w:spacing w:val="-10"/>
          <w:w w:val="95"/>
        </w:rPr>
        <w:t xml:space="preserve"> </w:t>
      </w:r>
      <w:r w:rsidR="00D302B5">
        <w:t>they</w:t>
      </w:r>
      <w:r w:rsidR="00D302B5" w:rsidRPr="00FA2C80">
        <w:rPr>
          <w:spacing w:val="-11"/>
        </w:rPr>
        <w:t xml:space="preserve"> </w:t>
      </w:r>
      <w:r w:rsidRPr="00FA2C80">
        <w:t>di</w:t>
      </w:r>
      <w:r w:rsidRPr="00FA2C80">
        <w:rPr>
          <w:spacing w:val="-3"/>
        </w:rPr>
        <w:t>r</w:t>
      </w:r>
      <w:r w:rsidRPr="00FA2C80">
        <w:t>ect)</w:t>
      </w:r>
      <w:r w:rsidRPr="00FA2C80">
        <w:rPr>
          <w:spacing w:val="-6"/>
        </w:rPr>
        <w:t xml:space="preserve"> </w:t>
      </w:r>
      <w:r w:rsidRPr="00FA2C80">
        <w:t>for</w:t>
      </w:r>
      <w:r w:rsidRPr="00FA2C80">
        <w:rPr>
          <w:spacing w:val="-11"/>
        </w:rPr>
        <w:t xml:space="preserve"> </w:t>
      </w:r>
      <w:r w:rsidRPr="00FA2C80">
        <w:t>all</w:t>
      </w:r>
      <w:r w:rsidRPr="00FA2C80">
        <w:rPr>
          <w:spacing w:val="-12"/>
        </w:rPr>
        <w:t xml:space="preserve"> </w:t>
      </w:r>
      <w:r w:rsidRPr="00FA2C80">
        <w:rPr>
          <w:spacing w:val="-2"/>
        </w:rPr>
        <w:t>clien</w:t>
      </w:r>
      <w:r w:rsidRPr="00FA2C80">
        <w:t>t</w:t>
      </w:r>
      <w:r w:rsidRPr="00FA2C80">
        <w:rPr>
          <w:spacing w:val="-19"/>
        </w:rPr>
        <w:t xml:space="preserve"> </w:t>
      </w:r>
      <w:r w:rsidRPr="00FA2C80">
        <w:rPr>
          <w:spacing w:val="-2"/>
        </w:rPr>
        <w:t>mon</w:t>
      </w:r>
      <w:r w:rsidRPr="00FA2C80">
        <w:t>ey</w:t>
      </w:r>
      <w:r w:rsidRPr="00FA2C80">
        <w:rPr>
          <w:spacing w:val="-15"/>
        </w:rPr>
        <w:t xml:space="preserve"> </w:t>
      </w:r>
      <w:r w:rsidRPr="00FA2C80">
        <w:rPr>
          <w:spacing w:val="-2"/>
        </w:rPr>
        <w:t>held</w:t>
      </w:r>
      <w:r w:rsidRPr="00FA2C80">
        <w:t>,</w:t>
      </w:r>
      <w:r w:rsidRPr="00FA2C80">
        <w:rPr>
          <w:spacing w:val="-22"/>
        </w:rPr>
        <w:t xml:space="preserve"> </w:t>
      </w:r>
      <w:r w:rsidRPr="00FA2C80">
        <w:rPr>
          <w:spacing w:val="-2"/>
        </w:rPr>
        <w:t>pai</w:t>
      </w:r>
      <w:r w:rsidRPr="00FA2C80">
        <w:t>d</w:t>
      </w:r>
      <w:r w:rsidRPr="00FA2C80">
        <w:rPr>
          <w:spacing w:val="-10"/>
        </w:rPr>
        <w:t xml:space="preserve"> </w:t>
      </w:r>
      <w:r w:rsidRPr="00FA2C80">
        <w:rPr>
          <w:spacing w:val="-2"/>
        </w:rPr>
        <w:t>o</w:t>
      </w:r>
      <w:r w:rsidRPr="00FA2C80">
        <w:t>r</w:t>
      </w:r>
      <w:r w:rsidRPr="00FA2C80">
        <w:rPr>
          <w:spacing w:val="-9"/>
        </w:rPr>
        <w:t xml:space="preserve"> </w:t>
      </w:r>
      <w:r w:rsidRPr="00FA2C80">
        <w:rPr>
          <w:spacing w:val="-5"/>
          <w:w w:val="98"/>
        </w:rPr>
        <w:t>r</w:t>
      </w:r>
      <w:r w:rsidRPr="00FA2C80">
        <w:rPr>
          <w:spacing w:val="-1"/>
          <w:w w:val="98"/>
        </w:rPr>
        <w:t>e</w:t>
      </w:r>
      <w:r w:rsidRPr="00FA2C80">
        <w:rPr>
          <w:spacing w:val="-4"/>
          <w:w w:val="98"/>
        </w:rPr>
        <w:t>c</w:t>
      </w:r>
      <w:r w:rsidRPr="00FA2C80">
        <w:rPr>
          <w:spacing w:val="-2"/>
          <w:w w:val="98"/>
        </w:rPr>
        <w:t>e</w:t>
      </w:r>
      <w:r w:rsidRPr="00FA2C80">
        <w:rPr>
          <w:spacing w:val="-4"/>
          <w:w w:val="98"/>
        </w:rPr>
        <w:t>i</w:t>
      </w:r>
      <w:r w:rsidRPr="00FA2C80">
        <w:rPr>
          <w:spacing w:val="-5"/>
          <w:w w:val="98"/>
        </w:rPr>
        <w:t>v</w:t>
      </w:r>
      <w:r w:rsidRPr="00FA2C80">
        <w:rPr>
          <w:spacing w:val="-2"/>
          <w:w w:val="98"/>
        </w:rPr>
        <w:t>ed</w:t>
      </w:r>
      <w:r w:rsidRPr="00FA2C80">
        <w:rPr>
          <w:spacing w:val="-19"/>
          <w:w w:val="98"/>
        </w:rPr>
        <w:t xml:space="preserve"> </w:t>
      </w:r>
      <w:r w:rsidRPr="00FA2C80">
        <w:rPr>
          <w:spacing w:val="-2"/>
        </w:rPr>
        <w:t>(whethe</w:t>
      </w:r>
      <w:r w:rsidRPr="00FA2C80">
        <w:t>r</w:t>
      </w:r>
      <w:r w:rsidRPr="00FA2C80">
        <w:rPr>
          <w:spacing w:val="-2"/>
        </w:rPr>
        <w:t xml:space="preserve"> o</w:t>
      </w:r>
      <w:r w:rsidRPr="00FA2C80">
        <w:t>r</w:t>
      </w:r>
      <w:r w:rsidRPr="00FA2C80">
        <w:rPr>
          <w:spacing w:val="-9"/>
        </w:rPr>
        <w:t xml:space="preserve"> </w:t>
      </w:r>
      <w:r w:rsidRPr="00FA2C80">
        <w:rPr>
          <w:spacing w:val="-2"/>
        </w:rPr>
        <w:t>no</w:t>
      </w:r>
      <w:r w:rsidRPr="00FA2C80">
        <w:t>t</w:t>
      </w:r>
      <w:r w:rsidRPr="00FA2C80">
        <w:rPr>
          <w:spacing w:val="-1"/>
        </w:rPr>
        <w:t xml:space="preserve"> </w:t>
      </w:r>
      <w:r w:rsidRPr="00FA2C80">
        <w:rPr>
          <w:spacing w:val="-2"/>
        </w:rPr>
        <w:t>the</w:t>
      </w:r>
      <w:r w:rsidRPr="00FA2C80">
        <w:rPr>
          <w:spacing w:val="-5"/>
        </w:rPr>
        <w:t>r</w:t>
      </w:r>
      <w:r w:rsidRPr="00FA2C80">
        <w:t>e</w:t>
      </w:r>
      <w:r w:rsidRPr="00FA2C80">
        <w:rPr>
          <w:spacing w:val="-11"/>
        </w:rPr>
        <w:t xml:space="preserve"> </w:t>
      </w:r>
      <w:r w:rsidRPr="00FA2C80">
        <w:rPr>
          <w:spacing w:val="-2"/>
        </w:rPr>
        <w:t>i</w:t>
      </w:r>
      <w:r w:rsidRPr="00FA2C80">
        <w:t>s</w:t>
      </w:r>
      <w:r w:rsidRPr="00FA2C80">
        <w:rPr>
          <w:spacing w:val="-19"/>
        </w:rPr>
        <w:t xml:space="preserve"> </w:t>
      </w:r>
      <w:r w:rsidRPr="00FA2C80">
        <w:rPr>
          <w:spacing w:val="-2"/>
          <w:w w:val="97"/>
        </w:rPr>
        <w:t>a</w:t>
      </w:r>
      <w:r w:rsidRPr="00FA2C80">
        <w:rPr>
          <w:spacing w:val="-7"/>
          <w:w w:val="97"/>
        </w:rPr>
        <w:t>n</w:t>
      </w:r>
      <w:r w:rsidRPr="00FA2C80">
        <w:rPr>
          <w:w w:val="97"/>
        </w:rPr>
        <w:t>y</w:t>
      </w:r>
      <w:r w:rsidRPr="00FA2C80">
        <w:rPr>
          <w:spacing w:val="-13"/>
          <w:w w:val="97"/>
        </w:rPr>
        <w:t xml:space="preserve"> </w:t>
      </w:r>
      <w:r w:rsidRPr="00FA2C80">
        <w:rPr>
          <w:spacing w:val="-2"/>
        </w:rPr>
        <w:t>p</w:t>
      </w:r>
      <w:r w:rsidRPr="00FA2C80">
        <w:rPr>
          <w:spacing w:val="-6"/>
        </w:rPr>
        <w:t>a</w:t>
      </w:r>
      <w:r w:rsidRPr="00FA2C80">
        <w:rPr>
          <w:spacing w:val="2"/>
        </w:rPr>
        <w:t>y</w:t>
      </w:r>
      <w:r w:rsidRPr="00FA2C80">
        <w:rPr>
          <w:spacing w:val="-2"/>
        </w:rPr>
        <w:t>ment</w:t>
      </w:r>
      <w:r w:rsidRPr="00FA2C80">
        <w:rPr>
          <w:spacing w:val="10"/>
        </w:rPr>
        <w:t xml:space="preserve"> </w:t>
      </w:r>
      <w:r w:rsidRPr="00FA2C80">
        <w:t>due</w:t>
      </w:r>
      <w:r w:rsidRPr="00FA2C80">
        <w:rPr>
          <w:spacing w:val="13"/>
        </w:rPr>
        <w:t xml:space="preserve"> </w:t>
      </w:r>
      <w:r w:rsidRPr="00FA2C80">
        <w:rPr>
          <w:spacing w:val="-2"/>
        </w:rPr>
        <w:t>t</w:t>
      </w:r>
      <w:r w:rsidRPr="00FA2C80">
        <w:t>o</w:t>
      </w:r>
      <w:r w:rsidRPr="00FA2C80">
        <w:rPr>
          <w:spacing w:val="13"/>
        </w:rPr>
        <w:t xml:space="preserve"> </w:t>
      </w:r>
      <w:r w:rsidRPr="00FA2C80">
        <w:rPr>
          <w:spacing w:val="-4"/>
        </w:rPr>
        <w:t>y</w:t>
      </w:r>
      <w:r w:rsidRPr="00FA2C80">
        <w:t>our</w:t>
      </w:r>
      <w:r w:rsidRPr="00FA2C80">
        <w:rPr>
          <w:spacing w:val="9"/>
        </w:rPr>
        <w:t xml:space="preserve"> </w:t>
      </w:r>
      <w:r w:rsidRPr="00FA2C80">
        <w:t>client)</w:t>
      </w:r>
      <w:r w:rsidRPr="00FA2C80">
        <w:rPr>
          <w:spacing w:val="9"/>
        </w:rPr>
        <w:t xml:space="preserve"> </w:t>
      </w:r>
      <w:r w:rsidRPr="00FA2C80">
        <w:rPr>
          <w:w w:val="103"/>
        </w:rPr>
        <w:t>at</w:t>
      </w:r>
      <w:r w:rsidRPr="00FA2C80">
        <w:rPr>
          <w:spacing w:val="4"/>
        </w:rPr>
        <w:t xml:space="preserve"> </w:t>
      </w:r>
      <w:r w:rsidRPr="00FA2C80">
        <w:t>app</w:t>
      </w:r>
      <w:r w:rsidRPr="00FA2C80">
        <w:rPr>
          <w:spacing w:val="-3"/>
        </w:rPr>
        <w:t>r</w:t>
      </w:r>
      <w:r w:rsidRPr="00FA2C80">
        <w:rPr>
          <w:spacing w:val="-1"/>
        </w:rPr>
        <w:t>op</w:t>
      </w:r>
      <w:r w:rsidRPr="00FA2C80">
        <w:rPr>
          <w:spacing w:val="3"/>
        </w:rPr>
        <w:t>r</w:t>
      </w:r>
      <w:r w:rsidRPr="00FA2C80">
        <w:t>ia</w:t>
      </w:r>
      <w:r w:rsidRPr="00FA2C80">
        <w:rPr>
          <w:spacing w:val="-2"/>
        </w:rPr>
        <w:t>t</w:t>
      </w:r>
      <w:r w:rsidRPr="00FA2C80">
        <w:t>e</w:t>
      </w:r>
      <w:r w:rsidRPr="00FA2C80">
        <w:rPr>
          <w:spacing w:val="26"/>
        </w:rPr>
        <w:t xml:space="preserve"> </w:t>
      </w:r>
      <w:r w:rsidRPr="00FA2C80">
        <w:t>in</w:t>
      </w:r>
      <w:r w:rsidRPr="00FA2C80">
        <w:rPr>
          <w:spacing w:val="-2"/>
        </w:rPr>
        <w:t>t</w:t>
      </w:r>
      <w:r w:rsidRPr="00FA2C80">
        <w:t>e</w:t>
      </w:r>
      <w:r w:rsidRPr="00FA2C80">
        <w:rPr>
          <w:spacing w:val="5"/>
        </w:rPr>
        <w:t>r</w:t>
      </w:r>
      <w:r w:rsidRPr="00FA2C80">
        <w:t>vals</w:t>
      </w:r>
      <w:r w:rsidRPr="00FA2C80">
        <w:rPr>
          <w:spacing w:val="-8"/>
        </w:rPr>
        <w:t xml:space="preserve"> </w:t>
      </w:r>
      <w:r w:rsidRPr="00FA2C80">
        <w:t>a</w:t>
      </w:r>
      <w:r w:rsidRPr="00FA2C80">
        <w:rPr>
          <w:spacing w:val="2"/>
        </w:rPr>
        <w:t>g</w:t>
      </w:r>
      <w:r w:rsidRPr="00FA2C80">
        <w:rPr>
          <w:spacing w:val="-3"/>
        </w:rPr>
        <w:t>r</w:t>
      </w:r>
      <w:r w:rsidRPr="00FA2C80">
        <w:t xml:space="preserve">eed </w:t>
      </w:r>
      <w:r w:rsidRPr="00FA2C80">
        <w:rPr>
          <w:spacing w:val="4"/>
        </w:rPr>
        <w:t>w</w:t>
      </w:r>
      <w:r w:rsidRPr="00FA2C80">
        <w:t>ith</w:t>
      </w:r>
      <w:r w:rsidRPr="00FA2C80">
        <w:rPr>
          <w:spacing w:val="4"/>
        </w:rPr>
        <w:t xml:space="preserve"> </w:t>
      </w:r>
      <w:r w:rsidRPr="00FA2C80">
        <w:rPr>
          <w:spacing w:val="-4"/>
        </w:rPr>
        <w:t>y</w:t>
      </w:r>
      <w:r w:rsidRPr="00FA2C80">
        <w:t>our</w:t>
      </w:r>
      <w:r w:rsidRPr="00FA2C80">
        <w:rPr>
          <w:spacing w:val="9"/>
        </w:rPr>
        <w:t xml:space="preserve"> </w:t>
      </w:r>
      <w:r w:rsidRPr="00FA2C80">
        <w:t>client but</w:t>
      </w:r>
      <w:r w:rsidRPr="00FA2C80">
        <w:rPr>
          <w:spacing w:val="15"/>
        </w:rPr>
        <w:t xml:space="preserve"> </w:t>
      </w:r>
      <w:r w:rsidRPr="00FA2C80">
        <w:t>not</w:t>
      </w:r>
      <w:r w:rsidRPr="00FA2C80">
        <w:rPr>
          <w:spacing w:val="13"/>
        </w:rPr>
        <w:t xml:space="preserve"> </w:t>
      </w:r>
      <w:r w:rsidRPr="00FA2C80">
        <w:rPr>
          <w:w w:val="92"/>
        </w:rPr>
        <w:t>less</w:t>
      </w:r>
      <w:r w:rsidRPr="00FA2C80">
        <w:rPr>
          <w:spacing w:val="-1"/>
          <w:w w:val="92"/>
        </w:rPr>
        <w:t xml:space="preserve"> </w:t>
      </w:r>
      <w:r w:rsidRPr="00FA2C80">
        <w:t>than</w:t>
      </w:r>
      <w:r w:rsidRPr="00FA2C80">
        <w:rPr>
          <w:spacing w:val="16"/>
        </w:rPr>
        <w:t xml:space="preserve"> </w:t>
      </w:r>
      <w:r w:rsidRPr="00FA2C80">
        <w:t>on</w:t>
      </w:r>
      <w:r w:rsidRPr="00FA2C80">
        <w:rPr>
          <w:spacing w:val="-3"/>
        </w:rPr>
        <w:t>c</w:t>
      </w:r>
      <w:r w:rsidRPr="00FA2C80">
        <w:t>e</w:t>
      </w:r>
      <w:r w:rsidRPr="00FA2C80">
        <w:rPr>
          <w:spacing w:val="-6"/>
        </w:rPr>
        <w:t xml:space="preserve"> </w:t>
      </w:r>
      <w:r w:rsidRPr="00FA2C80">
        <w:t>a</w:t>
      </w:r>
      <w:r w:rsidRPr="00FA2C80">
        <w:rPr>
          <w:spacing w:val="-7"/>
        </w:rPr>
        <w:t xml:space="preserve"> </w:t>
      </w:r>
      <w:r w:rsidRPr="00FA2C80">
        <w:rPr>
          <w:spacing w:val="-3"/>
        </w:rPr>
        <w:t>y</w:t>
      </w:r>
      <w:r w:rsidRPr="00FA2C80">
        <w:t>ea</w:t>
      </w:r>
      <w:r w:rsidRPr="00FA2C80">
        <w:rPr>
          <w:spacing w:val="-13"/>
        </w:rPr>
        <w:t>r</w:t>
      </w:r>
      <w:r w:rsidRPr="00FA2C80">
        <w:t>.</w:t>
      </w:r>
    </w:p>
    <w:p w14:paraId="08237290" w14:textId="77777777" w:rsidR="00696CD1" w:rsidRDefault="00DD43E6" w:rsidP="00114E30">
      <w:pPr>
        <w:pStyle w:val="Heading2"/>
        <w:rPr>
          <w:lang w:eastAsia="ar-SA"/>
        </w:rPr>
      </w:pPr>
      <w:bookmarkStart w:id="108" w:name="_Toc299113140"/>
      <w:bookmarkStart w:id="109" w:name="_Toc415753217"/>
      <w:bookmarkStart w:id="110" w:name="_Toc443380549"/>
      <w:r>
        <w:rPr>
          <w:lang w:eastAsia="ar-SA"/>
        </w:rPr>
        <w:t>6.4</w:t>
      </w:r>
      <w:r w:rsidR="00B75352">
        <w:rPr>
          <w:lang w:eastAsia="ar-SA"/>
        </w:rPr>
        <w:tab/>
      </w:r>
      <w:r w:rsidR="00696CD1" w:rsidRPr="001F5D8C">
        <w:rPr>
          <w:lang w:eastAsia="ar-SA"/>
        </w:rPr>
        <w:t xml:space="preserve">Ending the </w:t>
      </w:r>
      <w:r w:rsidR="00696CD1" w:rsidRPr="00114E30">
        <w:t>instructions</w:t>
      </w:r>
      <w:r w:rsidR="00696CD1" w:rsidRPr="001F5D8C">
        <w:rPr>
          <w:lang w:eastAsia="ar-SA"/>
        </w:rPr>
        <w:t xml:space="preserve"> and handover process</w:t>
      </w:r>
      <w:bookmarkEnd w:id="108"/>
      <w:bookmarkEnd w:id="109"/>
      <w:bookmarkEnd w:id="110"/>
    </w:p>
    <w:p w14:paraId="52EEBED3" w14:textId="77777777" w:rsidR="001F5D8C" w:rsidRPr="001F5D8C" w:rsidRDefault="001F5D8C" w:rsidP="001F5D8C">
      <w:pPr>
        <w:rPr>
          <w:lang w:eastAsia="ar-SA"/>
        </w:rPr>
      </w:pPr>
    </w:p>
    <w:p w14:paraId="2C1B8D8E" w14:textId="77777777" w:rsidR="00696CD1" w:rsidRPr="00696CD1" w:rsidRDefault="00696CD1" w:rsidP="00696CD1">
      <w:pPr>
        <w:suppressAutoHyphens/>
        <w:ind w:left="30" w:hanging="15"/>
        <w:rPr>
          <w:rFonts w:ascii="Verdana" w:hAnsi="Verdana"/>
          <w:sz w:val="20"/>
          <w:szCs w:val="20"/>
          <w:lang w:eastAsia="ar-SA"/>
        </w:rPr>
      </w:pPr>
      <w:r w:rsidRPr="00696CD1">
        <w:rPr>
          <w:rFonts w:ascii="Verdana" w:hAnsi="Verdana"/>
          <w:sz w:val="20"/>
          <w:szCs w:val="20"/>
          <w:lang w:eastAsia="ar-SA"/>
        </w:rPr>
        <w:t xml:space="preserve">Your </w:t>
      </w:r>
      <w:r w:rsidR="00770CAB">
        <w:rPr>
          <w:rFonts w:ascii="Verdana" w:hAnsi="Verdana"/>
          <w:sz w:val="20"/>
          <w:szCs w:val="20"/>
          <w:lang w:eastAsia="ar-SA"/>
        </w:rPr>
        <w:t>contract</w:t>
      </w:r>
      <w:r w:rsidRPr="00696CD1">
        <w:rPr>
          <w:rFonts w:ascii="Verdana" w:hAnsi="Verdana"/>
          <w:sz w:val="20"/>
          <w:szCs w:val="20"/>
          <w:lang w:eastAsia="ar-SA"/>
        </w:rPr>
        <w:t xml:space="preserve"> should provide clear means of termination if either party breach its obligations. It should also provide for a clear period of notice and means of termination, on behalf of both parties, irrespective of any fault. In other words, both parties should be free to terminate after the effluxion of a specified period of time.</w:t>
      </w:r>
    </w:p>
    <w:p w14:paraId="38123F74" w14:textId="77777777" w:rsidR="00696CD1" w:rsidRPr="00696CD1" w:rsidRDefault="00696CD1" w:rsidP="00696CD1">
      <w:pPr>
        <w:suppressAutoHyphens/>
        <w:ind w:left="30" w:hanging="30"/>
        <w:rPr>
          <w:rFonts w:ascii="Verdana" w:hAnsi="Verdana"/>
          <w:sz w:val="20"/>
          <w:szCs w:val="20"/>
          <w:lang w:eastAsia="ar-SA"/>
        </w:rPr>
      </w:pPr>
    </w:p>
    <w:p w14:paraId="2F1907D4" w14:textId="77777777" w:rsidR="00696CD1" w:rsidRPr="00696CD1" w:rsidRDefault="00696CD1" w:rsidP="00696CD1">
      <w:pPr>
        <w:autoSpaceDE w:val="0"/>
        <w:rPr>
          <w:rFonts w:ascii="Verdana" w:eastAsia="Arial" w:hAnsi="Verdana" w:cs="Arial"/>
          <w:sz w:val="20"/>
          <w:szCs w:val="20"/>
        </w:rPr>
      </w:pPr>
      <w:r w:rsidRPr="00696CD1">
        <w:rPr>
          <w:rFonts w:ascii="Verdana" w:eastAsia="Arial" w:hAnsi="Verdana" w:cs="Arial"/>
          <w:sz w:val="20"/>
          <w:szCs w:val="20"/>
        </w:rPr>
        <w:t>If you or your client decide</w:t>
      </w:r>
      <w:r w:rsidR="006A1BE8">
        <w:rPr>
          <w:rFonts w:ascii="Verdana" w:eastAsia="Arial" w:hAnsi="Verdana" w:cs="Arial"/>
          <w:sz w:val="20"/>
          <w:szCs w:val="20"/>
        </w:rPr>
        <w:t>s</w:t>
      </w:r>
      <w:r w:rsidRPr="00696CD1">
        <w:rPr>
          <w:rFonts w:ascii="Verdana" w:eastAsia="Arial" w:hAnsi="Verdana" w:cs="Arial"/>
          <w:sz w:val="20"/>
          <w:szCs w:val="20"/>
        </w:rPr>
        <w:t xml:space="preserve"> to terminate your </w:t>
      </w:r>
      <w:r w:rsidR="00770CAB">
        <w:rPr>
          <w:rFonts w:ascii="Verdana" w:eastAsia="Arial" w:hAnsi="Verdana" w:cs="Arial"/>
          <w:sz w:val="20"/>
          <w:szCs w:val="20"/>
        </w:rPr>
        <w:t>contract</w:t>
      </w:r>
      <w:r w:rsidRPr="00696CD1">
        <w:rPr>
          <w:rFonts w:ascii="Verdana" w:eastAsia="Arial" w:hAnsi="Verdana" w:cs="Arial"/>
          <w:sz w:val="20"/>
          <w:szCs w:val="20"/>
        </w:rPr>
        <w:t xml:space="preserve">, you should deal with any handover in a professional, competent and efficient manner within agreed timescales. All pertinent information should be provided with the minimum of delay to your client or the new agent. </w:t>
      </w:r>
    </w:p>
    <w:p w14:paraId="6E4E1CD1" w14:textId="77777777" w:rsidR="00696CD1" w:rsidRPr="00696CD1" w:rsidRDefault="00696CD1" w:rsidP="00696CD1">
      <w:pPr>
        <w:autoSpaceDE w:val="0"/>
        <w:rPr>
          <w:rFonts w:ascii="Verdana" w:eastAsia="Arial" w:hAnsi="Verdana" w:cs="Arial"/>
          <w:sz w:val="20"/>
          <w:szCs w:val="20"/>
        </w:rPr>
      </w:pPr>
    </w:p>
    <w:p w14:paraId="45B45EBC" w14:textId="77777777" w:rsidR="00696CD1" w:rsidRPr="00696CD1" w:rsidRDefault="00696CD1" w:rsidP="00696CD1">
      <w:pPr>
        <w:autoSpaceDE w:val="0"/>
        <w:rPr>
          <w:rFonts w:ascii="Verdana" w:eastAsia="Arial" w:hAnsi="Verdana" w:cs="Arial"/>
          <w:sz w:val="20"/>
          <w:szCs w:val="20"/>
        </w:rPr>
      </w:pPr>
      <w:r w:rsidRPr="00696CD1">
        <w:rPr>
          <w:rFonts w:ascii="Verdana" w:eastAsia="Arial" w:hAnsi="Verdana" w:cs="Arial"/>
          <w:sz w:val="20"/>
          <w:szCs w:val="20"/>
        </w:rPr>
        <w:t xml:space="preserve">There are no statutory requirements as to what information must or should be handed over, or when. Therefore, your </w:t>
      </w:r>
      <w:r w:rsidR="001F5D8C">
        <w:rPr>
          <w:rFonts w:ascii="Verdana" w:eastAsia="Arial" w:hAnsi="Verdana" w:cs="Arial"/>
          <w:sz w:val="20"/>
          <w:szCs w:val="20"/>
        </w:rPr>
        <w:t>contract</w:t>
      </w:r>
      <w:r w:rsidRPr="00696CD1">
        <w:rPr>
          <w:rFonts w:ascii="Verdana" w:eastAsia="Arial" w:hAnsi="Verdana" w:cs="Arial"/>
          <w:sz w:val="20"/>
          <w:szCs w:val="20"/>
        </w:rPr>
        <w:t xml:space="preserve"> should contain comprehensive details </w:t>
      </w:r>
      <w:r w:rsidRPr="00696CD1">
        <w:rPr>
          <w:rFonts w:ascii="Verdana" w:eastAsia="Arial" w:hAnsi="Verdana" w:cs="Arial"/>
          <w:sz w:val="20"/>
          <w:szCs w:val="20"/>
          <w:lang w:eastAsia="ar-SA"/>
        </w:rPr>
        <w:t>of the services to be undertaken and information to be provided to the client, or any other agent appointed, following termination.</w:t>
      </w:r>
      <w:r w:rsidR="00615983">
        <w:rPr>
          <w:rFonts w:ascii="Verdana" w:eastAsia="Arial" w:hAnsi="Verdana" w:cs="Arial"/>
          <w:sz w:val="20"/>
          <w:szCs w:val="20"/>
          <w:lang w:eastAsia="ar-SA"/>
        </w:rPr>
        <w:t xml:space="preserve"> </w:t>
      </w:r>
      <w:r w:rsidR="001F5D8C">
        <w:rPr>
          <w:rFonts w:ascii="Verdana" w:eastAsia="Arial" w:hAnsi="Verdana" w:cs="Arial"/>
          <w:sz w:val="20"/>
          <w:szCs w:val="20"/>
          <w:lang w:eastAsia="ar-SA"/>
        </w:rPr>
        <w:t>I</w:t>
      </w:r>
      <w:r w:rsidRPr="00696CD1">
        <w:rPr>
          <w:rFonts w:ascii="Verdana" w:eastAsia="Arial" w:hAnsi="Verdana" w:cs="Arial"/>
          <w:sz w:val="20"/>
          <w:szCs w:val="20"/>
        </w:rPr>
        <w:t>t is far better to agree the process when you have a good working relationship than trying to rectify the issues after the event, with the possibility of antagonism between the parties.</w:t>
      </w:r>
    </w:p>
    <w:p w14:paraId="33A31FD9" w14:textId="77777777" w:rsidR="00696CD1" w:rsidRPr="00696CD1" w:rsidRDefault="00696CD1" w:rsidP="00696CD1">
      <w:pPr>
        <w:autoSpaceDE w:val="0"/>
        <w:rPr>
          <w:rFonts w:ascii="Verdana" w:hAnsi="Verdana"/>
          <w:sz w:val="20"/>
          <w:szCs w:val="20"/>
        </w:rPr>
      </w:pPr>
    </w:p>
    <w:p w14:paraId="1409A199" w14:textId="77777777" w:rsidR="00696CD1" w:rsidRPr="00696CD1" w:rsidRDefault="00696CD1" w:rsidP="00696CD1">
      <w:pPr>
        <w:suppressAutoHyphens/>
        <w:autoSpaceDE w:val="0"/>
        <w:ind w:left="15"/>
        <w:rPr>
          <w:rFonts w:ascii="Verdana" w:eastAsia="Calibri" w:hAnsi="Verdana" w:cs="Calibri"/>
          <w:sz w:val="20"/>
          <w:szCs w:val="20"/>
        </w:rPr>
      </w:pPr>
      <w:r w:rsidRPr="00696CD1">
        <w:rPr>
          <w:rFonts w:ascii="Verdana" w:eastAsia="Calibri" w:hAnsi="Verdana" w:cs="Calibri"/>
          <w:sz w:val="20"/>
          <w:szCs w:val="20"/>
          <w:lang w:eastAsia="ar-SA"/>
        </w:rPr>
        <w:t xml:space="preserve">Another key issue that should be covered within the </w:t>
      </w:r>
      <w:r w:rsidR="001F5D8C">
        <w:rPr>
          <w:rFonts w:ascii="Verdana" w:eastAsia="Calibri" w:hAnsi="Verdana" w:cs="Calibri"/>
          <w:sz w:val="20"/>
          <w:szCs w:val="20"/>
          <w:lang w:eastAsia="ar-SA"/>
        </w:rPr>
        <w:t xml:space="preserve">contract </w:t>
      </w:r>
      <w:r w:rsidRPr="00696CD1">
        <w:rPr>
          <w:rFonts w:ascii="Verdana" w:eastAsia="Calibri" w:hAnsi="Verdana" w:cs="Calibri"/>
          <w:sz w:val="20"/>
          <w:szCs w:val="20"/>
          <w:lang w:eastAsia="ar-SA"/>
        </w:rPr>
        <w:t xml:space="preserve">includes who </w:t>
      </w:r>
      <w:r w:rsidRPr="00696CD1">
        <w:rPr>
          <w:rFonts w:ascii="Verdana" w:eastAsia="Calibri" w:hAnsi="Verdana" w:cs="Calibri"/>
          <w:sz w:val="20"/>
          <w:szCs w:val="20"/>
        </w:rPr>
        <w:t>will deal with ongoing litigation, disputes and arrears collection.</w:t>
      </w:r>
    </w:p>
    <w:p w14:paraId="50893549" w14:textId="77777777" w:rsidR="00696CD1" w:rsidRDefault="00711F16" w:rsidP="00114E30">
      <w:pPr>
        <w:pStyle w:val="Heading2"/>
        <w:rPr>
          <w:rFonts w:eastAsia="Calibri" w:cs="Calibri"/>
        </w:rPr>
      </w:pPr>
      <w:bookmarkStart w:id="111" w:name="_Toc299113141"/>
      <w:bookmarkStart w:id="112" w:name="_Toc415753218"/>
      <w:bookmarkStart w:id="113" w:name="_Toc443380550"/>
      <w:r>
        <w:rPr>
          <w:rFonts w:eastAsia="Arial"/>
        </w:rPr>
        <w:t>6.5</w:t>
      </w:r>
      <w:r w:rsidR="00B75352">
        <w:rPr>
          <w:rFonts w:eastAsia="Arial"/>
        </w:rPr>
        <w:tab/>
      </w:r>
      <w:r w:rsidR="00696CD1" w:rsidRPr="001F5D8C">
        <w:rPr>
          <w:rFonts w:eastAsia="Arial"/>
        </w:rPr>
        <w:t>Written confirmation of termination</w:t>
      </w:r>
      <w:bookmarkEnd w:id="111"/>
      <w:bookmarkEnd w:id="112"/>
      <w:bookmarkEnd w:id="113"/>
      <w:r w:rsidR="00696CD1" w:rsidRPr="001F5D8C">
        <w:rPr>
          <w:rFonts w:eastAsia="Calibri" w:cs="Calibri"/>
        </w:rPr>
        <w:t xml:space="preserve"> </w:t>
      </w:r>
    </w:p>
    <w:p w14:paraId="3ACE0F08" w14:textId="77777777" w:rsidR="001F5D8C" w:rsidRPr="001F5D8C" w:rsidRDefault="001F5D8C" w:rsidP="001F5D8C">
      <w:pPr>
        <w:rPr>
          <w:rFonts w:eastAsia="Calibri"/>
        </w:rPr>
      </w:pPr>
    </w:p>
    <w:p w14:paraId="0E2373C3" w14:textId="77777777" w:rsidR="00696CD1" w:rsidRPr="00696CD1" w:rsidRDefault="00696CD1" w:rsidP="00696CD1">
      <w:pPr>
        <w:autoSpaceDE w:val="0"/>
        <w:rPr>
          <w:rFonts w:ascii="Verdana" w:eastAsia="Calibri" w:hAnsi="Verdana" w:cs="Calibri"/>
          <w:sz w:val="20"/>
          <w:szCs w:val="20"/>
        </w:rPr>
      </w:pPr>
      <w:r w:rsidRPr="00696CD1">
        <w:rPr>
          <w:rFonts w:ascii="Verdana" w:eastAsia="Arial" w:hAnsi="Verdana" w:cs="Arial"/>
          <w:sz w:val="20"/>
          <w:szCs w:val="20"/>
        </w:rPr>
        <w:t>If you receive instructions from your client that th</w:t>
      </w:r>
      <w:r w:rsidR="001F5D8C">
        <w:rPr>
          <w:rFonts w:ascii="Verdana" w:eastAsia="Arial" w:hAnsi="Verdana" w:cs="Arial"/>
          <w:sz w:val="20"/>
          <w:szCs w:val="20"/>
        </w:rPr>
        <w:t>ey wish to terminate your contract</w:t>
      </w:r>
      <w:r w:rsidRPr="00696CD1">
        <w:rPr>
          <w:rFonts w:ascii="Verdana" w:eastAsia="Arial" w:hAnsi="Verdana" w:cs="Arial"/>
          <w:sz w:val="20"/>
          <w:szCs w:val="20"/>
        </w:rPr>
        <w:t xml:space="preserve"> or if you decide that you no longer wish to manage on their behalf, you </w:t>
      </w:r>
      <w:r w:rsidR="00E91AF6">
        <w:rPr>
          <w:rFonts w:ascii="Verdana" w:eastAsia="Arial" w:hAnsi="Verdana" w:cs="Arial"/>
          <w:sz w:val="20"/>
          <w:szCs w:val="20"/>
        </w:rPr>
        <w:t>should</w:t>
      </w:r>
      <w:r w:rsidRPr="00696CD1">
        <w:rPr>
          <w:rFonts w:ascii="Verdana" w:eastAsia="Arial" w:hAnsi="Verdana" w:cs="Arial"/>
          <w:sz w:val="20"/>
          <w:szCs w:val="20"/>
        </w:rPr>
        <w:t xml:space="preserve"> confirm the termination in writing. You should make it clear at which date you will cease to manage </w:t>
      </w:r>
      <w:r w:rsidRPr="00696CD1">
        <w:rPr>
          <w:rFonts w:ascii="Verdana" w:eastAsia="Arial" w:hAnsi="Verdana" w:cs="Arial"/>
          <w:sz w:val="20"/>
          <w:szCs w:val="20"/>
        </w:rPr>
        <w:lastRenderedPageBreak/>
        <w:t xml:space="preserve">and </w:t>
      </w:r>
      <w:r w:rsidRPr="00696CD1">
        <w:rPr>
          <w:rFonts w:ascii="Verdana" w:eastAsia="Calibri" w:hAnsi="Verdana" w:cs="Calibri"/>
          <w:sz w:val="20"/>
          <w:szCs w:val="20"/>
        </w:rPr>
        <w:t>spell out how and when you will pass over to the client all relevant documentation and monies held.</w:t>
      </w:r>
    </w:p>
    <w:p w14:paraId="011CA8C1" w14:textId="77777777" w:rsidR="00696CD1" w:rsidRPr="00696CD1" w:rsidRDefault="00696CD1" w:rsidP="00696CD1">
      <w:pPr>
        <w:autoSpaceDE w:val="0"/>
        <w:rPr>
          <w:rFonts w:ascii="Verdana" w:eastAsia="Arial" w:hAnsi="Verdana" w:cs="Arial"/>
          <w:b/>
          <w:bCs/>
          <w:sz w:val="20"/>
          <w:szCs w:val="20"/>
        </w:rPr>
      </w:pPr>
    </w:p>
    <w:p w14:paraId="4382AE55" w14:textId="77777777" w:rsidR="00696CD1" w:rsidRPr="00696CD1" w:rsidRDefault="00696CD1" w:rsidP="00696CD1">
      <w:pPr>
        <w:autoSpaceDE w:val="0"/>
        <w:rPr>
          <w:rFonts w:ascii="Verdana" w:eastAsia="Arial" w:hAnsi="Verdana" w:cs="Arial"/>
          <w:sz w:val="20"/>
          <w:szCs w:val="20"/>
        </w:rPr>
      </w:pPr>
      <w:r w:rsidRPr="00696CD1">
        <w:rPr>
          <w:rFonts w:ascii="Verdana" w:eastAsia="Calibri" w:hAnsi="Verdana" w:cs="Arial"/>
          <w:sz w:val="20"/>
          <w:szCs w:val="20"/>
        </w:rPr>
        <w:t xml:space="preserve">Your </w:t>
      </w:r>
      <w:r w:rsidR="001F5D8C">
        <w:rPr>
          <w:rFonts w:ascii="Verdana" w:eastAsia="Calibri" w:hAnsi="Verdana" w:cs="Arial"/>
          <w:sz w:val="20"/>
          <w:szCs w:val="20"/>
        </w:rPr>
        <w:t xml:space="preserve">contract </w:t>
      </w:r>
      <w:r w:rsidRPr="00696CD1">
        <w:rPr>
          <w:rFonts w:ascii="Verdana" w:eastAsia="Calibri" w:hAnsi="Verdana" w:cs="Arial"/>
          <w:sz w:val="20"/>
          <w:szCs w:val="20"/>
        </w:rPr>
        <w:t>should d</w:t>
      </w:r>
      <w:r w:rsidRPr="00696CD1">
        <w:rPr>
          <w:rFonts w:ascii="Verdana" w:eastAsia="Arial" w:hAnsi="Verdana" w:cs="Arial"/>
          <w:sz w:val="20"/>
          <w:szCs w:val="20"/>
        </w:rPr>
        <w:t>etail the notice period(s) required.</w:t>
      </w:r>
      <w:r w:rsidR="00615983">
        <w:rPr>
          <w:rFonts w:ascii="Verdana" w:eastAsia="Arial" w:hAnsi="Verdana" w:cs="Arial"/>
          <w:sz w:val="20"/>
          <w:szCs w:val="20"/>
        </w:rPr>
        <w:t xml:space="preserve"> </w:t>
      </w:r>
      <w:r w:rsidRPr="00696CD1">
        <w:rPr>
          <w:rFonts w:ascii="Verdana" w:eastAsia="Arial" w:hAnsi="Verdana" w:cs="Arial"/>
          <w:sz w:val="20"/>
          <w:szCs w:val="20"/>
        </w:rPr>
        <w:t>Longer periods can allow for a more structured handover.</w:t>
      </w:r>
    </w:p>
    <w:p w14:paraId="0766D1E5" w14:textId="77777777" w:rsidR="00696CD1" w:rsidRPr="001F5D8C" w:rsidRDefault="00B74343" w:rsidP="00114E30">
      <w:pPr>
        <w:pStyle w:val="Heading2"/>
        <w:rPr>
          <w:rFonts w:eastAsia="Calibri"/>
        </w:rPr>
      </w:pPr>
      <w:bookmarkStart w:id="114" w:name="_Toc299113142"/>
      <w:bookmarkStart w:id="115" w:name="_Toc415753219"/>
      <w:bookmarkStart w:id="116" w:name="_Toc443380551"/>
      <w:r>
        <w:rPr>
          <w:rFonts w:eastAsia="Calibri"/>
        </w:rPr>
        <w:t>6.6</w:t>
      </w:r>
      <w:r w:rsidR="00B75352">
        <w:rPr>
          <w:rFonts w:eastAsia="Calibri"/>
        </w:rPr>
        <w:tab/>
      </w:r>
      <w:r w:rsidR="00696CD1" w:rsidRPr="001F5D8C">
        <w:rPr>
          <w:rFonts w:eastAsia="Calibri"/>
        </w:rPr>
        <w:t>Handover of documentation</w:t>
      </w:r>
      <w:bookmarkEnd w:id="114"/>
      <w:bookmarkEnd w:id="115"/>
      <w:bookmarkEnd w:id="116"/>
    </w:p>
    <w:p w14:paraId="0E8EE30F" w14:textId="77777777" w:rsidR="001F5D8C" w:rsidRPr="001F5D8C" w:rsidRDefault="001F5D8C" w:rsidP="001F5D8C">
      <w:pPr>
        <w:rPr>
          <w:rFonts w:eastAsia="Calibri"/>
        </w:rPr>
      </w:pPr>
    </w:p>
    <w:p w14:paraId="1AA97804" w14:textId="77777777" w:rsidR="00696CD1" w:rsidRPr="00696CD1" w:rsidRDefault="00696CD1" w:rsidP="00696CD1">
      <w:pPr>
        <w:autoSpaceDE w:val="0"/>
        <w:rPr>
          <w:rFonts w:ascii="Verdana" w:eastAsia="Calibri" w:hAnsi="Verdana" w:cs="Calibri"/>
          <w:b/>
          <w:sz w:val="20"/>
          <w:szCs w:val="20"/>
        </w:rPr>
      </w:pPr>
      <w:r w:rsidRPr="00C4788E">
        <w:rPr>
          <w:rFonts w:ascii="Verdana" w:eastAsia="Arial" w:hAnsi="Verdana" w:cs="Arial"/>
          <w:sz w:val="20"/>
          <w:szCs w:val="20"/>
        </w:rPr>
        <w:t>For</w:t>
      </w:r>
      <w:r w:rsidRPr="00696CD1">
        <w:rPr>
          <w:rFonts w:ascii="Verdana" w:eastAsia="Arial" w:hAnsi="Verdana" w:cs="Arial"/>
          <w:sz w:val="20"/>
          <w:szCs w:val="20"/>
        </w:rPr>
        <w:t xml:space="preserve"> the sake of future clarity, your </w:t>
      </w:r>
      <w:r w:rsidR="001F5D8C">
        <w:rPr>
          <w:rFonts w:ascii="Verdana" w:eastAsia="Arial" w:hAnsi="Verdana" w:cs="Arial"/>
          <w:sz w:val="20"/>
          <w:szCs w:val="20"/>
        </w:rPr>
        <w:t xml:space="preserve">contract </w:t>
      </w:r>
      <w:r w:rsidRPr="00696CD1">
        <w:rPr>
          <w:rFonts w:ascii="Verdana" w:eastAsia="Arial" w:hAnsi="Verdana" w:cs="Arial"/>
          <w:sz w:val="20"/>
          <w:szCs w:val="20"/>
        </w:rPr>
        <w:t>should c</w:t>
      </w:r>
      <w:r w:rsidRPr="00696CD1">
        <w:rPr>
          <w:rFonts w:ascii="Verdana" w:eastAsia="Calibri" w:hAnsi="Verdana" w:cs="Arial"/>
          <w:sz w:val="20"/>
          <w:szCs w:val="20"/>
        </w:rPr>
        <w:t>onfirm which information belongs to the client and which remains the property of the agent.</w:t>
      </w:r>
      <w:r w:rsidR="00615983">
        <w:rPr>
          <w:rFonts w:ascii="Verdana" w:eastAsia="Calibri" w:hAnsi="Verdana" w:cs="Arial"/>
          <w:sz w:val="20"/>
          <w:szCs w:val="20"/>
        </w:rPr>
        <w:t xml:space="preserve"> </w:t>
      </w:r>
      <w:r w:rsidRPr="00696CD1">
        <w:rPr>
          <w:rFonts w:ascii="Verdana" w:eastAsia="Calibri" w:hAnsi="Verdana" w:cs="Calibri"/>
          <w:sz w:val="20"/>
          <w:szCs w:val="20"/>
        </w:rPr>
        <w:t xml:space="preserve">You should, in any event, refer to the </w:t>
      </w:r>
      <w:r w:rsidRPr="00696CD1">
        <w:rPr>
          <w:rFonts w:ascii="Verdana" w:eastAsia="Calibri" w:hAnsi="Verdana" w:cs="Calibri"/>
          <w:iCs/>
          <w:sz w:val="20"/>
          <w:szCs w:val="20"/>
        </w:rPr>
        <w:t xml:space="preserve">RICS </w:t>
      </w:r>
      <w:r w:rsidR="00D4719E">
        <w:rPr>
          <w:rFonts w:ascii="Verdana" w:eastAsia="Calibri" w:hAnsi="Verdana" w:cs="Calibri"/>
          <w:iCs/>
          <w:sz w:val="20"/>
          <w:szCs w:val="20"/>
        </w:rPr>
        <w:t>UK information sheet</w:t>
      </w:r>
      <w:r w:rsidR="00D4719E" w:rsidRPr="00696CD1">
        <w:rPr>
          <w:rFonts w:ascii="Verdana" w:eastAsia="Calibri" w:hAnsi="Verdana" w:cs="Calibri"/>
          <w:i/>
          <w:iCs/>
          <w:sz w:val="20"/>
          <w:szCs w:val="20"/>
        </w:rPr>
        <w:t xml:space="preserve"> </w:t>
      </w:r>
      <w:r w:rsidRPr="00696CD1">
        <w:rPr>
          <w:rFonts w:ascii="Verdana" w:eastAsia="Calibri" w:hAnsi="Verdana" w:cs="Calibri"/>
          <w:i/>
          <w:iCs/>
          <w:sz w:val="20"/>
          <w:szCs w:val="20"/>
        </w:rPr>
        <w:t xml:space="preserve">Whose files are they anyway? </w:t>
      </w:r>
      <w:r w:rsidRPr="00696CD1">
        <w:rPr>
          <w:rFonts w:ascii="Verdana" w:eastAsia="Calibri" w:hAnsi="Verdana" w:cs="Calibri"/>
          <w:iCs/>
          <w:sz w:val="20"/>
          <w:szCs w:val="20"/>
        </w:rPr>
        <w:t>(</w:t>
      </w:r>
      <w:r w:rsidR="00D4719E">
        <w:rPr>
          <w:rFonts w:ascii="Verdana" w:eastAsia="Calibri" w:hAnsi="Verdana" w:cs="Calibri"/>
          <w:iCs/>
          <w:sz w:val="20"/>
          <w:szCs w:val="20"/>
        </w:rPr>
        <w:t>2013</w:t>
      </w:r>
      <w:r w:rsidRPr="00696CD1">
        <w:rPr>
          <w:rFonts w:ascii="Verdana" w:eastAsia="Calibri" w:hAnsi="Verdana" w:cs="Calibri"/>
          <w:iCs/>
          <w:sz w:val="20"/>
          <w:szCs w:val="20"/>
        </w:rPr>
        <w:t>)</w:t>
      </w:r>
      <w:r w:rsidRPr="00696CD1">
        <w:rPr>
          <w:rFonts w:ascii="Verdana" w:eastAsia="Calibri" w:hAnsi="Verdana" w:cs="Calibri"/>
          <w:sz w:val="20"/>
          <w:szCs w:val="20"/>
        </w:rPr>
        <w:t xml:space="preserve"> which contains comprehensive advice as to the ownership of documentation held by the agent.</w:t>
      </w:r>
    </w:p>
    <w:p w14:paraId="726DE274" w14:textId="77777777" w:rsidR="00696CD1" w:rsidRPr="00696CD1" w:rsidRDefault="00696CD1" w:rsidP="00696CD1">
      <w:pPr>
        <w:autoSpaceDE w:val="0"/>
        <w:rPr>
          <w:rFonts w:ascii="Verdana" w:eastAsia="Arial" w:hAnsi="Verdana" w:cs="Arial"/>
          <w:sz w:val="20"/>
          <w:szCs w:val="20"/>
        </w:rPr>
      </w:pPr>
      <w:r w:rsidRPr="00696CD1">
        <w:rPr>
          <w:rFonts w:ascii="Verdana" w:eastAsia="Arial" w:hAnsi="Verdana" w:cs="Arial"/>
          <w:sz w:val="20"/>
          <w:szCs w:val="20"/>
        </w:rPr>
        <w:t xml:space="preserve"> </w:t>
      </w:r>
    </w:p>
    <w:p w14:paraId="7C957466" w14:textId="77777777" w:rsidR="00696CD1" w:rsidRPr="00696CD1" w:rsidRDefault="00696CD1" w:rsidP="00696CD1">
      <w:pPr>
        <w:autoSpaceDE w:val="0"/>
        <w:rPr>
          <w:rFonts w:ascii="Verdana" w:eastAsia="AkzidenzGroteskBE-Light" w:hAnsi="Verdana" w:cs="AkzidenzGroteskBE-Light"/>
          <w:sz w:val="20"/>
          <w:szCs w:val="20"/>
        </w:rPr>
      </w:pPr>
      <w:r w:rsidRPr="00696CD1">
        <w:rPr>
          <w:rFonts w:ascii="Verdana" w:eastAsia="Calibri" w:hAnsi="Verdana" w:cs="Calibri"/>
          <w:sz w:val="20"/>
          <w:szCs w:val="20"/>
        </w:rPr>
        <w:t>Generally speaking, if you are acting as an agent, a</w:t>
      </w:r>
      <w:r w:rsidRPr="00696CD1">
        <w:rPr>
          <w:rFonts w:ascii="Verdana" w:eastAsia="AkzidenzGroteskBE-Light" w:hAnsi="Verdana" w:cs="AkzidenzGroteskBE-Light"/>
          <w:sz w:val="20"/>
          <w:szCs w:val="20"/>
        </w:rPr>
        <w:t>ll documents that you produce or receive from third parties during your appointment belong to your client. It therefore follows that the vast majority of documents held by you as an agent, such as copy leases, leaseholder's files, tender documents and contracts, belong to your client and are only being held by you on the client’s behalf during the term of your agency. Records of service charge demands, accounts, payments, arrears, books of account, invoices and other similar documentation also belong to your client</w:t>
      </w:r>
      <w:r w:rsidR="00E91AF6">
        <w:rPr>
          <w:rFonts w:ascii="Verdana" w:eastAsia="AkzidenzGroteskBE-Light" w:hAnsi="Verdana" w:cs="AkzidenzGroteskBE-Light"/>
          <w:sz w:val="20"/>
          <w:szCs w:val="20"/>
        </w:rPr>
        <w:t xml:space="preserve"> but you can retain copies</w:t>
      </w:r>
      <w:r w:rsidRPr="00696CD1">
        <w:rPr>
          <w:rFonts w:ascii="Verdana" w:eastAsia="AkzidenzGroteskBE-Light" w:hAnsi="Verdana" w:cs="AkzidenzGroteskBE-Light"/>
          <w:sz w:val="20"/>
          <w:szCs w:val="20"/>
        </w:rPr>
        <w:t>.</w:t>
      </w:r>
      <w:r w:rsidR="00615983">
        <w:rPr>
          <w:rFonts w:ascii="Verdana" w:eastAsia="AkzidenzGroteskBE-Light" w:hAnsi="Verdana" w:cs="AkzidenzGroteskBE-Light"/>
          <w:sz w:val="20"/>
          <w:szCs w:val="20"/>
        </w:rPr>
        <w:t xml:space="preserve"> </w:t>
      </w:r>
      <w:r w:rsidRPr="00696CD1">
        <w:rPr>
          <w:rFonts w:ascii="Verdana" w:eastAsia="AkzidenzGroteskBE-Light" w:hAnsi="Verdana" w:cs="AkzidenzGroteskBE-Light"/>
          <w:sz w:val="20"/>
          <w:szCs w:val="20"/>
        </w:rPr>
        <w:t>You should agree arrangements for handing over all your client's documents in a timely manner.</w:t>
      </w:r>
    </w:p>
    <w:p w14:paraId="0C9F5B6D" w14:textId="77777777" w:rsidR="00696CD1" w:rsidRPr="00696CD1" w:rsidRDefault="00696CD1" w:rsidP="00696CD1">
      <w:pPr>
        <w:autoSpaceDE w:val="0"/>
        <w:rPr>
          <w:rFonts w:ascii="Verdana" w:eastAsia="Arial" w:hAnsi="Verdana" w:cs="Arial"/>
          <w:sz w:val="20"/>
          <w:szCs w:val="20"/>
        </w:rPr>
      </w:pPr>
    </w:p>
    <w:p w14:paraId="58832D80" w14:textId="77777777" w:rsidR="00696CD1" w:rsidRPr="00696CD1" w:rsidRDefault="00696CD1" w:rsidP="00696CD1">
      <w:pPr>
        <w:suppressAutoHyphens/>
        <w:autoSpaceDE w:val="0"/>
        <w:rPr>
          <w:rFonts w:ascii="Verdana" w:eastAsia="AkzidenzGroteskBE-Light" w:hAnsi="Verdana" w:cs="AkzidenzGroteskBE-Light"/>
          <w:sz w:val="20"/>
          <w:szCs w:val="20"/>
        </w:rPr>
      </w:pPr>
      <w:r w:rsidRPr="00696CD1">
        <w:rPr>
          <w:rFonts w:ascii="Verdana" w:eastAsia="AkzidenzGroteskBE-Light" w:hAnsi="Verdana" w:cs="AkzidenzGroteskBE-Light"/>
          <w:sz w:val="20"/>
          <w:szCs w:val="20"/>
        </w:rPr>
        <w:t>You are entitled to keep your copy of the client’s letters to you and your file copies of letters or reports to the client. These are your records of contract.</w:t>
      </w:r>
      <w:r w:rsidR="00615983">
        <w:rPr>
          <w:rFonts w:ascii="Verdana" w:eastAsia="AkzidenzGroteskBE-Light" w:hAnsi="Verdana" w:cs="AkzidenzGroteskBE-Light"/>
          <w:sz w:val="20"/>
          <w:szCs w:val="20"/>
        </w:rPr>
        <w:t xml:space="preserve"> </w:t>
      </w:r>
      <w:r w:rsidRPr="00696CD1">
        <w:rPr>
          <w:rFonts w:ascii="Verdana" w:eastAsia="AkzidenzGroteskBE-Light" w:hAnsi="Verdana" w:cs="AkzidenzGroteskBE-Light"/>
          <w:sz w:val="20"/>
          <w:szCs w:val="20"/>
        </w:rPr>
        <w:t xml:space="preserve">If you receive your instructions by phone, you can also keep notes that you make for your own purposes. </w:t>
      </w:r>
    </w:p>
    <w:p w14:paraId="3B757D96" w14:textId="77777777" w:rsidR="00696CD1" w:rsidRDefault="005B1BC9" w:rsidP="00114E30">
      <w:pPr>
        <w:pStyle w:val="Heading2"/>
        <w:rPr>
          <w:rFonts w:eastAsia="Calibri"/>
        </w:rPr>
      </w:pPr>
      <w:bookmarkStart w:id="117" w:name="_Toc299113143"/>
      <w:bookmarkStart w:id="118" w:name="_Toc415753220"/>
      <w:bookmarkStart w:id="119" w:name="_Toc443380552"/>
      <w:r>
        <w:rPr>
          <w:rFonts w:eastAsia="Calibri"/>
        </w:rPr>
        <w:t>6.7</w:t>
      </w:r>
      <w:r w:rsidR="00B75352">
        <w:rPr>
          <w:rFonts w:eastAsia="Calibri"/>
        </w:rPr>
        <w:tab/>
      </w:r>
      <w:r w:rsidR="00696CD1" w:rsidRPr="001F5D8C">
        <w:rPr>
          <w:rFonts w:eastAsia="Calibri"/>
        </w:rPr>
        <w:t>Accounting for client monies and service charge funds upon termination</w:t>
      </w:r>
      <w:bookmarkEnd w:id="117"/>
      <w:bookmarkEnd w:id="118"/>
      <w:bookmarkEnd w:id="119"/>
    </w:p>
    <w:p w14:paraId="255FC786" w14:textId="77777777" w:rsidR="001F5D8C" w:rsidRPr="001F5D8C" w:rsidRDefault="001F5D8C" w:rsidP="001F5D8C">
      <w:pPr>
        <w:rPr>
          <w:rFonts w:eastAsia="Calibri"/>
        </w:rPr>
      </w:pPr>
    </w:p>
    <w:p w14:paraId="667625F6" w14:textId="77777777" w:rsidR="00696CD1" w:rsidRPr="00696CD1" w:rsidRDefault="00696CD1" w:rsidP="00696CD1">
      <w:pPr>
        <w:autoSpaceDE w:val="0"/>
        <w:rPr>
          <w:rFonts w:ascii="Verdana" w:eastAsia="AkzidenzGroteskBE-Light" w:hAnsi="Verdana" w:cs="AkzidenzGroteskBE-Light"/>
          <w:sz w:val="20"/>
          <w:szCs w:val="20"/>
        </w:rPr>
      </w:pPr>
      <w:r w:rsidRPr="00696CD1">
        <w:rPr>
          <w:rFonts w:ascii="Verdana" w:eastAsia="AkzidenzGroteskBE-Light" w:hAnsi="Verdana" w:cs="AkzidenzGroteskBE-Light"/>
          <w:sz w:val="20"/>
          <w:szCs w:val="20"/>
        </w:rPr>
        <w:t xml:space="preserve">This is often an area of dispute between managing agents and their ex-clients. </w:t>
      </w:r>
      <w:r w:rsidR="00D219A4">
        <w:rPr>
          <w:rFonts w:ascii="Verdana" w:eastAsia="AkzidenzGroteskBE-Light" w:hAnsi="Verdana" w:cs="AkzidenzGroteskBE-Light"/>
          <w:sz w:val="20"/>
          <w:szCs w:val="20"/>
        </w:rPr>
        <w:t>Y</w:t>
      </w:r>
      <w:r w:rsidRPr="00696CD1">
        <w:rPr>
          <w:rFonts w:ascii="Verdana" w:eastAsia="AkzidenzGroteskBE-Light" w:hAnsi="Verdana" w:cs="AkzidenzGroteskBE-Light"/>
          <w:sz w:val="20"/>
          <w:szCs w:val="20"/>
        </w:rPr>
        <w:t xml:space="preserve">our </w:t>
      </w:r>
      <w:r w:rsidR="001F5D8C">
        <w:rPr>
          <w:rFonts w:ascii="Verdana" w:eastAsia="AkzidenzGroteskBE-Light" w:hAnsi="Verdana" w:cs="AkzidenzGroteskBE-Light"/>
          <w:sz w:val="20"/>
          <w:szCs w:val="20"/>
        </w:rPr>
        <w:t xml:space="preserve">contract </w:t>
      </w:r>
      <w:r w:rsidR="00D219A4">
        <w:rPr>
          <w:rFonts w:ascii="Verdana" w:eastAsia="AkzidenzGroteskBE-Light" w:hAnsi="Verdana" w:cs="AkzidenzGroteskBE-Light"/>
          <w:sz w:val="20"/>
          <w:szCs w:val="20"/>
        </w:rPr>
        <w:t xml:space="preserve">should </w:t>
      </w:r>
      <w:r w:rsidRPr="00696CD1">
        <w:rPr>
          <w:rFonts w:ascii="Verdana" w:eastAsia="AkzidenzGroteskBE-Light" w:hAnsi="Verdana" w:cs="AkzidenzGroteskBE-Light"/>
          <w:sz w:val="20"/>
          <w:szCs w:val="20"/>
        </w:rPr>
        <w:t>make clear provision for how and when client monies and uncommitted service charge monies are to be calculated and handed over to your client or the appointed agent.</w:t>
      </w:r>
    </w:p>
    <w:p w14:paraId="5D9B36BE" w14:textId="77777777" w:rsidR="00696CD1" w:rsidRPr="00696CD1" w:rsidRDefault="00696CD1" w:rsidP="00696CD1">
      <w:pPr>
        <w:autoSpaceDE w:val="0"/>
        <w:rPr>
          <w:rFonts w:ascii="Verdana" w:eastAsia="Arial" w:hAnsi="Verdana" w:cs="Arial"/>
          <w:sz w:val="20"/>
          <w:szCs w:val="20"/>
        </w:rPr>
      </w:pPr>
    </w:p>
    <w:p w14:paraId="268FF1D7" w14:textId="77777777" w:rsidR="00696CD1" w:rsidRPr="00696CD1" w:rsidRDefault="00696CD1" w:rsidP="00696CD1">
      <w:pPr>
        <w:autoSpaceDE w:val="0"/>
        <w:rPr>
          <w:rFonts w:ascii="Verdana" w:eastAsia="AkzidenzGroteskBE-Light" w:hAnsi="Verdana" w:cs="AkzidenzGroteskBE-Light"/>
          <w:sz w:val="20"/>
          <w:szCs w:val="20"/>
        </w:rPr>
      </w:pPr>
      <w:r w:rsidRPr="00696CD1">
        <w:rPr>
          <w:rFonts w:ascii="Verdana" w:eastAsia="AkzidenzGroteskBE-Light" w:hAnsi="Verdana" w:cs="AkzidenzGroteskBE-Light"/>
          <w:sz w:val="20"/>
          <w:szCs w:val="20"/>
        </w:rPr>
        <w:t xml:space="preserve">You should ensure that you can account </w:t>
      </w:r>
      <w:r w:rsidR="00E91AF6">
        <w:rPr>
          <w:rFonts w:ascii="Verdana" w:eastAsia="AkzidenzGroteskBE-Light" w:hAnsi="Verdana" w:cs="AkzidenzGroteskBE-Light"/>
          <w:sz w:val="20"/>
          <w:szCs w:val="20"/>
        </w:rPr>
        <w:t>in a timely manner</w:t>
      </w:r>
      <w:r w:rsidRPr="00696CD1">
        <w:rPr>
          <w:rFonts w:ascii="Verdana" w:eastAsia="AkzidenzGroteskBE-Light" w:hAnsi="Verdana" w:cs="AkzidenzGroteskBE-Light"/>
          <w:sz w:val="20"/>
          <w:szCs w:val="20"/>
        </w:rPr>
        <w:t xml:space="preserve"> for any money that you hold directly on behalf of a client. </w:t>
      </w:r>
    </w:p>
    <w:p w14:paraId="7B3D7E46" w14:textId="77777777" w:rsidR="00696CD1" w:rsidRPr="00696CD1" w:rsidRDefault="00696CD1" w:rsidP="00696CD1">
      <w:pPr>
        <w:autoSpaceDE w:val="0"/>
        <w:rPr>
          <w:rFonts w:ascii="Verdana" w:eastAsia="Arial" w:hAnsi="Verdana" w:cs="Arial"/>
          <w:sz w:val="20"/>
          <w:szCs w:val="20"/>
        </w:rPr>
      </w:pPr>
    </w:p>
    <w:p w14:paraId="012233FA" w14:textId="77777777" w:rsidR="00696CD1" w:rsidRPr="00696CD1" w:rsidRDefault="00696CD1" w:rsidP="00696CD1">
      <w:pPr>
        <w:autoSpaceDE w:val="0"/>
        <w:rPr>
          <w:rFonts w:ascii="Verdana" w:eastAsia="Calibri" w:hAnsi="Verdana" w:cs="AkzidenzGroteskBE-Light"/>
          <w:sz w:val="20"/>
          <w:szCs w:val="20"/>
        </w:rPr>
      </w:pPr>
      <w:r w:rsidRPr="00696CD1">
        <w:rPr>
          <w:rFonts w:ascii="Verdana" w:eastAsia="AkzidenzGroteskBE-Light" w:hAnsi="Verdana" w:cs="AkzidenzGroteskBE-Light"/>
          <w:sz w:val="20"/>
          <w:szCs w:val="20"/>
        </w:rPr>
        <w:t xml:space="preserve">Service charge monies </w:t>
      </w:r>
      <w:r w:rsidR="00F93002">
        <w:rPr>
          <w:rFonts w:ascii="Verdana" w:eastAsia="AkzidenzGroteskBE-Light" w:hAnsi="Verdana" w:cs="AkzidenzGroteskBE-Light"/>
          <w:sz w:val="20"/>
          <w:szCs w:val="20"/>
        </w:rPr>
        <w:t>are</w:t>
      </w:r>
      <w:r w:rsidR="00F93002" w:rsidRPr="00696CD1">
        <w:rPr>
          <w:rFonts w:ascii="Verdana" w:eastAsia="AkzidenzGroteskBE-Light" w:hAnsi="Verdana" w:cs="AkzidenzGroteskBE-Light"/>
          <w:sz w:val="20"/>
          <w:szCs w:val="20"/>
        </w:rPr>
        <w:t xml:space="preserve"> </w:t>
      </w:r>
      <w:r w:rsidRPr="00696CD1">
        <w:rPr>
          <w:rFonts w:ascii="Verdana" w:eastAsia="AkzidenzGroteskBE-Light" w:hAnsi="Verdana" w:cs="AkzidenzGroteskBE-Light"/>
          <w:sz w:val="20"/>
          <w:szCs w:val="20"/>
        </w:rPr>
        <w:t xml:space="preserve">usually handed over in two stages. </w:t>
      </w:r>
      <w:r w:rsidRPr="00696CD1">
        <w:rPr>
          <w:rFonts w:ascii="Verdana" w:eastAsia="Calibri" w:hAnsi="Verdana" w:cs="Calibri"/>
          <w:sz w:val="20"/>
          <w:szCs w:val="20"/>
        </w:rPr>
        <w:t>At handover the outgoing agent should handover the balance of funds that are not required to meet commitments already made. Then the remaining balance is handed over at an agreed later date, along with the statement of accounts made up until the date of handover</w:t>
      </w:r>
      <w:r w:rsidRPr="00696CD1">
        <w:rPr>
          <w:rFonts w:ascii="Verdana" w:eastAsia="Calibri" w:hAnsi="Verdana" w:cs="AkzidenzGroteskBE-Light"/>
          <w:sz w:val="20"/>
          <w:szCs w:val="20"/>
        </w:rPr>
        <w:t xml:space="preserve">. It is important that this procedure and timescale is detailed within your </w:t>
      </w:r>
      <w:r w:rsidR="001F5D8C">
        <w:rPr>
          <w:rFonts w:ascii="Verdana" w:eastAsia="Calibri" w:hAnsi="Verdana" w:cs="AkzidenzGroteskBE-Light"/>
          <w:sz w:val="20"/>
          <w:szCs w:val="20"/>
        </w:rPr>
        <w:t xml:space="preserve">contract </w:t>
      </w:r>
      <w:r w:rsidRPr="00696CD1">
        <w:rPr>
          <w:rFonts w:ascii="Verdana" w:eastAsia="Calibri" w:hAnsi="Verdana" w:cs="AkzidenzGroteskBE-Light"/>
          <w:sz w:val="20"/>
          <w:szCs w:val="20"/>
        </w:rPr>
        <w:t xml:space="preserve">to avoid unnecessary disputes. </w:t>
      </w:r>
    </w:p>
    <w:p w14:paraId="1830AAB5" w14:textId="77777777" w:rsidR="00696CD1" w:rsidRPr="00696CD1" w:rsidRDefault="00696CD1" w:rsidP="00696CD1">
      <w:pPr>
        <w:autoSpaceDE w:val="0"/>
        <w:rPr>
          <w:rFonts w:ascii="Verdana" w:eastAsia="Arial" w:hAnsi="Verdana" w:cs="Arial"/>
          <w:sz w:val="20"/>
          <w:szCs w:val="20"/>
        </w:rPr>
      </w:pPr>
    </w:p>
    <w:p w14:paraId="1E118DAA" w14:textId="77777777" w:rsidR="00696CD1" w:rsidRPr="00696CD1" w:rsidRDefault="00696CD1" w:rsidP="00696CD1">
      <w:pPr>
        <w:autoSpaceDE w:val="0"/>
        <w:rPr>
          <w:rFonts w:ascii="Verdana" w:eastAsia="Calibri" w:hAnsi="Verdana" w:cs="AkzidenzGroteskBE-Light"/>
          <w:sz w:val="20"/>
          <w:szCs w:val="20"/>
        </w:rPr>
      </w:pPr>
      <w:r w:rsidRPr="00696CD1">
        <w:rPr>
          <w:rFonts w:ascii="Verdana" w:eastAsia="Calibri" w:hAnsi="Verdana" w:cs="AkzidenzGroteskBE-Light"/>
          <w:sz w:val="20"/>
          <w:szCs w:val="20"/>
        </w:rPr>
        <w:t xml:space="preserve"> </w:t>
      </w:r>
    </w:p>
    <w:p w14:paraId="227482AC" w14:textId="77777777" w:rsidR="0043120E" w:rsidRPr="00696CD1" w:rsidRDefault="0043120E" w:rsidP="00696CD1">
      <w:pPr>
        <w:pStyle w:val="onlinetext"/>
        <w:spacing w:after="0"/>
        <w:rPr>
          <w:rFonts w:eastAsia="MS PMincho"/>
          <w:szCs w:val="20"/>
        </w:rPr>
      </w:pPr>
      <w:r w:rsidRPr="00696CD1">
        <w:rPr>
          <w:rFonts w:eastAsia="MS PMincho"/>
          <w:szCs w:val="20"/>
        </w:rPr>
        <w:br w:type="page"/>
      </w:r>
    </w:p>
    <w:p w14:paraId="6AC5BC63" w14:textId="77777777" w:rsidR="00FA2C80" w:rsidRDefault="00FA2C80" w:rsidP="00A94CD3">
      <w:pPr>
        <w:widowControl w:val="0"/>
        <w:autoSpaceDE w:val="0"/>
        <w:autoSpaceDN w:val="0"/>
        <w:adjustRightInd w:val="0"/>
        <w:spacing w:line="243" w:lineRule="auto"/>
        <w:ind w:right="-35"/>
        <w:rPr>
          <w:rFonts w:ascii="Verdana" w:eastAsia="MS PMincho" w:hAnsi="Verdana"/>
          <w:color w:val="000000"/>
          <w:sz w:val="20"/>
          <w:szCs w:val="20"/>
        </w:rPr>
      </w:pPr>
    </w:p>
    <w:p w14:paraId="3ED9177E" w14:textId="77777777" w:rsidR="0043120E" w:rsidRPr="00881803" w:rsidRDefault="00FA3815" w:rsidP="00114E30">
      <w:pPr>
        <w:pStyle w:val="Heading1"/>
        <w:rPr>
          <w:rFonts w:eastAsia="MS PMincho"/>
        </w:rPr>
      </w:pPr>
      <w:bookmarkStart w:id="120" w:name="_Toc415753221"/>
      <w:bookmarkStart w:id="121" w:name="_Toc443380553"/>
      <w:r>
        <w:rPr>
          <w:rFonts w:eastAsia="MS PMincho"/>
        </w:rPr>
        <w:t>Part 7</w:t>
      </w:r>
      <w:r w:rsidR="00B269BD">
        <w:rPr>
          <w:rFonts w:eastAsia="MS PMincho"/>
        </w:rPr>
        <w:tab/>
      </w:r>
      <w:r w:rsidR="0043120E">
        <w:rPr>
          <w:rFonts w:eastAsia="MS PMincho"/>
        </w:rPr>
        <w:t xml:space="preserve">Service charges, ground </w:t>
      </w:r>
      <w:r w:rsidR="00881803">
        <w:rPr>
          <w:rFonts w:eastAsia="MS PMincho"/>
        </w:rPr>
        <w:t>rent and administration charges</w:t>
      </w:r>
      <w:bookmarkEnd w:id="120"/>
      <w:bookmarkEnd w:id="121"/>
    </w:p>
    <w:p w14:paraId="2966FFD6" w14:textId="77777777" w:rsidR="0043120E" w:rsidRDefault="0043120E" w:rsidP="00A94CD3">
      <w:pPr>
        <w:widowControl w:val="0"/>
        <w:autoSpaceDE w:val="0"/>
        <w:autoSpaceDN w:val="0"/>
        <w:adjustRightInd w:val="0"/>
        <w:spacing w:line="243" w:lineRule="auto"/>
        <w:ind w:right="-35"/>
        <w:rPr>
          <w:rFonts w:ascii="Verdana" w:eastAsia="MS PMincho" w:hAnsi="Verdana"/>
          <w:b/>
          <w:color w:val="000000"/>
          <w:sz w:val="20"/>
          <w:szCs w:val="20"/>
        </w:rPr>
      </w:pPr>
    </w:p>
    <w:p w14:paraId="6F717E05" w14:textId="77777777" w:rsidR="00E72B52" w:rsidRDefault="00E72B52" w:rsidP="00A94CD3">
      <w:pPr>
        <w:widowControl w:val="0"/>
        <w:autoSpaceDE w:val="0"/>
        <w:autoSpaceDN w:val="0"/>
        <w:adjustRightInd w:val="0"/>
        <w:spacing w:line="243" w:lineRule="auto"/>
        <w:ind w:right="-35"/>
        <w:rPr>
          <w:rFonts w:ascii="Verdana" w:eastAsia="MS PMincho" w:hAnsi="Verdana"/>
          <w:b/>
          <w:color w:val="000000"/>
          <w:sz w:val="20"/>
          <w:szCs w:val="20"/>
        </w:rPr>
      </w:pPr>
    </w:p>
    <w:p w14:paraId="6FFC7861" w14:textId="77777777" w:rsidR="0043120E" w:rsidRDefault="00B1389F" w:rsidP="00114E30">
      <w:pPr>
        <w:pStyle w:val="Heading2"/>
        <w:rPr>
          <w:rFonts w:eastAsia="MS PMincho"/>
        </w:rPr>
      </w:pPr>
      <w:bookmarkStart w:id="122" w:name="_Toc415753222"/>
      <w:bookmarkStart w:id="123" w:name="_Toc443380554"/>
      <w:r>
        <w:rPr>
          <w:rFonts w:eastAsia="MS PMincho"/>
        </w:rPr>
        <w:t>7.1</w:t>
      </w:r>
      <w:r w:rsidR="00B269BD">
        <w:rPr>
          <w:rFonts w:eastAsia="MS PMincho"/>
        </w:rPr>
        <w:tab/>
      </w:r>
      <w:r w:rsidR="0043120E">
        <w:rPr>
          <w:rFonts w:eastAsia="MS PMincho"/>
        </w:rPr>
        <w:t>Introduction</w:t>
      </w:r>
      <w:bookmarkEnd w:id="122"/>
      <w:bookmarkEnd w:id="123"/>
    </w:p>
    <w:p w14:paraId="43A3171A" w14:textId="77777777" w:rsidR="00E72B52" w:rsidRDefault="00E72B52" w:rsidP="00A94CD3">
      <w:pPr>
        <w:widowControl w:val="0"/>
        <w:autoSpaceDE w:val="0"/>
        <w:autoSpaceDN w:val="0"/>
        <w:adjustRightInd w:val="0"/>
        <w:spacing w:line="243" w:lineRule="auto"/>
        <w:ind w:right="-35"/>
        <w:rPr>
          <w:rFonts w:ascii="Verdana" w:eastAsia="MS PMincho" w:hAnsi="Verdana"/>
          <w:b/>
          <w:color w:val="000000"/>
          <w:sz w:val="20"/>
          <w:szCs w:val="20"/>
        </w:rPr>
      </w:pPr>
    </w:p>
    <w:p w14:paraId="62BA0FA5" w14:textId="77777777" w:rsidR="00E72B52" w:rsidRDefault="00E72B52" w:rsidP="00E72B52">
      <w:pPr>
        <w:widowControl w:val="0"/>
        <w:autoSpaceDE w:val="0"/>
        <w:autoSpaceDN w:val="0"/>
        <w:adjustRightInd w:val="0"/>
        <w:spacing w:line="243" w:lineRule="auto"/>
        <w:ind w:right="-35"/>
        <w:rPr>
          <w:rFonts w:ascii="Verdana" w:eastAsia="MS PMincho" w:hAnsi="Verdana"/>
          <w:color w:val="000000"/>
          <w:sz w:val="20"/>
          <w:szCs w:val="20"/>
        </w:rPr>
      </w:pPr>
      <w:r>
        <w:rPr>
          <w:rFonts w:ascii="Verdana" w:eastAsia="MS PMincho" w:hAnsi="Verdana"/>
          <w:color w:val="000000"/>
          <w:sz w:val="20"/>
          <w:szCs w:val="20"/>
        </w:rPr>
        <w:t>Leases typically provide for a landlord to be responsible for maintaining and insuring the structure and common parts of a development, and for providing relevant services.</w:t>
      </w:r>
      <w:r w:rsidR="00615983">
        <w:rPr>
          <w:rFonts w:ascii="Verdana" w:eastAsia="MS PMincho" w:hAnsi="Verdana"/>
          <w:color w:val="000000"/>
          <w:sz w:val="20"/>
          <w:szCs w:val="20"/>
        </w:rPr>
        <w:t xml:space="preserve"> </w:t>
      </w:r>
      <w:r>
        <w:rPr>
          <w:rFonts w:ascii="Verdana" w:eastAsia="MS PMincho" w:hAnsi="Verdana"/>
          <w:color w:val="000000"/>
          <w:sz w:val="20"/>
          <w:szCs w:val="20"/>
        </w:rPr>
        <w:t>The landlord's costs are usually recoverable as a service charge from the leaseholders.</w:t>
      </w:r>
      <w:r w:rsidR="00615983">
        <w:rPr>
          <w:rFonts w:ascii="Verdana" w:eastAsia="MS PMincho" w:hAnsi="Verdana"/>
          <w:color w:val="000000"/>
          <w:sz w:val="20"/>
          <w:szCs w:val="20"/>
        </w:rPr>
        <w:t xml:space="preserve"> </w:t>
      </w:r>
      <w:r>
        <w:rPr>
          <w:rFonts w:ascii="Verdana" w:eastAsia="MS PMincho" w:hAnsi="Verdana"/>
          <w:color w:val="000000"/>
          <w:sz w:val="20"/>
          <w:szCs w:val="20"/>
        </w:rPr>
        <w:t>Recovery of these cos</w:t>
      </w:r>
      <w:r w:rsidR="0010499D">
        <w:rPr>
          <w:rFonts w:ascii="Verdana" w:eastAsia="MS PMincho" w:hAnsi="Verdana"/>
          <w:color w:val="000000"/>
          <w:sz w:val="20"/>
          <w:szCs w:val="20"/>
        </w:rPr>
        <w:t>ts, often in advance, is normally</w:t>
      </w:r>
      <w:r>
        <w:rPr>
          <w:rFonts w:ascii="Verdana" w:eastAsia="MS PMincho" w:hAnsi="Verdana"/>
          <w:color w:val="000000"/>
          <w:sz w:val="20"/>
          <w:szCs w:val="20"/>
        </w:rPr>
        <w:t xml:space="preserve"> a primary role of the managing agent.</w:t>
      </w:r>
    </w:p>
    <w:p w14:paraId="16F7068F" w14:textId="77777777" w:rsidR="00E72B52" w:rsidRDefault="00E72B52" w:rsidP="00E72B52">
      <w:pPr>
        <w:widowControl w:val="0"/>
        <w:autoSpaceDE w:val="0"/>
        <w:autoSpaceDN w:val="0"/>
        <w:adjustRightInd w:val="0"/>
        <w:spacing w:line="243" w:lineRule="auto"/>
        <w:ind w:right="-35"/>
        <w:rPr>
          <w:rFonts w:ascii="Verdana" w:eastAsia="MS PMincho" w:hAnsi="Verdana"/>
          <w:color w:val="000000"/>
          <w:sz w:val="20"/>
          <w:szCs w:val="20"/>
        </w:rPr>
      </w:pPr>
    </w:p>
    <w:p w14:paraId="1DC358B8" w14:textId="77777777" w:rsidR="00E72B52" w:rsidRDefault="00E72B52" w:rsidP="00E72B52">
      <w:pPr>
        <w:widowControl w:val="0"/>
        <w:autoSpaceDE w:val="0"/>
        <w:autoSpaceDN w:val="0"/>
        <w:adjustRightInd w:val="0"/>
        <w:spacing w:line="243" w:lineRule="auto"/>
        <w:ind w:right="-35"/>
        <w:rPr>
          <w:rFonts w:ascii="Verdana" w:eastAsia="MS PMincho" w:hAnsi="Verdana"/>
          <w:color w:val="000000"/>
          <w:sz w:val="20"/>
          <w:szCs w:val="20"/>
        </w:rPr>
      </w:pPr>
      <w:r>
        <w:rPr>
          <w:rFonts w:ascii="Verdana" w:eastAsia="MS PMincho" w:hAnsi="Verdana"/>
          <w:color w:val="000000"/>
          <w:sz w:val="20"/>
          <w:szCs w:val="20"/>
        </w:rPr>
        <w:t xml:space="preserve">You </w:t>
      </w:r>
      <w:r w:rsidR="00E91AF6">
        <w:rPr>
          <w:rFonts w:ascii="Verdana" w:eastAsia="MS PMincho" w:hAnsi="Verdana"/>
          <w:color w:val="000000"/>
          <w:sz w:val="20"/>
          <w:szCs w:val="20"/>
        </w:rPr>
        <w:t>should</w:t>
      </w:r>
      <w:r>
        <w:rPr>
          <w:rFonts w:ascii="Verdana" w:eastAsia="MS PMincho" w:hAnsi="Verdana"/>
          <w:color w:val="000000"/>
          <w:sz w:val="20"/>
          <w:szCs w:val="20"/>
        </w:rPr>
        <w:t xml:space="preserve"> have regard to specific lease terms to identify what costs are recoverable as a service charge and when they are due for payment</w:t>
      </w:r>
      <w:r w:rsidR="001A0F62">
        <w:rPr>
          <w:rFonts w:ascii="Verdana" w:eastAsia="MS PMincho" w:hAnsi="Verdana"/>
          <w:color w:val="000000"/>
          <w:sz w:val="20"/>
          <w:szCs w:val="20"/>
        </w:rPr>
        <w:t xml:space="preserve"> and should advise clients if their instructions deviate from the lease provisions</w:t>
      </w:r>
      <w:r>
        <w:rPr>
          <w:rFonts w:ascii="Verdana" w:eastAsia="MS PMincho" w:hAnsi="Verdana"/>
          <w:color w:val="000000"/>
          <w:sz w:val="20"/>
          <w:szCs w:val="20"/>
        </w:rPr>
        <w:t>.</w:t>
      </w:r>
      <w:r w:rsidR="00615983">
        <w:rPr>
          <w:rFonts w:ascii="Verdana" w:eastAsia="MS PMincho" w:hAnsi="Verdana"/>
          <w:color w:val="000000"/>
          <w:sz w:val="20"/>
          <w:szCs w:val="20"/>
        </w:rPr>
        <w:t xml:space="preserve"> </w:t>
      </w:r>
      <w:r>
        <w:rPr>
          <w:rFonts w:ascii="Verdana" w:eastAsia="MS PMincho" w:hAnsi="Verdana"/>
          <w:color w:val="000000"/>
          <w:sz w:val="20"/>
          <w:szCs w:val="20"/>
        </w:rPr>
        <w:t>There are no statutory rights for landlords to recover any costs or to collect service charges in advance; the rights are purely contractual, thus the lease is paramount.</w:t>
      </w:r>
    </w:p>
    <w:p w14:paraId="6A2F4A3B" w14:textId="77777777" w:rsidR="00E72B52" w:rsidRDefault="00E72B52" w:rsidP="00E72B52">
      <w:pPr>
        <w:widowControl w:val="0"/>
        <w:autoSpaceDE w:val="0"/>
        <w:autoSpaceDN w:val="0"/>
        <w:adjustRightInd w:val="0"/>
        <w:spacing w:line="243" w:lineRule="auto"/>
        <w:ind w:right="-35"/>
        <w:rPr>
          <w:rFonts w:ascii="Verdana" w:eastAsia="MS PMincho" w:hAnsi="Verdana"/>
          <w:color w:val="000000"/>
          <w:sz w:val="20"/>
          <w:szCs w:val="20"/>
        </w:rPr>
      </w:pPr>
    </w:p>
    <w:p w14:paraId="333FACE6" w14:textId="77777777" w:rsidR="000C24ED" w:rsidRDefault="006A08EA" w:rsidP="00114E30">
      <w:pPr>
        <w:pStyle w:val="Heading2"/>
        <w:rPr>
          <w:lang w:eastAsia="ar-SA"/>
        </w:rPr>
      </w:pPr>
      <w:bookmarkStart w:id="124" w:name="_Toc299113098"/>
      <w:bookmarkStart w:id="125" w:name="_Toc415753223"/>
      <w:bookmarkStart w:id="126" w:name="_Toc443380555"/>
      <w:r>
        <w:rPr>
          <w:lang w:eastAsia="ar-SA"/>
        </w:rPr>
        <w:t>7.2</w:t>
      </w:r>
      <w:r w:rsidR="00B269BD">
        <w:rPr>
          <w:lang w:eastAsia="ar-SA"/>
        </w:rPr>
        <w:tab/>
      </w:r>
      <w:r w:rsidR="000C24ED" w:rsidRPr="00E72B52">
        <w:rPr>
          <w:lang w:eastAsia="ar-SA"/>
        </w:rPr>
        <w:t>Variable service charges</w:t>
      </w:r>
      <w:bookmarkEnd w:id="124"/>
      <w:bookmarkEnd w:id="125"/>
      <w:bookmarkEnd w:id="126"/>
    </w:p>
    <w:p w14:paraId="2CD8C9E0" w14:textId="77777777" w:rsidR="000C24ED" w:rsidRDefault="000C24ED" w:rsidP="00E72B52">
      <w:pPr>
        <w:widowControl w:val="0"/>
        <w:autoSpaceDE w:val="0"/>
        <w:autoSpaceDN w:val="0"/>
        <w:adjustRightInd w:val="0"/>
        <w:spacing w:line="243" w:lineRule="auto"/>
        <w:ind w:right="-35"/>
        <w:rPr>
          <w:rFonts w:ascii="Verdana" w:eastAsia="MS PMincho" w:hAnsi="Verdana"/>
          <w:color w:val="000000"/>
          <w:sz w:val="20"/>
          <w:szCs w:val="20"/>
        </w:rPr>
      </w:pPr>
    </w:p>
    <w:p w14:paraId="13C55372" w14:textId="77777777" w:rsidR="00E72B52" w:rsidRPr="00424F7F" w:rsidRDefault="00E72B52" w:rsidP="00E72B52">
      <w:pPr>
        <w:rPr>
          <w:rFonts w:ascii="Verdana" w:hAnsi="Verdana"/>
          <w:sz w:val="20"/>
          <w:szCs w:val="20"/>
          <w:lang w:eastAsia="ar-SA"/>
        </w:rPr>
      </w:pPr>
      <w:r w:rsidRPr="00424F7F">
        <w:rPr>
          <w:rFonts w:ascii="Verdana" w:hAnsi="Verdana"/>
          <w:sz w:val="20"/>
          <w:szCs w:val="20"/>
          <w:lang w:eastAsia="ar-SA"/>
        </w:rPr>
        <w:t xml:space="preserve">You </w:t>
      </w:r>
      <w:r w:rsidR="00E91AF6">
        <w:rPr>
          <w:rFonts w:ascii="Verdana" w:hAnsi="Verdana"/>
          <w:sz w:val="20"/>
          <w:szCs w:val="20"/>
          <w:lang w:eastAsia="ar-SA"/>
        </w:rPr>
        <w:t>should</w:t>
      </w:r>
      <w:r w:rsidRPr="00424F7F">
        <w:rPr>
          <w:rFonts w:ascii="Verdana" w:hAnsi="Verdana"/>
          <w:sz w:val="20"/>
          <w:szCs w:val="20"/>
          <w:lang w:eastAsia="ar-SA"/>
        </w:rPr>
        <w:t xml:space="preserve"> be fully aware of the extensive statutory protection for leaseholders and tenants paying variable service charges. Variable service charges are defined within </w:t>
      </w:r>
      <w:r w:rsidRPr="006A08EA">
        <w:rPr>
          <w:rFonts w:ascii="Verdana" w:hAnsi="Verdana"/>
          <w:sz w:val="20"/>
          <w:szCs w:val="20"/>
          <w:lang w:eastAsia="ar-SA"/>
        </w:rPr>
        <w:t xml:space="preserve">section 18 of the </w:t>
      </w:r>
      <w:r w:rsidRPr="006A08EA">
        <w:rPr>
          <w:rFonts w:ascii="Verdana" w:hAnsi="Verdana"/>
          <w:i/>
          <w:sz w:val="20"/>
          <w:szCs w:val="20"/>
          <w:lang w:eastAsia="ar-SA"/>
        </w:rPr>
        <w:t>Landlord and Tenant Act</w:t>
      </w:r>
      <w:r w:rsidRPr="006A08EA">
        <w:rPr>
          <w:rFonts w:ascii="Verdana" w:hAnsi="Verdana"/>
          <w:sz w:val="20"/>
          <w:szCs w:val="20"/>
          <w:lang w:eastAsia="ar-SA"/>
        </w:rPr>
        <w:t xml:space="preserve"> 1985 </w:t>
      </w:r>
      <w:r w:rsidRPr="00424F7F">
        <w:rPr>
          <w:rFonts w:ascii="Verdana" w:hAnsi="Verdana"/>
          <w:sz w:val="20"/>
          <w:szCs w:val="20"/>
          <w:lang w:eastAsia="ar-SA"/>
        </w:rPr>
        <w:t>as:</w:t>
      </w:r>
    </w:p>
    <w:p w14:paraId="141EF151" w14:textId="77777777" w:rsidR="00E72B52" w:rsidRPr="00424F7F" w:rsidRDefault="00E72B52" w:rsidP="00E72B52">
      <w:pPr>
        <w:rPr>
          <w:rFonts w:ascii="Verdana" w:hAnsi="Verdana"/>
          <w:sz w:val="20"/>
          <w:szCs w:val="20"/>
          <w:lang w:eastAsia="ar-SA"/>
        </w:rPr>
      </w:pPr>
    </w:p>
    <w:p w14:paraId="021C6D0C" w14:textId="77777777" w:rsidR="00E72B52" w:rsidRDefault="002E6B99" w:rsidP="002E6B99">
      <w:pPr>
        <w:ind w:left="720"/>
        <w:rPr>
          <w:rFonts w:ascii="Verdana" w:hAnsi="Verdana"/>
          <w:iCs/>
          <w:sz w:val="20"/>
          <w:szCs w:val="20"/>
          <w:lang w:eastAsia="ar-SA"/>
        </w:rPr>
      </w:pPr>
      <w:r>
        <w:rPr>
          <w:rFonts w:ascii="Verdana" w:hAnsi="Verdana"/>
          <w:iCs/>
          <w:sz w:val="20"/>
          <w:szCs w:val="20"/>
          <w:lang w:eastAsia="ar-SA"/>
        </w:rPr>
        <w:t>‘</w:t>
      </w:r>
      <w:r w:rsidR="00D6783B">
        <w:rPr>
          <w:rFonts w:ascii="Verdana" w:hAnsi="Verdana"/>
          <w:iCs/>
          <w:sz w:val="20"/>
          <w:szCs w:val="20"/>
          <w:lang w:eastAsia="ar-SA"/>
        </w:rPr>
        <w:t xml:space="preserve">[…] </w:t>
      </w:r>
      <w:r w:rsidR="00E72B52" w:rsidRPr="00424F7F">
        <w:rPr>
          <w:rFonts w:ascii="Verdana" w:hAnsi="Verdana"/>
          <w:iCs/>
          <w:sz w:val="20"/>
          <w:szCs w:val="20"/>
          <w:lang w:eastAsia="ar-SA"/>
        </w:rPr>
        <w:t>an amount payable by a tenant of a dwelling as part of or in addition to the rent—</w:t>
      </w:r>
    </w:p>
    <w:p w14:paraId="179016D1" w14:textId="77777777" w:rsidR="00E72B52" w:rsidRPr="00424F7F" w:rsidRDefault="00E72B52" w:rsidP="00E72B52">
      <w:pPr>
        <w:ind w:left="720"/>
        <w:rPr>
          <w:rFonts w:ascii="Verdana" w:hAnsi="Verdana"/>
          <w:iCs/>
          <w:sz w:val="20"/>
          <w:szCs w:val="20"/>
          <w:lang w:eastAsia="ar-SA"/>
        </w:rPr>
      </w:pPr>
    </w:p>
    <w:p w14:paraId="0DC7FEE9" w14:textId="77777777" w:rsidR="00E72B52" w:rsidRPr="00D6783B" w:rsidRDefault="00E72B52" w:rsidP="00D6783B">
      <w:pPr>
        <w:pStyle w:val="BodyTextIndent"/>
      </w:pPr>
      <w:r w:rsidRPr="00424F7F">
        <w:t xml:space="preserve">(a) which is payable, directly or indirectly, for services, repairs, maintenance, </w:t>
      </w:r>
      <w:r w:rsidRPr="00424F7F">
        <w:tab/>
        <w:t>improvements or insurance or the landlord’s costs of management, and</w:t>
      </w:r>
    </w:p>
    <w:p w14:paraId="4C8AF6DA" w14:textId="77777777" w:rsidR="00E72B52" w:rsidRPr="00424F7F" w:rsidRDefault="00E72B52" w:rsidP="00E72B52">
      <w:pPr>
        <w:ind w:left="1440"/>
        <w:rPr>
          <w:rFonts w:ascii="Verdana" w:hAnsi="Verdana"/>
          <w:iCs/>
          <w:sz w:val="20"/>
          <w:szCs w:val="20"/>
          <w:lang w:eastAsia="ar-SA"/>
        </w:rPr>
      </w:pPr>
    </w:p>
    <w:p w14:paraId="0A2CEA9B" w14:textId="77777777" w:rsidR="00E72B52" w:rsidRDefault="00E72B52" w:rsidP="00D6783B">
      <w:pPr>
        <w:pStyle w:val="BodyTextIndent"/>
      </w:pPr>
      <w:r w:rsidRPr="00424F7F">
        <w:t>(b) the whole or part of which varies or may vary according to</w:t>
      </w:r>
      <w:r w:rsidR="00D6783B">
        <w:t xml:space="preserve"> </w:t>
      </w:r>
      <w:r w:rsidR="002E6B99">
        <w:t>the relevant costs.’</w:t>
      </w:r>
    </w:p>
    <w:p w14:paraId="7830F4E0" w14:textId="77777777" w:rsidR="007640D3" w:rsidRDefault="007640D3" w:rsidP="00D6783B">
      <w:pPr>
        <w:pStyle w:val="BodyTextIndent"/>
      </w:pPr>
    </w:p>
    <w:p w14:paraId="092F3AE7" w14:textId="77777777" w:rsidR="007640D3" w:rsidRPr="00424F7F" w:rsidRDefault="007640D3" w:rsidP="007640D3">
      <w:pPr>
        <w:pStyle w:val="BodyTextIndent"/>
        <w:ind w:left="720"/>
      </w:pPr>
      <w:r w:rsidRPr="007640D3">
        <w:t>Crown copyright material is reproduced under the Open Government Licence v2.0 for public sector information: www.nationalarchives.gov.uk/doc/ open-government-licence/</w:t>
      </w:r>
    </w:p>
    <w:p w14:paraId="73F35767" w14:textId="77777777" w:rsidR="00E72B52" w:rsidRPr="00424F7F" w:rsidRDefault="00E72B52" w:rsidP="00E72B52">
      <w:pPr>
        <w:rPr>
          <w:rFonts w:ascii="Verdana" w:hAnsi="Verdana"/>
          <w:b/>
          <w:sz w:val="20"/>
          <w:szCs w:val="20"/>
          <w:lang w:eastAsia="ar-SA"/>
        </w:rPr>
      </w:pPr>
    </w:p>
    <w:p w14:paraId="596D000E" w14:textId="77777777" w:rsidR="00091E81" w:rsidRDefault="00E72B52" w:rsidP="000C24ED">
      <w:pPr>
        <w:rPr>
          <w:rFonts w:ascii="Verdana" w:hAnsi="Verdana"/>
          <w:sz w:val="20"/>
          <w:szCs w:val="20"/>
          <w:lang w:eastAsia="ar-SA"/>
        </w:rPr>
      </w:pPr>
      <w:r w:rsidRPr="00E5241A">
        <w:rPr>
          <w:rFonts w:ascii="Verdana" w:hAnsi="Verdana"/>
          <w:sz w:val="20"/>
          <w:szCs w:val="20"/>
          <w:lang w:eastAsia="ar-SA"/>
        </w:rPr>
        <w:t>The</w:t>
      </w:r>
      <w:r w:rsidRPr="00424F7F">
        <w:rPr>
          <w:rFonts w:ascii="Verdana" w:hAnsi="Verdana"/>
          <w:sz w:val="20"/>
          <w:szCs w:val="20"/>
          <w:lang w:eastAsia="ar-SA"/>
        </w:rPr>
        <w:t xml:space="preserve"> legislation is limited to </w:t>
      </w:r>
      <w:r w:rsidR="00176F41">
        <w:rPr>
          <w:rFonts w:ascii="Verdana" w:hAnsi="Verdana"/>
          <w:iCs/>
          <w:sz w:val="20"/>
          <w:szCs w:val="20"/>
          <w:lang w:eastAsia="ar-SA"/>
        </w:rPr>
        <w:t>a leaseholder (tenant)</w:t>
      </w:r>
      <w:r w:rsidRPr="00424F7F">
        <w:rPr>
          <w:rFonts w:ascii="Verdana" w:hAnsi="Verdana"/>
          <w:iCs/>
          <w:sz w:val="20"/>
          <w:szCs w:val="20"/>
          <w:lang w:eastAsia="ar-SA"/>
        </w:rPr>
        <w:t xml:space="preserve"> of a dwelling,</w:t>
      </w:r>
      <w:r w:rsidRPr="00424F7F">
        <w:rPr>
          <w:rFonts w:ascii="Verdana" w:hAnsi="Verdana"/>
          <w:i/>
          <w:iCs/>
          <w:sz w:val="20"/>
          <w:szCs w:val="20"/>
          <w:lang w:eastAsia="ar-SA"/>
        </w:rPr>
        <w:t xml:space="preserve"> </w:t>
      </w:r>
      <w:r w:rsidRPr="00424F7F">
        <w:rPr>
          <w:rFonts w:ascii="Verdana" w:hAnsi="Verdana"/>
          <w:sz w:val="20"/>
          <w:szCs w:val="20"/>
          <w:lang w:eastAsia="ar-SA"/>
        </w:rPr>
        <w:t>but covers service charges which are payable '</w:t>
      </w:r>
      <w:r w:rsidRPr="00424F7F">
        <w:rPr>
          <w:rFonts w:ascii="Verdana" w:hAnsi="Verdana"/>
          <w:iCs/>
          <w:sz w:val="20"/>
          <w:szCs w:val="20"/>
          <w:lang w:eastAsia="ar-SA"/>
        </w:rPr>
        <w:t xml:space="preserve">directly' </w:t>
      </w:r>
      <w:r w:rsidRPr="00424F7F">
        <w:rPr>
          <w:rFonts w:ascii="Verdana" w:hAnsi="Verdana"/>
          <w:sz w:val="20"/>
          <w:szCs w:val="20"/>
          <w:lang w:eastAsia="ar-SA"/>
        </w:rPr>
        <w:t>or</w:t>
      </w:r>
      <w:r w:rsidRPr="00424F7F">
        <w:rPr>
          <w:rFonts w:ascii="Verdana" w:hAnsi="Verdana"/>
          <w:iCs/>
          <w:sz w:val="20"/>
          <w:szCs w:val="20"/>
          <w:lang w:eastAsia="ar-SA"/>
        </w:rPr>
        <w:t xml:space="preserve"> 'indirectly'</w:t>
      </w:r>
      <w:r w:rsidRPr="00424F7F">
        <w:rPr>
          <w:rFonts w:ascii="Verdana" w:hAnsi="Verdana"/>
          <w:i/>
          <w:iCs/>
          <w:sz w:val="20"/>
          <w:szCs w:val="20"/>
          <w:lang w:eastAsia="ar-SA"/>
        </w:rPr>
        <w:t xml:space="preserve">. </w:t>
      </w:r>
      <w:r w:rsidRPr="00424F7F">
        <w:rPr>
          <w:rFonts w:ascii="Verdana" w:hAnsi="Verdana"/>
          <w:sz w:val="20"/>
          <w:szCs w:val="20"/>
          <w:lang w:eastAsia="ar-SA"/>
        </w:rPr>
        <w:t>These terms can have particular relevance when managing mixed use or mixed tenure developments or where there is more than one landlord. It is important that you are aware of these rights, whichever party you are acting for, when managing any p</w:t>
      </w:r>
      <w:r w:rsidR="000C24ED">
        <w:rPr>
          <w:rFonts w:ascii="Verdana" w:hAnsi="Verdana"/>
          <w:sz w:val="20"/>
          <w:szCs w:val="20"/>
          <w:lang w:eastAsia="ar-SA"/>
        </w:rPr>
        <w:t>roperties</w:t>
      </w:r>
      <w:r w:rsidRPr="00424F7F">
        <w:rPr>
          <w:rFonts w:ascii="Verdana" w:hAnsi="Verdana"/>
          <w:sz w:val="20"/>
          <w:szCs w:val="20"/>
          <w:lang w:eastAsia="ar-SA"/>
        </w:rPr>
        <w:t>.</w:t>
      </w:r>
      <w:r w:rsidR="00615983">
        <w:rPr>
          <w:rFonts w:ascii="Verdana" w:hAnsi="Verdana"/>
          <w:sz w:val="20"/>
          <w:szCs w:val="20"/>
          <w:lang w:eastAsia="ar-SA"/>
        </w:rPr>
        <w:t xml:space="preserve"> </w:t>
      </w:r>
    </w:p>
    <w:p w14:paraId="45A7F9D1" w14:textId="77777777" w:rsidR="00091E81" w:rsidRDefault="00091E81" w:rsidP="000C24ED">
      <w:pPr>
        <w:rPr>
          <w:rFonts w:ascii="Verdana" w:hAnsi="Verdana"/>
          <w:sz w:val="20"/>
          <w:szCs w:val="20"/>
          <w:lang w:eastAsia="ar-SA"/>
        </w:rPr>
      </w:pPr>
    </w:p>
    <w:p w14:paraId="5827B3DF" w14:textId="77777777" w:rsidR="000C24ED" w:rsidRDefault="000C24ED" w:rsidP="000C24ED">
      <w:pPr>
        <w:rPr>
          <w:rFonts w:ascii="Verdana" w:hAnsi="Verdana"/>
          <w:sz w:val="20"/>
          <w:szCs w:val="20"/>
          <w:lang w:eastAsia="ar-SA"/>
        </w:rPr>
      </w:pPr>
      <w:r w:rsidRPr="00E72B52">
        <w:rPr>
          <w:rFonts w:ascii="Verdana" w:hAnsi="Verdana"/>
          <w:sz w:val="20"/>
          <w:szCs w:val="20"/>
          <w:lang w:eastAsia="ar-SA"/>
        </w:rPr>
        <w:t>Service charge provisions within residential long leases usually fall within the section 18 definition, but this is not always the case. Therefore, you should have regard to the actual lease terms and take further advice if necessary.</w:t>
      </w:r>
    </w:p>
    <w:p w14:paraId="062C4FE7" w14:textId="77777777" w:rsidR="00B75352" w:rsidRPr="00E72B52" w:rsidRDefault="00B75352" w:rsidP="000C24ED">
      <w:pPr>
        <w:rPr>
          <w:rFonts w:ascii="Verdana" w:hAnsi="Verdana"/>
          <w:sz w:val="20"/>
          <w:szCs w:val="20"/>
          <w:lang w:eastAsia="ar-SA"/>
        </w:rPr>
      </w:pPr>
    </w:p>
    <w:p w14:paraId="6D01F4E2" w14:textId="77777777" w:rsidR="00E72B52" w:rsidRPr="00424F7F" w:rsidRDefault="00E72B52" w:rsidP="00E72B52">
      <w:pPr>
        <w:rPr>
          <w:rFonts w:ascii="Verdana" w:hAnsi="Verdana"/>
          <w:sz w:val="20"/>
          <w:szCs w:val="20"/>
          <w:lang w:eastAsia="ar-SA"/>
        </w:rPr>
      </w:pPr>
    </w:p>
    <w:p w14:paraId="7F1C6321" w14:textId="77777777" w:rsidR="00E72B52" w:rsidRDefault="00B269BD" w:rsidP="00114E30">
      <w:pPr>
        <w:pStyle w:val="Heading2"/>
        <w:rPr>
          <w:lang w:eastAsia="ar-SA"/>
        </w:rPr>
      </w:pPr>
      <w:bookmarkStart w:id="127" w:name="_Toc299113099"/>
      <w:bookmarkStart w:id="128" w:name="_Toc415753224"/>
      <w:bookmarkStart w:id="129" w:name="_Toc443380556"/>
      <w:r>
        <w:rPr>
          <w:lang w:eastAsia="ar-SA"/>
        </w:rPr>
        <w:lastRenderedPageBreak/>
        <w:t>7.3</w:t>
      </w:r>
      <w:r>
        <w:rPr>
          <w:lang w:eastAsia="ar-SA"/>
        </w:rPr>
        <w:tab/>
      </w:r>
      <w:r w:rsidR="00E72B52" w:rsidRPr="00E72B52">
        <w:rPr>
          <w:lang w:eastAsia="ar-SA"/>
        </w:rPr>
        <w:t>Budgeting/estimating service charges</w:t>
      </w:r>
      <w:bookmarkEnd w:id="127"/>
      <w:bookmarkEnd w:id="128"/>
      <w:bookmarkEnd w:id="129"/>
    </w:p>
    <w:p w14:paraId="7F13F1E1" w14:textId="77777777" w:rsidR="00E72B52" w:rsidRPr="00E72B52" w:rsidRDefault="00E72B52" w:rsidP="00E72B52">
      <w:pPr>
        <w:rPr>
          <w:lang w:eastAsia="ar-SA"/>
        </w:rPr>
      </w:pPr>
    </w:p>
    <w:p w14:paraId="3B333F8C" w14:textId="392E2A64" w:rsidR="009B67A3" w:rsidRPr="00F50382" w:rsidRDefault="00E72B52" w:rsidP="00F50382">
      <w:pPr>
        <w:pStyle w:val="onlinetext"/>
      </w:pPr>
      <w:r w:rsidRPr="00F50382">
        <w:t>The lease commonly provides for the landlord to recover expenditure as an estimated interim service charge payable in advance. When calculating a service charge budget, you should use due diligence</w:t>
      </w:r>
      <w:r w:rsidR="0002504E">
        <w:t xml:space="preserve"> and professional expertise</w:t>
      </w:r>
      <w:r w:rsidRPr="00F50382">
        <w:t xml:space="preserve"> to make an</w:t>
      </w:r>
      <w:r w:rsidR="0002504E">
        <w:t xml:space="preserve"> assessment </w:t>
      </w:r>
      <w:r w:rsidRPr="00F50382">
        <w:t xml:space="preserve">  of expenditure required to maintain the development and services for the forthcoming period (typically a year) and beyond. Similar to when securing instructions, here too you must not </w:t>
      </w:r>
      <w:r w:rsidR="00E91AF6" w:rsidRPr="00F50382">
        <w:t>purposely</w:t>
      </w:r>
      <w:r w:rsidRPr="00F50382">
        <w:t xml:space="preserve"> underestimate costs or provide leaseholders with misleading estimates of future contributions required.</w:t>
      </w:r>
    </w:p>
    <w:p w14:paraId="3819AC9C" w14:textId="77777777" w:rsidR="00576506" w:rsidRPr="00F50382" w:rsidRDefault="00576506" w:rsidP="00F50382">
      <w:pPr>
        <w:pStyle w:val="onlinetext"/>
      </w:pPr>
      <w:r w:rsidRPr="00F50382">
        <w:t>Some leases, however, do not require advance payments to be made or specify a rate of payment which is out of date and therefore do not allow for recovery of the actual costs adequately.</w:t>
      </w:r>
      <w:r w:rsidR="00615983" w:rsidRPr="00F50382">
        <w:t xml:space="preserve"> </w:t>
      </w:r>
      <w:r w:rsidRPr="00F50382">
        <w:t>From a landlord's point of view it is not a satisfactory system if all the bills have to be paid by the landlord without sufficient advance contributions from leaseholders.</w:t>
      </w:r>
      <w:r w:rsidR="00615983" w:rsidRPr="00F50382">
        <w:t xml:space="preserve"> </w:t>
      </w:r>
      <w:r w:rsidR="00CE5A3C" w:rsidRPr="00F50382">
        <w:t>Services may be difficult to provide but the landlord must follow the terms of the lease.</w:t>
      </w:r>
    </w:p>
    <w:p w14:paraId="4BFFB2D7" w14:textId="77777777" w:rsidR="00576506" w:rsidRPr="00F50382" w:rsidRDefault="00576506" w:rsidP="00F50382">
      <w:pPr>
        <w:pStyle w:val="onlinetext"/>
      </w:pPr>
      <w:r w:rsidRPr="00F50382">
        <w:t>In such a situation, the landlord may have to wait over a year to recover the expenditur</w:t>
      </w:r>
      <w:r w:rsidR="00F9346B" w:rsidRPr="00F50382">
        <w:t>e incurred early in the service</w:t>
      </w:r>
      <w:r w:rsidRPr="00F50382">
        <w:t xml:space="preserve"> charge year and may have to pay for the cost of borrowing money to finance the costs.</w:t>
      </w:r>
      <w:r w:rsidR="00615983" w:rsidRPr="00F50382">
        <w:t xml:space="preserve"> </w:t>
      </w:r>
      <w:r w:rsidRPr="00F50382">
        <w:t>Sometimes the landlord cannot recover any interest charged on borrowings as part of the service charge.</w:t>
      </w:r>
    </w:p>
    <w:p w14:paraId="2B7CB79A" w14:textId="77777777" w:rsidR="00E91AF6" w:rsidRPr="00F50382" w:rsidRDefault="00313C88" w:rsidP="00F50382">
      <w:pPr>
        <w:pStyle w:val="onlinetext"/>
      </w:pPr>
      <w:r w:rsidRPr="00F50382">
        <w:t xml:space="preserve">This problem of financing the service costs can also cause difficulties where the </w:t>
      </w:r>
      <w:r w:rsidR="004C4F5A" w:rsidRPr="00F50382">
        <w:t>leaseholders</w:t>
      </w:r>
      <w:r w:rsidRPr="00F50382">
        <w:t xml:space="preserve"> themselves are responsible for providing services and the charges are payable in arrears. If any of the </w:t>
      </w:r>
      <w:r w:rsidR="004C4F5A" w:rsidRPr="00F50382">
        <w:t>leaseholders</w:t>
      </w:r>
      <w:r w:rsidRPr="00F50382">
        <w:t xml:space="preserve"> are late payers, funds to carry out maintenance and repairs may run out before the end of the year.</w:t>
      </w:r>
      <w:r w:rsidR="00091E81" w:rsidRPr="00F50382">
        <w:t xml:space="preserve"> Failure to provide such services may constitute a breach of the landlord's obligations, leading to legal action. </w:t>
      </w:r>
    </w:p>
    <w:p w14:paraId="6A9C4C16" w14:textId="23982E62" w:rsidR="00313C88" w:rsidRPr="00F50382" w:rsidRDefault="00313C88" w:rsidP="00F50382">
      <w:pPr>
        <w:pStyle w:val="onlinetext"/>
      </w:pPr>
      <w:r w:rsidRPr="00F50382">
        <w:t xml:space="preserve">You should consider an application to </w:t>
      </w:r>
      <w:r w:rsidR="004A7ECC">
        <w:t xml:space="preserve">the </w:t>
      </w:r>
      <w:r w:rsidRPr="00F50382">
        <w:t>FTT for a variation of the lease if the lease deals inadequately with the payment of service charges.</w:t>
      </w:r>
      <w:r w:rsidR="00615983" w:rsidRPr="00F50382">
        <w:t xml:space="preserve"> </w:t>
      </w:r>
      <w:r w:rsidR="00091E81" w:rsidRPr="00F50382">
        <w:t>However</w:t>
      </w:r>
      <w:r w:rsidR="00CE7313" w:rsidRPr="00F50382">
        <w:t>,</w:t>
      </w:r>
      <w:r w:rsidR="00091E81" w:rsidRPr="00F50382">
        <w:t xml:space="preserve"> </w:t>
      </w:r>
      <w:r w:rsidR="004C4F5A" w:rsidRPr="00F50382">
        <w:t>leaseholder</w:t>
      </w:r>
      <w:r w:rsidR="00091E81" w:rsidRPr="00F50382">
        <w:t>s have no obligation to agree to variation of their leases.</w:t>
      </w:r>
    </w:p>
    <w:p w14:paraId="091FCA3A" w14:textId="77777777" w:rsidR="00E72B52" w:rsidRPr="00E72B52" w:rsidRDefault="00E72B52" w:rsidP="00F50382">
      <w:pPr>
        <w:pStyle w:val="onlinetext"/>
        <w:rPr>
          <w:lang w:eastAsia="ar-SA"/>
        </w:rPr>
      </w:pPr>
      <w:r w:rsidRPr="00E72B52">
        <w:rPr>
          <w:lang w:eastAsia="ar-SA"/>
        </w:rPr>
        <w:t>The best information available should be used to inform the budget estimate. Th</w:t>
      </w:r>
      <w:r w:rsidR="00770CAB">
        <w:rPr>
          <w:lang w:eastAsia="ar-SA"/>
        </w:rPr>
        <w:t>is is</w:t>
      </w:r>
      <w:r w:rsidRPr="00E72B52">
        <w:rPr>
          <w:lang w:eastAsia="ar-SA"/>
        </w:rPr>
        <w:t xml:space="preserve"> likely to be, in descending order of importance:</w:t>
      </w:r>
    </w:p>
    <w:p w14:paraId="239DCB91" w14:textId="77777777" w:rsidR="00E72B52" w:rsidRPr="00E72B52" w:rsidRDefault="00E72B52" w:rsidP="00E72B52">
      <w:pPr>
        <w:autoSpaceDE w:val="0"/>
        <w:rPr>
          <w:rFonts w:ascii="Verdana" w:eastAsia="Humanist521BT-Roman" w:hAnsi="Verdana" w:cs="Humanist521BT-Roman"/>
          <w:sz w:val="20"/>
          <w:szCs w:val="20"/>
          <w:lang w:eastAsia="ar-SA"/>
        </w:rPr>
      </w:pPr>
    </w:p>
    <w:p w14:paraId="779751DD" w14:textId="77777777" w:rsidR="00E72B52" w:rsidRPr="00E72B52" w:rsidRDefault="00E72B52" w:rsidP="00F00A67">
      <w:pPr>
        <w:numPr>
          <w:ilvl w:val="0"/>
          <w:numId w:val="2"/>
        </w:numPr>
        <w:suppressAutoHyphens/>
        <w:autoSpaceDE w:val="0"/>
        <w:ind w:left="426"/>
        <w:rPr>
          <w:rFonts w:ascii="Verdana" w:eastAsia="Humanist521BT-Roman" w:hAnsi="Verdana" w:cs="Humanist521BT-Roman"/>
          <w:sz w:val="20"/>
          <w:szCs w:val="20"/>
          <w:lang w:eastAsia="ar-SA"/>
        </w:rPr>
      </w:pPr>
      <w:r w:rsidRPr="00E72B52">
        <w:rPr>
          <w:rFonts w:ascii="Verdana" w:eastAsia="Humanist521BT-Roman" w:hAnsi="Verdana" w:cs="Humanist521BT-Roman"/>
          <w:sz w:val="20"/>
          <w:szCs w:val="20"/>
          <w:lang w:eastAsia="ar-SA"/>
        </w:rPr>
        <w:t>actual costs where contracts are already in place and/or the actual costs for the following period have already been agreed, taking into account any known or anticipated major works, or cyclical costs to be incurred during the year</w:t>
      </w:r>
    </w:p>
    <w:p w14:paraId="032C8379" w14:textId="77777777" w:rsidR="00E72B52" w:rsidRPr="00E72B52" w:rsidRDefault="00E72B52" w:rsidP="00F00A67">
      <w:pPr>
        <w:numPr>
          <w:ilvl w:val="0"/>
          <w:numId w:val="2"/>
        </w:numPr>
        <w:suppressAutoHyphens/>
        <w:autoSpaceDE w:val="0"/>
        <w:ind w:left="426"/>
        <w:rPr>
          <w:rFonts w:ascii="Verdana" w:eastAsia="Humanist521BT-Roman" w:hAnsi="Verdana" w:cs="Humanist521BT-Roman"/>
          <w:sz w:val="20"/>
          <w:szCs w:val="20"/>
          <w:lang w:eastAsia="ar-SA"/>
        </w:rPr>
      </w:pPr>
      <w:r w:rsidRPr="00E72B52">
        <w:rPr>
          <w:rFonts w:ascii="Verdana" w:eastAsia="Humanist521BT-Roman" w:hAnsi="Verdana" w:cs="Humanist521BT-Roman"/>
          <w:sz w:val="20"/>
          <w:szCs w:val="20"/>
          <w:lang w:eastAsia="ar-SA"/>
        </w:rPr>
        <w:t xml:space="preserve">estimates based on likely </w:t>
      </w:r>
      <w:r w:rsidRPr="00027243">
        <w:rPr>
          <w:rFonts w:ascii="Verdana" w:eastAsia="Humanist521BT-Roman" w:hAnsi="Verdana" w:cs="Humanist521BT-Roman"/>
          <w:sz w:val="20"/>
          <w:szCs w:val="20"/>
          <w:lang w:eastAsia="ar-SA"/>
        </w:rPr>
        <w:t>out</w:t>
      </w:r>
      <w:r w:rsidR="00027243" w:rsidRPr="00027243">
        <w:rPr>
          <w:rFonts w:ascii="Verdana" w:eastAsia="Humanist521BT-Roman" w:hAnsi="Verdana" w:cs="Humanist521BT-Roman"/>
          <w:sz w:val="20"/>
          <w:szCs w:val="20"/>
          <w:lang w:eastAsia="ar-SA"/>
        </w:rPr>
        <w:t>-</w:t>
      </w:r>
      <w:r w:rsidRPr="00027243">
        <w:rPr>
          <w:rFonts w:ascii="Verdana" w:eastAsia="Humanist521BT-Roman" w:hAnsi="Verdana" w:cs="Humanist521BT-Roman"/>
          <w:sz w:val="20"/>
          <w:szCs w:val="20"/>
          <w:lang w:eastAsia="ar-SA"/>
        </w:rPr>
        <w:t>turn</w:t>
      </w:r>
      <w:r w:rsidRPr="00E72B52">
        <w:rPr>
          <w:rFonts w:ascii="Verdana" w:eastAsia="Humanist521BT-Roman" w:hAnsi="Verdana" w:cs="Humanist521BT-Roman"/>
          <w:sz w:val="20"/>
          <w:szCs w:val="20"/>
          <w:lang w:eastAsia="ar-SA"/>
        </w:rPr>
        <w:t xml:space="preserve"> of current year, actual accounts for</w:t>
      </w:r>
      <w:r w:rsidR="00091E81">
        <w:rPr>
          <w:rFonts w:ascii="Verdana" w:eastAsia="Humanist521BT-Roman" w:hAnsi="Verdana" w:cs="Humanist521BT-Roman"/>
          <w:sz w:val="20"/>
          <w:szCs w:val="20"/>
          <w:lang w:eastAsia="ar-SA"/>
        </w:rPr>
        <w:t xml:space="preserve"> the</w:t>
      </w:r>
      <w:r w:rsidRPr="00E72B52">
        <w:rPr>
          <w:rFonts w:ascii="Verdana" w:eastAsia="Humanist521BT-Roman" w:hAnsi="Verdana" w:cs="Humanist521BT-Roman"/>
          <w:sz w:val="20"/>
          <w:szCs w:val="20"/>
          <w:lang w:eastAsia="ar-SA"/>
        </w:rPr>
        <w:t xml:space="preserve"> last completed financial year and any known or likely variations/increases for the future year</w:t>
      </w:r>
      <w:r w:rsidR="001B11CC">
        <w:rPr>
          <w:rFonts w:ascii="Verdana" w:eastAsia="Humanist521BT-Roman" w:hAnsi="Verdana" w:cs="Humanist521BT-Roman"/>
          <w:sz w:val="20"/>
          <w:szCs w:val="20"/>
          <w:lang w:eastAsia="ar-SA"/>
        </w:rPr>
        <w:t>;</w:t>
      </w:r>
      <w:r w:rsidRPr="00E72B52">
        <w:rPr>
          <w:rFonts w:ascii="Verdana" w:eastAsia="Humanist521BT-Roman" w:hAnsi="Verdana" w:cs="Humanist521BT-Roman"/>
          <w:sz w:val="20"/>
          <w:szCs w:val="20"/>
          <w:lang w:eastAsia="ar-SA"/>
        </w:rPr>
        <w:t xml:space="preserve"> and</w:t>
      </w:r>
    </w:p>
    <w:p w14:paraId="5DBC79EB" w14:textId="77777777" w:rsidR="00E72B52" w:rsidRPr="00E72B52" w:rsidRDefault="00E72B52" w:rsidP="00F00A67">
      <w:pPr>
        <w:numPr>
          <w:ilvl w:val="0"/>
          <w:numId w:val="2"/>
        </w:numPr>
        <w:suppressAutoHyphens/>
        <w:autoSpaceDE w:val="0"/>
        <w:ind w:left="426"/>
        <w:rPr>
          <w:rFonts w:ascii="Verdana" w:eastAsia="Humanist521BT-Roman" w:hAnsi="Verdana" w:cs="Humanist521BT-Roman"/>
          <w:sz w:val="20"/>
          <w:szCs w:val="20"/>
          <w:lang w:eastAsia="ar-SA"/>
        </w:rPr>
      </w:pPr>
      <w:r w:rsidRPr="00E72B52">
        <w:rPr>
          <w:rFonts w:ascii="Verdana" w:eastAsia="Humanist521BT-Roman" w:hAnsi="Verdana" w:cs="Humanist521BT-Roman"/>
          <w:sz w:val="20"/>
          <w:szCs w:val="20"/>
          <w:lang w:eastAsia="ar-SA"/>
        </w:rPr>
        <w:t>comparable evidence from similar schemes, which is often the best information available for some costs on new developments.</w:t>
      </w:r>
    </w:p>
    <w:p w14:paraId="229E18B9" w14:textId="77777777" w:rsidR="00E72B52" w:rsidRPr="00E72B52" w:rsidRDefault="00E72B52" w:rsidP="00E72B52">
      <w:pPr>
        <w:autoSpaceDE w:val="0"/>
        <w:rPr>
          <w:rFonts w:ascii="Verdana" w:eastAsia="Humanist521BT-Roman" w:hAnsi="Verdana" w:cs="Humanist521BT-Roman"/>
          <w:sz w:val="20"/>
          <w:szCs w:val="20"/>
          <w:lang w:eastAsia="ar-SA"/>
        </w:rPr>
      </w:pPr>
    </w:p>
    <w:p w14:paraId="26272E5A" w14:textId="77777777" w:rsidR="00E72B52" w:rsidRPr="00E72B52" w:rsidRDefault="00E72B52" w:rsidP="00E72B52">
      <w:pPr>
        <w:autoSpaceDE w:val="0"/>
        <w:rPr>
          <w:rFonts w:ascii="Verdana" w:eastAsia="Humanist521BT-Roman" w:hAnsi="Verdana" w:cs="Humanist521BT-Roman"/>
          <w:sz w:val="20"/>
          <w:szCs w:val="20"/>
          <w:lang w:eastAsia="ar-SA"/>
        </w:rPr>
      </w:pPr>
      <w:r w:rsidRPr="00E72B52">
        <w:rPr>
          <w:rFonts w:ascii="Verdana" w:eastAsia="Humanist521BT-Roman" w:hAnsi="Verdana" w:cs="Humanist521BT-Roman"/>
          <w:sz w:val="20"/>
          <w:szCs w:val="20"/>
          <w:lang w:eastAsia="ar-SA"/>
        </w:rPr>
        <w:t xml:space="preserve">Unless your </w:t>
      </w:r>
      <w:r w:rsidR="00091E81">
        <w:rPr>
          <w:rFonts w:ascii="Verdana" w:eastAsia="Humanist521BT-Roman" w:hAnsi="Verdana" w:cs="Humanist521BT-Roman"/>
          <w:sz w:val="20"/>
          <w:szCs w:val="20"/>
          <w:lang w:eastAsia="ar-SA"/>
        </w:rPr>
        <w:t xml:space="preserve">contract </w:t>
      </w:r>
      <w:r w:rsidRPr="00E72B52">
        <w:rPr>
          <w:rFonts w:ascii="Verdana" w:eastAsia="Humanist521BT-Roman" w:hAnsi="Verdana" w:cs="Humanist521BT-Roman"/>
          <w:sz w:val="20"/>
          <w:szCs w:val="20"/>
          <w:lang w:eastAsia="ar-SA"/>
        </w:rPr>
        <w:t>delegates specific authority to you for service charge budgets, they should be approved by your client prior to demanding any service charges. Initial service charge demands should be accompanied by a copy of the approved budget. This budget should have sufficient detail to enable leaseholders to understand the nature of the charges being levied and the rationale behind the level of estimated expenditure.</w:t>
      </w:r>
      <w:r w:rsidR="002C3982">
        <w:rPr>
          <w:rFonts w:ascii="Verdana" w:eastAsia="Humanist521BT-Roman" w:hAnsi="Verdana" w:cs="Humanist521BT-Roman"/>
          <w:sz w:val="20"/>
          <w:szCs w:val="20"/>
          <w:lang w:eastAsia="ar-SA"/>
        </w:rPr>
        <w:t xml:space="preserve"> To allow comparison between years, there should be a standard format for presentation to leaseholders.</w:t>
      </w:r>
    </w:p>
    <w:p w14:paraId="4829EE90" w14:textId="77777777" w:rsidR="00176F41" w:rsidRDefault="00176F41" w:rsidP="00176F41">
      <w:pPr>
        <w:autoSpaceDE w:val="0"/>
        <w:rPr>
          <w:rFonts w:ascii="Verdana" w:eastAsia="Humanist521BT-Roman" w:hAnsi="Verdana" w:cs="Humanist521BT-Roman"/>
          <w:sz w:val="20"/>
          <w:szCs w:val="20"/>
          <w:lang w:eastAsia="ar-SA"/>
        </w:rPr>
      </w:pPr>
    </w:p>
    <w:p w14:paraId="0BB1E92D" w14:textId="77777777" w:rsidR="00176F41" w:rsidRPr="00E72B52" w:rsidRDefault="00176F41" w:rsidP="00176F41">
      <w:pPr>
        <w:autoSpaceDE w:val="0"/>
        <w:rPr>
          <w:rFonts w:ascii="Verdana" w:eastAsia="Humanist521BT-Roman" w:hAnsi="Verdana" w:cs="Humanist521BT-Roman"/>
          <w:sz w:val="20"/>
          <w:szCs w:val="20"/>
        </w:rPr>
      </w:pPr>
      <w:r w:rsidRPr="00E72B52">
        <w:rPr>
          <w:rFonts w:ascii="Verdana" w:eastAsia="Humanist521BT-Roman" w:hAnsi="Verdana" w:cs="Humanist521BT-Roman"/>
          <w:sz w:val="20"/>
          <w:szCs w:val="20"/>
          <w:lang w:eastAsia="ar-SA"/>
        </w:rPr>
        <w:t>While it is prudent to slightly over-estimate the total level of funds required to run the deve</w:t>
      </w:r>
      <w:r>
        <w:rPr>
          <w:rFonts w:ascii="Verdana" w:eastAsia="Humanist521BT-Roman" w:hAnsi="Verdana" w:cs="Humanist521BT-Roman"/>
          <w:sz w:val="20"/>
          <w:szCs w:val="20"/>
          <w:lang w:eastAsia="ar-SA"/>
        </w:rPr>
        <w:t>lopment for the following year,</w:t>
      </w:r>
      <w:r w:rsidRPr="00E72B52">
        <w:rPr>
          <w:rFonts w:ascii="Verdana" w:eastAsia="Humanist521BT-Roman" w:hAnsi="Verdana" w:cs="Humanist521BT-Roman"/>
          <w:sz w:val="20"/>
          <w:szCs w:val="20"/>
          <w:lang w:eastAsia="ar-SA"/>
        </w:rPr>
        <w:t xml:space="preserve"> the estimated budget should always be as close to the subsequent final accounts as possible. It is appropriate to make some explained allowance for </w:t>
      </w:r>
      <w:r w:rsidR="00D219A4">
        <w:rPr>
          <w:rFonts w:ascii="Verdana" w:eastAsia="Humanist521BT-Roman" w:hAnsi="Verdana" w:cs="Humanist521BT-Roman"/>
          <w:sz w:val="20"/>
          <w:szCs w:val="20"/>
          <w:lang w:eastAsia="ar-SA"/>
        </w:rPr>
        <w:t xml:space="preserve">a </w:t>
      </w:r>
      <w:r w:rsidRPr="00E72B52">
        <w:rPr>
          <w:rFonts w:ascii="Verdana" w:eastAsia="Humanist521BT-Roman" w:hAnsi="Verdana" w:cs="Humanist521BT-Roman"/>
          <w:sz w:val="20"/>
          <w:szCs w:val="20"/>
          <w:lang w:eastAsia="ar-SA"/>
        </w:rPr>
        <w:t>contingenc</w:t>
      </w:r>
      <w:r w:rsidR="00D219A4">
        <w:rPr>
          <w:rFonts w:ascii="Verdana" w:eastAsia="Humanist521BT-Roman" w:hAnsi="Verdana" w:cs="Humanist521BT-Roman"/>
          <w:sz w:val="20"/>
          <w:szCs w:val="20"/>
          <w:lang w:eastAsia="ar-SA"/>
        </w:rPr>
        <w:t>y</w:t>
      </w:r>
      <w:r w:rsidR="006A4D51">
        <w:rPr>
          <w:rFonts w:ascii="Verdana" w:eastAsia="Humanist521BT-Roman" w:hAnsi="Verdana" w:cs="Humanist521BT-Roman"/>
          <w:sz w:val="20"/>
          <w:szCs w:val="20"/>
          <w:lang w:eastAsia="ar-SA"/>
        </w:rPr>
        <w:t xml:space="preserve"> within the estimated budget</w:t>
      </w:r>
      <w:r w:rsidRPr="00E72B52">
        <w:rPr>
          <w:rFonts w:ascii="Verdana" w:eastAsia="Humanist521BT-Roman" w:hAnsi="Verdana" w:cs="Humanist521BT-Roman"/>
          <w:sz w:val="20"/>
          <w:szCs w:val="20"/>
          <w:lang w:eastAsia="ar-SA"/>
        </w:rPr>
        <w:t xml:space="preserve">. </w:t>
      </w:r>
    </w:p>
    <w:p w14:paraId="434B152D" w14:textId="77777777" w:rsidR="00176F41" w:rsidRPr="00E72B52" w:rsidRDefault="00176F41" w:rsidP="00176F41">
      <w:pPr>
        <w:autoSpaceDE w:val="0"/>
        <w:rPr>
          <w:rFonts w:ascii="Verdana" w:eastAsia="Humanist521BT-Roman" w:hAnsi="Verdana" w:cs="Humanist521BT-Roman"/>
          <w:sz w:val="20"/>
          <w:szCs w:val="20"/>
          <w:lang w:eastAsia="ar-SA"/>
        </w:rPr>
      </w:pPr>
      <w:r w:rsidRPr="00E72B52">
        <w:rPr>
          <w:rFonts w:ascii="Verdana" w:eastAsia="Humanist521BT-Roman" w:hAnsi="Verdana" w:cs="Humanist521BT-Roman"/>
          <w:sz w:val="20"/>
          <w:szCs w:val="20"/>
          <w:lang w:eastAsia="ar-SA"/>
        </w:rPr>
        <w:lastRenderedPageBreak/>
        <w:t xml:space="preserve"> </w:t>
      </w:r>
    </w:p>
    <w:p w14:paraId="37595D22" w14:textId="31C218AD" w:rsidR="006234C8" w:rsidRPr="00E72B52" w:rsidRDefault="00176F41" w:rsidP="006234C8">
      <w:pPr>
        <w:autoSpaceDE w:val="0"/>
        <w:rPr>
          <w:rFonts w:ascii="Verdana" w:eastAsia="Humanist521BT-Roman" w:hAnsi="Verdana" w:cs="Humanist521BT-Roman"/>
          <w:sz w:val="20"/>
          <w:szCs w:val="20"/>
          <w:lang w:eastAsia="ar-SA"/>
        </w:rPr>
      </w:pPr>
      <w:r w:rsidRPr="00E72B52">
        <w:rPr>
          <w:rFonts w:ascii="Verdana" w:eastAsia="Humanist521BT-Roman" w:hAnsi="Verdana" w:cs="Humanist521BT-Roman"/>
          <w:sz w:val="20"/>
          <w:szCs w:val="20"/>
          <w:lang w:eastAsia="ar-SA"/>
        </w:rPr>
        <w:t xml:space="preserve">The purpose of an estimated budget is to ascertain and support the level of interim service charges demanded on account and to provide a robust benchmark for monitoring service costs throughout the period (typically a year). You should explain to leaseholders that it is only an estimate upon which the interim service charge is based. </w:t>
      </w:r>
      <w:r w:rsidR="009D7CC8">
        <w:rPr>
          <w:rFonts w:ascii="Verdana" w:eastAsia="Humanist521BT-Roman" w:hAnsi="Verdana" w:cs="Humanist521BT-Roman"/>
          <w:sz w:val="20"/>
          <w:szCs w:val="20"/>
          <w:lang w:eastAsia="ar-SA"/>
        </w:rPr>
        <w:t>The budget may also include contributions to reserve funds.</w:t>
      </w:r>
      <w:r w:rsidR="00615983">
        <w:rPr>
          <w:rFonts w:ascii="Verdana" w:eastAsia="Humanist521BT-Roman" w:hAnsi="Verdana" w:cs="Humanist521BT-Roman"/>
          <w:sz w:val="20"/>
          <w:szCs w:val="20"/>
          <w:lang w:eastAsia="ar-SA"/>
        </w:rPr>
        <w:t xml:space="preserve"> </w:t>
      </w:r>
      <w:r w:rsidRPr="00E72B52">
        <w:rPr>
          <w:rFonts w:ascii="Verdana" w:eastAsia="Humanist521BT-Roman" w:hAnsi="Verdana" w:cs="Humanist521BT-Roman"/>
          <w:sz w:val="20"/>
          <w:szCs w:val="20"/>
          <w:lang w:eastAsia="ar-SA"/>
        </w:rPr>
        <w:t>The final level of service charge contributions will be based on the actual expenditure incurred, which may be more or less than anticipated, especially where unforeseen matters arise during the year.</w:t>
      </w:r>
      <w:r w:rsidR="00615983">
        <w:rPr>
          <w:rFonts w:ascii="Verdana" w:eastAsia="Humanist521BT-Roman" w:hAnsi="Verdana" w:cs="Humanist521BT-Roman"/>
          <w:sz w:val="20"/>
          <w:szCs w:val="20"/>
          <w:lang w:eastAsia="ar-SA"/>
        </w:rPr>
        <w:t xml:space="preserve"> </w:t>
      </w:r>
      <w:r w:rsidR="00C94C13">
        <w:rPr>
          <w:rFonts w:ascii="Verdana" w:eastAsia="Humanist521BT-Roman" w:hAnsi="Verdana" w:cs="Humanist521BT-Roman"/>
          <w:sz w:val="20"/>
          <w:szCs w:val="20"/>
          <w:lang w:eastAsia="ar-SA"/>
        </w:rPr>
        <w:t>The amount of the actual service charge contributions may also reflect any surplus or deficit from the previous year, depending on the terms of the lease.</w:t>
      </w:r>
      <w:r w:rsidR="006234C8">
        <w:rPr>
          <w:rFonts w:ascii="Verdana" w:eastAsia="Humanist521BT-Roman" w:hAnsi="Verdana" w:cs="Humanist521BT-Roman"/>
          <w:sz w:val="20"/>
          <w:szCs w:val="20"/>
          <w:lang w:eastAsia="ar-SA"/>
        </w:rPr>
        <w:t xml:space="preserve">  You should notify leaseholders of significant departures from the budget and should be willing and able to explain </w:t>
      </w:r>
      <w:r w:rsidR="00AC596D">
        <w:rPr>
          <w:rFonts w:ascii="Verdana" w:eastAsia="Humanist521BT-Roman" w:hAnsi="Verdana" w:cs="Humanist521BT-Roman"/>
          <w:sz w:val="20"/>
          <w:szCs w:val="20"/>
          <w:lang w:eastAsia="ar-SA"/>
        </w:rPr>
        <w:t>t</w:t>
      </w:r>
      <w:r w:rsidR="006234C8">
        <w:rPr>
          <w:rFonts w:ascii="Verdana" w:eastAsia="Humanist521BT-Roman" w:hAnsi="Verdana" w:cs="Humanist521BT-Roman"/>
          <w:sz w:val="20"/>
          <w:szCs w:val="20"/>
          <w:lang w:eastAsia="ar-SA"/>
        </w:rPr>
        <w:t>he reasons for them.</w:t>
      </w:r>
    </w:p>
    <w:p w14:paraId="3278312C" w14:textId="3259743C" w:rsidR="00176F41" w:rsidRPr="00E72B52" w:rsidRDefault="00176F41" w:rsidP="00176F41">
      <w:pPr>
        <w:autoSpaceDE w:val="0"/>
        <w:rPr>
          <w:rFonts w:ascii="Verdana" w:eastAsia="Humanist521BT-Roman" w:hAnsi="Verdana" w:cs="Humanist521BT-Roman"/>
          <w:sz w:val="20"/>
          <w:szCs w:val="20"/>
          <w:lang w:eastAsia="ar-SA"/>
        </w:rPr>
      </w:pPr>
    </w:p>
    <w:p w14:paraId="480325F2" w14:textId="77777777" w:rsidR="00176F41" w:rsidRPr="00E72B52" w:rsidRDefault="00176F41" w:rsidP="00176F41">
      <w:pPr>
        <w:rPr>
          <w:rFonts w:ascii="Verdana" w:hAnsi="Verdana"/>
          <w:sz w:val="20"/>
          <w:szCs w:val="20"/>
          <w:lang w:eastAsia="ar-SA"/>
        </w:rPr>
      </w:pPr>
      <w:r w:rsidRPr="00E72B52">
        <w:rPr>
          <w:rFonts w:ascii="Verdana" w:hAnsi="Verdana"/>
          <w:sz w:val="20"/>
          <w:szCs w:val="20"/>
          <w:lang w:eastAsia="ar-SA"/>
        </w:rPr>
        <w:t xml:space="preserve"> </w:t>
      </w:r>
    </w:p>
    <w:p w14:paraId="3BD3A143" w14:textId="77777777" w:rsidR="00176F41" w:rsidRPr="00176F41" w:rsidRDefault="00B269BD" w:rsidP="00114E30">
      <w:pPr>
        <w:pStyle w:val="Heading2"/>
        <w:rPr>
          <w:rFonts w:eastAsia="Humanist521BT-Roman"/>
          <w:lang w:eastAsia="ar-SA"/>
        </w:rPr>
      </w:pPr>
      <w:bookmarkStart w:id="130" w:name="_Toc415753225"/>
      <w:bookmarkStart w:id="131" w:name="_Toc443380557"/>
      <w:r>
        <w:rPr>
          <w:rFonts w:eastAsia="Humanist521BT-Roman"/>
          <w:lang w:eastAsia="ar-SA"/>
        </w:rPr>
        <w:t>7.4</w:t>
      </w:r>
      <w:r>
        <w:rPr>
          <w:rFonts w:eastAsia="Humanist521BT-Roman"/>
          <w:lang w:eastAsia="ar-SA"/>
        </w:rPr>
        <w:tab/>
      </w:r>
      <w:r w:rsidR="0077588F">
        <w:rPr>
          <w:rFonts w:eastAsia="Humanist521BT-Roman"/>
          <w:lang w:eastAsia="ar-SA"/>
        </w:rPr>
        <w:t>Applications</w:t>
      </w:r>
      <w:r w:rsidR="00176F41">
        <w:rPr>
          <w:rFonts w:eastAsia="Humanist521BT-Roman"/>
          <w:lang w:eastAsia="ar-SA"/>
        </w:rPr>
        <w:t xml:space="preserve"> to </w:t>
      </w:r>
      <w:r w:rsidR="0077588F">
        <w:rPr>
          <w:rFonts w:eastAsia="Humanist521BT-Roman"/>
          <w:lang w:eastAsia="ar-SA"/>
        </w:rPr>
        <w:t>the</w:t>
      </w:r>
      <w:r w:rsidR="00176F41">
        <w:rPr>
          <w:rFonts w:eastAsia="Humanist521BT-Roman"/>
          <w:lang w:eastAsia="ar-SA"/>
        </w:rPr>
        <w:t xml:space="preserve"> </w:t>
      </w:r>
      <w:r w:rsidR="00176F41" w:rsidRPr="00F50382">
        <w:rPr>
          <w:rFonts w:eastAsia="Humanist521BT-Roman"/>
          <w:lang w:eastAsia="ar-SA"/>
        </w:rPr>
        <w:t>FTT</w:t>
      </w:r>
      <w:bookmarkEnd w:id="130"/>
      <w:bookmarkEnd w:id="131"/>
    </w:p>
    <w:p w14:paraId="40DE53D8" w14:textId="77777777" w:rsidR="00176F41" w:rsidRDefault="00176F41" w:rsidP="00E72B52">
      <w:pPr>
        <w:autoSpaceDE w:val="0"/>
        <w:rPr>
          <w:rFonts w:ascii="Verdana" w:eastAsia="Humanist521BT-Roman" w:hAnsi="Verdana" w:cs="Humanist521BT-Roman"/>
          <w:sz w:val="20"/>
          <w:szCs w:val="20"/>
          <w:lang w:eastAsia="ar-SA"/>
        </w:rPr>
      </w:pPr>
    </w:p>
    <w:p w14:paraId="2C434A68" w14:textId="54659FEB" w:rsidR="00E72B52" w:rsidRDefault="00E72B52" w:rsidP="00E72B52">
      <w:pPr>
        <w:autoSpaceDE w:val="0"/>
        <w:rPr>
          <w:rFonts w:ascii="Verdana" w:eastAsia="Humanist521BT-Roman" w:hAnsi="Verdana" w:cs="Humanist521BT-Roman"/>
          <w:sz w:val="20"/>
          <w:szCs w:val="20"/>
          <w:lang w:eastAsia="ar-SA"/>
        </w:rPr>
      </w:pPr>
      <w:r w:rsidRPr="00E72B52">
        <w:rPr>
          <w:rFonts w:ascii="Verdana" w:eastAsia="Humanist521BT-Roman" w:hAnsi="Verdana" w:cs="Humanist521BT-Roman"/>
          <w:sz w:val="20"/>
          <w:szCs w:val="20"/>
          <w:lang w:eastAsia="ar-SA"/>
        </w:rPr>
        <w:t xml:space="preserve">It is essential that managing agents can justify the reasonableness of any item of expenditure and the level of the charge. Leaseholders can </w:t>
      </w:r>
      <w:r w:rsidR="0077588F">
        <w:rPr>
          <w:rFonts w:ascii="Verdana" w:eastAsia="Humanist521BT-Roman" w:hAnsi="Verdana" w:cs="Humanist521BT-Roman"/>
          <w:sz w:val="20"/>
          <w:szCs w:val="20"/>
          <w:lang w:eastAsia="ar-SA"/>
        </w:rPr>
        <w:t>apply</w:t>
      </w:r>
      <w:r w:rsidR="0089259F">
        <w:rPr>
          <w:rFonts w:ascii="Verdana" w:eastAsia="Humanist521BT-Roman" w:hAnsi="Verdana" w:cs="Humanist521BT-Roman"/>
          <w:sz w:val="20"/>
          <w:szCs w:val="20"/>
          <w:lang w:eastAsia="ar-SA"/>
        </w:rPr>
        <w:t xml:space="preserve"> </w:t>
      </w:r>
      <w:r w:rsidRPr="00E72B52">
        <w:rPr>
          <w:rFonts w:ascii="Verdana" w:eastAsia="Humanist521BT-Roman" w:hAnsi="Verdana" w:cs="Humanist521BT-Roman"/>
          <w:sz w:val="20"/>
          <w:szCs w:val="20"/>
          <w:lang w:eastAsia="ar-SA"/>
        </w:rPr>
        <w:t xml:space="preserve">to </w:t>
      </w:r>
      <w:r w:rsidR="001B02D0">
        <w:rPr>
          <w:rFonts w:ascii="Verdana" w:eastAsia="Humanist521BT-Roman" w:hAnsi="Verdana" w:cs="Humanist521BT-Roman"/>
          <w:sz w:val="20"/>
          <w:szCs w:val="20"/>
          <w:lang w:eastAsia="ar-SA"/>
        </w:rPr>
        <w:t xml:space="preserve">the </w:t>
      </w:r>
      <w:r>
        <w:rPr>
          <w:rFonts w:ascii="Verdana" w:eastAsia="Humanist521BT-Roman" w:hAnsi="Verdana" w:cs="Humanist521BT-Roman"/>
          <w:sz w:val="20"/>
          <w:szCs w:val="20"/>
          <w:lang w:eastAsia="ar-SA"/>
        </w:rPr>
        <w:t>FTT</w:t>
      </w:r>
      <w:r w:rsidRPr="00E72B52">
        <w:rPr>
          <w:rFonts w:ascii="Verdana" w:eastAsia="Humanist521BT-Roman" w:hAnsi="Verdana" w:cs="Humanist521BT-Roman"/>
          <w:sz w:val="20"/>
          <w:szCs w:val="20"/>
          <w:lang w:eastAsia="ar-SA"/>
        </w:rPr>
        <w:t xml:space="preserve"> if they feel that the charges proposed are not reasonable or payable. In that scenario, collection may prove difficult, and cas</w:t>
      </w:r>
      <w:r>
        <w:rPr>
          <w:rFonts w:ascii="Verdana" w:eastAsia="Humanist521BT-Roman" w:hAnsi="Verdana" w:cs="Humanist521BT-Roman"/>
          <w:sz w:val="20"/>
          <w:szCs w:val="20"/>
          <w:lang w:eastAsia="ar-SA"/>
        </w:rPr>
        <w:t xml:space="preserve">h flow compromised, until </w:t>
      </w:r>
      <w:r w:rsidR="001B02D0">
        <w:rPr>
          <w:rFonts w:ascii="Verdana" w:eastAsia="Humanist521BT-Roman" w:hAnsi="Verdana" w:cs="Humanist521BT-Roman"/>
          <w:sz w:val="20"/>
          <w:szCs w:val="20"/>
          <w:lang w:eastAsia="ar-SA"/>
        </w:rPr>
        <w:t xml:space="preserve">the </w:t>
      </w:r>
      <w:r>
        <w:rPr>
          <w:rFonts w:ascii="Verdana" w:eastAsia="Humanist521BT-Roman" w:hAnsi="Verdana" w:cs="Humanist521BT-Roman"/>
          <w:sz w:val="20"/>
          <w:szCs w:val="20"/>
          <w:lang w:eastAsia="ar-SA"/>
        </w:rPr>
        <w:t>FTT</w:t>
      </w:r>
      <w:r w:rsidRPr="00E72B52">
        <w:rPr>
          <w:rFonts w:ascii="Verdana" w:eastAsia="Humanist521BT-Roman" w:hAnsi="Verdana" w:cs="Humanist521BT-Roman"/>
          <w:sz w:val="20"/>
          <w:szCs w:val="20"/>
          <w:lang w:eastAsia="ar-SA"/>
        </w:rPr>
        <w:t xml:space="preserve"> has determined the reasonableness of any charges.</w:t>
      </w:r>
    </w:p>
    <w:p w14:paraId="2C8A2F74" w14:textId="77777777" w:rsidR="00576506" w:rsidRDefault="00576506" w:rsidP="00E72B52">
      <w:pPr>
        <w:autoSpaceDE w:val="0"/>
        <w:rPr>
          <w:rFonts w:ascii="Verdana" w:eastAsia="Humanist521BT-Roman" w:hAnsi="Verdana" w:cs="Humanist521BT-Roman"/>
          <w:sz w:val="20"/>
          <w:szCs w:val="20"/>
          <w:lang w:eastAsia="ar-SA"/>
        </w:rPr>
      </w:pPr>
    </w:p>
    <w:p w14:paraId="4C4B4D68" w14:textId="683C06E0" w:rsidR="00576506" w:rsidRDefault="00576506" w:rsidP="00E72B52">
      <w:pPr>
        <w:autoSpaceDE w:val="0"/>
        <w:rPr>
          <w:rFonts w:ascii="Verdana" w:eastAsia="Humanist521BT-Roman" w:hAnsi="Verdana" w:cs="Humanist521BT-Roman"/>
          <w:sz w:val="20"/>
          <w:szCs w:val="20"/>
          <w:lang w:eastAsia="ar-SA"/>
        </w:rPr>
      </w:pPr>
      <w:r>
        <w:rPr>
          <w:rFonts w:ascii="Verdana" w:eastAsia="Humanist521BT-Roman" w:hAnsi="Verdana" w:cs="Humanist521BT-Roman"/>
          <w:sz w:val="20"/>
          <w:szCs w:val="20"/>
          <w:lang w:eastAsia="ar-SA"/>
        </w:rPr>
        <w:t xml:space="preserve">In most cases both landlords and </w:t>
      </w:r>
      <w:r w:rsidR="004C4F5A">
        <w:rPr>
          <w:rFonts w:ascii="Verdana" w:eastAsia="Humanist521BT-Roman" w:hAnsi="Verdana" w:cs="Humanist521BT-Roman"/>
          <w:sz w:val="20"/>
          <w:szCs w:val="20"/>
          <w:lang w:eastAsia="ar-SA"/>
        </w:rPr>
        <w:t>leaseholder</w:t>
      </w:r>
      <w:r>
        <w:rPr>
          <w:rFonts w:ascii="Verdana" w:eastAsia="Humanist521BT-Roman" w:hAnsi="Verdana" w:cs="Humanist521BT-Roman"/>
          <w:sz w:val="20"/>
          <w:szCs w:val="20"/>
          <w:lang w:eastAsia="ar-SA"/>
        </w:rPr>
        <w:t xml:space="preserve">s have the right to apply to </w:t>
      </w:r>
      <w:r w:rsidR="001B02D0">
        <w:rPr>
          <w:rFonts w:ascii="Verdana" w:eastAsia="Humanist521BT-Roman" w:hAnsi="Verdana" w:cs="Humanist521BT-Roman"/>
          <w:sz w:val="20"/>
          <w:szCs w:val="20"/>
          <w:lang w:eastAsia="ar-SA"/>
        </w:rPr>
        <w:t xml:space="preserve">the </w:t>
      </w:r>
      <w:r>
        <w:rPr>
          <w:rFonts w:ascii="Verdana" w:eastAsia="Humanist521BT-Roman" w:hAnsi="Verdana" w:cs="Humanist521BT-Roman"/>
          <w:sz w:val="20"/>
          <w:szCs w:val="20"/>
          <w:lang w:eastAsia="ar-SA"/>
        </w:rPr>
        <w:t xml:space="preserve">FTT before or after a service charge is incurred for determination as to the liability to pay a service charge </w:t>
      </w:r>
      <w:r w:rsidRPr="003A2A5B">
        <w:rPr>
          <w:rFonts w:ascii="Verdana" w:eastAsia="Humanist521BT-Roman" w:hAnsi="Verdana" w:cs="Humanist521BT-Roman"/>
          <w:sz w:val="20"/>
          <w:szCs w:val="20"/>
          <w:lang w:eastAsia="ar-SA"/>
        </w:rPr>
        <w:t xml:space="preserve">and </w:t>
      </w:r>
      <w:r w:rsidRPr="0014276E">
        <w:rPr>
          <w:rFonts w:ascii="Verdana" w:eastAsia="Humanist521BT-Roman" w:hAnsi="Verdana" w:cs="Humanist521BT-Roman"/>
          <w:sz w:val="20"/>
          <w:szCs w:val="20"/>
          <w:lang w:eastAsia="ar-SA"/>
        </w:rPr>
        <w:t>if so:</w:t>
      </w:r>
    </w:p>
    <w:p w14:paraId="7FE56791" w14:textId="77777777" w:rsidR="00576506" w:rsidRDefault="00576506" w:rsidP="00E72B52">
      <w:pPr>
        <w:autoSpaceDE w:val="0"/>
        <w:rPr>
          <w:rFonts w:ascii="Verdana" w:eastAsia="Humanist521BT-Roman" w:hAnsi="Verdana" w:cs="Humanist521BT-Roman"/>
          <w:sz w:val="20"/>
          <w:szCs w:val="20"/>
          <w:lang w:eastAsia="ar-SA"/>
        </w:rPr>
      </w:pPr>
    </w:p>
    <w:p w14:paraId="1EC32F3F" w14:textId="77777777" w:rsidR="00EC5BCB" w:rsidRPr="00EC5BCB" w:rsidRDefault="00EC5BCB" w:rsidP="00EC5BCB">
      <w:pPr>
        <w:autoSpaceDE w:val="0"/>
        <w:rPr>
          <w:rFonts w:ascii="Verdana" w:eastAsia="Humanist521BT-Roman" w:hAnsi="Verdana" w:cs="Humanist521BT-Roman"/>
          <w:sz w:val="20"/>
          <w:szCs w:val="20"/>
          <w:lang w:eastAsia="ar-SA"/>
        </w:rPr>
      </w:pPr>
    </w:p>
    <w:p w14:paraId="40F84A3F" w14:textId="77777777" w:rsidR="00EC5BCB" w:rsidRPr="00EC5BCB" w:rsidRDefault="00EC5BCB" w:rsidP="00F00A67">
      <w:pPr>
        <w:pStyle w:val="onlinetext"/>
        <w:numPr>
          <w:ilvl w:val="0"/>
          <w:numId w:val="30"/>
        </w:numPr>
        <w:autoSpaceDE w:val="0"/>
        <w:rPr>
          <w:rFonts w:eastAsia="Humanist521BT-Roman" w:cs="Humanist521BT-Roman"/>
          <w:szCs w:val="20"/>
          <w:lang w:eastAsia="ar-SA"/>
        </w:rPr>
      </w:pPr>
      <w:r w:rsidRPr="00576506">
        <w:rPr>
          <w:rFonts w:eastAsia="Humanist521BT-Roman" w:cs="Humanist521BT-Roman"/>
          <w:szCs w:val="20"/>
          <w:lang w:eastAsia="ar-SA"/>
        </w:rPr>
        <w:t>the person by whom it is payable</w:t>
      </w:r>
    </w:p>
    <w:p w14:paraId="10451BDF" w14:textId="77777777" w:rsidR="00EC5BCB" w:rsidRPr="00EC5BCB" w:rsidRDefault="00EC5BCB" w:rsidP="00F00A67">
      <w:pPr>
        <w:pStyle w:val="onlinetext"/>
        <w:numPr>
          <w:ilvl w:val="0"/>
          <w:numId w:val="30"/>
        </w:numPr>
        <w:autoSpaceDE w:val="0"/>
        <w:rPr>
          <w:rFonts w:eastAsia="Humanist521BT-Roman" w:cs="Humanist521BT-Roman"/>
          <w:szCs w:val="20"/>
          <w:lang w:eastAsia="ar-SA"/>
        </w:rPr>
      </w:pPr>
      <w:r w:rsidRPr="00576506">
        <w:rPr>
          <w:rFonts w:eastAsia="Humanist521BT-Roman" w:cs="Humanist521BT-Roman"/>
          <w:szCs w:val="20"/>
          <w:lang w:eastAsia="ar-SA"/>
        </w:rPr>
        <w:t>the person to whom it is payable</w:t>
      </w:r>
    </w:p>
    <w:p w14:paraId="464AEA57" w14:textId="77777777" w:rsidR="00EC5BCB" w:rsidRPr="00EC5BCB" w:rsidRDefault="00EC5BCB" w:rsidP="00F00A67">
      <w:pPr>
        <w:pStyle w:val="onlinetext"/>
        <w:numPr>
          <w:ilvl w:val="0"/>
          <w:numId w:val="30"/>
        </w:numPr>
        <w:autoSpaceDE w:val="0"/>
        <w:rPr>
          <w:rFonts w:eastAsia="Humanist521BT-Roman" w:cs="Humanist521BT-Roman"/>
          <w:szCs w:val="20"/>
          <w:lang w:eastAsia="ar-SA"/>
        </w:rPr>
      </w:pPr>
      <w:r w:rsidRPr="00576506">
        <w:rPr>
          <w:rFonts w:eastAsia="Humanist521BT-Roman" w:cs="Humanist521BT-Roman"/>
          <w:szCs w:val="20"/>
          <w:lang w:eastAsia="ar-SA"/>
        </w:rPr>
        <w:t>the amount which is payable</w:t>
      </w:r>
    </w:p>
    <w:p w14:paraId="430CEB84" w14:textId="77777777" w:rsidR="00EC5BCB" w:rsidRPr="00EC5BCB" w:rsidRDefault="00EC5BCB" w:rsidP="00F00A67">
      <w:pPr>
        <w:pStyle w:val="onlinetext"/>
        <w:numPr>
          <w:ilvl w:val="0"/>
          <w:numId w:val="30"/>
        </w:numPr>
        <w:autoSpaceDE w:val="0"/>
        <w:rPr>
          <w:rFonts w:eastAsia="Humanist521BT-Roman" w:cs="Humanist521BT-Roman"/>
          <w:szCs w:val="20"/>
          <w:lang w:eastAsia="ar-SA"/>
        </w:rPr>
      </w:pPr>
      <w:r w:rsidRPr="00576506">
        <w:rPr>
          <w:rFonts w:eastAsia="Humanist521BT-Roman" w:cs="Humanist521BT-Roman"/>
          <w:szCs w:val="20"/>
          <w:lang w:eastAsia="ar-SA"/>
        </w:rPr>
        <w:t>the date at or by which it is payable; and</w:t>
      </w:r>
    </w:p>
    <w:p w14:paraId="61B3ED9C" w14:textId="77777777" w:rsidR="00EC5BCB" w:rsidRPr="00DB03C8" w:rsidRDefault="00915E2B" w:rsidP="00F00A67">
      <w:pPr>
        <w:pStyle w:val="onlinetext"/>
        <w:numPr>
          <w:ilvl w:val="0"/>
          <w:numId w:val="30"/>
        </w:numPr>
        <w:autoSpaceDE w:val="0"/>
        <w:rPr>
          <w:rFonts w:eastAsia="Humanist521BT-Roman" w:cs="Humanist521BT-Roman"/>
          <w:szCs w:val="20"/>
          <w:lang w:eastAsia="ar-SA"/>
        </w:rPr>
      </w:pPr>
      <w:r w:rsidRPr="00DB03C8">
        <w:rPr>
          <w:rFonts w:eastAsia="Humanist521BT-Roman" w:cs="Humanist521BT-Roman"/>
          <w:szCs w:val="20"/>
          <w:lang w:eastAsia="ar-SA"/>
        </w:rPr>
        <w:t>t</w:t>
      </w:r>
      <w:r w:rsidR="00EC5BCB" w:rsidRPr="00DB03C8">
        <w:rPr>
          <w:rFonts w:eastAsia="Humanist521BT-Roman" w:cs="Humanist521BT-Roman"/>
          <w:szCs w:val="20"/>
          <w:lang w:eastAsia="ar-SA"/>
        </w:rPr>
        <w:t>he manner in which it is payable.</w:t>
      </w:r>
    </w:p>
    <w:p w14:paraId="4EAF5E86" w14:textId="77777777" w:rsidR="00576506" w:rsidRPr="00E72B52" w:rsidRDefault="00576506" w:rsidP="00E72B52">
      <w:pPr>
        <w:autoSpaceDE w:val="0"/>
        <w:rPr>
          <w:rFonts w:ascii="Verdana" w:eastAsia="Humanist521BT-Roman" w:hAnsi="Verdana" w:cs="Humanist521BT-Roman"/>
          <w:sz w:val="20"/>
          <w:szCs w:val="20"/>
          <w:lang w:eastAsia="ar-SA"/>
        </w:rPr>
      </w:pPr>
    </w:p>
    <w:p w14:paraId="38CA2740" w14:textId="61E0A906" w:rsidR="00E72B52" w:rsidRDefault="00576506" w:rsidP="00E72B52">
      <w:pPr>
        <w:autoSpaceDE w:val="0"/>
        <w:rPr>
          <w:rFonts w:ascii="Verdana" w:eastAsia="Humanist521BT-Roman" w:hAnsi="Verdana" w:cs="Humanist521BT-Roman"/>
          <w:sz w:val="20"/>
          <w:szCs w:val="20"/>
          <w:lang w:eastAsia="ar-SA"/>
        </w:rPr>
      </w:pPr>
      <w:r>
        <w:rPr>
          <w:rFonts w:ascii="Verdana" w:eastAsia="Humanist521BT-Roman" w:hAnsi="Verdana" w:cs="Humanist521BT-Roman"/>
          <w:sz w:val="20"/>
          <w:szCs w:val="20"/>
          <w:lang w:eastAsia="ar-SA"/>
        </w:rPr>
        <w:t xml:space="preserve">The same rights apply where costs have yet to be incurred for services </w:t>
      </w:r>
      <w:r w:rsidR="007E36DA">
        <w:rPr>
          <w:rFonts w:ascii="Verdana" w:eastAsia="Humanist521BT-Roman" w:hAnsi="Verdana" w:cs="Humanist521BT-Roman"/>
          <w:sz w:val="20"/>
          <w:szCs w:val="20"/>
          <w:lang w:eastAsia="ar-SA"/>
        </w:rPr>
        <w:t xml:space="preserve">whether </w:t>
      </w:r>
      <w:r>
        <w:rPr>
          <w:rFonts w:ascii="Verdana" w:eastAsia="Humanist521BT-Roman" w:hAnsi="Verdana" w:cs="Humanist521BT-Roman"/>
          <w:sz w:val="20"/>
          <w:szCs w:val="20"/>
          <w:lang w:eastAsia="ar-SA"/>
        </w:rPr>
        <w:t>or not any payment has been made.</w:t>
      </w:r>
      <w:r w:rsidR="00615983">
        <w:rPr>
          <w:rFonts w:ascii="Verdana" w:eastAsia="Humanist521BT-Roman" w:hAnsi="Verdana" w:cs="Humanist521BT-Roman"/>
          <w:sz w:val="20"/>
          <w:szCs w:val="20"/>
          <w:lang w:eastAsia="ar-SA"/>
        </w:rPr>
        <w:t xml:space="preserve"> </w:t>
      </w:r>
      <w:r>
        <w:rPr>
          <w:rFonts w:ascii="Verdana" w:eastAsia="Humanist521BT-Roman" w:hAnsi="Verdana" w:cs="Humanist521BT-Roman"/>
          <w:sz w:val="20"/>
          <w:szCs w:val="20"/>
          <w:lang w:eastAsia="ar-SA"/>
        </w:rPr>
        <w:t>Payment by a leaseholder should not</w:t>
      </w:r>
      <w:r w:rsidR="0077588F">
        <w:rPr>
          <w:rFonts w:ascii="Verdana" w:eastAsia="Humanist521BT-Roman" w:hAnsi="Verdana" w:cs="Humanist521BT-Roman"/>
          <w:sz w:val="20"/>
          <w:szCs w:val="20"/>
          <w:lang w:eastAsia="ar-SA"/>
        </w:rPr>
        <w:t xml:space="preserve"> always</w:t>
      </w:r>
      <w:r>
        <w:rPr>
          <w:rFonts w:ascii="Verdana" w:eastAsia="Humanist521BT-Roman" w:hAnsi="Verdana" w:cs="Humanist521BT-Roman"/>
          <w:sz w:val="20"/>
          <w:szCs w:val="20"/>
          <w:lang w:eastAsia="ar-SA"/>
        </w:rPr>
        <w:t xml:space="preserve"> be taken as agreement that the leaseholder has agreed or admitted any matter</w:t>
      </w:r>
      <w:r w:rsidR="0077588F">
        <w:rPr>
          <w:rFonts w:ascii="Verdana" w:eastAsia="Humanist521BT-Roman" w:hAnsi="Verdana" w:cs="Humanist521BT-Roman"/>
          <w:sz w:val="20"/>
          <w:szCs w:val="20"/>
          <w:lang w:eastAsia="ar-SA"/>
        </w:rPr>
        <w:t xml:space="preserve"> as this will depend on the particular circumstances</w:t>
      </w:r>
      <w:r>
        <w:rPr>
          <w:rFonts w:ascii="Verdana" w:eastAsia="Humanist521BT-Roman" w:hAnsi="Verdana" w:cs="Humanist521BT-Roman"/>
          <w:sz w:val="20"/>
          <w:szCs w:val="20"/>
          <w:lang w:eastAsia="ar-SA"/>
        </w:rPr>
        <w:t>.</w:t>
      </w:r>
    </w:p>
    <w:p w14:paraId="3E50A3A8" w14:textId="77777777" w:rsidR="00225960" w:rsidRDefault="00225960" w:rsidP="00E72B52">
      <w:pPr>
        <w:autoSpaceDE w:val="0"/>
        <w:rPr>
          <w:rFonts w:ascii="Verdana" w:eastAsia="Humanist521BT-Roman" w:hAnsi="Verdana" w:cs="Humanist521BT-Roman"/>
          <w:sz w:val="20"/>
          <w:szCs w:val="20"/>
          <w:lang w:eastAsia="ar-SA"/>
        </w:rPr>
      </w:pPr>
    </w:p>
    <w:tbl>
      <w:tblPr>
        <w:tblStyle w:val="TableGrid"/>
        <w:tblW w:w="0" w:type="auto"/>
        <w:tblLook w:val="04A0" w:firstRow="1" w:lastRow="0" w:firstColumn="1" w:lastColumn="0" w:noHBand="0" w:noVBand="1"/>
      </w:tblPr>
      <w:tblGrid>
        <w:gridCol w:w="9242"/>
      </w:tblGrid>
      <w:tr w:rsidR="00225960" w14:paraId="304CDCE4" w14:textId="77777777" w:rsidTr="00D4719E">
        <w:trPr>
          <w:trHeight w:val="70"/>
        </w:trPr>
        <w:tc>
          <w:tcPr>
            <w:tcW w:w="9242" w:type="dxa"/>
          </w:tcPr>
          <w:p w14:paraId="36A342F7" w14:textId="77777777" w:rsidR="00225960" w:rsidRPr="00D4719E" w:rsidRDefault="00225960" w:rsidP="00E72B52">
            <w:pPr>
              <w:autoSpaceDE w:val="0"/>
              <w:rPr>
                <w:rFonts w:ascii="Verdana" w:eastAsia="Humanist521BT-Roman" w:hAnsi="Verdana" w:cs="Humanist521BT-Roman"/>
                <w:i/>
                <w:sz w:val="20"/>
                <w:szCs w:val="20"/>
                <w:lang w:eastAsia="ar-SA"/>
              </w:rPr>
            </w:pPr>
            <w:r>
              <w:rPr>
                <w:rFonts w:ascii="Verdana" w:eastAsia="Humanist521BT-Roman" w:hAnsi="Verdana" w:cs="Humanist521BT-Roman"/>
                <w:i/>
                <w:sz w:val="20"/>
                <w:szCs w:val="20"/>
                <w:lang w:eastAsia="ar-SA"/>
              </w:rPr>
              <w:t>Landlord and Tenant Act 1985</w:t>
            </w:r>
          </w:p>
        </w:tc>
      </w:tr>
    </w:tbl>
    <w:p w14:paraId="0FC2E488" w14:textId="77777777" w:rsidR="00225960" w:rsidRDefault="00225960" w:rsidP="00E72B52">
      <w:pPr>
        <w:autoSpaceDE w:val="0"/>
        <w:rPr>
          <w:rFonts w:ascii="Verdana" w:eastAsia="Humanist521BT-Roman" w:hAnsi="Verdana" w:cs="Humanist521BT-Roman"/>
          <w:sz w:val="20"/>
          <w:szCs w:val="20"/>
          <w:lang w:eastAsia="ar-SA"/>
        </w:rPr>
      </w:pPr>
    </w:p>
    <w:p w14:paraId="42C5F6BE" w14:textId="77777777" w:rsidR="00E72B52" w:rsidRDefault="001817EE" w:rsidP="00114E30">
      <w:pPr>
        <w:pStyle w:val="Heading2"/>
        <w:rPr>
          <w:lang w:eastAsia="ar-SA"/>
        </w:rPr>
      </w:pPr>
      <w:bookmarkStart w:id="132" w:name="_Toc299113100"/>
      <w:bookmarkStart w:id="133" w:name="_Toc415753226"/>
      <w:bookmarkStart w:id="134" w:name="_Toc443380558"/>
      <w:r>
        <w:rPr>
          <w:lang w:eastAsia="ar-SA"/>
        </w:rPr>
        <w:t>7.5</w:t>
      </w:r>
      <w:r w:rsidR="00B269BD">
        <w:rPr>
          <w:lang w:eastAsia="ar-SA"/>
        </w:rPr>
        <w:tab/>
      </w:r>
      <w:r w:rsidR="00E72B52" w:rsidRPr="00E72B52">
        <w:rPr>
          <w:lang w:eastAsia="ar-SA"/>
        </w:rPr>
        <w:t>Reserve funds (sinking funds)</w:t>
      </w:r>
      <w:bookmarkEnd w:id="132"/>
      <w:bookmarkEnd w:id="133"/>
      <w:bookmarkEnd w:id="134"/>
      <w:r w:rsidR="00E72B52" w:rsidRPr="00E72B52">
        <w:rPr>
          <w:lang w:eastAsia="ar-SA"/>
        </w:rPr>
        <w:t xml:space="preserve"> </w:t>
      </w:r>
    </w:p>
    <w:p w14:paraId="3F97BFD9" w14:textId="77777777" w:rsidR="00576506" w:rsidRPr="00576506" w:rsidRDefault="00576506" w:rsidP="00576506">
      <w:pPr>
        <w:rPr>
          <w:lang w:eastAsia="ar-SA"/>
        </w:rPr>
      </w:pPr>
    </w:p>
    <w:p w14:paraId="3BA7C618" w14:textId="77777777" w:rsidR="00E72B52" w:rsidRPr="00E72B52" w:rsidRDefault="00E72B52" w:rsidP="00E72B52">
      <w:pPr>
        <w:rPr>
          <w:rFonts w:ascii="Verdana" w:hAnsi="Verdana"/>
          <w:sz w:val="20"/>
          <w:szCs w:val="20"/>
          <w:lang w:eastAsia="ar-SA"/>
        </w:rPr>
      </w:pPr>
      <w:r w:rsidRPr="00E72B52">
        <w:rPr>
          <w:rFonts w:ascii="Verdana" w:hAnsi="Verdana"/>
          <w:sz w:val="20"/>
          <w:szCs w:val="20"/>
          <w:lang w:eastAsia="ar-SA"/>
        </w:rPr>
        <w:t>The lease often provides for the landlord to make provision for future expenditure by way of a ‘r</w:t>
      </w:r>
      <w:r w:rsidR="00176F41">
        <w:rPr>
          <w:rFonts w:ascii="Verdana" w:hAnsi="Verdana"/>
          <w:sz w:val="20"/>
          <w:szCs w:val="20"/>
          <w:lang w:eastAsia="ar-SA"/>
        </w:rPr>
        <w:t>eserve fund’, or ‘sinking fund’.</w:t>
      </w:r>
      <w:r w:rsidR="00615983">
        <w:rPr>
          <w:rFonts w:ascii="Verdana" w:hAnsi="Verdana"/>
          <w:sz w:val="20"/>
          <w:szCs w:val="20"/>
          <w:lang w:eastAsia="ar-SA"/>
        </w:rPr>
        <w:t xml:space="preserve"> </w:t>
      </w:r>
      <w:r w:rsidRPr="00E72B52">
        <w:rPr>
          <w:rFonts w:ascii="Verdana" w:hAnsi="Verdana"/>
          <w:sz w:val="20"/>
          <w:szCs w:val="20"/>
          <w:lang w:eastAsia="ar-SA"/>
        </w:rPr>
        <w:t xml:space="preserve"> You should have regard to the specific provisions within the lease that may, for example, provide for a general reserve fund(s) for the replacement of specific components or equipment. </w:t>
      </w:r>
    </w:p>
    <w:p w14:paraId="2E674D87" w14:textId="77777777" w:rsidR="00E72B52" w:rsidRPr="00E72B52" w:rsidRDefault="00E72B52" w:rsidP="00E72B52">
      <w:pPr>
        <w:rPr>
          <w:rFonts w:ascii="Verdana" w:hAnsi="Verdana"/>
          <w:sz w:val="20"/>
          <w:szCs w:val="20"/>
          <w:lang w:eastAsia="ar-SA"/>
        </w:rPr>
      </w:pPr>
    </w:p>
    <w:p w14:paraId="4C160078" w14:textId="77777777" w:rsidR="00E72B52" w:rsidRPr="00E72B52" w:rsidRDefault="00E72B52" w:rsidP="00E72B52">
      <w:pPr>
        <w:rPr>
          <w:rFonts w:ascii="Verdana" w:hAnsi="Verdana"/>
          <w:sz w:val="20"/>
          <w:szCs w:val="20"/>
          <w:lang w:eastAsia="ar-SA"/>
        </w:rPr>
      </w:pPr>
      <w:r w:rsidRPr="00E72B52">
        <w:rPr>
          <w:rFonts w:ascii="Verdana" w:hAnsi="Verdana"/>
          <w:sz w:val="20"/>
          <w:szCs w:val="20"/>
          <w:lang w:eastAsia="ar-SA"/>
        </w:rPr>
        <w:t xml:space="preserve">The intention of a reserve fund is to spread the costs of ‘use and occupation’ as evenly as possible throughout the life of the lease to prevent penalising leaseholders who happen to be in occupation at a particular moment when major expenditure occurs. </w:t>
      </w:r>
      <w:r w:rsidRPr="00E72B52">
        <w:rPr>
          <w:rFonts w:ascii="Verdana" w:hAnsi="Verdana"/>
          <w:sz w:val="20"/>
          <w:szCs w:val="20"/>
          <w:lang w:eastAsia="ar-SA"/>
        </w:rPr>
        <w:lastRenderedPageBreak/>
        <w:t xml:space="preserve">Reserve funds can benefit both the landlord and leaseholder alike by ensuring monies are available when required for major works, cyclical works or replacing expensive </w:t>
      </w:r>
      <w:r w:rsidRPr="0014276E">
        <w:rPr>
          <w:rFonts w:ascii="Verdana" w:hAnsi="Verdana"/>
          <w:sz w:val="20"/>
          <w:szCs w:val="20"/>
          <w:lang w:eastAsia="ar-SA"/>
        </w:rPr>
        <w:t>plant</w:t>
      </w:r>
      <w:r w:rsidRPr="00E72B52">
        <w:rPr>
          <w:rFonts w:ascii="Verdana" w:hAnsi="Verdana"/>
          <w:sz w:val="20"/>
          <w:szCs w:val="20"/>
          <w:lang w:eastAsia="ar-SA"/>
        </w:rPr>
        <w:t xml:space="preserve">. </w:t>
      </w:r>
    </w:p>
    <w:p w14:paraId="031CDFED" w14:textId="77777777" w:rsidR="00E72B52" w:rsidRPr="00E72B52" w:rsidRDefault="00E72B52" w:rsidP="00E72B52">
      <w:pPr>
        <w:rPr>
          <w:rFonts w:ascii="Verdana" w:hAnsi="Verdana"/>
          <w:sz w:val="20"/>
          <w:szCs w:val="20"/>
          <w:lang w:eastAsia="ar-SA"/>
        </w:rPr>
      </w:pPr>
    </w:p>
    <w:p w14:paraId="05C742E5" w14:textId="555D0BA4" w:rsidR="00DB03C8" w:rsidRPr="00895E57" w:rsidRDefault="00E72B52" w:rsidP="00895E57">
      <w:pPr>
        <w:pStyle w:val="onlinetext"/>
      </w:pPr>
      <w:r w:rsidRPr="00895E57">
        <w:t xml:space="preserve">It is, therefore, considered good practice to hold reserve funds where the leases permit. If the lease says the landlord ‘must’ set up a fund, then this must be done. Neglecting to have a fund when the lease requires one </w:t>
      </w:r>
      <w:r w:rsidR="00166D94">
        <w:t>could be deemed to be a breach of the terms of the lease.  No</w:t>
      </w:r>
      <w:r w:rsidRPr="00895E57">
        <w:t xml:space="preserve"> attempt to collect funds </w:t>
      </w:r>
      <w:r w:rsidR="00AC596D">
        <w:t xml:space="preserve">for a reserve fund </w:t>
      </w:r>
      <w:r w:rsidR="00166D94">
        <w:t xml:space="preserve">should be made </w:t>
      </w:r>
      <w:r w:rsidRPr="00895E57">
        <w:t xml:space="preserve">when the lease does not permit </w:t>
      </w:r>
      <w:r w:rsidR="00F46018">
        <w:t>it</w:t>
      </w:r>
      <w:r w:rsidRPr="00895E57">
        <w:t xml:space="preserve">. </w:t>
      </w:r>
    </w:p>
    <w:p w14:paraId="485DFCB9" w14:textId="6D946CF0" w:rsidR="00E72B52" w:rsidRPr="00895E57" w:rsidRDefault="00DB03C8" w:rsidP="00895E57">
      <w:pPr>
        <w:pStyle w:val="onlinetext"/>
      </w:pPr>
      <w:r w:rsidRPr="00895E57">
        <w:t>Where there is no provision in the lease for reserve funds, there is no entitlement to create or hold one</w:t>
      </w:r>
      <w:r w:rsidR="00166D94">
        <w:t>,</w:t>
      </w:r>
      <w:r w:rsidRPr="00895E57">
        <w:t xml:space="preserve"> and </w:t>
      </w:r>
      <w:r w:rsidR="00166D94">
        <w:t>any</w:t>
      </w:r>
      <w:r w:rsidRPr="00895E57">
        <w:t xml:space="preserve"> money</w:t>
      </w:r>
      <w:r w:rsidR="00166D94">
        <w:t xml:space="preserve"> collected for such a purpose</w:t>
      </w:r>
      <w:r w:rsidRPr="00895E57">
        <w:t xml:space="preserve"> can be demanded back by the leaseholders. In these circumstances, or where the current provisions are likely to prove inadequate, you should make leaseholders aware and encourage them to make their own long-term saving provisions towards the estimated expenditure.</w:t>
      </w:r>
      <w:r w:rsidR="00E0715F">
        <w:t xml:space="preserve"> You should also consider recommending to your client that consideration be given to discussing with leaseholders the benefits of a variation to the leases to allow for a reserve fund to be set up.</w:t>
      </w:r>
    </w:p>
    <w:p w14:paraId="58B51226" w14:textId="1352E0AC" w:rsidR="00E72B52" w:rsidRPr="00895E57" w:rsidRDefault="00E72B52" w:rsidP="00895E57">
      <w:pPr>
        <w:pStyle w:val="onlinetext"/>
      </w:pPr>
      <w:r w:rsidRPr="00895E57">
        <w:t xml:space="preserve">You should also </w:t>
      </w:r>
      <w:r w:rsidR="0077588F" w:rsidRPr="00895E57">
        <w:t>recommend</w:t>
      </w:r>
      <w:r w:rsidRPr="00895E57">
        <w:t xml:space="preserve"> your clients to </w:t>
      </w:r>
      <w:r w:rsidR="0077588F" w:rsidRPr="00895E57">
        <w:t>have</w:t>
      </w:r>
      <w:r w:rsidRPr="00895E57">
        <w:t xml:space="preserve"> a costed, long-term maintenance plan that reflects stock condition information and projected income streams. This should be made available to all leaseholders </w:t>
      </w:r>
      <w:r w:rsidR="006234C8">
        <w:t xml:space="preserve">on request </w:t>
      </w:r>
      <w:r w:rsidRPr="00895E57">
        <w:t xml:space="preserve">and any potential purchasers upon resale. </w:t>
      </w:r>
    </w:p>
    <w:p w14:paraId="35861B44" w14:textId="77777777" w:rsidR="00432E2C" w:rsidRPr="00895E57" w:rsidRDefault="00E72B52" w:rsidP="00895E57">
      <w:pPr>
        <w:pStyle w:val="onlinetext"/>
      </w:pPr>
      <w:r w:rsidRPr="00895E57">
        <w:t>The level of contributions for simple schemes should be assessed with reference to the age and condition of the building and likely future cost estimates. On more complicated developments, the assessment should reference a comprehensive stock condition survey and a life-cycle costing exercise, both undertaken by appropriate professionals.</w:t>
      </w:r>
    </w:p>
    <w:p w14:paraId="74D0C2E9" w14:textId="77777777" w:rsidR="00E72B52" w:rsidRPr="00895E57" w:rsidRDefault="00432E2C" w:rsidP="00895E57">
      <w:pPr>
        <w:pStyle w:val="onlinetext"/>
      </w:pPr>
      <w:r w:rsidRPr="00895E57">
        <w:t>The usual method of working out how much money is to go into the fund each year, assuming the lease/tenancy agreement does not make any other provision, is to take the expected cost of future works, including an allowance for VAT and fees</w:t>
      </w:r>
      <w:r w:rsidR="009C089C" w:rsidRPr="00895E57">
        <w:t>,</w:t>
      </w:r>
      <w:r w:rsidRPr="00895E57">
        <w:t xml:space="preserve"> and divide it by the number of years which may be expected to pass before it is incurred.</w:t>
      </w:r>
      <w:r w:rsidR="00615983" w:rsidRPr="00895E57">
        <w:t xml:space="preserve"> </w:t>
      </w:r>
      <w:r w:rsidR="00E72B52" w:rsidRPr="00895E57">
        <w:t>The level of contributions should be reviewed annually, as part of the budget process, and the underlying survey information should be reviewed at appropriate intervals. This will vary for each scheme depending on complexity, age, condition and the relative size of funds held.</w:t>
      </w:r>
    </w:p>
    <w:p w14:paraId="07D2623A" w14:textId="77777777" w:rsidR="00432E2C" w:rsidRPr="00895E57" w:rsidRDefault="00432E2C" w:rsidP="00895E57">
      <w:pPr>
        <w:pStyle w:val="onlinetext"/>
      </w:pPr>
      <w:r w:rsidRPr="00895E57">
        <w:t xml:space="preserve">If after the termination of any lease there are no longer any contributing </w:t>
      </w:r>
      <w:r w:rsidR="004C4F5A" w:rsidRPr="00895E57">
        <w:t>leaseholder</w:t>
      </w:r>
      <w:r w:rsidRPr="00895E57">
        <w:t xml:space="preserve">s, any trust fund shall be dissolved and any assets comprised in the fund immediately before dissolution shall, if the payee is the landlord, be retained by </w:t>
      </w:r>
      <w:r w:rsidR="00167F04" w:rsidRPr="00895E57">
        <w:t xml:space="preserve">them </w:t>
      </w:r>
      <w:r w:rsidRPr="00895E57">
        <w:t xml:space="preserve">for </w:t>
      </w:r>
      <w:r w:rsidR="00167F04" w:rsidRPr="00895E57">
        <w:t xml:space="preserve">their </w:t>
      </w:r>
      <w:r w:rsidRPr="00895E57">
        <w:t>own use and benefit, and in any other case, be transferred to the landlord by the payee. Again this is subject to any express terms of the lease relating to distribution, either before or at the termination of the lease.</w:t>
      </w:r>
    </w:p>
    <w:tbl>
      <w:tblPr>
        <w:tblStyle w:val="TableGrid"/>
        <w:tblW w:w="0" w:type="auto"/>
        <w:tblLook w:val="04A0" w:firstRow="1" w:lastRow="0" w:firstColumn="1" w:lastColumn="0" w:noHBand="0" w:noVBand="1"/>
      </w:tblPr>
      <w:tblGrid>
        <w:gridCol w:w="9242"/>
      </w:tblGrid>
      <w:tr w:rsidR="00225960" w:rsidRPr="00895E57" w14:paraId="35C07615" w14:textId="77777777" w:rsidTr="00225960">
        <w:tc>
          <w:tcPr>
            <w:tcW w:w="9242" w:type="dxa"/>
          </w:tcPr>
          <w:p w14:paraId="2D0F0F08" w14:textId="77777777" w:rsidR="00225960" w:rsidRPr="0024609E" w:rsidRDefault="0024609E" w:rsidP="00895E57">
            <w:pPr>
              <w:pStyle w:val="onlinetext"/>
              <w:rPr>
                <w:i/>
              </w:rPr>
            </w:pPr>
            <w:r w:rsidRPr="0024609E">
              <w:rPr>
                <w:i/>
              </w:rPr>
              <w:t>s.42</w:t>
            </w:r>
            <w:r w:rsidR="00225960" w:rsidRPr="0024609E">
              <w:rPr>
                <w:i/>
              </w:rPr>
              <w:t>(7) Landlord and Tenant Act 1987</w:t>
            </w:r>
          </w:p>
        </w:tc>
      </w:tr>
    </w:tbl>
    <w:p w14:paraId="337EC4BE" w14:textId="77777777" w:rsidR="00E162AC" w:rsidRDefault="00B269BD" w:rsidP="00114E30">
      <w:pPr>
        <w:pStyle w:val="Heading2"/>
        <w:rPr>
          <w:lang w:eastAsia="ar-SA"/>
        </w:rPr>
      </w:pPr>
      <w:bookmarkStart w:id="135" w:name="_Toc299113106"/>
      <w:bookmarkStart w:id="136" w:name="_Toc415753227"/>
      <w:bookmarkStart w:id="137" w:name="_Toc443380559"/>
      <w:r>
        <w:rPr>
          <w:lang w:eastAsia="ar-SA"/>
        </w:rPr>
        <w:t>7.6</w:t>
      </w:r>
      <w:r>
        <w:rPr>
          <w:lang w:eastAsia="ar-SA"/>
        </w:rPr>
        <w:tab/>
      </w:r>
      <w:r w:rsidR="00E162AC" w:rsidRPr="00E72B52">
        <w:rPr>
          <w:lang w:eastAsia="ar-SA"/>
        </w:rPr>
        <w:t>Holding service charge funds in trust</w:t>
      </w:r>
      <w:bookmarkEnd w:id="135"/>
      <w:bookmarkEnd w:id="136"/>
      <w:bookmarkEnd w:id="137"/>
    </w:p>
    <w:p w14:paraId="214E80F2" w14:textId="77777777" w:rsidR="00E162AC" w:rsidRPr="00D73DD5" w:rsidRDefault="00E162AC" w:rsidP="00E162AC">
      <w:pPr>
        <w:rPr>
          <w:lang w:eastAsia="ar-SA"/>
        </w:rPr>
      </w:pPr>
    </w:p>
    <w:p w14:paraId="5BB5882C" w14:textId="77777777" w:rsidR="00E162AC" w:rsidRDefault="00E162AC" w:rsidP="00E162AC">
      <w:pPr>
        <w:rPr>
          <w:rFonts w:ascii="Verdana" w:eastAsia="Humanist521BT-Roman" w:hAnsi="Verdana" w:cs="Humanist521BT-Roman"/>
          <w:sz w:val="20"/>
          <w:szCs w:val="20"/>
          <w:lang w:eastAsia="ar-SA"/>
        </w:rPr>
      </w:pPr>
      <w:r w:rsidRPr="00E72B52">
        <w:rPr>
          <w:rFonts w:ascii="Verdana" w:eastAsia="Humanist521BT-Roman" w:hAnsi="Verdana" w:cs="Humanist521BT-Roman"/>
          <w:sz w:val="20"/>
          <w:szCs w:val="20"/>
          <w:lang w:eastAsia="ar-SA"/>
        </w:rPr>
        <w:t xml:space="preserve">You must hold service charge monies, and any interest accruing, by way of statutory trusts in accounts established in accordance with </w:t>
      </w:r>
      <w:r w:rsidRPr="003A52E7">
        <w:rPr>
          <w:rFonts w:ascii="Verdana" w:eastAsia="Humanist521BT-Roman" w:hAnsi="Verdana" w:cs="Humanist521BT-Roman"/>
          <w:sz w:val="20"/>
          <w:szCs w:val="20"/>
          <w:lang w:eastAsia="ar-SA"/>
        </w:rPr>
        <w:t xml:space="preserve">section 42 of the </w:t>
      </w:r>
      <w:r w:rsidRPr="003A52E7">
        <w:rPr>
          <w:rFonts w:ascii="Verdana" w:eastAsia="Humanist521BT-Roman" w:hAnsi="Verdana" w:cs="Humanist521BT-Roman"/>
          <w:i/>
          <w:sz w:val="20"/>
          <w:szCs w:val="20"/>
          <w:lang w:eastAsia="ar-SA"/>
        </w:rPr>
        <w:t xml:space="preserve">Landlord and Tenant Act </w:t>
      </w:r>
      <w:r w:rsidRPr="003A52E7">
        <w:rPr>
          <w:rFonts w:ascii="Verdana" w:eastAsia="Humanist521BT-Roman" w:hAnsi="Verdana" w:cs="Humanist521BT-Roman"/>
          <w:sz w:val="20"/>
          <w:szCs w:val="20"/>
          <w:lang w:eastAsia="ar-SA"/>
        </w:rPr>
        <w:t>1987</w:t>
      </w:r>
      <w:r w:rsidRPr="00E72B52">
        <w:rPr>
          <w:rFonts w:ascii="Verdana" w:eastAsia="Humanist521BT-Roman" w:hAnsi="Verdana" w:cs="Humanist521BT-Roman"/>
          <w:sz w:val="20"/>
          <w:szCs w:val="20"/>
          <w:lang w:eastAsia="ar-SA"/>
        </w:rPr>
        <w:t>. Service charge payments must be kept separate</w:t>
      </w:r>
      <w:r w:rsidR="0010499D">
        <w:rPr>
          <w:rFonts w:ascii="Verdana" w:eastAsia="Humanist521BT-Roman" w:hAnsi="Verdana" w:cs="Humanist521BT-Roman"/>
          <w:sz w:val="20"/>
          <w:szCs w:val="20"/>
          <w:lang w:eastAsia="ar-SA"/>
        </w:rPr>
        <w:t xml:space="preserve"> from the landlord and managing agent's</w:t>
      </w:r>
      <w:r w:rsidRPr="00E72B52">
        <w:rPr>
          <w:rFonts w:ascii="Verdana" w:eastAsia="Humanist521BT-Roman" w:hAnsi="Verdana" w:cs="Humanist521BT-Roman"/>
          <w:sz w:val="20"/>
          <w:szCs w:val="20"/>
          <w:lang w:eastAsia="ar-SA"/>
        </w:rPr>
        <w:t xml:space="preserve"> own money and must only be used to meet the expenses for which they have been collected. </w:t>
      </w:r>
    </w:p>
    <w:p w14:paraId="5E35EC08" w14:textId="77777777" w:rsidR="007E4069" w:rsidRDefault="007E4069" w:rsidP="00E162AC">
      <w:pPr>
        <w:rPr>
          <w:rFonts w:ascii="Verdana" w:eastAsia="Humanist521BT-Roman" w:hAnsi="Verdana" w:cs="Humanist521BT-Roman"/>
          <w:sz w:val="20"/>
          <w:szCs w:val="20"/>
          <w:lang w:eastAsia="ar-SA"/>
        </w:rPr>
      </w:pPr>
    </w:p>
    <w:tbl>
      <w:tblPr>
        <w:tblStyle w:val="TableGrid"/>
        <w:tblW w:w="0" w:type="auto"/>
        <w:tblLook w:val="04A0" w:firstRow="1" w:lastRow="0" w:firstColumn="1" w:lastColumn="0" w:noHBand="0" w:noVBand="1"/>
      </w:tblPr>
      <w:tblGrid>
        <w:gridCol w:w="9242"/>
      </w:tblGrid>
      <w:tr w:rsidR="007E4069" w14:paraId="4DC075FE" w14:textId="77777777" w:rsidTr="007E4069">
        <w:tc>
          <w:tcPr>
            <w:tcW w:w="9242" w:type="dxa"/>
          </w:tcPr>
          <w:p w14:paraId="55ACC5E6" w14:textId="77777777" w:rsidR="00416A1E" w:rsidRDefault="0024609E" w:rsidP="00416A1E">
            <w:pPr>
              <w:widowControl w:val="0"/>
              <w:autoSpaceDE w:val="0"/>
              <w:autoSpaceDN w:val="0"/>
              <w:adjustRightInd w:val="0"/>
              <w:spacing w:line="243" w:lineRule="auto"/>
              <w:ind w:right="-35"/>
              <w:rPr>
                <w:rFonts w:ascii="Verdana" w:eastAsia="MS PMincho" w:hAnsi="Verdana"/>
                <w:i/>
                <w:sz w:val="20"/>
                <w:szCs w:val="20"/>
              </w:rPr>
            </w:pPr>
            <w:r>
              <w:rPr>
                <w:rFonts w:ascii="Verdana" w:eastAsia="MS PMincho" w:hAnsi="Verdana"/>
                <w:i/>
                <w:sz w:val="20"/>
                <w:szCs w:val="20"/>
              </w:rPr>
              <w:t>s.</w:t>
            </w:r>
            <w:r w:rsidR="00416A1E">
              <w:rPr>
                <w:rFonts w:ascii="Verdana" w:eastAsia="MS PMincho" w:hAnsi="Verdana"/>
                <w:i/>
                <w:sz w:val="20"/>
                <w:szCs w:val="20"/>
              </w:rPr>
              <w:t>42</w:t>
            </w:r>
            <w:r w:rsidR="00225960">
              <w:rPr>
                <w:rFonts w:ascii="Verdana" w:eastAsia="MS PMincho" w:hAnsi="Verdana"/>
                <w:i/>
                <w:sz w:val="20"/>
                <w:szCs w:val="20"/>
              </w:rPr>
              <w:t xml:space="preserve">(6) </w:t>
            </w:r>
            <w:r w:rsidR="00416A1E">
              <w:rPr>
                <w:rFonts w:ascii="Verdana" w:eastAsia="MS PMincho" w:hAnsi="Verdana"/>
                <w:i/>
                <w:sz w:val="20"/>
                <w:szCs w:val="20"/>
              </w:rPr>
              <w:t>Landlord and Tenant Act 1987</w:t>
            </w:r>
          </w:p>
          <w:p w14:paraId="6030DDF9" w14:textId="77777777" w:rsidR="007E4069" w:rsidRDefault="007E4069" w:rsidP="00416A1E">
            <w:pPr>
              <w:rPr>
                <w:rFonts w:ascii="Verdana" w:eastAsia="Humanist521BT-Roman" w:hAnsi="Verdana" w:cs="Humanist521BT-Roman"/>
                <w:sz w:val="20"/>
                <w:szCs w:val="20"/>
                <w:lang w:eastAsia="ar-SA"/>
              </w:rPr>
            </w:pPr>
          </w:p>
        </w:tc>
      </w:tr>
    </w:tbl>
    <w:p w14:paraId="6B7B77A0" w14:textId="77777777" w:rsidR="007E4069" w:rsidRPr="00E72B52" w:rsidRDefault="007E4069" w:rsidP="00E162AC">
      <w:pPr>
        <w:rPr>
          <w:rFonts w:ascii="Verdana" w:eastAsia="Humanist521BT-Roman" w:hAnsi="Verdana" w:cs="Humanist521BT-Roman"/>
          <w:sz w:val="20"/>
          <w:szCs w:val="20"/>
          <w:lang w:eastAsia="ar-SA"/>
        </w:rPr>
      </w:pPr>
    </w:p>
    <w:p w14:paraId="7AA9139B" w14:textId="77777777" w:rsidR="00E162AC" w:rsidRPr="00176F41" w:rsidRDefault="00E162AC" w:rsidP="00176F41">
      <w:pPr>
        <w:pStyle w:val="onlinetext"/>
        <w:spacing w:after="0"/>
        <w:rPr>
          <w:rFonts w:eastAsia="Humanist521BT-Roman" w:cs="Humanist521BT-Roman"/>
          <w:szCs w:val="20"/>
          <w:lang w:eastAsia="ar-SA"/>
        </w:rPr>
      </w:pPr>
    </w:p>
    <w:p w14:paraId="43622376" w14:textId="77777777" w:rsidR="00E162AC" w:rsidRPr="00E72B52" w:rsidRDefault="00E162AC" w:rsidP="00E162AC">
      <w:pPr>
        <w:rPr>
          <w:rFonts w:ascii="Verdana" w:eastAsia="Humanist521BT-Roman" w:hAnsi="Verdana" w:cs="Humanist521BT-Roman"/>
          <w:sz w:val="20"/>
          <w:szCs w:val="20"/>
        </w:rPr>
      </w:pPr>
      <w:r w:rsidRPr="00E72B52">
        <w:rPr>
          <w:rFonts w:ascii="Verdana" w:eastAsia="Humanist521BT-Roman" w:hAnsi="Verdana" w:cs="Humanist521BT-Roman"/>
          <w:sz w:val="20"/>
          <w:szCs w:val="20"/>
        </w:rPr>
        <w:t>They should be held in either separate client</w:t>
      </w:r>
      <w:r>
        <w:rPr>
          <w:rFonts w:ascii="Verdana" w:eastAsia="Humanist521BT-Roman" w:hAnsi="Verdana" w:cs="Humanist521BT-Roman"/>
          <w:sz w:val="20"/>
          <w:szCs w:val="20"/>
        </w:rPr>
        <w:t xml:space="preserve"> service charge bank accounts </w:t>
      </w:r>
      <w:r w:rsidRPr="00E72B52">
        <w:rPr>
          <w:rFonts w:ascii="Verdana" w:eastAsia="Humanist521BT-Roman" w:hAnsi="Verdana" w:cs="Humanist521BT-Roman"/>
          <w:sz w:val="20"/>
          <w:szCs w:val="20"/>
        </w:rPr>
        <w:t>for each scheme you manage, or a universal client service charge bank account for all service charge monies but where monies for each scheme are separately accountable. If you operate one universal account it is a breach of trust to allow funds held for one scheme to be used to finance any other scheme. The accounts should include the name of the client or the property (or both) within the title of the account.</w:t>
      </w:r>
    </w:p>
    <w:p w14:paraId="26F72CFA" w14:textId="77777777" w:rsidR="00E162AC" w:rsidRPr="00E72B52" w:rsidRDefault="00E162AC" w:rsidP="00E162AC">
      <w:pPr>
        <w:rPr>
          <w:rFonts w:ascii="Verdana" w:eastAsia="Humanist521BT-Roman" w:hAnsi="Verdana" w:cs="Humanist521BT-Roman"/>
          <w:sz w:val="20"/>
          <w:szCs w:val="20"/>
          <w:lang w:eastAsia="ar-SA"/>
        </w:rPr>
      </w:pPr>
    </w:p>
    <w:p w14:paraId="738534C1" w14:textId="77777777" w:rsidR="00E162AC" w:rsidRDefault="00E162AC" w:rsidP="00E162AC">
      <w:pPr>
        <w:rPr>
          <w:rFonts w:ascii="Verdana" w:eastAsia="Humanist521BT-Roman" w:hAnsi="Verdana" w:cs="Humanist521BT-Roman"/>
          <w:sz w:val="20"/>
          <w:szCs w:val="20"/>
          <w:lang w:eastAsia="ar-SA"/>
        </w:rPr>
      </w:pPr>
      <w:r w:rsidRPr="00E72B52">
        <w:rPr>
          <w:rFonts w:ascii="Verdana" w:eastAsia="Humanist521BT-Roman" w:hAnsi="Verdana" w:cs="Humanist521BT-Roman"/>
          <w:sz w:val="20"/>
          <w:szCs w:val="20"/>
          <w:lang w:eastAsia="ar-SA"/>
        </w:rPr>
        <w:t>You</w:t>
      </w:r>
      <w:r w:rsidR="006A4D51">
        <w:rPr>
          <w:rFonts w:ascii="Verdana" w:eastAsia="Humanist521BT-Roman" w:hAnsi="Verdana" w:cs="Humanist521BT-Roman"/>
          <w:sz w:val="20"/>
          <w:szCs w:val="20"/>
          <w:lang w:eastAsia="ar-SA"/>
        </w:rPr>
        <w:t xml:space="preserve"> should</w:t>
      </w:r>
      <w:r w:rsidR="00D4719E">
        <w:rPr>
          <w:rFonts w:ascii="Verdana" w:eastAsia="Humanist521BT-Roman" w:hAnsi="Verdana" w:cs="Humanist521BT-Roman"/>
          <w:sz w:val="20"/>
          <w:szCs w:val="20"/>
          <w:lang w:eastAsia="ar-SA"/>
        </w:rPr>
        <w:t xml:space="preserve"> </w:t>
      </w:r>
      <w:r w:rsidRPr="00E72B52">
        <w:rPr>
          <w:rFonts w:ascii="Verdana" w:eastAsia="Humanist521BT-Roman" w:hAnsi="Verdana" w:cs="Humanist521BT-Roman"/>
          <w:sz w:val="20"/>
          <w:szCs w:val="20"/>
          <w:lang w:eastAsia="ar-SA"/>
        </w:rPr>
        <w:t xml:space="preserve">not commit expenditure unless you have the funds available to cover the costs in full. Some leases provide for the service charge account to borrow funds to meet required expenditure, but you cannot assume this to be the case without reference to the lease. In any event, you should ensure those funds have been made available prior to committing to the expenditure and </w:t>
      </w:r>
      <w:r w:rsidR="0077588F">
        <w:rPr>
          <w:rFonts w:ascii="Verdana" w:eastAsia="Humanist521BT-Roman" w:hAnsi="Verdana" w:cs="Humanist521BT-Roman"/>
          <w:sz w:val="20"/>
          <w:szCs w:val="20"/>
          <w:lang w:eastAsia="ar-SA"/>
        </w:rPr>
        <w:t>should</w:t>
      </w:r>
      <w:r w:rsidRPr="00E72B52">
        <w:rPr>
          <w:rFonts w:ascii="Verdana" w:eastAsia="Humanist521BT-Roman" w:hAnsi="Verdana" w:cs="Humanist521BT-Roman"/>
          <w:sz w:val="20"/>
          <w:szCs w:val="20"/>
          <w:lang w:eastAsia="ar-SA"/>
        </w:rPr>
        <w:t xml:space="preserve"> not allow service charge </w:t>
      </w:r>
      <w:r w:rsidR="0077588F">
        <w:rPr>
          <w:rFonts w:ascii="Verdana" w:eastAsia="Humanist521BT-Roman" w:hAnsi="Verdana" w:cs="Humanist521BT-Roman"/>
          <w:sz w:val="20"/>
          <w:szCs w:val="20"/>
          <w:lang w:eastAsia="ar-SA"/>
        </w:rPr>
        <w:t>bank accounts</w:t>
      </w:r>
      <w:r w:rsidRPr="00E72B52">
        <w:rPr>
          <w:rFonts w:ascii="Verdana" w:eastAsia="Humanist521BT-Roman" w:hAnsi="Verdana" w:cs="Humanist521BT-Roman"/>
          <w:sz w:val="20"/>
          <w:szCs w:val="20"/>
          <w:lang w:eastAsia="ar-SA"/>
        </w:rPr>
        <w:t xml:space="preserve"> to go into deficit. </w:t>
      </w:r>
    </w:p>
    <w:p w14:paraId="5845CA52" w14:textId="77777777" w:rsidR="00DB03C8" w:rsidRDefault="00DB03C8" w:rsidP="00DB03C8">
      <w:pPr>
        <w:rPr>
          <w:rFonts w:ascii="Verdana" w:hAnsi="Verdana"/>
          <w:sz w:val="20"/>
          <w:szCs w:val="20"/>
          <w:lang w:eastAsia="ar-SA"/>
        </w:rPr>
      </w:pPr>
    </w:p>
    <w:p w14:paraId="086F8F86" w14:textId="77777777" w:rsidR="00DB03C8" w:rsidRDefault="00DB03C8" w:rsidP="00DB03C8">
      <w:pPr>
        <w:rPr>
          <w:rFonts w:ascii="Verdana" w:hAnsi="Verdana"/>
          <w:sz w:val="20"/>
          <w:szCs w:val="20"/>
          <w:lang w:eastAsia="ar-SA"/>
        </w:rPr>
      </w:pPr>
      <w:r>
        <w:rPr>
          <w:rFonts w:ascii="Verdana" w:hAnsi="Verdana"/>
          <w:sz w:val="20"/>
          <w:szCs w:val="20"/>
          <w:lang w:eastAsia="ar-SA"/>
        </w:rPr>
        <w:t xml:space="preserve">You must hold such sums in trust for the purpose of meeting the relevant costs in relation to the property and they </w:t>
      </w:r>
      <w:r w:rsidRPr="0038199A">
        <w:rPr>
          <w:rFonts w:ascii="Verdana" w:hAnsi="Verdana"/>
          <w:sz w:val="20"/>
          <w:szCs w:val="20"/>
          <w:lang w:eastAsia="ar-SA"/>
        </w:rPr>
        <w:t>should not</w:t>
      </w:r>
      <w:r>
        <w:rPr>
          <w:rFonts w:ascii="Verdana" w:hAnsi="Verdana"/>
          <w:sz w:val="20"/>
          <w:szCs w:val="20"/>
          <w:lang w:eastAsia="ar-SA"/>
        </w:rPr>
        <w:t xml:space="preserve"> be distributed to the leaseholders when the lease is assigned/terminated, subject to any express terms of the lease relating to distribution, either before or at the termination of the lease.</w:t>
      </w:r>
    </w:p>
    <w:p w14:paraId="3AE1B217" w14:textId="77777777" w:rsidR="00432E2C" w:rsidRDefault="00432E2C" w:rsidP="00D04F3C">
      <w:pPr>
        <w:widowControl w:val="0"/>
        <w:autoSpaceDE w:val="0"/>
        <w:autoSpaceDN w:val="0"/>
        <w:adjustRightInd w:val="0"/>
        <w:spacing w:before="55" w:line="243" w:lineRule="auto"/>
        <w:ind w:right="-41"/>
        <w:rPr>
          <w:rFonts w:ascii="Verdana" w:eastAsia="MS PMincho" w:hAnsi="Verdana"/>
          <w:color w:val="363435"/>
          <w:sz w:val="20"/>
          <w:szCs w:val="20"/>
        </w:rPr>
      </w:pPr>
    </w:p>
    <w:tbl>
      <w:tblPr>
        <w:tblStyle w:val="TableGrid"/>
        <w:tblW w:w="0" w:type="auto"/>
        <w:tblLook w:val="04A0" w:firstRow="1" w:lastRow="0" w:firstColumn="1" w:lastColumn="0" w:noHBand="0" w:noVBand="1"/>
      </w:tblPr>
      <w:tblGrid>
        <w:gridCol w:w="9242"/>
      </w:tblGrid>
      <w:tr w:rsidR="00416A1E" w:rsidRPr="00416A1E" w14:paraId="03CCFA84" w14:textId="77777777" w:rsidTr="00416A1E">
        <w:tc>
          <w:tcPr>
            <w:tcW w:w="9242" w:type="dxa"/>
          </w:tcPr>
          <w:p w14:paraId="7F79EED9" w14:textId="77777777" w:rsidR="00416A1E" w:rsidRPr="0024609E" w:rsidRDefault="0024609E" w:rsidP="0024609E">
            <w:pPr>
              <w:pStyle w:val="onlinetext"/>
              <w:rPr>
                <w:i/>
              </w:rPr>
            </w:pPr>
            <w:r w:rsidRPr="0024609E">
              <w:rPr>
                <w:i/>
              </w:rPr>
              <w:t>s.</w:t>
            </w:r>
            <w:r w:rsidR="00416A1E" w:rsidRPr="0024609E">
              <w:rPr>
                <w:i/>
              </w:rPr>
              <w:t>42(6) Landlord and Tenant Act 1987</w:t>
            </w:r>
          </w:p>
        </w:tc>
      </w:tr>
    </w:tbl>
    <w:p w14:paraId="69B33AD8" w14:textId="77777777" w:rsidR="00416A1E" w:rsidRPr="00432E2C" w:rsidRDefault="00416A1E" w:rsidP="0024609E">
      <w:pPr>
        <w:pStyle w:val="onlinetext"/>
      </w:pPr>
    </w:p>
    <w:p w14:paraId="1BE566B5" w14:textId="77777777" w:rsidR="00432E2C" w:rsidRDefault="00432E2C" w:rsidP="0024609E">
      <w:pPr>
        <w:pStyle w:val="onlinetext"/>
      </w:pPr>
      <w:r w:rsidRPr="00432E2C">
        <w:rPr>
          <w:spacing w:val="-6"/>
        </w:rPr>
        <w:t>F</w:t>
      </w:r>
      <w:r w:rsidRPr="00432E2C">
        <w:rPr>
          <w:spacing w:val="-2"/>
        </w:rPr>
        <w:t>und</w:t>
      </w:r>
      <w:r w:rsidRPr="00432E2C">
        <w:t>s</w:t>
      </w:r>
      <w:r w:rsidRPr="00432E2C">
        <w:rPr>
          <w:spacing w:val="-12"/>
        </w:rPr>
        <w:t xml:space="preserve"> </w:t>
      </w:r>
      <w:r w:rsidRPr="00432E2C">
        <w:rPr>
          <w:spacing w:val="-2"/>
        </w:rPr>
        <w:t>hel</w:t>
      </w:r>
      <w:r w:rsidRPr="00432E2C">
        <w:t>d</w:t>
      </w:r>
      <w:r w:rsidRPr="00432E2C">
        <w:rPr>
          <w:spacing w:val="-15"/>
        </w:rPr>
        <w:t xml:space="preserve"> </w:t>
      </w:r>
      <w:r w:rsidRPr="00432E2C">
        <w:rPr>
          <w:spacing w:val="-2"/>
        </w:rPr>
        <w:t>fo</w:t>
      </w:r>
      <w:r w:rsidRPr="00432E2C">
        <w:t>r</w:t>
      </w:r>
      <w:r w:rsidRPr="00432E2C">
        <w:rPr>
          <w:spacing w:val="-13"/>
        </w:rPr>
        <w:t xml:space="preserve"> </w:t>
      </w:r>
      <w:r w:rsidRPr="00432E2C">
        <w:rPr>
          <w:spacing w:val="-2"/>
        </w:rPr>
        <w:t>longe</w:t>
      </w:r>
      <w:r w:rsidRPr="00432E2C">
        <w:t>r</w:t>
      </w:r>
      <w:r w:rsidRPr="00432E2C">
        <w:rPr>
          <w:spacing w:val="-15"/>
        </w:rPr>
        <w:t xml:space="preserve"> </w:t>
      </w:r>
      <w:r w:rsidRPr="00432E2C">
        <w:rPr>
          <w:spacing w:val="-4"/>
        </w:rPr>
        <w:t>t</w:t>
      </w:r>
      <w:r w:rsidRPr="00432E2C">
        <w:rPr>
          <w:spacing w:val="-3"/>
        </w:rPr>
        <w:t>e</w:t>
      </w:r>
      <w:r w:rsidRPr="00432E2C">
        <w:t>r</w:t>
      </w:r>
      <w:r w:rsidRPr="00432E2C">
        <w:rPr>
          <w:spacing w:val="-2"/>
        </w:rPr>
        <w:t>ms</w:t>
      </w:r>
      <w:r w:rsidRPr="00432E2C">
        <w:t>,</w:t>
      </w:r>
      <w:r w:rsidRPr="00432E2C">
        <w:rPr>
          <w:spacing w:val="-11"/>
        </w:rPr>
        <w:t xml:space="preserve"> </w:t>
      </w:r>
      <w:r w:rsidRPr="00432E2C">
        <w:rPr>
          <w:spacing w:val="-2"/>
        </w:rPr>
        <w:t>o</w:t>
      </w:r>
      <w:r w:rsidRPr="00432E2C">
        <w:t>r</w:t>
      </w:r>
      <w:r w:rsidRPr="00432E2C">
        <w:rPr>
          <w:spacing w:val="-9"/>
        </w:rPr>
        <w:t xml:space="preserve"> </w:t>
      </w:r>
      <w:r w:rsidRPr="00432E2C">
        <w:rPr>
          <w:spacing w:val="-5"/>
        </w:rPr>
        <w:t>c</w:t>
      </w:r>
      <w:r w:rsidRPr="00432E2C">
        <w:rPr>
          <w:spacing w:val="-3"/>
        </w:rPr>
        <w:t>o</w:t>
      </w:r>
      <w:r w:rsidRPr="00432E2C">
        <w:rPr>
          <w:spacing w:val="-2"/>
        </w:rPr>
        <w:t>mp</w:t>
      </w:r>
      <w:r w:rsidRPr="00432E2C">
        <w:rPr>
          <w:spacing w:val="1"/>
        </w:rPr>
        <w:t>r</w:t>
      </w:r>
      <w:r w:rsidRPr="00432E2C">
        <w:rPr>
          <w:spacing w:val="-2"/>
        </w:rPr>
        <w:t>isin</w:t>
      </w:r>
      <w:r w:rsidRPr="00432E2C">
        <w:t>g</w:t>
      </w:r>
      <w:r w:rsidRPr="00432E2C">
        <w:rPr>
          <w:spacing w:val="-11"/>
        </w:rPr>
        <w:t xml:space="preserve"> </w:t>
      </w:r>
      <w:r w:rsidRPr="00432E2C">
        <w:rPr>
          <w:spacing w:val="-2"/>
          <w:w w:val="96"/>
        </w:rPr>
        <w:t>larg</w:t>
      </w:r>
      <w:r w:rsidRPr="00432E2C">
        <w:rPr>
          <w:w w:val="96"/>
        </w:rPr>
        <w:t>e</w:t>
      </w:r>
      <w:r w:rsidRPr="00432E2C">
        <w:rPr>
          <w:spacing w:val="-10"/>
          <w:w w:val="96"/>
        </w:rPr>
        <w:t xml:space="preserve"> </w:t>
      </w:r>
      <w:r w:rsidRPr="00432E2C">
        <w:rPr>
          <w:spacing w:val="-2"/>
          <w:w w:val="96"/>
        </w:rPr>
        <w:t>balan</w:t>
      </w:r>
      <w:r w:rsidRPr="00432E2C">
        <w:rPr>
          <w:spacing w:val="-5"/>
          <w:w w:val="96"/>
        </w:rPr>
        <w:t>c</w:t>
      </w:r>
      <w:r w:rsidRPr="00432E2C">
        <w:rPr>
          <w:spacing w:val="-2"/>
          <w:w w:val="96"/>
        </w:rPr>
        <w:t>es</w:t>
      </w:r>
      <w:r w:rsidRPr="00432E2C">
        <w:rPr>
          <w:w w:val="96"/>
        </w:rPr>
        <w:t>,</w:t>
      </w:r>
      <w:r w:rsidRPr="00432E2C">
        <w:rPr>
          <w:spacing w:val="-7"/>
          <w:w w:val="96"/>
        </w:rPr>
        <w:t xml:space="preserve"> </w:t>
      </w:r>
      <w:r w:rsidRPr="00432E2C">
        <w:rPr>
          <w:spacing w:val="-2"/>
        </w:rPr>
        <w:t>shoul</w:t>
      </w:r>
      <w:r w:rsidRPr="00432E2C">
        <w:t>d</w:t>
      </w:r>
      <w:r w:rsidRPr="00432E2C">
        <w:rPr>
          <w:spacing w:val="-6"/>
        </w:rPr>
        <w:t xml:space="preserve"> </w:t>
      </w:r>
      <w:r w:rsidRPr="00432E2C">
        <w:rPr>
          <w:spacing w:val="-2"/>
        </w:rPr>
        <w:t>b</w:t>
      </w:r>
      <w:r w:rsidRPr="00432E2C">
        <w:t>e</w:t>
      </w:r>
      <w:r w:rsidRPr="00432E2C">
        <w:rPr>
          <w:spacing w:val="-16"/>
        </w:rPr>
        <w:t xml:space="preserve"> </w:t>
      </w:r>
      <w:r w:rsidRPr="00432E2C">
        <w:rPr>
          <w:spacing w:val="-2"/>
        </w:rPr>
        <w:t>held</w:t>
      </w:r>
      <w:r w:rsidRPr="00432E2C">
        <w:t xml:space="preserve"> </w:t>
      </w:r>
      <w:r w:rsidRPr="00432E2C">
        <w:rPr>
          <w:spacing w:val="2"/>
        </w:rPr>
        <w:t>i</w:t>
      </w:r>
      <w:r w:rsidRPr="00432E2C">
        <w:t>n</w:t>
      </w:r>
      <w:r w:rsidRPr="00432E2C">
        <w:rPr>
          <w:spacing w:val="32"/>
        </w:rPr>
        <w:t xml:space="preserve"> </w:t>
      </w:r>
      <w:r w:rsidRPr="00432E2C">
        <w:rPr>
          <w:spacing w:val="2"/>
        </w:rPr>
        <w:t>a</w:t>
      </w:r>
      <w:r w:rsidRPr="00432E2C">
        <w:t>n</w:t>
      </w:r>
      <w:r w:rsidRPr="00432E2C">
        <w:rPr>
          <w:spacing w:val="34"/>
        </w:rPr>
        <w:t xml:space="preserve"> </w:t>
      </w:r>
      <w:r w:rsidR="00892EF2" w:rsidRPr="00432E2C">
        <w:rPr>
          <w:spacing w:val="2"/>
          <w:w w:val="106"/>
        </w:rPr>
        <w:t>in</w:t>
      </w:r>
      <w:r w:rsidR="00892EF2" w:rsidRPr="00432E2C">
        <w:rPr>
          <w:w w:val="106"/>
        </w:rPr>
        <w:t>t</w:t>
      </w:r>
      <w:r w:rsidR="00892EF2" w:rsidRPr="00432E2C">
        <w:rPr>
          <w:spacing w:val="2"/>
          <w:w w:val="101"/>
        </w:rPr>
        <w:t>e</w:t>
      </w:r>
      <w:r w:rsidR="00892EF2" w:rsidRPr="00432E2C">
        <w:rPr>
          <w:spacing w:val="-1"/>
          <w:w w:val="101"/>
        </w:rPr>
        <w:t>r</w:t>
      </w:r>
      <w:r w:rsidR="00892EF2" w:rsidRPr="00432E2C">
        <w:rPr>
          <w:spacing w:val="2"/>
          <w:w w:val="97"/>
        </w:rPr>
        <w:t>es</w:t>
      </w:r>
      <w:r w:rsidR="00892EF2" w:rsidRPr="00432E2C">
        <w:rPr>
          <w:w w:val="97"/>
        </w:rPr>
        <w:t>t</w:t>
      </w:r>
      <w:r w:rsidR="00892EF2">
        <w:rPr>
          <w:spacing w:val="-20"/>
        </w:rPr>
        <w:t>-</w:t>
      </w:r>
      <w:r w:rsidRPr="00432E2C">
        <w:rPr>
          <w:spacing w:val="2"/>
        </w:rPr>
        <w:t>ea</w:t>
      </w:r>
      <w:r w:rsidRPr="00432E2C">
        <w:rPr>
          <w:spacing w:val="4"/>
        </w:rPr>
        <w:t>r</w:t>
      </w:r>
      <w:r w:rsidRPr="00432E2C">
        <w:rPr>
          <w:spacing w:val="2"/>
        </w:rPr>
        <w:t>nin</w:t>
      </w:r>
      <w:r w:rsidRPr="00432E2C">
        <w:t>g</w:t>
      </w:r>
      <w:r w:rsidRPr="00432E2C">
        <w:rPr>
          <w:spacing w:val="35"/>
        </w:rPr>
        <w:t xml:space="preserve"> </w:t>
      </w:r>
      <w:r w:rsidRPr="00432E2C">
        <w:rPr>
          <w:spacing w:val="2"/>
        </w:rPr>
        <w:t>a</w:t>
      </w:r>
      <w:r w:rsidRPr="00432E2C">
        <w:t>c</w:t>
      </w:r>
      <w:r w:rsidRPr="00432E2C">
        <w:rPr>
          <w:spacing w:val="-1"/>
        </w:rPr>
        <w:t>c</w:t>
      </w:r>
      <w:r w:rsidRPr="00432E2C">
        <w:rPr>
          <w:spacing w:val="2"/>
        </w:rPr>
        <w:t>ount</w:t>
      </w:r>
      <w:r w:rsidRPr="00432E2C">
        <w:t>.</w:t>
      </w:r>
      <w:r w:rsidRPr="00432E2C">
        <w:rPr>
          <w:spacing w:val="35"/>
        </w:rPr>
        <w:t xml:space="preserve"> </w:t>
      </w:r>
      <w:r w:rsidRPr="00432E2C">
        <w:rPr>
          <w:spacing w:val="-2"/>
        </w:rPr>
        <w:t>F</w:t>
      </w:r>
      <w:r w:rsidRPr="00432E2C">
        <w:rPr>
          <w:spacing w:val="2"/>
        </w:rPr>
        <w:t>und</w:t>
      </w:r>
      <w:r w:rsidRPr="00432E2C">
        <w:t>s</w:t>
      </w:r>
      <w:r w:rsidRPr="00432E2C">
        <w:rPr>
          <w:spacing w:val="33"/>
        </w:rPr>
        <w:t xml:space="preserve"> </w:t>
      </w:r>
      <w:r w:rsidRPr="00432E2C">
        <w:rPr>
          <w:spacing w:val="-1"/>
        </w:rPr>
        <w:t>r</w:t>
      </w:r>
      <w:r w:rsidRPr="00432E2C">
        <w:rPr>
          <w:spacing w:val="3"/>
        </w:rPr>
        <w:t>e</w:t>
      </w:r>
      <w:r w:rsidRPr="00432E2C">
        <w:rPr>
          <w:spacing w:val="2"/>
        </w:rPr>
        <w:t>qui</w:t>
      </w:r>
      <w:r w:rsidRPr="00432E2C">
        <w:rPr>
          <w:spacing w:val="-1"/>
        </w:rPr>
        <w:t>r</w:t>
      </w:r>
      <w:r w:rsidRPr="00432E2C">
        <w:rPr>
          <w:spacing w:val="2"/>
        </w:rPr>
        <w:t>e</w:t>
      </w:r>
      <w:r w:rsidRPr="00432E2C">
        <w:t>d</w:t>
      </w:r>
      <w:r w:rsidRPr="00432E2C">
        <w:rPr>
          <w:spacing w:val="42"/>
        </w:rPr>
        <w:t xml:space="preserve"> </w:t>
      </w:r>
      <w:r w:rsidRPr="00432E2C">
        <w:t>to</w:t>
      </w:r>
      <w:r w:rsidRPr="00432E2C">
        <w:rPr>
          <w:spacing w:val="39"/>
        </w:rPr>
        <w:t xml:space="preserve"> </w:t>
      </w:r>
      <w:r w:rsidRPr="00432E2C">
        <w:rPr>
          <w:spacing w:val="2"/>
        </w:rPr>
        <w:t>mee</w:t>
      </w:r>
      <w:r w:rsidRPr="00432E2C">
        <w:t>t</w:t>
      </w:r>
      <w:r w:rsidRPr="00432E2C">
        <w:rPr>
          <w:spacing w:val="33"/>
        </w:rPr>
        <w:t xml:space="preserve"> </w:t>
      </w:r>
      <w:r w:rsidRPr="00432E2C">
        <w:rPr>
          <w:spacing w:val="2"/>
        </w:rPr>
        <w:t>d</w:t>
      </w:r>
      <w:r w:rsidRPr="00432E2C">
        <w:rPr>
          <w:spacing w:val="-2"/>
        </w:rPr>
        <w:t>a</w:t>
      </w:r>
      <w:r w:rsidRPr="00432E2C">
        <w:rPr>
          <w:spacing w:val="2"/>
        </w:rPr>
        <w:t>y-</w:t>
      </w:r>
      <w:r w:rsidRPr="00432E2C">
        <w:t>t</w:t>
      </w:r>
      <w:r w:rsidRPr="00432E2C">
        <w:rPr>
          <w:spacing w:val="2"/>
        </w:rPr>
        <w:t>o-d</w:t>
      </w:r>
      <w:r w:rsidRPr="00432E2C">
        <w:rPr>
          <w:spacing w:val="-2"/>
        </w:rPr>
        <w:t>a</w:t>
      </w:r>
      <w:r w:rsidRPr="00432E2C">
        <w:t xml:space="preserve">y </w:t>
      </w:r>
      <w:r w:rsidRPr="00432E2C">
        <w:rPr>
          <w:spacing w:val="-2"/>
        </w:rPr>
        <w:t>e</w:t>
      </w:r>
      <w:r w:rsidRPr="00432E2C">
        <w:t>xpenditu</w:t>
      </w:r>
      <w:r w:rsidRPr="00432E2C">
        <w:rPr>
          <w:spacing w:val="-3"/>
        </w:rPr>
        <w:t>r</w:t>
      </w:r>
      <w:r w:rsidRPr="00432E2C">
        <w:t>e</w:t>
      </w:r>
      <w:r w:rsidRPr="00432E2C">
        <w:rPr>
          <w:spacing w:val="12"/>
        </w:rPr>
        <w:t xml:space="preserve"> </w:t>
      </w:r>
      <w:r w:rsidRPr="00432E2C">
        <w:t>should</w:t>
      </w:r>
      <w:r w:rsidRPr="00432E2C">
        <w:rPr>
          <w:spacing w:val="11"/>
        </w:rPr>
        <w:t xml:space="preserve"> </w:t>
      </w:r>
      <w:r w:rsidRPr="00432E2C">
        <w:t>be immedia</w:t>
      </w:r>
      <w:r w:rsidRPr="00432E2C">
        <w:rPr>
          <w:spacing w:val="-2"/>
        </w:rPr>
        <w:t>t</w:t>
      </w:r>
      <w:r w:rsidRPr="00432E2C">
        <w:t>ely</w:t>
      </w:r>
      <w:r w:rsidRPr="00432E2C">
        <w:rPr>
          <w:spacing w:val="-8"/>
        </w:rPr>
        <w:t xml:space="preserve"> </w:t>
      </w:r>
      <w:r w:rsidRPr="00432E2C">
        <w:rPr>
          <w:w w:val="95"/>
        </w:rPr>
        <w:t>a</w:t>
      </w:r>
      <w:r w:rsidRPr="00432E2C">
        <w:rPr>
          <w:spacing w:val="-3"/>
          <w:w w:val="95"/>
        </w:rPr>
        <w:t>cc</w:t>
      </w:r>
      <w:r w:rsidRPr="00432E2C">
        <w:rPr>
          <w:w w:val="95"/>
        </w:rPr>
        <w:t>essible.</w:t>
      </w:r>
      <w:r w:rsidRPr="00432E2C">
        <w:rPr>
          <w:spacing w:val="-5"/>
          <w:w w:val="95"/>
        </w:rPr>
        <w:t xml:space="preserve"> </w:t>
      </w:r>
      <w:r w:rsidRPr="00432E2C">
        <w:rPr>
          <w:spacing w:val="-6"/>
        </w:rPr>
        <w:t>W</w:t>
      </w:r>
      <w:r w:rsidRPr="00432E2C">
        <w:t>he</w:t>
      </w:r>
      <w:r w:rsidRPr="00432E2C">
        <w:rPr>
          <w:spacing w:val="-3"/>
        </w:rPr>
        <w:t>r</w:t>
      </w:r>
      <w:r w:rsidRPr="00432E2C">
        <w:t>e</w:t>
      </w:r>
      <w:r w:rsidRPr="00432E2C">
        <w:rPr>
          <w:spacing w:val="2"/>
        </w:rPr>
        <w:t xml:space="preserve"> </w:t>
      </w:r>
      <w:r w:rsidRPr="00432E2C">
        <w:rPr>
          <w:spacing w:val="-3"/>
        </w:rPr>
        <w:t>r</w:t>
      </w:r>
      <w:r w:rsidRPr="00432E2C">
        <w:t>ese</w:t>
      </w:r>
      <w:r w:rsidRPr="00432E2C">
        <w:rPr>
          <w:spacing w:val="5"/>
        </w:rPr>
        <w:t>r</w:t>
      </w:r>
      <w:r w:rsidRPr="00432E2C">
        <w:rPr>
          <w:spacing w:val="-4"/>
        </w:rPr>
        <w:t>v</w:t>
      </w:r>
      <w:r w:rsidRPr="00432E2C">
        <w:t>e</w:t>
      </w:r>
      <w:r w:rsidRPr="00432E2C">
        <w:rPr>
          <w:spacing w:val="-15"/>
        </w:rPr>
        <w:t xml:space="preserve"> </w:t>
      </w:r>
      <w:r w:rsidRPr="00432E2C">
        <w:t>funds</w:t>
      </w:r>
      <w:r w:rsidRPr="00432E2C">
        <w:rPr>
          <w:spacing w:val="4"/>
        </w:rPr>
        <w:t xml:space="preserve"> </w:t>
      </w:r>
      <w:r w:rsidRPr="00432E2C">
        <w:t>a</w:t>
      </w:r>
      <w:r w:rsidRPr="00432E2C">
        <w:rPr>
          <w:spacing w:val="-3"/>
        </w:rPr>
        <w:t>r</w:t>
      </w:r>
      <w:r w:rsidRPr="00432E2C">
        <w:t>e</w:t>
      </w:r>
      <w:r w:rsidRPr="00432E2C">
        <w:rPr>
          <w:spacing w:val="-3"/>
        </w:rPr>
        <w:t xml:space="preserve"> </w:t>
      </w:r>
      <w:r w:rsidRPr="00432E2C">
        <w:t>i</w:t>
      </w:r>
      <w:r w:rsidRPr="00432E2C">
        <w:rPr>
          <w:spacing w:val="-6"/>
        </w:rPr>
        <w:t>n</w:t>
      </w:r>
      <w:r w:rsidRPr="00432E2C">
        <w:rPr>
          <w:spacing w:val="-4"/>
        </w:rPr>
        <w:t>v</w:t>
      </w:r>
      <w:r w:rsidRPr="00432E2C">
        <w:t>es</w:t>
      </w:r>
      <w:r w:rsidRPr="00432E2C">
        <w:rPr>
          <w:spacing w:val="-2"/>
        </w:rPr>
        <w:t>t</w:t>
      </w:r>
      <w:r w:rsidRPr="00432E2C">
        <w:t>ed</w:t>
      </w:r>
      <w:r w:rsidRPr="00432E2C">
        <w:rPr>
          <w:spacing w:val="-17"/>
        </w:rPr>
        <w:t xml:space="preserve"> </w:t>
      </w:r>
      <w:r w:rsidRPr="00432E2C">
        <w:t>these</w:t>
      </w:r>
      <w:r w:rsidRPr="00432E2C">
        <w:rPr>
          <w:spacing w:val="-2"/>
        </w:rPr>
        <w:t xml:space="preserve"> </w:t>
      </w:r>
      <w:r w:rsidRPr="00432E2C">
        <w:rPr>
          <w:spacing w:val="-1"/>
        </w:rPr>
        <w:t>m</w:t>
      </w:r>
      <w:r w:rsidRPr="00432E2C">
        <w:t>ust</w:t>
      </w:r>
      <w:r w:rsidRPr="00432E2C">
        <w:rPr>
          <w:spacing w:val="11"/>
        </w:rPr>
        <w:t xml:space="preserve"> </w:t>
      </w:r>
      <w:r w:rsidRPr="00432E2C">
        <w:t>be</w:t>
      </w:r>
      <w:r w:rsidRPr="00432E2C">
        <w:rPr>
          <w:spacing w:val="-7"/>
        </w:rPr>
        <w:t xml:space="preserve"> </w:t>
      </w:r>
      <w:r w:rsidRPr="00432E2C">
        <w:t>i</w:t>
      </w:r>
      <w:r w:rsidRPr="00432E2C">
        <w:rPr>
          <w:spacing w:val="-6"/>
        </w:rPr>
        <w:t>n</w:t>
      </w:r>
      <w:r w:rsidRPr="00432E2C">
        <w:rPr>
          <w:spacing w:val="-4"/>
        </w:rPr>
        <w:t>v</w:t>
      </w:r>
      <w:r w:rsidRPr="00432E2C">
        <w:t>es</w:t>
      </w:r>
      <w:r w:rsidRPr="00432E2C">
        <w:rPr>
          <w:spacing w:val="-2"/>
        </w:rPr>
        <w:t>t</w:t>
      </w:r>
      <w:r w:rsidRPr="00432E2C">
        <w:t>ed</w:t>
      </w:r>
      <w:r w:rsidRPr="00432E2C">
        <w:rPr>
          <w:spacing w:val="-17"/>
        </w:rPr>
        <w:t xml:space="preserve"> </w:t>
      </w:r>
      <w:r w:rsidRPr="00432E2C">
        <w:rPr>
          <w:w w:val="104"/>
        </w:rPr>
        <w:t>in</w:t>
      </w:r>
      <w:r w:rsidRPr="00432E2C">
        <w:rPr>
          <w:spacing w:val="-5"/>
        </w:rPr>
        <w:t xml:space="preserve"> </w:t>
      </w:r>
      <w:r w:rsidRPr="00432E2C">
        <w:t>a</w:t>
      </w:r>
      <w:r w:rsidRPr="00432E2C">
        <w:rPr>
          <w:spacing w:val="-3"/>
        </w:rPr>
        <w:t>cc</w:t>
      </w:r>
      <w:r w:rsidRPr="00432E2C">
        <w:rPr>
          <w:spacing w:val="-1"/>
        </w:rPr>
        <w:t>o</w:t>
      </w:r>
      <w:r w:rsidRPr="00432E2C">
        <w:rPr>
          <w:spacing w:val="-3"/>
        </w:rPr>
        <w:t>r</w:t>
      </w:r>
      <w:r w:rsidRPr="00432E2C">
        <w:t>dan</w:t>
      </w:r>
      <w:r w:rsidRPr="00432E2C">
        <w:rPr>
          <w:spacing w:val="-3"/>
        </w:rPr>
        <w:t>c</w:t>
      </w:r>
      <w:r w:rsidRPr="00432E2C">
        <w:t>e</w:t>
      </w:r>
      <w:r w:rsidRPr="00432E2C">
        <w:rPr>
          <w:spacing w:val="-5"/>
        </w:rPr>
        <w:t xml:space="preserve"> </w:t>
      </w:r>
      <w:r w:rsidRPr="00432E2C">
        <w:rPr>
          <w:spacing w:val="4"/>
        </w:rPr>
        <w:t>w</w:t>
      </w:r>
      <w:r w:rsidRPr="00432E2C">
        <w:t>ith</w:t>
      </w:r>
      <w:r w:rsidRPr="00432E2C">
        <w:rPr>
          <w:spacing w:val="-5"/>
        </w:rPr>
        <w:t xml:space="preserve"> </w:t>
      </w:r>
      <w:r w:rsidRPr="00432E2C">
        <w:t>cu</w:t>
      </w:r>
      <w:r w:rsidRPr="00432E2C">
        <w:rPr>
          <w:spacing w:val="3"/>
        </w:rPr>
        <w:t>r</w:t>
      </w:r>
      <w:r w:rsidRPr="00432E2C">
        <w:rPr>
          <w:spacing w:val="-3"/>
        </w:rPr>
        <w:t>r</w:t>
      </w:r>
      <w:r w:rsidRPr="00432E2C">
        <w:t>ent</w:t>
      </w:r>
      <w:r w:rsidRPr="00432E2C">
        <w:rPr>
          <w:spacing w:val="17"/>
        </w:rPr>
        <w:t xml:space="preserve"> </w:t>
      </w:r>
      <w:r w:rsidRPr="00432E2C">
        <w:rPr>
          <w:spacing w:val="-3"/>
          <w:w w:val="110"/>
        </w:rPr>
        <w:t>r</w:t>
      </w:r>
      <w:r w:rsidRPr="00432E2C">
        <w:rPr>
          <w:spacing w:val="1"/>
          <w:w w:val="94"/>
        </w:rPr>
        <w:t>e</w:t>
      </w:r>
      <w:r w:rsidRPr="00432E2C">
        <w:t>gulations.</w:t>
      </w:r>
    </w:p>
    <w:tbl>
      <w:tblPr>
        <w:tblStyle w:val="TableGrid"/>
        <w:tblW w:w="0" w:type="auto"/>
        <w:tblLook w:val="04A0" w:firstRow="1" w:lastRow="0" w:firstColumn="1" w:lastColumn="0" w:noHBand="0" w:noVBand="1"/>
      </w:tblPr>
      <w:tblGrid>
        <w:gridCol w:w="9242"/>
      </w:tblGrid>
      <w:tr w:rsidR="00416A1E" w14:paraId="58CD23FE" w14:textId="77777777" w:rsidTr="00416A1E">
        <w:tc>
          <w:tcPr>
            <w:tcW w:w="9242" w:type="dxa"/>
          </w:tcPr>
          <w:p w14:paraId="4AA1F95B" w14:textId="77777777" w:rsidR="00416A1E" w:rsidRPr="0024609E" w:rsidRDefault="0024609E" w:rsidP="0024609E">
            <w:pPr>
              <w:pStyle w:val="onlinetext"/>
              <w:rPr>
                <w:i/>
              </w:rPr>
            </w:pPr>
            <w:r w:rsidRPr="0024609E">
              <w:rPr>
                <w:i/>
              </w:rPr>
              <w:t>s.</w:t>
            </w:r>
            <w:r w:rsidR="00416A1E" w:rsidRPr="0024609E">
              <w:rPr>
                <w:i/>
              </w:rPr>
              <w:t>42 Landlord and Tenant Act 1987</w:t>
            </w:r>
          </w:p>
          <w:p w14:paraId="42E7FC76" w14:textId="77777777" w:rsidR="00416A1E" w:rsidRPr="00D4719E" w:rsidRDefault="00416A1E" w:rsidP="0024609E">
            <w:pPr>
              <w:pStyle w:val="onlinetext"/>
            </w:pPr>
            <w:r w:rsidRPr="0024609E">
              <w:rPr>
                <w:i/>
              </w:rPr>
              <w:t xml:space="preserve">Service Charge Contributions (Authorised </w:t>
            </w:r>
            <w:r w:rsidR="00D4719E" w:rsidRPr="0024609E">
              <w:rPr>
                <w:i/>
              </w:rPr>
              <w:t>Investments</w:t>
            </w:r>
            <w:r w:rsidRPr="0024609E">
              <w:rPr>
                <w:i/>
              </w:rPr>
              <w:t>) Order 1988 (SI 1988/1284)(as amended by the Financial Services and Markets Act 2000 (Consequential Amendments and Repeals) Order 2001 (SI 2001/3649)</w:t>
            </w:r>
          </w:p>
        </w:tc>
      </w:tr>
    </w:tbl>
    <w:p w14:paraId="50EA9B0B" w14:textId="77777777" w:rsidR="00432E2C" w:rsidRPr="001C7F12" w:rsidRDefault="00432E2C" w:rsidP="0024609E">
      <w:pPr>
        <w:pStyle w:val="onlinetext"/>
        <w:rPr>
          <w:spacing w:val="2"/>
        </w:rPr>
      </w:pPr>
    </w:p>
    <w:p w14:paraId="534AD1AE" w14:textId="77777777" w:rsidR="00432E2C" w:rsidRDefault="00432E2C" w:rsidP="0024609E">
      <w:pPr>
        <w:pStyle w:val="onlinetext"/>
      </w:pPr>
      <w:r w:rsidRPr="001C7F12">
        <w:rPr>
          <w:spacing w:val="2"/>
        </w:rPr>
        <w:t>A t</w:t>
      </w:r>
      <w:r w:rsidRPr="00432E2C">
        <w:rPr>
          <w:spacing w:val="2"/>
        </w:rPr>
        <w:t>r</w:t>
      </w:r>
      <w:r w:rsidRPr="001C7F12">
        <w:rPr>
          <w:spacing w:val="2"/>
        </w:rPr>
        <w:t>ustee is under a duty to invest the t</w:t>
      </w:r>
      <w:r w:rsidRPr="00432E2C">
        <w:rPr>
          <w:spacing w:val="2"/>
        </w:rPr>
        <w:t>r</w:t>
      </w:r>
      <w:r w:rsidRPr="001C7F12">
        <w:rPr>
          <w:spacing w:val="2"/>
        </w:rPr>
        <w:t>ust funds</w:t>
      </w:r>
      <w:r w:rsidR="002A6376">
        <w:rPr>
          <w:spacing w:val="2"/>
        </w:rPr>
        <w:t xml:space="preserve"> not required to meet day-to-day expenditure</w:t>
      </w:r>
      <w:r w:rsidRPr="001C7F12">
        <w:rPr>
          <w:spacing w:val="2"/>
        </w:rPr>
        <w:t>. The investment</w:t>
      </w:r>
      <w:r w:rsidRPr="00432E2C">
        <w:rPr>
          <w:spacing w:val="2"/>
        </w:rPr>
        <w:t xml:space="preserve"> </w:t>
      </w:r>
      <w:r w:rsidRPr="001C7F12">
        <w:rPr>
          <w:spacing w:val="2"/>
        </w:rPr>
        <w:t>must be in accordance with the</w:t>
      </w:r>
      <w:r w:rsidRPr="00432E2C">
        <w:rPr>
          <w:spacing w:val="2"/>
        </w:rPr>
        <w:t xml:space="preserve"> </w:t>
      </w:r>
      <w:r w:rsidRPr="001C7F12">
        <w:rPr>
          <w:spacing w:val="2"/>
        </w:rPr>
        <w:t>te</w:t>
      </w:r>
      <w:r w:rsidRPr="00432E2C">
        <w:rPr>
          <w:spacing w:val="2"/>
        </w:rPr>
        <w:t>r</w:t>
      </w:r>
      <w:r w:rsidRPr="001C7F12">
        <w:rPr>
          <w:spacing w:val="2"/>
        </w:rPr>
        <w:t>ms of the</w:t>
      </w:r>
      <w:r w:rsidRPr="00432E2C">
        <w:rPr>
          <w:spacing w:val="2"/>
        </w:rPr>
        <w:t xml:space="preserve"> </w:t>
      </w:r>
      <w:r w:rsidRPr="001C7F12">
        <w:rPr>
          <w:spacing w:val="2"/>
        </w:rPr>
        <w:t>t</w:t>
      </w:r>
      <w:r w:rsidRPr="00432E2C">
        <w:rPr>
          <w:spacing w:val="2"/>
        </w:rPr>
        <w:t>r</w:t>
      </w:r>
      <w:r w:rsidRPr="001C7F12">
        <w:rPr>
          <w:spacing w:val="2"/>
        </w:rPr>
        <w:t xml:space="preserve">ust, the </w:t>
      </w:r>
      <w:r w:rsidRPr="0024609E">
        <w:rPr>
          <w:i/>
          <w:spacing w:val="2"/>
        </w:rPr>
        <w:t>Trustee Investments Act</w:t>
      </w:r>
      <w:r w:rsidRPr="001C7F12">
        <w:rPr>
          <w:spacing w:val="2"/>
        </w:rPr>
        <w:t xml:space="preserve"> 1961 or an order made under the</w:t>
      </w:r>
      <w:r w:rsidRPr="0024609E">
        <w:rPr>
          <w:i/>
          <w:spacing w:val="2"/>
        </w:rPr>
        <w:t xml:space="preserve"> Landlord and Tenant Act </w:t>
      </w:r>
      <w:r w:rsidRPr="001C7F12">
        <w:rPr>
          <w:spacing w:val="2"/>
        </w:rPr>
        <w:t>1987 (which</w:t>
      </w:r>
      <w:r w:rsidRPr="00432E2C">
        <w:rPr>
          <w:spacing w:val="2"/>
        </w:rPr>
        <w:t xml:space="preserve"> </w:t>
      </w:r>
      <w:r w:rsidRPr="001C7F12">
        <w:rPr>
          <w:spacing w:val="2"/>
        </w:rPr>
        <w:t>enables funds to be deposited at interest with the Bank of England or w</w:t>
      </w:r>
      <w:r w:rsidRPr="00432E2C">
        <w:rPr>
          <w:spacing w:val="2"/>
        </w:rPr>
        <w:t>it</w:t>
      </w:r>
      <w:r w:rsidRPr="001C7F12">
        <w:rPr>
          <w:spacing w:val="2"/>
        </w:rPr>
        <w:t xml:space="preserve">h certain </w:t>
      </w:r>
      <w:r w:rsidRPr="00432E2C">
        <w:rPr>
          <w:spacing w:val="2"/>
        </w:rPr>
        <w:t>institution</w:t>
      </w:r>
      <w:r w:rsidRPr="001C7F12">
        <w:rPr>
          <w:spacing w:val="2"/>
        </w:rPr>
        <w:t xml:space="preserve">s </w:t>
      </w:r>
      <w:r w:rsidRPr="00432E2C">
        <w:rPr>
          <w:spacing w:val="2"/>
        </w:rPr>
        <w:t>unde</w:t>
      </w:r>
      <w:r w:rsidRPr="001C7F12">
        <w:rPr>
          <w:spacing w:val="2"/>
        </w:rPr>
        <w:t xml:space="preserve">r </w:t>
      </w:r>
      <w:r w:rsidR="0024609E">
        <w:rPr>
          <w:spacing w:val="2"/>
        </w:rPr>
        <w:t>P</w:t>
      </w:r>
      <w:r w:rsidRPr="00432E2C">
        <w:rPr>
          <w:spacing w:val="2"/>
        </w:rPr>
        <w:t>a</w:t>
      </w:r>
      <w:r w:rsidRPr="001C7F12">
        <w:rPr>
          <w:spacing w:val="2"/>
        </w:rPr>
        <w:t xml:space="preserve">rt 4 </w:t>
      </w:r>
      <w:r w:rsidRPr="00432E2C">
        <w:rPr>
          <w:spacing w:val="2"/>
        </w:rPr>
        <w:t>o</w:t>
      </w:r>
      <w:r w:rsidRPr="001C7F12">
        <w:rPr>
          <w:spacing w:val="2"/>
        </w:rPr>
        <w:t xml:space="preserve">f </w:t>
      </w:r>
      <w:r w:rsidRPr="00432E2C">
        <w:rPr>
          <w:spacing w:val="2"/>
        </w:rPr>
        <w:t>th</w:t>
      </w:r>
      <w:r w:rsidRPr="001C7F12">
        <w:rPr>
          <w:spacing w:val="2"/>
        </w:rPr>
        <w:t xml:space="preserve">e </w:t>
      </w:r>
      <w:r w:rsidRPr="0024609E">
        <w:rPr>
          <w:i/>
          <w:spacing w:val="2"/>
        </w:rPr>
        <w:t>Financial Services and Markets Act</w:t>
      </w:r>
      <w:r w:rsidRPr="001C7F12">
        <w:rPr>
          <w:spacing w:val="2"/>
        </w:rPr>
        <w:t xml:space="preserve"> 2000, including a</w:t>
      </w:r>
      <w:r w:rsidRPr="00432E2C">
        <w:rPr>
          <w:spacing w:val="2"/>
        </w:rPr>
        <w:t xml:space="preserve"> </w:t>
      </w:r>
      <w:r w:rsidRPr="001C7F12">
        <w:rPr>
          <w:spacing w:val="2"/>
        </w:rPr>
        <w:t>share or deposit account with a</w:t>
      </w:r>
      <w:r w:rsidRPr="00432E2C">
        <w:rPr>
          <w:spacing w:val="2"/>
        </w:rPr>
        <w:t xml:space="preserve"> </w:t>
      </w:r>
      <w:r w:rsidRPr="001C7F12">
        <w:rPr>
          <w:spacing w:val="2"/>
        </w:rPr>
        <w:t>building society, or a European Economic</w:t>
      </w:r>
      <w:r w:rsidRPr="00432E2C">
        <w:rPr>
          <w:spacing w:val="2"/>
        </w:rPr>
        <w:t xml:space="preserve"> </w:t>
      </w:r>
      <w:r w:rsidRPr="001C7F12">
        <w:rPr>
          <w:spacing w:val="2"/>
        </w:rPr>
        <w:t xml:space="preserve">Area firm mentioned in </w:t>
      </w:r>
      <w:r w:rsidR="0024609E">
        <w:rPr>
          <w:spacing w:val="2"/>
        </w:rPr>
        <w:t>S</w:t>
      </w:r>
      <w:r w:rsidRPr="001C7F12">
        <w:rPr>
          <w:spacing w:val="2"/>
        </w:rPr>
        <w:t xml:space="preserve">chedule 3 </w:t>
      </w:r>
      <w:r w:rsidR="0024609E">
        <w:rPr>
          <w:spacing w:val="2"/>
        </w:rPr>
        <w:t>to</w:t>
      </w:r>
      <w:r w:rsidRPr="001C7F12">
        <w:rPr>
          <w:spacing w:val="2"/>
        </w:rPr>
        <w:t xml:space="preserve"> the A</w:t>
      </w:r>
      <w:r w:rsidRPr="00432E2C">
        <w:rPr>
          <w:spacing w:val="2"/>
        </w:rPr>
        <w:t>c</w:t>
      </w:r>
      <w:r w:rsidRPr="001C7F12">
        <w:rPr>
          <w:spacing w:val="2"/>
        </w:rPr>
        <w:t>t). Trustees who want to take advantage of the wider powers of inves</w:t>
      </w:r>
      <w:r w:rsidRPr="00432E2C">
        <w:rPr>
          <w:spacing w:val="2"/>
        </w:rPr>
        <w:t>t</w:t>
      </w:r>
      <w:r w:rsidRPr="001C7F12">
        <w:rPr>
          <w:spacing w:val="2"/>
        </w:rPr>
        <w:t xml:space="preserve">ment under the </w:t>
      </w:r>
      <w:r w:rsidRPr="0024609E">
        <w:rPr>
          <w:i/>
          <w:spacing w:val="2"/>
        </w:rPr>
        <w:t>Trustee Investment Act</w:t>
      </w:r>
      <w:r w:rsidRPr="001C7F12">
        <w:rPr>
          <w:spacing w:val="2"/>
        </w:rPr>
        <w:t xml:space="preserve"> 1961 (as amended by the </w:t>
      </w:r>
      <w:r w:rsidRPr="0024609E">
        <w:rPr>
          <w:i/>
          <w:spacing w:val="2"/>
        </w:rPr>
        <w:t>Trustee Act</w:t>
      </w:r>
      <w:r w:rsidRPr="001C7F12">
        <w:rPr>
          <w:spacing w:val="2"/>
        </w:rPr>
        <w:t xml:space="preserve"> 2000) should have regard to the provisions of that Act, and to the various subsequently enacted statutory instruments</w:t>
      </w:r>
      <w:r>
        <w:t>.</w:t>
      </w:r>
    </w:p>
    <w:tbl>
      <w:tblPr>
        <w:tblStyle w:val="TableGrid"/>
        <w:tblW w:w="0" w:type="auto"/>
        <w:tblLook w:val="04A0" w:firstRow="1" w:lastRow="0" w:firstColumn="1" w:lastColumn="0" w:noHBand="0" w:noVBand="1"/>
      </w:tblPr>
      <w:tblGrid>
        <w:gridCol w:w="9242"/>
      </w:tblGrid>
      <w:tr w:rsidR="00416A1E" w14:paraId="026AF176" w14:textId="77777777" w:rsidTr="00416A1E">
        <w:tc>
          <w:tcPr>
            <w:tcW w:w="9242" w:type="dxa"/>
          </w:tcPr>
          <w:p w14:paraId="785AF47F" w14:textId="77777777" w:rsidR="004C23E5" w:rsidRDefault="0024609E" w:rsidP="0024609E">
            <w:pPr>
              <w:pStyle w:val="onlinetext"/>
            </w:pPr>
            <w:r>
              <w:t>s.</w:t>
            </w:r>
            <w:r w:rsidR="004C23E5">
              <w:t xml:space="preserve">42 </w:t>
            </w:r>
            <w:r w:rsidR="004C23E5" w:rsidRPr="0024609E">
              <w:rPr>
                <w:i/>
              </w:rPr>
              <w:t>Landlord and Tenant Act</w:t>
            </w:r>
            <w:r w:rsidR="004C23E5">
              <w:t xml:space="preserve"> 1987</w:t>
            </w:r>
          </w:p>
          <w:p w14:paraId="5462A8BE" w14:textId="77777777" w:rsidR="004C23E5" w:rsidRPr="0024609E" w:rsidRDefault="004C23E5" w:rsidP="0024609E">
            <w:pPr>
              <w:pStyle w:val="onlinetext"/>
              <w:rPr>
                <w:i/>
              </w:rPr>
            </w:pPr>
            <w:r w:rsidRPr="0024609E">
              <w:rPr>
                <w:i/>
              </w:rPr>
              <w:t xml:space="preserve">Service Charge Contributions (Authorised </w:t>
            </w:r>
            <w:r w:rsidR="00D4719E" w:rsidRPr="0024609E">
              <w:rPr>
                <w:i/>
              </w:rPr>
              <w:t>Investments</w:t>
            </w:r>
            <w:r w:rsidRPr="0024609E">
              <w:rPr>
                <w:i/>
              </w:rPr>
              <w:t>) Order 1988 (SI 1988/1284)(as amended by the Financial Services and Markets Act 2000 (Consequential Amendments and Repeals) Order 2001 (SI 2001/3649)</w:t>
            </w:r>
          </w:p>
          <w:p w14:paraId="67F05D8F" w14:textId="77777777" w:rsidR="00416A1E" w:rsidRPr="0024609E" w:rsidRDefault="00416A1E" w:rsidP="0024609E">
            <w:pPr>
              <w:pStyle w:val="onlinetext"/>
              <w:rPr>
                <w:i/>
              </w:rPr>
            </w:pPr>
            <w:r w:rsidRPr="0024609E">
              <w:rPr>
                <w:i/>
              </w:rPr>
              <w:t>Trustee Investments Act 1961 (as amended by the Trustee Act 2000)</w:t>
            </w:r>
          </w:p>
          <w:p w14:paraId="0B421D4E" w14:textId="77777777" w:rsidR="00416A1E" w:rsidRPr="00D4719E" w:rsidRDefault="00225960" w:rsidP="0024609E">
            <w:pPr>
              <w:pStyle w:val="onlinetext"/>
            </w:pPr>
            <w:r w:rsidRPr="0024609E">
              <w:rPr>
                <w:i/>
              </w:rPr>
              <w:lastRenderedPageBreak/>
              <w:t>Financial Services and Markets Act 2000</w:t>
            </w:r>
          </w:p>
        </w:tc>
      </w:tr>
    </w:tbl>
    <w:p w14:paraId="5BBDF137" w14:textId="77777777" w:rsidR="00416A1E" w:rsidRDefault="00416A1E" w:rsidP="0024609E">
      <w:pPr>
        <w:pStyle w:val="onlinetext"/>
      </w:pPr>
    </w:p>
    <w:p w14:paraId="20DBB169" w14:textId="77777777" w:rsidR="00432E2C" w:rsidRDefault="00432E2C" w:rsidP="0024609E">
      <w:pPr>
        <w:pStyle w:val="onlinetext"/>
      </w:pPr>
      <w:r w:rsidRPr="00432E2C">
        <w:t>If</w:t>
      </w:r>
      <w:r w:rsidRPr="00432E2C">
        <w:rPr>
          <w:spacing w:val="14"/>
        </w:rPr>
        <w:t xml:space="preserve"> </w:t>
      </w:r>
      <w:r w:rsidR="004C4F5A">
        <w:rPr>
          <w:spacing w:val="2"/>
        </w:rPr>
        <w:t>leaseholder</w:t>
      </w:r>
      <w:r w:rsidRPr="00432E2C">
        <w:t>s</w:t>
      </w:r>
      <w:r w:rsidRPr="00432E2C">
        <w:rPr>
          <w:spacing w:val="26"/>
        </w:rPr>
        <w:t xml:space="preserve"> </w:t>
      </w:r>
      <w:r w:rsidR="002F3C4F" w:rsidRPr="00432E2C">
        <w:rPr>
          <w:spacing w:val="-1"/>
        </w:rPr>
        <w:t>c</w:t>
      </w:r>
      <w:r w:rsidR="002F3C4F" w:rsidRPr="00432E2C">
        <w:rPr>
          <w:spacing w:val="1"/>
        </w:rPr>
        <w:t>o</w:t>
      </w:r>
      <w:r w:rsidR="002F3C4F" w:rsidRPr="00432E2C">
        <w:rPr>
          <w:spacing w:val="2"/>
        </w:rPr>
        <w:t>n</w:t>
      </w:r>
      <w:r w:rsidR="002F3C4F" w:rsidRPr="00432E2C">
        <w:rPr>
          <w:spacing w:val="4"/>
        </w:rPr>
        <w:t>t</w:t>
      </w:r>
      <w:r w:rsidR="002F3C4F" w:rsidRPr="00432E2C">
        <w:rPr>
          <w:spacing w:val="5"/>
        </w:rPr>
        <w:t>r</w:t>
      </w:r>
      <w:r w:rsidR="002F3C4F" w:rsidRPr="00432E2C">
        <w:rPr>
          <w:spacing w:val="2"/>
        </w:rPr>
        <w:t>ibut</w:t>
      </w:r>
      <w:r w:rsidR="002F3C4F">
        <w:rPr>
          <w:spacing w:val="2"/>
        </w:rPr>
        <w:t>e</w:t>
      </w:r>
      <w:r w:rsidR="002F3C4F" w:rsidRPr="00432E2C">
        <w:rPr>
          <w:spacing w:val="33"/>
        </w:rPr>
        <w:t xml:space="preserve"> </w:t>
      </w:r>
      <w:r w:rsidRPr="00432E2C">
        <w:t>t</w:t>
      </w:r>
      <w:r w:rsidRPr="00432E2C">
        <w:rPr>
          <w:spacing w:val="-2"/>
        </w:rPr>
        <w:t>o</w:t>
      </w:r>
      <w:r w:rsidRPr="00432E2C">
        <w:rPr>
          <w:spacing w:val="2"/>
        </w:rPr>
        <w:t>wa</w:t>
      </w:r>
      <w:r w:rsidRPr="00432E2C">
        <w:rPr>
          <w:spacing w:val="-1"/>
        </w:rPr>
        <w:t>r</w:t>
      </w:r>
      <w:r w:rsidRPr="00432E2C">
        <w:rPr>
          <w:spacing w:val="2"/>
        </w:rPr>
        <w:t>d</w:t>
      </w:r>
      <w:r w:rsidRPr="00432E2C">
        <w:t>s</w:t>
      </w:r>
      <w:r w:rsidRPr="00432E2C">
        <w:rPr>
          <w:spacing w:val="18"/>
        </w:rPr>
        <w:t xml:space="preserve"> </w:t>
      </w:r>
      <w:r w:rsidRPr="00432E2C">
        <w:rPr>
          <w:spacing w:val="2"/>
        </w:rPr>
        <w:t>diffe</w:t>
      </w:r>
      <w:r w:rsidRPr="00432E2C">
        <w:rPr>
          <w:spacing w:val="-1"/>
        </w:rPr>
        <w:t>r</w:t>
      </w:r>
      <w:r w:rsidRPr="00432E2C">
        <w:rPr>
          <w:spacing w:val="2"/>
        </w:rPr>
        <w:t>en</w:t>
      </w:r>
      <w:r w:rsidRPr="00432E2C">
        <w:t>t</w:t>
      </w:r>
      <w:r w:rsidRPr="00432E2C">
        <w:rPr>
          <w:spacing w:val="11"/>
        </w:rPr>
        <w:t xml:space="preserve"> </w:t>
      </w:r>
      <w:r w:rsidRPr="00432E2C">
        <w:rPr>
          <w:spacing w:val="-1"/>
        </w:rPr>
        <w:t>c</w:t>
      </w:r>
      <w:r w:rsidRPr="00432E2C">
        <w:rPr>
          <w:spacing w:val="2"/>
        </w:rPr>
        <w:t>ost</w:t>
      </w:r>
      <w:r w:rsidRPr="00432E2C">
        <w:t>s</w:t>
      </w:r>
      <w:r w:rsidRPr="00432E2C">
        <w:rPr>
          <w:spacing w:val="5"/>
        </w:rPr>
        <w:t xml:space="preserve"> </w:t>
      </w:r>
      <w:r w:rsidRPr="00432E2C">
        <w:rPr>
          <w:spacing w:val="2"/>
        </w:rPr>
        <w:t>(e.</w:t>
      </w:r>
      <w:r w:rsidRPr="00432E2C">
        <w:rPr>
          <w:spacing w:val="5"/>
        </w:rPr>
        <w:t>g</w:t>
      </w:r>
      <w:r w:rsidRPr="00432E2C">
        <w:t xml:space="preserve">. </w:t>
      </w:r>
      <w:r w:rsidRPr="00432E2C">
        <w:rPr>
          <w:spacing w:val="2"/>
        </w:rPr>
        <w:t>on</w:t>
      </w:r>
      <w:r w:rsidRPr="00432E2C">
        <w:t>e</w:t>
      </w:r>
      <w:r w:rsidRPr="00432E2C">
        <w:rPr>
          <w:spacing w:val="19"/>
        </w:rPr>
        <w:t xml:space="preserve"> </w:t>
      </w:r>
      <w:r w:rsidRPr="00432E2C">
        <w:rPr>
          <w:spacing w:val="5"/>
        </w:rPr>
        <w:t>g</w:t>
      </w:r>
      <w:r w:rsidRPr="00432E2C">
        <w:rPr>
          <w:spacing w:val="-1"/>
        </w:rPr>
        <w:t>r</w:t>
      </w:r>
      <w:r w:rsidRPr="00432E2C">
        <w:rPr>
          <w:spacing w:val="2"/>
        </w:rPr>
        <w:t>ou</w:t>
      </w:r>
      <w:r w:rsidRPr="00432E2C">
        <w:t>p</w:t>
      </w:r>
      <w:r w:rsidRPr="00432E2C">
        <w:rPr>
          <w:spacing w:val="23"/>
        </w:rPr>
        <w:t xml:space="preserve"> </w:t>
      </w:r>
      <w:r w:rsidRPr="00432E2C">
        <w:rPr>
          <w:spacing w:val="2"/>
        </w:rPr>
        <w:t>of</w:t>
      </w:r>
      <w:r w:rsidRPr="00432E2C">
        <w:rPr>
          <w:spacing w:val="-5"/>
        </w:rPr>
        <w:t xml:space="preserve"> </w:t>
      </w:r>
      <w:r w:rsidR="004C4F5A">
        <w:rPr>
          <w:spacing w:val="1"/>
          <w:w w:val="103"/>
        </w:rPr>
        <w:t>leaseholder</w:t>
      </w:r>
      <w:r w:rsidRPr="00432E2C">
        <w:rPr>
          <w:w w:val="103"/>
        </w:rPr>
        <w:t>s</w:t>
      </w:r>
      <w:r w:rsidRPr="00432E2C">
        <w:rPr>
          <w:spacing w:val="10"/>
        </w:rPr>
        <w:t xml:space="preserve"> </w:t>
      </w:r>
      <w:r w:rsidRPr="00432E2C">
        <w:rPr>
          <w:spacing w:val="-2"/>
        </w:rPr>
        <w:t>c</w:t>
      </w:r>
      <w:r w:rsidRPr="00432E2C">
        <w:rPr>
          <w:spacing w:val="1"/>
        </w:rPr>
        <w:t>on</w:t>
      </w:r>
      <w:r w:rsidRPr="00432E2C">
        <w:rPr>
          <w:spacing w:val="3"/>
        </w:rPr>
        <w:t>t</w:t>
      </w:r>
      <w:r w:rsidRPr="00432E2C">
        <w:rPr>
          <w:spacing w:val="4"/>
        </w:rPr>
        <w:t>r</w:t>
      </w:r>
      <w:r w:rsidRPr="00432E2C">
        <w:rPr>
          <w:spacing w:val="2"/>
        </w:rPr>
        <w:t>i</w:t>
      </w:r>
      <w:r w:rsidRPr="00432E2C">
        <w:rPr>
          <w:spacing w:val="1"/>
        </w:rPr>
        <w:t>bu</w:t>
      </w:r>
      <w:r w:rsidRPr="00432E2C">
        <w:rPr>
          <w:spacing w:val="-1"/>
        </w:rPr>
        <w:t>t</w:t>
      </w:r>
      <w:r w:rsidRPr="00432E2C">
        <w:rPr>
          <w:spacing w:val="1"/>
        </w:rPr>
        <w:t>e</w:t>
      </w:r>
      <w:r w:rsidRPr="00432E2C">
        <w:t>s</w:t>
      </w:r>
      <w:r w:rsidRPr="00432E2C">
        <w:rPr>
          <w:spacing w:val="21"/>
        </w:rPr>
        <w:t xml:space="preserve"> </w:t>
      </w:r>
      <w:r w:rsidRPr="00432E2C">
        <w:rPr>
          <w:spacing w:val="-1"/>
        </w:rPr>
        <w:t>t</w:t>
      </w:r>
      <w:r w:rsidRPr="00432E2C">
        <w:rPr>
          <w:spacing w:val="-2"/>
        </w:rPr>
        <w:t>o</w:t>
      </w:r>
      <w:r w:rsidRPr="00432E2C">
        <w:rPr>
          <w:spacing w:val="1"/>
        </w:rPr>
        <w:t>wa</w:t>
      </w:r>
      <w:r w:rsidRPr="00432E2C">
        <w:rPr>
          <w:spacing w:val="-1"/>
        </w:rPr>
        <w:t>r</w:t>
      </w:r>
      <w:r w:rsidRPr="00432E2C">
        <w:rPr>
          <w:spacing w:val="1"/>
        </w:rPr>
        <w:t>d</w:t>
      </w:r>
      <w:r w:rsidRPr="00432E2C">
        <w:t>s</w:t>
      </w:r>
      <w:r w:rsidRPr="00432E2C">
        <w:rPr>
          <w:spacing w:val="13"/>
        </w:rPr>
        <w:t xml:space="preserve"> </w:t>
      </w:r>
      <w:r w:rsidRPr="00432E2C">
        <w:rPr>
          <w:spacing w:val="1"/>
        </w:rPr>
        <w:t>th</w:t>
      </w:r>
      <w:r w:rsidRPr="00432E2C">
        <w:t>e</w:t>
      </w:r>
      <w:r w:rsidRPr="00432E2C">
        <w:rPr>
          <w:spacing w:val="15"/>
        </w:rPr>
        <w:t xml:space="preserve"> </w:t>
      </w:r>
      <w:r w:rsidRPr="00432E2C">
        <w:rPr>
          <w:spacing w:val="1"/>
        </w:rPr>
        <w:t>lift</w:t>
      </w:r>
      <w:r w:rsidRPr="00432E2C">
        <w:t>,</w:t>
      </w:r>
      <w:r w:rsidRPr="00432E2C">
        <w:rPr>
          <w:spacing w:val="-6"/>
        </w:rPr>
        <w:t xml:space="preserve"> </w:t>
      </w:r>
      <w:r w:rsidRPr="00432E2C">
        <w:rPr>
          <w:spacing w:val="1"/>
        </w:rPr>
        <w:t>whils</w:t>
      </w:r>
      <w:r w:rsidRPr="00432E2C">
        <w:t>t</w:t>
      </w:r>
      <w:r w:rsidRPr="00432E2C">
        <w:rPr>
          <w:spacing w:val="-3"/>
        </w:rPr>
        <w:t xml:space="preserve"> </w:t>
      </w:r>
      <w:r w:rsidRPr="00432E2C">
        <w:rPr>
          <w:spacing w:val="1"/>
        </w:rPr>
        <w:t>anothe</w:t>
      </w:r>
      <w:r w:rsidRPr="00432E2C">
        <w:t>r</w:t>
      </w:r>
      <w:r w:rsidRPr="00432E2C">
        <w:rPr>
          <w:spacing w:val="31"/>
        </w:rPr>
        <w:t xml:space="preserve"> </w:t>
      </w:r>
      <w:r w:rsidRPr="00432E2C">
        <w:rPr>
          <w:spacing w:val="4"/>
        </w:rPr>
        <w:t>g</w:t>
      </w:r>
      <w:r w:rsidRPr="00432E2C">
        <w:rPr>
          <w:spacing w:val="-2"/>
        </w:rPr>
        <w:t>r</w:t>
      </w:r>
      <w:r w:rsidRPr="00432E2C">
        <w:rPr>
          <w:spacing w:val="1"/>
        </w:rPr>
        <w:t>ou</w:t>
      </w:r>
      <w:r w:rsidRPr="00432E2C">
        <w:t>p</w:t>
      </w:r>
      <w:r w:rsidRPr="00432E2C">
        <w:rPr>
          <w:spacing w:val="18"/>
        </w:rPr>
        <w:t xml:space="preserve"> </w:t>
      </w:r>
      <w:r w:rsidRPr="00432E2C">
        <w:rPr>
          <w:spacing w:val="-2"/>
        </w:rPr>
        <w:t>c</w:t>
      </w:r>
      <w:r w:rsidRPr="00432E2C">
        <w:rPr>
          <w:spacing w:val="1"/>
        </w:rPr>
        <w:t>on</w:t>
      </w:r>
      <w:r w:rsidRPr="00432E2C">
        <w:rPr>
          <w:spacing w:val="3"/>
        </w:rPr>
        <w:t>t</w:t>
      </w:r>
      <w:r w:rsidRPr="00432E2C">
        <w:rPr>
          <w:spacing w:val="4"/>
        </w:rPr>
        <w:t>r</w:t>
      </w:r>
      <w:r w:rsidRPr="00432E2C">
        <w:rPr>
          <w:spacing w:val="2"/>
        </w:rPr>
        <w:t>i</w:t>
      </w:r>
      <w:r w:rsidRPr="00432E2C">
        <w:rPr>
          <w:spacing w:val="1"/>
        </w:rPr>
        <w:t>bu</w:t>
      </w:r>
      <w:r w:rsidRPr="00432E2C">
        <w:rPr>
          <w:spacing w:val="-1"/>
        </w:rPr>
        <w:t>t</w:t>
      </w:r>
      <w:r w:rsidRPr="00432E2C">
        <w:rPr>
          <w:spacing w:val="1"/>
        </w:rPr>
        <w:t>es</w:t>
      </w:r>
      <w:r w:rsidRPr="00432E2C">
        <w:rPr>
          <w:spacing w:val="6"/>
        </w:rPr>
        <w:t xml:space="preserve"> </w:t>
      </w:r>
      <w:r w:rsidRPr="00432E2C">
        <w:rPr>
          <w:spacing w:val="-2"/>
        </w:rPr>
        <w:t>t</w:t>
      </w:r>
      <w:r w:rsidRPr="00432E2C">
        <w:rPr>
          <w:spacing w:val="-4"/>
        </w:rPr>
        <w:t>o</w:t>
      </w:r>
      <w:r w:rsidRPr="00432E2C">
        <w:t>wa</w:t>
      </w:r>
      <w:r w:rsidRPr="00432E2C">
        <w:rPr>
          <w:spacing w:val="-3"/>
        </w:rPr>
        <w:t>r</w:t>
      </w:r>
      <w:r w:rsidRPr="00432E2C">
        <w:t>ds</w:t>
      </w:r>
      <w:r w:rsidRPr="00432E2C">
        <w:rPr>
          <w:spacing w:val="8"/>
        </w:rPr>
        <w:t xml:space="preserve"> </w:t>
      </w:r>
      <w:r w:rsidRPr="00432E2C">
        <w:rPr>
          <w:w w:val="98"/>
        </w:rPr>
        <w:t>ga</w:t>
      </w:r>
      <w:r w:rsidRPr="00432E2C">
        <w:rPr>
          <w:spacing w:val="-3"/>
          <w:w w:val="98"/>
        </w:rPr>
        <w:t>r</w:t>
      </w:r>
      <w:r w:rsidRPr="00432E2C">
        <w:rPr>
          <w:w w:val="102"/>
        </w:rPr>
        <w:t>dening),</w:t>
      </w:r>
      <w:r w:rsidRPr="00432E2C">
        <w:rPr>
          <w:spacing w:val="-2"/>
        </w:rPr>
        <w:t xml:space="preserve"> </w:t>
      </w:r>
      <w:r w:rsidRPr="00432E2C">
        <w:t>the</w:t>
      </w:r>
      <w:r w:rsidRPr="00432E2C">
        <w:rPr>
          <w:spacing w:val="12"/>
        </w:rPr>
        <w:t xml:space="preserve"> </w:t>
      </w:r>
      <w:r w:rsidRPr="00432E2C">
        <w:t>funds</w:t>
      </w:r>
      <w:r w:rsidRPr="00432E2C">
        <w:rPr>
          <w:spacing w:val="9"/>
        </w:rPr>
        <w:t xml:space="preserve"> </w:t>
      </w:r>
      <w:r w:rsidRPr="00432E2C">
        <w:t>should</w:t>
      </w:r>
      <w:r w:rsidRPr="00432E2C">
        <w:rPr>
          <w:spacing w:val="16"/>
        </w:rPr>
        <w:t xml:space="preserve"> </w:t>
      </w:r>
      <w:r w:rsidRPr="00432E2C">
        <w:t>be</w:t>
      </w:r>
      <w:r w:rsidRPr="00432E2C">
        <w:rPr>
          <w:spacing w:val="3"/>
        </w:rPr>
        <w:t xml:space="preserve"> </w:t>
      </w:r>
      <w:r w:rsidRPr="00432E2C">
        <w:t>diffe</w:t>
      </w:r>
      <w:r w:rsidRPr="00432E2C">
        <w:rPr>
          <w:spacing w:val="-3"/>
        </w:rPr>
        <w:t>r</w:t>
      </w:r>
      <w:r w:rsidRPr="00432E2C">
        <w:t>entia</w:t>
      </w:r>
      <w:r w:rsidRPr="00432E2C">
        <w:rPr>
          <w:spacing w:val="-2"/>
        </w:rPr>
        <w:t>t</w:t>
      </w:r>
      <w:r w:rsidRPr="00432E2C">
        <w:t>ed.</w:t>
      </w:r>
      <w:r w:rsidRPr="00432E2C">
        <w:rPr>
          <w:spacing w:val="-4"/>
        </w:rPr>
        <w:t xml:space="preserve"> </w:t>
      </w:r>
      <w:r w:rsidRPr="00432E2C">
        <w:t>This</w:t>
      </w:r>
      <w:r w:rsidRPr="00432E2C">
        <w:rPr>
          <w:spacing w:val="1"/>
        </w:rPr>
        <w:t xml:space="preserve"> </w:t>
      </w:r>
      <w:r w:rsidRPr="00432E2C">
        <w:t>should</w:t>
      </w:r>
      <w:r w:rsidRPr="00432E2C">
        <w:rPr>
          <w:spacing w:val="16"/>
        </w:rPr>
        <w:t xml:space="preserve"> </w:t>
      </w:r>
      <w:r w:rsidRPr="00432E2C">
        <w:t>be</w:t>
      </w:r>
      <w:r w:rsidRPr="00432E2C">
        <w:rPr>
          <w:spacing w:val="-2"/>
        </w:rPr>
        <w:t xml:space="preserve"> </w:t>
      </w:r>
      <w:r w:rsidRPr="00432E2C">
        <w:rPr>
          <w:spacing w:val="-1"/>
        </w:rPr>
        <w:t>do</w:t>
      </w:r>
      <w:r w:rsidRPr="00432E2C">
        <w:t>ne</w:t>
      </w:r>
      <w:r w:rsidRPr="00432E2C">
        <w:rPr>
          <w:spacing w:val="7"/>
        </w:rPr>
        <w:t xml:space="preserve"> </w:t>
      </w:r>
      <w:r w:rsidRPr="00432E2C">
        <w:rPr>
          <w:spacing w:val="-3"/>
        </w:rPr>
        <w:t>b</w:t>
      </w:r>
      <w:r w:rsidRPr="00432E2C">
        <w:t>y</w:t>
      </w:r>
      <w:r w:rsidRPr="00432E2C">
        <w:rPr>
          <w:spacing w:val="-13"/>
        </w:rPr>
        <w:t xml:space="preserve"> </w:t>
      </w:r>
      <w:r w:rsidRPr="00432E2C">
        <w:rPr>
          <w:w w:val="94"/>
        </w:rPr>
        <w:t>w</w:t>
      </w:r>
      <w:r w:rsidRPr="00432E2C">
        <w:rPr>
          <w:spacing w:val="-4"/>
          <w:w w:val="94"/>
        </w:rPr>
        <w:t>a</w:t>
      </w:r>
      <w:r w:rsidRPr="00432E2C">
        <w:rPr>
          <w:w w:val="94"/>
        </w:rPr>
        <w:t xml:space="preserve">y </w:t>
      </w:r>
      <w:r w:rsidRPr="00432E2C">
        <w:t>of</w:t>
      </w:r>
      <w:r w:rsidRPr="00432E2C">
        <w:rPr>
          <w:spacing w:val="-3"/>
        </w:rPr>
        <w:t xml:space="preserve"> </w:t>
      </w:r>
      <w:r w:rsidRPr="00432E2C">
        <w:t>diffe</w:t>
      </w:r>
      <w:r w:rsidRPr="00432E2C">
        <w:rPr>
          <w:spacing w:val="-3"/>
        </w:rPr>
        <w:t>r</w:t>
      </w:r>
      <w:r w:rsidRPr="00432E2C">
        <w:t>ent</w:t>
      </w:r>
      <w:r w:rsidRPr="00432E2C">
        <w:rPr>
          <w:spacing w:val="-7"/>
        </w:rPr>
        <w:t xml:space="preserve"> </w:t>
      </w:r>
      <w:r w:rsidRPr="00432E2C">
        <w:t>se</w:t>
      </w:r>
      <w:r w:rsidRPr="00432E2C">
        <w:rPr>
          <w:spacing w:val="5"/>
        </w:rPr>
        <w:t>r</w:t>
      </w:r>
      <w:r w:rsidRPr="00432E2C">
        <w:rPr>
          <w:spacing w:val="4"/>
        </w:rPr>
        <w:t>v</w:t>
      </w:r>
      <w:r w:rsidRPr="00432E2C">
        <w:t>i</w:t>
      </w:r>
      <w:r w:rsidRPr="00432E2C">
        <w:rPr>
          <w:spacing w:val="-3"/>
        </w:rPr>
        <w:t>c</w:t>
      </w:r>
      <w:r w:rsidRPr="00432E2C">
        <w:t>e</w:t>
      </w:r>
      <w:r w:rsidRPr="00432E2C">
        <w:rPr>
          <w:spacing w:val="-5"/>
        </w:rPr>
        <w:t xml:space="preserve"> </w:t>
      </w:r>
      <w:r w:rsidRPr="00432E2C">
        <w:rPr>
          <w:spacing w:val="-2"/>
        </w:rPr>
        <w:t>c</w:t>
      </w:r>
      <w:r w:rsidRPr="00432E2C">
        <w:t>harge</w:t>
      </w:r>
      <w:r w:rsidRPr="00432E2C">
        <w:rPr>
          <w:spacing w:val="-15"/>
        </w:rPr>
        <w:t xml:space="preserve"> </w:t>
      </w:r>
      <w:r w:rsidRPr="00432E2C">
        <w:rPr>
          <w:w w:val="98"/>
        </w:rPr>
        <w:t>s</w:t>
      </w:r>
      <w:r w:rsidRPr="00432E2C">
        <w:rPr>
          <w:spacing w:val="-2"/>
          <w:w w:val="98"/>
        </w:rPr>
        <w:t>c</w:t>
      </w:r>
      <w:r w:rsidRPr="00432E2C">
        <w:rPr>
          <w:w w:val="98"/>
        </w:rPr>
        <w:t>hedules,</w:t>
      </w:r>
      <w:r w:rsidRPr="00432E2C">
        <w:rPr>
          <w:spacing w:val="-7"/>
          <w:w w:val="98"/>
        </w:rPr>
        <w:t xml:space="preserve"> </w:t>
      </w:r>
      <w:r w:rsidRPr="00432E2C">
        <w:t>ea</w:t>
      </w:r>
      <w:r w:rsidRPr="00432E2C">
        <w:rPr>
          <w:spacing w:val="-2"/>
        </w:rPr>
        <w:t>c</w:t>
      </w:r>
      <w:r w:rsidRPr="00432E2C">
        <w:t>h</w:t>
      </w:r>
      <w:r w:rsidR="00E353AD">
        <w:t xml:space="preserve"> schedule</w:t>
      </w:r>
      <w:r w:rsidR="00225960">
        <w:t xml:space="preserve"> should</w:t>
      </w:r>
      <w:r w:rsidRPr="00432E2C">
        <w:rPr>
          <w:spacing w:val="-8"/>
        </w:rPr>
        <w:t xml:space="preserve"> </w:t>
      </w:r>
      <w:r w:rsidRPr="00432E2C">
        <w:rPr>
          <w:spacing w:val="-2"/>
        </w:rPr>
        <w:t>t</w:t>
      </w:r>
      <w:r w:rsidRPr="00432E2C">
        <w:t>otal</w:t>
      </w:r>
      <w:r w:rsidRPr="00432E2C">
        <w:rPr>
          <w:spacing w:val="-6"/>
        </w:rPr>
        <w:t xml:space="preserve"> </w:t>
      </w:r>
      <w:r w:rsidRPr="00432E2C">
        <w:t>100</w:t>
      </w:r>
      <w:r w:rsidR="00C0352F">
        <w:t xml:space="preserve"> per cent</w:t>
      </w:r>
      <w:r w:rsidR="00225960">
        <w:t xml:space="preserve"> although you should be aware that percentages under some leases do not add up to 100</w:t>
      </w:r>
      <w:r w:rsidR="00D4719E">
        <w:t xml:space="preserve"> per cent</w:t>
      </w:r>
      <w:r w:rsidR="00C0352F">
        <w:t>.</w:t>
      </w:r>
    </w:p>
    <w:p w14:paraId="2731DF3D" w14:textId="77777777" w:rsidR="00D04F3C" w:rsidRPr="00432E2C" w:rsidRDefault="00D04F3C" w:rsidP="00D04F3C">
      <w:pPr>
        <w:widowControl w:val="0"/>
        <w:tabs>
          <w:tab w:val="left" w:pos="0"/>
        </w:tabs>
        <w:autoSpaceDE w:val="0"/>
        <w:autoSpaceDN w:val="0"/>
        <w:adjustRightInd w:val="0"/>
        <w:spacing w:line="243" w:lineRule="auto"/>
        <w:ind w:right="-35"/>
        <w:rPr>
          <w:rFonts w:ascii="Verdana" w:eastAsia="MS PMincho" w:hAnsi="Verdana"/>
          <w:color w:val="000000"/>
          <w:sz w:val="20"/>
          <w:szCs w:val="20"/>
        </w:rPr>
      </w:pPr>
    </w:p>
    <w:p w14:paraId="3F4DF5AF" w14:textId="77777777" w:rsidR="00E72B52" w:rsidRDefault="00B269BD" w:rsidP="00114E30">
      <w:pPr>
        <w:pStyle w:val="Heading2"/>
        <w:rPr>
          <w:lang w:eastAsia="ar-SA"/>
        </w:rPr>
      </w:pPr>
      <w:bookmarkStart w:id="138" w:name="_Toc299113101"/>
      <w:bookmarkStart w:id="139" w:name="_Toc415753228"/>
      <w:bookmarkStart w:id="140" w:name="_Toc443380560"/>
      <w:r>
        <w:rPr>
          <w:lang w:eastAsia="ar-SA"/>
        </w:rPr>
        <w:t>7.7</w:t>
      </w:r>
      <w:r>
        <w:rPr>
          <w:lang w:eastAsia="ar-SA"/>
        </w:rPr>
        <w:tab/>
      </w:r>
      <w:r w:rsidR="00E72B52" w:rsidRPr="00E72B52">
        <w:rPr>
          <w:lang w:eastAsia="ar-SA"/>
        </w:rPr>
        <w:t>Demanding service charges</w:t>
      </w:r>
      <w:bookmarkEnd w:id="138"/>
      <w:bookmarkEnd w:id="139"/>
      <w:bookmarkEnd w:id="140"/>
    </w:p>
    <w:p w14:paraId="2CD72234" w14:textId="77777777" w:rsidR="00D04F3C" w:rsidRPr="00D04F3C" w:rsidRDefault="00D04F3C" w:rsidP="00D04F3C">
      <w:pPr>
        <w:rPr>
          <w:lang w:eastAsia="ar-SA"/>
        </w:rPr>
      </w:pPr>
    </w:p>
    <w:p w14:paraId="5447E062" w14:textId="722A9131" w:rsidR="00E72B52" w:rsidRPr="00E72B52" w:rsidRDefault="00E72B52" w:rsidP="00E72B52">
      <w:pPr>
        <w:pStyle w:val="Index"/>
        <w:suppressLineNumbers w:val="0"/>
        <w:rPr>
          <w:rFonts w:ascii="Verdana" w:hAnsi="Verdana"/>
          <w:sz w:val="20"/>
          <w:szCs w:val="20"/>
        </w:rPr>
      </w:pPr>
      <w:r w:rsidRPr="00E72B52">
        <w:rPr>
          <w:rFonts w:ascii="Verdana" w:hAnsi="Verdana"/>
          <w:sz w:val="20"/>
          <w:szCs w:val="20"/>
        </w:rPr>
        <w:t>The lease will normally dictate individual apportionments of the overall service charge expenditure and the method and frequency of payments.</w:t>
      </w:r>
      <w:r w:rsidR="00615983">
        <w:rPr>
          <w:rFonts w:ascii="Verdana" w:hAnsi="Verdana"/>
          <w:sz w:val="20"/>
          <w:szCs w:val="20"/>
        </w:rPr>
        <w:t xml:space="preserve"> </w:t>
      </w:r>
      <w:r w:rsidR="00F9346B">
        <w:rPr>
          <w:rFonts w:ascii="Verdana" w:hAnsi="Verdana"/>
          <w:sz w:val="20"/>
          <w:szCs w:val="20"/>
        </w:rPr>
        <w:t>Leaseholders are only obliged to pay service charges where the lease/tenancy agreement requires this, where reasonably incurred and where the works or services have been carried out to a reasonable standard.</w:t>
      </w:r>
    </w:p>
    <w:p w14:paraId="6477F1FB" w14:textId="77777777" w:rsidR="00E72B52" w:rsidRPr="00E72B52" w:rsidRDefault="00E72B52" w:rsidP="00E72B52">
      <w:pPr>
        <w:pStyle w:val="Index"/>
        <w:suppressLineNumbers w:val="0"/>
        <w:rPr>
          <w:rFonts w:ascii="Verdana" w:hAnsi="Verdana"/>
          <w:sz w:val="20"/>
          <w:szCs w:val="20"/>
        </w:rPr>
      </w:pPr>
    </w:p>
    <w:p w14:paraId="688B16FA" w14:textId="77777777" w:rsidR="00E72B52" w:rsidRPr="00E72B52" w:rsidRDefault="00E72B52" w:rsidP="00E72B52">
      <w:pPr>
        <w:pStyle w:val="Index"/>
        <w:suppressLineNumbers w:val="0"/>
        <w:rPr>
          <w:rFonts w:ascii="Verdana" w:hAnsi="Verdana"/>
          <w:sz w:val="20"/>
          <w:szCs w:val="20"/>
        </w:rPr>
      </w:pPr>
      <w:r w:rsidRPr="00E72B52">
        <w:rPr>
          <w:rFonts w:ascii="Verdana" w:hAnsi="Verdana"/>
          <w:sz w:val="20"/>
          <w:szCs w:val="20"/>
        </w:rPr>
        <w:t>Service charge percentages do not always add up to 100 per cent, and you should advise your client of any discrepancies and, if necessary, suggest</w:t>
      </w:r>
      <w:r w:rsidR="00090ECD">
        <w:rPr>
          <w:rFonts w:ascii="Verdana" w:hAnsi="Verdana"/>
          <w:sz w:val="20"/>
          <w:szCs w:val="20"/>
        </w:rPr>
        <w:t xml:space="preserve"> that</w:t>
      </w:r>
      <w:r w:rsidRPr="00E72B52">
        <w:rPr>
          <w:rFonts w:ascii="Verdana" w:hAnsi="Verdana"/>
          <w:sz w:val="20"/>
          <w:szCs w:val="20"/>
        </w:rPr>
        <w:t xml:space="preserve"> further advice should be</w:t>
      </w:r>
      <w:r w:rsidR="00270ED7">
        <w:rPr>
          <w:rFonts w:ascii="Verdana" w:hAnsi="Verdana"/>
          <w:sz w:val="20"/>
          <w:szCs w:val="20"/>
        </w:rPr>
        <w:t xml:space="preserve"> taken regarding an application </w:t>
      </w:r>
      <w:r w:rsidR="00E162AC">
        <w:rPr>
          <w:rFonts w:ascii="Verdana" w:hAnsi="Verdana"/>
          <w:sz w:val="20"/>
          <w:szCs w:val="20"/>
        </w:rPr>
        <w:t xml:space="preserve">to the FTT </w:t>
      </w:r>
      <w:r w:rsidRPr="00E72B52">
        <w:rPr>
          <w:rFonts w:ascii="Verdana" w:hAnsi="Verdana"/>
          <w:sz w:val="20"/>
          <w:szCs w:val="20"/>
        </w:rPr>
        <w:t>for lease variations.</w:t>
      </w:r>
    </w:p>
    <w:p w14:paraId="3AFD6B22" w14:textId="77777777" w:rsidR="00E72B52" w:rsidRPr="00E72B52" w:rsidRDefault="00E72B52" w:rsidP="00E72B52">
      <w:pPr>
        <w:pStyle w:val="Index"/>
        <w:suppressLineNumbers w:val="0"/>
        <w:rPr>
          <w:rFonts w:ascii="Verdana" w:hAnsi="Verdana"/>
          <w:sz w:val="20"/>
          <w:szCs w:val="20"/>
        </w:rPr>
      </w:pPr>
    </w:p>
    <w:p w14:paraId="2703C9ED" w14:textId="77777777" w:rsidR="00E72B52" w:rsidRPr="00E72B52" w:rsidRDefault="00E72B52" w:rsidP="00E72B52">
      <w:pPr>
        <w:pStyle w:val="Index"/>
        <w:suppressLineNumbers w:val="0"/>
        <w:rPr>
          <w:rFonts w:ascii="Verdana" w:hAnsi="Verdana"/>
          <w:sz w:val="20"/>
          <w:szCs w:val="20"/>
        </w:rPr>
      </w:pPr>
      <w:r w:rsidRPr="00E72B52">
        <w:rPr>
          <w:rFonts w:ascii="Verdana" w:hAnsi="Verdana"/>
          <w:sz w:val="20"/>
          <w:szCs w:val="20"/>
        </w:rPr>
        <w:t>The lease may provide for individual proportions to be ‘fair and reasonable’ (or similar words) and often to be determined by the landlord or the landlord’s surveyor. You should ensure that proportions have been assessed in accordance with the lease and that your client has satisfied any professional requirements regarding assessment or re-assessment.</w:t>
      </w:r>
    </w:p>
    <w:p w14:paraId="57664304" w14:textId="77777777" w:rsidR="00E72B52" w:rsidRPr="00E72B52" w:rsidRDefault="00E72B52" w:rsidP="00E72B52">
      <w:pPr>
        <w:pStyle w:val="Index"/>
        <w:suppressLineNumbers w:val="0"/>
        <w:rPr>
          <w:rFonts w:ascii="Verdana" w:hAnsi="Verdana"/>
          <w:sz w:val="20"/>
          <w:szCs w:val="20"/>
        </w:rPr>
      </w:pPr>
    </w:p>
    <w:p w14:paraId="0925D9F5" w14:textId="77777777" w:rsidR="00E162AC" w:rsidRDefault="00E72B52" w:rsidP="00E72B52">
      <w:pPr>
        <w:pStyle w:val="Index"/>
        <w:suppressLineNumbers w:val="0"/>
        <w:rPr>
          <w:rFonts w:ascii="Verdana" w:hAnsi="Verdana"/>
          <w:sz w:val="20"/>
          <w:szCs w:val="20"/>
        </w:rPr>
      </w:pPr>
      <w:r w:rsidRPr="00E72B52">
        <w:rPr>
          <w:rFonts w:ascii="Verdana" w:hAnsi="Verdana"/>
          <w:sz w:val="20"/>
          <w:szCs w:val="20"/>
        </w:rPr>
        <w:t>All service charge demands should be clear, easily understandable</w:t>
      </w:r>
      <w:r w:rsidR="00064ACA">
        <w:rPr>
          <w:rFonts w:ascii="Verdana" w:hAnsi="Verdana"/>
          <w:sz w:val="20"/>
          <w:szCs w:val="20"/>
        </w:rPr>
        <w:t>,</w:t>
      </w:r>
      <w:r w:rsidR="00D4719E">
        <w:rPr>
          <w:rFonts w:ascii="Verdana" w:hAnsi="Verdana"/>
          <w:sz w:val="20"/>
          <w:szCs w:val="20"/>
        </w:rPr>
        <w:t xml:space="preserve"> </w:t>
      </w:r>
      <w:r w:rsidRPr="00E72B52">
        <w:rPr>
          <w:rFonts w:ascii="Verdana" w:hAnsi="Verdana"/>
          <w:sz w:val="20"/>
          <w:szCs w:val="20"/>
        </w:rPr>
        <w:t>relate to available budget estimates or actual accounts</w:t>
      </w:r>
      <w:r w:rsidR="00064ACA">
        <w:rPr>
          <w:rFonts w:ascii="Verdana" w:hAnsi="Verdana"/>
          <w:sz w:val="20"/>
          <w:szCs w:val="20"/>
        </w:rPr>
        <w:t xml:space="preserve"> and be served in accordance with the lease</w:t>
      </w:r>
      <w:r w:rsidRPr="00E72B52">
        <w:rPr>
          <w:rFonts w:ascii="Verdana" w:hAnsi="Verdana"/>
          <w:sz w:val="20"/>
          <w:szCs w:val="20"/>
        </w:rPr>
        <w:t>. They must contain the landlord’s name and address</w:t>
      </w:r>
      <w:r w:rsidR="00873F8B">
        <w:rPr>
          <w:rFonts w:ascii="Verdana" w:hAnsi="Verdana"/>
          <w:sz w:val="20"/>
          <w:szCs w:val="20"/>
        </w:rPr>
        <w:t xml:space="preserve"> </w:t>
      </w:r>
      <w:r w:rsidR="006B3D3C">
        <w:rPr>
          <w:rFonts w:ascii="Verdana" w:hAnsi="Verdana"/>
          <w:sz w:val="20"/>
          <w:szCs w:val="20"/>
        </w:rPr>
        <w:t>where the landlord can be found.</w:t>
      </w:r>
      <w:r w:rsidR="00615983">
        <w:rPr>
          <w:rFonts w:ascii="Verdana" w:hAnsi="Verdana"/>
          <w:sz w:val="20"/>
          <w:szCs w:val="20"/>
        </w:rPr>
        <w:t xml:space="preserve"> </w:t>
      </w:r>
      <w:r w:rsidR="006B3D3C">
        <w:rPr>
          <w:rFonts w:ascii="Verdana" w:hAnsi="Verdana"/>
          <w:sz w:val="20"/>
          <w:szCs w:val="20"/>
        </w:rPr>
        <w:t>In the case of an individual this should be their place of residence or place from which they carry o</w:t>
      </w:r>
      <w:r w:rsidR="00C8250C">
        <w:rPr>
          <w:rFonts w:ascii="Verdana" w:hAnsi="Verdana"/>
          <w:sz w:val="20"/>
          <w:szCs w:val="20"/>
        </w:rPr>
        <w:t>ut</w:t>
      </w:r>
      <w:r w:rsidR="006B3D3C">
        <w:rPr>
          <w:rFonts w:ascii="Verdana" w:hAnsi="Verdana"/>
          <w:sz w:val="20"/>
          <w:szCs w:val="20"/>
        </w:rPr>
        <w:t xml:space="preserve"> business</w:t>
      </w:r>
      <w:r w:rsidR="00873F8B">
        <w:rPr>
          <w:rFonts w:ascii="Verdana" w:hAnsi="Verdana"/>
          <w:sz w:val="20"/>
          <w:szCs w:val="20"/>
        </w:rPr>
        <w:t xml:space="preserve"> </w:t>
      </w:r>
      <w:r w:rsidRPr="00E72B52">
        <w:rPr>
          <w:rFonts w:ascii="Verdana" w:hAnsi="Verdana"/>
          <w:sz w:val="20"/>
          <w:szCs w:val="20"/>
        </w:rPr>
        <w:t>(in England or Wales)</w:t>
      </w:r>
      <w:r w:rsidR="00647682">
        <w:rPr>
          <w:rFonts w:ascii="Verdana" w:hAnsi="Verdana"/>
          <w:sz w:val="20"/>
          <w:szCs w:val="20"/>
        </w:rPr>
        <w:t>.</w:t>
      </w:r>
      <w:r w:rsidR="00615983">
        <w:rPr>
          <w:rFonts w:ascii="Verdana" w:hAnsi="Verdana"/>
          <w:sz w:val="20"/>
          <w:szCs w:val="20"/>
        </w:rPr>
        <w:t xml:space="preserve"> </w:t>
      </w:r>
      <w:r w:rsidR="00647682">
        <w:rPr>
          <w:rFonts w:ascii="Verdana" w:hAnsi="Verdana"/>
          <w:sz w:val="20"/>
          <w:szCs w:val="20"/>
        </w:rPr>
        <w:t>In the case of a company this should be the registered office or the place from which it carries o</w:t>
      </w:r>
      <w:r w:rsidR="00346E83">
        <w:rPr>
          <w:rFonts w:ascii="Verdana" w:hAnsi="Verdana"/>
          <w:sz w:val="20"/>
          <w:szCs w:val="20"/>
        </w:rPr>
        <w:t>ut</w:t>
      </w:r>
      <w:r w:rsidR="00647682">
        <w:rPr>
          <w:rFonts w:ascii="Verdana" w:hAnsi="Verdana"/>
          <w:sz w:val="20"/>
          <w:szCs w:val="20"/>
        </w:rPr>
        <w:t xml:space="preserve"> business</w:t>
      </w:r>
      <w:r w:rsidRPr="00E72B52">
        <w:rPr>
          <w:rFonts w:ascii="Verdana" w:hAnsi="Verdana"/>
          <w:sz w:val="20"/>
          <w:szCs w:val="20"/>
        </w:rPr>
        <w:t xml:space="preserve"> in accordance with the requirements of </w:t>
      </w:r>
      <w:r w:rsidRPr="00EC5A7D">
        <w:rPr>
          <w:rFonts w:ascii="Verdana" w:hAnsi="Verdana"/>
          <w:sz w:val="20"/>
          <w:szCs w:val="20"/>
        </w:rPr>
        <w:t>section 47 of the</w:t>
      </w:r>
      <w:r w:rsidRPr="00EC5A7D">
        <w:rPr>
          <w:rFonts w:ascii="Verdana" w:hAnsi="Verdana"/>
          <w:i/>
          <w:sz w:val="20"/>
          <w:szCs w:val="20"/>
        </w:rPr>
        <w:t xml:space="preserve"> Landlord and Tenant Act</w:t>
      </w:r>
      <w:r w:rsidRPr="00EC5A7D">
        <w:rPr>
          <w:rFonts w:ascii="Verdana" w:hAnsi="Verdana"/>
          <w:sz w:val="20"/>
          <w:szCs w:val="20"/>
        </w:rPr>
        <w:t xml:space="preserve"> 1987</w:t>
      </w:r>
      <w:r w:rsidRPr="00E72B52">
        <w:rPr>
          <w:rFonts w:ascii="Verdana" w:hAnsi="Verdana"/>
          <w:sz w:val="20"/>
          <w:szCs w:val="20"/>
        </w:rPr>
        <w:t xml:space="preserve">. </w:t>
      </w:r>
    </w:p>
    <w:p w14:paraId="0C2735E4" w14:textId="77777777" w:rsidR="006B3D3C" w:rsidRDefault="006B3D3C" w:rsidP="00E72B52">
      <w:pPr>
        <w:pStyle w:val="Index"/>
        <w:suppressLineNumbers w:val="0"/>
        <w:rPr>
          <w:rFonts w:ascii="Verdana" w:hAnsi="Verdana"/>
          <w:sz w:val="20"/>
          <w:szCs w:val="20"/>
        </w:rPr>
      </w:pPr>
    </w:p>
    <w:tbl>
      <w:tblPr>
        <w:tblStyle w:val="TableGrid"/>
        <w:tblW w:w="0" w:type="auto"/>
        <w:tblLook w:val="04A0" w:firstRow="1" w:lastRow="0" w:firstColumn="1" w:lastColumn="0" w:noHBand="0" w:noVBand="1"/>
      </w:tblPr>
      <w:tblGrid>
        <w:gridCol w:w="9242"/>
      </w:tblGrid>
      <w:tr w:rsidR="004C23E5" w14:paraId="7B134171" w14:textId="77777777" w:rsidTr="004C23E5">
        <w:tc>
          <w:tcPr>
            <w:tcW w:w="9242" w:type="dxa"/>
          </w:tcPr>
          <w:p w14:paraId="574B33E8" w14:textId="77777777" w:rsidR="004C23E5" w:rsidRPr="00D4719E" w:rsidRDefault="0024609E" w:rsidP="0024609E">
            <w:pPr>
              <w:pStyle w:val="Index"/>
              <w:suppressLineNumbers w:val="0"/>
              <w:rPr>
                <w:rFonts w:ascii="Verdana" w:hAnsi="Verdana"/>
                <w:i/>
                <w:sz w:val="20"/>
                <w:szCs w:val="20"/>
              </w:rPr>
            </w:pPr>
            <w:r>
              <w:rPr>
                <w:rFonts w:ascii="Verdana" w:hAnsi="Verdana"/>
                <w:i/>
                <w:sz w:val="20"/>
                <w:szCs w:val="20"/>
              </w:rPr>
              <w:t>s.</w:t>
            </w:r>
            <w:r w:rsidR="004C23E5">
              <w:rPr>
                <w:rFonts w:ascii="Verdana" w:hAnsi="Verdana"/>
                <w:i/>
                <w:sz w:val="20"/>
                <w:szCs w:val="20"/>
              </w:rPr>
              <w:t xml:space="preserve">47 Landlord and Tenant Act </w:t>
            </w:r>
            <w:r>
              <w:rPr>
                <w:rFonts w:ascii="Verdana" w:hAnsi="Verdana"/>
                <w:i/>
                <w:sz w:val="20"/>
                <w:szCs w:val="20"/>
              </w:rPr>
              <w:t>1</w:t>
            </w:r>
            <w:r w:rsidR="004C23E5">
              <w:rPr>
                <w:rFonts w:ascii="Verdana" w:hAnsi="Verdana"/>
                <w:i/>
                <w:sz w:val="20"/>
                <w:szCs w:val="20"/>
              </w:rPr>
              <w:t xml:space="preserve">987 (as amended by </w:t>
            </w:r>
            <w:r>
              <w:rPr>
                <w:rFonts w:ascii="Verdana" w:hAnsi="Verdana"/>
                <w:i/>
                <w:sz w:val="20"/>
                <w:szCs w:val="20"/>
              </w:rPr>
              <w:t>Schedule 11, P</w:t>
            </w:r>
            <w:r w:rsidR="004C23E5">
              <w:rPr>
                <w:rFonts w:ascii="Verdana" w:hAnsi="Verdana"/>
                <w:i/>
                <w:sz w:val="20"/>
                <w:szCs w:val="20"/>
              </w:rPr>
              <w:t>art 2(10)</w:t>
            </w:r>
            <w:r w:rsidR="00D4719E">
              <w:rPr>
                <w:rFonts w:ascii="Verdana" w:hAnsi="Verdana"/>
                <w:i/>
                <w:sz w:val="20"/>
                <w:szCs w:val="20"/>
              </w:rPr>
              <w:t>)</w:t>
            </w:r>
            <w:r w:rsidR="004C23E5">
              <w:rPr>
                <w:rFonts w:ascii="Verdana" w:hAnsi="Verdana"/>
                <w:i/>
                <w:sz w:val="20"/>
                <w:szCs w:val="20"/>
              </w:rPr>
              <w:t xml:space="preserve"> Commonhold and Leasehold Reform Act 2002</w:t>
            </w:r>
          </w:p>
        </w:tc>
      </w:tr>
    </w:tbl>
    <w:p w14:paraId="2CC2770D" w14:textId="77777777" w:rsidR="00E162AC" w:rsidRDefault="00E162AC" w:rsidP="00E72B52">
      <w:pPr>
        <w:pStyle w:val="Index"/>
        <w:suppressLineNumbers w:val="0"/>
        <w:rPr>
          <w:rFonts w:ascii="Verdana" w:hAnsi="Verdana"/>
          <w:sz w:val="20"/>
          <w:szCs w:val="20"/>
        </w:rPr>
      </w:pPr>
    </w:p>
    <w:p w14:paraId="3B5DEFE3" w14:textId="77777777" w:rsidR="00E162AC" w:rsidRDefault="00E72B52" w:rsidP="00E162AC">
      <w:pPr>
        <w:pStyle w:val="Index"/>
        <w:suppressLineNumbers w:val="0"/>
        <w:rPr>
          <w:rFonts w:ascii="Verdana" w:hAnsi="Verdana"/>
          <w:sz w:val="20"/>
          <w:szCs w:val="20"/>
        </w:rPr>
      </w:pPr>
      <w:r w:rsidRPr="00E72B52">
        <w:rPr>
          <w:rFonts w:ascii="Verdana" w:hAnsi="Verdana"/>
          <w:sz w:val="20"/>
          <w:szCs w:val="20"/>
        </w:rPr>
        <w:t xml:space="preserve">They must also be accompanied by a summary of rights and obligations in accordance with </w:t>
      </w:r>
      <w:r w:rsidRPr="00B16146">
        <w:rPr>
          <w:rFonts w:ascii="Verdana" w:hAnsi="Verdana"/>
          <w:sz w:val="20"/>
          <w:szCs w:val="20"/>
        </w:rPr>
        <w:t xml:space="preserve">section 21B of the </w:t>
      </w:r>
      <w:r w:rsidRPr="00B16146">
        <w:rPr>
          <w:rFonts w:ascii="Verdana" w:hAnsi="Verdana"/>
          <w:i/>
          <w:sz w:val="20"/>
          <w:szCs w:val="20"/>
        </w:rPr>
        <w:t>Landlord and Tenant Act</w:t>
      </w:r>
      <w:r w:rsidRPr="00B16146">
        <w:rPr>
          <w:rFonts w:ascii="Verdana" w:hAnsi="Verdana"/>
          <w:sz w:val="20"/>
          <w:szCs w:val="20"/>
        </w:rPr>
        <w:t xml:space="preserve"> 1985</w:t>
      </w:r>
      <w:r w:rsidRPr="00E72B52">
        <w:rPr>
          <w:rFonts w:ascii="Verdana" w:hAnsi="Verdana"/>
          <w:sz w:val="20"/>
          <w:szCs w:val="20"/>
        </w:rPr>
        <w:t>.</w:t>
      </w:r>
      <w:r w:rsidR="00E162AC" w:rsidRPr="00E72B52">
        <w:rPr>
          <w:rFonts w:ascii="Verdana" w:hAnsi="Verdana"/>
          <w:sz w:val="20"/>
          <w:szCs w:val="20"/>
        </w:rPr>
        <w:t xml:space="preserve"> It should be noted that the Act provides a right for the form and content of such summaries to be prescribed by </w:t>
      </w:r>
      <w:r w:rsidR="00AA3837">
        <w:rPr>
          <w:rFonts w:ascii="Verdana" w:hAnsi="Verdana"/>
          <w:sz w:val="20"/>
          <w:szCs w:val="20"/>
        </w:rPr>
        <w:t>r</w:t>
      </w:r>
      <w:r w:rsidR="00AA3837" w:rsidRPr="00E72B52">
        <w:rPr>
          <w:rFonts w:ascii="Verdana" w:hAnsi="Verdana"/>
          <w:sz w:val="20"/>
          <w:szCs w:val="20"/>
        </w:rPr>
        <w:t>egulations</w:t>
      </w:r>
      <w:r w:rsidR="00E162AC" w:rsidRPr="00E72B52">
        <w:rPr>
          <w:rFonts w:ascii="Verdana" w:hAnsi="Verdana"/>
          <w:sz w:val="20"/>
          <w:szCs w:val="20"/>
        </w:rPr>
        <w:t xml:space="preserve">. Different </w:t>
      </w:r>
      <w:r w:rsidR="00AA3837">
        <w:rPr>
          <w:rFonts w:ascii="Verdana" w:hAnsi="Verdana"/>
          <w:sz w:val="20"/>
          <w:szCs w:val="20"/>
        </w:rPr>
        <w:t>r</w:t>
      </w:r>
      <w:r w:rsidR="00AA3837" w:rsidRPr="00E72B52">
        <w:rPr>
          <w:rFonts w:ascii="Verdana" w:hAnsi="Verdana"/>
          <w:sz w:val="20"/>
          <w:szCs w:val="20"/>
        </w:rPr>
        <w:t xml:space="preserve">egulations </w:t>
      </w:r>
      <w:r w:rsidR="00E162AC" w:rsidRPr="00E72B52">
        <w:rPr>
          <w:rFonts w:ascii="Verdana" w:hAnsi="Verdana"/>
          <w:sz w:val="20"/>
          <w:szCs w:val="20"/>
        </w:rPr>
        <w:t>have been issued in England and Wales and are potentially subject to amendments over time. You should ensure that you keep yourself informed of the current prescribed content and format.</w:t>
      </w:r>
    </w:p>
    <w:p w14:paraId="1DC899DB" w14:textId="77777777" w:rsidR="004C23E5" w:rsidRPr="00E72B52" w:rsidRDefault="004C23E5" w:rsidP="00E162AC">
      <w:pPr>
        <w:pStyle w:val="Index"/>
        <w:suppressLineNumbers w:val="0"/>
        <w:rPr>
          <w:rFonts w:ascii="Verdana" w:hAnsi="Verdana"/>
          <w:sz w:val="20"/>
          <w:szCs w:val="20"/>
        </w:rPr>
      </w:pPr>
    </w:p>
    <w:tbl>
      <w:tblPr>
        <w:tblStyle w:val="TableGrid"/>
        <w:tblW w:w="0" w:type="auto"/>
        <w:tblLook w:val="04A0" w:firstRow="1" w:lastRow="0" w:firstColumn="1" w:lastColumn="0" w:noHBand="0" w:noVBand="1"/>
      </w:tblPr>
      <w:tblGrid>
        <w:gridCol w:w="9242"/>
      </w:tblGrid>
      <w:tr w:rsidR="004C23E5" w14:paraId="789992A8" w14:textId="77777777" w:rsidTr="004C23E5">
        <w:tc>
          <w:tcPr>
            <w:tcW w:w="9242" w:type="dxa"/>
          </w:tcPr>
          <w:p w14:paraId="33C3177D" w14:textId="77777777" w:rsidR="004C23E5" w:rsidRPr="0024609E" w:rsidRDefault="0024609E" w:rsidP="004C23E5">
            <w:pPr>
              <w:pStyle w:val="Index"/>
              <w:suppressLineNumbers w:val="0"/>
              <w:rPr>
                <w:rFonts w:ascii="Verdana" w:hAnsi="Verdana"/>
                <w:i/>
                <w:sz w:val="20"/>
                <w:szCs w:val="20"/>
              </w:rPr>
            </w:pPr>
            <w:r w:rsidRPr="0024609E">
              <w:rPr>
                <w:rFonts w:ascii="Verdana" w:hAnsi="Verdana"/>
                <w:i/>
                <w:sz w:val="20"/>
                <w:szCs w:val="20"/>
              </w:rPr>
              <w:t>s.</w:t>
            </w:r>
            <w:r w:rsidR="004C23E5" w:rsidRPr="0024609E">
              <w:rPr>
                <w:rFonts w:ascii="Verdana" w:hAnsi="Verdana"/>
                <w:i/>
                <w:sz w:val="20"/>
                <w:szCs w:val="20"/>
              </w:rPr>
              <w:t>21B Landlord and Tenant Act 1985</w:t>
            </w:r>
          </w:p>
          <w:p w14:paraId="5E68E156" w14:textId="77777777" w:rsidR="004C23E5" w:rsidRDefault="004C23E5" w:rsidP="004C23E5">
            <w:pPr>
              <w:pStyle w:val="Index"/>
              <w:suppressLineNumbers w:val="0"/>
              <w:rPr>
                <w:rFonts w:ascii="Verdana" w:hAnsi="Verdana"/>
                <w:sz w:val="20"/>
                <w:szCs w:val="20"/>
              </w:rPr>
            </w:pPr>
            <w:r w:rsidRPr="0024609E">
              <w:rPr>
                <w:rFonts w:ascii="Verdana" w:hAnsi="Verdana"/>
                <w:i/>
                <w:sz w:val="20"/>
                <w:szCs w:val="20"/>
              </w:rPr>
              <w:t>Service Charges (Summary of Rights and Obligations and Transitional Provisions) Regulations 2007 (SI 2007/1257)</w:t>
            </w:r>
          </w:p>
        </w:tc>
      </w:tr>
    </w:tbl>
    <w:p w14:paraId="369C1EE2" w14:textId="77777777" w:rsidR="00E72B52" w:rsidRPr="00E72B52" w:rsidRDefault="00E72B52" w:rsidP="00E72B52">
      <w:pPr>
        <w:pStyle w:val="Index"/>
        <w:suppressLineNumbers w:val="0"/>
        <w:rPr>
          <w:rFonts w:ascii="Verdana" w:hAnsi="Verdana"/>
          <w:sz w:val="20"/>
          <w:szCs w:val="20"/>
        </w:rPr>
      </w:pPr>
    </w:p>
    <w:p w14:paraId="1E5994A7" w14:textId="77777777" w:rsidR="00F9346B" w:rsidRDefault="00E72B52" w:rsidP="00D04F3C">
      <w:pPr>
        <w:pStyle w:val="Index"/>
        <w:suppressLineNumbers w:val="0"/>
        <w:rPr>
          <w:rFonts w:ascii="Verdana" w:hAnsi="Verdana"/>
          <w:sz w:val="20"/>
          <w:szCs w:val="20"/>
        </w:rPr>
      </w:pPr>
      <w:r w:rsidRPr="00E72B52">
        <w:rPr>
          <w:rFonts w:ascii="Verdana" w:hAnsi="Verdana"/>
          <w:sz w:val="20"/>
          <w:szCs w:val="20"/>
        </w:rPr>
        <w:t>Where required by the lease, service charge demands should be based on the assessment of the relevant professional and ‘signed off’ accordingly.</w:t>
      </w:r>
    </w:p>
    <w:p w14:paraId="6DA88842" w14:textId="77777777" w:rsidR="00D04F3C" w:rsidRDefault="00D04F3C" w:rsidP="00114E30">
      <w:pPr>
        <w:rPr>
          <w:lang w:eastAsia="ar-SA"/>
        </w:rPr>
      </w:pPr>
      <w:bookmarkStart w:id="141" w:name="_Toc299113102"/>
    </w:p>
    <w:p w14:paraId="758031A7" w14:textId="77777777" w:rsidR="00E72B52" w:rsidRDefault="00E1190A" w:rsidP="00114E30">
      <w:pPr>
        <w:pStyle w:val="Heading2"/>
        <w:rPr>
          <w:lang w:eastAsia="ar-SA"/>
        </w:rPr>
      </w:pPr>
      <w:bookmarkStart w:id="142" w:name="_Toc415753229"/>
      <w:bookmarkStart w:id="143" w:name="_Toc443380561"/>
      <w:r>
        <w:rPr>
          <w:lang w:eastAsia="ar-SA"/>
        </w:rPr>
        <w:lastRenderedPageBreak/>
        <w:t>7.8</w:t>
      </w:r>
      <w:r w:rsidR="00B269BD">
        <w:rPr>
          <w:lang w:eastAsia="ar-SA"/>
        </w:rPr>
        <w:tab/>
      </w:r>
      <w:r w:rsidR="00E72B52" w:rsidRPr="00E72B52">
        <w:rPr>
          <w:lang w:eastAsia="ar-SA"/>
        </w:rPr>
        <w:t>Service charge arrears</w:t>
      </w:r>
      <w:bookmarkEnd w:id="141"/>
      <w:bookmarkEnd w:id="142"/>
      <w:bookmarkEnd w:id="143"/>
    </w:p>
    <w:p w14:paraId="51FDC03D" w14:textId="77777777" w:rsidR="00D04F3C" w:rsidRPr="00270ED7" w:rsidRDefault="00D04F3C" w:rsidP="00270ED7">
      <w:pPr>
        <w:pStyle w:val="Index"/>
        <w:suppressLineNumbers w:val="0"/>
        <w:suppressAutoHyphens w:val="0"/>
        <w:rPr>
          <w:rFonts w:cs="Times New Roman"/>
        </w:rPr>
      </w:pPr>
    </w:p>
    <w:p w14:paraId="0EC4C5A5" w14:textId="77777777" w:rsidR="00E72B52" w:rsidRPr="00E72B52" w:rsidRDefault="00E72B52" w:rsidP="0024609E">
      <w:pPr>
        <w:pStyle w:val="onlinetext"/>
      </w:pPr>
      <w:r w:rsidRPr="00E72B52">
        <w:t xml:space="preserve">You should have an efficient system to monitor service charges received when due and those that go into arrears, and issue leaseholders with timely reminders. Your </w:t>
      </w:r>
      <w:r w:rsidR="003340CD">
        <w:t xml:space="preserve">contract </w:t>
      </w:r>
      <w:r w:rsidRPr="00E72B52">
        <w:t>should specify the extent of your services in terms of recovering outstanding service charges and any fees payable for those services. You should provide regular statements of service charge payments</w:t>
      </w:r>
      <w:r w:rsidR="002A6376">
        <w:t>, in accordance with the frequency set out in the lease,</w:t>
      </w:r>
      <w:r w:rsidRPr="00E72B52">
        <w:t xml:space="preserve"> to all those who are making payments.</w:t>
      </w:r>
    </w:p>
    <w:p w14:paraId="2DDF0A7B" w14:textId="77777777" w:rsidR="00E72B52" w:rsidRPr="00E72B52" w:rsidRDefault="00E72B52" w:rsidP="0024609E">
      <w:pPr>
        <w:pStyle w:val="onlinetext"/>
      </w:pPr>
      <w:r w:rsidRPr="00E72B52">
        <w:t xml:space="preserve">Your client should be informed, in writing, of any significant arrears situation immediately and your client’s instructions should be taken as to the appropriate next steps. If a legal adviser needs to be appointed, this should be with your client’s authority and confirmation that </w:t>
      </w:r>
      <w:r w:rsidR="00E660C1" w:rsidRPr="00060257">
        <w:t>they</w:t>
      </w:r>
      <w:r w:rsidRPr="00E72B52">
        <w:t xml:space="preserve"> will be responsible for the costs until or unless they are recovered from the leaseholder.</w:t>
      </w:r>
    </w:p>
    <w:p w14:paraId="60A1EBB8" w14:textId="77777777" w:rsidR="00E72B52" w:rsidRDefault="00E72B52" w:rsidP="0024609E">
      <w:pPr>
        <w:pStyle w:val="onlinetext"/>
        <w:rPr>
          <w:lang w:eastAsia="ar-SA"/>
        </w:rPr>
      </w:pPr>
      <w:r w:rsidRPr="00E72B52">
        <w:rPr>
          <w:lang w:eastAsia="ar-SA"/>
        </w:rPr>
        <w:t xml:space="preserve">You should have regard to the </w:t>
      </w:r>
      <w:r w:rsidRPr="00060257">
        <w:rPr>
          <w:lang w:eastAsia="ar-SA"/>
        </w:rPr>
        <w:t xml:space="preserve">Practice Direction </w:t>
      </w:r>
      <w:r w:rsidR="00F4521F" w:rsidRPr="00060257">
        <w:rPr>
          <w:lang w:eastAsia="ar-SA"/>
        </w:rPr>
        <w:t xml:space="preserve">– </w:t>
      </w:r>
      <w:r w:rsidRPr="00060257">
        <w:rPr>
          <w:lang w:eastAsia="ar-SA"/>
        </w:rPr>
        <w:t>Pre-Action Conduct</w:t>
      </w:r>
      <w:r w:rsidRPr="00F4521F">
        <w:rPr>
          <w:lang w:eastAsia="ar-SA"/>
        </w:rPr>
        <w:t xml:space="preserve"> </w:t>
      </w:r>
      <w:r w:rsidRPr="00E72B52">
        <w:rPr>
          <w:lang w:eastAsia="ar-SA"/>
        </w:rPr>
        <w:t xml:space="preserve">made under the </w:t>
      </w:r>
      <w:r w:rsidRPr="00F4521F">
        <w:rPr>
          <w:lang w:eastAsia="ar-SA"/>
        </w:rPr>
        <w:t xml:space="preserve">Civil Procedural Rules (see </w:t>
      </w:r>
      <w:hyperlink r:id="rId16" w:history="1">
        <w:r w:rsidRPr="00F4521F">
          <w:t>www.justice.gov.uk</w:t>
        </w:r>
      </w:hyperlink>
      <w:r w:rsidRPr="00F4521F">
        <w:rPr>
          <w:lang w:eastAsia="ar-SA"/>
        </w:rPr>
        <w:t>)</w:t>
      </w:r>
      <w:r w:rsidR="00615983" w:rsidRPr="00F4521F">
        <w:rPr>
          <w:lang w:eastAsia="ar-SA"/>
        </w:rPr>
        <w:t xml:space="preserve"> </w:t>
      </w:r>
      <w:r w:rsidRPr="00E72B52">
        <w:rPr>
          <w:lang w:eastAsia="ar-SA"/>
        </w:rPr>
        <w:t xml:space="preserve">prior to commencing any court action for recovery of outstanding service charges. </w:t>
      </w:r>
    </w:p>
    <w:p w14:paraId="3EDCE648" w14:textId="77777777" w:rsidR="00225960" w:rsidRDefault="00225960" w:rsidP="00E72B52">
      <w:pPr>
        <w:autoSpaceDE w:val="0"/>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225960" w14:paraId="01C68377" w14:textId="77777777" w:rsidTr="00225960">
        <w:tc>
          <w:tcPr>
            <w:tcW w:w="9242" w:type="dxa"/>
          </w:tcPr>
          <w:p w14:paraId="3B7B3C56" w14:textId="77777777" w:rsidR="00225960" w:rsidRPr="00D4719E" w:rsidRDefault="00225960" w:rsidP="00E72B52">
            <w:pPr>
              <w:autoSpaceDE w:val="0"/>
              <w:rPr>
                <w:rFonts w:ascii="Verdana" w:hAnsi="Verdana"/>
                <w:i/>
                <w:sz w:val="20"/>
                <w:szCs w:val="20"/>
                <w:lang w:eastAsia="ar-SA"/>
              </w:rPr>
            </w:pPr>
            <w:r>
              <w:rPr>
                <w:rFonts w:ascii="Verdana" w:hAnsi="Verdana"/>
                <w:i/>
                <w:sz w:val="20"/>
                <w:szCs w:val="20"/>
                <w:lang w:eastAsia="ar-SA"/>
              </w:rPr>
              <w:t>Ministry of Justice Practice Direction – Pre-Action Conduct</w:t>
            </w:r>
          </w:p>
        </w:tc>
      </w:tr>
    </w:tbl>
    <w:p w14:paraId="37AE2600" w14:textId="77777777" w:rsidR="00225960" w:rsidRPr="00E72B52" w:rsidRDefault="00225960" w:rsidP="00E72B52">
      <w:pPr>
        <w:autoSpaceDE w:val="0"/>
        <w:rPr>
          <w:rFonts w:ascii="Verdana" w:hAnsi="Verdana"/>
          <w:sz w:val="20"/>
          <w:szCs w:val="20"/>
          <w:lang w:eastAsia="ar-SA"/>
        </w:rPr>
      </w:pPr>
    </w:p>
    <w:p w14:paraId="2EF4A991" w14:textId="77777777" w:rsidR="00E72B52" w:rsidRPr="00E72B52" w:rsidRDefault="00E162AC" w:rsidP="00E72B52">
      <w:pPr>
        <w:autoSpaceDE w:val="0"/>
        <w:rPr>
          <w:rFonts w:ascii="Verdana" w:hAnsi="Verdana"/>
          <w:sz w:val="20"/>
          <w:szCs w:val="20"/>
          <w:lang w:eastAsia="ar-SA"/>
        </w:rPr>
      </w:pPr>
      <w:r>
        <w:rPr>
          <w:rFonts w:ascii="Verdana" w:hAnsi="Verdana"/>
          <w:sz w:val="20"/>
          <w:szCs w:val="20"/>
          <w:lang w:eastAsia="ar-SA"/>
        </w:rPr>
        <w:t>T</w:t>
      </w:r>
      <w:r w:rsidR="00E72B52" w:rsidRPr="00E72B52">
        <w:rPr>
          <w:rFonts w:ascii="Verdana" w:hAnsi="Verdana"/>
          <w:sz w:val="20"/>
          <w:szCs w:val="20"/>
          <w:lang w:eastAsia="ar-SA"/>
        </w:rPr>
        <w:t>he lease typically provides for interest to be added on service charges not paid within a certain period of time (typically 14, 21 or 28 days) and often at a prescribed, and relatively high, rate. This can be a useful mechanism to encourage reluctant leaseholders to make timely payments, but may make the situation more serious for those who are having genuine difficulty in meeting payments. While having full regard to your fiduciary duties to your client and other leaseholders, you should attempt to contact defaulting leaseholders and discuss any difficulties regarding payments. You should take your client’s instructions, or have agreed standing instructions in place, as to deciding phased payment or other options in preference to commencing legal proceedings.</w:t>
      </w:r>
    </w:p>
    <w:p w14:paraId="7B19E8CD" w14:textId="77777777" w:rsidR="00E72B52" w:rsidRPr="00E72B52" w:rsidRDefault="00E72B52" w:rsidP="00E72B52">
      <w:pPr>
        <w:autoSpaceDE w:val="0"/>
        <w:rPr>
          <w:rFonts w:ascii="Verdana" w:hAnsi="Verdana"/>
          <w:sz w:val="20"/>
          <w:szCs w:val="20"/>
          <w:lang w:eastAsia="ar-SA"/>
        </w:rPr>
      </w:pPr>
    </w:p>
    <w:p w14:paraId="2C050B77" w14:textId="77777777" w:rsidR="00E72B52" w:rsidRPr="00E72B52" w:rsidRDefault="00E72B52" w:rsidP="00E72B52">
      <w:pPr>
        <w:autoSpaceDE w:val="0"/>
        <w:rPr>
          <w:rFonts w:ascii="Verdana" w:hAnsi="Verdana"/>
          <w:sz w:val="20"/>
          <w:szCs w:val="20"/>
          <w:lang w:eastAsia="ar-SA"/>
        </w:rPr>
      </w:pPr>
      <w:r w:rsidRPr="00E72B52">
        <w:rPr>
          <w:rFonts w:ascii="Verdana" w:hAnsi="Verdana"/>
          <w:sz w:val="20"/>
          <w:szCs w:val="20"/>
          <w:lang w:eastAsia="ar-SA"/>
        </w:rPr>
        <w:t>You should inform leaseholders in</w:t>
      </w:r>
      <w:r w:rsidR="003340CD">
        <w:rPr>
          <w:rFonts w:ascii="Verdana" w:hAnsi="Verdana"/>
          <w:sz w:val="20"/>
          <w:szCs w:val="20"/>
          <w:lang w:eastAsia="ar-SA"/>
        </w:rPr>
        <w:t xml:space="preserve"> arrears about the availability </w:t>
      </w:r>
      <w:r w:rsidRPr="00E72B52">
        <w:rPr>
          <w:rFonts w:ascii="Verdana" w:hAnsi="Verdana"/>
          <w:sz w:val="20"/>
          <w:szCs w:val="20"/>
          <w:lang w:eastAsia="ar-SA"/>
        </w:rPr>
        <w:t>of independent financial advice or debt advice from, for example, National Debt Helpline, Citizens Advi</w:t>
      </w:r>
      <w:r w:rsidR="00B269BD">
        <w:rPr>
          <w:rFonts w:ascii="Verdana" w:hAnsi="Verdana"/>
          <w:sz w:val="20"/>
          <w:szCs w:val="20"/>
          <w:lang w:eastAsia="ar-SA"/>
        </w:rPr>
        <w:t>c</w:t>
      </w:r>
      <w:r w:rsidRPr="00E72B52">
        <w:rPr>
          <w:rFonts w:ascii="Verdana" w:hAnsi="Verdana"/>
          <w:sz w:val="20"/>
          <w:szCs w:val="20"/>
          <w:lang w:eastAsia="ar-SA"/>
        </w:rPr>
        <w:t>e Bureau</w:t>
      </w:r>
      <w:r w:rsidR="00A64D6A">
        <w:rPr>
          <w:rFonts w:ascii="Verdana" w:hAnsi="Verdana"/>
          <w:sz w:val="20"/>
          <w:szCs w:val="20"/>
          <w:lang w:eastAsia="ar-SA"/>
        </w:rPr>
        <w:t>, Money Advice Service</w:t>
      </w:r>
      <w:r w:rsidRPr="00E72B52">
        <w:rPr>
          <w:rFonts w:ascii="Verdana" w:hAnsi="Verdana"/>
          <w:sz w:val="20"/>
          <w:szCs w:val="20"/>
          <w:lang w:eastAsia="ar-SA"/>
        </w:rPr>
        <w:t xml:space="preserve"> and </w:t>
      </w:r>
      <w:r w:rsidR="00C45D9E">
        <w:rPr>
          <w:rFonts w:ascii="Verdana" w:hAnsi="Verdana"/>
          <w:sz w:val="20"/>
          <w:szCs w:val="20"/>
          <w:lang w:eastAsia="ar-SA"/>
        </w:rPr>
        <w:t xml:space="preserve">Stepchange Debt Charity (previously the </w:t>
      </w:r>
      <w:r w:rsidRPr="00E72B52">
        <w:rPr>
          <w:rFonts w:ascii="Verdana" w:hAnsi="Verdana"/>
          <w:sz w:val="20"/>
          <w:szCs w:val="20"/>
        </w:rPr>
        <w:t>Consumer Credit Counselling Service</w:t>
      </w:r>
      <w:r w:rsidR="00C45D9E">
        <w:rPr>
          <w:rFonts w:ascii="Verdana" w:hAnsi="Verdana"/>
          <w:sz w:val="20"/>
          <w:szCs w:val="20"/>
        </w:rPr>
        <w:t>)</w:t>
      </w:r>
      <w:r w:rsidRPr="00E72B52">
        <w:rPr>
          <w:rFonts w:ascii="Verdana" w:hAnsi="Verdana"/>
          <w:sz w:val="20"/>
          <w:szCs w:val="20"/>
          <w:lang w:eastAsia="ar-SA"/>
        </w:rPr>
        <w:t xml:space="preserve">. </w:t>
      </w:r>
    </w:p>
    <w:p w14:paraId="5895ABF8" w14:textId="77777777" w:rsidR="00E72B52" w:rsidRPr="00E72B52" w:rsidRDefault="00E72B52" w:rsidP="00E72B52">
      <w:pPr>
        <w:autoSpaceDE w:val="0"/>
        <w:rPr>
          <w:rFonts w:ascii="Verdana" w:hAnsi="Verdana"/>
          <w:sz w:val="20"/>
          <w:szCs w:val="20"/>
          <w:lang w:eastAsia="ar-SA"/>
        </w:rPr>
      </w:pPr>
    </w:p>
    <w:p w14:paraId="00F33DD6" w14:textId="177E5660" w:rsidR="00E72B52" w:rsidRPr="00176F41" w:rsidRDefault="00E72B52" w:rsidP="00176F41">
      <w:pPr>
        <w:pStyle w:val="onlinetext"/>
        <w:autoSpaceDE w:val="0"/>
        <w:spacing w:after="0"/>
        <w:rPr>
          <w:rFonts w:eastAsia="Times New Roman"/>
          <w:szCs w:val="20"/>
          <w:lang w:eastAsia="ar-SA"/>
        </w:rPr>
      </w:pPr>
      <w:r w:rsidRPr="00176F41">
        <w:rPr>
          <w:rFonts w:eastAsia="Times New Roman"/>
          <w:szCs w:val="20"/>
          <w:lang w:eastAsia="ar-SA"/>
        </w:rPr>
        <w:t>Where arrears are related to service delivery or cost disputes, you should consider offering mediation or alternative dispute resolution</w:t>
      </w:r>
      <w:r w:rsidR="00225960">
        <w:rPr>
          <w:rFonts w:eastAsia="Times New Roman"/>
          <w:szCs w:val="20"/>
          <w:lang w:eastAsia="ar-SA"/>
        </w:rPr>
        <w:t xml:space="preserve"> (see Part 5.5 Alternative dispute resolution and mediation)</w:t>
      </w:r>
      <w:r w:rsidRPr="00176F41">
        <w:rPr>
          <w:rFonts w:eastAsia="Times New Roman"/>
          <w:szCs w:val="20"/>
          <w:lang w:eastAsia="ar-SA"/>
        </w:rPr>
        <w:t xml:space="preserve">, where appropriate, before commencing any legal </w:t>
      </w:r>
      <w:r w:rsidR="00766540">
        <w:rPr>
          <w:rFonts w:eastAsia="Times New Roman"/>
          <w:szCs w:val="20"/>
          <w:lang w:eastAsia="ar-SA"/>
        </w:rPr>
        <w:t>proceedings</w:t>
      </w:r>
      <w:r w:rsidRPr="00176F41">
        <w:rPr>
          <w:rFonts w:eastAsia="Times New Roman"/>
          <w:szCs w:val="20"/>
          <w:lang w:eastAsia="ar-SA"/>
        </w:rPr>
        <w:t>. If not resolved, these disputes are likely to e</w:t>
      </w:r>
      <w:r w:rsidR="00E162AC" w:rsidRPr="00176F41">
        <w:rPr>
          <w:rFonts w:eastAsia="Times New Roman"/>
          <w:szCs w:val="20"/>
          <w:lang w:eastAsia="ar-SA"/>
        </w:rPr>
        <w:t>nd up being determined b</w:t>
      </w:r>
      <w:r w:rsidR="00176F41" w:rsidRPr="00176F41">
        <w:rPr>
          <w:rFonts w:eastAsia="Times New Roman"/>
          <w:szCs w:val="20"/>
          <w:lang w:eastAsia="ar-SA"/>
        </w:rPr>
        <w:t xml:space="preserve">y </w:t>
      </w:r>
      <w:r w:rsidR="00662A32">
        <w:rPr>
          <w:rFonts w:eastAsia="Times New Roman"/>
          <w:szCs w:val="20"/>
          <w:lang w:eastAsia="ar-SA"/>
        </w:rPr>
        <w:t xml:space="preserve">the </w:t>
      </w:r>
      <w:r w:rsidR="00E162AC" w:rsidRPr="00176F41">
        <w:rPr>
          <w:rFonts w:eastAsia="Times New Roman"/>
          <w:szCs w:val="20"/>
          <w:lang w:eastAsia="ar-SA"/>
        </w:rPr>
        <w:t>FTT</w:t>
      </w:r>
      <w:r w:rsidRPr="00176F41">
        <w:rPr>
          <w:rFonts w:eastAsia="Times New Roman"/>
          <w:szCs w:val="20"/>
          <w:lang w:eastAsia="ar-SA"/>
        </w:rPr>
        <w:t>. Your advice to your client should balance the risks of a negative determination with the requirements for positive cash flow.</w:t>
      </w:r>
    </w:p>
    <w:p w14:paraId="0E97EE12" w14:textId="77777777" w:rsidR="00176F41" w:rsidRDefault="00176F41" w:rsidP="00E72B52">
      <w:pPr>
        <w:autoSpaceDE w:val="0"/>
        <w:rPr>
          <w:rFonts w:ascii="Verdana" w:hAnsi="Verdana"/>
          <w:sz w:val="20"/>
          <w:szCs w:val="20"/>
          <w:lang w:eastAsia="ar-SA"/>
        </w:rPr>
      </w:pPr>
    </w:p>
    <w:p w14:paraId="7594EC46" w14:textId="77777777" w:rsidR="00176F41" w:rsidRPr="00176F41" w:rsidRDefault="00B269BD" w:rsidP="00114E30">
      <w:pPr>
        <w:pStyle w:val="Heading2"/>
        <w:rPr>
          <w:lang w:eastAsia="ar-SA"/>
        </w:rPr>
      </w:pPr>
      <w:bookmarkStart w:id="144" w:name="_Toc415753230"/>
      <w:bookmarkStart w:id="145" w:name="_Toc443380562"/>
      <w:r>
        <w:rPr>
          <w:lang w:eastAsia="ar-SA"/>
        </w:rPr>
        <w:t>7.9</w:t>
      </w:r>
      <w:r>
        <w:rPr>
          <w:lang w:eastAsia="ar-SA"/>
        </w:rPr>
        <w:tab/>
      </w:r>
      <w:r w:rsidR="00176F41">
        <w:rPr>
          <w:lang w:eastAsia="ar-SA"/>
        </w:rPr>
        <w:t>Forfeiture</w:t>
      </w:r>
      <w:bookmarkEnd w:id="144"/>
      <w:bookmarkEnd w:id="145"/>
    </w:p>
    <w:p w14:paraId="6D39268F" w14:textId="77777777" w:rsidR="00E72B52" w:rsidRPr="00E72B52" w:rsidRDefault="00E72B52" w:rsidP="00E72B52">
      <w:pPr>
        <w:autoSpaceDE w:val="0"/>
        <w:rPr>
          <w:rFonts w:ascii="Verdana" w:hAnsi="Verdana"/>
          <w:sz w:val="20"/>
          <w:szCs w:val="20"/>
          <w:lang w:eastAsia="ar-SA"/>
        </w:rPr>
      </w:pPr>
    </w:p>
    <w:p w14:paraId="44893E8D" w14:textId="77777777" w:rsidR="00E72B52" w:rsidRPr="00E162AC" w:rsidRDefault="00E72B52" w:rsidP="00E72B52">
      <w:pPr>
        <w:rPr>
          <w:rFonts w:ascii="Verdana" w:hAnsi="Verdana"/>
          <w:color w:val="FF0000"/>
          <w:sz w:val="20"/>
          <w:szCs w:val="20"/>
          <w:lang w:eastAsia="ar-SA"/>
        </w:rPr>
      </w:pPr>
      <w:r w:rsidRPr="00E72B52">
        <w:rPr>
          <w:rFonts w:ascii="Verdana" w:hAnsi="Verdana"/>
          <w:sz w:val="20"/>
          <w:szCs w:val="20"/>
          <w:lang w:eastAsia="ar-SA"/>
        </w:rPr>
        <w:t xml:space="preserve">Where you are acting on behalf of the freeholder or head landlord with a reversionary interest, you should have procedures in place to guard against the possibility of </w:t>
      </w:r>
      <w:r w:rsidR="00AD76BA">
        <w:rPr>
          <w:rFonts w:ascii="Verdana" w:hAnsi="Verdana"/>
          <w:sz w:val="20"/>
          <w:szCs w:val="20"/>
          <w:lang w:eastAsia="ar-SA"/>
        </w:rPr>
        <w:t xml:space="preserve">a </w:t>
      </w:r>
      <w:r w:rsidRPr="00E72B52">
        <w:rPr>
          <w:rFonts w:ascii="Verdana" w:hAnsi="Verdana"/>
          <w:sz w:val="20"/>
          <w:szCs w:val="20"/>
          <w:lang w:eastAsia="ar-SA"/>
        </w:rPr>
        <w:t>waiver of the right of forfeiture. Legal advice should be taken, if necessary.</w:t>
      </w:r>
      <w:r w:rsidR="00615983">
        <w:rPr>
          <w:rFonts w:ascii="Verdana" w:hAnsi="Verdana"/>
          <w:sz w:val="20"/>
          <w:szCs w:val="20"/>
          <w:lang w:eastAsia="ar-SA"/>
        </w:rPr>
        <w:t xml:space="preserve"> </w:t>
      </w:r>
    </w:p>
    <w:p w14:paraId="603171C6" w14:textId="77777777" w:rsidR="00E72B52" w:rsidRPr="00E72B52" w:rsidRDefault="00E72B52" w:rsidP="00E72B52">
      <w:pPr>
        <w:rPr>
          <w:rFonts w:ascii="Verdana" w:hAnsi="Verdana"/>
          <w:sz w:val="20"/>
          <w:szCs w:val="20"/>
          <w:lang w:eastAsia="ar-SA"/>
        </w:rPr>
      </w:pPr>
    </w:p>
    <w:p w14:paraId="63E6AEDD" w14:textId="77777777" w:rsidR="00E72B52" w:rsidRDefault="00E72B52" w:rsidP="00E72B52">
      <w:pPr>
        <w:rPr>
          <w:rFonts w:ascii="Verdana" w:hAnsi="Verdana"/>
          <w:sz w:val="20"/>
          <w:szCs w:val="20"/>
          <w:lang w:eastAsia="ar-SA"/>
        </w:rPr>
      </w:pPr>
      <w:r w:rsidRPr="00E72B52">
        <w:rPr>
          <w:rFonts w:ascii="Verdana" w:hAnsi="Verdana"/>
          <w:sz w:val="20"/>
          <w:szCs w:val="20"/>
          <w:lang w:eastAsia="ar-SA"/>
        </w:rPr>
        <w:t xml:space="preserve">You should be fully aware of the restrictions on forfeiture imposed by the </w:t>
      </w:r>
      <w:r w:rsidRPr="006769D8">
        <w:rPr>
          <w:rFonts w:ascii="Verdana" w:hAnsi="Verdana"/>
          <w:i/>
          <w:sz w:val="20"/>
          <w:szCs w:val="20"/>
          <w:lang w:eastAsia="ar-SA"/>
        </w:rPr>
        <w:t xml:space="preserve">Housing Act </w:t>
      </w:r>
      <w:r w:rsidRPr="006769D8">
        <w:rPr>
          <w:rFonts w:ascii="Verdana" w:hAnsi="Verdana"/>
          <w:sz w:val="20"/>
          <w:szCs w:val="20"/>
          <w:lang w:eastAsia="ar-SA"/>
        </w:rPr>
        <w:t>1996</w:t>
      </w:r>
      <w:r w:rsidRPr="00E72B52">
        <w:rPr>
          <w:rFonts w:ascii="Verdana" w:hAnsi="Verdana"/>
          <w:sz w:val="20"/>
          <w:szCs w:val="20"/>
          <w:lang w:eastAsia="ar-SA"/>
        </w:rPr>
        <w:t xml:space="preserve"> and </w:t>
      </w:r>
      <w:r w:rsidRPr="006769D8">
        <w:rPr>
          <w:rFonts w:ascii="Verdana" w:hAnsi="Verdana"/>
          <w:sz w:val="20"/>
          <w:szCs w:val="20"/>
          <w:lang w:eastAsia="ar-SA"/>
        </w:rPr>
        <w:t xml:space="preserve">sections 167–171 of the </w:t>
      </w:r>
      <w:r w:rsidRPr="006769D8">
        <w:rPr>
          <w:rFonts w:ascii="Verdana" w:hAnsi="Verdana"/>
          <w:i/>
          <w:sz w:val="20"/>
          <w:szCs w:val="20"/>
          <w:lang w:eastAsia="ar-SA"/>
        </w:rPr>
        <w:t>Commonhold and Leasehold Reform Act</w:t>
      </w:r>
      <w:r w:rsidRPr="006769D8">
        <w:rPr>
          <w:rFonts w:ascii="Verdana" w:hAnsi="Verdana"/>
          <w:sz w:val="20"/>
          <w:szCs w:val="20"/>
          <w:lang w:eastAsia="ar-SA"/>
        </w:rPr>
        <w:t xml:space="preserve"> 2002</w:t>
      </w:r>
      <w:r w:rsidRPr="00E72B52">
        <w:rPr>
          <w:rFonts w:ascii="Verdana" w:hAnsi="Verdana"/>
          <w:sz w:val="20"/>
          <w:szCs w:val="20"/>
          <w:lang w:eastAsia="ar-SA"/>
        </w:rPr>
        <w:t>. In particular, the Act outlines the limitations on commencing forfeiture proceedings for small debts owing for short periods of time, and breaches of covenant are to</w:t>
      </w:r>
      <w:r w:rsidR="003340CD">
        <w:rPr>
          <w:rFonts w:ascii="Verdana" w:hAnsi="Verdana"/>
          <w:sz w:val="20"/>
          <w:szCs w:val="20"/>
          <w:lang w:eastAsia="ar-SA"/>
        </w:rPr>
        <w:t xml:space="preserve"> be determined by a court or FTT</w:t>
      </w:r>
      <w:r w:rsidRPr="00E72B52">
        <w:rPr>
          <w:rFonts w:ascii="Verdana" w:hAnsi="Verdana"/>
          <w:sz w:val="20"/>
          <w:szCs w:val="20"/>
          <w:lang w:eastAsia="ar-SA"/>
        </w:rPr>
        <w:t xml:space="preserve">. You </w:t>
      </w:r>
      <w:r w:rsidR="00766540">
        <w:rPr>
          <w:rFonts w:ascii="Verdana" w:hAnsi="Verdana"/>
          <w:sz w:val="20"/>
          <w:szCs w:val="20"/>
          <w:lang w:eastAsia="ar-SA"/>
        </w:rPr>
        <w:t>must</w:t>
      </w:r>
      <w:r w:rsidRPr="00E72B52">
        <w:rPr>
          <w:rFonts w:ascii="Verdana" w:hAnsi="Verdana"/>
          <w:sz w:val="20"/>
          <w:szCs w:val="20"/>
          <w:lang w:eastAsia="ar-SA"/>
        </w:rPr>
        <w:t xml:space="preserve"> not commence forfeiture proceedings or attempt </w:t>
      </w:r>
      <w:r w:rsidRPr="00E72B52">
        <w:rPr>
          <w:rFonts w:ascii="Verdana" w:hAnsi="Verdana"/>
          <w:sz w:val="20"/>
          <w:szCs w:val="20"/>
          <w:lang w:eastAsia="ar-SA"/>
        </w:rPr>
        <w:lastRenderedPageBreak/>
        <w:t xml:space="preserve">to recover any associated costs or administration charges from the leaseholder until or unless these requirements have been fully met. </w:t>
      </w:r>
    </w:p>
    <w:p w14:paraId="23CF50BE" w14:textId="77777777" w:rsidR="00473B58" w:rsidRDefault="00473B58" w:rsidP="00E72B52">
      <w:pPr>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473B58" w:rsidRPr="00873059" w14:paraId="5D5ADFE7" w14:textId="77777777" w:rsidTr="00473B58">
        <w:tc>
          <w:tcPr>
            <w:tcW w:w="9242" w:type="dxa"/>
          </w:tcPr>
          <w:p w14:paraId="6359578C" w14:textId="77777777" w:rsidR="00473B58" w:rsidRPr="00873059" w:rsidRDefault="00473B58" w:rsidP="00E72B52">
            <w:pPr>
              <w:rPr>
                <w:rFonts w:ascii="Verdana" w:hAnsi="Verdana"/>
                <w:i/>
                <w:sz w:val="20"/>
                <w:szCs w:val="20"/>
                <w:lang w:eastAsia="ar-SA"/>
              </w:rPr>
            </w:pPr>
            <w:r w:rsidRPr="00873059">
              <w:rPr>
                <w:rFonts w:ascii="Verdana" w:hAnsi="Verdana"/>
                <w:i/>
                <w:sz w:val="20"/>
                <w:szCs w:val="20"/>
                <w:lang w:eastAsia="ar-SA"/>
              </w:rPr>
              <w:t>Housing Act 1996</w:t>
            </w:r>
          </w:p>
          <w:p w14:paraId="75807D7B" w14:textId="727E264A" w:rsidR="00473B58" w:rsidRPr="00873059" w:rsidRDefault="002A008D" w:rsidP="00E72B52">
            <w:pPr>
              <w:rPr>
                <w:rFonts w:ascii="Verdana" w:hAnsi="Verdana"/>
                <w:i/>
                <w:sz w:val="20"/>
                <w:szCs w:val="20"/>
                <w:lang w:eastAsia="ar-SA"/>
              </w:rPr>
            </w:pPr>
            <w:r>
              <w:rPr>
                <w:rFonts w:ascii="Verdana" w:hAnsi="Verdana"/>
                <w:i/>
                <w:sz w:val="20"/>
                <w:szCs w:val="20"/>
                <w:lang w:eastAsia="ar-SA"/>
              </w:rPr>
              <w:t>ss.</w:t>
            </w:r>
            <w:r w:rsidRPr="00873059">
              <w:rPr>
                <w:rFonts w:ascii="Verdana" w:hAnsi="Verdana"/>
                <w:i/>
                <w:sz w:val="20"/>
                <w:szCs w:val="20"/>
                <w:lang w:eastAsia="ar-SA"/>
              </w:rPr>
              <w:t>167</w:t>
            </w:r>
            <w:r w:rsidR="00873059" w:rsidRPr="00873059">
              <w:rPr>
                <w:rFonts w:ascii="Verdana" w:hAnsi="Verdana"/>
                <w:i/>
                <w:sz w:val="20"/>
                <w:szCs w:val="20"/>
                <w:lang w:eastAsia="ar-SA"/>
              </w:rPr>
              <w:t>-171 Commonhold and Leasehold Reform Act 2002</w:t>
            </w:r>
          </w:p>
        </w:tc>
      </w:tr>
    </w:tbl>
    <w:p w14:paraId="024C8374" w14:textId="77777777" w:rsidR="00E72B52" w:rsidRPr="00873059" w:rsidRDefault="00E72B52" w:rsidP="003340CD">
      <w:pPr>
        <w:pStyle w:val="onlinetext"/>
        <w:spacing w:after="0"/>
        <w:rPr>
          <w:rFonts w:eastAsia="Times New Roman"/>
          <w:szCs w:val="20"/>
          <w:lang w:eastAsia="ar-SA"/>
        </w:rPr>
      </w:pPr>
    </w:p>
    <w:p w14:paraId="4C5BA725" w14:textId="77777777" w:rsidR="00E72B52" w:rsidRPr="00873059" w:rsidRDefault="00E72B52" w:rsidP="00E72B52">
      <w:pPr>
        <w:rPr>
          <w:rFonts w:ascii="Verdana" w:hAnsi="Verdana"/>
          <w:sz w:val="20"/>
          <w:szCs w:val="20"/>
          <w:lang w:eastAsia="ar-SA"/>
        </w:rPr>
      </w:pPr>
      <w:r w:rsidRPr="00873059">
        <w:rPr>
          <w:rFonts w:ascii="Verdana" w:hAnsi="Verdana"/>
          <w:sz w:val="20"/>
          <w:szCs w:val="20"/>
          <w:lang w:eastAsia="ar-SA"/>
        </w:rPr>
        <w:t xml:space="preserve">You should be aware of any restrictions imposed by the </w:t>
      </w:r>
      <w:r w:rsidRPr="00873059">
        <w:rPr>
          <w:rFonts w:ascii="Verdana" w:hAnsi="Verdana"/>
          <w:i/>
          <w:sz w:val="20"/>
          <w:szCs w:val="20"/>
          <w:lang w:eastAsia="ar-SA"/>
        </w:rPr>
        <w:t>Limitation Act</w:t>
      </w:r>
      <w:r w:rsidRPr="00873059">
        <w:rPr>
          <w:rFonts w:ascii="Verdana" w:hAnsi="Verdana"/>
          <w:sz w:val="20"/>
          <w:szCs w:val="20"/>
          <w:lang w:eastAsia="ar-SA"/>
        </w:rPr>
        <w:t xml:space="preserve"> 1980 and advise your client accordingly on the need to take timely recovery action.</w:t>
      </w:r>
    </w:p>
    <w:p w14:paraId="73282483" w14:textId="77777777" w:rsidR="00225960" w:rsidRDefault="00225960" w:rsidP="00E72B52">
      <w:pPr>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873059" w:rsidRPr="00873059" w14:paraId="33BCA442" w14:textId="77777777" w:rsidTr="00873059">
        <w:tc>
          <w:tcPr>
            <w:tcW w:w="9242" w:type="dxa"/>
          </w:tcPr>
          <w:p w14:paraId="660D9FE9" w14:textId="77777777" w:rsidR="00873059" w:rsidRPr="00873059" w:rsidRDefault="00873059" w:rsidP="006A3A3F">
            <w:pPr>
              <w:rPr>
                <w:rFonts w:ascii="Verdana" w:hAnsi="Verdana"/>
                <w:i/>
                <w:sz w:val="20"/>
                <w:szCs w:val="20"/>
                <w:lang w:eastAsia="ar-SA"/>
              </w:rPr>
            </w:pPr>
            <w:r w:rsidRPr="00873059">
              <w:rPr>
                <w:rFonts w:ascii="Verdana" w:hAnsi="Verdana"/>
                <w:i/>
                <w:sz w:val="20"/>
                <w:szCs w:val="20"/>
                <w:lang w:eastAsia="ar-SA"/>
              </w:rPr>
              <w:t>Limitation Act 1980</w:t>
            </w:r>
          </w:p>
        </w:tc>
      </w:tr>
    </w:tbl>
    <w:p w14:paraId="66F6400E" w14:textId="77777777" w:rsidR="00225960" w:rsidRPr="00E72B52" w:rsidRDefault="00225960" w:rsidP="00E72B52">
      <w:pPr>
        <w:rPr>
          <w:rFonts w:ascii="Verdana" w:hAnsi="Verdana"/>
          <w:sz w:val="20"/>
          <w:szCs w:val="20"/>
          <w:shd w:val="clear" w:color="auto" w:fill="00FFFF"/>
          <w:lang w:eastAsia="ar-SA"/>
        </w:rPr>
      </w:pPr>
    </w:p>
    <w:p w14:paraId="10044F40" w14:textId="77777777" w:rsidR="00E72B52" w:rsidRPr="00E72B52" w:rsidRDefault="0061735B" w:rsidP="00114E30">
      <w:pPr>
        <w:pStyle w:val="Heading2"/>
        <w:rPr>
          <w:lang w:eastAsia="ar-SA"/>
        </w:rPr>
      </w:pPr>
      <w:bookmarkStart w:id="146" w:name="_Toc299113103"/>
      <w:bookmarkStart w:id="147" w:name="_Toc415753231"/>
      <w:bookmarkStart w:id="148" w:name="_Toc443380563"/>
      <w:r>
        <w:rPr>
          <w:lang w:eastAsia="ar-SA"/>
        </w:rPr>
        <w:t>7.10</w:t>
      </w:r>
      <w:r w:rsidR="00B75352">
        <w:rPr>
          <w:lang w:eastAsia="ar-SA"/>
        </w:rPr>
        <w:tab/>
      </w:r>
      <w:r w:rsidR="00E72B52" w:rsidRPr="00E72B52">
        <w:rPr>
          <w:lang w:eastAsia="ar-SA"/>
        </w:rPr>
        <w:t>Accounting for service charges</w:t>
      </w:r>
      <w:bookmarkEnd w:id="146"/>
      <w:bookmarkEnd w:id="147"/>
      <w:bookmarkEnd w:id="148"/>
    </w:p>
    <w:p w14:paraId="10610EE3" w14:textId="77777777" w:rsidR="00E72B52" w:rsidRPr="003340CD" w:rsidRDefault="00E72B52" w:rsidP="003340CD">
      <w:pPr>
        <w:pStyle w:val="onlinetext"/>
        <w:spacing w:after="0"/>
        <w:rPr>
          <w:rFonts w:eastAsia="Times New Roman"/>
          <w:szCs w:val="20"/>
          <w:lang w:eastAsia="ar-SA"/>
        </w:rPr>
      </w:pPr>
    </w:p>
    <w:p w14:paraId="7684DCA0" w14:textId="77777777" w:rsidR="00E72B52" w:rsidRPr="00E72B52" w:rsidRDefault="00E148F7" w:rsidP="00E72B52">
      <w:pPr>
        <w:pStyle w:val="Online"/>
        <w:spacing w:after="0" w:line="240" w:lineRule="atLeast"/>
        <w:rPr>
          <w:rFonts w:cs="Arial"/>
          <w:szCs w:val="20"/>
        </w:rPr>
      </w:pPr>
      <w:r>
        <w:rPr>
          <w:rFonts w:cs="Arial"/>
          <w:szCs w:val="20"/>
        </w:rPr>
        <w:t>A</w:t>
      </w:r>
      <w:r w:rsidR="00E72B52" w:rsidRPr="00E72B52">
        <w:rPr>
          <w:rFonts w:cs="Arial"/>
          <w:szCs w:val="20"/>
        </w:rPr>
        <w:t xml:space="preserve">n annual statement </w:t>
      </w:r>
      <w:r>
        <w:rPr>
          <w:rFonts w:cs="Arial"/>
          <w:szCs w:val="20"/>
        </w:rPr>
        <w:t>should</w:t>
      </w:r>
      <w:r w:rsidR="00E72B52" w:rsidRPr="00E72B52">
        <w:rPr>
          <w:rFonts w:cs="Arial"/>
          <w:szCs w:val="20"/>
        </w:rPr>
        <w:t xml:space="preserve"> be issued to leaseholders following the end of each service charge period</w:t>
      </w:r>
      <w:r w:rsidR="00A91AAF">
        <w:rPr>
          <w:rFonts w:cs="Arial"/>
          <w:szCs w:val="20"/>
        </w:rPr>
        <w:t>,</w:t>
      </w:r>
      <w:r>
        <w:rPr>
          <w:rFonts w:cs="Arial"/>
          <w:szCs w:val="20"/>
        </w:rPr>
        <w:t xml:space="preserve"> giving</w:t>
      </w:r>
      <w:r w:rsidR="00E72B52" w:rsidRPr="00E72B52">
        <w:rPr>
          <w:rFonts w:cs="Arial"/>
          <w:szCs w:val="20"/>
        </w:rPr>
        <w:t xml:space="preserve"> a summary of the costs and expenditure incurred and a statement of any balance due to either party</w:t>
      </w:r>
      <w:r>
        <w:rPr>
          <w:rFonts w:cs="Arial"/>
          <w:szCs w:val="20"/>
        </w:rPr>
        <w:t xml:space="preserve"> to the lease</w:t>
      </w:r>
      <w:r w:rsidR="00E72B52" w:rsidRPr="00E72B52">
        <w:rPr>
          <w:rFonts w:cs="Arial"/>
          <w:szCs w:val="20"/>
        </w:rPr>
        <w:t>.</w:t>
      </w:r>
      <w:r w:rsidR="006A4D51">
        <w:rPr>
          <w:rFonts w:cs="Arial"/>
          <w:szCs w:val="20"/>
        </w:rPr>
        <w:t xml:space="preserve">  It is also recommended that explanatory notes </w:t>
      </w:r>
      <w:r w:rsidR="006275F5">
        <w:rPr>
          <w:rFonts w:cs="Arial"/>
          <w:szCs w:val="20"/>
        </w:rPr>
        <w:t>are</w:t>
      </w:r>
      <w:r w:rsidR="006A4D51">
        <w:rPr>
          <w:rFonts w:cs="Arial"/>
          <w:szCs w:val="20"/>
        </w:rPr>
        <w:t xml:space="preserve"> included.</w:t>
      </w:r>
      <w:r w:rsidR="002C3982">
        <w:rPr>
          <w:rFonts w:cs="Arial"/>
          <w:szCs w:val="20"/>
        </w:rPr>
        <w:t xml:space="preserve">  The accounts should be transparent and reflect all of expenditure in respect of the account period.</w:t>
      </w:r>
    </w:p>
    <w:p w14:paraId="6210CEDF" w14:textId="77777777" w:rsidR="00E72B52" w:rsidRPr="00E72B52" w:rsidRDefault="00E72B52" w:rsidP="00E72B52">
      <w:pPr>
        <w:pStyle w:val="Online"/>
        <w:spacing w:after="0" w:line="240" w:lineRule="atLeast"/>
        <w:rPr>
          <w:rFonts w:cs="Arial"/>
          <w:szCs w:val="20"/>
        </w:rPr>
      </w:pPr>
    </w:p>
    <w:p w14:paraId="39DD3ED1" w14:textId="77777777" w:rsidR="00E72B52" w:rsidRPr="00E72B52" w:rsidRDefault="00E72B52" w:rsidP="00E72B52">
      <w:pPr>
        <w:pStyle w:val="Online"/>
        <w:spacing w:after="0" w:line="240" w:lineRule="atLeast"/>
        <w:rPr>
          <w:rFonts w:cs="Arial"/>
          <w:szCs w:val="20"/>
        </w:rPr>
      </w:pPr>
      <w:r w:rsidRPr="00E72B52">
        <w:rPr>
          <w:rFonts w:cs="Arial"/>
          <w:szCs w:val="20"/>
        </w:rPr>
        <w:t xml:space="preserve">Many leases set out the procedures regarding preparation of the annual statement and often require for it to be certified by the landlord’s surveyor, managing agent and sometimes the landlord’s accountant. In addition, certain leases might also require the statement to be audited. </w:t>
      </w:r>
    </w:p>
    <w:p w14:paraId="77BFB0CA" w14:textId="77777777" w:rsidR="00E72B52" w:rsidRPr="00E72B52" w:rsidRDefault="00E72B52" w:rsidP="00E72B52">
      <w:pPr>
        <w:pStyle w:val="Online"/>
        <w:spacing w:after="0" w:line="240" w:lineRule="atLeast"/>
        <w:rPr>
          <w:rFonts w:cs="Arial"/>
          <w:szCs w:val="20"/>
        </w:rPr>
      </w:pPr>
    </w:p>
    <w:p w14:paraId="0FEE1F8F" w14:textId="77777777" w:rsidR="00E72B52" w:rsidRDefault="00E72B52" w:rsidP="00E72B52">
      <w:pPr>
        <w:pStyle w:val="Online"/>
        <w:spacing w:after="0" w:line="240" w:lineRule="atLeast"/>
        <w:rPr>
          <w:rFonts w:cs="Arial"/>
          <w:bCs/>
          <w:szCs w:val="20"/>
        </w:rPr>
      </w:pPr>
      <w:r w:rsidRPr="00E72B52">
        <w:rPr>
          <w:rFonts w:cs="Arial"/>
          <w:szCs w:val="20"/>
        </w:rPr>
        <w:t xml:space="preserve">It is essential that contractual requirements in the lease are followed. Compliance with the requirements and procedures set down in the lease may be a condition precedent. </w:t>
      </w:r>
      <w:r w:rsidRPr="00E72B52">
        <w:rPr>
          <w:rFonts w:cs="Arial"/>
          <w:bCs/>
          <w:szCs w:val="20"/>
        </w:rPr>
        <w:t>You should therefore ensure that service charge statements are issued strictly in accordance with the procedures and requirements as set down under the terms of the lease.</w:t>
      </w:r>
    </w:p>
    <w:p w14:paraId="3D3D7343" w14:textId="77777777" w:rsidR="002A6376" w:rsidRDefault="002A6376" w:rsidP="00E72B52">
      <w:pPr>
        <w:pStyle w:val="Online"/>
        <w:spacing w:after="0" w:line="240" w:lineRule="atLeast"/>
        <w:rPr>
          <w:rFonts w:cs="Arial"/>
          <w:bCs/>
          <w:szCs w:val="20"/>
        </w:rPr>
      </w:pPr>
    </w:p>
    <w:p w14:paraId="797BA1A9" w14:textId="77777777" w:rsidR="002A6376" w:rsidRDefault="002A6376" w:rsidP="00E72B52">
      <w:pPr>
        <w:pStyle w:val="Online"/>
        <w:spacing w:after="0" w:line="240" w:lineRule="atLeast"/>
        <w:rPr>
          <w:rFonts w:cs="Arial"/>
          <w:bCs/>
          <w:szCs w:val="20"/>
        </w:rPr>
      </w:pPr>
      <w:r>
        <w:rPr>
          <w:rFonts w:cs="Arial"/>
          <w:bCs/>
          <w:szCs w:val="20"/>
        </w:rPr>
        <w:t xml:space="preserve">If the lease does not specify the form and content, service charge accounts should be </w:t>
      </w:r>
      <w:r w:rsidR="00622FAB">
        <w:rPr>
          <w:rFonts w:cs="Arial"/>
          <w:bCs/>
          <w:szCs w:val="20"/>
        </w:rPr>
        <w:t>prepared in accordance with TECH</w:t>
      </w:r>
      <w:r>
        <w:rPr>
          <w:rFonts w:cs="Arial"/>
          <w:bCs/>
          <w:szCs w:val="20"/>
        </w:rPr>
        <w:t xml:space="preserve"> </w:t>
      </w:r>
      <w:r w:rsidR="00622FAB">
        <w:rPr>
          <w:rFonts w:cs="Arial"/>
          <w:bCs/>
          <w:szCs w:val="20"/>
        </w:rPr>
        <w:t>0</w:t>
      </w:r>
      <w:r>
        <w:rPr>
          <w:rFonts w:cs="Arial"/>
          <w:bCs/>
          <w:szCs w:val="20"/>
        </w:rPr>
        <w:t>3</w:t>
      </w:r>
      <w:r w:rsidR="00622FAB">
        <w:rPr>
          <w:rFonts w:cs="Arial"/>
          <w:bCs/>
          <w:szCs w:val="20"/>
        </w:rPr>
        <w:t>/11</w:t>
      </w:r>
      <w:r w:rsidR="00A51BC0">
        <w:rPr>
          <w:rFonts w:cs="Arial"/>
          <w:bCs/>
          <w:szCs w:val="20"/>
        </w:rPr>
        <w:t xml:space="preserve"> (see glossary for details)  It is best practice and helpful to users of the accounts if prior year numbers and/or budgeted figures are included.</w:t>
      </w:r>
    </w:p>
    <w:p w14:paraId="16F5C5CF" w14:textId="77777777" w:rsidR="001B2CE5" w:rsidRDefault="001B2CE5" w:rsidP="00E72B52">
      <w:pPr>
        <w:pStyle w:val="Online"/>
        <w:spacing w:after="0" w:line="240" w:lineRule="atLeast"/>
        <w:rPr>
          <w:rFonts w:cs="Arial"/>
          <w:bCs/>
          <w:szCs w:val="20"/>
        </w:rPr>
      </w:pPr>
    </w:p>
    <w:p w14:paraId="6DB261F3" w14:textId="443B7FC0" w:rsidR="001B2CE5" w:rsidRDefault="001B2CE5" w:rsidP="00E72B52">
      <w:pPr>
        <w:pStyle w:val="Online"/>
        <w:spacing w:after="0" w:line="240" w:lineRule="atLeast"/>
        <w:rPr>
          <w:rFonts w:cs="Arial"/>
          <w:bCs/>
          <w:szCs w:val="20"/>
        </w:rPr>
      </w:pPr>
      <w:r>
        <w:rPr>
          <w:rFonts w:cs="Arial"/>
          <w:bCs/>
          <w:szCs w:val="20"/>
        </w:rPr>
        <w:t xml:space="preserve">The law protects </w:t>
      </w:r>
      <w:r w:rsidR="002A6376">
        <w:rPr>
          <w:rFonts w:cs="Arial"/>
          <w:bCs/>
          <w:szCs w:val="20"/>
        </w:rPr>
        <w:t>leaseholders</w:t>
      </w:r>
      <w:r>
        <w:rPr>
          <w:rFonts w:cs="Arial"/>
          <w:bCs/>
          <w:szCs w:val="20"/>
        </w:rPr>
        <w:t xml:space="preserve"> against costs</w:t>
      </w:r>
      <w:r w:rsidR="00732914">
        <w:rPr>
          <w:rFonts w:cs="Arial"/>
          <w:bCs/>
          <w:szCs w:val="20"/>
        </w:rPr>
        <w:t xml:space="preserve"> that are</w:t>
      </w:r>
      <w:r>
        <w:rPr>
          <w:rFonts w:cs="Arial"/>
          <w:bCs/>
          <w:szCs w:val="20"/>
        </w:rPr>
        <w:t xml:space="preserve"> unreasonably incurred, unreasonably high and services and works that are not of a reasonable standard.</w:t>
      </w:r>
      <w:r w:rsidR="00615983">
        <w:rPr>
          <w:rFonts w:cs="Arial"/>
          <w:bCs/>
          <w:szCs w:val="20"/>
        </w:rPr>
        <w:t xml:space="preserve"> </w:t>
      </w:r>
      <w:r w:rsidR="004A7ECC">
        <w:rPr>
          <w:rFonts w:cs="Arial"/>
          <w:bCs/>
          <w:szCs w:val="20"/>
        </w:rPr>
        <w:t xml:space="preserve">The </w:t>
      </w:r>
      <w:r>
        <w:rPr>
          <w:rFonts w:cs="Arial"/>
          <w:bCs/>
          <w:szCs w:val="20"/>
        </w:rPr>
        <w:t>FTT can be asked to make a determination on whether costs have been reasonably incurred or works have been completed to a reasonable standard.</w:t>
      </w:r>
    </w:p>
    <w:p w14:paraId="6F64999E" w14:textId="77777777" w:rsidR="00DE434F" w:rsidRDefault="00DE434F" w:rsidP="00E72B52">
      <w:pPr>
        <w:pStyle w:val="Online"/>
        <w:spacing w:after="0" w:line="240" w:lineRule="atLeast"/>
        <w:rPr>
          <w:rFonts w:cs="Arial"/>
          <w:bCs/>
          <w:szCs w:val="20"/>
        </w:rPr>
      </w:pPr>
    </w:p>
    <w:tbl>
      <w:tblPr>
        <w:tblStyle w:val="TableGrid"/>
        <w:tblW w:w="0" w:type="auto"/>
        <w:tblLook w:val="04A0" w:firstRow="1" w:lastRow="0" w:firstColumn="1" w:lastColumn="0" w:noHBand="0" w:noVBand="1"/>
      </w:tblPr>
      <w:tblGrid>
        <w:gridCol w:w="9242"/>
      </w:tblGrid>
      <w:tr w:rsidR="00DE434F" w14:paraId="7066F99C" w14:textId="77777777" w:rsidTr="006275F5">
        <w:trPr>
          <w:trHeight w:val="70"/>
        </w:trPr>
        <w:tc>
          <w:tcPr>
            <w:tcW w:w="9242" w:type="dxa"/>
          </w:tcPr>
          <w:p w14:paraId="0166236F" w14:textId="77777777" w:rsidR="00DE434F" w:rsidRDefault="00DE434F" w:rsidP="00E72B52">
            <w:pPr>
              <w:pStyle w:val="Online"/>
              <w:spacing w:after="0" w:line="240" w:lineRule="atLeast"/>
              <w:rPr>
                <w:rFonts w:cs="Arial"/>
                <w:bCs/>
                <w:i/>
                <w:szCs w:val="20"/>
              </w:rPr>
            </w:pPr>
            <w:r>
              <w:rPr>
                <w:rFonts w:cs="Arial"/>
                <w:bCs/>
                <w:i/>
                <w:szCs w:val="20"/>
              </w:rPr>
              <w:t>s</w:t>
            </w:r>
            <w:r w:rsidR="004A6BF0">
              <w:rPr>
                <w:rFonts w:cs="Arial"/>
                <w:bCs/>
                <w:i/>
                <w:szCs w:val="20"/>
              </w:rPr>
              <w:t>.</w:t>
            </w:r>
            <w:r>
              <w:rPr>
                <w:rFonts w:cs="Arial"/>
                <w:bCs/>
                <w:i/>
                <w:szCs w:val="20"/>
              </w:rPr>
              <w:t>19 Landlord and Tenant Act 1985</w:t>
            </w:r>
          </w:p>
          <w:p w14:paraId="466A157E" w14:textId="77777777" w:rsidR="00DE434F" w:rsidRDefault="00DE434F" w:rsidP="00E72B52">
            <w:pPr>
              <w:pStyle w:val="Online"/>
              <w:spacing w:after="0" w:line="240" w:lineRule="atLeast"/>
              <w:rPr>
                <w:rFonts w:cs="Arial"/>
                <w:bCs/>
                <w:i/>
                <w:szCs w:val="20"/>
              </w:rPr>
            </w:pPr>
            <w:r>
              <w:rPr>
                <w:rFonts w:cs="Arial"/>
                <w:bCs/>
                <w:i/>
                <w:szCs w:val="20"/>
              </w:rPr>
              <w:t>s</w:t>
            </w:r>
            <w:r w:rsidR="004A6BF0">
              <w:rPr>
                <w:rFonts w:cs="Arial"/>
                <w:bCs/>
                <w:i/>
                <w:szCs w:val="20"/>
              </w:rPr>
              <w:t>.</w:t>
            </w:r>
            <w:r>
              <w:rPr>
                <w:rFonts w:cs="Arial"/>
                <w:bCs/>
                <w:i/>
                <w:szCs w:val="20"/>
              </w:rPr>
              <w:t>27A Landlord and Tenant Act 1985</w:t>
            </w:r>
          </w:p>
          <w:p w14:paraId="6EC75724" w14:textId="77777777" w:rsidR="00DE434F" w:rsidRPr="006275F5" w:rsidRDefault="00DE434F" w:rsidP="00E72B52">
            <w:pPr>
              <w:pStyle w:val="Online"/>
              <w:spacing w:after="0" w:line="240" w:lineRule="atLeast"/>
              <w:rPr>
                <w:rFonts w:cs="Arial"/>
                <w:bCs/>
                <w:i/>
                <w:szCs w:val="20"/>
              </w:rPr>
            </w:pPr>
            <w:r>
              <w:rPr>
                <w:rFonts w:cs="Arial"/>
                <w:bCs/>
                <w:i/>
                <w:szCs w:val="20"/>
              </w:rPr>
              <w:t>s</w:t>
            </w:r>
            <w:r w:rsidR="004A6BF0">
              <w:rPr>
                <w:rFonts w:cs="Arial"/>
                <w:bCs/>
                <w:i/>
                <w:szCs w:val="20"/>
              </w:rPr>
              <w:t>.</w:t>
            </w:r>
            <w:r>
              <w:rPr>
                <w:rFonts w:cs="Arial"/>
                <w:bCs/>
                <w:i/>
                <w:szCs w:val="20"/>
              </w:rPr>
              <w:t>13 Supply of Goods and Services Act 1982</w:t>
            </w:r>
          </w:p>
        </w:tc>
      </w:tr>
    </w:tbl>
    <w:p w14:paraId="3982C77D" w14:textId="77777777" w:rsidR="00DE434F" w:rsidRDefault="00DE434F" w:rsidP="00E72B52">
      <w:pPr>
        <w:pStyle w:val="Online"/>
        <w:spacing w:after="0" w:line="240" w:lineRule="atLeast"/>
        <w:rPr>
          <w:rFonts w:cs="Arial"/>
          <w:bCs/>
          <w:szCs w:val="20"/>
        </w:rPr>
      </w:pPr>
    </w:p>
    <w:p w14:paraId="692BDCF3" w14:textId="77777777" w:rsidR="001B2CE5" w:rsidRDefault="001B2CE5" w:rsidP="00E72B52">
      <w:pPr>
        <w:pStyle w:val="Online"/>
        <w:spacing w:after="0" w:line="240" w:lineRule="atLeast"/>
        <w:rPr>
          <w:rFonts w:cs="Arial"/>
          <w:bCs/>
          <w:szCs w:val="20"/>
        </w:rPr>
      </w:pPr>
    </w:p>
    <w:p w14:paraId="52C84E9D" w14:textId="77777777" w:rsidR="001B2CE5" w:rsidRDefault="001B2CE5" w:rsidP="004A6BF0">
      <w:pPr>
        <w:pStyle w:val="onlinetext"/>
      </w:pPr>
      <w:r>
        <w:t xml:space="preserve">If </w:t>
      </w:r>
      <w:r w:rsidR="002A6376">
        <w:t>leaseholders</w:t>
      </w:r>
      <w:r>
        <w:t xml:space="preserve"> believe that the charges that they are being asked to pay are unreasonable and they are not satisfied with the manager's explanation then they should see</w:t>
      </w:r>
      <w:r w:rsidR="00766540">
        <w:t>k</w:t>
      </w:r>
      <w:r>
        <w:t xml:space="preserve"> professional advice or consult either the Citizens Advice Bureau or a local law centre.</w:t>
      </w:r>
    </w:p>
    <w:p w14:paraId="697CABEF" w14:textId="77777777" w:rsidR="003A0010" w:rsidRDefault="003A0010" w:rsidP="004A6BF0">
      <w:pPr>
        <w:pStyle w:val="onlinetext"/>
      </w:pPr>
      <w:r>
        <w:t>Service charge funds for each property should be identifiable and either be placed in a separate bank account, or in a single client/trust account where the account records of the manager separately identify the fund attributable to each property.</w:t>
      </w:r>
    </w:p>
    <w:p w14:paraId="6EDCD3ED" w14:textId="77777777" w:rsidR="003A0010" w:rsidRPr="004A6BF0" w:rsidRDefault="003A0010" w:rsidP="004A6BF0">
      <w:pPr>
        <w:pStyle w:val="onlinetext"/>
      </w:pPr>
      <w:r w:rsidRPr="004A6BF0">
        <w:t xml:space="preserve">Where interest is earned this belongs to the fund collectively. Interest should not be distributed to the contributing </w:t>
      </w:r>
      <w:r w:rsidR="002A6376" w:rsidRPr="004A6BF0">
        <w:t>leaseholders</w:t>
      </w:r>
      <w:r w:rsidRPr="004A6BF0">
        <w:t xml:space="preserve"> but should be shown as a credit in the </w:t>
      </w:r>
      <w:r w:rsidRPr="004A6BF0">
        <w:lastRenderedPageBreak/>
        <w:t>service charge accounts and should be retained within the fund and used to defray service charge expenditure.</w:t>
      </w:r>
      <w:r w:rsidR="00615983" w:rsidRPr="004A6BF0">
        <w:t xml:space="preserve"> </w:t>
      </w:r>
    </w:p>
    <w:p w14:paraId="28BB1EB7" w14:textId="77777777" w:rsidR="003A0010" w:rsidRPr="004A6BF0" w:rsidRDefault="003A0010" w:rsidP="004A6BF0">
      <w:pPr>
        <w:pStyle w:val="onlinetext"/>
        <w:rPr>
          <w:rFonts w:eastAsia="MS PMincho"/>
          <w:w w:val="95"/>
        </w:rPr>
      </w:pPr>
      <w:r w:rsidRPr="004A6BF0">
        <w:rPr>
          <w:rFonts w:eastAsia="MS PMincho"/>
          <w:w w:val="95"/>
        </w:rPr>
        <w:t>Where statutory trusts apply, the contributions are held:</w:t>
      </w:r>
    </w:p>
    <w:p w14:paraId="2D961073" w14:textId="77777777" w:rsidR="003A0010" w:rsidRPr="004A6BF0" w:rsidRDefault="003A0010" w:rsidP="001B2CE5">
      <w:pPr>
        <w:pStyle w:val="Online"/>
        <w:spacing w:after="0" w:line="240" w:lineRule="atLeast"/>
        <w:rPr>
          <w:rFonts w:eastAsia="MS PMincho"/>
          <w:w w:val="95"/>
          <w:szCs w:val="20"/>
        </w:rPr>
      </w:pPr>
    </w:p>
    <w:p w14:paraId="7101C791" w14:textId="77777777" w:rsidR="003A0010" w:rsidRPr="004A6BF0" w:rsidRDefault="003A0010" w:rsidP="00F00A67">
      <w:pPr>
        <w:pStyle w:val="Online"/>
        <w:numPr>
          <w:ilvl w:val="0"/>
          <w:numId w:val="31"/>
        </w:numPr>
        <w:spacing w:after="0" w:line="240" w:lineRule="atLeast"/>
        <w:rPr>
          <w:rFonts w:eastAsia="MS PMincho"/>
          <w:w w:val="95"/>
          <w:szCs w:val="20"/>
        </w:rPr>
      </w:pPr>
      <w:r w:rsidRPr="004A6BF0">
        <w:rPr>
          <w:rFonts w:eastAsia="MS PMincho"/>
          <w:w w:val="95"/>
          <w:szCs w:val="20"/>
        </w:rPr>
        <w:t>on trust to meet the relevant costs; and</w:t>
      </w:r>
    </w:p>
    <w:p w14:paraId="6C5203ED" w14:textId="77777777" w:rsidR="003A0010" w:rsidRPr="004A6BF0" w:rsidRDefault="003A0010" w:rsidP="001B2CE5">
      <w:pPr>
        <w:pStyle w:val="Online"/>
        <w:spacing w:after="0" w:line="240" w:lineRule="atLeast"/>
        <w:rPr>
          <w:rFonts w:eastAsia="MS PMincho"/>
          <w:w w:val="95"/>
          <w:szCs w:val="20"/>
        </w:rPr>
      </w:pPr>
    </w:p>
    <w:p w14:paraId="216D9DDA" w14:textId="7FB4F6CB" w:rsidR="003A0010" w:rsidRPr="004A6BF0" w:rsidRDefault="003A0010" w:rsidP="00F00A67">
      <w:pPr>
        <w:pStyle w:val="Online"/>
        <w:numPr>
          <w:ilvl w:val="0"/>
          <w:numId w:val="31"/>
        </w:numPr>
        <w:spacing w:after="0" w:line="240" w:lineRule="atLeast"/>
        <w:rPr>
          <w:rFonts w:eastAsia="MS PMincho"/>
          <w:spacing w:val="16"/>
          <w:szCs w:val="20"/>
        </w:rPr>
      </w:pPr>
      <w:r w:rsidRPr="004A6BF0">
        <w:rPr>
          <w:rFonts w:eastAsia="MS PMincho"/>
          <w:spacing w:val="2"/>
          <w:szCs w:val="20"/>
        </w:rPr>
        <w:t>subjec</w:t>
      </w:r>
      <w:r w:rsidRPr="004A6BF0">
        <w:rPr>
          <w:rFonts w:eastAsia="MS PMincho"/>
          <w:szCs w:val="20"/>
        </w:rPr>
        <w:t>t</w:t>
      </w:r>
      <w:r w:rsidRPr="004A6BF0">
        <w:rPr>
          <w:rFonts w:eastAsia="MS PMincho"/>
          <w:spacing w:val="6"/>
          <w:szCs w:val="20"/>
        </w:rPr>
        <w:t xml:space="preserve"> </w:t>
      </w:r>
      <w:r w:rsidRPr="004A6BF0">
        <w:rPr>
          <w:rFonts w:eastAsia="MS PMincho"/>
          <w:szCs w:val="20"/>
        </w:rPr>
        <w:t>to</w:t>
      </w:r>
      <w:r w:rsidRPr="004A6BF0">
        <w:rPr>
          <w:rFonts w:eastAsia="MS PMincho"/>
          <w:spacing w:val="20"/>
          <w:szCs w:val="20"/>
        </w:rPr>
        <w:t xml:space="preserve"> </w:t>
      </w:r>
      <w:r w:rsidR="00450E14" w:rsidRPr="004A6BF0">
        <w:rPr>
          <w:rFonts w:eastAsia="MS PMincho"/>
          <w:spacing w:val="2"/>
          <w:szCs w:val="20"/>
        </w:rPr>
        <w:t>the point above</w:t>
      </w:r>
      <w:r w:rsidRPr="004A6BF0">
        <w:rPr>
          <w:rFonts w:eastAsia="MS PMincho"/>
          <w:szCs w:val="20"/>
        </w:rPr>
        <w:t>,</w:t>
      </w:r>
      <w:r w:rsidRPr="004A6BF0">
        <w:rPr>
          <w:rFonts w:eastAsia="MS PMincho"/>
          <w:spacing w:val="16"/>
          <w:szCs w:val="20"/>
        </w:rPr>
        <w:t xml:space="preserve"> </w:t>
      </w:r>
      <w:r w:rsidRPr="004A6BF0">
        <w:rPr>
          <w:rFonts w:eastAsia="MS PMincho"/>
          <w:spacing w:val="2"/>
          <w:szCs w:val="20"/>
        </w:rPr>
        <w:t>o</w:t>
      </w:r>
      <w:r w:rsidRPr="004A6BF0">
        <w:rPr>
          <w:rFonts w:eastAsia="MS PMincho"/>
          <w:szCs w:val="20"/>
        </w:rPr>
        <w:t>n</w:t>
      </w:r>
      <w:r w:rsidRPr="004A6BF0">
        <w:rPr>
          <w:rFonts w:eastAsia="MS PMincho"/>
          <w:spacing w:val="17"/>
          <w:szCs w:val="20"/>
        </w:rPr>
        <w:t xml:space="preserve"> </w:t>
      </w:r>
      <w:r w:rsidRPr="004A6BF0">
        <w:rPr>
          <w:rFonts w:eastAsia="MS PMincho"/>
          <w:spacing w:val="4"/>
          <w:szCs w:val="20"/>
        </w:rPr>
        <w:t>tr</w:t>
      </w:r>
      <w:r w:rsidRPr="004A6BF0">
        <w:rPr>
          <w:rFonts w:eastAsia="MS PMincho"/>
          <w:spacing w:val="2"/>
          <w:szCs w:val="20"/>
        </w:rPr>
        <w:t>us</w:t>
      </w:r>
      <w:r w:rsidRPr="004A6BF0">
        <w:rPr>
          <w:rFonts w:eastAsia="MS PMincho"/>
          <w:szCs w:val="20"/>
        </w:rPr>
        <w:t>t</w:t>
      </w:r>
      <w:r w:rsidRPr="004A6BF0">
        <w:rPr>
          <w:rFonts w:eastAsia="MS PMincho"/>
          <w:spacing w:val="29"/>
          <w:szCs w:val="20"/>
        </w:rPr>
        <w:t xml:space="preserve"> </w:t>
      </w:r>
      <w:r w:rsidRPr="004A6BF0">
        <w:rPr>
          <w:rFonts w:eastAsia="MS PMincho"/>
          <w:spacing w:val="2"/>
          <w:szCs w:val="20"/>
        </w:rPr>
        <w:t>fo</w:t>
      </w:r>
      <w:r w:rsidRPr="004A6BF0">
        <w:rPr>
          <w:rFonts w:eastAsia="MS PMincho"/>
          <w:szCs w:val="20"/>
        </w:rPr>
        <w:t>r</w:t>
      </w:r>
      <w:r w:rsidRPr="004A6BF0">
        <w:rPr>
          <w:rFonts w:eastAsia="MS PMincho"/>
          <w:spacing w:val="13"/>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16"/>
          <w:szCs w:val="20"/>
        </w:rPr>
        <w:t xml:space="preserve"> </w:t>
      </w:r>
      <w:r w:rsidRPr="004A6BF0">
        <w:rPr>
          <w:rFonts w:eastAsia="MS PMincho"/>
          <w:spacing w:val="-1"/>
          <w:szCs w:val="20"/>
        </w:rPr>
        <w:t>c</w:t>
      </w:r>
      <w:r w:rsidRPr="004A6BF0">
        <w:rPr>
          <w:rFonts w:eastAsia="MS PMincho"/>
          <w:spacing w:val="1"/>
          <w:szCs w:val="20"/>
        </w:rPr>
        <w:t>o</w:t>
      </w:r>
      <w:r w:rsidRPr="004A6BF0">
        <w:rPr>
          <w:rFonts w:eastAsia="MS PMincho"/>
          <w:spacing w:val="2"/>
          <w:szCs w:val="20"/>
        </w:rPr>
        <w:t>n</w:t>
      </w:r>
      <w:r w:rsidRPr="004A6BF0">
        <w:rPr>
          <w:rFonts w:eastAsia="MS PMincho"/>
          <w:spacing w:val="4"/>
          <w:szCs w:val="20"/>
        </w:rPr>
        <w:t>t</w:t>
      </w:r>
      <w:r w:rsidRPr="004A6BF0">
        <w:rPr>
          <w:rFonts w:eastAsia="MS PMincho"/>
          <w:spacing w:val="5"/>
          <w:szCs w:val="20"/>
        </w:rPr>
        <w:t>r</w:t>
      </w:r>
      <w:r w:rsidRPr="004A6BF0">
        <w:rPr>
          <w:rFonts w:eastAsia="MS PMincho"/>
          <w:spacing w:val="2"/>
          <w:szCs w:val="20"/>
        </w:rPr>
        <w:t>ibutin</w:t>
      </w:r>
      <w:r w:rsidRPr="004A6BF0">
        <w:rPr>
          <w:rFonts w:eastAsia="MS PMincho"/>
          <w:szCs w:val="20"/>
        </w:rPr>
        <w:t>g</w:t>
      </w:r>
      <w:r w:rsidRPr="004A6BF0">
        <w:rPr>
          <w:rFonts w:eastAsia="MS PMincho"/>
          <w:spacing w:val="29"/>
          <w:szCs w:val="20"/>
        </w:rPr>
        <w:t xml:space="preserve"> </w:t>
      </w:r>
      <w:r w:rsidR="004C4F5A" w:rsidRPr="004A6BF0">
        <w:rPr>
          <w:rFonts w:eastAsia="MS PMincho"/>
          <w:spacing w:val="2"/>
          <w:szCs w:val="20"/>
        </w:rPr>
        <w:t>leaseholder</w:t>
      </w:r>
      <w:r w:rsidRPr="004A6BF0">
        <w:rPr>
          <w:rFonts w:eastAsia="MS PMincho"/>
          <w:szCs w:val="20"/>
        </w:rPr>
        <w:t>s</w:t>
      </w:r>
      <w:r w:rsidRPr="004A6BF0">
        <w:rPr>
          <w:rFonts w:eastAsia="MS PMincho"/>
          <w:spacing w:val="22"/>
          <w:szCs w:val="20"/>
        </w:rPr>
        <w:t xml:space="preserve"> </w:t>
      </w:r>
      <w:r w:rsidRPr="004A6BF0">
        <w:rPr>
          <w:rFonts w:eastAsia="MS PMincho"/>
          <w:spacing w:val="2"/>
          <w:szCs w:val="20"/>
        </w:rPr>
        <w:t>fo</w:t>
      </w:r>
      <w:r w:rsidRPr="004A6BF0">
        <w:rPr>
          <w:rFonts w:eastAsia="MS PMincho"/>
          <w:szCs w:val="20"/>
        </w:rPr>
        <w:t>r</w:t>
      </w:r>
      <w:r w:rsidRPr="004A6BF0">
        <w:rPr>
          <w:rFonts w:eastAsia="MS PMincho"/>
          <w:spacing w:val="13"/>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16"/>
          <w:szCs w:val="20"/>
        </w:rPr>
        <w:t xml:space="preserve"> </w:t>
      </w:r>
      <w:r w:rsidRPr="004A6BF0">
        <w:rPr>
          <w:rFonts w:eastAsia="MS PMincho"/>
          <w:spacing w:val="2"/>
          <w:szCs w:val="20"/>
        </w:rPr>
        <w:t>time</w:t>
      </w:r>
      <w:r w:rsidRPr="004A6BF0">
        <w:rPr>
          <w:rFonts w:eastAsia="MS PMincho"/>
          <w:szCs w:val="20"/>
        </w:rPr>
        <w:t xml:space="preserve"> being</w:t>
      </w:r>
      <w:r w:rsidRPr="004A6BF0">
        <w:rPr>
          <w:rFonts w:eastAsia="MS PMincho"/>
          <w:spacing w:val="5"/>
          <w:szCs w:val="20"/>
        </w:rPr>
        <w:t xml:space="preserve"> </w:t>
      </w:r>
      <w:r w:rsidRPr="004A6BF0">
        <w:rPr>
          <w:rFonts w:eastAsia="MS PMincho"/>
          <w:w w:val="104"/>
          <w:szCs w:val="20"/>
        </w:rPr>
        <w:t>in</w:t>
      </w:r>
      <w:r w:rsidRPr="004A6BF0">
        <w:rPr>
          <w:rFonts w:eastAsia="MS PMincho"/>
          <w:spacing w:val="9"/>
          <w:szCs w:val="20"/>
        </w:rPr>
        <w:t xml:space="preserve"> </w:t>
      </w:r>
      <w:r w:rsidRPr="004A6BF0">
        <w:rPr>
          <w:rFonts w:eastAsia="MS PMincho"/>
          <w:szCs w:val="20"/>
        </w:rPr>
        <w:t>p</w:t>
      </w:r>
      <w:r w:rsidRPr="004A6BF0">
        <w:rPr>
          <w:rFonts w:eastAsia="MS PMincho"/>
          <w:spacing w:val="-3"/>
          <w:szCs w:val="20"/>
        </w:rPr>
        <w:t>r</w:t>
      </w:r>
      <w:r w:rsidRPr="004A6BF0">
        <w:rPr>
          <w:rFonts w:eastAsia="MS PMincho"/>
          <w:spacing w:val="-1"/>
          <w:szCs w:val="20"/>
        </w:rPr>
        <w:t>o</w:t>
      </w:r>
      <w:r w:rsidRPr="004A6BF0">
        <w:rPr>
          <w:rFonts w:eastAsia="MS PMincho"/>
          <w:spacing w:val="1"/>
          <w:szCs w:val="20"/>
        </w:rPr>
        <w:t>p</w:t>
      </w:r>
      <w:r w:rsidRPr="004A6BF0">
        <w:rPr>
          <w:rFonts w:eastAsia="MS PMincho"/>
          <w:szCs w:val="20"/>
        </w:rPr>
        <w:t>o</w:t>
      </w:r>
      <w:r w:rsidRPr="004A6BF0">
        <w:rPr>
          <w:rFonts w:eastAsia="MS PMincho"/>
          <w:spacing w:val="4"/>
          <w:szCs w:val="20"/>
        </w:rPr>
        <w:t>r</w:t>
      </w:r>
      <w:r w:rsidRPr="004A6BF0">
        <w:rPr>
          <w:rFonts w:eastAsia="MS PMincho"/>
          <w:szCs w:val="20"/>
        </w:rPr>
        <w:t>tion</w:t>
      </w:r>
      <w:r w:rsidRPr="004A6BF0">
        <w:rPr>
          <w:rFonts w:eastAsia="MS PMincho"/>
          <w:spacing w:val="46"/>
          <w:szCs w:val="20"/>
        </w:rPr>
        <w:t xml:space="preserve"> </w:t>
      </w:r>
      <w:r w:rsidRPr="004A6BF0">
        <w:rPr>
          <w:rFonts w:eastAsia="MS PMincho"/>
          <w:spacing w:val="-2"/>
          <w:szCs w:val="20"/>
        </w:rPr>
        <w:t>t</w:t>
      </w:r>
      <w:r w:rsidRPr="004A6BF0">
        <w:rPr>
          <w:rFonts w:eastAsia="MS PMincho"/>
          <w:szCs w:val="20"/>
        </w:rPr>
        <w:t>o</w:t>
      </w:r>
      <w:r w:rsidRPr="004A6BF0">
        <w:rPr>
          <w:rFonts w:eastAsia="MS PMincho"/>
          <w:spacing w:val="18"/>
          <w:szCs w:val="20"/>
        </w:rPr>
        <w:t xml:space="preserve"> </w:t>
      </w:r>
      <w:r w:rsidRPr="004A6BF0">
        <w:rPr>
          <w:rFonts w:eastAsia="MS PMincho"/>
          <w:szCs w:val="20"/>
        </w:rPr>
        <w:t>their</w:t>
      </w:r>
      <w:r w:rsidRPr="004A6BF0">
        <w:rPr>
          <w:rFonts w:eastAsia="MS PMincho"/>
          <w:spacing w:val="20"/>
          <w:szCs w:val="20"/>
        </w:rPr>
        <w:t xml:space="preserve"> </w:t>
      </w:r>
      <w:r w:rsidRPr="004A6BF0">
        <w:rPr>
          <w:rFonts w:eastAsia="MS PMincho"/>
          <w:spacing w:val="-3"/>
          <w:szCs w:val="20"/>
        </w:rPr>
        <w:t>r</w:t>
      </w:r>
      <w:r w:rsidRPr="004A6BF0">
        <w:rPr>
          <w:rFonts w:eastAsia="MS PMincho"/>
          <w:szCs w:val="20"/>
        </w:rPr>
        <w:t>espect</w:t>
      </w:r>
      <w:r w:rsidRPr="004A6BF0">
        <w:rPr>
          <w:rFonts w:eastAsia="MS PMincho"/>
          <w:spacing w:val="-2"/>
          <w:szCs w:val="20"/>
        </w:rPr>
        <w:t>i</w:t>
      </w:r>
      <w:r w:rsidRPr="004A6BF0">
        <w:rPr>
          <w:rFonts w:eastAsia="MS PMincho"/>
          <w:spacing w:val="-4"/>
          <w:szCs w:val="20"/>
        </w:rPr>
        <w:t>v</w:t>
      </w:r>
      <w:r w:rsidRPr="004A6BF0">
        <w:rPr>
          <w:rFonts w:eastAsia="MS PMincho"/>
          <w:szCs w:val="20"/>
        </w:rPr>
        <w:t>e</w:t>
      </w:r>
      <w:r w:rsidRPr="004A6BF0">
        <w:rPr>
          <w:rFonts w:eastAsia="MS PMincho"/>
          <w:spacing w:val="-12"/>
          <w:szCs w:val="20"/>
        </w:rPr>
        <w:t xml:space="preserve"> </w:t>
      </w:r>
      <w:r w:rsidRPr="004A6BF0">
        <w:rPr>
          <w:rFonts w:eastAsia="MS PMincho"/>
          <w:szCs w:val="20"/>
        </w:rPr>
        <w:t>liabili</w:t>
      </w:r>
      <w:r w:rsidRPr="004A6BF0">
        <w:rPr>
          <w:rFonts w:eastAsia="MS PMincho"/>
          <w:spacing w:val="3"/>
          <w:szCs w:val="20"/>
        </w:rPr>
        <w:t>t</w:t>
      </w:r>
      <w:r w:rsidRPr="004A6BF0">
        <w:rPr>
          <w:rFonts w:eastAsia="MS PMincho"/>
          <w:szCs w:val="20"/>
        </w:rPr>
        <w:t>y</w:t>
      </w:r>
      <w:r w:rsidRPr="004A6BF0">
        <w:rPr>
          <w:rFonts w:eastAsia="MS PMincho"/>
          <w:spacing w:val="-11"/>
          <w:szCs w:val="20"/>
        </w:rPr>
        <w:t xml:space="preserve"> </w:t>
      </w:r>
      <w:r w:rsidRPr="004A6BF0">
        <w:rPr>
          <w:rFonts w:eastAsia="MS PMincho"/>
          <w:spacing w:val="-2"/>
          <w:szCs w:val="20"/>
        </w:rPr>
        <w:t>t</w:t>
      </w:r>
      <w:r w:rsidRPr="004A6BF0">
        <w:rPr>
          <w:rFonts w:eastAsia="MS PMincho"/>
          <w:szCs w:val="20"/>
        </w:rPr>
        <w:t>o</w:t>
      </w:r>
      <w:r w:rsidRPr="004A6BF0">
        <w:rPr>
          <w:rFonts w:eastAsia="MS PMincho"/>
          <w:spacing w:val="18"/>
          <w:szCs w:val="20"/>
        </w:rPr>
        <w:t xml:space="preserve"> </w:t>
      </w:r>
      <w:r w:rsidRPr="004A6BF0">
        <w:rPr>
          <w:rFonts w:eastAsia="MS PMincho"/>
          <w:szCs w:val="20"/>
        </w:rPr>
        <w:t>p</w:t>
      </w:r>
      <w:r w:rsidRPr="004A6BF0">
        <w:rPr>
          <w:rFonts w:eastAsia="MS PMincho"/>
          <w:spacing w:val="-4"/>
          <w:szCs w:val="20"/>
        </w:rPr>
        <w:t>a</w:t>
      </w:r>
      <w:r w:rsidRPr="004A6BF0">
        <w:rPr>
          <w:rFonts w:eastAsia="MS PMincho"/>
          <w:szCs w:val="20"/>
        </w:rPr>
        <w:t>y the</w:t>
      </w:r>
      <w:r w:rsidRPr="004A6BF0">
        <w:rPr>
          <w:rFonts w:eastAsia="MS PMincho"/>
          <w:spacing w:val="16"/>
          <w:szCs w:val="20"/>
        </w:rPr>
        <w:t xml:space="preserve"> </w:t>
      </w:r>
      <w:r w:rsidRPr="004A6BF0">
        <w:rPr>
          <w:rFonts w:eastAsia="MS PMincho"/>
          <w:spacing w:val="-3"/>
          <w:szCs w:val="20"/>
        </w:rPr>
        <w:t>r</w:t>
      </w:r>
      <w:r w:rsidRPr="004A6BF0">
        <w:rPr>
          <w:rFonts w:eastAsia="MS PMincho"/>
          <w:szCs w:val="20"/>
        </w:rPr>
        <w:t>el</w:t>
      </w:r>
      <w:r w:rsidRPr="004A6BF0">
        <w:rPr>
          <w:rFonts w:eastAsia="MS PMincho"/>
          <w:spacing w:val="2"/>
          <w:szCs w:val="20"/>
        </w:rPr>
        <w:t>e</w:t>
      </w:r>
      <w:r w:rsidRPr="004A6BF0">
        <w:rPr>
          <w:rFonts w:eastAsia="MS PMincho"/>
          <w:szCs w:val="20"/>
        </w:rPr>
        <w:t>vant</w:t>
      </w:r>
      <w:r w:rsidRPr="004A6BF0">
        <w:rPr>
          <w:rFonts w:eastAsia="MS PMincho"/>
          <w:spacing w:val="1"/>
          <w:szCs w:val="20"/>
        </w:rPr>
        <w:t xml:space="preserve"> </w:t>
      </w:r>
      <w:r w:rsidRPr="004A6BF0">
        <w:rPr>
          <w:rFonts w:eastAsia="MS PMincho"/>
          <w:szCs w:val="20"/>
        </w:rPr>
        <w:t>se</w:t>
      </w:r>
      <w:r w:rsidRPr="004A6BF0">
        <w:rPr>
          <w:rFonts w:eastAsia="MS PMincho"/>
          <w:spacing w:val="5"/>
          <w:szCs w:val="20"/>
        </w:rPr>
        <w:t>r</w:t>
      </w:r>
      <w:r w:rsidRPr="004A6BF0">
        <w:rPr>
          <w:rFonts w:eastAsia="MS PMincho"/>
          <w:spacing w:val="4"/>
          <w:szCs w:val="20"/>
        </w:rPr>
        <w:t>v</w:t>
      </w:r>
      <w:r w:rsidRPr="004A6BF0">
        <w:rPr>
          <w:rFonts w:eastAsia="MS PMincho"/>
          <w:szCs w:val="20"/>
        </w:rPr>
        <w:t>i</w:t>
      </w:r>
      <w:r w:rsidRPr="004A6BF0">
        <w:rPr>
          <w:rFonts w:eastAsia="MS PMincho"/>
          <w:spacing w:val="-3"/>
          <w:szCs w:val="20"/>
        </w:rPr>
        <w:t>c</w:t>
      </w:r>
      <w:r w:rsidRPr="004A6BF0">
        <w:rPr>
          <w:rFonts w:eastAsia="MS PMincho"/>
          <w:szCs w:val="20"/>
        </w:rPr>
        <w:t>e</w:t>
      </w:r>
      <w:r w:rsidRPr="004A6BF0">
        <w:rPr>
          <w:rFonts w:eastAsia="MS PMincho"/>
          <w:spacing w:val="-15"/>
          <w:szCs w:val="20"/>
        </w:rPr>
        <w:t xml:space="preserve"> </w:t>
      </w:r>
      <w:r w:rsidRPr="004A6BF0">
        <w:rPr>
          <w:rFonts w:eastAsia="MS PMincho"/>
          <w:spacing w:val="-2"/>
          <w:w w:val="97"/>
          <w:szCs w:val="20"/>
        </w:rPr>
        <w:t>c</w:t>
      </w:r>
      <w:r w:rsidRPr="004A6BF0">
        <w:rPr>
          <w:rFonts w:eastAsia="MS PMincho"/>
          <w:w w:val="97"/>
          <w:szCs w:val="20"/>
        </w:rPr>
        <w:t>harges.</w:t>
      </w:r>
      <w:r w:rsidRPr="004A6BF0">
        <w:rPr>
          <w:rFonts w:eastAsia="MS PMincho"/>
          <w:spacing w:val="-1"/>
          <w:w w:val="97"/>
          <w:szCs w:val="20"/>
        </w:rPr>
        <w:t xml:space="preserve"> </w:t>
      </w:r>
      <w:r w:rsidRPr="004A6BF0">
        <w:rPr>
          <w:rFonts w:eastAsia="MS PMincho"/>
          <w:spacing w:val="5"/>
          <w:w w:val="111"/>
          <w:szCs w:val="20"/>
        </w:rPr>
        <w:t>(</w:t>
      </w:r>
      <w:r w:rsidRPr="004A6BF0">
        <w:rPr>
          <w:rFonts w:eastAsia="MS PMincho"/>
          <w:w w:val="99"/>
          <w:szCs w:val="20"/>
        </w:rPr>
        <w:t>T</w:t>
      </w:r>
      <w:r w:rsidRPr="004A6BF0">
        <w:rPr>
          <w:rFonts w:eastAsia="MS PMincho"/>
          <w:w w:val="98"/>
          <w:szCs w:val="20"/>
        </w:rPr>
        <w:t>his</w:t>
      </w:r>
      <w:r w:rsidRPr="004A6BF0">
        <w:rPr>
          <w:rFonts w:eastAsia="MS PMincho"/>
          <w:spacing w:val="1"/>
          <w:szCs w:val="20"/>
        </w:rPr>
        <w:t xml:space="preserve"> </w:t>
      </w:r>
      <w:r w:rsidRPr="004A6BF0">
        <w:rPr>
          <w:rFonts w:eastAsia="MS PMincho"/>
          <w:spacing w:val="-1"/>
          <w:szCs w:val="20"/>
        </w:rPr>
        <w:t>d</w:t>
      </w:r>
      <w:r w:rsidRPr="004A6BF0">
        <w:rPr>
          <w:rFonts w:eastAsia="MS PMincho"/>
          <w:szCs w:val="20"/>
        </w:rPr>
        <w:t>oes</w:t>
      </w:r>
      <w:r w:rsidRPr="004A6BF0">
        <w:rPr>
          <w:rFonts w:eastAsia="MS PMincho"/>
          <w:spacing w:val="-3"/>
          <w:szCs w:val="20"/>
        </w:rPr>
        <w:t xml:space="preserve"> </w:t>
      </w:r>
      <w:r w:rsidRPr="004A6BF0">
        <w:rPr>
          <w:rFonts w:eastAsia="MS PMincho"/>
          <w:szCs w:val="20"/>
        </w:rPr>
        <w:t>not</w:t>
      </w:r>
      <w:r w:rsidRPr="004A6BF0">
        <w:rPr>
          <w:rFonts w:eastAsia="MS PMincho"/>
          <w:spacing w:val="19"/>
          <w:szCs w:val="20"/>
        </w:rPr>
        <w:t xml:space="preserve"> </w:t>
      </w:r>
      <w:r w:rsidRPr="004A6BF0">
        <w:rPr>
          <w:rFonts w:eastAsia="MS PMincho"/>
          <w:szCs w:val="20"/>
        </w:rPr>
        <w:t>mean,</w:t>
      </w:r>
      <w:r w:rsidRPr="004A6BF0">
        <w:rPr>
          <w:rFonts w:eastAsia="MS PMincho"/>
          <w:spacing w:val="4"/>
          <w:szCs w:val="20"/>
        </w:rPr>
        <w:t xml:space="preserve"> </w:t>
      </w:r>
      <w:r w:rsidRPr="004A6BF0">
        <w:rPr>
          <w:rFonts w:eastAsia="MS PMincho"/>
          <w:w w:val="97"/>
          <w:szCs w:val="20"/>
        </w:rPr>
        <w:t>h</w:t>
      </w:r>
      <w:r w:rsidRPr="004A6BF0">
        <w:rPr>
          <w:rFonts w:eastAsia="MS PMincho"/>
          <w:spacing w:val="-4"/>
          <w:w w:val="97"/>
          <w:szCs w:val="20"/>
        </w:rPr>
        <w:t>o</w:t>
      </w:r>
      <w:r w:rsidRPr="004A6BF0">
        <w:rPr>
          <w:rFonts w:eastAsia="MS PMincho"/>
          <w:spacing w:val="-2"/>
          <w:w w:val="97"/>
          <w:szCs w:val="20"/>
        </w:rPr>
        <w:t>w</w:t>
      </w:r>
      <w:r w:rsidRPr="004A6BF0">
        <w:rPr>
          <w:rFonts w:eastAsia="MS PMincho"/>
          <w:spacing w:val="1"/>
          <w:w w:val="97"/>
          <w:szCs w:val="20"/>
        </w:rPr>
        <w:t>e</w:t>
      </w:r>
      <w:r w:rsidRPr="004A6BF0">
        <w:rPr>
          <w:rFonts w:eastAsia="MS PMincho"/>
          <w:spacing w:val="-4"/>
          <w:w w:val="97"/>
          <w:szCs w:val="20"/>
        </w:rPr>
        <w:t>v</w:t>
      </w:r>
      <w:r w:rsidRPr="004A6BF0">
        <w:rPr>
          <w:rFonts w:eastAsia="MS PMincho"/>
          <w:spacing w:val="-1"/>
          <w:w w:val="97"/>
          <w:szCs w:val="20"/>
        </w:rPr>
        <w:t>e</w:t>
      </w:r>
      <w:r w:rsidRPr="004A6BF0">
        <w:rPr>
          <w:rFonts w:eastAsia="MS PMincho"/>
          <w:spacing w:val="-13"/>
          <w:w w:val="97"/>
          <w:szCs w:val="20"/>
        </w:rPr>
        <w:t>r</w:t>
      </w:r>
      <w:r w:rsidRPr="004A6BF0">
        <w:rPr>
          <w:rFonts w:eastAsia="MS PMincho"/>
          <w:w w:val="97"/>
          <w:szCs w:val="20"/>
        </w:rPr>
        <w:t>,</w:t>
      </w:r>
      <w:r w:rsidRPr="004A6BF0">
        <w:rPr>
          <w:rFonts w:eastAsia="MS PMincho"/>
          <w:spacing w:val="-3"/>
          <w:w w:val="97"/>
          <w:szCs w:val="20"/>
        </w:rPr>
        <w:t xml:space="preserve"> </w:t>
      </w:r>
      <w:r w:rsidRPr="004A6BF0">
        <w:rPr>
          <w:rFonts w:eastAsia="MS PMincho"/>
          <w:szCs w:val="20"/>
        </w:rPr>
        <w:t>that</w:t>
      </w:r>
      <w:r w:rsidRPr="004A6BF0">
        <w:rPr>
          <w:rFonts w:eastAsia="MS PMincho"/>
          <w:spacing w:val="19"/>
          <w:szCs w:val="20"/>
        </w:rPr>
        <w:t xml:space="preserve"> </w:t>
      </w:r>
      <w:r w:rsidRPr="004A6BF0">
        <w:rPr>
          <w:rFonts w:eastAsia="MS PMincho"/>
          <w:szCs w:val="20"/>
        </w:rPr>
        <w:t>the</w:t>
      </w:r>
      <w:r w:rsidRPr="004A6BF0">
        <w:rPr>
          <w:rFonts w:eastAsia="MS PMincho"/>
          <w:spacing w:val="8"/>
          <w:szCs w:val="20"/>
        </w:rPr>
        <w:t xml:space="preserve"> </w:t>
      </w:r>
      <w:r w:rsidR="004C4F5A" w:rsidRPr="004A6BF0">
        <w:rPr>
          <w:rFonts w:eastAsia="MS PMincho"/>
          <w:szCs w:val="20"/>
        </w:rPr>
        <w:t>leaseholder</w:t>
      </w:r>
      <w:r w:rsidRPr="004A6BF0">
        <w:rPr>
          <w:rFonts w:eastAsia="MS PMincho"/>
          <w:szCs w:val="20"/>
        </w:rPr>
        <w:t>s</w:t>
      </w:r>
      <w:r w:rsidRPr="004A6BF0">
        <w:rPr>
          <w:rFonts w:eastAsia="MS PMincho"/>
          <w:spacing w:val="14"/>
          <w:szCs w:val="20"/>
        </w:rPr>
        <w:t xml:space="preserve"> </w:t>
      </w:r>
      <w:r w:rsidRPr="004A6BF0">
        <w:rPr>
          <w:rFonts w:eastAsia="MS PMincho"/>
          <w:szCs w:val="20"/>
        </w:rPr>
        <w:t>a</w:t>
      </w:r>
      <w:r w:rsidRPr="004A6BF0">
        <w:rPr>
          <w:rFonts w:eastAsia="MS PMincho"/>
          <w:spacing w:val="-3"/>
          <w:szCs w:val="20"/>
        </w:rPr>
        <w:t>r</w:t>
      </w:r>
      <w:r w:rsidRPr="004A6BF0">
        <w:rPr>
          <w:rFonts w:eastAsia="MS PMincho"/>
          <w:szCs w:val="20"/>
        </w:rPr>
        <w:t>e</w:t>
      </w:r>
      <w:r w:rsidRPr="004A6BF0">
        <w:rPr>
          <w:rFonts w:eastAsia="MS PMincho"/>
          <w:spacing w:val="-3"/>
          <w:szCs w:val="20"/>
        </w:rPr>
        <w:t xml:space="preserve"> </w:t>
      </w:r>
      <w:r w:rsidRPr="004A6BF0">
        <w:rPr>
          <w:rFonts w:eastAsia="MS PMincho"/>
          <w:spacing w:val="2"/>
          <w:szCs w:val="20"/>
        </w:rPr>
        <w:t>entitle</w:t>
      </w:r>
      <w:r w:rsidRPr="004A6BF0">
        <w:rPr>
          <w:rFonts w:eastAsia="MS PMincho"/>
          <w:szCs w:val="20"/>
        </w:rPr>
        <w:t>d</w:t>
      </w:r>
      <w:r w:rsidRPr="004A6BF0">
        <w:rPr>
          <w:rFonts w:eastAsia="MS PMincho"/>
          <w:spacing w:val="32"/>
          <w:szCs w:val="20"/>
        </w:rPr>
        <w:t xml:space="preserve"> </w:t>
      </w:r>
      <w:r w:rsidRPr="004A6BF0">
        <w:rPr>
          <w:rFonts w:eastAsia="MS PMincho"/>
          <w:szCs w:val="20"/>
        </w:rPr>
        <w:t>to</w:t>
      </w:r>
      <w:r w:rsidRPr="004A6BF0">
        <w:rPr>
          <w:rFonts w:eastAsia="MS PMincho"/>
          <w:spacing w:val="36"/>
          <w:szCs w:val="20"/>
        </w:rPr>
        <w:t xml:space="preserve"> </w:t>
      </w:r>
      <w:r w:rsidRPr="004A6BF0">
        <w:rPr>
          <w:rFonts w:eastAsia="MS PMincho"/>
          <w:spacing w:val="2"/>
          <w:szCs w:val="20"/>
        </w:rPr>
        <w:t>a</w:t>
      </w:r>
      <w:r w:rsidRPr="004A6BF0">
        <w:rPr>
          <w:rFonts w:eastAsia="MS PMincho"/>
          <w:spacing w:val="-3"/>
          <w:szCs w:val="20"/>
        </w:rPr>
        <w:t>n</w:t>
      </w:r>
      <w:r w:rsidRPr="004A6BF0">
        <w:rPr>
          <w:rFonts w:eastAsia="MS PMincho"/>
          <w:szCs w:val="20"/>
        </w:rPr>
        <w:t>y</w:t>
      </w:r>
      <w:r w:rsidRPr="004A6BF0">
        <w:rPr>
          <w:rFonts w:eastAsia="MS PMincho"/>
          <w:spacing w:val="20"/>
          <w:szCs w:val="20"/>
        </w:rPr>
        <w:t xml:space="preserve"> </w:t>
      </w:r>
      <w:r w:rsidRPr="004A6BF0">
        <w:rPr>
          <w:rFonts w:eastAsia="MS PMincho"/>
          <w:spacing w:val="-1"/>
          <w:szCs w:val="20"/>
        </w:rPr>
        <w:t>r</w:t>
      </w:r>
      <w:r w:rsidRPr="004A6BF0">
        <w:rPr>
          <w:rFonts w:eastAsia="MS PMincho"/>
          <w:spacing w:val="2"/>
          <w:szCs w:val="20"/>
        </w:rPr>
        <w:t>ep</w:t>
      </w:r>
      <w:r w:rsidRPr="004A6BF0">
        <w:rPr>
          <w:rFonts w:eastAsia="MS PMincho"/>
          <w:spacing w:val="-2"/>
          <w:szCs w:val="20"/>
        </w:rPr>
        <w:t>a</w:t>
      </w:r>
      <w:r w:rsidRPr="004A6BF0">
        <w:rPr>
          <w:rFonts w:eastAsia="MS PMincho"/>
          <w:spacing w:val="6"/>
          <w:szCs w:val="20"/>
        </w:rPr>
        <w:t>y</w:t>
      </w:r>
      <w:r w:rsidRPr="004A6BF0">
        <w:rPr>
          <w:rFonts w:eastAsia="MS PMincho"/>
          <w:spacing w:val="2"/>
          <w:szCs w:val="20"/>
        </w:rPr>
        <w:t>men</w:t>
      </w:r>
      <w:r w:rsidRPr="004A6BF0">
        <w:rPr>
          <w:rFonts w:eastAsia="MS PMincho"/>
          <w:szCs w:val="20"/>
        </w:rPr>
        <w:t>t</w:t>
      </w:r>
      <w:r w:rsidRPr="004A6BF0">
        <w:rPr>
          <w:rFonts w:eastAsia="MS PMincho"/>
          <w:spacing w:val="36"/>
          <w:szCs w:val="20"/>
        </w:rPr>
        <w:t xml:space="preserve"> </w:t>
      </w:r>
      <w:r w:rsidRPr="004A6BF0">
        <w:rPr>
          <w:rFonts w:eastAsia="MS PMincho"/>
          <w:spacing w:val="2"/>
          <w:szCs w:val="20"/>
        </w:rPr>
        <w:t>o</w:t>
      </w:r>
      <w:r w:rsidRPr="004A6BF0">
        <w:rPr>
          <w:rFonts w:eastAsia="MS PMincho"/>
          <w:szCs w:val="20"/>
        </w:rPr>
        <w:t>f</w:t>
      </w:r>
      <w:r w:rsidRPr="004A6BF0">
        <w:rPr>
          <w:rFonts w:eastAsia="MS PMincho"/>
          <w:spacing w:val="22"/>
          <w:szCs w:val="20"/>
        </w:rPr>
        <w:t xml:space="preserve"> </w:t>
      </w:r>
      <w:r w:rsidRPr="004A6BF0">
        <w:rPr>
          <w:rFonts w:eastAsia="MS PMincho"/>
          <w:spacing w:val="2"/>
          <w:w w:val="103"/>
          <w:szCs w:val="20"/>
        </w:rPr>
        <w:t>th</w:t>
      </w:r>
      <w:r w:rsidRPr="004A6BF0">
        <w:rPr>
          <w:rFonts w:eastAsia="MS PMincho"/>
          <w:w w:val="103"/>
          <w:szCs w:val="20"/>
        </w:rPr>
        <w:t>e</w:t>
      </w:r>
      <w:r w:rsidRPr="004A6BF0">
        <w:rPr>
          <w:rFonts w:eastAsia="MS PMincho"/>
          <w:spacing w:val="27"/>
          <w:szCs w:val="20"/>
        </w:rPr>
        <w:t xml:space="preserve"> </w:t>
      </w:r>
      <w:r w:rsidRPr="004A6BF0">
        <w:rPr>
          <w:rFonts w:eastAsia="MS PMincho"/>
          <w:spacing w:val="2"/>
          <w:szCs w:val="20"/>
        </w:rPr>
        <w:t>se</w:t>
      </w:r>
      <w:r w:rsidRPr="004A6BF0">
        <w:rPr>
          <w:rFonts w:eastAsia="MS PMincho"/>
          <w:spacing w:val="7"/>
          <w:szCs w:val="20"/>
        </w:rPr>
        <w:t>r</w:t>
      </w:r>
      <w:r w:rsidRPr="004A6BF0">
        <w:rPr>
          <w:rFonts w:eastAsia="MS PMincho"/>
          <w:spacing w:val="6"/>
          <w:szCs w:val="20"/>
        </w:rPr>
        <w:t>v</w:t>
      </w:r>
      <w:r w:rsidRPr="004A6BF0">
        <w:rPr>
          <w:rFonts w:eastAsia="MS PMincho"/>
          <w:spacing w:val="2"/>
          <w:szCs w:val="20"/>
        </w:rPr>
        <w:t>i</w:t>
      </w:r>
      <w:r w:rsidRPr="004A6BF0">
        <w:rPr>
          <w:rFonts w:eastAsia="MS PMincho"/>
          <w:szCs w:val="20"/>
        </w:rPr>
        <w:t>ce</w:t>
      </w:r>
      <w:r w:rsidRPr="004A6BF0">
        <w:rPr>
          <w:rFonts w:eastAsia="MS PMincho"/>
          <w:spacing w:val="11"/>
          <w:szCs w:val="20"/>
        </w:rPr>
        <w:t xml:space="preserve"> </w:t>
      </w:r>
      <w:r w:rsidRPr="004A6BF0">
        <w:rPr>
          <w:rFonts w:eastAsia="MS PMincho"/>
          <w:spacing w:val="1"/>
          <w:szCs w:val="20"/>
        </w:rPr>
        <w:t>c</w:t>
      </w:r>
      <w:r w:rsidRPr="004A6BF0">
        <w:rPr>
          <w:rFonts w:eastAsia="MS PMincho"/>
          <w:spacing w:val="2"/>
          <w:szCs w:val="20"/>
        </w:rPr>
        <w:t>harg</w:t>
      </w:r>
      <w:r w:rsidRPr="004A6BF0">
        <w:rPr>
          <w:rFonts w:eastAsia="MS PMincho"/>
          <w:szCs w:val="20"/>
        </w:rPr>
        <w:t>e</w:t>
      </w:r>
      <w:r w:rsidRPr="004A6BF0">
        <w:rPr>
          <w:rFonts w:eastAsia="MS PMincho"/>
          <w:spacing w:val="18"/>
          <w:szCs w:val="20"/>
        </w:rPr>
        <w:t xml:space="preserve"> </w:t>
      </w:r>
      <w:r w:rsidRPr="004A6BF0">
        <w:rPr>
          <w:rFonts w:eastAsia="MS PMincho"/>
          <w:spacing w:val="2"/>
          <w:szCs w:val="20"/>
        </w:rPr>
        <w:t>fund</w:t>
      </w:r>
      <w:r w:rsidRPr="004A6BF0">
        <w:rPr>
          <w:rFonts w:eastAsia="MS PMincho"/>
          <w:szCs w:val="20"/>
        </w:rPr>
        <w:t>.</w:t>
      </w:r>
      <w:r w:rsidRPr="004A6BF0">
        <w:rPr>
          <w:rFonts w:eastAsia="MS PMincho"/>
          <w:spacing w:val="31"/>
          <w:szCs w:val="20"/>
        </w:rPr>
        <w:t xml:space="preserve"> </w:t>
      </w:r>
      <w:r w:rsidRPr="004A6BF0">
        <w:rPr>
          <w:rFonts w:eastAsia="MS PMincho"/>
          <w:spacing w:val="-5"/>
          <w:szCs w:val="20"/>
        </w:rPr>
        <w:t>U</w:t>
      </w:r>
      <w:r w:rsidRPr="004A6BF0">
        <w:rPr>
          <w:rFonts w:eastAsia="MS PMincho"/>
          <w:spacing w:val="3"/>
          <w:szCs w:val="20"/>
        </w:rPr>
        <w:t>p</w:t>
      </w:r>
      <w:r w:rsidRPr="004A6BF0">
        <w:rPr>
          <w:rFonts w:eastAsia="MS PMincho"/>
          <w:spacing w:val="2"/>
          <w:szCs w:val="20"/>
        </w:rPr>
        <w:t>o</w:t>
      </w:r>
      <w:r w:rsidRPr="004A6BF0">
        <w:rPr>
          <w:rFonts w:eastAsia="MS PMincho"/>
          <w:szCs w:val="20"/>
        </w:rPr>
        <w:t>n</w:t>
      </w:r>
      <w:r w:rsidRPr="004A6BF0">
        <w:rPr>
          <w:rFonts w:eastAsia="MS PMincho"/>
          <w:spacing w:val="38"/>
          <w:szCs w:val="20"/>
        </w:rPr>
        <w:t xml:space="preserve"> </w:t>
      </w:r>
      <w:r w:rsidRPr="004A6BF0">
        <w:rPr>
          <w:rFonts w:eastAsia="MS PMincho"/>
          <w:spacing w:val="2"/>
          <w:szCs w:val="20"/>
        </w:rPr>
        <w:t>the</w:t>
      </w:r>
      <w:r w:rsidRPr="004A6BF0">
        <w:rPr>
          <w:rFonts w:eastAsia="MS PMincho"/>
          <w:spacing w:val="7"/>
          <w:szCs w:val="20"/>
        </w:rPr>
        <w:t xml:space="preserve"> </w:t>
      </w:r>
      <w:r w:rsidRPr="004A6BF0">
        <w:rPr>
          <w:rFonts w:eastAsia="MS PMincho"/>
          <w:spacing w:val="-4"/>
          <w:szCs w:val="20"/>
        </w:rPr>
        <w:t>t</w:t>
      </w:r>
      <w:r w:rsidRPr="004A6BF0">
        <w:rPr>
          <w:rFonts w:eastAsia="MS PMincho"/>
          <w:spacing w:val="-3"/>
          <w:szCs w:val="20"/>
        </w:rPr>
        <w:t>e</w:t>
      </w:r>
      <w:r w:rsidRPr="004A6BF0">
        <w:rPr>
          <w:rFonts w:eastAsia="MS PMincho"/>
          <w:szCs w:val="20"/>
        </w:rPr>
        <w:t>r</w:t>
      </w:r>
      <w:r w:rsidRPr="004A6BF0">
        <w:rPr>
          <w:rFonts w:eastAsia="MS PMincho"/>
          <w:spacing w:val="-2"/>
          <w:szCs w:val="20"/>
        </w:rPr>
        <w:t>minatio</w:t>
      </w:r>
      <w:r w:rsidRPr="004A6BF0">
        <w:rPr>
          <w:rFonts w:eastAsia="MS PMincho"/>
          <w:szCs w:val="20"/>
        </w:rPr>
        <w:t>n</w:t>
      </w:r>
      <w:r w:rsidRPr="004A6BF0">
        <w:rPr>
          <w:rFonts w:eastAsia="MS PMincho"/>
          <w:spacing w:val="17"/>
          <w:szCs w:val="20"/>
        </w:rPr>
        <w:t xml:space="preserve"> </w:t>
      </w:r>
      <w:r w:rsidRPr="004A6BF0">
        <w:rPr>
          <w:rFonts w:eastAsia="MS PMincho"/>
          <w:spacing w:val="-2"/>
          <w:szCs w:val="20"/>
        </w:rPr>
        <w:t>o</w:t>
      </w:r>
      <w:r w:rsidRPr="004A6BF0">
        <w:rPr>
          <w:rFonts w:eastAsia="MS PMincho"/>
          <w:szCs w:val="20"/>
        </w:rPr>
        <w:t>f</w:t>
      </w:r>
      <w:r w:rsidRPr="004A6BF0">
        <w:rPr>
          <w:rFonts w:eastAsia="MS PMincho"/>
          <w:spacing w:val="-11"/>
          <w:szCs w:val="20"/>
        </w:rPr>
        <w:t xml:space="preserve"> </w:t>
      </w:r>
      <w:r w:rsidRPr="004A6BF0">
        <w:rPr>
          <w:rFonts w:eastAsia="MS PMincho"/>
          <w:spacing w:val="-2"/>
          <w:w w:val="97"/>
          <w:szCs w:val="20"/>
        </w:rPr>
        <w:t>a</w:t>
      </w:r>
      <w:r w:rsidRPr="004A6BF0">
        <w:rPr>
          <w:rFonts w:eastAsia="MS PMincho"/>
          <w:spacing w:val="-7"/>
          <w:w w:val="97"/>
          <w:szCs w:val="20"/>
        </w:rPr>
        <w:t>n</w:t>
      </w:r>
      <w:r w:rsidRPr="004A6BF0">
        <w:rPr>
          <w:rFonts w:eastAsia="MS PMincho"/>
          <w:w w:val="97"/>
          <w:szCs w:val="20"/>
        </w:rPr>
        <w:t>y</w:t>
      </w:r>
      <w:r w:rsidRPr="004A6BF0">
        <w:rPr>
          <w:rFonts w:eastAsia="MS PMincho"/>
          <w:spacing w:val="-13"/>
          <w:w w:val="97"/>
          <w:szCs w:val="20"/>
        </w:rPr>
        <w:t xml:space="preserve"> </w:t>
      </w:r>
      <w:r w:rsidRPr="004A6BF0">
        <w:rPr>
          <w:rFonts w:eastAsia="MS PMincho"/>
          <w:spacing w:val="-2"/>
          <w:w w:val="94"/>
          <w:szCs w:val="20"/>
        </w:rPr>
        <w:t>lease</w:t>
      </w:r>
      <w:r w:rsidRPr="004A6BF0">
        <w:rPr>
          <w:rFonts w:eastAsia="MS PMincho"/>
          <w:w w:val="94"/>
          <w:szCs w:val="20"/>
        </w:rPr>
        <w:t>,</w:t>
      </w:r>
      <w:r w:rsidRPr="004A6BF0">
        <w:rPr>
          <w:rFonts w:eastAsia="MS PMincho"/>
          <w:spacing w:val="-17"/>
          <w:w w:val="94"/>
          <w:szCs w:val="20"/>
        </w:rPr>
        <w:t xml:space="preserve"> </w:t>
      </w:r>
      <w:r w:rsidR="00672AAE" w:rsidRPr="004A6BF0">
        <w:rPr>
          <w:rFonts w:eastAsia="MS PMincho"/>
          <w:spacing w:val="-2"/>
          <w:szCs w:val="20"/>
        </w:rPr>
        <w:t>their</w:t>
      </w:r>
      <w:r w:rsidR="00672AAE" w:rsidRPr="004A6BF0">
        <w:rPr>
          <w:rFonts w:eastAsia="MS PMincho"/>
          <w:spacing w:val="-18"/>
          <w:szCs w:val="20"/>
        </w:rPr>
        <w:t xml:space="preserve"> </w:t>
      </w:r>
      <w:r w:rsidRPr="004A6BF0">
        <w:rPr>
          <w:rFonts w:eastAsia="MS PMincho"/>
          <w:spacing w:val="-2"/>
          <w:szCs w:val="20"/>
        </w:rPr>
        <w:t>sha</w:t>
      </w:r>
      <w:r w:rsidRPr="004A6BF0">
        <w:rPr>
          <w:rFonts w:eastAsia="MS PMincho"/>
          <w:spacing w:val="-4"/>
          <w:szCs w:val="20"/>
        </w:rPr>
        <w:t>r</w:t>
      </w:r>
      <w:r w:rsidRPr="004A6BF0">
        <w:rPr>
          <w:rFonts w:eastAsia="MS PMincho"/>
          <w:szCs w:val="20"/>
        </w:rPr>
        <w:t>e</w:t>
      </w:r>
      <w:r w:rsidRPr="004A6BF0">
        <w:rPr>
          <w:rFonts w:eastAsia="MS PMincho"/>
          <w:spacing w:val="-18"/>
          <w:szCs w:val="20"/>
        </w:rPr>
        <w:t xml:space="preserve"> </w:t>
      </w:r>
      <w:r w:rsidRPr="004A6BF0">
        <w:rPr>
          <w:rFonts w:eastAsia="MS PMincho"/>
          <w:spacing w:val="-2"/>
          <w:szCs w:val="20"/>
        </w:rPr>
        <w:t>o</w:t>
      </w:r>
      <w:r w:rsidRPr="004A6BF0">
        <w:rPr>
          <w:rFonts w:eastAsia="MS PMincho"/>
          <w:szCs w:val="20"/>
        </w:rPr>
        <w:t>f</w:t>
      </w:r>
      <w:r w:rsidRPr="004A6BF0">
        <w:rPr>
          <w:rFonts w:eastAsia="MS PMincho"/>
          <w:spacing w:val="-11"/>
          <w:szCs w:val="20"/>
        </w:rPr>
        <w:t xml:space="preserve"> </w:t>
      </w:r>
      <w:r w:rsidRPr="004A6BF0">
        <w:rPr>
          <w:rFonts w:eastAsia="MS PMincho"/>
          <w:spacing w:val="-2"/>
          <w:szCs w:val="20"/>
        </w:rPr>
        <w:t>a</w:t>
      </w:r>
      <w:r w:rsidRPr="004A6BF0">
        <w:rPr>
          <w:rFonts w:eastAsia="MS PMincho"/>
          <w:spacing w:val="-7"/>
          <w:szCs w:val="20"/>
        </w:rPr>
        <w:t>n</w:t>
      </w:r>
      <w:r w:rsidRPr="004A6BF0">
        <w:rPr>
          <w:rFonts w:eastAsia="MS PMincho"/>
          <w:szCs w:val="20"/>
        </w:rPr>
        <w:t>y</w:t>
      </w:r>
      <w:r w:rsidRPr="004A6BF0">
        <w:rPr>
          <w:rFonts w:eastAsia="MS PMincho"/>
          <w:spacing w:val="-15"/>
          <w:szCs w:val="20"/>
        </w:rPr>
        <w:t xml:space="preserve"> </w:t>
      </w:r>
      <w:r w:rsidRPr="004A6BF0">
        <w:rPr>
          <w:rFonts w:eastAsia="MS PMincho"/>
          <w:spacing w:val="-2"/>
          <w:w w:val="97"/>
          <w:szCs w:val="20"/>
        </w:rPr>
        <w:t>se</w:t>
      </w:r>
      <w:r w:rsidRPr="004A6BF0">
        <w:rPr>
          <w:rFonts w:eastAsia="MS PMincho"/>
          <w:spacing w:val="3"/>
          <w:w w:val="97"/>
          <w:szCs w:val="20"/>
        </w:rPr>
        <w:t>r</w:t>
      </w:r>
      <w:r w:rsidRPr="004A6BF0">
        <w:rPr>
          <w:rFonts w:eastAsia="MS PMincho"/>
          <w:spacing w:val="2"/>
          <w:w w:val="97"/>
          <w:szCs w:val="20"/>
        </w:rPr>
        <w:t>v</w:t>
      </w:r>
      <w:r w:rsidRPr="004A6BF0">
        <w:rPr>
          <w:rFonts w:eastAsia="MS PMincho"/>
          <w:spacing w:val="-2"/>
          <w:w w:val="97"/>
          <w:szCs w:val="20"/>
        </w:rPr>
        <w:t>i</w:t>
      </w:r>
      <w:r w:rsidRPr="004A6BF0">
        <w:rPr>
          <w:rFonts w:eastAsia="MS PMincho"/>
          <w:spacing w:val="-4"/>
          <w:w w:val="97"/>
          <w:szCs w:val="20"/>
        </w:rPr>
        <w:t>c</w:t>
      </w:r>
      <w:r w:rsidRPr="004A6BF0">
        <w:rPr>
          <w:rFonts w:eastAsia="MS PMincho"/>
          <w:w w:val="97"/>
          <w:szCs w:val="20"/>
        </w:rPr>
        <w:t>e</w:t>
      </w:r>
      <w:r w:rsidRPr="004A6BF0">
        <w:rPr>
          <w:rFonts w:eastAsia="MS PMincho"/>
          <w:spacing w:val="-12"/>
          <w:w w:val="97"/>
          <w:szCs w:val="20"/>
        </w:rPr>
        <w:t xml:space="preserve"> </w:t>
      </w:r>
      <w:r w:rsidRPr="004A6BF0">
        <w:rPr>
          <w:rFonts w:eastAsia="MS PMincho"/>
          <w:spacing w:val="-3"/>
          <w:w w:val="97"/>
          <w:szCs w:val="20"/>
        </w:rPr>
        <w:t>c</w:t>
      </w:r>
      <w:r w:rsidRPr="004A6BF0">
        <w:rPr>
          <w:rFonts w:eastAsia="MS PMincho"/>
          <w:spacing w:val="-2"/>
          <w:w w:val="97"/>
          <w:szCs w:val="20"/>
        </w:rPr>
        <w:t>harg</w:t>
      </w:r>
      <w:r w:rsidRPr="004A6BF0">
        <w:rPr>
          <w:rFonts w:eastAsia="MS PMincho"/>
          <w:w w:val="97"/>
          <w:szCs w:val="20"/>
        </w:rPr>
        <w:t>e</w:t>
      </w:r>
      <w:r w:rsidRPr="004A6BF0">
        <w:rPr>
          <w:rFonts w:eastAsia="MS PMincho"/>
          <w:spacing w:val="-7"/>
          <w:w w:val="97"/>
          <w:szCs w:val="20"/>
        </w:rPr>
        <w:t xml:space="preserve"> </w:t>
      </w:r>
      <w:r w:rsidRPr="004A6BF0">
        <w:rPr>
          <w:rFonts w:eastAsia="MS PMincho"/>
          <w:spacing w:val="-2"/>
          <w:szCs w:val="20"/>
        </w:rPr>
        <w:t>fund</w:t>
      </w:r>
      <w:r w:rsidRPr="004A6BF0">
        <w:rPr>
          <w:rFonts w:eastAsia="MS PMincho"/>
          <w:spacing w:val="15"/>
          <w:szCs w:val="20"/>
        </w:rPr>
        <w:t xml:space="preserve"> </w:t>
      </w:r>
      <w:r w:rsidRPr="004A6BF0">
        <w:rPr>
          <w:rFonts w:eastAsia="MS PMincho"/>
          <w:spacing w:val="-3"/>
          <w:szCs w:val="20"/>
        </w:rPr>
        <w:t>r</w:t>
      </w:r>
      <w:r w:rsidRPr="004A6BF0">
        <w:rPr>
          <w:rFonts w:eastAsia="MS PMincho"/>
          <w:spacing w:val="-1"/>
          <w:szCs w:val="20"/>
        </w:rPr>
        <w:t>e</w:t>
      </w:r>
      <w:r w:rsidRPr="004A6BF0">
        <w:rPr>
          <w:rFonts w:eastAsia="MS PMincho"/>
          <w:szCs w:val="20"/>
        </w:rPr>
        <w:t>mains</w:t>
      </w:r>
      <w:r w:rsidRPr="004A6BF0">
        <w:rPr>
          <w:rFonts w:eastAsia="MS PMincho"/>
          <w:spacing w:val="8"/>
          <w:szCs w:val="20"/>
        </w:rPr>
        <w:t xml:space="preserve"> </w:t>
      </w:r>
      <w:r w:rsidRPr="004A6BF0">
        <w:rPr>
          <w:rFonts w:eastAsia="MS PMincho"/>
          <w:szCs w:val="20"/>
        </w:rPr>
        <w:t>pa</w:t>
      </w:r>
      <w:r w:rsidRPr="004A6BF0">
        <w:rPr>
          <w:rFonts w:eastAsia="MS PMincho"/>
          <w:spacing w:val="4"/>
          <w:szCs w:val="20"/>
        </w:rPr>
        <w:t>r</w:t>
      </w:r>
      <w:r w:rsidRPr="004A6BF0">
        <w:rPr>
          <w:rFonts w:eastAsia="MS PMincho"/>
          <w:szCs w:val="20"/>
        </w:rPr>
        <w:t>t</w:t>
      </w:r>
      <w:r w:rsidRPr="004A6BF0">
        <w:rPr>
          <w:rFonts w:eastAsia="MS PMincho"/>
          <w:spacing w:val="16"/>
          <w:szCs w:val="20"/>
        </w:rPr>
        <w:t xml:space="preserve"> </w:t>
      </w:r>
      <w:r w:rsidRPr="004A6BF0">
        <w:rPr>
          <w:rFonts w:eastAsia="MS PMincho"/>
          <w:szCs w:val="20"/>
        </w:rPr>
        <w:t>of</w:t>
      </w:r>
      <w:r w:rsidRPr="004A6BF0">
        <w:rPr>
          <w:rFonts w:eastAsia="MS PMincho"/>
          <w:spacing w:val="4"/>
          <w:szCs w:val="20"/>
        </w:rPr>
        <w:t xml:space="preserve"> </w:t>
      </w:r>
      <w:r w:rsidRPr="004A6BF0">
        <w:rPr>
          <w:rFonts w:eastAsia="MS PMincho"/>
          <w:szCs w:val="20"/>
        </w:rPr>
        <w:t>the</w:t>
      </w:r>
      <w:r w:rsidRPr="004A6BF0">
        <w:rPr>
          <w:rFonts w:eastAsia="MS PMincho"/>
          <w:spacing w:val="9"/>
          <w:szCs w:val="20"/>
        </w:rPr>
        <w:t xml:space="preserve"> </w:t>
      </w:r>
      <w:r w:rsidRPr="004A6BF0">
        <w:rPr>
          <w:rFonts w:eastAsia="MS PMincho"/>
          <w:szCs w:val="20"/>
        </w:rPr>
        <w:t>se</w:t>
      </w:r>
      <w:r w:rsidRPr="004A6BF0">
        <w:rPr>
          <w:rFonts w:eastAsia="MS PMincho"/>
          <w:spacing w:val="5"/>
          <w:szCs w:val="20"/>
        </w:rPr>
        <w:t>r</w:t>
      </w:r>
      <w:r w:rsidRPr="004A6BF0">
        <w:rPr>
          <w:rFonts w:eastAsia="MS PMincho"/>
          <w:spacing w:val="4"/>
          <w:szCs w:val="20"/>
        </w:rPr>
        <w:t>v</w:t>
      </w:r>
      <w:r w:rsidRPr="004A6BF0">
        <w:rPr>
          <w:rFonts w:eastAsia="MS PMincho"/>
          <w:szCs w:val="20"/>
        </w:rPr>
        <w:t>i</w:t>
      </w:r>
      <w:r w:rsidRPr="004A6BF0">
        <w:rPr>
          <w:rFonts w:eastAsia="MS PMincho"/>
          <w:spacing w:val="-3"/>
          <w:szCs w:val="20"/>
        </w:rPr>
        <w:t>c</w:t>
      </w:r>
      <w:r w:rsidRPr="004A6BF0">
        <w:rPr>
          <w:rFonts w:eastAsia="MS PMincho"/>
          <w:szCs w:val="20"/>
        </w:rPr>
        <w:t>e</w:t>
      </w:r>
      <w:r w:rsidRPr="004A6BF0">
        <w:rPr>
          <w:rFonts w:eastAsia="MS PMincho"/>
          <w:spacing w:val="-14"/>
          <w:szCs w:val="20"/>
        </w:rPr>
        <w:t xml:space="preserve"> </w:t>
      </w:r>
      <w:r w:rsidRPr="004A6BF0">
        <w:rPr>
          <w:rFonts w:eastAsia="MS PMincho"/>
          <w:spacing w:val="-2"/>
          <w:szCs w:val="20"/>
        </w:rPr>
        <w:t>c</w:t>
      </w:r>
      <w:r w:rsidRPr="004A6BF0">
        <w:rPr>
          <w:rFonts w:eastAsia="MS PMincho"/>
          <w:szCs w:val="20"/>
        </w:rPr>
        <w:t>harge</w:t>
      </w:r>
      <w:r w:rsidRPr="004A6BF0">
        <w:rPr>
          <w:rFonts w:eastAsia="MS PMincho"/>
          <w:spacing w:val="-8"/>
          <w:szCs w:val="20"/>
        </w:rPr>
        <w:t xml:space="preserve"> </w:t>
      </w:r>
      <w:r w:rsidRPr="004A6BF0">
        <w:rPr>
          <w:rFonts w:eastAsia="MS PMincho"/>
          <w:szCs w:val="20"/>
        </w:rPr>
        <w:t>fund,</w:t>
      </w:r>
      <w:r w:rsidRPr="004A6BF0">
        <w:rPr>
          <w:rFonts w:eastAsia="MS PMincho"/>
          <w:spacing w:val="7"/>
          <w:szCs w:val="20"/>
        </w:rPr>
        <w:t xml:space="preserve"> </w:t>
      </w:r>
      <w:r w:rsidRPr="004A6BF0">
        <w:rPr>
          <w:rFonts w:eastAsia="MS PMincho"/>
          <w:szCs w:val="20"/>
        </w:rPr>
        <w:t>and</w:t>
      </w:r>
      <w:r w:rsidRPr="004A6BF0">
        <w:rPr>
          <w:rFonts w:eastAsia="MS PMincho"/>
          <w:spacing w:val="14"/>
          <w:szCs w:val="20"/>
        </w:rPr>
        <w:t xml:space="preserve"> </w:t>
      </w:r>
      <w:r w:rsidRPr="004A6BF0">
        <w:rPr>
          <w:rFonts w:eastAsia="MS PMincho"/>
          <w:szCs w:val="20"/>
        </w:rPr>
        <w:t>upon</w:t>
      </w:r>
      <w:r w:rsidRPr="004A6BF0">
        <w:rPr>
          <w:rFonts w:eastAsia="MS PMincho"/>
          <w:spacing w:val="26"/>
          <w:szCs w:val="20"/>
        </w:rPr>
        <w:t xml:space="preserve"> </w:t>
      </w:r>
      <w:r w:rsidRPr="004A6BF0">
        <w:rPr>
          <w:rFonts w:eastAsia="MS PMincho"/>
          <w:w w:val="103"/>
          <w:szCs w:val="20"/>
        </w:rPr>
        <w:t>the</w:t>
      </w:r>
      <w:r w:rsidRPr="004A6BF0">
        <w:rPr>
          <w:rFonts w:eastAsia="MS PMincho"/>
          <w:spacing w:val="2"/>
          <w:szCs w:val="20"/>
        </w:rPr>
        <w:t xml:space="preserve"> </w:t>
      </w:r>
      <w:r w:rsidRPr="004A6BF0">
        <w:rPr>
          <w:rFonts w:eastAsia="MS PMincho"/>
          <w:spacing w:val="-2"/>
          <w:szCs w:val="20"/>
        </w:rPr>
        <w:t>t</w:t>
      </w:r>
      <w:r w:rsidRPr="004A6BF0">
        <w:rPr>
          <w:rFonts w:eastAsia="MS PMincho"/>
          <w:spacing w:val="-1"/>
          <w:szCs w:val="20"/>
        </w:rPr>
        <w:t>e</w:t>
      </w:r>
      <w:r w:rsidRPr="004A6BF0">
        <w:rPr>
          <w:rFonts w:eastAsia="MS PMincho"/>
          <w:spacing w:val="2"/>
          <w:szCs w:val="20"/>
        </w:rPr>
        <w:t>r</w:t>
      </w:r>
      <w:r w:rsidRPr="004A6BF0">
        <w:rPr>
          <w:rFonts w:eastAsia="MS PMincho"/>
          <w:szCs w:val="20"/>
        </w:rPr>
        <w:t>mination</w:t>
      </w:r>
      <w:r w:rsidRPr="004A6BF0">
        <w:rPr>
          <w:rFonts w:eastAsia="MS PMincho"/>
          <w:spacing w:val="36"/>
          <w:szCs w:val="20"/>
        </w:rPr>
        <w:t xml:space="preserve"> </w:t>
      </w:r>
      <w:r w:rsidRPr="004A6BF0">
        <w:rPr>
          <w:rFonts w:eastAsia="MS PMincho"/>
          <w:szCs w:val="20"/>
        </w:rPr>
        <w:t>of</w:t>
      </w:r>
      <w:r w:rsidRPr="004A6BF0">
        <w:rPr>
          <w:rFonts w:eastAsia="MS PMincho"/>
          <w:spacing w:val="-3"/>
          <w:szCs w:val="20"/>
        </w:rPr>
        <w:t xml:space="preserve"> </w:t>
      </w:r>
      <w:r w:rsidRPr="004A6BF0">
        <w:rPr>
          <w:rFonts w:eastAsia="MS PMincho"/>
          <w:szCs w:val="20"/>
        </w:rPr>
        <w:t>the</w:t>
      </w:r>
      <w:r w:rsidRPr="004A6BF0">
        <w:rPr>
          <w:rFonts w:eastAsia="MS PMincho"/>
          <w:spacing w:val="2"/>
          <w:szCs w:val="20"/>
        </w:rPr>
        <w:t xml:space="preserve"> </w:t>
      </w:r>
      <w:r w:rsidRPr="004A6BF0">
        <w:rPr>
          <w:rFonts w:eastAsia="MS PMincho"/>
          <w:szCs w:val="20"/>
        </w:rPr>
        <w:t>last</w:t>
      </w:r>
      <w:r w:rsidRPr="004A6BF0">
        <w:rPr>
          <w:rFonts w:eastAsia="MS PMincho"/>
          <w:spacing w:val="-13"/>
          <w:szCs w:val="20"/>
        </w:rPr>
        <w:t xml:space="preserve"> </w:t>
      </w:r>
      <w:r w:rsidRPr="004A6BF0">
        <w:rPr>
          <w:rFonts w:eastAsia="MS PMincho"/>
          <w:w w:val="94"/>
          <w:szCs w:val="20"/>
        </w:rPr>
        <w:t>lease,</w:t>
      </w:r>
      <w:r w:rsidRPr="004A6BF0">
        <w:rPr>
          <w:rFonts w:eastAsia="MS PMincho"/>
          <w:spacing w:val="-9"/>
          <w:w w:val="94"/>
          <w:szCs w:val="20"/>
        </w:rPr>
        <w:t xml:space="preserve"> </w:t>
      </w:r>
      <w:r w:rsidRPr="004A6BF0">
        <w:rPr>
          <w:rFonts w:eastAsia="MS PMincho"/>
          <w:szCs w:val="20"/>
        </w:rPr>
        <w:t>the</w:t>
      </w:r>
      <w:r w:rsidRPr="004A6BF0">
        <w:rPr>
          <w:rFonts w:eastAsia="MS PMincho"/>
          <w:spacing w:val="2"/>
          <w:szCs w:val="20"/>
        </w:rPr>
        <w:t xml:space="preserve"> </w:t>
      </w:r>
      <w:r w:rsidRPr="004A6BF0">
        <w:rPr>
          <w:rFonts w:eastAsia="MS PMincho"/>
          <w:szCs w:val="20"/>
        </w:rPr>
        <w:t>fund</w:t>
      </w:r>
      <w:r w:rsidRPr="004A6BF0">
        <w:rPr>
          <w:rFonts w:eastAsia="MS PMincho"/>
          <w:spacing w:val="10"/>
          <w:szCs w:val="20"/>
        </w:rPr>
        <w:t xml:space="preserve"> </w:t>
      </w:r>
      <w:r w:rsidRPr="004A6BF0">
        <w:rPr>
          <w:rFonts w:eastAsia="MS PMincho"/>
          <w:w w:val="95"/>
          <w:szCs w:val="20"/>
        </w:rPr>
        <w:t>passes</w:t>
      </w:r>
      <w:r w:rsidRPr="004A6BF0">
        <w:rPr>
          <w:rFonts w:eastAsia="MS PMincho"/>
          <w:spacing w:val="-3"/>
          <w:w w:val="95"/>
          <w:szCs w:val="20"/>
        </w:rPr>
        <w:t xml:space="preserve"> </w:t>
      </w:r>
      <w:r w:rsidRPr="004A6BF0">
        <w:rPr>
          <w:rFonts w:eastAsia="MS PMincho"/>
          <w:spacing w:val="-3"/>
          <w:szCs w:val="20"/>
        </w:rPr>
        <w:t>o</w:t>
      </w:r>
      <w:r w:rsidRPr="004A6BF0">
        <w:rPr>
          <w:rFonts w:eastAsia="MS PMincho"/>
          <w:spacing w:val="-4"/>
          <w:szCs w:val="20"/>
        </w:rPr>
        <w:t>v</w:t>
      </w:r>
      <w:r w:rsidRPr="004A6BF0">
        <w:rPr>
          <w:rFonts w:eastAsia="MS PMincho"/>
          <w:szCs w:val="20"/>
        </w:rPr>
        <w:t>er</w:t>
      </w:r>
      <w:r w:rsidRPr="004A6BF0">
        <w:rPr>
          <w:rFonts w:eastAsia="MS PMincho"/>
          <w:spacing w:val="-9"/>
          <w:szCs w:val="20"/>
        </w:rPr>
        <w:t xml:space="preserve"> </w:t>
      </w:r>
      <w:r w:rsidRPr="004A6BF0">
        <w:rPr>
          <w:rFonts w:eastAsia="MS PMincho"/>
          <w:spacing w:val="-2"/>
          <w:szCs w:val="20"/>
        </w:rPr>
        <w:t>t</w:t>
      </w:r>
      <w:r w:rsidRPr="004A6BF0">
        <w:rPr>
          <w:rFonts w:eastAsia="MS PMincho"/>
          <w:szCs w:val="20"/>
        </w:rPr>
        <w:t>o</w:t>
      </w:r>
      <w:r w:rsidRPr="004A6BF0">
        <w:rPr>
          <w:rFonts w:eastAsia="MS PMincho"/>
          <w:spacing w:val="4"/>
          <w:szCs w:val="20"/>
        </w:rPr>
        <w:t xml:space="preserve"> </w:t>
      </w:r>
      <w:r w:rsidRPr="004A6BF0">
        <w:rPr>
          <w:rFonts w:eastAsia="MS PMincho"/>
          <w:szCs w:val="20"/>
        </w:rPr>
        <w:t>the</w:t>
      </w:r>
      <w:r w:rsidRPr="004A6BF0">
        <w:rPr>
          <w:rFonts w:eastAsia="MS PMincho"/>
          <w:spacing w:val="2"/>
          <w:szCs w:val="20"/>
        </w:rPr>
        <w:t xml:space="preserve"> </w:t>
      </w:r>
      <w:r w:rsidRPr="004A6BF0">
        <w:rPr>
          <w:rFonts w:eastAsia="MS PMincho"/>
          <w:w w:val="102"/>
          <w:szCs w:val="20"/>
        </w:rPr>
        <w:t>landlo</w:t>
      </w:r>
      <w:r w:rsidRPr="004A6BF0">
        <w:rPr>
          <w:rFonts w:eastAsia="MS PMincho"/>
          <w:spacing w:val="-3"/>
          <w:w w:val="102"/>
          <w:szCs w:val="20"/>
        </w:rPr>
        <w:t>r</w:t>
      </w:r>
      <w:r w:rsidRPr="004A6BF0">
        <w:rPr>
          <w:rFonts w:eastAsia="MS PMincho"/>
          <w:w w:val="105"/>
          <w:szCs w:val="20"/>
        </w:rPr>
        <w:t>d</w:t>
      </w:r>
      <w:r w:rsidRPr="004A6BF0">
        <w:rPr>
          <w:rFonts w:eastAsia="MS PMincho"/>
          <w:w w:val="104"/>
          <w:szCs w:val="20"/>
        </w:rPr>
        <w:t>.)</w:t>
      </w:r>
    </w:p>
    <w:p w14:paraId="054D6654" w14:textId="77777777" w:rsidR="001C1437" w:rsidRPr="004A6BF0" w:rsidRDefault="001C1437" w:rsidP="001B2CE5">
      <w:pPr>
        <w:pStyle w:val="Online"/>
        <w:spacing w:after="0" w:line="240" w:lineRule="atLeast"/>
        <w:rPr>
          <w:rFonts w:eastAsia="MS PMincho"/>
          <w:w w:val="104"/>
          <w:szCs w:val="20"/>
        </w:rPr>
      </w:pPr>
    </w:p>
    <w:p w14:paraId="055B457D" w14:textId="77777777" w:rsidR="001C1437" w:rsidRPr="004A6BF0" w:rsidRDefault="001C1437" w:rsidP="001B2CE5">
      <w:pPr>
        <w:pStyle w:val="Online"/>
        <w:spacing w:after="0" w:line="240" w:lineRule="atLeast"/>
        <w:rPr>
          <w:rFonts w:eastAsia="MS PMincho"/>
          <w:szCs w:val="20"/>
        </w:rPr>
      </w:pPr>
      <w:r w:rsidRPr="004A6BF0">
        <w:rPr>
          <w:rFonts w:eastAsia="MS PMincho"/>
          <w:spacing w:val="2"/>
          <w:szCs w:val="20"/>
        </w:rPr>
        <w:t>Th</w:t>
      </w:r>
      <w:r w:rsidRPr="004A6BF0">
        <w:rPr>
          <w:rFonts w:eastAsia="MS PMincho"/>
          <w:szCs w:val="20"/>
        </w:rPr>
        <w:t>e</w:t>
      </w:r>
      <w:r w:rsidRPr="004A6BF0">
        <w:rPr>
          <w:rFonts w:eastAsia="MS PMincho"/>
          <w:spacing w:val="12"/>
          <w:szCs w:val="20"/>
        </w:rPr>
        <w:t xml:space="preserve"> </w:t>
      </w:r>
      <w:r w:rsidRPr="004A6BF0">
        <w:rPr>
          <w:rFonts w:eastAsia="MS PMincho"/>
          <w:spacing w:val="4"/>
          <w:szCs w:val="20"/>
        </w:rPr>
        <w:t>tr</w:t>
      </w:r>
      <w:r w:rsidRPr="004A6BF0">
        <w:rPr>
          <w:rFonts w:eastAsia="MS PMincho"/>
          <w:spacing w:val="2"/>
          <w:szCs w:val="20"/>
        </w:rPr>
        <w:t>ust</w:t>
      </w:r>
      <w:r w:rsidRPr="004A6BF0">
        <w:rPr>
          <w:rFonts w:eastAsia="MS PMincho"/>
          <w:szCs w:val="20"/>
        </w:rPr>
        <w:t>s</w:t>
      </w:r>
      <w:r w:rsidRPr="004A6BF0">
        <w:rPr>
          <w:rFonts w:eastAsia="MS PMincho"/>
          <w:spacing w:val="25"/>
          <w:szCs w:val="20"/>
        </w:rPr>
        <w:t xml:space="preserve"> </w:t>
      </w:r>
      <w:r w:rsidRPr="004A6BF0">
        <w:rPr>
          <w:rFonts w:eastAsia="MS PMincho"/>
          <w:spacing w:val="2"/>
          <w:szCs w:val="20"/>
        </w:rPr>
        <w:t>se</w:t>
      </w:r>
      <w:r w:rsidRPr="004A6BF0">
        <w:rPr>
          <w:rFonts w:eastAsia="MS PMincho"/>
          <w:szCs w:val="20"/>
        </w:rPr>
        <w:t>t</w:t>
      </w:r>
      <w:r w:rsidRPr="004A6BF0">
        <w:rPr>
          <w:rFonts w:eastAsia="MS PMincho"/>
          <w:spacing w:val="7"/>
          <w:szCs w:val="20"/>
        </w:rPr>
        <w:t xml:space="preserve"> </w:t>
      </w:r>
      <w:r w:rsidRPr="004A6BF0">
        <w:rPr>
          <w:rFonts w:eastAsia="MS PMincho"/>
          <w:spacing w:val="2"/>
          <w:szCs w:val="20"/>
        </w:rPr>
        <w:t>ou</w:t>
      </w:r>
      <w:r w:rsidRPr="004A6BF0">
        <w:rPr>
          <w:rFonts w:eastAsia="MS PMincho"/>
          <w:szCs w:val="20"/>
        </w:rPr>
        <w:t>t</w:t>
      </w:r>
      <w:r w:rsidRPr="004A6BF0">
        <w:rPr>
          <w:rFonts w:eastAsia="MS PMincho"/>
          <w:spacing w:val="24"/>
          <w:szCs w:val="20"/>
        </w:rPr>
        <w:t xml:space="preserve"> </w:t>
      </w:r>
      <w:r w:rsidRPr="004A6BF0">
        <w:rPr>
          <w:rFonts w:eastAsia="MS PMincho"/>
          <w:spacing w:val="-1"/>
          <w:szCs w:val="20"/>
        </w:rPr>
        <w:t xml:space="preserve">in section 42 </w:t>
      </w:r>
      <w:r w:rsidR="00176F41" w:rsidRPr="004A6BF0">
        <w:rPr>
          <w:rFonts w:eastAsia="MS PMincho"/>
          <w:spacing w:val="-1"/>
          <w:szCs w:val="20"/>
        </w:rPr>
        <w:t xml:space="preserve">of the </w:t>
      </w:r>
      <w:r w:rsidR="00176F41" w:rsidRPr="004A6BF0">
        <w:rPr>
          <w:rFonts w:eastAsia="MS PMincho"/>
          <w:i/>
          <w:spacing w:val="-1"/>
          <w:szCs w:val="20"/>
        </w:rPr>
        <w:t>Landlord and Tenant Act</w:t>
      </w:r>
      <w:r w:rsidR="00176F41" w:rsidRPr="004A6BF0">
        <w:rPr>
          <w:rFonts w:eastAsia="MS PMincho"/>
          <w:spacing w:val="-1"/>
          <w:szCs w:val="20"/>
        </w:rPr>
        <w:t xml:space="preserve"> 1987 </w:t>
      </w:r>
      <w:r w:rsidRPr="004A6BF0">
        <w:rPr>
          <w:rFonts w:eastAsia="MS PMincho"/>
          <w:spacing w:val="-1"/>
          <w:szCs w:val="20"/>
        </w:rPr>
        <w:t>do not</w:t>
      </w:r>
      <w:r w:rsidRPr="004A6BF0">
        <w:rPr>
          <w:rFonts w:eastAsia="MS PMincho"/>
          <w:spacing w:val="26"/>
          <w:szCs w:val="20"/>
        </w:rPr>
        <w:t xml:space="preserve"> </w:t>
      </w:r>
      <w:r w:rsidRPr="004A6BF0">
        <w:rPr>
          <w:rFonts w:eastAsia="MS PMincho"/>
          <w:spacing w:val="2"/>
          <w:szCs w:val="20"/>
        </w:rPr>
        <w:t>a</w:t>
      </w:r>
      <w:r w:rsidRPr="004A6BF0">
        <w:rPr>
          <w:rFonts w:eastAsia="MS PMincho"/>
          <w:spacing w:val="-1"/>
          <w:szCs w:val="20"/>
        </w:rPr>
        <w:t>l</w:t>
      </w:r>
      <w:r w:rsidRPr="004A6BF0">
        <w:rPr>
          <w:rFonts w:eastAsia="MS PMincho"/>
          <w:spacing w:val="2"/>
          <w:szCs w:val="20"/>
        </w:rPr>
        <w:t>w</w:t>
      </w:r>
      <w:r w:rsidRPr="004A6BF0">
        <w:rPr>
          <w:rFonts w:eastAsia="MS PMincho"/>
          <w:spacing w:val="-2"/>
          <w:szCs w:val="20"/>
        </w:rPr>
        <w:t>a</w:t>
      </w:r>
      <w:r w:rsidRPr="004A6BF0">
        <w:rPr>
          <w:rFonts w:eastAsia="MS PMincho"/>
          <w:spacing w:val="2"/>
          <w:szCs w:val="20"/>
        </w:rPr>
        <w:t>y</w:t>
      </w:r>
      <w:r w:rsidRPr="004A6BF0">
        <w:rPr>
          <w:rFonts w:eastAsia="MS PMincho"/>
          <w:szCs w:val="20"/>
        </w:rPr>
        <w:t>s</w:t>
      </w:r>
      <w:r w:rsidRPr="004A6BF0">
        <w:rPr>
          <w:rFonts w:eastAsia="MS PMincho"/>
          <w:spacing w:val="-2"/>
          <w:szCs w:val="20"/>
        </w:rPr>
        <w:t xml:space="preserve"> </w:t>
      </w:r>
      <w:r w:rsidRPr="004A6BF0">
        <w:rPr>
          <w:rFonts w:eastAsia="MS PMincho"/>
          <w:spacing w:val="2"/>
          <w:szCs w:val="20"/>
        </w:rPr>
        <w:t>appl</w:t>
      </w:r>
      <w:r w:rsidRPr="004A6BF0">
        <w:rPr>
          <w:rFonts w:eastAsia="MS PMincho"/>
          <w:spacing w:val="-13"/>
          <w:szCs w:val="20"/>
        </w:rPr>
        <w:t>y</w:t>
      </w:r>
      <w:r w:rsidRPr="004A6BF0">
        <w:rPr>
          <w:rFonts w:eastAsia="MS PMincho"/>
          <w:szCs w:val="20"/>
        </w:rPr>
        <w:t>.</w:t>
      </w:r>
      <w:r w:rsidRPr="004A6BF0">
        <w:rPr>
          <w:rFonts w:eastAsia="MS PMincho"/>
          <w:spacing w:val="-9"/>
          <w:szCs w:val="20"/>
        </w:rPr>
        <w:t xml:space="preserve"> </w:t>
      </w:r>
      <w:r w:rsidRPr="004A6BF0">
        <w:rPr>
          <w:rFonts w:eastAsia="MS PMincho"/>
          <w:spacing w:val="-4"/>
          <w:szCs w:val="20"/>
        </w:rPr>
        <w:t>W</w:t>
      </w:r>
      <w:r w:rsidRPr="004A6BF0">
        <w:rPr>
          <w:rFonts w:eastAsia="MS PMincho"/>
          <w:spacing w:val="2"/>
          <w:szCs w:val="20"/>
        </w:rPr>
        <w:t>he</w:t>
      </w:r>
      <w:r w:rsidRPr="004A6BF0">
        <w:rPr>
          <w:rFonts w:eastAsia="MS PMincho"/>
          <w:spacing w:val="-1"/>
          <w:szCs w:val="20"/>
        </w:rPr>
        <w:t>r</w:t>
      </w:r>
      <w:r w:rsidRPr="004A6BF0">
        <w:rPr>
          <w:rFonts w:eastAsia="MS PMincho"/>
          <w:szCs w:val="20"/>
        </w:rPr>
        <w:t>e</w:t>
      </w:r>
      <w:r w:rsidRPr="004A6BF0">
        <w:rPr>
          <w:rFonts w:eastAsia="MS PMincho"/>
          <w:spacing w:val="14"/>
          <w:szCs w:val="20"/>
        </w:rPr>
        <w:t xml:space="preserve"> </w:t>
      </w:r>
      <w:r w:rsidRPr="004A6BF0">
        <w:rPr>
          <w:rFonts w:eastAsia="MS PMincho"/>
          <w:spacing w:val="2"/>
          <w:szCs w:val="20"/>
        </w:rPr>
        <w:t>the</w:t>
      </w:r>
      <w:r w:rsidRPr="004A6BF0">
        <w:rPr>
          <w:rFonts w:eastAsia="MS PMincho"/>
          <w:spacing w:val="-1"/>
          <w:szCs w:val="20"/>
        </w:rPr>
        <w:t>r</w:t>
      </w:r>
      <w:r w:rsidRPr="004A6BF0">
        <w:rPr>
          <w:rFonts w:eastAsia="MS PMincho"/>
          <w:szCs w:val="20"/>
        </w:rPr>
        <w:t>e</w:t>
      </w:r>
      <w:r w:rsidRPr="004A6BF0">
        <w:rPr>
          <w:rFonts w:eastAsia="MS PMincho"/>
          <w:spacing w:val="16"/>
          <w:szCs w:val="20"/>
        </w:rPr>
        <w:t xml:space="preserve"> </w:t>
      </w:r>
      <w:r w:rsidRPr="004A6BF0">
        <w:rPr>
          <w:rFonts w:eastAsia="MS PMincho"/>
          <w:spacing w:val="2"/>
          <w:szCs w:val="20"/>
        </w:rPr>
        <w:t>a</w:t>
      </w:r>
      <w:r w:rsidRPr="004A6BF0">
        <w:rPr>
          <w:rFonts w:eastAsia="MS PMincho"/>
          <w:spacing w:val="-1"/>
          <w:szCs w:val="20"/>
        </w:rPr>
        <w:t>r</w:t>
      </w:r>
      <w:r w:rsidRPr="004A6BF0">
        <w:rPr>
          <w:rFonts w:eastAsia="MS PMincho"/>
          <w:szCs w:val="20"/>
        </w:rPr>
        <w:t>e</w:t>
      </w:r>
      <w:r w:rsidRPr="004A6BF0">
        <w:rPr>
          <w:rFonts w:eastAsia="MS PMincho"/>
          <w:spacing w:val="-3"/>
          <w:szCs w:val="20"/>
        </w:rPr>
        <w:t xml:space="preserve"> </w:t>
      </w:r>
      <w:r w:rsidRPr="004A6BF0">
        <w:rPr>
          <w:rFonts w:eastAsia="MS PMincho"/>
          <w:spacing w:val="-2"/>
          <w:w w:val="96"/>
          <w:szCs w:val="20"/>
        </w:rPr>
        <w:t>e</w:t>
      </w:r>
      <w:r w:rsidRPr="004A6BF0">
        <w:rPr>
          <w:rFonts w:eastAsia="MS PMincho"/>
          <w:w w:val="96"/>
          <w:szCs w:val="20"/>
        </w:rPr>
        <w:t>xp</w:t>
      </w:r>
      <w:r w:rsidRPr="004A6BF0">
        <w:rPr>
          <w:rFonts w:eastAsia="MS PMincho"/>
          <w:spacing w:val="-3"/>
          <w:w w:val="96"/>
          <w:szCs w:val="20"/>
        </w:rPr>
        <w:t>r</w:t>
      </w:r>
      <w:r w:rsidRPr="004A6BF0">
        <w:rPr>
          <w:rFonts w:eastAsia="MS PMincho"/>
          <w:w w:val="96"/>
          <w:szCs w:val="20"/>
        </w:rPr>
        <w:t>ess</w:t>
      </w:r>
      <w:r w:rsidRPr="004A6BF0">
        <w:rPr>
          <w:rFonts w:eastAsia="MS PMincho"/>
          <w:spacing w:val="2"/>
          <w:w w:val="96"/>
          <w:szCs w:val="20"/>
        </w:rPr>
        <w:t xml:space="preserve"> </w:t>
      </w:r>
      <w:r w:rsidRPr="004A6BF0">
        <w:rPr>
          <w:rFonts w:eastAsia="MS PMincho"/>
          <w:spacing w:val="1"/>
          <w:w w:val="111"/>
          <w:szCs w:val="20"/>
        </w:rPr>
        <w:t>t</w:t>
      </w:r>
      <w:r w:rsidRPr="004A6BF0">
        <w:rPr>
          <w:rFonts w:eastAsia="MS PMincho"/>
          <w:spacing w:val="2"/>
          <w:w w:val="110"/>
          <w:szCs w:val="20"/>
        </w:rPr>
        <w:t>r</w:t>
      </w:r>
      <w:r w:rsidRPr="004A6BF0">
        <w:rPr>
          <w:rFonts w:eastAsia="MS PMincho"/>
          <w:szCs w:val="20"/>
        </w:rPr>
        <w:t>usts</w:t>
      </w:r>
      <w:r w:rsidRPr="004A6BF0">
        <w:rPr>
          <w:rFonts w:eastAsia="MS PMincho"/>
          <w:spacing w:val="-4"/>
          <w:szCs w:val="20"/>
        </w:rPr>
        <w:t xml:space="preserve"> </w:t>
      </w:r>
      <w:r w:rsidRPr="004A6BF0">
        <w:rPr>
          <w:rFonts w:eastAsia="MS PMincho"/>
          <w:szCs w:val="20"/>
        </w:rPr>
        <w:t>c</w:t>
      </w:r>
      <w:r w:rsidRPr="004A6BF0">
        <w:rPr>
          <w:rFonts w:eastAsia="MS PMincho"/>
          <w:spacing w:val="-3"/>
          <w:szCs w:val="20"/>
        </w:rPr>
        <w:t>r</w:t>
      </w:r>
      <w:r w:rsidRPr="004A6BF0">
        <w:rPr>
          <w:rFonts w:eastAsia="MS PMincho"/>
          <w:szCs w:val="20"/>
        </w:rPr>
        <w:t>ea</w:t>
      </w:r>
      <w:r w:rsidRPr="004A6BF0">
        <w:rPr>
          <w:rFonts w:eastAsia="MS PMincho"/>
          <w:spacing w:val="-2"/>
          <w:szCs w:val="20"/>
        </w:rPr>
        <w:t>t</w:t>
      </w:r>
      <w:r w:rsidRPr="004A6BF0">
        <w:rPr>
          <w:rFonts w:eastAsia="MS PMincho"/>
          <w:szCs w:val="20"/>
        </w:rPr>
        <w:t>ed</w:t>
      </w:r>
      <w:r w:rsidRPr="004A6BF0">
        <w:rPr>
          <w:rFonts w:eastAsia="MS PMincho"/>
          <w:spacing w:val="-3"/>
          <w:szCs w:val="20"/>
        </w:rPr>
        <w:t xml:space="preserve"> b</w:t>
      </w:r>
      <w:r w:rsidRPr="004A6BF0">
        <w:rPr>
          <w:rFonts w:eastAsia="MS PMincho"/>
          <w:szCs w:val="20"/>
        </w:rPr>
        <w:t>y</w:t>
      </w:r>
      <w:r w:rsidRPr="004A6BF0">
        <w:rPr>
          <w:rFonts w:eastAsia="MS PMincho"/>
          <w:spacing w:val="-11"/>
          <w:szCs w:val="20"/>
        </w:rPr>
        <w:t xml:space="preserve"> </w:t>
      </w:r>
      <w:r w:rsidRPr="004A6BF0">
        <w:rPr>
          <w:rFonts w:eastAsia="MS PMincho"/>
          <w:szCs w:val="20"/>
        </w:rPr>
        <w:t>a</w:t>
      </w:r>
      <w:r w:rsidRPr="004A6BF0">
        <w:rPr>
          <w:rFonts w:eastAsia="MS PMincho"/>
          <w:spacing w:val="-6"/>
          <w:szCs w:val="20"/>
        </w:rPr>
        <w:t xml:space="preserve"> </w:t>
      </w:r>
      <w:r w:rsidRPr="004A6BF0">
        <w:rPr>
          <w:rFonts w:eastAsia="MS PMincho"/>
          <w:w w:val="94"/>
          <w:szCs w:val="20"/>
        </w:rPr>
        <w:t>lease</w:t>
      </w:r>
      <w:r w:rsidRPr="004A6BF0">
        <w:rPr>
          <w:rFonts w:eastAsia="MS PMincho"/>
          <w:spacing w:val="-1"/>
          <w:w w:val="94"/>
          <w:szCs w:val="20"/>
        </w:rPr>
        <w:t xml:space="preserve"> </w:t>
      </w:r>
      <w:r w:rsidRPr="004A6BF0">
        <w:rPr>
          <w:rFonts w:eastAsia="MS PMincho"/>
          <w:szCs w:val="20"/>
        </w:rPr>
        <w:t>befo</w:t>
      </w:r>
      <w:r w:rsidRPr="004A6BF0">
        <w:rPr>
          <w:rFonts w:eastAsia="MS PMincho"/>
          <w:spacing w:val="-3"/>
          <w:szCs w:val="20"/>
        </w:rPr>
        <w:t>r</w:t>
      </w:r>
      <w:r w:rsidRPr="004A6BF0">
        <w:rPr>
          <w:rFonts w:eastAsia="MS PMincho"/>
          <w:szCs w:val="20"/>
        </w:rPr>
        <w:t>e</w:t>
      </w:r>
      <w:r w:rsidRPr="004A6BF0">
        <w:rPr>
          <w:rFonts w:eastAsia="MS PMincho"/>
          <w:spacing w:val="-9"/>
          <w:szCs w:val="20"/>
        </w:rPr>
        <w:t xml:space="preserve"> </w:t>
      </w:r>
      <w:r w:rsidRPr="004A6BF0">
        <w:rPr>
          <w:rFonts w:eastAsia="MS PMincho"/>
          <w:szCs w:val="20"/>
        </w:rPr>
        <w:t>1</w:t>
      </w:r>
      <w:r w:rsidRPr="004A6BF0">
        <w:rPr>
          <w:rFonts w:eastAsia="MS PMincho"/>
          <w:spacing w:val="-12"/>
          <w:szCs w:val="20"/>
        </w:rPr>
        <w:t xml:space="preserve"> </w:t>
      </w:r>
      <w:r w:rsidRPr="004A6BF0">
        <w:rPr>
          <w:rFonts w:eastAsia="MS PMincho"/>
          <w:spacing w:val="-4"/>
          <w:szCs w:val="20"/>
        </w:rPr>
        <w:t>A</w:t>
      </w:r>
      <w:r w:rsidRPr="004A6BF0">
        <w:rPr>
          <w:rFonts w:eastAsia="MS PMincho"/>
          <w:spacing w:val="-1"/>
          <w:szCs w:val="20"/>
        </w:rPr>
        <w:t>p</w:t>
      </w:r>
      <w:r w:rsidRPr="004A6BF0">
        <w:rPr>
          <w:rFonts w:eastAsia="MS PMincho"/>
          <w:spacing w:val="3"/>
          <w:szCs w:val="20"/>
        </w:rPr>
        <w:t>r</w:t>
      </w:r>
      <w:r w:rsidRPr="004A6BF0">
        <w:rPr>
          <w:rFonts w:eastAsia="MS PMincho"/>
          <w:szCs w:val="20"/>
        </w:rPr>
        <w:t>il</w:t>
      </w:r>
      <w:r w:rsidRPr="004A6BF0">
        <w:rPr>
          <w:rFonts w:eastAsia="MS PMincho"/>
          <w:spacing w:val="-16"/>
          <w:szCs w:val="20"/>
        </w:rPr>
        <w:t xml:space="preserve"> </w:t>
      </w:r>
      <w:r w:rsidRPr="004A6BF0">
        <w:rPr>
          <w:rFonts w:eastAsia="MS PMincho"/>
          <w:w w:val="96"/>
          <w:szCs w:val="20"/>
        </w:rPr>
        <w:t>1989,</w:t>
      </w:r>
      <w:r w:rsidRPr="004A6BF0">
        <w:rPr>
          <w:rFonts w:eastAsia="MS PMincho"/>
          <w:spacing w:val="-9"/>
          <w:w w:val="96"/>
          <w:szCs w:val="20"/>
        </w:rPr>
        <w:t xml:space="preserve"> </w:t>
      </w:r>
      <w:r w:rsidRPr="004A6BF0">
        <w:rPr>
          <w:rFonts w:eastAsia="MS PMincho"/>
          <w:szCs w:val="20"/>
        </w:rPr>
        <w:t>the</w:t>
      </w:r>
      <w:r w:rsidRPr="004A6BF0">
        <w:rPr>
          <w:rFonts w:eastAsia="MS PMincho"/>
          <w:spacing w:val="3"/>
          <w:szCs w:val="20"/>
        </w:rPr>
        <w:t xml:space="preserve"> </w:t>
      </w:r>
      <w:r w:rsidRPr="004A6BF0">
        <w:rPr>
          <w:rFonts w:eastAsia="MS PMincho"/>
          <w:szCs w:val="20"/>
        </w:rPr>
        <w:t>statu</w:t>
      </w:r>
      <w:r w:rsidRPr="004A6BF0">
        <w:rPr>
          <w:rFonts w:eastAsia="MS PMincho"/>
          <w:spacing w:val="-2"/>
          <w:szCs w:val="20"/>
        </w:rPr>
        <w:t>t</w:t>
      </w:r>
      <w:r w:rsidRPr="004A6BF0">
        <w:rPr>
          <w:rFonts w:eastAsia="MS PMincho"/>
          <w:szCs w:val="20"/>
        </w:rPr>
        <w:t>o</w:t>
      </w:r>
      <w:r w:rsidRPr="004A6BF0">
        <w:rPr>
          <w:rFonts w:eastAsia="MS PMincho"/>
          <w:spacing w:val="6"/>
          <w:szCs w:val="20"/>
        </w:rPr>
        <w:t>r</w:t>
      </w:r>
      <w:r w:rsidRPr="004A6BF0">
        <w:rPr>
          <w:rFonts w:eastAsia="MS PMincho"/>
          <w:szCs w:val="20"/>
        </w:rPr>
        <w:t>y</w:t>
      </w:r>
      <w:r w:rsidRPr="004A6BF0">
        <w:rPr>
          <w:rFonts w:eastAsia="MS PMincho"/>
          <w:spacing w:val="6"/>
          <w:szCs w:val="20"/>
        </w:rPr>
        <w:t xml:space="preserve"> </w:t>
      </w:r>
      <w:r w:rsidRPr="004A6BF0">
        <w:rPr>
          <w:rFonts w:eastAsia="MS PMincho"/>
          <w:spacing w:val="1"/>
          <w:szCs w:val="20"/>
        </w:rPr>
        <w:t>t</w:t>
      </w:r>
      <w:r w:rsidRPr="004A6BF0">
        <w:rPr>
          <w:rFonts w:eastAsia="MS PMincho"/>
          <w:spacing w:val="2"/>
          <w:szCs w:val="20"/>
        </w:rPr>
        <w:t>r</w:t>
      </w:r>
      <w:r w:rsidRPr="004A6BF0">
        <w:rPr>
          <w:rFonts w:eastAsia="MS PMincho"/>
          <w:szCs w:val="20"/>
        </w:rPr>
        <w:t>usts</w:t>
      </w:r>
      <w:r w:rsidRPr="004A6BF0">
        <w:rPr>
          <w:rFonts w:eastAsia="MS PMincho"/>
          <w:spacing w:val="13"/>
          <w:szCs w:val="20"/>
        </w:rPr>
        <w:t xml:space="preserve"> </w:t>
      </w:r>
      <w:r w:rsidRPr="004A6BF0">
        <w:rPr>
          <w:rFonts w:eastAsia="MS PMincho"/>
          <w:w w:val="98"/>
          <w:szCs w:val="20"/>
        </w:rPr>
        <w:t>apply</w:t>
      </w:r>
      <w:r w:rsidRPr="004A6BF0">
        <w:rPr>
          <w:rFonts w:eastAsia="MS PMincho"/>
          <w:spacing w:val="-12"/>
          <w:w w:val="98"/>
          <w:szCs w:val="20"/>
        </w:rPr>
        <w:t xml:space="preserve"> </w:t>
      </w:r>
      <w:r w:rsidRPr="004A6BF0">
        <w:rPr>
          <w:rFonts w:eastAsia="MS PMincho"/>
          <w:szCs w:val="20"/>
        </w:rPr>
        <w:t>only</w:t>
      </w:r>
      <w:r w:rsidRPr="004A6BF0">
        <w:rPr>
          <w:rFonts w:eastAsia="MS PMincho"/>
          <w:spacing w:val="-17"/>
          <w:szCs w:val="20"/>
        </w:rPr>
        <w:t xml:space="preserve"> </w:t>
      </w:r>
      <w:r w:rsidRPr="004A6BF0">
        <w:rPr>
          <w:rFonts w:eastAsia="MS PMincho"/>
          <w:spacing w:val="-2"/>
          <w:szCs w:val="20"/>
        </w:rPr>
        <w:t>t</w:t>
      </w:r>
      <w:r w:rsidRPr="004A6BF0">
        <w:rPr>
          <w:rFonts w:eastAsia="MS PMincho"/>
          <w:szCs w:val="20"/>
        </w:rPr>
        <w:t>o</w:t>
      </w:r>
      <w:r w:rsidRPr="004A6BF0">
        <w:rPr>
          <w:rFonts w:eastAsia="MS PMincho"/>
          <w:spacing w:val="-4"/>
          <w:szCs w:val="20"/>
        </w:rPr>
        <w:t xml:space="preserve"> </w:t>
      </w:r>
      <w:r w:rsidRPr="004A6BF0">
        <w:rPr>
          <w:rFonts w:eastAsia="MS PMincho"/>
          <w:szCs w:val="20"/>
        </w:rPr>
        <w:t>the</w:t>
      </w:r>
      <w:r w:rsidRPr="004A6BF0">
        <w:rPr>
          <w:rFonts w:eastAsia="MS PMincho"/>
          <w:spacing w:val="-6"/>
          <w:szCs w:val="20"/>
        </w:rPr>
        <w:t xml:space="preserve"> </w:t>
      </w:r>
      <w:r w:rsidRPr="004A6BF0">
        <w:rPr>
          <w:rFonts w:eastAsia="MS PMincho"/>
          <w:spacing w:val="-2"/>
          <w:szCs w:val="20"/>
        </w:rPr>
        <w:t>e</w:t>
      </w:r>
      <w:r w:rsidRPr="004A6BF0">
        <w:rPr>
          <w:rFonts w:eastAsia="MS PMincho"/>
          <w:szCs w:val="20"/>
        </w:rPr>
        <w:t>x</w:t>
      </w:r>
      <w:r w:rsidRPr="004A6BF0">
        <w:rPr>
          <w:rFonts w:eastAsia="MS PMincho"/>
          <w:spacing w:val="-2"/>
          <w:szCs w:val="20"/>
        </w:rPr>
        <w:t>t</w:t>
      </w:r>
      <w:r w:rsidRPr="004A6BF0">
        <w:rPr>
          <w:rFonts w:eastAsia="MS PMincho"/>
          <w:spacing w:val="-1"/>
          <w:szCs w:val="20"/>
        </w:rPr>
        <w:t>e</w:t>
      </w:r>
      <w:r w:rsidRPr="004A6BF0">
        <w:rPr>
          <w:rFonts w:eastAsia="MS PMincho"/>
          <w:szCs w:val="20"/>
        </w:rPr>
        <w:t>nt</w:t>
      </w:r>
      <w:r w:rsidRPr="004A6BF0">
        <w:rPr>
          <w:rFonts w:eastAsia="MS PMincho"/>
          <w:spacing w:val="-9"/>
          <w:szCs w:val="20"/>
        </w:rPr>
        <w:t xml:space="preserve"> </w:t>
      </w:r>
      <w:r w:rsidRPr="004A6BF0">
        <w:rPr>
          <w:rFonts w:eastAsia="MS PMincho"/>
          <w:szCs w:val="20"/>
        </w:rPr>
        <w:t>th</w:t>
      </w:r>
      <w:r w:rsidRPr="004A6BF0">
        <w:rPr>
          <w:rFonts w:eastAsia="MS PMincho"/>
          <w:spacing w:val="2"/>
          <w:szCs w:val="20"/>
        </w:rPr>
        <w:t>e</w:t>
      </w:r>
      <w:r w:rsidRPr="004A6BF0">
        <w:rPr>
          <w:rFonts w:eastAsia="MS PMincho"/>
          <w:szCs w:val="20"/>
        </w:rPr>
        <w:t>y</w:t>
      </w:r>
      <w:r w:rsidRPr="004A6BF0">
        <w:rPr>
          <w:rFonts w:eastAsia="MS PMincho"/>
          <w:spacing w:val="-13"/>
          <w:szCs w:val="20"/>
        </w:rPr>
        <w:t xml:space="preserve"> </w:t>
      </w:r>
      <w:r w:rsidRPr="004A6BF0">
        <w:rPr>
          <w:rFonts w:eastAsia="MS PMincho"/>
          <w:szCs w:val="20"/>
        </w:rPr>
        <w:t>a</w:t>
      </w:r>
      <w:r w:rsidRPr="004A6BF0">
        <w:rPr>
          <w:rFonts w:eastAsia="MS PMincho"/>
          <w:spacing w:val="-3"/>
          <w:szCs w:val="20"/>
        </w:rPr>
        <w:t>r</w:t>
      </w:r>
      <w:r w:rsidRPr="004A6BF0">
        <w:rPr>
          <w:rFonts w:eastAsia="MS PMincho"/>
          <w:szCs w:val="20"/>
        </w:rPr>
        <w:t>e</w:t>
      </w:r>
      <w:r w:rsidRPr="004A6BF0">
        <w:rPr>
          <w:rFonts w:eastAsia="MS PMincho"/>
          <w:spacing w:val="-16"/>
          <w:szCs w:val="20"/>
        </w:rPr>
        <w:t xml:space="preserve"> </w:t>
      </w:r>
      <w:r w:rsidRPr="004A6BF0">
        <w:rPr>
          <w:rFonts w:eastAsia="MS PMincho"/>
          <w:szCs w:val="20"/>
        </w:rPr>
        <w:t>not</w:t>
      </w:r>
      <w:r w:rsidRPr="004A6BF0">
        <w:rPr>
          <w:rFonts w:eastAsia="MS PMincho"/>
          <w:spacing w:val="5"/>
          <w:szCs w:val="20"/>
        </w:rPr>
        <w:t xml:space="preserve"> </w:t>
      </w:r>
      <w:r w:rsidRPr="004A6BF0">
        <w:rPr>
          <w:rFonts w:eastAsia="MS PMincho"/>
          <w:szCs w:val="20"/>
        </w:rPr>
        <w:t>in</w:t>
      </w:r>
      <w:r w:rsidRPr="004A6BF0">
        <w:rPr>
          <w:rFonts w:eastAsia="MS PMincho"/>
          <w:spacing w:val="-3"/>
          <w:szCs w:val="20"/>
        </w:rPr>
        <w:t>c</w:t>
      </w:r>
      <w:r w:rsidRPr="004A6BF0">
        <w:rPr>
          <w:rFonts w:eastAsia="MS PMincho"/>
          <w:szCs w:val="20"/>
        </w:rPr>
        <w:t>onsis</w:t>
      </w:r>
      <w:r w:rsidRPr="004A6BF0">
        <w:rPr>
          <w:rFonts w:eastAsia="MS PMincho"/>
          <w:spacing w:val="-2"/>
          <w:szCs w:val="20"/>
        </w:rPr>
        <w:t>t</w:t>
      </w:r>
      <w:r w:rsidRPr="004A6BF0">
        <w:rPr>
          <w:rFonts w:eastAsia="MS PMincho"/>
          <w:szCs w:val="20"/>
        </w:rPr>
        <w:t>ent</w:t>
      </w:r>
      <w:r w:rsidRPr="004A6BF0">
        <w:rPr>
          <w:rFonts w:eastAsia="MS PMincho"/>
          <w:spacing w:val="-3"/>
          <w:szCs w:val="20"/>
        </w:rPr>
        <w:t xml:space="preserve"> </w:t>
      </w:r>
      <w:r w:rsidRPr="004A6BF0">
        <w:rPr>
          <w:rFonts w:eastAsia="MS PMincho"/>
          <w:spacing w:val="4"/>
          <w:szCs w:val="20"/>
        </w:rPr>
        <w:t>w</w:t>
      </w:r>
      <w:r w:rsidRPr="004A6BF0">
        <w:rPr>
          <w:rFonts w:eastAsia="MS PMincho"/>
          <w:szCs w:val="20"/>
        </w:rPr>
        <w:t>ith</w:t>
      </w:r>
      <w:r w:rsidRPr="004A6BF0">
        <w:rPr>
          <w:rFonts w:eastAsia="MS PMincho"/>
          <w:spacing w:val="-13"/>
          <w:szCs w:val="20"/>
        </w:rPr>
        <w:t xml:space="preserve"> </w:t>
      </w:r>
      <w:r w:rsidRPr="004A6BF0">
        <w:rPr>
          <w:rFonts w:eastAsia="MS PMincho"/>
          <w:szCs w:val="20"/>
        </w:rPr>
        <w:t>the</w:t>
      </w:r>
      <w:r w:rsidRPr="004A6BF0">
        <w:rPr>
          <w:rFonts w:eastAsia="MS PMincho"/>
          <w:spacing w:val="-6"/>
          <w:szCs w:val="20"/>
        </w:rPr>
        <w:t xml:space="preserve"> </w:t>
      </w:r>
      <w:r w:rsidRPr="004A6BF0">
        <w:rPr>
          <w:rFonts w:eastAsia="MS PMincho"/>
          <w:spacing w:val="-2"/>
          <w:w w:val="95"/>
          <w:szCs w:val="20"/>
        </w:rPr>
        <w:t>e</w:t>
      </w:r>
      <w:r w:rsidRPr="004A6BF0">
        <w:rPr>
          <w:rFonts w:eastAsia="MS PMincho"/>
          <w:w w:val="95"/>
          <w:szCs w:val="20"/>
        </w:rPr>
        <w:t>xp</w:t>
      </w:r>
      <w:r w:rsidRPr="004A6BF0">
        <w:rPr>
          <w:rFonts w:eastAsia="MS PMincho"/>
          <w:spacing w:val="-3"/>
          <w:w w:val="95"/>
          <w:szCs w:val="20"/>
        </w:rPr>
        <w:t>r</w:t>
      </w:r>
      <w:r w:rsidRPr="004A6BF0">
        <w:rPr>
          <w:rFonts w:eastAsia="MS PMincho"/>
          <w:w w:val="95"/>
          <w:szCs w:val="20"/>
        </w:rPr>
        <w:t>ess</w:t>
      </w:r>
      <w:r w:rsidRPr="004A6BF0">
        <w:rPr>
          <w:rFonts w:eastAsia="MS PMincho"/>
          <w:spacing w:val="-6"/>
          <w:w w:val="95"/>
          <w:szCs w:val="20"/>
        </w:rPr>
        <w:t xml:space="preserve"> </w:t>
      </w:r>
      <w:r w:rsidRPr="004A6BF0">
        <w:rPr>
          <w:rFonts w:eastAsia="MS PMincho"/>
          <w:spacing w:val="1"/>
          <w:szCs w:val="20"/>
        </w:rPr>
        <w:t>t</w:t>
      </w:r>
      <w:r w:rsidRPr="004A6BF0">
        <w:rPr>
          <w:rFonts w:eastAsia="MS PMincho"/>
          <w:spacing w:val="2"/>
          <w:szCs w:val="20"/>
        </w:rPr>
        <w:t>r</w:t>
      </w:r>
      <w:r w:rsidRPr="004A6BF0">
        <w:rPr>
          <w:rFonts w:eastAsia="MS PMincho"/>
          <w:szCs w:val="20"/>
        </w:rPr>
        <w:t>usts.</w:t>
      </w:r>
      <w:r w:rsidRPr="004A6BF0">
        <w:rPr>
          <w:rFonts w:eastAsia="MS PMincho"/>
          <w:spacing w:val="9"/>
          <w:szCs w:val="20"/>
        </w:rPr>
        <w:t xml:space="preserve"> </w:t>
      </w:r>
      <w:r w:rsidRPr="004A6BF0">
        <w:rPr>
          <w:rFonts w:eastAsia="MS PMincho"/>
          <w:spacing w:val="-1"/>
          <w:w w:val="94"/>
          <w:szCs w:val="20"/>
        </w:rPr>
        <w:t>Als</w:t>
      </w:r>
      <w:r w:rsidRPr="004A6BF0">
        <w:rPr>
          <w:rFonts w:eastAsia="MS PMincho"/>
          <w:spacing w:val="-7"/>
          <w:w w:val="94"/>
          <w:szCs w:val="20"/>
        </w:rPr>
        <w:t>o</w:t>
      </w:r>
      <w:r w:rsidRPr="004A6BF0">
        <w:rPr>
          <w:rFonts w:eastAsia="MS PMincho"/>
          <w:w w:val="94"/>
          <w:szCs w:val="20"/>
        </w:rPr>
        <w:t>,</w:t>
      </w:r>
      <w:r w:rsidRPr="004A6BF0">
        <w:rPr>
          <w:rFonts w:eastAsia="MS PMincho"/>
          <w:spacing w:val="-15"/>
          <w:w w:val="94"/>
          <w:szCs w:val="20"/>
        </w:rPr>
        <w:t xml:space="preserve"> </w:t>
      </w:r>
      <w:r w:rsidRPr="004A6BF0">
        <w:rPr>
          <w:rFonts w:eastAsia="MS PMincho"/>
          <w:spacing w:val="-3"/>
          <w:w w:val="94"/>
          <w:szCs w:val="20"/>
        </w:rPr>
        <w:t>e</w:t>
      </w:r>
      <w:r w:rsidRPr="004A6BF0">
        <w:rPr>
          <w:rFonts w:eastAsia="MS PMincho"/>
          <w:spacing w:val="-1"/>
          <w:w w:val="94"/>
          <w:szCs w:val="20"/>
        </w:rPr>
        <w:t>xp</w:t>
      </w:r>
      <w:r w:rsidRPr="004A6BF0">
        <w:rPr>
          <w:rFonts w:eastAsia="MS PMincho"/>
          <w:spacing w:val="-4"/>
          <w:w w:val="94"/>
          <w:szCs w:val="20"/>
        </w:rPr>
        <w:t>r</w:t>
      </w:r>
      <w:r w:rsidRPr="004A6BF0">
        <w:rPr>
          <w:rFonts w:eastAsia="MS PMincho"/>
          <w:spacing w:val="-1"/>
          <w:w w:val="94"/>
          <w:szCs w:val="20"/>
        </w:rPr>
        <w:t>es</w:t>
      </w:r>
      <w:r w:rsidRPr="004A6BF0">
        <w:rPr>
          <w:rFonts w:eastAsia="MS PMincho"/>
          <w:w w:val="94"/>
          <w:szCs w:val="20"/>
        </w:rPr>
        <w:t>s</w:t>
      </w:r>
      <w:r w:rsidRPr="004A6BF0">
        <w:rPr>
          <w:rFonts w:eastAsia="MS PMincho"/>
          <w:spacing w:val="5"/>
          <w:w w:val="94"/>
          <w:szCs w:val="20"/>
        </w:rPr>
        <w:t xml:space="preserve"> </w:t>
      </w:r>
      <w:r w:rsidRPr="004A6BF0">
        <w:rPr>
          <w:rFonts w:eastAsia="MS PMincho"/>
          <w:spacing w:val="-1"/>
          <w:szCs w:val="20"/>
        </w:rPr>
        <w:t>o</w:t>
      </w:r>
      <w:r w:rsidRPr="004A6BF0">
        <w:rPr>
          <w:rFonts w:eastAsia="MS PMincho"/>
          <w:szCs w:val="20"/>
        </w:rPr>
        <w:t>r</w:t>
      </w:r>
      <w:r w:rsidRPr="004A6BF0">
        <w:rPr>
          <w:rFonts w:eastAsia="MS PMincho"/>
          <w:spacing w:val="-9"/>
          <w:szCs w:val="20"/>
        </w:rPr>
        <w:t xml:space="preserve"> </w:t>
      </w:r>
      <w:r w:rsidRPr="004A6BF0">
        <w:rPr>
          <w:rFonts w:eastAsia="MS PMincho"/>
          <w:spacing w:val="-1"/>
          <w:szCs w:val="20"/>
        </w:rPr>
        <w:t>implie</w:t>
      </w:r>
      <w:r w:rsidRPr="004A6BF0">
        <w:rPr>
          <w:rFonts w:eastAsia="MS PMincho"/>
          <w:szCs w:val="20"/>
        </w:rPr>
        <w:t>d</w:t>
      </w:r>
      <w:r w:rsidRPr="004A6BF0">
        <w:rPr>
          <w:rFonts w:eastAsia="MS PMincho"/>
          <w:spacing w:val="-10"/>
          <w:szCs w:val="20"/>
        </w:rPr>
        <w:t xml:space="preserve"> </w:t>
      </w:r>
      <w:r w:rsidRPr="004A6BF0">
        <w:rPr>
          <w:rFonts w:eastAsia="MS PMincho"/>
          <w:szCs w:val="20"/>
        </w:rPr>
        <w:t>t</w:t>
      </w:r>
      <w:r w:rsidRPr="004A6BF0">
        <w:rPr>
          <w:rFonts w:eastAsia="MS PMincho"/>
          <w:spacing w:val="1"/>
          <w:szCs w:val="20"/>
        </w:rPr>
        <w:t>r</w:t>
      </w:r>
      <w:r w:rsidRPr="004A6BF0">
        <w:rPr>
          <w:rFonts w:eastAsia="MS PMincho"/>
          <w:spacing w:val="-1"/>
          <w:szCs w:val="20"/>
        </w:rPr>
        <w:t>ust</w:t>
      </w:r>
      <w:r w:rsidRPr="004A6BF0">
        <w:rPr>
          <w:rFonts w:eastAsia="MS PMincho"/>
          <w:szCs w:val="20"/>
        </w:rPr>
        <w:t>s</w:t>
      </w:r>
      <w:r w:rsidRPr="004A6BF0">
        <w:rPr>
          <w:rFonts w:eastAsia="MS PMincho"/>
          <w:spacing w:val="-2"/>
          <w:szCs w:val="20"/>
        </w:rPr>
        <w:t xml:space="preserve"> </w:t>
      </w:r>
      <w:r w:rsidRPr="004A6BF0">
        <w:rPr>
          <w:rFonts w:eastAsia="MS PMincho"/>
          <w:spacing w:val="-1"/>
          <w:szCs w:val="20"/>
        </w:rPr>
        <w:t>c</w:t>
      </w:r>
      <w:r w:rsidRPr="004A6BF0">
        <w:rPr>
          <w:rFonts w:eastAsia="MS PMincho"/>
          <w:spacing w:val="-4"/>
          <w:szCs w:val="20"/>
        </w:rPr>
        <w:t>r</w:t>
      </w:r>
      <w:r w:rsidRPr="004A6BF0">
        <w:rPr>
          <w:rFonts w:eastAsia="MS PMincho"/>
          <w:spacing w:val="-1"/>
          <w:szCs w:val="20"/>
        </w:rPr>
        <w:t>ea</w:t>
      </w:r>
      <w:r w:rsidRPr="004A6BF0">
        <w:rPr>
          <w:rFonts w:eastAsia="MS PMincho"/>
          <w:spacing w:val="-3"/>
          <w:szCs w:val="20"/>
        </w:rPr>
        <w:t>t</w:t>
      </w:r>
      <w:r w:rsidRPr="004A6BF0">
        <w:rPr>
          <w:rFonts w:eastAsia="MS PMincho"/>
          <w:spacing w:val="-1"/>
          <w:szCs w:val="20"/>
        </w:rPr>
        <w:t>e</w:t>
      </w:r>
      <w:r w:rsidRPr="004A6BF0">
        <w:rPr>
          <w:rFonts w:eastAsia="MS PMincho"/>
          <w:szCs w:val="20"/>
        </w:rPr>
        <w:t>d</w:t>
      </w:r>
      <w:r w:rsidRPr="004A6BF0">
        <w:rPr>
          <w:rFonts w:eastAsia="MS PMincho"/>
          <w:spacing w:val="-14"/>
          <w:szCs w:val="20"/>
        </w:rPr>
        <w:t xml:space="preserve"> </w:t>
      </w:r>
      <w:r w:rsidRPr="004A6BF0">
        <w:rPr>
          <w:rFonts w:eastAsia="MS PMincho"/>
          <w:spacing w:val="-4"/>
          <w:w w:val="95"/>
          <w:szCs w:val="20"/>
        </w:rPr>
        <w:t>b</w:t>
      </w:r>
      <w:r w:rsidRPr="004A6BF0">
        <w:rPr>
          <w:rFonts w:eastAsia="MS PMincho"/>
          <w:w w:val="95"/>
          <w:szCs w:val="20"/>
        </w:rPr>
        <w:t>y</w:t>
      </w:r>
      <w:r w:rsidRPr="004A6BF0">
        <w:rPr>
          <w:rFonts w:eastAsia="MS PMincho"/>
          <w:spacing w:val="-10"/>
          <w:w w:val="95"/>
          <w:szCs w:val="20"/>
        </w:rPr>
        <w:t xml:space="preserve"> </w:t>
      </w:r>
      <w:r w:rsidRPr="004A6BF0">
        <w:rPr>
          <w:rFonts w:eastAsia="MS PMincho"/>
          <w:szCs w:val="20"/>
        </w:rPr>
        <w:t>a</w:t>
      </w:r>
      <w:r w:rsidRPr="004A6BF0">
        <w:rPr>
          <w:rFonts w:eastAsia="MS PMincho"/>
          <w:spacing w:val="-15"/>
          <w:szCs w:val="20"/>
        </w:rPr>
        <w:t xml:space="preserve"> </w:t>
      </w:r>
      <w:r w:rsidRPr="004A6BF0">
        <w:rPr>
          <w:rFonts w:eastAsia="MS PMincho"/>
          <w:spacing w:val="-1"/>
          <w:w w:val="95"/>
          <w:szCs w:val="20"/>
        </w:rPr>
        <w:t>leas</w:t>
      </w:r>
      <w:r w:rsidRPr="004A6BF0">
        <w:rPr>
          <w:rFonts w:eastAsia="MS PMincho"/>
          <w:w w:val="95"/>
          <w:szCs w:val="20"/>
        </w:rPr>
        <w:t>e</w:t>
      </w:r>
      <w:r w:rsidRPr="004A6BF0">
        <w:rPr>
          <w:rFonts w:eastAsia="MS PMincho"/>
          <w:spacing w:val="-11"/>
          <w:w w:val="95"/>
          <w:szCs w:val="20"/>
        </w:rPr>
        <w:t xml:space="preserve"> </w:t>
      </w:r>
      <w:r w:rsidRPr="004A6BF0">
        <w:rPr>
          <w:rFonts w:eastAsia="MS PMincho"/>
          <w:spacing w:val="-1"/>
          <w:szCs w:val="20"/>
        </w:rPr>
        <w:t>o</w:t>
      </w:r>
      <w:r w:rsidRPr="004A6BF0">
        <w:rPr>
          <w:rFonts w:eastAsia="MS PMincho"/>
          <w:szCs w:val="20"/>
        </w:rPr>
        <w:t>n</w:t>
      </w:r>
      <w:r w:rsidRPr="004A6BF0">
        <w:rPr>
          <w:rFonts w:eastAsia="MS PMincho"/>
          <w:spacing w:val="-9"/>
          <w:szCs w:val="20"/>
        </w:rPr>
        <w:t xml:space="preserve"> </w:t>
      </w:r>
      <w:r w:rsidRPr="004A6BF0">
        <w:rPr>
          <w:rFonts w:eastAsia="MS PMincho"/>
          <w:spacing w:val="-1"/>
          <w:szCs w:val="20"/>
        </w:rPr>
        <w:t>o</w:t>
      </w:r>
      <w:r w:rsidRPr="004A6BF0">
        <w:rPr>
          <w:rFonts w:eastAsia="MS PMincho"/>
          <w:szCs w:val="20"/>
        </w:rPr>
        <w:t>r</w:t>
      </w:r>
      <w:r w:rsidRPr="004A6BF0">
        <w:rPr>
          <w:rFonts w:eastAsia="MS PMincho"/>
          <w:spacing w:val="-9"/>
          <w:szCs w:val="20"/>
        </w:rPr>
        <w:t xml:space="preserve"> </w:t>
      </w:r>
      <w:r w:rsidRPr="004A6BF0">
        <w:rPr>
          <w:rFonts w:eastAsia="MS PMincho"/>
          <w:spacing w:val="-1"/>
          <w:szCs w:val="20"/>
        </w:rPr>
        <w:t>af</w:t>
      </w:r>
      <w:r w:rsidRPr="004A6BF0">
        <w:rPr>
          <w:rFonts w:eastAsia="MS PMincho"/>
          <w:spacing w:val="-3"/>
          <w:szCs w:val="20"/>
        </w:rPr>
        <w:t>t</w:t>
      </w:r>
      <w:r w:rsidRPr="004A6BF0">
        <w:rPr>
          <w:rFonts w:eastAsia="MS PMincho"/>
          <w:spacing w:val="-2"/>
          <w:szCs w:val="20"/>
        </w:rPr>
        <w:t>e</w:t>
      </w:r>
      <w:r w:rsidRPr="004A6BF0">
        <w:rPr>
          <w:rFonts w:eastAsia="MS PMincho"/>
          <w:szCs w:val="20"/>
        </w:rPr>
        <w:t>r</w:t>
      </w:r>
      <w:r w:rsidRPr="004A6BF0">
        <w:rPr>
          <w:rFonts w:eastAsia="MS PMincho"/>
          <w:spacing w:val="-17"/>
          <w:szCs w:val="20"/>
        </w:rPr>
        <w:t xml:space="preserve"> </w:t>
      </w:r>
      <w:r w:rsidRPr="004A6BF0">
        <w:rPr>
          <w:rFonts w:eastAsia="MS PMincho"/>
          <w:spacing w:val="-1"/>
          <w:szCs w:val="20"/>
        </w:rPr>
        <w:t>tha</w:t>
      </w:r>
      <w:r w:rsidRPr="004A6BF0">
        <w:rPr>
          <w:rFonts w:eastAsia="MS PMincho"/>
          <w:szCs w:val="20"/>
        </w:rPr>
        <w:t xml:space="preserve">t </w:t>
      </w:r>
      <w:r w:rsidRPr="004A6BF0">
        <w:rPr>
          <w:rFonts w:eastAsia="MS PMincho"/>
          <w:spacing w:val="-1"/>
          <w:szCs w:val="20"/>
        </w:rPr>
        <w:t>da</w:t>
      </w:r>
      <w:r w:rsidRPr="004A6BF0">
        <w:rPr>
          <w:rFonts w:eastAsia="MS PMincho"/>
          <w:spacing w:val="-3"/>
          <w:szCs w:val="20"/>
        </w:rPr>
        <w:t>t</w:t>
      </w:r>
      <w:r w:rsidRPr="004A6BF0">
        <w:rPr>
          <w:rFonts w:eastAsia="MS PMincho"/>
          <w:szCs w:val="20"/>
        </w:rPr>
        <w:t>e</w:t>
      </w:r>
      <w:r w:rsidRPr="004A6BF0">
        <w:rPr>
          <w:rFonts w:eastAsia="MS PMincho"/>
          <w:spacing w:val="-13"/>
          <w:szCs w:val="20"/>
        </w:rPr>
        <w:t xml:space="preserve"> </w:t>
      </w:r>
      <w:r w:rsidRPr="004A6BF0">
        <w:rPr>
          <w:rFonts w:eastAsia="MS PMincho"/>
          <w:spacing w:val="-1"/>
          <w:szCs w:val="20"/>
        </w:rPr>
        <w:t>m</w:t>
      </w:r>
      <w:r w:rsidRPr="004A6BF0">
        <w:rPr>
          <w:rFonts w:eastAsia="MS PMincho"/>
          <w:spacing w:val="-5"/>
          <w:szCs w:val="20"/>
        </w:rPr>
        <w:t>a</w:t>
      </w:r>
      <w:r w:rsidRPr="004A6BF0">
        <w:rPr>
          <w:rFonts w:eastAsia="MS PMincho"/>
          <w:szCs w:val="20"/>
        </w:rPr>
        <w:t>y</w:t>
      </w:r>
      <w:r w:rsidRPr="004A6BF0">
        <w:rPr>
          <w:rFonts w:eastAsia="MS PMincho"/>
          <w:spacing w:val="-6"/>
          <w:szCs w:val="20"/>
        </w:rPr>
        <w:t xml:space="preserve"> </w:t>
      </w:r>
      <w:r w:rsidRPr="004A6BF0">
        <w:rPr>
          <w:rFonts w:eastAsia="MS PMincho"/>
          <w:szCs w:val="20"/>
        </w:rPr>
        <w:t>va</w:t>
      </w:r>
      <w:r w:rsidRPr="004A6BF0">
        <w:rPr>
          <w:rFonts w:eastAsia="MS PMincho"/>
          <w:spacing w:val="6"/>
          <w:szCs w:val="20"/>
        </w:rPr>
        <w:t>r</w:t>
      </w:r>
      <w:r w:rsidRPr="004A6BF0">
        <w:rPr>
          <w:rFonts w:eastAsia="MS PMincho"/>
          <w:szCs w:val="20"/>
        </w:rPr>
        <w:t>y</w:t>
      </w:r>
      <w:r w:rsidRPr="004A6BF0">
        <w:rPr>
          <w:rFonts w:eastAsia="MS PMincho"/>
          <w:spacing w:val="-20"/>
          <w:szCs w:val="20"/>
        </w:rPr>
        <w:t xml:space="preserve"> </w:t>
      </w:r>
      <w:r w:rsidRPr="004A6BF0">
        <w:rPr>
          <w:rFonts w:eastAsia="MS PMincho"/>
          <w:szCs w:val="20"/>
        </w:rPr>
        <w:t>the</w:t>
      </w:r>
      <w:r w:rsidRPr="004A6BF0">
        <w:rPr>
          <w:rFonts w:eastAsia="MS PMincho"/>
          <w:spacing w:val="2"/>
          <w:szCs w:val="20"/>
        </w:rPr>
        <w:t xml:space="preserve"> </w:t>
      </w:r>
      <w:r w:rsidRPr="004A6BF0">
        <w:rPr>
          <w:rFonts w:eastAsia="MS PMincho"/>
          <w:szCs w:val="20"/>
        </w:rPr>
        <w:t>statu</w:t>
      </w:r>
      <w:r w:rsidRPr="004A6BF0">
        <w:rPr>
          <w:rFonts w:eastAsia="MS PMincho"/>
          <w:spacing w:val="-2"/>
          <w:szCs w:val="20"/>
        </w:rPr>
        <w:t>t</w:t>
      </w:r>
      <w:r w:rsidRPr="004A6BF0">
        <w:rPr>
          <w:rFonts w:eastAsia="MS PMincho"/>
          <w:szCs w:val="20"/>
        </w:rPr>
        <w:t>o</w:t>
      </w:r>
      <w:r w:rsidRPr="004A6BF0">
        <w:rPr>
          <w:rFonts w:eastAsia="MS PMincho"/>
          <w:spacing w:val="6"/>
          <w:szCs w:val="20"/>
        </w:rPr>
        <w:t>r</w:t>
      </w:r>
      <w:r w:rsidRPr="004A6BF0">
        <w:rPr>
          <w:rFonts w:eastAsia="MS PMincho"/>
          <w:szCs w:val="20"/>
        </w:rPr>
        <w:t>y</w:t>
      </w:r>
      <w:r w:rsidRPr="004A6BF0">
        <w:rPr>
          <w:rFonts w:eastAsia="MS PMincho"/>
          <w:spacing w:val="5"/>
          <w:szCs w:val="20"/>
        </w:rPr>
        <w:t xml:space="preserve"> </w:t>
      </w:r>
      <w:r w:rsidRPr="004A6BF0">
        <w:rPr>
          <w:rFonts w:eastAsia="MS PMincho"/>
          <w:spacing w:val="1"/>
          <w:szCs w:val="20"/>
        </w:rPr>
        <w:t>t</w:t>
      </w:r>
      <w:r w:rsidRPr="004A6BF0">
        <w:rPr>
          <w:rFonts w:eastAsia="MS PMincho"/>
          <w:spacing w:val="2"/>
          <w:szCs w:val="20"/>
        </w:rPr>
        <w:t>r</w:t>
      </w:r>
      <w:r w:rsidRPr="004A6BF0">
        <w:rPr>
          <w:rFonts w:eastAsia="MS PMincho"/>
          <w:szCs w:val="20"/>
        </w:rPr>
        <w:t>usts</w:t>
      </w:r>
      <w:r w:rsidRPr="004A6BF0">
        <w:rPr>
          <w:rFonts w:eastAsia="MS PMincho"/>
          <w:spacing w:val="8"/>
          <w:szCs w:val="20"/>
        </w:rPr>
        <w:t xml:space="preserve"> </w:t>
      </w:r>
      <w:r w:rsidRPr="004A6BF0">
        <w:rPr>
          <w:rFonts w:eastAsia="MS PMincho"/>
          <w:szCs w:val="20"/>
        </w:rPr>
        <w:t>in</w:t>
      </w:r>
      <w:r w:rsidRPr="004A6BF0">
        <w:rPr>
          <w:rFonts w:eastAsia="MS PMincho"/>
          <w:spacing w:val="1"/>
          <w:szCs w:val="20"/>
        </w:rPr>
        <w:t xml:space="preserve"> </w:t>
      </w:r>
      <w:r w:rsidRPr="004A6BF0">
        <w:rPr>
          <w:rFonts w:eastAsia="MS PMincho"/>
          <w:spacing w:val="-3"/>
          <w:szCs w:val="20"/>
        </w:rPr>
        <w:t>c</w:t>
      </w:r>
      <w:r w:rsidRPr="004A6BF0">
        <w:rPr>
          <w:rFonts w:eastAsia="MS PMincho"/>
          <w:spacing w:val="-1"/>
          <w:szCs w:val="20"/>
        </w:rPr>
        <w:t>e</w:t>
      </w:r>
      <w:r w:rsidRPr="004A6BF0">
        <w:rPr>
          <w:rFonts w:eastAsia="MS PMincho"/>
          <w:spacing w:val="4"/>
          <w:szCs w:val="20"/>
        </w:rPr>
        <w:t>r</w:t>
      </w:r>
      <w:r w:rsidRPr="004A6BF0">
        <w:rPr>
          <w:rFonts w:eastAsia="MS PMincho"/>
          <w:szCs w:val="20"/>
        </w:rPr>
        <w:t>tain</w:t>
      </w:r>
      <w:r w:rsidRPr="004A6BF0">
        <w:rPr>
          <w:rFonts w:eastAsia="MS PMincho"/>
          <w:spacing w:val="8"/>
          <w:szCs w:val="20"/>
        </w:rPr>
        <w:t xml:space="preserve"> </w:t>
      </w:r>
      <w:r w:rsidRPr="004A6BF0">
        <w:rPr>
          <w:rFonts w:eastAsia="MS PMincho"/>
          <w:spacing w:val="-3"/>
          <w:szCs w:val="20"/>
        </w:rPr>
        <w:t>r</w:t>
      </w:r>
      <w:r w:rsidRPr="004A6BF0">
        <w:rPr>
          <w:rFonts w:eastAsia="MS PMincho"/>
          <w:szCs w:val="20"/>
        </w:rPr>
        <w:t>espects.</w:t>
      </w:r>
    </w:p>
    <w:p w14:paraId="19857CE4" w14:textId="77777777" w:rsidR="00176F41" w:rsidRPr="004A6BF0" w:rsidRDefault="00176F41" w:rsidP="001B2CE5">
      <w:pPr>
        <w:pStyle w:val="Online"/>
        <w:spacing w:after="0" w:line="240" w:lineRule="atLeast"/>
        <w:rPr>
          <w:rFonts w:eastAsia="MS PMincho"/>
          <w:szCs w:val="20"/>
        </w:rPr>
      </w:pPr>
    </w:p>
    <w:p w14:paraId="3114FE50" w14:textId="77777777" w:rsidR="00DE434F" w:rsidRPr="00E353AD" w:rsidRDefault="00DE434F" w:rsidP="00DE434F">
      <w:pPr>
        <w:pStyle w:val="Online"/>
        <w:spacing w:after="0" w:line="240" w:lineRule="atLeast"/>
        <w:rPr>
          <w:rFonts w:eastAsia="MS PMincho"/>
          <w:color w:val="363435"/>
          <w:w w:val="95"/>
          <w:szCs w:val="20"/>
        </w:rPr>
      </w:pPr>
      <w:r w:rsidRPr="004A6BF0">
        <w:rPr>
          <w:rFonts w:eastAsia="MS PMincho"/>
          <w:w w:val="95"/>
          <w:szCs w:val="20"/>
        </w:rPr>
        <w:t xml:space="preserve">Section 42 does not include service charges payable under the terms of a tenancy which is regulated by the </w:t>
      </w:r>
      <w:r w:rsidRPr="004A6BF0">
        <w:rPr>
          <w:rFonts w:eastAsia="MS PMincho"/>
          <w:i/>
          <w:w w:val="95"/>
          <w:szCs w:val="20"/>
        </w:rPr>
        <w:t>Rent Act</w:t>
      </w:r>
      <w:r w:rsidRPr="004A6BF0">
        <w:rPr>
          <w:rFonts w:eastAsia="MS PMincho"/>
          <w:w w:val="95"/>
          <w:szCs w:val="20"/>
        </w:rPr>
        <w:t xml:space="preserve"> 1977 unless the rent is registered as a variable rent on the basis that service charges are payable which vary according to the costs payable from time to time</w:t>
      </w:r>
      <w:r w:rsidRPr="00E353AD">
        <w:rPr>
          <w:rFonts w:eastAsia="MS PMincho"/>
          <w:w w:val="95"/>
          <w:szCs w:val="20"/>
        </w:rPr>
        <w:t>.</w:t>
      </w:r>
      <w:r w:rsidRPr="00E353AD">
        <w:rPr>
          <w:rFonts w:eastAsia="MS PMincho"/>
          <w:color w:val="363435"/>
          <w:w w:val="95"/>
          <w:szCs w:val="20"/>
        </w:rPr>
        <w:t xml:space="preserve"> </w:t>
      </w:r>
    </w:p>
    <w:p w14:paraId="0D6D017B" w14:textId="77777777" w:rsidR="00DE434F" w:rsidRDefault="00DE434F" w:rsidP="001B2CE5">
      <w:pPr>
        <w:pStyle w:val="Online"/>
        <w:spacing w:after="0" w:line="240" w:lineRule="atLeast"/>
        <w:rPr>
          <w:rFonts w:eastAsia="MS PMincho"/>
          <w:color w:val="363435"/>
          <w:szCs w:val="20"/>
        </w:rPr>
      </w:pPr>
    </w:p>
    <w:tbl>
      <w:tblPr>
        <w:tblStyle w:val="TableGrid"/>
        <w:tblW w:w="0" w:type="auto"/>
        <w:tblLook w:val="04A0" w:firstRow="1" w:lastRow="0" w:firstColumn="1" w:lastColumn="0" w:noHBand="0" w:noVBand="1"/>
      </w:tblPr>
      <w:tblGrid>
        <w:gridCol w:w="9242"/>
      </w:tblGrid>
      <w:tr w:rsidR="00DE434F" w14:paraId="59846543" w14:textId="77777777" w:rsidTr="00DE434F">
        <w:tc>
          <w:tcPr>
            <w:tcW w:w="9242" w:type="dxa"/>
          </w:tcPr>
          <w:p w14:paraId="29DE8AED" w14:textId="77777777" w:rsidR="00DE434F" w:rsidRPr="006275F5" w:rsidRDefault="004A6BF0" w:rsidP="001B2CE5">
            <w:pPr>
              <w:pStyle w:val="Online"/>
              <w:spacing w:after="0" w:line="240" w:lineRule="atLeast"/>
              <w:rPr>
                <w:rFonts w:eastAsia="MS PMincho"/>
                <w:i/>
                <w:color w:val="363435"/>
                <w:szCs w:val="20"/>
              </w:rPr>
            </w:pPr>
            <w:r w:rsidRPr="004A6BF0">
              <w:rPr>
                <w:rFonts w:eastAsia="MS PMincho"/>
                <w:i/>
                <w:szCs w:val="20"/>
              </w:rPr>
              <w:t>s.</w:t>
            </w:r>
            <w:r w:rsidR="00DE434F" w:rsidRPr="004A6BF0">
              <w:rPr>
                <w:rFonts w:eastAsia="MS PMincho"/>
                <w:i/>
                <w:szCs w:val="20"/>
              </w:rPr>
              <w:t>42 Landlord and Tenant Act 1987</w:t>
            </w:r>
          </w:p>
        </w:tc>
      </w:tr>
    </w:tbl>
    <w:p w14:paraId="472D99E6" w14:textId="77777777" w:rsidR="00DE434F" w:rsidRDefault="00DE434F" w:rsidP="001B2CE5">
      <w:pPr>
        <w:pStyle w:val="Online"/>
        <w:spacing w:after="0" w:line="240" w:lineRule="atLeast"/>
        <w:rPr>
          <w:rFonts w:eastAsia="MS PMincho"/>
          <w:color w:val="363435"/>
          <w:szCs w:val="20"/>
        </w:rPr>
      </w:pPr>
    </w:p>
    <w:p w14:paraId="3B75EF3C" w14:textId="77777777" w:rsidR="00176F41" w:rsidRPr="00176F41" w:rsidRDefault="00B75352" w:rsidP="00114E30">
      <w:pPr>
        <w:pStyle w:val="Heading2"/>
        <w:rPr>
          <w:rFonts w:eastAsia="MS PMincho"/>
        </w:rPr>
      </w:pPr>
      <w:bookmarkStart w:id="149" w:name="_Toc415753232"/>
      <w:bookmarkStart w:id="150" w:name="_Toc443380564"/>
      <w:r>
        <w:rPr>
          <w:rFonts w:eastAsia="MS PMincho"/>
        </w:rPr>
        <w:t>7.11</w:t>
      </w:r>
      <w:r>
        <w:rPr>
          <w:rFonts w:eastAsia="MS PMincho"/>
        </w:rPr>
        <w:tab/>
      </w:r>
      <w:r w:rsidR="00176F41">
        <w:rPr>
          <w:rFonts w:eastAsia="MS PMincho"/>
        </w:rPr>
        <w:t>Tax</w:t>
      </w:r>
      <w:bookmarkEnd w:id="149"/>
      <w:bookmarkEnd w:id="150"/>
    </w:p>
    <w:p w14:paraId="3667B31B" w14:textId="77777777" w:rsidR="001C1437" w:rsidRPr="001C1437" w:rsidRDefault="001C1437" w:rsidP="001B2CE5">
      <w:pPr>
        <w:pStyle w:val="Online"/>
        <w:spacing w:after="0" w:line="240" w:lineRule="atLeast"/>
        <w:rPr>
          <w:rFonts w:eastAsia="MS PMincho"/>
          <w:color w:val="363435"/>
          <w:szCs w:val="20"/>
        </w:rPr>
      </w:pPr>
    </w:p>
    <w:p w14:paraId="434ED246" w14:textId="77777777" w:rsidR="001C1437" w:rsidRPr="004A6BF0" w:rsidRDefault="001C1437" w:rsidP="001B2CE5">
      <w:pPr>
        <w:pStyle w:val="Online"/>
        <w:spacing w:after="0" w:line="240" w:lineRule="atLeast"/>
        <w:rPr>
          <w:rFonts w:eastAsia="MS PMincho"/>
          <w:szCs w:val="20"/>
        </w:rPr>
      </w:pPr>
      <w:r w:rsidRPr="004A6BF0">
        <w:rPr>
          <w:rFonts w:eastAsia="MS PMincho"/>
          <w:spacing w:val="2"/>
          <w:szCs w:val="20"/>
        </w:rPr>
        <w:t>The</w:t>
      </w:r>
      <w:r w:rsidRPr="004A6BF0">
        <w:rPr>
          <w:rFonts w:eastAsia="MS PMincho"/>
          <w:spacing w:val="25"/>
          <w:szCs w:val="20"/>
        </w:rPr>
        <w:t xml:space="preserve"> </w:t>
      </w:r>
      <w:r w:rsidRPr="004A6BF0">
        <w:rPr>
          <w:rFonts w:eastAsia="MS PMincho"/>
          <w:spacing w:val="2"/>
          <w:szCs w:val="20"/>
        </w:rPr>
        <w:t>t</w:t>
      </w:r>
      <w:r w:rsidRPr="004A6BF0">
        <w:rPr>
          <w:rFonts w:eastAsia="MS PMincho"/>
          <w:spacing w:val="-1"/>
          <w:szCs w:val="20"/>
        </w:rPr>
        <w:t>w</w:t>
      </w:r>
      <w:r w:rsidRPr="004A6BF0">
        <w:rPr>
          <w:rFonts w:eastAsia="MS PMincho"/>
          <w:szCs w:val="20"/>
        </w:rPr>
        <w:t>o</w:t>
      </w:r>
      <w:r w:rsidRPr="004A6BF0">
        <w:rPr>
          <w:rFonts w:eastAsia="MS PMincho"/>
          <w:spacing w:val="30"/>
          <w:szCs w:val="20"/>
        </w:rPr>
        <w:t xml:space="preserve"> </w:t>
      </w:r>
      <w:r w:rsidRPr="004A6BF0">
        <w:rPr>
          <w:rFonts w:eastAsia="MS PMincho"/>
          <w:spacing w:val="2"/>
          <w:szCs w:val="20"/>
        </w:rPr>
        <w:t>mai</w:t>
      </w:r>
      <w:r w:rsidRPr="004A6BF0">
        <w:rPr>
          <w:rFonts w:eastAsia="MS PMincho"/>
          <w:szCs w:val="20"/>
        </w:rPr>
        <w:t>n</w:t>
      </w:r>
      <w:r w:rsidRPr="004A6BF0">
        <w:rPr>
          <w:rFonts w:eastAsia="MS PMincho"/>
          <w:spacing w:val="37"/>
          <w:szCs w:val="20"/>
        </w:rPr>
        <w:t xml:space="preserve"> </w:t>
      </w:r>
      <w:r w:rsidRPr="004A6BF0">
        <w:rPr>
          <w:rFonts w:eastAsia="MS PMincho"/>
          <w:spacing w:val="2"/>
          <w:szCs w:val="20"/>
        </w:rPr>
        <w:t>aspect</w:t>
      </w:r>
      <w:r w:rsidRPr="004A6BF0">
        <w:rPr>
          <w:rFonts w:eastAsia="MS PMincho"/>
          <w:szCs w:val="20"/>
        </w:rPr>
        <w:t>s</w:t>
      </w:r>
      <w:r w:rsidRPr="004A6BF0">
        <w:rPr>
          <w:rFonts w:eastAsia="MS PMincho"/>
          <w:spacing w:val="13"/>
          <w:szCs w:val="20"/>
        </w:rPr>
        <w:t xml:space="preserve"> </w:t>
      </w:r>
      <w:r w:rsidRPr="004A6BF0">
        <w:rPr>
          <w:rFonts w:eastAsia="MS PMincho"/>
          <w:szCs w:val="20"/>
        </w:rPr>
        <w:t>to</w:t>
      </w:r>
      <w:r w:rsidRPr="004A6BF0">
        <w:rPr>
          <w:rFonts w:eastAsia="MS PMincho"/>
          <w:spacing w:val="37"/>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33"/>
          <w:szCs w:val="20"/>
        </w:rPr>
        <w:t xml:space="preserve"> </w:t>
      </w:r>
      <w:r w:rsidRPr="004A6BF0">
        <w:rPr>
          <w:rFonts w:eastAsia="MS PMincho"/>
          <w:spacing w:val="2"/>
          <w:szCs w:val="20"/>
        </w:rPr>
        <w:t>ta</w:t>
      </w:r>
      <w:r w:rsidRPr="004A6BF0">
        <w:rPr>
          <w:rFonts w:eastAsia="MS PMincho"/>
          <w:szCs w:val="20"/>
        </w:rPr>
        <w:t>x</w:t>
      </w:r>
      <w:r w:rsidRPr="004A6BF0">
        <w:rPr>
          <w:rFonts w:eastAsia="MS PMincho"/>
          <w:spacing w:val="27"/>
          <w:szCs w:val="20"/>
        </w:rPr>
        <w:t xml:space="preserve"> </w:t>
      </w:r>
      <w:r w:rsidRPr="004A6BF0">
        <w:rPr>
          <w:rFonts w:eastAsia="MS PMincho"/>
          <w:spacing w:val="4"/>
          <w:szCs w:val="20"/>
        </w:rPr>
        <w:t>t</w:t>
      </w:r>
      <w:r w:rsidRPr="004A6BF0">
        <w:rPr>
          <w:rFonts w:eastAsia="MS PMincho"/>
          <w:spacing w:val="-1"/>
          <w:szCs w:val="20"/>
        </w:rPr>
        <w:t>r</w:t>
      </w:r>
      <w:r w:rsidRPr="004A6BF0">
        <w:rPr>
          <w:rFonts w:eastAsia="MS PMincho"/>
          <w:spacing w:val="2"/>
          <w:szCs w:val="20"/>
        </w:rPr>
        <w:t>ea</w:t>
      </w:r>
      <w:r w:rsidRPr="004A6BF0">
        <w:rPr>
          <w:rFonts w:eastAsia="MS PMincho"/>
          <w:spacing w:val="4"/>
          <w:szCs w:val="20"/>
        </w:rPr>
        <w:t>t</w:t>
      </w:r>
      <w:r w:rsidRPr="004A6BF0">
        <w:rPr>
          <w:rFonts w:eastAsia="MS PMincho"/>
          <w:spacing w:val="2"/>
          <w:szCs w:val="20"/>
        </w:rPr>
        <w:t>men</w:t>
      </w:r>
      <w:r w:rsidRPr="004A6BF0">
        <w:rPr>
          <w:rFonts w:eastAsia="MS PMincho"/>
          <w:szCs w:val="20"/>
        </w:rPr>
        <w:t>t</w:t>
      </w:r>
      <w:r w:rsidR="00615983" w:rsidRPr="004A6BF0">
        <w:rPr>
          <w:rFonts w:eastAsia="MS PMincho"/>
          <w:szCs w:val="20"/>
        </w:rPr>
        <w:t xml:space="preserve"> </w:t>
      </w:r>
      <w:r w:rsidRPr="004A6BF0">
        <w:rPr>
          <w:rFonts w:eastAsia="MS PMincho"/>
          <w:spacing w:val="2"/>
          <w:szCs w:val="20"/>
        </w:rPr>
        <w:t>o</w:t>
      </w:r>
      <w:r w:rsidRPr="004A6BF0">
        <w:rPr>
          <w:rFonts w:eastAsia="MS PMincho"/>
          <w:szCs w:val="20"/>
        </w:rPr>
        <w:t>f</w:t>
      </w:r>
      <w:r w:rsidRPr="004A6BF0">
        <w:rPr>
          <w:rFonts w:eastAsia="MS PMincho"/>
          <w:spacing w:val="22"/>
          <w:szCs w:val="20"/>
        </w:rPr>
        <w:t xml:space="preserve"> </w:t>
      </w:r>
      <w:r w:rsidRPr="004A6BF0">
        <w:rPr>
          <w:rFonts w:eastAsia="MS PMincho"/>
          <w:spacing w:val="2"/>
          <w:szCs w:val="20"/>
        </w:rPr>
        <w:t>se</w:t>
      </w:r>
      <w:r w:rsidRPr="004A6BF0">
        <w:rPr>
          <w:rFonts w:eastAsia="MS PMincho"/>
          <w:spacing w:val="7"/>
          <w:szCs w:val="20"/>
        </w:rPr>
        <w:t>r</w:t>
      </w:r>
      <w:r w:rsidRPr="004A6BF0">
        <w:rPr>
          <w:rFonts w:eastAsia="MS PMincho"/>
          <w:spacing w:val="6"/>
          <w:szCs w:val="20"/>
        </w:rPr>
        <w:t>v</w:t>
      </w:r>
      <w:r w:rsidRPr="004A6BF0">
        <w:rPr>
          <w:rFonts w:eastAsia="MS PMincho"/>
          <w:spacing w:val="2"/>
          <w:szCs w:val="20"/>
        </w:rPr>
        <w:t>i</w:t>
      </w:r>
      <w:r w:rsidRPr="004A6BF0">
        <w:rPr>
          <w:rFonts w:eastAsia="MS PMincho"/>
          <w:szCs w:val="20"/>
        </w:rPr>
        <w:t>ce</w:t>
      </w:r>
      <w:r w:rsidRPr="004A6BF0">
        <w:rPr>
          <w:rFonts w:eastAsia="MS PMincho"/>
          <w:spacing w:val="12"/>
          <w:szCs w:val="20"/>
        </w:rPr>
        <w:t xml:space="preserve"> </w:t>
      </w:r>
      <w:r w:rsidRPr="004A6BF0">
        <w:rPr>
          <w:rFonts w:eastAsia="MS PMincho"/>
          <w:spacing w:val="1"/>
          <w:szCs w:val="20"/>
        </w:rPr>
        <w:t>c</w:t>
      </w:r>
      <w:r w:rsidRPr="004A6BF0">
        <w:rPr>
          <w:rFonts w:eastAsia="MS PMincho"/>
          <w:spacing w:val="2"/>
          <w:szCs w:val="20"/>
        </w:rPr>
        <w:t>harges</w:t>
      </w:r>
      <w:r w:rsidR="00E148F7" w:rsidRPr="004A6BF0">
        <w:rPr>
          <w:rFonts w:eastAsia="MS PMincho"/>
          <w:spacing w:val="2"/>
          <w:szCs w:val="20"/>
        </w:rPr>
        <w:t xml:space="preserve"> covered in this section</w:t>
      </w:r>
      <w:r w:rsidR="00E148F7" w:rsidRPr="004A6BF0">
        <w:rPr>
          <w:rFonts w:eastAsia="MS PMincho"/>
          <w:w w:val="99"/>
          <w:szCs w:val="20"/>
        </w:rPr>
        <w:t xml:space="preserve"> are</w:t>
      </w:r>
      <w:r w:rsidRPr="004A6BF0">
        <w:rPr>
          <w:rFonts w:eastAsia="MS PMincho"/>
          <w:spacing w:val="-15"/>
          <w:w w:val="99"/>
          <w:szCs w:val="20"/>
        </w:rPr>
        <w:t xml:space="preserve"> </w:t>
      </w:r>
      <w:r w:rsidRPr="004A6BF0">
        <w:rPr>
          <w:rFonts w:eastAsia="MS PMincho"/>
          <w:spacing w:val="-2"/>
          <w:w w:val="103"/>
          <w:szCs w:val="20"/>
        </w:rPr>
        <w:t>th</w:t>
      </w:r>
      <w:r w:rsidRPr="004A6BF0">
        <w:rPr>
          <w:rFonts w:eastAsia="MS PMincho"/>
          <w:w w:val="103"/>
          <w:szCs w:val="20"/>
        </w:rPr>
        <w:t>e</w:t>
      </w:r>
      <w:r w:rsidRPr="004A6BF0">
        <w:rPr>
          <w:rFonts w:eastAsia="MS PMincho"/>
          <w:spacing w:val="-16"/>
          <w:szCs w:val="20"/>
        </w:rPr>
        <w:t xml:space="preserve"> </w:t>
      </w:r>
      <w:r w:rsidRPr="004A6BF0">
        <w:rPr>
          <w:rFonts w:eastAsia="MS PMincho"/>
          <w:spacing w:val="-2"/>
          <w:w w:val="99"/>
          <w:szCs w:val="20"/>
        </w:rPr>
        <w:t>ta</w:t>
      </w:r>
      <w:r w:rsidRPr="004A6BF0">
        <w:rPr>
          <w:rFonts w:eastAsia="MS PMincho"/>
          <w:w w:val="99"/>
          <w:szCs w:val="20"/>
        </w:rPr>
        <w:t>x</w:t>
      </w:r>
      <w:r w:rsidRPr="004A6BF0">
        <w:rPr>
          <w:rFonts w:eastAsia="MS PMincho"/>
          <w:spacing w:val="-16"/>
          <w:szCs w:val="20"/>
        </w:rPr>
        <w:t xml:space="preserve"> </w:t>
      </w:r>
      <w:r w:rsidRPr="004A6BF0">
        <w:rPr>
          <w:rFonts w:eastAsia="MS PMincho"/>
          <w:spacing w:val="-1"/>
          <w:szCs w:val="20"/>
        </w:rPr>
        <w:t>t</w:t>
      </w:r>
      <w:r w:rsidRPr="004A6BF0">
        <w:rPr>
          <w:rFonts w:eastAsia="MS PMincho"/>
          <w:spacing w:val="-5"/>
          <w:szCs w:val="20"/>
        </w:rPr>
        <w:t>r</w:t>
      </w:r>
      <w:r w:rsidRPr="004A6BF0">
        <w:rPr>
          <w:rFonts w:eastAsia="MS PMincho"/>
          <w:spacing w:val="-2"/>
          <w:szCs w:val="20"/>
        </w:rPr>
        <w:t>ea</w:t>
      </w:r>
      <w:r w:rsidRPr="004A6BF0">
        <w:rPr>
          <w:rFonts w:eastAsia="MS PMincho"/>
          <w:spacing w:val="-1"/>
          <w:szCs w:val="20"/>
        </w:rPr>
        <w:t>t</w:t>
      </w:r>
      <w:r w:rsidRPr="004A6BF0">
        <w:rPr>
          <w:rFonts w:eastAsia="MS PMincho"/>
          <w:spacing w:val="-2"/>
          <w:szCs w:val="20"/>
        </w:rPr>
        <w:t>men</w:t>
      </w:r>
      <w:r w:rsidRPr="004A6BF0">
        <w:rPr>
          <w:rFonts w:eastAsia="MS PMincho"/>
          <w:szCs w:val="20"/>
        </w:rPr>
        <w:t>t</w:t>
      </w:r>
      <w:r w:rsidRPr="004A6BF0">
        <w:rPr>
          <w:rFonts w:eastAsia="MS PMincho"/>
          <w:spacing w:val="14"/>
          <w:szCs w:val="20"/>
        </w:rPr>
        <w:t xml:space="preserve"> </w:t>
      </w:r>
      <w:r w:rsidRPr="004A6BF0">
        <w:rPr>
          <w:rFonts w:eastAsia="MS PMincho"/>
          <w:spacing w:val="-2"/>
          <w:szCs w:val="20"/>
        </w:rPr>
        <w:t>s</w:t>
      </w:r>
      <w:r w:rsidRPr="004A6BF0">
        <w:rPr>
          <w:rFonts w:eastAsia="MS PMincho"/>
          <w:szCs w:val="20"/>
        </w:rPr>
        <w:t>o</w:t>
      </w:r>
      <w:r w:rsidRPr="004A6BF0">
        <w:rPr>
          <w:rFonts w:eastAsia="MS PMincho"/>
          <w:spacing w:val="-18"/>
          <w:szCs w:val="20"/>
        </w:rPr>
        <w:t xml:space="preserve"> </w:t>
      </w:r>
      <w:r w:rsidRPr="004A6BF0">
        <w:rPr>
          <w:rFonts w:eastAsia="MS PMincho"/>
          <w:spacing w:val="-2"/>
          <w:szCs w:val="20"/>
        </w:rPr>
        <w:t>fa</w:t>
      </w:r>
      <w:r w:rsidRPr="004A6BF0">
        <w:rPr>
          <w:rFonts w:eastAsia="MS PMincho"/>
          <w:szCs w:val="20"/>
        </w:rPr>
        <w:t>r</w:t>
      </w:r>
      <w:r w:rsidRPr="004A6BF0">
        <w:rPr>
          <w:rFonts w:eastAsia="MS PMincho"/>
          <w:spacing w:val="-18"/>
          <w:szCs w:val="20"/>
        </w:rPr>
        <w:t xml:space="preserve"> </w:t>
      </w:r>
      <w:r w:rsidRPr="004A6BF0">
        <w:rPr>
          <w:rFonts w:eastAsia="MS PMincho"/>
          <w:spacing w:val="-2"/>
          <w:w w:val="97"/>
          <w:szCs w:val="20"/>
        </w:rPr>
        <w:t>a</w:t>
      </w:r>
      <w:r w:rsidRPr="004A6BF0">
        <w:rPr>
          <w:rFonts w:eastAsia="MS PMincho"/>
          <w:w w:val="97"/>
          <w:szCs w:val="20"/>
        </w:rPr>
        <w:t>s</w:t>
      </w:r>
      <w:r w:rsidRPr="004A6BF0">
        <w:rPr>
          <w:rFonts w:eastAsia="MS PMincho"/>
          <w:spacing w:val="-14"/>
          <w:w w:val="97"/>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11"/>
          <w:szCs w:val="20"/>
        </w:rPr>
        <w:t xml:space="preserve"> </w:t>
      </w:r>
      <w:r w:rsidRPr="004A6BF0">
        <w:rPr>
          <w:rFonts w:eastAsia="MS PMincho"/>
          <w:spacing w:val="-2"/>
          <w:szCs w:val="20"/>
        </w:rPr>
        <w:t>landlo</w:t>
      </w:r>
      <w:r w:rsidRPr="004A6BF0">
        <w:rPr>
          <w:rFonts w:eastAsia="MS PMincho"/>
          <w:spacing w:val="-5"/>
          <w:szCs w:val="20"/>
        </w:rPr>
        <w:t>r</w:t>
      </w:r>
      <w:r w:rsidRPr="004A6BF0">
        <w:rPr>
          <w:rFonts w:eastAsia="MS PMincho"/>
          <w:szCs w:val="20"/>
        </w:rPr>
        <w:t>d</w:t>
      </w:r>
      <w:r w:rsidRPr="004A6BF0">
        <w:rPr>
          <w:rFonts w:eastAsia="MS PMincho"/>
          <w:spacing w:val="-1"/>
          <w:szCs w:val="20"/>
        </w:rPr>
        <w:t xml:space="preserve"> </w:t>
      </w:r>
      <w:r w:rsidRPr="004A6BF0">
        <w:rPr>
          <w:rFonts w:eastAsia="MS PMincho"/>
          <w:spacing w:val="-2"/>
          <w:szCs w:val="20"/>
        </w:rPr>
        <w:t>i</w:t>
      </w:r>
      <w:r w:rsidRPr="004A6BF0">
        <w:rPr>
          <w:rFonts w:eastAsia="MS PMincho"/>
          <w:szCs w:val="20"/>
        </w:rPr>
        <w:t>s</w:t>
      </w:r>
      <w:r w:rsidRPr="004A6BF0">
        <w:rPr>
          <w:rFonts w:eastAsia="MS PMincho"/>
          <w:spacing w:val="-20"/>
          <w:szCs w:val="20"/>
        </w:rPr>
        <w:t xml:space="preserve"> </w:t>
      </w:r>
      <w:r w:rsidRPr="004A6BF0">
        <w:rPr>
          <w:rFonts w:eastAsia="MS PMincho"/>
          <w:spacing w:val="-5"/>
          <w:szCs w:val="20"/>
        </w:rPr>
        <w:t>c</w:t>
      </w:r>
      <w:r w:rsidRPr="004A6BF0">
        <w:rPr>
          <w:rFonts w:eastAsia="MS PMincho"/>
          <w:spacing w:val="-3"/>
          <w:szCs w:val="20"/>
        </w:rPr>
        <w:t>o</w:t>
      </w:r>
      <w:r w:rsidRPr="004A6BF0">
        <w:rPr>
          <w:rFonts w:eastAsia="MS PMincho"/>
          <w:spacing w:val="-2"/>
          <w:szCs w:val="20"/>
        </w:rPr>
        <w:t>n</w:t>
      </w:r>
      <w:r w:rsidRPr="004A6BF0">
        <w:rPr>
          <w:rFonts w:eastAsia="MS PMincho"/>
          <w:spacing w:val="-5"/>
          <w:szCs w:val="20"/>
        </w:rPr>
        <w:t>c</w:t>
      </w:r>
      <w:r w:rsidRPr="004A6BF0">
        <w:rPr>
          <w:rFonts w:eastAsia="MS PMincho"/>
          <w:spacing w:val="-2"/>
          <w:szCs w:val="20"/>
        </w:rPr>
        <w:t>e</w:t>
      </w:r>
      <w:r w:rsidRPr="004A6BF0">
        <w:rPr>
          <w:rFonts w:eastAsia="MS PMincho"/>
          <w:szCs w:val="20"/>
        </w:rPr>
        <w:t>r</w:t>
      </w:r>
      <w:r w:rsidRPr="004A6BF0">
        <w:rPr>
          <w:rFonts w:eastAsia="MS PMincho"/>
          <w:spacing w:val="-2"/>
          <w:szCs w:val="20"/>
        </w:rPr>
        <w:t>ne</w:t>
      </w:r>
      <w:r w:rsidRPr="004A6BF0">
        <w:rPr>
          <w:rFonts w:eastAsia="MS PMincho"/>
          <w:szCs w:val="20"/>
        </w:rPr>
        <w:t>d</w:t>
      </w:r>
      <w:r w:rsidRPr="004A6BF0">
        <w:rPr>
          <w:rFonts w:eastAsia="MS PMincho"/>
          <w:spacing w:val="-10"/>
          <w:szCs w:val="20"/>
        </w:rPr>
        <w:t xml:space="preserve"> </w:t>
      </w:r>
      <w:r w:rsidRPr="004A6BF0">
        <w:rPr>
          <w:rFonts w:eastAsia="MS PMincho"/>
          <w:spacing w:val="-2"/>
          <w:szCs w:val="20"/>
        </w:rPr>
        <w:t>o</w:t>
      </w:r>
      <w:r w:rsidRPr="004A6BF0">
        <w:rPr>
          <w:rFonts w:eastAsia="MS PMincho"/>
          <w:szCs w:val="20"/>
        </w:rPr>
        <w:t>f</w:t>
      </w:r>
      <w:r w:rsidRPr="004A6BF0">
        <w:rPr>
          <w:rFonts w:eastAsia="MS PMincho"/>
          <w:spacing w:val="-11"/>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11"/>
          <w:szCs w:val="20"/>
        </w:rPr>
        <w:t xml:space="preserve"> </w:t>
      </w:r>
      <w:r w:rsidRPr="004A6BF0">
        <w:rPr>
          <w:rFonts w:eastAsia="MS PMincho"/>
          <w:spacing w:val="-2"/>
          <w:szCs w:val="20"/>
        </w:rPr>
        <w:t>se</w:t>
      </w:r>
      <w:r w:rsidRPr="004A6BF0">
        <w:rPr>
          <w:rFonts w:eastAsia="MS PMincho"/>
          <w:spacing w:val="3"/>
          <w:szCs w:val="20"/>
        </w:rPr>
        <w:t>r</w:t>
      </w:r>
      <w:r w:rsidRPr="004A6BF0">
        <w:rPr>
          <w:rFonts w:eastAsia="MS PMincho"/>
          <w:spacing w:val="1"/>
          <w:szCs w:val="20"/>
        </w:rPr>
        <w:t>v</w:t>
      </w:r>
      <w:r w:rsidRPr="004A6BF0">
        <w:rPr>
          <w:rFonts w:eastAsia="MS PMincho"/>
          <w:spacing w:val="-2"/>
          <w:szCs w:val="20"/>
        </w:rPr>
        <w:t>i</w:t>
      </w:r>
      <w:r w:rsidRPr="004A6BF0">
        <w:rPr>
          <w:rFonts w:eastAsia="MS PMincho"/>
          <w:spacing w:val="-5"/>
          <w:szCs w:val="20"/>
        </w:rPr>
        <w:t>c</w:t>
      </w:r>
      <w:r w:rsidRPr="004A6BF0">
        <w:rPr>
          <w:rFonts w:eastAsia="MS PMincho"/>
          <w:szCs w:val="20"/>
        </w:rPr>
        <w:t>e</w:t>
      </w:r>
      <w:r w:rsidRPr="004A6BF0">
        <w:rPr>
          <w:rFonts w:eastAsia="MS PMincho"/>
          <w:spacing w:val="-16"/>
          <w:szCs w:val="20"/>
        </w:rPr>
        <w:t xml:space="preserve"> </w:t>
      </w:r>
      <w:r w:rsidRPr="004A6BF0">
        <w:rPr>
          <w:rFonts w:eastAsia="MS PMincho"/>
          <w:spacing w:val="-2"/>
          <w:szCs w:val="20"/>
        </w:rPr>
        <w:t>c</w:t>
      </w:r>
      <w:r w:rsidRPr="004A6BF0">
        <w:rPr>
          <w:rFonts w:eastAsia="MS PMincho"/>
          <w:szCs w:val="20"/>
        </w:rPr>
        <w:t>harge</w:t>
      </w:r>
      <w:r w:rsidRPr="004A6BF0">
        <w:rPr>
          <w:rFonts w:eastAsia="MS PMincho"/>
          <w:spacing w:val="-11"/>
          <w:szCs w:val="20"/>
        </w:rPr>
        <w:t xml:space="preserve"> </w:t>
      </w:r>
      <w:r w:rsidRPr="004A6BF0">
        <w:rPr>
          <w:rFonts w:eastAsia="MS PMincho"/>
          <w:w w:val="102"/>
          <w:szCs w:val="20"/>
        </w:rPr>
        <w:t>p</w:t>
      </w:r>
      <w:r w:rsidRPr="004A6BF0">
        <w:rPr>
          <w:rFonts w:eastAsia="MS PMincho"/>
          <w:spacing w:val="-4"/>
          <w:w w:val="102"/>
          <w:szCs w:val="20"/>
        </w:rPr>
        <w:t>a</w:t>
      </w:r>
      <w:r w:rsidRPr="004A6BF0">
        <w:rPr>
          <w:rFonts w:eastAsia="MS PMincho"/>
          <w:spacing w:val="3"/>
          <w:w w:val="89"/>
          <w:szCs w:val="20"/>
        </w:rPr>
        <w:t>y</w:t>
      </w:r>
      <w:r w:rsidRPr="004A6BF0">
        <w:rPr>
          <w:rFonts w:eastAsia="MS PMincho"/>
          <w:w w:val="106"/>
          <w:szCs w:val="20"/>
        </w:rPr>
        <w:t>m</w:t>
      </w:r>
      <w:r w:rsidRPr="004A6BF0">
        <w:rPr>
          <w:rFonts w:eastAsia="MS PMincho"/>
          <w:w w:val="101"/>
          <w:szCs w:val="20"/>
        </w:rPr>
        <w:t>ents</w:t>
      </w:r>
      <w:r w:rsidRPr="004A6BF0">
        <w:rPr>
          <w:rFonts w:eastAsia="MS PMincho"/>
          <w:spacing w:val="-7"/>
          <w:szCs w:val="20"/>
        </w:rPr>
        <w:t xml:space="preserve"> </w:t>
      </w:r>
      <w:r w:rsidRPr="004A6BF0">
        <w:rPr>
          <w:rFonts w:eastAsia="MS PMincho"/>
          <w:spacing w:val="-3"/>
          <w:w w:val="97"/>
          <w:szCs w:val="20"/>
        </w:rPr>
        <w:t>r</w:t>
      </w:r>
      <w:r w:rsidRPr="004A6BF0">
        <w:rPr>
          <w:rFonts w:eastAsia="MS PMincho"/>
          <w:w w:val="97"/>
          <w:szCs w:val="20"/>
        </w:rPr>
        <w:t>e</w:t>
      </w:r>
      <w:r w:rsidRPr="004A6BF0">
        <w:rPr>
          <w:rFonts w:eastAsia="MS PMincho"/>
          <w:spacing w:val="-3"/>
          <w:w w:val="97"/>
          <w:szCs w:val="20"/>
        </w:rPr>
        <w:t>c</w:t>
      </w:r>
      <w:r w:rsidRPr="004A6BF0">
        <w:rPr>
          <w:rFonts w:eastAsia="MS PMincho"/>
          <w:w w:val="97"/>
          <w:szCs w:val="20"/>
        </w:rPr>
        <w:t>e</w:t>
      </w:r>
      <w:r w:rsidRPr="004A6BF0">
        <w:rPr>
          <w:rFonts w:eastAsia="MS PMincho"/>
          <w:spacing w:val="-2"/>
          <w:w w:val="97"/>
          <w:szCs w:val="20"/>
        </w:rPr>
        <w:t>i</w:t>
      </w:r>
      <w:r w:rsidRPr="004A6BF0">
        <w:rPr>
          <w:rFonts w:eastAsia="MS PMincho"/>
          <w:w w:val="97"/>
          <w:szCs w:val="20"/>
        </w:rPr>
        <w:t>vable,</w:t>
      </w:r>
      <w:r w:rsidRPr="004A6BF0">
        <w:rPr>
          <w:rFonts w:eastAsia="MS PMincho"/>
          <w:spacing w:val="-8"/>
          <w:w w:val="97"/>
          <w:szCs w:val="20"/>
        </w:rPr>
        <w:t xml:space="preserve"> </w:t>
      </w:r>
      <w:r w:rsidRPr="004A6BF0">
        <w:rPr>
          <w:rFonts w:eastAsia="MS PMincho"/>
          <w:szCs w:val="20"/>
        </w:rPr>
        <w:t>and</w:t>
      </w:r>
      <w:r w:rsidRPr="004A6BF0">
        <w:rPr>
          <w:rFonts w:eastAsia="MS PMincho"/>
          <w:spacing w:val="5"/>
          <w:szCs w:val="20"/>
        </w:rPr>
        <w:t xml:space="preserve"> </w:t>
      </w:r>
      <w:r w:rsidRPr="004A6BF0">
        <w:rPr>
          <w:rFonts w:eastAsia="MS PMincho"/>
          <w:szCs w:val="20"/>
        </w:rPr>
        <w:t>the tax</w:t>
      </w:r>
      <w:r w:rsidRPr="004A6BF0">
        <w:rPr>
          <w:rFonts w:eastAsia="MS PMincho"/>
          <w:spacing w:val="-9"/>
          <w:szCs w:val="20"/>
        </w:rPr>
        <w:t xml:space="preserve"> </w:t>
      </w:r>
      <w:r w:rsidRPr="004A6BF0">
        <w:rPr>
          <w:rFonts w:eastAsia="MS PMincho"/>
          <w:spacing w:val="1"/>
          <w:szCs w:val="20"/>
        </w:rPr>
        <w:t>t</w:t>
      </w:r>
      <w:r w:rsidRPr="004A6BF0">
        <w:rPr>
          <w:rFonts w:eastAsia="MS PMincho"/>
          <w:spacing w:val="-3"/>
          <w:szCs w:val="20"/>
        </w:rPr>
        <w:t>r</w:t>
      </w:r>
      <w:r w:rsidRPr="004A6BF0">
        <w:rPr>
          <w:rFonts w:eastAsia="MS PMincho"/>
          <w:szCs w:val="20"/>
        </w:rPr>
        <w:t>ea</w:t>
      </w:r>
      <w:r w:rsidRPr="004A6BF0">
        <w:rPr>
          <w:rFonts w:eastAsia="MS PMincho"/>
          <w:spacing w:val="1"/>
          <w:szCs w:val="20"/>
        </w:rPr>
        <w:t>t</w:t>
      </w:r>
      <w:r w:rsidRPr="004A6BF0">
        <w:rPr>
          <w:rFonts w:eastAsia="MS PMincho"/>
          <w:szCs w:val="20"/>
        </w:rPr>
        <w:t>ment</w:t>
      </w:r>
      <w:r w:rsidRPr="004A6BF0">
        <w:rPr>
          <w:rFonts w:eastAsia="MS PMincho"/>
          <w:spacing w:val="25"/>
          <w:szCs w:val="20"/>
        </w:rPr>
        <w:t xml:space="preserve"> </w:t>
      </w:r>
      <w:r w:rsidRPr="004A6BF0">
        <w:rPr>
          <w:rFonts w:eastAsia="MS PMincho"/>
          <w:szCs w:val="20"/>
        </w:rPr>
        <w:t>of</w:t>
      </w:r>
      <w:r w:rsidRPr="004A6BF0">
        <w:rPr>
          <w:rFonts w:eastAsia="MS PMincho"/>
          <w:spacing w:val="-5"/>
          <w:szCs w:val="20"/>
        </w:rPr>
        <w:t xml:space="preserve"> </w:t>
      </w:r>
      <w:r w:rsidRPr="004A6BF0">
        <w:rPr>
          <w:rFonts w:eastAsia="MS PMincho"/>
          <w:szCs w:val="20"/>
        </w:rPr>
        <w:t>in</w:t>
      </w:r>
      <w:r w:rsidRPr="004A6BF0">
        <w:rPr>
          <w:rFonts w:eastAsia="MS PMincho"/>
          <w:spacing w:val="-3"/>
          <w:szCs w:val="20"/>
        </w:rPr>
        <w:t>c</w:t>
      </w:r>
      <w:r w:rsidRPr="004A6BF0">
        <w:rPr>
          <w:rFonts w:eastAsia="MS PMincho"/>
          <w:szCs w:val="20"/>
        </w:rPr>
        <w:t>ome ea</w:t>
      </w:r>
      <w:r w:rsidRPr="004A6BF0">
        <w:rPr>
          <w:rFonts w:eastAsia="MS PMincho"/>
          <w:spacing w:val="2"/>
          <w:szCs w:val="20"/>
        </w:rPr>
        <w:t>r</w:t>
      </w:r>
      <w:r w:rsidRPr="004A6BF0">
        <w:rPr>
          <w:rFonts w:eastAsia="MS PMincho"/>
          <w:szCs w:val="20"/>
        </w:rPr>
        <w:t>ned</w:t>
      </w:r>
      <w:r w:rsidRPr="004A6BF0">
        <w:rPr>
          <w:rFonts w:eastAsia="MS PMincho"/>
          <w:spacing w:val="2"/>
          <w:szCs w:val="20"/>
        </w:rPr>
        <w:t xml:space="preserve"> </w:t>
      </w:r>
      <w:r w:rsidRPr="004A6BF0">
        <w:rPr>
          <w:rFonts w:eastAsia="MS PMincho"/>
          <w:szCs w:val="20"/>
        </w:rPr>
        <w:t>on</w:t>
      </w:r>
      <w:r w:rsidRPr="004A6BF0">
        <w:rPr>
          <w:rFonts w:eastAsia="MS PMincho"/>
          <w:spacing w:val="12"/>
          <w:szCs w:val="20"/>
        </w:rPr>
        <w:t xml:space="preserve"> </w:t>
      </w:r>
      <w:r w:rsidRPr="004A6BF0">
        <w:rPr>
          <w:rFonts w:eastAsia="MS PMincho"/>
          <w:spacing w:val="2"/>
          <w:szCs w:val="20"/>
        </w:rPr>
        <w:t>se</w:t>
      </w:r>
      <w:r w:rsidRPr="004A6BF0">
        <w:rPr>
          <w:rFonts w:eastAsia="MS PMincho"/>
          <w:spacing w:val="7"/>
          <w:szCs w:val="20"/>
        </w:rPr>
        <w:t>r</w:t>
      </w:r>
      <w:r w:rsidRPr="004A6BF0">
        <w:rPr>
          <w:rFonts w:eastAsia="MS PMincho"/>
          <w:spacing w:val="5"/>
          <w:szCs w:val="20"/>
        </w:rPr>
        <w:t>v</w:t>
      </w:r>
      <w:r w:rsidRPr="004A6BF0">
        <w:rPr>
          <w:rFonts w:eastAsia="MS PMincho"/>
          <w:spacing w:val="2"/>
          <w:szCs w:val="20"/>
        </w:rPr>
        <w:t>i</w:t>
      </w:r>
      <w:r w:rsidRPr="004A6BF0">
        <w:rPr>
          <w:rFonts w:eastAsia="MS PMincho"/>
          <w:spacing w:val="-1"/>
          <w:szCs w:val="20"/>
        </w:rPr>
        <w:t>c</w:t>
      </w:r>
      <w:r w:rsidRPr="004A6BF0">
        <w:rPr>
          <w:rFonts w:eastAsia="MS PMincho"/>
          <w:szCs w:val="20"/>
        </w:rPr>
        <w:t>e</w:t>
      </w:r>
      <w:r w:rsidRPr="004A6BF0">
        <w:rPr>
          <w:rFonts w:eastAsia="MS PMincho"/>
          <w:spacing w:val="-6"/>
          <w:szCs w:val="20"/>
        </w:rPr>
        <w:t xml:space="preserve"> </w:t>
      </w:r>
      <w:r w:rsidRPr="004A6BF0">
        <w:rPr>
          <w:rFonts w:eastAsia="MS PMincho"/>
          <w:szCs w:val="20"/>
        </w:rPr>
        <w:t>c</w:t>
      </w:r>
      <w:r w:rsidRPr="004A6BF0">
        <w:rPr>
          <w:rFonts w:eastAsia="MS PMincho"/>
          <w:spacing w:val="2"/>
          <w:szCs w:val="20"/>
        </w:rPr>
        <w:t>harge</w:t>
      </w:r>
      <w:r w:rsidRPr="004A6BF0">
        <w:rPr>
          <w:rFonts w:eastAsia="MS PMincho"/>
          <w:szCs w:val="20"/>
        </w:rPr>
        <w:t>s</w:t>
      </w:r>
      <w:r w:rsidRPr="004A6BF0">
        <w:rPr>
          <w:rFonts w:eastAsia="MS PMincho"/>
          <w:spacing w:val="-4"/>
          <w:szCs w:val="20"/>
        </w:rPr>
        <w:t xml:space="preserve"> </w:t>
      </w:r>
      <w:r w:rsidRPr="004A6BF0">
        <w:rPr>
          <w:rFonts w:eastAsia="MS PMincho"/>
          <w:spacing w:val="-1"/>
          <w:w w:val="110"/>
          <w:szCs w:val="20"/>
        </w:rPr>
        <w:t>r</w:t>
      </w:r>
      <w:r w:rsidRPr="004A6BF0">
        <w:rPr>
          <w:rFonts w:eastAsia="MS PMincho"/>
          <w:spacing w:val="2"/>
          <w:w w:val="94"/>
          <w:szCs w:val="20"/>
        </w:rPr>
        <w:t>e</w:t>
      </w:r>
      <w:r w:rsidRPr="004A6BF0">
        <w:rPr>
          <w:rFonts w:eastAsia="MS PMincho"/>
          <w:spacing w:val="-1"/>
          <w:w w:val="94"/>
          <w:szCs w:val="20"/>
        </w:rPr>
        <w:t>c</w:t>
      </w:r>
      <w:r w:rsidRPr="004A6BF0">
        <w:rPr>
          <w:rFonts w:eastAsia="MS PMincho"/>
          <w:spacing w:val="1"/>
          <w:w w:val="94"/>
          <w:szCs w:val="20"/>
        </w:rPr>
        <w:t>e</w:t>
      </w:r>
      <w:r w:rsidRPr="004A6BF0">
        <w:rPr>
          <w:rFonts w:eastAsia="MS PMincho"/>
          <w:spacing w:val="-1"/>
          <w:w w:val="96"/>
          <w:szCs w:val="20"/>
        </w:rPr>
        <w:t>i</w:t>
      </w:r>
      <w:r w:rsidRPr="004A6BF0">
        <w:rPr>
          <w:rFonts w:eastAsia="MS PMincho"/>
          <w:spacing w:val="-2"/>
          <w:w w:val="91"/>
          <w:szCs w:val="20"/>
        </w:rPr>
        <w:t>v</w:t>
      </w:r>
      <w:r w:rsidRPr="004A6BF0">
        <w:rPr>
          <w:rFonts w:eastAsia="MS PMincho"/>
          <w:spacing w:val="2"/>
          <w:szCs w:val="20"/>
        </w:rPr>
        <w:t>e</w:t>
      </w:r>
      <w:r w:rsidRPr="004A6BF0">
        <w:rPr>
          <w:rFonts w:eastAsia="MS PMincho"/>
          <w:szCs w:val="20"/>
        </w:rPr>
        <w:t>d</w:t>
      </w:r>
      <w:r w:rsidRPr="004A6BF0">
        <w:rPr>
          <w:rFonts w:eastAsia="MS PMincho"/>
          <w:spacing w:val="10"/>
          <w:szCs w:val="20"/>
        </w:rPr>
        <w:t xml:space="preserve"> </w:t>
      </w:r>
      <w:r w:rsidRPr="004A6BF0">
        <w:rPr>
          <w:rFonts w:eastAsia="MS PMincho"/>
          <w:spacing w:val="2"/>
          <w:szCs w:val="20"/>
        </w:rPr>
        <w:t>befo</w:t>
      </w:r>
      <w:r w:rsidRPr="004A6BF0">
        <w:rPr>
          <w:rFonts w:eastAsia="MS PMincho"/>
          <w:spacing w:val="-1"/>
          <w:szCs w:val="20"/>
        </w:rPr>
        <w:t>r</w:t>
      </w:r>
      <w:r w:rsidRPr="004A6BF0">
        <w:rPr>
          <w:rFonts w:eastAsia="MS PMincho"/>
          <w:w w:val="94"/>
          <w:szCs w:val="20"/>
        </w:rPr>
        <w:t>e</w:t>
      </w:r>
      <w:r w:rsidRPr="004A6BF0">
        <w:rPr>
          <w:rFonts w:eastAsia="MS PMincho"/>
          <w:spacing w:val="10"/>
          <w:szCs w:val="20"/>
        </w:rPr>
        <w:t xml:space="preserve"> </w:t>
      </w:r>
      <w:r w:rsidRPr="004A6BF0">
        <w:rPr>
          <w:rFonts w:eastAsia="MS PMincho"/>
          <w:spacing w:val="2"/>
          <w:szCs w:val="20"/>
        </w:rPr>
        <w:t>th</w:t>
      </w:r>
      <w:r w:rsidRPr="004A6BF0">
        <w:rPr>
          <w:rFonts w:eastAsia="MS PMincho"/>
          <w:spacing w:val="3"/>
          <w:szCs w:val="20"/>
        </w:rPr>
        <w:t>e</w:t>
      </w:r>
      <w:r w:rsidRPr="004A6BF0">
        <w:rPr>
          <w:rFonts w:eastAsia="MS PMincho"/>
          <w:szCs w:val="20"/>
        </w:rPr>
        <w:t>y</w:t>
      </w:r>
      <w:r w:rsidRPr="004A6BF0">
        <w:rPr>
          <w:rFonts w:eastAsia="MS PMincho"/>
          <w:spacing w:val="4"/>
          <w:szCs w:val="20"/>
        </w:rPr>
        <w:t xml:space="preserve"> </w:t>
      </w:r>
      <w:r w:rsidRPr="004A6BF0">
        <w:rPr>
          <w:rFonts w:eastAsia="MS PMincho"/>
          <w:spacing w:val="2"/>
          <w:szCs w:val="20"/>
        </w:rPr>
        <w:t>a</w:t>
      </w:r>
      <w:r w:rsidRPr="004A6BF0">
        <w:rPr>
          <w:rFonts w:eastAsia="MS PMincho"/>
          <w:spacing w:val="-1"/>
          <w:szCs w:val="20"/>
        </w:rPr>
        <w:t>r</w:t>
      </w:r>
      <w:r w:rsidRPr="004A6BF0">
        <w:rPr>
          <w:rFonts w:eastAsia="MS PMincho"/>
          <w:szCs w:val="20"/>
        </w:rPr>
        <w:t>e</w:t>
      </w:r>
      <w:r w:rsidRPr="004A6BF0">
        <w:rPr>
          <w:rFonts w:eastAsia="MS PMincho"/>
          <w:spacing w:val="7"/>
          <w:szCs w:val="20"/>
        </w:rPr>
        <w:t xml:space="preserve"> </w:t>
      </w:r>
      <w:r w:rsidRPr="004A6BF0">
        <w:rPr>
          <w:rFonts w:eastAsia="MS PMincho"/>
          <w:spacing w:val="2"/>
          <w:szCs w:val="20"/>
        </w:rPr>
        <w:t>spen</w:t>
      </w:r>
      <w:r w:rsidRPr="004A6BF0">
        <w:rPr>
          <w:rFonts w:eastAsia="MS PMincho"/>
          <w:szCs w:val="20"/>
        </w:rPr>
        <w:t>t</w:t>
      </w:r>
      <w:r w:rsidRPr="004A6BF0">
        <w:rPr>
          <w:rFonts w:eastAsia="MS PMincho"/>
          <w:spacing w:val="17"/>
          <w:szCs w:val="20"/>
        </w:rPr>
        <w:t xml:space="preserve"> </w:t>
      </w:r>
      <w:r w:rsidRPr="004A6BF0">
        <w:rPr>
          <w:rFonts w:eastAsia="MS PMincho"/>
          <w:spacing w:val="2"/>
          <w:szCs w:val="20"/>
        </w:rPr>
        <w:t>o</w:t>
      </w:r>
      <w:r w:rsidRPr="004A6BF0">
        <w:rPr>
          <w:rFonts w:eastAsia="MS PMincho"/>
          <w:szCs w:val="20"/>
        </w:rPr>
        <w:t>n</w:t>
      </w:r>
      <w:r w:rsidRPr="004A6BF0">
        <w:rPr>
          <w:rFonts w:eastAsia="MS PMincho"/>
          <w:spacing w:val="16"/>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15"/>
          <w:szCs w:val="20"/>
        </w:rPr>
        <w:t xml:space="preserve"> </w:t>
      </w:r>
      <w:r w:rsidRPr="004A6BF0">
        <w:rPr>
          <w:rFonts w:eastAsia="MS PMincho"/>
          <w:spacing w:val="2"/>
          <w:szCs w:val="20"/>
        </w:rPr>
        <w:t>p</w:t>
      </w:r>
      <w:r w:rsidRPr="004A6BF0">
        <w:rPr>
          <w:rFonts w:eastAsia="MS PMincho"/>
          <w:spacing w:val="-1"/>
          <w:szCs w:val="20"/>
        </w:rPr>
        <w:t>ro</w:t>
      </w:r>
      <w:r w:rsidRPr="004A6BF0">
        <w:rPr>
          <w:rFonts w:eastAsia="MS PMincho"/>
          <w:spacing w:val="5"/>
          <w:szCs w:val="20"/>
        </w:rPr>
        <w:t>v</w:t>
      </w:r>
      <w:r w:rsidRPr="004A6BF0">
        <w:rPr>
          <w:rFonts w:eastAsia="MS PMincho"/>
          <w:spacing w:val="2"/>
          <w:szCs w:val="20"/>
        </w:rPr>
        <w:t>isio</w:t>
      </w:r>
      <w:r w:rsidRPr="004A6BF0">
        <w:rPr>
          <w:rFonts w:eastAsia="MS PMincho"/>
          <w:szCs w:val="20"/>
        </w:rPr>
        <w:t>n</w:t>
      </w:r>
      <w:r w:rsidRPr="004A6BF0">
        <w:rPr>
          <w:rFonts w:eastAsia="MS PMincho"/>
          <w:spacing w:val="11"/>
          <w:szCs w:val="20"/>
        </w:rPr>
        <w:t xml:space="preserve"> </w:t>
      </w:r>
      <w:r w:rsidRPr="004A6BF0">
        <w:rPr>
          <w:rFonts w:eastAsia="MS PMincho"/>
          <w:spacing w:val="2"/>
          <w:szCs w:val="20"/>
        </w:rPr>
        <w:t>o</w:t>
      </w:r>
      <w:r w:rsidRPr="004A6BF0">
        <w:rPr>
          <w:rFonts w:eastAsia="MS PMincho"/>
          <w:szCs w:val="20"/>
        </w:rPr>
        <w:t>f</w:t>
      </w:r>
      <w:r w:rsidRPr="004A6BF0">
        <w:rPr>
          <w:rFonts w:eastAsia="MS PMincho"/>
          <w:spacing w:val="14"/>
          <w:szCs w:val="20"/>
        </w:rPr>
        <w:t xml:space="preserve"> </w:t>
      </w:r>
      <w:r w:rsidRPr="004A6BF0">
        <w:rPr>
          <w:rFonts w:eastAsia="MS PMincho"/>
          <w:spacing w:val="2"/>
          <w:szCs w:val="20"/>
        </w:rPr>
        <w:t>the</w:t>
      </w:r>
      <w:r w:rsidRPr="004A6BF0">
        <w:rPr>
          <w:rFonts w:eastAsia="MS PMincho"/>
          <w:spacing w:val="7"/>
          <w:szCs w:val="20"/>
        </w:rPr>
        <w:t xml:space="preserve"> </w:t>
      </w:r>
      <w:r w:rsidRPr="004A6BF0">
        <w:rPr>
          <w:rFonts w:eastAsia="MS PMincho"/>
          <w:spacing w:val="-3"/>
          <w:szCs w:val="20"/>
        </w:rPr>
        <w:t>r</w:t>
      </w:r>
      <w:r w:rsidRPr="004A6BF0">
        <w:rPr>
          <w:rFonts w:eastAsia="MS PMincho"/>
          <w:szCs w:val="20"/>
        </w:rPr>
        <w:t>el</w:t>
      </w:r>
      <w:r w:rsidRPr="004A6BF0">
        <w:rPr>
          <w:rFonts w:eastAsia="MS PMincho"/>
          <w:spacing w:val="1"/>
          <w:szCs w:val="20"/>
        </w:rPr>
        <w:t>e</w:t>
      </w:r>
      <w:r w:rsidRPr="004A6BF0">
        <w:rPr>
          <w:rFonts w:eastAsia="MS PMincho"/>
          <w:szCs w:val="20"/>
        </w:rPr>
        <w:t>vant</w:t>
      </w:r>
      <w:r w:rsidRPr="004A6BF0">
        <w:rPr>
          <w:rFonts w:eastAsia="MS PMincho"/>
          <w:spacing w:val="-4"/>
          <w:szCs w:val="20"/>
        </w:rPr>
        <w:t xml:space="preserve"> </w:t>
      </w:r>
      <w:r w:rsidRPr="004A6BF0">
        <w:rPr>
          <w:rFonts w:eastAsia="MS PMincho"/>
          <w:szCs w:val="20"/>
        </w:rPr>
        <w:t>se</w:t>
      </w:r>
      <w:r w:rsidRPr="004A6BF0">
        <w:rPr>
          <w:rFonts w:eastAsia="MS PMincho"/>
          <w:spacing w:val="5"/>
          <w:szCs w:val="20"/>
        </w:rPr>
        <w:t>r</w:t>
      </w:r>
      <w:r w:rsidRPr="004A6BF0">
        <w:rPr>
          <w:rFonts w:eastAsia="MS PMincho"/>
          <w:spacing w:val="4"/>
          <w:szCs w:val="20"/>
        </w:rPr>
        <w:t>v</w:t>
      </w:r>
      <w:r w:rsidRPr="004A6BF0">
        <w:rPr>
          <w:rFonts w:eastAsia="MS PMincho"/>
          <w:szCs w:val="20"/>
        </w:rPr>
        <w:t>i</w:t>
      </w:r>
      <w:r w:rsidRPr="004A6BF0">
        <w:rPr>
          <w:rFonts w:eastAsia="MS PMincho"/>
          <w:spacing w:val="-3"/>
          <w:szCs w:val="20"/>
        </w:rPr>
        <w:t>c</w:t>
      </w:r>
      <w:r w:rsidRPr="004A6BF0">
        <w:rPr>
          <w:rFonts w:eastAsia="MS PMincho"/>
          <w:szCs w:val="20"/>
        </w:rPr>
        <w:t>es.</w:t>
      </w:r>
      <w:r w:rsidR="00615983" w:rsidRPr="004A6BF0">
        <w:rPr>
          <w:rFonts w:eastAsia="MS PMincho"/>
          <w:szCs w:val="20"/>
        </w:rPr>
        <w:t xml:space="preserve"> </w:t>
      </w:r>
      <w:r w:rsidR="00E148F7" w:rsidRPr="004A6BF0">
        <w:rPr>
          <w:rFonts w:eastAsia="MS PMincho"/>
          <w:szCs w:val="20"/>
        </w:rPr>
        <w:t xml:space="preserve">Other tax considerations, for example VAT obligations, </w:t>
      </w:r>
      <w:r w:rsidR="00F52C7F" w:rsidRPr="004A6BF0">
        <w:rPr>
          <w:rFonts w:eastAsia="MS PMincho"/>
          <w:szCs w:val="20"/>
        </w:rPr>
        <w:t xml:space="preserve">should be considered. </w:t>
      </w:r>
    </w:p>
    <w:p w14:paraId="41E59B80" w14:textId="77777777" w:rsidR="001C1437" w:rsidRPr="004A6BF0" w:rsidRDefault="001C1437" w:rsidP="001B2CE5">
      <w:pPr>
        <w:pStyle w:val="Online"/>
        <w:spacing w:after="0" w:line="240" w:lineRule="atLeast"/>
        <w:rPr>
          <w:rFonts w:eastAsia="MS PMincho"/>
          <w:szCs w:val="20"/>
        </w:rPr>
      </w:pPr>
    </w:p>
    <w:p w14:paraId="208B4FB3" w14:textId="77777777" w:rsidR="001C1437" w:rsidRPr="004A6BF0" w:rsidRDefault="001C1437" w:rsidP="001B2CE5">
      <w:pPr>
        <w:pStyle w:val="Online"/>
        <w:spacing w:after="0" w:line="240" w:lineRule="atLeast"/>
        <w:rPr>
          <w:rFonts w:eastAsia="MS PMincho"/>
          <w:szCs w:val="20"/>
        </w:rPr>
      </w:pPr>
      <w:r w:rsidRPr="004A6BF0">
        <w:rPr>
          <w:rFonts w:eastAsia="MS PMincho"/>
          <w:szCs w:val="20"/>
        </w:rPr>
        <w:t xml:space="preserve">If the statutory trusts apply without any modification, then </w:t>
      </w:r>
      <w:r w:rsidR="00D271D5" w:rsidRPr="004A6BF0">
        <w:rPr>
          <w:rFonts w:eastAsia="MS PMincho"/>
          <w:szCs w:val="20"/>
        </w:rPr>
        <w:t>HMRC</w:t>
      </w:r>
      <w:r w:rsidRPr="004A6BF0">
        <w:rPr>
          <w:rFonts w:eastAsia="MS PMincho"/>
          <w:szCs w:val="20"/>
        </w:rPr>
        <w:t xml:space="preserve"> have confirmed that, in its</w:t>
      </w:r>
      <w:r w:rsidR="00615983" w:rsidRPr="004A6BF0">
        <w:rPr>
          <w:rFonts w:eastAsia="MS PMincho"/>
          <w:szCs w:val="20"/>
        </w:rPr>
        <w:t xml:space="preserve"> </w:t>
      </w:r>
      <w:r w:rsidRPr="004A6BF0">
        <w:rPr>
          <w:rFonts w:eastAsia="MS PMincho"/>
          <w:szCs w:val="20"/>
        </w:rPr>
        <w:t>view, so long as the trust terms are observed:</w:t>
      </w:r>
    </w:p>
    <w:p w14:paraId="1B7D4379" w14:textId="77777777" w:rsidR="001C1437" w:rsidRPr="004A6BF0" w:rsidRDefault="001C1437" w:rsidP="001B2CE5">
      <w:pPr>
        <w:pStyle w:val="Online"/>
        <w:spacing w:after="0" w:line="240" w:lineRule="atLeast"/>
        <w:rPr>
          <w:rFonts w:eastAsia="MS PMincho"/>
          <w:szCs w:val="20"/>
        </w:rPr>
      </w:pPr>
    </w:p>
    <w:p w14:paraId="2F922A56" w14:textId="77777777" w:rsidR="001C1437" w:rsidRPr="004A6BF0" w:rsidRDefault="001C1437" w:rsidP="00F00A67">
      <w:pPr>
        <w:pStyle w:val="Online"/>
        <w:numPr>
          <w:ilvl w:val="0"/>
          <w:numId w:val="32"/>
        </w:numPr>
        <w:spacing w:after="0" w:line="240" w:lineRule="atLeast"/>
        <w:rPr>
          <w:rFonts w:eastAsia="MS PMincho"/>
          <w:szCs w:val="20"/>
        </w:rPr>
      </w:pPr>
      <w:r w:rsidRPr="004A6BF0">
        <w:rPr>
          <w:rFonts w:eastAsia="MS PMincho"/>
          <w:szCs w:val="20"/>
        </w:rPr>
        <w:t>the receipt of service charge payments subject to the section 42 trusts will not give rise to any tax liability in the hands of the payee;</w:t>
      </w:r>
      <w:r w:rsidR="00000892" w:rsidRPr="004A6BF0">
        <w:rPr>
          <w:rFonts w:eastAsia="MS PMincho"/>
          <w:szCs w:val="20"/>
        </w:rPr>
        <w:t xml:space="preserve"> and</w:t>
      </w:r>
    </w:p>
    <w:p w14:paraId="156EF39F" w14:textId="77777777" w:rsidR="001C1437" w:rsidRPr="004A6BF0" w:rsidRDefault="001C1437" w:rsidP="001B2CE5">
      <w:pPr>
        <w:pStyle w:val="Online"/>
        <w:spacing w:after="0" w:line="240" w:lineRule="atLeast"/>
        <w:rPr>
          <w:rFonts w:eastAsia="MS PMincho"/>
          <w:szCs w:val="20"/>
        </w:rPr>
      </w:pPr>
    </w:p>
    <w:p w14:paraId="5C84CE16" w14:textId="77777777" w:rsidR="001C1437" w:rsidRPr="004A6BF0" w:rsidRDefault="001C1437" w:rsidP="00F00A67">
      <w:pPr>
        <w:pStyle w:val="Online"/>
        <w:numPr>
          <w:ilvl w:val="0"/>
          <w:numId w:val="32"/>
        </w:numPr>
        <w:spacing w:after="0" w:line="240" w:lineRule="atLeast"/>
        <w:rPr>
          <w:rFonts w:eastAsia="MS PMincho"/>
          <w:szCs w:val="20"/>
        </w:rPr>
      </w:pPr>
      <w:r w:rsidRPr="004A6BF0">
        <w:rPr>
          <w:rFonts w:eastAsia="MS PMincho"/>
          <w:szCs w:val="20"/>
        </w:rPr>
        <w:t>any investment income accrued on the service charge trust fund is subject to tax but not at the special trust rates that would otherwise apply.</w:t>
      </w:r>
      <w:r w:rsidR="00615983" w:rsidRPr="004A6BF0">
        <w:rPr>
          <w:rFonts w:eastAsia="MS PMincho"/>
          <w:szCs w:val="20"/>
        </w:rPr>
        <w:t xml:space="preserve"> </w:t>
      </w:r>
      <w:r w:rsidRPr="004A6BF0">
        <w:rPr>
          <w:rFonts w:eastAsia="MS PMincho"/>
          <w:szCs w:val="20"/>
        </w:rPr>
        <w:t>Instead this income is taxable at the basic rate applicable to other persons.</w:t>
      </w:r>
    </w:p>
    <w:p w14:paraId="6DE30C17" w14:textId="77777777" w:rsidR="001C1437" w:rsidRPr="004A6BF0" w:rsidRDefault="001C1437" w:rsidP="001B2CE5">
      <w:pPr>
        <w:pStyle w:val="Online"/>
        <w:spacing w:after="0" w:line="240" w:lineRule="atLeast"/>
        <w:rPr>
          <w:rFonts w:eastAsia="MS PMincho"/>
          <w:szCs w:val="20"/>
        </w:rPr>
      </w:pPr>
    </w:p>
    <w:p w14:paraId="3A53AFFD" w14:textId="77777777" w:rsidR="001C1437" w:rsidRPr="004A6BF0" w:rsidRDefault="001C1437" w:rsidP="001B2CE5">
      <w:pPr>
        <w:pStyle w:val="Online"/>
        <w:spacing w:after="0" w:line="240" w:lineRule="atLeast"/>
        <w:rPr>
          <w:rFonts w:eastAsia="MS PMincho"/>
          <w:spacing w:val="-22"/>
          <w:szCs w:val="20"/>
        </w:rPr>
      </w:pPr>
      <w:r w:rsidRPr="004A6BF0">
        <w:rPr>
          <w:rFonts w:eastAsia="MS PMincho"/>
          <w:spacing w:val="-1"/>
          <w:szCs w:val="20"/>
        </w:rPr>
        <w:t>Th</w:t>
      </w:r>
      <w:r w:rsidRPr="004A6BF0">
        <w:rPr>
          <w:rFonts w:eastAsia="MS PMincho"/>
          <w:szCs w:val="20"/>
        </w:rPr>
        <w:t>e</w:t>
      </w:r>
      <w:r w:rsidRPr="004A6BF0">
        <w:rPr>
          <w:rFonts w:eastAsia="MS PMincho"/>
          <w:spacing w:val="-14"/>
          <w:szCs w:val="20"/>
        </w:rPr>
        <w:t xml:space="preserve"> </w:t>
      </w:r>
      <w:r w:rsidRPr="004A6BF0">
        <w:rPr>
          <w:rFonts w:eastAsia="MS PMincho"/>
          <w:spacing w:val="-1"/>
          <w:szCs w:val="20"/>
        </w:rPr>
        <w:t>pu</w:t>
      </w:r>
      <w:r w:rsidRPr="004A6BF0">
        <w:rPr>
          <w:rFonts w:eastAsia="MS PMincho"/>
          <w:spacing w:val="2"/>
          <w:szCs w:val="20"/>
        </w:rPr>
        <w:t>r</w:t>
      </w:r>
      <w:r w:rsidRPr="004A6BF0">
        <w:rPr>
          <w:rFonts w:eastAsia="MS PMincho"/>
          <w:spacing w:val="-1"/>
          <w:szCs w:val="20"/>
        </w:rPr>
        <w:t>pos</w:t>
      </w:r>
      <w:r w:rsidRPr="004A6BF0">
        <w:rPr>
          <w:rFonts w:eastAsia="MS PMincho"/>
          <w:szCs w:val="20"/>
        </w:rPr>
        <w:t>e</w:t>
      </w:r>
      <w:r w:rsidRPr="004A6BF0">
        <w:rPr>
          <w:rFonts w:eastAsia="MS PMincho"/>
          <w:spacing w:val="-3"/>
          <w:szCs w:val="20"/>
        </w:rPr>
        <w:t xml:space="preserve"> </w:t>
      </w:r>
      <w:r w:rsidRPr="004A6BF0">
        <w:rPr>
          <w:rFonts w:eastAsia="MS PMincho"/>
          <w:spacing w:val="-1"/>
          <w:szCs w:val="20"/>
        </w:rPr>
        <w:t>o</w:t>
      </w:r>
      <w:r w:rsidRPr="004A6BF0">
        <w:rPr>
          <w:rFonts w:eastAsia="MS PMincho"/>
          <w:szCs w:val="20"/>
        </w:rPr>
        <w:t>f</w:t>
      </w:r>
      <w:r w:rsidRPr="004A6BF0">
        <w:rPr>
          <w:rFonts w:eastAsia="MS PMincho"/>
          <w:spacing w:val="-10"/>
          <w:szCs w:val="20"/>
        </w:rPr>
        <w:t xml:space="preserve"> </w:t>
      </w:r>
      <w:r w:rsidRPr="004A6BF0">
        <w:rPr>
          <w:rFonts w:eastAsia="MS PMincho"/>
          <w:spacing w:val="-1"/>
          <w:szCs w:val="20"/>
        </w:rPr>
        <w:t>thi</w:t>
      </w:r>
      <w:r w:rsidRPr="004A6BF0">
        <w:rPr>
          <w:rFonts w:eastAsia="MS PMincho"/>
          <w:szCs w:val="20"/>
        </w:rPr>
        <w:t>s</w:t>
      </w:r>
      <w:r w:rsidRPr="004A6BF0">
        <w:rPr>
          <w:rFonts w:eastAsia="MS PMincho"/>
          <w:spacing w:val="-12"/>
          <w:szCs w:val="20"/>
        </w:rPr>
        <w:t xml:space="preserve"> </w:t>
      </w:r>
      <w:r w:rsidRPr="004A6BF0">
        <w:rPr>
          <w:rFonts w:eastAsia="MS PMincho"/>
          <w:spacing w:val="-1"/>
          <w:szCs w:val="20"/>
        </w:rPr>
        <w:t>summa</w:t>
      </w:r>
      <w:r w:rsidRPr="004A6BF0">
        <w:rPr>
          <w:rFonts w:eastAsia="MS PMincho"/>
          <w:spacing w:val="6"/>
          <w:szCs w:val="20"/>
        </w:rPr>
        <w:t>r</w:t>
      </w:r>
      <w:r w:rsidRPr="004A6BF0">
        <w:rPr>
          <w:rFonts w:eastAsia="MS PMincho"/>
          <w:szCs w:val="20"/>
        </w:rPr>
        <w:t>y</w:t>
      </w:r>
      <w:r w:rsidRPr="004A6BF0">
        <w:rPr>
          <w:rFonts w:eastAsia="MS PMincho"/>
          <w:spacing w:val="-8"/>
          <w:szCs w:val="20"/>
        </w:rPr>
        <w:t xml:space="preserve"> </w:t>
      </w:r>
      <w:r w:rsidRPr="004A6BF0">
        <w:rPr>
          <w:rFonts w:eastAsia="MS PMincho"/>
          <w:spacing w:val="-1"/>
          <w:szCs w:val="20"/>
        </w:rPr>
        <w:t>i</w:t>
      </w:r>
      <w:r w:rsidRPr="004A6BF0">
        <w:rPr>
          <w:rFonts w:eastAsia="MS PMincho"/>
          <w:szCs w:val="20"/>
        </w:rPr>
        <w:t>s</w:t>
      </w:r>
      <w:r w:rsidRPr="004A6BF0">
        <w:rPr>
          <w:rFonts w:eastAsia="MS PMincho"/>
          <w:spacing w:val="-18"/>
          <w:szCs w:val="20"/>
        </w:rPr>
        <w:t xml:space="preserve"> </w:t>
      </w:r>
      <w:r w:rsidRPr="004A6BF0">
        <w:rPr>
          <w:rFonts w:eastAsia="MS PMincho"/>
          <w:spacing w:val="-1"/>
          <w:szCs w:val="20"/>
        </w:rPr>
        <w:t>onl</w:t>
      </w:r>
      <w:r w:rsidRPr="004A6BF0">
        <w:rPr>
          <w:rFonts w:eastAsia="MS PMincho"/>
          <w:szCs w:val="20"/>
        </w:rPr>
        <w:t>y</w:t>
      </w:r>
      <w:r w:rsidRPr="004A6BF0">
        <w:rPr>
          <w:rFonts w:eastAsia="MS PMincho"/>
          <w:spacing w:val="-17"/>
          <w:szCs w:val="20"/>
        </w:rPr>
        <w:t xml:space="preserve"> </w:t>
      </w:r>
      <w:r w:rsidRPr="004A6BF0">
        <w:rPr>
          <w:rFonts w:eastAsia="MS PMincho"/>
          <w:spacing w:val="-3"/>
          <w:szCs w:val="20"/>
        </w:rPr>
        <w:t>t</w:t>
      </w:r>
      <w:r w:rsidRPr="004A6BF0">
        <w:rPr>
          <w:rFonts w:eastAsia="MS PMincho"/>
          <w:szCs w:val="20"/>
        </w:rPr>
        <w:t>o</w:t>
      </w:r>
      <w:r w:rsidRPr="004A6BF0">
        <w:rPr>
          <w:rFonts w:eastAsia="MS PMincho"/>
          <w:spacing w:val="-5"/>
          <w:szCs w:val="20"/>
        </w:rPr>
        <w:t xml:space="preserve"> </w:t>
      </w:r>
      <w:r w:rsidRPr="004A6BF0">
        <w:rPr>
          <w:rFonts w:eastAsia="MS PMincho"/>
          <w:spacing w:val="-1"/>
          <w:szCs w:val="20"/>
        </w:rPr>
        <w:t>d</w:t>
      </w:r>
      <w:r w:rsidRPr="004A6BF0">
        <w:rPr>
          <w:rFonts w:eastAsia="MS PMincho"/>
          <w:spacing w:val="1"/>
          <w:szCs w:val="20"/>
        </w:rPr>
        <w:t>r</w:t>
      </w:r>
      <w:r w:rsidRPr="004A6BF0">
        <w:rPr>
          <w:rFonts w:eastAsia="MS PMincho"/>
          <w:spacing w:val="-6"/>
          <w:szCs w:val="20"/>
        </w:rPr>
        <w:t>a</w:t>
      </w:r>
      <w:r w:rsidRPr="004A6BF0">
        <w:rPr>
          <w:rFonts w:eastAsia="MS PMincho"/>
          <w:szCs w:val="20"/>
        </w:rPr>
        <w:t>w</w:t>
      </w:r>
      <w:r w:rsidRPr="004A6BF0">
        <w:rPr>
          <w:rFonts w:eastAsia="MS PMincho"/>
          <w:spacing w:val="-19"/>
          <w:szCs w:val="20"/>
        </w:rPr>
        <w:t xml:space="preserve"> </w:t>
      </w:r>
      <w:r w:rsidRPr="004A6BF0">
        <w:rPr>
          <w:rFonts w:eastAsia="MS PMincho"/>
          <w:spacing w:val="-1"/>
          <w:szCs w:val="20"/>
        </w:rPr>
        <w:t>at</w:t>
      </w:r>
      <w:r w:rsidRPr="004A6BF0">
        <w:rPr>
          <w:rFonts w:eastAsia="MS PMincho"/>
          <w:spacing w:val="-3"/>
          <w:szCs w:val="20"/>
        </w:rPr>
        <w:t>t</w:t>
      </w:r>
      <w:r w:rsidRPr="004A6BF0">
        <w:rPr>
          <w:rFonts w:eastAsia="MS PMincho"/>
          <w:spacing w:val="-1"/>
          <w:szCs w:val="20"/>
        </w:rPr>
        <w:t>entio</w:t>
      </w:r>
      <w:r w:rsidRPr="004A6BF0">
        <w:rPr>
          <w:rFonts w:eastAsia="MS PMincho"/>
          <w:szCs w:val="20"/>
        </w:rPr>
        <w:t>n</w:t>
      </w:r>
      <w:r w:rsidRPr="004A6BF0">
        <w:rPr>
          <w:rFonts w:eastAsia="MS PMincho"/>
          <w:spacing w:val="9"/>
          <w:szCs w:val="20"/>
        </w:rPr>
        <w:t xml:space="preserve"> </w:t>
      </w:r>
      <w:r w:rsidRPr="004A6BF0">
        <w:rPr>
          <w:rFonts w:eastAsia="MS PMincho"/>
          <w:spacing w:val="-3"/>
          <w:szCs w:val="20"/>
        </w:rPr>
        <w:t>t</w:t>
      </w:r>
      <w:r w:rsidRPr="004A6BF0">
        <w:rPr>
          <w:rFonts w:eastAsia="MS PMincho"/>
          <w:szCs w:val="20"/>
        </w:rPr>
        <w:t>o</w:t>
      </w:r>
      <w:r w:rsidRPr="004A6BF0">
        <w:rPr>
          <w:rFonts w:eastAsia="MS PMincho"/>
          <w:spacing w:val="-5"/>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9"/>
          <w:szCs w:val="20"/>
        </w:rPr>
        <w:t xml:space="preserve"> </w:t>
      </w:r>
      <w:r w:rsidRPr="004A6BF0">
        <w:rPr>
          <w:rFonts w:eastAsia="MS PMincho"/>
          <w:spacing w:val="-1"/>
          <w:w w:val="98"/>
          <w:szCs w:val="20"/>
        </w:rPr>
        <w:t>gene</w:t>
      </w:r>
      <w:r w:rsidRPr="004A6BF0">
        <w:rPr>
          <w:rFonts w:eastAsia="MS PMincho"/>
          <w:spacing w:val="1"/>
          <w:w w:val="98"/>
          <w:szCs w:val="20"/>
        </w:rPr>
        <w:t>r</w:t>
      </w:r>
      <w:r w:rsidRPr="004A6BF0">
        <w:rPr>
          <w:rFonts w:eastAsia="MS PMincho"/>
          <w:spacing w:val="-1"/>
          <w:w w:val="98"/>
          <w:szCs w:val="20"/>
        </w:rPr>
        <w:t>a</w:t>
      </w:r>
      <w:r w:rsidRPr="004A6BF0">
        <w:rPr>
          <w:rFonts w:eastAsia="MS PMincho"/>
          <w:w w:val="98"/>
          <w:szCs w:val="20"/>
        </w:rPr>
        <w:t>l</w:t>
      </w:r>
      <w:r w:rsidRPr="004A6BF0">
        <w:rPr>
          <w:rFonts w:eastAsia="MS PMincho"/>
          <w:spacing w:val="-12"/>
          <w:w w:val="98"/>
          <w:szCs w:val="20"/>
        </w:rPr>
        <w:t xml:space="preserve"> </w:t>
      </w:r>
      <w:r w:rsidRPr="004A6BF0">
        <w:rPr>
          <w:rFonts w:eastAsia="MS PMincho"/>
          <w:spacing w:val="-1"/>
          <w:szCs w:val="20"/>
        </w:rPr>
        <w:t>tax</w:t>
      </w:r>
      <w:r w:rsidRPr="004A6BF0">
        <w:rPr>
          <w:rFonts w:eastAsia="MS PMincho"/>
          <w:spacing w:val="-2"/>
          <w:szCs w:val="20"/>
        </w:rPr>
        <w:t xml:space="preserve"> </w:t>
      </w:r>
      <w:r w:rsidRPr="004A6BF0">
        <w:rPr>
          <w:rFonts w:eastAsia="MS PMincho"/>
          <w:szCs w:val="20"/>
        </w:rPr>
        <w:t>position</w:t>
      </w:r>
      <w:r w:rsidRPr="004A6BF0">
        <w:rPr>
          <w:rFonts w:eastAsia="MS PMincho"/>
          <w:spacing w:val="-1"/>
          <w:szCs w:val="20"/>
        </w:rPr>
        <w:t xml:space="preserve"> </w:t>
      </w:r>
      <w:r w:rsidRPr="004A6BF0">
        <w:rPr>
          <w:rFonts w:eastAsia="MS PMincho"/>
          <w:szCs w:val="20"/>
        </w:rPr>
        <w:t>and</w:t>
      </w:r>
      <w:r w:rsidRPr="004A6BF0">
        <w:rPr>
          <w:rFonts w:eastAsia="MS PMincho"/>
          <w:spacing w:val="-2"/>
          <w:szCs w:val="20"/>
        </w:rPr>
        <w:t xml:space="preserve"> </w:t>
      </w:r>
      <w:r w:rsidRPr="004A6BF0">
        <w:rPr>
          <w:rFonts w:eastAsia="MS PMincho"/>
          <w:w w:val="103"/>
          <w:szCs w:val="20"/>
        </w:rPr>
        <w:t>it</w:t>
      </w:r>
      <w:r w:rsidRPr="004A6BF0">
        <w:rPr>
          <w:rFonts w:eastAsia="MS PMincho"/>
          <w:spacing w:val="-14"/>
          <w:szCs w:val="20"/>
        </w:rPr>
        <w:t xml:space="preserve"> </w:t>
      </w:r>
      <w:r w:rsidRPr="004A6BF0">
        <w:rPr>
          <w:rFonts w:eastAsia="MS PMincho"/>
          <w:spacing w:val="-2"/>
          <w:szCs w:val="20"/>
        </w:rPr>
        <w:t>d</w:t>
      </w:r>
      <w:r w:rsidRPr="004A6BF0">
        <w:rPr>
          <w:rFonts w:eastAsia="MS PMincho"/>
          <w:szCs w:val="20"/>
        </w:rPr>
        <w:t>oes</w:t>
      </w:r>
      <w:r w:rsidRPr="004A6BF0">
        <w:rPr>
          <w:rFonts w:eastAsia="MS PMincho"/>
          <w:spacing w:val="-18"/>
          <w:szCs w:val="20"/>
        </w:rPr>
        <w:t xml:space="preserve"> </w:t>
      </w:r>
      <w:r w:rsidRPr="004A6BF0">
        <w:rPr>
          <w:rFonts w:eastAsia="MS PMincho"/>
          <w:szCs w:val="20"/>
        </w:rPr>
        <w:t>not</w:t>
      </w:r>
      <w:r w:rsidRPr="004A6BF0">
        <w:rPr>
          <w:rFonts w:eastAsia="MS PMincho"/>
          <w:spacing w:val="4"/>
          <w:szCs w:val="20"/>
        </w:rPr>
        <w:t xml:space="preserve"> </w:t>
      </w:r>
      <w:r w:rsidRPr="004A6BF0">
        <w:rPr>
          <w:rFonts w:eastAsia="MS PMincho"/>
          <w:spacing w:val="-3"/>
          <w:szCs w:val="20"/>
        </w:rPr>
        <w:t>r</w:t>
      </w:r>
      <w:r w:rsidRPr="004A6BF0">
        <w:rPr>
          <w:rFonts w:eastAsia="MS PMincho"/>
          <w:spacing w:val="-1"/>
          <w:szCs w:val="20"/>
        </w:rPr>
        <w:t>e</w:t>
      </w:r>
      <w:r w:rsidRPr="004A6BF0">
        <w:rPr>
          <w:rFonts w:eastAsia="MS PMincho"/>
          <w:szCs w:val="20"/>
        </w:rPr>
        <w:t>fer</w:t>
      </w:r>
      <w:r w:rsidRPr="004A6BF0">
        <w:rPr>
          <w:rFonts w:eastAsia="MS PMincho"/>
          <w:spacing w:val="-19"/>
          <w:szCs w:val="20"/>
        </w:rPr>
        <w:t xml:space="preserve"> </w:t>
      </w:r>
      <w:r w:rsidRPr="004A6BF0">
        <w:rPr>
          <w:rFonts w:eastAsia="MS PMincho"/>
          <w:spacing w:val="-2"/>
          <w:szCs w:val="20"/>
        </w:rPr>
        <w:t>t</w:t>
      </w:r>
      <w:r w:rsidRPr="004A6BF0">
        <w:rPr>
          <w:rFonts w:eastAsia="MS PMincho"/>
          <w:szCs w:val="20"/>
        </w:rPr>
        <w:t>o</w:t>
      </w:r>
      <w:r w:rsidRPr="004A6BF0">
        <w:rPr>
          <w:rFonts w:eastAsia="MS PMincho"/>
          <w:spacing w:val="-5"/>
          <w:szCs w:val="20"/>
        </w:rPr>
        <w:t xml:space="preserve"> </w:t>
      </w:r>
      <w:r w:rsidRPr="004A6BF0">
        <w:rPr>
          <w:rFonts w:eastAsia="MS PMincho"/>
          <w:w w:val="94"/>
          <w:szCs w:val="20"/>
        </w:rPr>
        <w:t>all</w:t>
      </w:r>
      <w:r w:rsidRPr="004A6BF0">
        <w:rPr>
          <w:rFonts w:eastAsia="MS PMincho"/>
          <w:spacing w:val="-11"/>
          <w:w w:val="94"/>
          <w:szCs w:val="20"/>
        </w:rPr>
        <w:t xml:space="preserve"> </w:t>
      </w:r>
      <w:r w:rsidRPr="004A6BF0">
        <w:rPr>
          <w:rFonts w:eastAsia="MS PMincho"/>
          <w:szCs w:val="20"/>
        </w:rPr>
        <w:t>the</w:t>
      </w:r>
      <w:r w:rsidRPr="004A6BF0">
        <w:rPr>
          <w:rFonts w:eastAsia="MS PMincho"/>
          <w:spacing w:val="-7"/>
          <w:szCs w:val="20"/>
        </w:rPr>
        <w:t xml:space="preserve"> </w:t>
      </w:r>
      <w:r w:rsidRPr="004A6BF0">
        <w:rPr>
          <w:rFonts w:eastAsia="MS PMincho"/>
          <w:w w:val="97"/>
          <w:szCs w:val="20"/>
        </w:rPr>
        <w:t>possible</w:t>
      </w:r>
      <w:r w:rsidRPr="004A6BF0">
        <w:rPr>
          <w:rFonts w:eastAsia="MS PMincho"/>
          <w:spacing w:val="-12"/>
          <w:w w:val="97"/>
          <w:szCs w:val="20"/>
        </w:rPr>
        <w:t xml:space="preserve"> </w:t>
      </w:r>
      <w:r w:rsidRPr="004A6BF0">
        <w:rPr>
          <w:rFonts w:eastAsia="MS PMincho"/>
          <w:szCs w:val="20"/>
        </w:rPr>
        <w:t>tax</w:t>
      </w:r>
      <w:r w:rsidRPr="004A6BF0">
        <w:rPr>
          <w:rFonts w:eastAsia="MS PMincho"/>
          <w:spacing w:val="-16"/>
          <w:szCs w:val="20"/>
        </w:rPr>
        <w:t xml:space="preserve"> </w:t>
      </w:r>
      <w:r w:rsidRPr="004A6BF0">
        <w:rPr>
          <w:rFonts w:eastAsia="MS PMincho"/>
          <w:spacing w:val="-2"/>
          <w:w w:val="97"/>
          <w:szCs w:val="20"/>
        </w:rPr>
        <w:t>c</w:t>
      </w:r>
      <w:r w:rsidRPr="004A6BF0">
        <w:rPr>
          <w:rFonts w:eastAsia="MS PMincho"/>
          <w:w w:val="97"/>
          <w:szCs w:val="20"/>
        </w:rPr>
        <w:t>harges</w:t>
      </w:r>
      <w:r w:rsidRPr="004A6BF0">
        <w:rPr>
          <w:rFonts w:eastAsia="MS PMincho"/>
          <w:spacing w:val="-10"/>
          <w:w w:val="97"/>
          <w:szCs w:val="20"/>
        </w:rPr>
        <w:t xml:space="preserve"> </w:t>
      </w:r>
      <w:r w:rsidRPr="004A6BF0">
        <w:rPr>
          <w:rFonts w:eastAsia="MS PMincho"/>
          <w:szCs w:val="20"/>
        </w:rPr>
        <w:t>that</w:t>
      </w:r>
      <w:r w:rsidRPr="004A6BF0">
        <w:rPr>
          <w:rFonts w:eastAsia="MS PMincho"/>
          <w:spacing w:val="4"/>
          <w:szCs w:val="20"/>
        </w:rPr>
        <w:t xml:space="preserve"> </w:t>
      </w:r>
      <w:r w:rsidRPr="004A6BF0">
        <w:rPr>
          <w:rFonts w:eastAsia="MS PMincho"/>
          <w:szCs w:val="20"/>
        </w:rPr>
        <w:t>can</w:t>
      </w:r>
      <w:r w:rsidRPr="004A6BF0">
        <w:rPr>
          <w:rFonts w:eastAsia="MS PMincho"/>
          <w:spacing w:val="-14"/>
          <w:szCs w:val="20"/>
        </w:rPr>
        <w:t xml:space="preserve"> </w:t>
      </w:r>
      <w:r w:rsidRPr="004A6BF0">
        <w:rPr>
          <w:rFonts w:eastAsia="MS PMincho"/>
          <w:szCs w:val="20"/>
        </w:rPr>
        <w:t>a</w:t>
      </w:r>
      <w:r w:rsidRPr="004A6BF0">
        <w:rPr>
          <w:rFonts w:eastAsia="MS PMincho"/>
          <w:spacing w:val="2"/>
          <w:szCs w:val="20"/>
        </w:rPr>
        <w:t>r</w:t>
      </w:r>
      <w:r w:rsidRPr="004A6BF0">
        <w:rPr>
          <w:rFonts w:eastAsia="MS PMincho"/>
          <w:szCs w:val="20"/>
        </w:rPr>
        <w:t>ise</w:t>
      </w:r>
      <w:r w:rsidRPr="004A6BF0">
        <w:rPr>
          <w:rFonts w:eastAsia="MS PMincho"/>
          <w:spacing w:val="-13"/>
          <w:szCs w:val="20"/>
        </w:rPr>
        <w:t xml:space="preserve"> </w:t>
      </w:r>
      <w:r w:rsidRPr="004A6BF0">
        <w:rPr>
          <w:rFonts w:eastAsia="MS PMincho"/>
          <w:szCs w:val="20"/>
        </w:rPr>
        <w:t>in</w:t>
      </w:r>
      <w:r w:rsidRPr="004A6BF0">
        <w:rPr>
          <w:rFonts w:eastAsia="MS PMincho"/>
          <w:spacing w:val="6"/>
          <w:szCs w:val="20"/>
        </w:rPr>
        <w:t xml:space="preserve"> </w:t>
      </w:r>
      <w:r w:rsidRPr="004A6BF0">
        <w:rPr>
          <w:rFonts w:eastAsia="MS PMincho"/>
          <w:spacing w:val="-3"/>
          <w:szCs w:val="20"/>
        </w:rPr>
        <w:t>c</w:t>
      </w:r>
      <w:r w:rsidRPr="004A6BF0">
        <w:rPr>
          <w:rFonts w:eastAsia="MS PMincho"/>
          <w:spacing w:val="-1"/>
          <w:szCs w:val="20"/>
        </w:rPr>
        <w:t>o</w:t>
      </w:r>
      <w:r w:rsidRPr="004A6BF0">
        <w:rPr>
          <w:rFonts w:eastAsia="MS PMincho"/>
          <w:szCs w:val="20"/>
        </w:rPr>
        <w:t>nnection</w:t>
      </w:r>
      <w:r w:rsidRPr="004A6BF0">
        <w:rPr>
          <w:rFonts w:eastAsia="MS PMincho"/>
          <w:spacing w:val="-2"/>
          <w:szCs w:val="20"/>
        </w:rPr>
        <w:t xml:space="preserve"> </w:t>
      </w:r>
      <w:r w:rsidRPr="004A6BF0">
        <w:rPr>
          <w:rFonts w:eastAsia="MS PMincho"/>
          <w:spacing w:val="4"/>
          <w:szCs w:val="20"/>
        </w:rPr>
        <w:t>w</w:t>
      </w:r>
      <w:r w:rsidRPr="004A6BF0">
        <w:rPr>
          <w:rFonts w:eastAsia="MS PMincho"/>
          <w:szCs w:val="20"/>
        </w:rPr>
        <w:t>ith se</w:t>
      </w:r>
      <w:r w:rsidRPr="004A6BF0">
        <w:rPr>
          <w:rFonts w:eastAsia="MS PMincho"/>
          <w:spacing w:val="5"/>
          <w:szCs w:val="20"/>
        </w:rPr>
        <w:t>r</w:t>
      </w:r>
      <w:r w:rsidRPr="004A6BF0">
        <w:rPr>
          <w:rFonts w:eastAsia="MS PMincho"/>
          <w:spacing w:val="4"/>
          <w:szCs w:val="20"/>
        </w:rPr>
        <w:t>v</w:t>
      </w:r>
      <w:r w:rsidRPr="004A6BF0">
        <w:rPr>
          <w:rFonts w:eastAsia="MS PMincho"/>
          <w:szCs w:val="20"/>
        </w:rPr>
        <w:t>i</w:t>
      </w:r>
      <w:r w:rsidRPr="004A6BF0">
        <w:rPr>
          <w:rFonts w:eastAsia="MS PMincho"/>
          <w:spacing w:val="-3"/>
          <w:szCs w:val="20"/>
        </w:rPr>
        <w:t>c</w:t>
      </w:r>
      <w:r w:rsidRPr="004A6BF0">
        <w:rPr>
          <w:rFonts w:eastAsia="MS PMincho"/>
          <w:szCs w:val="20"/>
        </w:rPr>
        <w:t xml:space="preserve">e </w:t>
      </w:r>
      <w:r w:rsidRPr="004A6BF0">
        <w:rPr>
          <w:rFonts w:eastAsia="MS PMincho"/>
          <w:spacing w:val="-2"/>
          <w:szCs w:val="20"/>
        </w:rPr>
        <w:t>c</w:t>
      </w:r>
      <w:r w:rsidRPr="004A6BF0">
        <w:rPr>
          <w:rFonts w:eastAsia="MS PMincho"/>
          <w:szCs w:val="20"/>
        </w:rPr>
        <w:t>harge</w:t>
      </w:r>
      <w:r w:rsidRPr="004A6BF0">
        <w:rPr>
          <w:rFonts w:eastAsia="MS PMincho"/>
          <w:spacing w:val="-10"/>
          <w:szCs w:val="20"/>
        </w:rPr>
        <w:t xml:space="preserve"> </w:t>
      </w:r>
      <w:r w:rsidRPr="004A6BF0">
        <w:rPr>
          <w:rFonts w:eastAsia="MS PMincho"/>
          <w:szCs w:val="20"/>
        </w:rPr>
        <w:t>funds.</w:t>
      </w:r>
      <w:r w:rsidRPr="004A6BF0">
        <w:rPr>
          <w:rFonts w:eastAsia="MS PMincho"/>
          <w:spacing w:val="-2"/>
          <w:szCs w:val="20"/>
        </w:rPr>
        <w:t xml:space="preserve"> </w:t>
      </w:r>
      <w:r w:rsidRPr="004A6BF0">
        <w:rPr>
          <w:rFonts w:eastAsia="MS PMincho"/>
          <w:szCs w:val="20"/>
        </w:rPr>
        <w:t>This</w:t>
      </w:r>
      <w:r w:rsidRPr="004A6BF0">
        <w:rPr>
          <w:rFonts w:eastAsia="MS PMincho"/>
          <w:spacing w:val="-4"/>
          <w:szCs w:val="20"/>
        </w:rPr>
        <w:t xml:space="preserve"> </w:t>
      </w:r>
      <w:r w:rsidRPr="004A6BF0">
        <w:rPr>
          <w:rFonts w:eastAsia="MS PMincho"/>
          <w:szCs w:val="20"/>
        </w:rPr>
        <w:t>summa</w:t>
      </w:r>
      <w:r w:rsidRPr="004A6BF0">
        <w:rPr>
          <w:rFonts w:eastAsia="MS PMincho"/>
          <w:spacing w:val="6"/>
          <w:szCs w:val="20"/>
        </w:rPr>
        <w:t>r</w:t>
      </w:r>
      <w:r w:rsidRPr="004A6BF0">
        <w:rPr>
          <w:rFonts w:eastAsia="MS PMincho"/>
          <w:szCs w:val="20"/>
        </w:rPr>
        <w:t>y</w:t>
      </w:r>
      <w:r w:rsidRPr="004A6BF0">
        <w:rPr>
          <w:rFonts w:eastAsia="MS PMincho"/>
          <w:spacing w:val="6"/>
          <w:szCs w:val="20"/>
        </w:rPr>
        <w:t xml:space="preserve"> </w:t>
      </w:r>
      <w:r w:rsidRPr="004A6BF0">
        <w:rPr>
          <w:rFonts w:eastAsia="MS PMincho"/>
          <w:spacing w:val="-1"/>
          <w:szCs w:val="20"/>
        </w:rPr>
        <w:t>d</w:t>
      </w:r>
      <w:r w:rsidRPr="004A6BF0">
        <w:rPr>
          <w:rFonts w:eastAsia="MS PMincho"/>
          <w:szCs w:val="20"/>
        </w:rPr>
        <w:t>oes</w:t>
      </w:r>
      <w:r w:rsidRPr="004A6BF0">
        <w:rPr>
          <w:rFonts w:eastAsia="MS PMincho"/>
          <w:spacing w:val="-4"/>
          <w:szCs w:val="20"/>
        </w:rPr>
        <w:t xml:space="preserve"> </w:t>
      </w:r>
      <w:r w:rsidRPr="004A6BF0">
        <w:rPr>
          <w:rFonts w:eastAsia="MS PMincho"/>
          <w:szCs w:val="20"/>
        </w:rPr>
        <w:t>not</w:t>
      </w:r>
      <w:r w:rsidRPr="004A6BF0">
        <w:rPr>
          <w:rFonts w:eastAsia="MS PMincho"/>
          <w:spacing w:val="18"/>
          <w:szCs w:val="20"/>
        </w:rPr>
        <w:t xml:space="preserve"> </w:t>
      </w:r>
      <w:r w:rsidRPr="004A6BF0">
        <w:rPr>
          <w:rFonts w:eastAsia="MS PMincho"/>
          <w:szCs w:val="20"/>
        </w:rPr>
        <w:t>apply</w:t>
      </w:r>
      <w:r w:rsidRPr="004A6BF0">
        <w:rPr>
          <w:rFonts w:eastAsia="MS PMincho"/>
          <w:spacing w:val="-9"/>
          <w:szCs w:val="20"/>
        </w:rPr>
        <w:t xml:space="preserve"> </w:t>
      </w:r>
      <w:r w:rsidRPr="004A6BF0">
        <w:rPr>
          <w:rFonts w:eastAsia="MS PMincho"/>
          <w:spacing w:val="-1"/>
          <w:szCs w:val="20"/>
        </w:rPr>
        <w:t>i</w:t>
      </w:r>
      <w:r w:rsidRPr="004A6BF0">
        <w:rPr>
          <w:rFonts w:eastAsia="MS PMincho"/>
          <w:szCs w:val="20"/>
        </w:rPr>
        <w:t>f</w:t>
      </w:r>
      <w:r w:rsidRPr="004A6BF0">
        <w:rPr>
          <w:rFonts w:eastAsia="MS PMincho"/>
          <w:spacing w:val="-12"/>
          <w:szCs w:val="20"/>
        </w:rPr>
        <w:t xml:space="preserve"> </w:t>
      </w:r>
      <w:r w:rsidRPr="004A6BF0">
        <w:rPr>
          <w:rFonts w:eastAsia="MS PMincho"/>
          <w:spacing w:val="-1"/>
          <w:szCs w:val="20"/>
        </w:rPr>
        <w:t>the</w:t>
      </w:r>
      <w:r w:rsidRPr="004A6BF0">
        <w:rPr>
          <w:rFonts w:eastAsia="MS PMincho"/>
          <w:spacing w:val="-3"/>
          <w:szCs w:val="20"/>
        </w:rPr>
        <w:t>r</w:t>
      </w:r>
      <w:r w:rsidRPr="004A6BF0">
        <w:rPr>
          <w:rFonts w:eastAsia="MS PMincho"/>
          <w:szCs w:val="20"/>
        </w:rPr>
        <w:t>e</w:t>
      </w:r>
      <w:r w:rsidRPr="004A6BF0">
        <w:rPr>
          <w:rFonts w:eastAsia="MS PMincho"/>
          <w:spacing w:val="-10"/>
          <w:szCs w:val="20"/>
        </w:rPr>
        <w:t xml:space="preserve"> </w:t>
      </w:r>
      <w:r w:rsidRPr="004A6BF0">
        <w:rPr>
          <w:rFonts w:eastAsia="MS PMincho"/>
          <w:spacing w:val="-1"/>
          <w:szCs w:val="20"/>
        </w:rPr>
        <w:t>i</w:t>
      </w:r>
      <w:r w:rsidRPr="004A6BF0">
        <w:rPr>
          <w:rFonts w:eastAsia="MS PMincho"/>
          <w:szCs w:val="20"/>
        </w:rPr>
        <w:t>s</w:t>
      </w:r>
      <w:r w:rsidRPr="004A6BF0">
        <w:rPr>
          <w:rFonts w:eastAsia="MS PMincho"/>
          <w:spacing w:val="-18"/>
          <w:szCs w:val="20"/>
        </w:rPr>
        <w:t xml:space="preserve"> </w:t>
      </w:r>
      <w:r w:rsidRPr="004A6BF0">
        <w:rPr>
          <w:rFonts w:eastAsia="MS PMincho"/>
          <w:spacing w:val="-1"/>
          <w:w w:val="97"/>
          <w:szCs w:val="20"/>
        </w:rPr>
        <w:t>a</w:t>
      </w:r>
      <w:r w:rsidRPr="004A6BF0">
        <w:rPr>
          <w:rFonts w:eastAsia="MS PMincho"/>
          <w:spacing w:val="-6"/>
          <w:w w:val="97"/>
          <w:szCs w:val="20"/>
        </w:rPr>
        <w:t>n</w:t>
      </w:r>
      <w:r w:rsidRPr="004A6BF0">
        <w:rPr>
          <w:rFonts w:eastAsia="MS PMincho"/>
          <w:w w:val="97"/>
          <w:szCs w:val="20"/>
        </w:rPr>
        <w:t>y</w:t>
      </w:r>
      <w:r w:rsidRPr="004A6BF0">
        <w:rPr>
          <w:rFonts w:eastAsia="MS PMincho"/>
          <w:spacing w:val="-11"/>
          <w:w w:val="97"/>
          <w:szCs w:val="20"/>
        </w:rPr>
        <w:t xml:space="preserve"> </w:t>
      </w:r>
      <w:r w:rsidRPr="004A6BF0">
        <w:rPr>
          <w:rFonts w:eastAsia="MS PMincho"/>
          <w:spacing w:val="-1"/>
          <w:szCs w:val="20"/>
        </w:rPr>
        <w:t>modificatio</w:t>
      </w:r>
      <w:r w:rsidRPr="004A6BF0">
        <w:rPr>
          <w:rFonts w:eastAsia="MS PMincho"/>
          <w:szCs w:val="20"/>
        </w:rPr>
        <w:t>n</w:t>
      </w:r>
      <w:r w:rsidRPr="004A6BF0">
        <w:rPr>
          <w:rFonts w:eastAsia="MS PMincho"/>
          <w:spacing w:val="-5"/>
          <w:szCs w:val="20"/>
        </w:rPr>
        <w:t xml:space="preserve"> </w:t>
      </w:r>
      <w:r w:rsidRPr="004A6BF0">
        <w:rPr>
          <w:rFonts w:eastAsia="MS PMincho"/>
          <w:spacing w:val="-3"/>
          <w:szCs w:val="20"/>
        </w:rPr>
        <w:t>t</w:t>
      </w:r>
      <w:r w:rsidRPr="004A6BF0">
        <w:rPr>
          <w:rFonts w:eastAsia="MS PMincho"/>
          <w:szCs w:val="20"/>
        </w:rPr>
        <w:t>o</w:t>
      </w:r>
      <w:r w:rsidRPr="004A6BF0">
        <w:rPr>
          <w:rFonts w:eastAsia="MS PMincho"/>
          <w:spacing w:val="-5"/>
          <w:szCs w:val="20"/>
        </w:rPr>
        <w:t xml:space="preserve"> </w:t>
      </w:r>
      <w:r w:rsidRPr="004A6BF0">
        <w:rPr>
          <w:rFonts w:eastAsia="MS PMincho"/>
          <w:spacing w:val="-1"/>
          <w:w w:val="103"/>
          <w:szCs w:val="20"/>
        </w:rPr>
        <w:t>th</w:t>
      </w:r>
      <w:r w:rsidRPr="004A6BF0">
        <w:rPr>
          <w:rFonts w:eastAsia="MS PMincho"/>
          <w:w w:val="103"/>
          <w:szCs w:val="20"/>
        </w:rPr>
        <w:t>e</w:t>
      </w:r>
      <w:r w:rsidRPr="004A6BF0">
        <w:rPr>
          <w:rFonts w:eastAsia="MS PMincho"/>
          <w:spacing w:val="-14"/>
          <w:szCs w:val="20"/>
        </w:rPr>
        <w:t xml:space="preserve"> </w:t>
      </w:r>
      <w:r w:rsidRPr="004A6BF0">
        <w:rPr>
          <w:rFonts w:eastAsia="MS PMincho"/>
          <w:spacing w:val="-1"/>
          <w:w w:val="104"/>
          <w:szCs w:val="20"/>
        </w:rPr>
        <w:t>statu</w:t>
      </w:r>
      <w:r w:rsidRPr="004A6BF0">
        <w:rPr>
          <w:rFonts w:eastAsia="MS PMincho"/>
          <w:spacing w:val="-3"/>
          <w:w w:val="104"/>
          <w:szCs w:val="20"/>
        </w:rPr>
        <w:t>t</w:t>
      </w:r>
      <w:r w:rsidRPr="004A6BF0">
        <w:rPr>
          <w:rFonts w:eastAsia="MS PMincho"/>
          <w:spacing w:val="-1"/>
          <w:w w:val="106"/>
          <w:szCs w:val="20"/>
        </w:rPr>
        <w:t>o</w:t>
      </w:r>
      <w:r w:rsidRPr="004A6BF0">
        <w:rPr>
          <w:rFonts w:eastAsia="MS PMincho"/>
          <w:spacing w:val="6"/>
          <w:w w:val="106"/>
          <w:szCs w:val="20"/>
        </w:rPr>
        <w:t>r</w:t>
      </w:r>
      <w:r w:rsidRPr="004A6BF0">
        <w:rPr>
          <w:rFonts w:eastAsia="MS PMincho"/>
          <w:w w:val="89"/>
          <w:szCs w:val="20"/>
        </w:rPr>
        <w:t>y</w:t>
      </w:r>
      <w:r w:rsidRPr="004A6BF0">
        <w:rPr>
          <w:rFonts w:eastAsia="MS PMincho"/>
          <w:spacing w:val="-14"/>
          <w:szCs w:val="20"/>
        </w:rPr>
        <w:t xml:space="preserve"> </w:t>
      </w:r>
      <w:r w:rsidRPr="004A6BF0">
        <w:rPr>
          <w:rFonts w:eastAsia="MS PMincho"/>
          <w:spacing w:val="1"/>
          <w:szCs w:val="20"/>
        </w:rPr>
        <w:t>tr</w:t>
      </w:r>
      <w:r w:rsidRPr="004A6BF0">
        <w:rPr>
          <w:rFonts w:eastAsia="MS PMincho"/>
          <w:spacing w:val="-1"/>
          <w:szCs w:val="20"/>
        </w:rPr>
        <w:t>usts</w:t>
      </w:r>
      <w:r w:rsidRPr="004A6BF0">
        <w:rPr>
          <w:rFonts w:eastAsia="MS PMincho"/>
          <w:szCs w:val="20"/>
        </w:rPr>
        <w:t>,</w:t>
      </w:r>
      <w:r w:rsidRPr="004A6BF0">
        <w:rPr>
          <w:rFonts w:eastAsia="MS PMincho"/>
          <w:spacing w:val="-11"/>
          <w:szCs w:val="20"/>
        </w:rPr>
        <w:t xml:space="preserve"> </w:t>
      </w:r>
      <w:r w:rsidRPr="004A6BF0">
        <w:rPr>
          <w:rFonts w:eastAsia="MS PMincho"/>
          <w:spacing w:val="-1"/>
          <w:szCs w:val="20"/>
        </w:rPr>
        <w:t>o</w:t>
      </w:r>
      <w:r w:rsidRPr="004A6BF0">
        <w:rPr>
          <w:rFonts w:eastAsia="MS PMincho"/>
          <w:szCs w:val="20"/>
        </w:rPr>
        <w:t>r</w:t>
      </w:r>
      <w:r w:rsidRPr="004A6BF0">
        <w:rPr>
          <w:rFonts w:eastAsia="MS PMincho"/>
          <w:spacing w:val="-8"/>
          <w:szCs w:val="20"/>
        </w:rPr>
        <w:t xml:space="preserve"> </w:t>
      </w:r>
      <w:r w:rsidRPr="004A6BF0">
        <w:rPr>
          <w:rFonts w:eastAsia="MS PMincho"/>
          <w:spacing w:val="-1"/>
          <w:szCs w:val="20"/>
        </w:rPr>
        <w:t>i</w:t>
      </w:r>
      <w:r w:rsidRPr="004A6BF0">
        <w:rPr>
          <w:rFonts w:eastAsia="MS PMincho"/>
          <w:szCs w:val="20"/>
        </w:rPr>
        <w:t>f</w:t>
      </w:r>
      <w:r w:rsidRPr="004A6BF0">
        <w:rPr>
          <w:rFonts w:eastAsia="MS PMincho"/>
          <w:spacing w:val="-12"/>
          <w:szCs w:val="20"/>
        </w:rPr>
        <w:t xml:space="preserve"> </w:t>
      </w:r>
      <w:r w:rsidRPr="004A6BF0">
        <w:rPr>
          <w:rFonts w:eastAsia="MS PMincho"/>
          <w:spacing w:val="-1"/>
          <w:w w:val="98"/>
          <w:szCs w:val="20"/>
        </w:rPr>
        <w:t>th</w:t>
      </w:r>
      <w:r w:rsidRPr="004A6BF0">
        <w:rPr>
          <w:rFonts w:eastAsia="MS PMincho"/>
          <w:spacing w:val="1"/>
          <w:w w:val="98"/>
          <w:szCs w:val="20"/>
        </w:rPr>
        <w:t>e</w:t>
      </w:r>
      <w:r w:rsidRPr="004A6BF0">
        <w:rPr>
          <w:rFonts w:eastAsia="MS PMincho"/>
          <w:w w:val="98"/>
          <w:szCs w:val="20"/>
        </w:rPr>
        <w:t>y</w:t>
      </w:r>
      <w:r w:rsidRPr="004A6BF0">
        <w:rPr>
          <w:rFonts w:eastAsia="MS PMincho"/>
          <w:spacing w:val="-12"/>
          <w:w w:val="98"/>
          <w:szCs w:val="20"/>
        </w:rPr>
        <w:t xml:space="preserve"> </w:t>
      </w:r>
      <w:r w:rsidRPr="004A6BF0">
        <w:rPr>
          <w:rFonts w:eastAsia="MS PMincho"/>
          <w:spacing w:val="-2"/>
          <w:szCs w:val="20"/>
        </w:rPr>
        <w:t>d</w:t>
      </w:r>
      <w:r w:rsidRPr="004A6BF0">
        <w:rPr>
          <w:rFonts w:eastAsia="MS PMincho"/>
          <w:szCs w:val="20"/>
        </w:rPr>
        <w:t>o</w:t>
      </w:r>
      <w:r w:rsidRPr="004A6BF0">
        <w:rPr>
          <w:rFonts w:eastAsia="MS PMincho"/>
          <w:spacing w:val="-6"/>
          <w:szCs w:val="20"/>
        </w:rPr>
        <w:t xml:space="preserve"> </w:t>
      </w:r>
      <w:r w:rsidRPr="004A6BF0">
        <w:rPr>
          <w:rFonts w:eastAsia="MS PMincho"/>
          <w:spacing w:val="-1"/>
          <w:szCs w:val="20"/>
        </w:rPr>
        <w:t>no</w:t>
      </w:r>
      <w:r w:rsidRPr="004A6BF0">
        <w:rPr>
          <w:rFonts w:eastAsia="MS PMincho"/>
          <w:szCs w:val="20"/>
        </w:rPr>
        <w:t xml:space="preserve">t </w:t>
      </w:r>
      <w:r w:rsidRPr="004A6BF0">
        <w:rPr>
          <w:rFonts w:eastAsia="MS PMincho"/>
          <w:spacing w:val="-1"/>
          <w:szCs w:val="20"/>
        </w:rPr>
        <w:t>apply</w:t>
      </w:r>
      <w:r w:rsidRPr="004A6BF0">
        <w:rPr>
          <w:rFonts w:eastAsia="MS PMincho"/>
          <w:spacing w:val="-9"/>
          <w:szCs w:val="20"/>
        </w:rPr>
        <w:t xml:space="preserve"> </w:t>
      </w:r>
      <w:r w:rsidRPr="004A6BF0">
        <w:rPr>
          <w:rFonts w:eastAsia="MS PMincho"/>
          <w:spacing w:val="-2"/>
          <w:szCs w:val="20"/>
        </w:rPr>
        <w:t>t</w:t>
      </w:r>
      <w:r w:rsidRPr="004A6BF0">
        <w:rPr>
          <w:rFonts w:eastAsia="MS PMincho"/>
          <w:szCs w:val="20"/>
        </w:rPr>
        <w:t>o</w:t>
      </w:r>
      <w:r w:rsidRPr="004A6BF0">
        <w:rPr>
          <w:rFonts w:eastAsia="MS PMincho"/>
          <w:spacing w:val="18"/>
          <w:szCs w:val="20"/>
        </w:rPr>
        <w:t xml:space="preserve"> </w:t>
      </w:r>
      <w:r w:rsidRPr="004A6BF0">
        <w:rPr>
          <w:rFonts w:eastAsia="MS PMincho"/>
          <w:szCs w:val="20"/>
        </w:rPr>
        <w:t>all</w:t>
      </w:r>
      <w:r w:rsidRPr="004A6BF0">
        <w:rPr>
          <w:rFonts w:eastAsia="MS PMincho"/>
          <w:spacing w:val="-3"/>
          <w:szCs w:val="20"/>
        </w:rPr>
        <w:t xml:space="preserve"> </w:t>
      </w:r>
      <w:r w:rsidRPr="004A6BF0">
        <w:rPr>
          <w:rFonts w:eastAsia="MS PMincho"/>
          <w:szCs w:val="20"/>
        </w:rPr>
        <w:t>(e.</w:t>
      </w:r>
      <w:r w:rsidRPr="004A6BF0">
        <w:rPr>
          <w:rFonts w:eastAsia="MS PMincho"/>
          <w:spacing w:val="3"/>
          <w:szCs w:val="20"/>
        </w:rPr>
        <w:t>g</w:t>
      </w:r>
      <w:r w:rsidRPr="004A6BF0">
        <w:rPr>
          <w:rFonts w:eastAsia="MS PMincho"/>
          <w:szCs w:val="20"/>
        </w:rPr>
        <w:t>.</w:t>
      </w:r>
      <w:r w:rsidRPr="004A6BF0">
        <w:rPr>
          <w:rFonts w:eastAsia="MS PMincho"/>
          <w:spacing w:val="-6"/>
          <w:szCs w:val="20"/>
        </w:rPr>
        <w:t xml:space="preserve"> </w:t>
      </w:r>
      <w:r w:rsidRPr="004A6BF0">
        <w:rPr>
          <w:rFonts w:eastAsia="MS PMincho"/>
          <w:szCs w:val="20"/>
        </w:rPr>
        <w:t>whe</w:t>
      </w:r>
      <w:r w:rsidRPr="004A6BF0">
        <w:rPr>
          <w:rFonts w:eastAsia="MS PMincho"/>
          <w:spacing w:val="-2"/>
          <w:szCs w:val="20"/>
        </w:rPr>
        <w:t>r</w:t>
      </w:r>
      <w:r w:rsidRPr="004A6BF0">
        <w:rPr>
          <w:rFonts w:eastAsia="MS PMincho"/>
          <w:szCs w:val="20"/>
        </w:rPr>
        <w:t>e</w:t>
      </w:r>
      <w:r w:rsidRPr="004A6BF0">
        <w:rPr>
          <w:rFonts w:eastAsia="MS PMincho"/>
          <w:spacing w:val="4"/>
          <w:szCs w:val="20"/>
        </w:rPr>
        <w:t xml:space="preserve"> </w:t>
      </w:r>
      <w:r w:rsidRPr="004A6BF0">
        <w:rPr>
          <w:rFonts w:eastAsia="MS PMincho"/>
          <w:szCs w:val="20"/>
        </w:rPr>
        <w:t>the</w:t>
      </w:r>
      <w:r w:rsidRPr="004A6BF0">
        <w:rPr>
          <w:rFonts w:eastAsia="MS PMincho"/>
          <w:spacing w:val="16"/>
          <w:szCs w:val="20"/>
        </w:rPr>
        <w:t xml:space="preserve"> </w:t>
      </w:r>
      <w:r w:rsidRPr="004A6BF0">
        <w:rPr>
          <w:rFonts w:eastAsia="MS PMincho"/>
          <w:szCs w:val="20"/>
        </w:rPr>
        <w:t>se</w:t>
      </w:r>
      <w:r w:rsidRPr="004A6BF0">
        <w:rPr>
          <w:rFonts w:eastAsia="MS PMincho"/>
          <w:spacing w:val="6"/>
          <w:szCs w:val="20"/>
        </w:rPr>
        <w:t>r</w:t>
      </w:r>
      <w:r w:rsidRPr="004A6BF0">
        <w:rPr>
          <w:rFonts w:eastAsia="MS PMincho"/>
          <w:spacing w:val="4"/>
          <w:szCs w:val="20"/>
        </w:rPr>
        <w:t>v</w:t>
      </w:r>
      <w:r w:rsidRPr="004A6BF0">
        <w:rPr>
          <w:rFonts w:eastAsia="MS PMincho"/>
          <w:szCs w:val="20"/>
        </w:rPr>
        <w:t>i</w:t>
      </w:r>
      <w:r w:rsidRPr="004A6BF0">
        <w:rPr>
          <w:rFonts w:eastAsia="MS PMincho"/>
          <w:spacing w:val="-2"/>
          <w:szCs w:val="20"/>
        </w:rPr>
        <w:t>c</w:t>
      </w:r>
      <w:r w:rsidRPr="004A6BF0">
        <w:rPr>
          <w:rFonts w:eastAsia="MS PMincho"/>
          <w:szCs w:val="20"/>
        </w:rPr>
        <w:t>e</w:t>
      </w:r>
      <w:r w:rsidRPr="004A6BF0">
        <w:rPr>
          <w:rFonts w:eastAsia="MS PMincho"/>
          <w:spacing w:val="-7"/>
          <w:szCs w:val="20"/>
        </w:rPr>
        <w:t xml:space="preserve"> </w:t>
      </w:r>
      <w:r w:rsidRPr="004A6BF0">
        <w:rPr>
          <w:rFonts w:eastAsia="MS PMincho"/>
          <w:spacing w:val="-1"/>
          <w:szCs w:val="20"/>
        </w:rPr>
        <w:t>c</w:t>
      </w:r>
      <w:r w:rsidRPr="004A6BF0">
        <w:rPr>
          <w:rFonts w:eastAsia="MS PMincho"/>
          <w:szCs w:val="20"/>
        </w:rPr>
        <w:t>harge</w:t>
      </w:r>
      <w:r w:rsidRPr="004A6BF0">
        <w:rPr>
          <w:rFonts w:eastAsia="MS PMincho"/>
          <w:spacing w:val="-1"/>
          <w:szCs w:val="20"/>
        </w:rPr>
        <w:t xml:space="preserve"> </w:t>
      </w:r>
      <w:r w:rsidRPr="004A6BF0">
        <w:rPr>
          <w:rFonts w:eastAsia="MS PMincho"/>
          <w:w w:val="102"/>
          <w:szCs w:val="20"/>
        </w:rPr>
        <w:t>p</w:t>
      </w:r>
      <w:r w:rsidRPr="004A6BF0">
        <w:rPr>
          <w:rFonts w:eastAsia="MS PMincho"/>
          <w:spacing w:val="-3"/>
          <w:w w:val="102"/>
          <w:szCs w:val="20"/>
        </w:rPr>
        <w:t>a</w:t>
      </w:r>
      <w:r w:rsidRPr="004A6BF0">
        <w:rPr>
          <w:rFonts w:eastAsia="MS PMincho"/>
          <w:spacing w:val="4"/>
          <w:w w:val="89"/>
          <w:szCs w:val="20"/>
        </w:rPr>
        <w:t>y</w:t>
      </w:r>
      <w:r w:rsidRPr="004A6BF0">
        <w:rPr>
          <w:rFonts w:eastAsia="MS PMincho"/>
          <w:spacing w:val="1"/>
          <w:w w:val="106"/>
          <w:szCs w:val="20"/>
        </w:rPr>
        <w:t>m</w:t>
      </w:r>
      <w:r w:rsidRPr="004A6BF0">
        <w:rPr>
          <w:rFonts w:eastAsia="MS PMincho"/>
          <w:w w:val="101"/>
          <w:szCs w:val="20"/>
        </w:rPr>
        <w:t>ents</w:t>
      </w:r>
      <w:r w:rsidRPr="004A6BF0">
        <w:rPr>
          <w:rFonts w:eastAsia="MS PMincho"/>
          <w:spacing w:val="9"/>
          <w:szCs w:val="20"/>
        </w:rPr>
        <w:t xml:space="preserve"> </w:t>
      </w:r>
      <w:r w:rsidRPr="004A6BF0">
        <w:rPr>
          <w:rFonts w:eastAsia="MS PMincho"/>
          <w:szCs w:val="20"/>
        </w:rPr>
        <w:t>a</w:t>
      </w:r>
      <w:r w:rsidRPr="004A6BF0">
        <w:rPr>
          <w:rFonts w:eastAsia="MS PMincho"/>
          <w:spacing w:val="-2"/>
          <w:szCs w:val="20"/>
        </w:rPr>
        <w:t>r</w:t>
      </w:r>
      <w:r w:rsidRPr="004A6BF0">
        <w:rPr>
          <w:rFonts w:eastAsia="MS PMincho"/>
          <w:szCs w:val="20"/>
        </w:rPr>
        <w:t>e</w:t>
      </w:r>
      <w:r w:rsidRPr="004A6BF0">
        <w:rPr>
          <w:rFonts w:eastAsia="MS PMincho"/>
          <w:spacing w:val="6"/>
          <w:szCs w:val="20"/>
        </w:rPr>
        <w:t xml:space="preserve"> </w:t>
      </w:r>
      <w:r w:rsidRPr="004A6BF0">
        <w:rPr>
          <w:rFonts w:eastAsia="MS PMincho"/>
          <w:szCs w:val="20"/>
        </w:rPr>
        <w:t>g</w:t>
      </w:r>
      <w:r w:rsidRPr="004A6BF0">
        <w:rPr>
          <w:rFonts w:eastAsia="MS PMincho"/>
          <w:spacing w:val="-2"/>
          <w:szCs w:val="20"/>
        </w:rPr>
        <w:t>o</w:t>
      </w:r>
      <w:r w:rsidRPr="004A6BF0">
        <w:rPr>
          <w:rFonts w:eastAsia="MS PMincho"/>
          <w:spacing w:val="-3"/>
          <w:szCs w:val="20"/>
        </w:rPr>
        <w:t>v</w:t>
      </w:r>
      <w:r w:rsidRPr="004A6BF0">
        <w:rPr>
          <w:rFonts w:eastAsia="MS PMincho"/>
          <w:szCs w:val="20"/>
        </w:rPr>
        <w:t>e</w:t>
      </w:r>
      <w:r w:rsidRPr="004A6BF0">
        <w:rPr>
          <w:rFonts w:eastAsia="MS PMincho"/>
          <w:spacing w:val="2"/>
          <w:szCs w:val="20"/>
        </w:rPr>
        <w:t>r</w:t>
      </w:r>
      <w:r w:rsidRPr="004A6BF0">
        <w:rPr>
          <w:rFonts w:eastAsia="MS PMincho"/>
          <w:spacing w:val="1"/>
          <w:szCs w:val="20"/>
        </w:rPr>
        <w:t>n</w:t>
      </w:r>
      <w:r w:rsidRPr="004A6BF0">
        <w:rPr>
          <w:rFonts w:eastAsia="MS PMincho"/>
          <w:szCs w:val="20"/>
        </w:rPr>
        <w:t>ed</w:t>
      </w:r>
      <w:r w:rsidRPr="004A6BF0">
        <w:rPr>
          <w:rFonts w:eastAsia="MS PMincho"/>
          <w:spacing w:val="7"/>
          <w:szCs w:val="20"/>
        </w:rPr>
        <w:t xml:space="preserve"> </w:t>
      </w:r>
      <w:r w:rsidRPr="004A6BF0">
        <w:rPr>
          <w:rFonts w:eastAsia="MS PMincho"/>
          <w:spacing w:val="-2"/>
          <w:szCs w:val="20"/>
        </w:rPr>
        <w:t>b</w:t>
      </w:r>
      <w:r w:rsidRPr="004A6BF0">
        <w:rPr>
          <w:rFonts w:eastAsia="MS PMincho"/>
          <w:szCs w:val="20"/>
        </w:rPr>
        <w:t>y</w:t>
      </w:r>
      <w:r w:rsidRPr="004A6BF0">
        <w:rPr>
          <w:rFonts w:eastAsia="MS PMincho"/>
          <w:spacing w:val="1"/>
          <w:szCs w:val="20"/>
        </w:rPr>
        <w:t xml:space="preserve"> </w:t>
      </w:r>
      <w:r w:rsidRPr="004A6BF0">
        <w:rPr>
          <w:rFonts w:eastAsia="MS PMincho"/>
          <w:spacing w:val="-1"/>
          <w:w w:val="95"/>
          <w:szCs w:val="20"/>
        </w:rPr>
        <w:t>e</w:t>
      </w:r>
      <w:r w:rsidRPr="004A6BF0">
        <w:rPr>
          <w:rFonts w:eastAsia="MS PMincho"/>
          <w:w w:val="95"/>
          <w:szCs w:val="20"/>
        </w:rPr>
        <w:t>xp</w:t>
      </w:r>
      <w:r w:rsidRPr="004A6BF0">
        <w:rPr>
          <w:rFonts w:eastAsia="MS PMincho"/>
          <w:spacing w:val="-2"/>
          <w:w w:val="95"/>
          <w:szCs w:val="20"/>
        </w:rPr>
        <w:t>r</w:t>
      </w:r>
      <w:r w:rsidRPr="004A6BF0">
        <w:rPr>
          <w:rFonts w:eastAsia="MS PMincho"/>
          <w:w w:val="95"/>
          <w:szCs w:val="20"/>
        </w:rPr>
        <w:t>ess</w:t>
      </w:r>
      <w:r w:rsidRPr="004A6BF0">
        <w:rPr>
          <w:rFonts w:eastAsia="MS PMincho"/>
          <w:spacing w:val="7"/>
          <w:w w:val="95"/>
          <w:szCs w:val="20"/>
        </w:rPr>
        <w:t xml:space="preserve"> </w:t>
      </w:r>
      <w:r w:rsidRPr="004A6BF0">
        <w:rPr>
          <w:rFonts w:eastAsia="MS PMincho"/>
          <w:szCs w:val="20"/>
        </w:rPr>
        <w:t>tr</w:t>
      </w:r>
      <w:r w:rsidRPr="004A6BF0">
        <w:rPr>
          <w:rFonts w:eastAsia="MS PMincho"/>
          <w:spacing w:val="-2"/>
          <w:szCs w:val="20"/>
        </w:rPr>
        <w:t>ust</w:t>
      </w:r>
      <w:r w:rsidRPr="004A6BF0">
        <w:rPr>
          <w:rFonts w:eastAsia="MS PMincho"/>
          <w:szCs w:val="20"/>
        </w:rPr>
        <w:t>s</w:t>
      </w:r>
      <w:r w:rsidRPr="004A6BF0">
        <w:rPr>
          <w:rFonts w:eastAsia="MS PMincho"/>
          <w:spacing w:val="-2"/>
          <w:szCs w:val="20"/>
        </w:rPr>
        <w:t xml:space="preserve"> se</w:t>
      </w:r>
      <w:r w:rsidRPr="004A6BF0">
        <w:rPr>
          <w:rFonts w:eastAsia="MS PMincho"/>
          <w:szCs w:val="20"/>
        </w:rPr>
        <w:t>t</w:t>
      </w:r>
      <w:r w:rsidRPr="004A6BF0">
        <w:rPr>
          <w:rFonts w:eastAsia="MS PMincho"/>
          <w:spacing w:val="-20"/>
          <w:szCs w:val="20"/>
        </w:rPr>
        <w:t xml:space="preserve"> </w:t>
      </w:r>
      <w:r w:rsidRPr="004A6BF0">
        <w:rPr>
          <w:rFonts w:eastAsia="MS PMincho"/>
          <w:spacing w:val="-2"/>
          <w:szCs w:val="20"/>
        </w:rPr>
        <w:t>ou</w:t>
      </w:r>
      <w:r w:rsidRPr="004A6BF0">
        <w:rPr>
          <w:rFonts w:eastAsia="MS PMincho"/>
          <w:szCs w:val="20"/>
        </w:rPr>
        <w:t>t</w:t>
      </w:r>
      <w:r w:rsidRPr="004A6BF0">
        <w:rPr>
          <w:rFonts w:eastAsia="MS PMincho"/>
          <w:spacing w:val="-3"/>
          <w:szCs w:val="20"/>
        </w:rPr>
        <w:t xml:space="preserve"> </w:t>
      </w:r>
      <w:r w:rsidRPr="004A6BF0">
        <w:rPr>
          <w:rFonts w:eastAsia="MS PMincho"/>
          <w:spacing w:val="-2"/>
          <w:szCs w:val="20"/>
        </w:rPr>
        <w:t>i</w:t>
      </w:r>
      <w:r w:rsidRPr="004A6BF0">
        <w:rPr>
          <w:rFonts w:eastAsia="MS PMincho"/>
          <w:szCs w:val="20"/>
        </w:rPr>
        <w:t>n</w:t>
      </w:r>
      <w:r w:rsidRPr="004A6BF0">
        <w:rPr>
          <w:rFonts w:eastAsia="MS PMincho"/>
          <w:spacing w:val="-13"/>
          <w:szCs w:val="20"/>
        </w:rPr>
        <w:t xml:space="preserve"> </w:t>
      </w:r>
      <w:r w:rsidRPr="004A6BF0">
        <w:rPr>
          <w:rFonts w:eastAsia="MS PMincho"/>
          <w:szCs w:val="20"/>
        </w:rPr>
        <w:t>a</w:t>
      </w:r>
      <w:r w:rsidRPr="004A6BF0">
        <w:rPr>
          <w:rFonts w:eastAsia="MS PMincho"/>
          <w:spacing w:val="-17"/>
          <w:szCs w:val="20"/>
        </w:rPr>
        <w:t xml:space="preserve"> </w:t>
      </w:r>
      <w:r w:rsidRPr="004A6BF0">
        <w:rPr>
          <w:rFonts w:eastAsia="MS PMincho"/>
          <w:spacing w:val="-2"/>
          <w:w w:val="95"/>
          <w:szCs w:val="20"/>
        </w:rPr>
        <w:t>leas</w:t>
      </w:r>
      <w:r w:rsidRPr="004A6BF0">
        <w:rPr>
          <w:rFonts w:eastAsia="MS PMincho"/>
          <w:w w:val="95"/>
          <w:szCs w:val="20"/>
        </w:rPr>
        <w:t>e</w:t>
      </w:r>
      <w:r w:rsidRPr="004A6BF0">
        <w:rPr>
          <w:rFonts w:eastAsia="MS PMincho"/>
          <w:spacing w:val="-12"/>
          <w:w w:val="95"/>
          <w:szCs w:val="20"/>
        </w:rPr>
        <w:t xml:space="preserve"> </w:t>
      </w:r>
      <w:r w:rsidRPr="004A6BF0">
        <w:rPr>
          <w:rFonts w:eastAsia="MS PMincho"/>
          <w:spacing w:val="-2"/>
          <w:szCs w:val="20"/>
        </w:rPr>
        <w:t>en</w:t>
      </w:r>
      <w:r w:rsidRPr="004A6BF0">
        <w:rPr>
          <w:rFonts w:eastAsia="MS PMincho"/>
          <w:spacing w:val="-4"/>
          <w:szCs w:val="20"/>
        </w:rPr>
        <w:t>t</w:t>
      </w:r>
      <w:r w:rsidRPr="004A6BF0">
        <w:rPr>
          <w:rFonts w:eastAsia="MS PMincho"/>
          <w:spacing w:val="-2"/>
          <w:szCs w:val="20"/>
        </w:rPr>
        <w:t>e</w:t>
      </w:r>
      <w:r w:rsidRPr="004A6BF0">
        <w:rPr>
          <w:rFonts w:eastAsia="MS PMincho"/>
          <w:spacing w:val="-4"/>
          <w:szCs w:val="20"/>
        </w:rPr>
        <w:t>r</w:t>
      </w:r>
      <w:r w:rsidRPr="004A6BF0">
        <w:rPr>
          <w:rFonts w:eastAsia="MS PMincho"/>
          <w:spacing w:val="-1"/>
          <w:szCs w:val="20"/>
        </w:rPr>
        <w:t>e</w:t>
      </w:r>
      <w:r w:rsidRPr="004A6BF0">
        <w:rPr>
          <w:rFonts w:eastAsia="MS PMincho"/>
          <w:szCs w:val="20"/>
        </w:rPr>
        <w:t>d</w:t>
      </w:r>
      <w:r w:rsidRPr="004A6BF0">
        <w:rPr>
          <w:rFonts w:eastAsia="MS PMincho"/>
          <w:spacing w:val="-6"/>
          <w:szCs w:val="20"/>
        </w:rPr>
        <w:t xml:space="preserve"> </w:t>
      </w:r>
      <w:r w:rsidRPr="004A6BF0">
        <w:rPr>
          <w:rFonts w:eastAsia="MS PMincho"/>
          <w:spacing w:val="-2"/>
          <w:szCs w:val="20"/>
        </w:rPr>
        <w:t>in</w:t>
      </w:r>
      <w:r w:rsidRPr="004A6BF0">
        <w:rPr>
          <w:rFonts w:eastAsia="MS PMincho"/>
          <w:spacing w:val="-4"/>
          <w:szCs w:val="20"/>
        </w:rPr>
        <w:t>t</w:t>
      </w:r>
      <w:r w:rsidRPr="004A6BF0">
        <w:rPr>
          <w:rFonts w:eastAsia="MS PMincho"/>
          <w:szCs w:val="20"/>
        </w:rPr>
        <w:t>o</w:t>
      </w:r>
      <w:r w:rsidRPr="004A6BF0">
        <w:rPr>
          <w:rFonts w:eastAsia="MS PMincho"/>
          <w:spacing w:val="-3"/>
          <w:szCs w:val="20"/>
        </w:rPr>
        <w:t xml:space="preserve"> </w:t>
      </w:r>
      <w:r w:rsidRPr="004A6BF0">
        <w:rPr>
          <w:rFonts w:eastAsia="MS PMincho"/>
          <w:spacing w:val="-2"/>
          <w:w w:val="96"/>
          <w:szCs w:val="20"/>
        </w:rPr>
        <w:t>befo</w:t>
      </w:r>
      <w:r w:rsidRPr="004A6BF0">
        <w:rPr>
          <w:rFonts w:eastAsia="MS PMincho"/>
          <w:spacing w:val="-4"/>
          <w:w w:val="96"/>
          <w:szCs w:val="20"/>
        </w:rPr>
        <w:t>r</w:t>
      </w:r>
      <w:r w:rsidRPr="004A6BF0">
        <w:rPr>
          <w:rFonts w:eastAsia="MS PMincho"/>
          <w:w w:val="96"/>
          <w:szCs w:val="20"/>
        </w:rPr>
        <w:t>e</w:t>
      </w:r>
      <w:r w:rsidRPr="004A6BF0">
        <w:rPr>
          <w:rFonts w:eastAsia="MS PMincho"/>
          <w:spacing w:val="2"/>
          <w:w w:val="96"/>
          <w:szCs w:val="20"/>
        </w:rPr>
        <w:t xml:space="preserve"> </w:t>
      </w:r>
      <w:r w:rsidRPr="004A6BF0">
        <w:rPr>
          <w:rFonts w:eastAsia="MS PMincho"/>
          <w:w w:val="96"/>
          <w:szCs w:val="20"/>
        </w:rPr>
        <w:t>1</w:t>
      </w:r>
      <w:r w:rsidRPr="004A6BF0">
        <w:rPr>
          <w:rFonts w:eastAsia="MS PMincho"/>
          <w:spacing w:val="-18"/>
          <w:w w:val="96"/>
          <w:szCs w:val="20"/>
        </w:rPr>
        <w:t xml:space="preserve"> </w:t>
      </w:r>
      <w:r w:rsidRPr="004A6BF0">
        <w:rPr>
          <w:rFonts w:eastAsia="MS PMincho"/>
          <w:spacing w:val="-5"/>
          <w:w w:val="96"/>
          <w:szCs w:val="20"/>
        </w:rPr>
        <w:t>A</w:t>
      </w:r>
      <w:r w:rsidRPr="004A6BF0">
        <w:rPr>
          <w:rFonts w:eastAsia="MS PMincho"/>
          <w:spacing w:val="-2"/>
          <w:w w:val="96"/>
          <w:szCs w:val="20"/>
        </w:rPr>
        <w:t>p</w:t>
      </w:r>
      <w:r w:rsidRPr="004A6BF0">
        <w:rPr>
          <w:rFonts w:eastAsia="MS PMincho"/>
          <w:spacing w:val="1"/>
          <w:w w:val="96"/>
          <w:szCs w:val="20"/>
        </w:rPr>
        <w:t>r</w:t>
      </w:r>
      <w:r w:rsidRPr="004A6BF0">
        <w:rPr>
          <w:rFonts w:eastAsia="MS PMincho"/>
          <w:spacing w:val="-1"/>
          <w:w w:val="96"/>
          <w:szCs w:val="20"/>
        </w:rPr>
        <w:t>i</w:t>
      </w:r>
      <w:r w:rsidRPr="004A6BF0">
        <w:rPr>
          <w:rFonts w:eastAsia="MS PMincho"/>
          <w:w w:val="96"/>
          <w:szCs w:val="20"/>
        </w:rPr>
        <w:t>l</w:t>
      </w:r>
      <w:r w:rsidRPr="004A6BF0">
        <w:rPr>
          <w:rFonts w:eastAsia="MS PMincho"/>
          <w:spacing w:val="-8"/>
          <w:w w:val="96"/>
          <w:szCs w:val="20"/>
        </w:rPr>
        <w:t xml:space="preserve"> </w:t>
      </w:r>
      <w:r w:rsidRPr="004A6BF0">
        <w:rPr>
          <w:rFonts w:eastAsia="MS PMincho"/>
          <w:spacing w:val="-2"/>
          <w:szCs w:val="20"/>
        </w:rPr>
        <w:t>1989)</w:t>
      </w:r>
      <w:r w:rsidRPr="004A6BF0">
        <w:rPr>
          <w:rFonts w:eastAsia="MS PMincho"/>
          <w:szCs w:val="20"/>
        </w:rPr>
        <w:t>.</w:t>
      </w:r>
      <w:r w:rsidRPr="004A6BF0">
        <w:rPr>
          <w:rFonts w:eastAsia="MS PMincho"/>
          <w:spacing w:val="-22"/>
          <w:szCs w:val="20"/>
        </w:rPr>
        <w:t xml:space="preserve"> </w:t>
      </w:r>
    </w:p>
    <w:p w14:paraId="37934A76" w14:textId="77777777" w:rsidR="001C1437" w:rsidRPr="004A6BF0" w:rsidRDefault="001C1437" w:rsidP="001B2CE5">
      <w:pPr>
        <w:pStyle w:val="Online"/>
        <w:spacing w:after="0" w:line="240" w:lineRule="atLeast"/>
        <w:rPr>
          <w:rFonts w:eastAsia="MS PMincho"/>
          <w:spacing w:val="-22"/>
          <w:szCs w:val="20"/>
        </w:rPr>
      </w:pPr>
    </w:p>
    <w:p w14:paraId="289C6AA2" w14:textId="77777777" w:rsidR="001C1437" w:rsidRPr="004A6BF0" w:rsidRDefault="001C1437" w:rsidP="001B2CE5">
      <w:pPr>
        <w:pStyle w:val="Online"/>
        <w:spacing w:after="0" w:line="240" w:lineRule="atLeast"/>
        <w:rPr>
          <w:rFonts w:eastAsia="MS PMincho"/>
          <w:szCs w:val="20"/>
        </w:rPr>
      </w:pPr>
      <w:r w:rsidRPr="004A6BF0">
        <w:rPr>
          <w:rFonts w:eastAsia="MS PMincho"/>
          <w:spacing w:val="-2"/>
          <w:w w:val="95"/>
          <w:szCs w:val="20"/>
        </w:rPr>
        <w:t>Specialis</w:t>
      </w:r>
      <w:r w:rsidRPr="004A6BF0">
        <w:rPr>
          <w:rFonts w:eastAsia="MS PMincho"/>
          <w:w w:val="95"/>
          <w:szCs w:val="20"/>
        </w:rPr>
        <w:t>t</w:t>
      </w:r>
      <w:r w:rsidRPr="004A6BF0">
        <w:rPr>
          <w:rFonts w:eastAsia="MS PMincho"/>
          <w:spacing w:val="-11"/>
          <w:w w:val="95"/>
          <w:szCs w:val="20"/>
        </w:rPr>
        <w:t xml:space="preserve"> </w:t>
      </w:r>
      <w:r w:rsidRPr="004A6BF0">
        <w:rPr>
          <w:rFonts w:eastAsia="MS PMincho"/>
          <w:spacing w:val="-2"/>
          <w:szCs w:val="20"/>
        </w:rPr>
        <w:t>a</w:t>
      </w:r>
      <w:r w:rsidRPr="004A6BF0">
        <w:rPr>
          <w:rFonts w:eastAsia="MS PMincho"/>
          <w:spacing w:val="-4"/>
          <w:szCs w:val="20"/>
        </w:rPr>
        <w:t>d</w:t>
      </w:r>
      <w:r w:rsidRPr="004A6BF0">
        <w:rPr>
          <w:rFonts w:eastAsia="MS PMincho"/>
          <w:spacing w:val="2"/>
          <w:szCs w:val="20"/>
        </w:rPr>
        <w:t>v</w:t>
      </w:r>
      <w:r w:rsidRPr="004A6BF0">
        <w:rPr>
          <w:rFonts w:eastAsia="MS PMincho"/>
          <w:spacing w:val="-1"/>
          <w:szCs w:val="20"/>
        </w:rPr>
        <w:t>i</w:t>
      </w:r>
      <w:r w:rsidRPr="004A6BF0">
        <w:rPr>
          <w:rFonts w:eastAsia="MS PMincho"/>
          <w:spacing w:val="-4"/>
          <w:szCs w:val="20"/>
        </w:rPr>
        <w:t>c</w:t>
      </w:r>
      <w:r w:rsidRPr="004A6BF0">
        <w:rPr>
          <w:rFonts w:eastAsia="MS PMincho"/>
          <w:szCs w:val="20"/>
        </w:rPr>
        <w:t>e</w:t>
      </w:r>
      <w:r w:rsidRPr="004A6BF0">
        <w:rPr>
          <w:rFonts w:eastAsia="MS PMincho"/>
          <w:spacing w:val="-15"/>
          <w:szCs w:val="20"/>
        </w:rPr>
        <w:t xml:space="preserve"> </w:t>
      </w:r>
      <w:r w:rsidRPr="004A6BF0">
        <w:rPr>
          <w:rFonts w:eastAsia="MS PMincho"/>
          <w:szCs w:val="20"/>
        </w:rPr>
        <w:t>should</w:t>
      </w:r>
      <w:r w:rsidRPr="004A6BF0">
        <w:rPr>
          <w:rFonts w:eastAsia="MS PMincho"/>
          <w:spacing w:val="6"/>
          <w:szCs w:val="20"/>
        </w:rPr>
        <w:t xml:space="preserve"> </w:t>
      </w:r>
      <w:r w:rsidRPr="004A6BF0">
        <w:rPr>
          <w:rFonts w:eastAsia="MS PMincho"/>
          <w:szCs w:val="20"/>
        </w:rPr>
        <w:t>be</w:t>
      </w:r>
      <w:r w:rsidRPr="004A6BF0">
        <w:rPr>
          <w:rFonts w:eastAsia="MS PMincho"/>
          <w:spacing w:val="-7"/>
          <w:szCs w:val="20"/>
        </w:rPr>
        <w:t xml:space="preserve"> </w:t>
      </w:r>
      <w:r w:rsidRPr="004A6BF0">
        <w:rPr>
          <w:rFonts w:eastAsia="MS PMincho"/>
          <w:szCs w:val="20"/>
        </w:rPr>
        <w:t>ta</w:t>
      </w:r>
      <w:r w:rsidRPr="004A6BF0">
        <w:rPr>
          <w:rFonts w:eastAsia="MS PMincho"/>
          <w:spacing w:val="-4"/>
          <w:szCs w:val="20"/>
        </w:rPr>
        <w:t>k</w:t>
      </w:r>
      <w:r w:rsidRPr="004A6BF0">
        <w:rPr>
          <w:rFonts w:eastAsia="MS PMincho"/>
          <w:szCs w:val="20"/>
        </w:rPr>
        <w:t>en in</w:t>
      </w:r>
      <w:r w:rsidRPr="004A6BF0">
        <w:rPr>
          <w:rFonts w:eastAsia="MS PMincho"/>
          <w:spacing w:val="1"/>
          <w:szCs w:val="20"/>
        </w:rPr>
        <w:t xml:space="preserve"> </w:t>
      </w:r>
      <w:r w:rsidRPr="004A6BF0">
        <w:rPr>
          <w:rFonts w:eastAsia="MS PMincho"/>
          <w:szCs w:val="20"/>
        </w:rPr>
        <w:t>all</w:t>
      </w:r>
      <w:r w:rsidRPr="004A6BF0">
        <w:rPr>
          <w:rFonts w:eastAsia="MS PMincho"/>
          <w:spacing w:val="-17"/>
          <w:szCs w:val="20"/>
        </w:rPr>
        <w:t xml:space="preserve"> </w:t>
      </w:r>
      <w:r w:rsidRPr="004A6BF0">
        <w:rPr>
          <w:rFonts w:eastAsia="MS PMincho"/>
          <w:szCs w:val="20"/>
        </w:rPr>
        <w:t>cases.</w:t>
      </w:r>
    </w:p>
    <w:p w14:paraId="13B3938F" w14:textId="77777777" w:rsidR="00176F41" w:rsidRDefault="00176F41" w:rsidP="001B2CE5">
      <w:pPr>
        <w:pStyle w:val="Online"/>
        <w:spacing w:after="0" w:line="240" w:lineRule="atLeast"/>
        <w:rPr>
          <w:rFonts w:eastAsia="MS PMincho"/>
          <w:color w:val="363435"/>
          <w:szCs w:val="20"/>
        </w:rPr>
      </w:pPr>
    </w:p>
    <w:p w14:paraId="789D42EF" w14:textId="77777777" w:rsidR="005D6010" w:rsidRDefault="005D6010" w:rsidP="00114E30">
      <w:pPr>
        <w:pStyle w:val="Heading2"/>
        <w:rPr>
          <w:rFonts w:eastAsia="MS PMincho"/>
        </w:rPr>
      </w:pPr>
      <w:bookmarkStart w:id="151" w:name="_Toc415753233"/>
      <w:bookmarkStart w:id="152" w:name="_Toc443380565"/>
    </w:p>
    <w:p w14:paraId="6B308C18" w14:textId="3582DE77" w:rsidR="00176F41" w:rsidRPr="00176F41" w:rsidRDefault="0003411D" w:rsidP="00114E30">
      <w:pPr>
        <w:pStyle w:val="Heading2"/>
        <w:rPr>
          <w:rFonts w:eastAsia="MS PMincho"/>
        </w:rPr>
      </w:pPr>
      <w:r>
        <w:rPr>
          <w:rFonts w:eastAsia="MS PMincho"/>
        </w:rPr>
        <w:t>7.12</w:t>
      </w:r>
      <w:r w:rsidR="00B75352">
        <w:rPr>
          <w:rFonts w:eastAsia="MS PMincho"/>
        </w:rPr>
        <w:tab/>
      </w:r>
      <w:r w:rsidR="00176F41">
        <w:rPr>
          <w:rFonts w:eastAsia="MS PMincho"/>
        </w:rPr>
        <w:t>Summary of costs</w:t>
      </w:r>
      <w:bookmarkEnd w:id="151"/>
      <w:bookmarkEnd w:id="152"/>
    </w:p>
    <w:p w14:paraId="407B68EF" w14:textId="77777777" w:rsidR="00E72B52" w:rsidRDefault="00E72B52" w:rsidP="00E72B52">
      <w:pPr>
        <w:pStyle w:val="Online"/>
        <w:spacing w:after="0" w:line="240" w:lineRule="atLeast"/>
        <w:rPr>
          <w:rFonts w:cs="Arial"/>
          <w:bCs/>
          <w:szCs w:val="20"/>
        </w:rPr>
      </w:pPr>
    </w:p>
    <w:p w14:paraId="5975682C" w14:textId="77777777" w:rsidR="001C1437" w:rsidRPr="004A6BF0" w:rsidRDefault="001C1437" w:rsidP="00E72B52">
      <w:pPr>
        <w:pStyle w:val="Online"/>
        <w:spacing w:after="0" w:line="240" w:lineRule="atLeast"/>
        <w:rPr>
          <w:rFonts w:eastAsia="MS PMincho"/>
          <w:szCs w:val="20"/>
        </w:rPr>
      </w:pPr>
      <w:r w:rsidRPr="004A6BF0">
        <w:rPr>
          <w:rFonts w:eastAsia="MS PMincho"/>
          <w:w w:val="89"/>
          <w:szCs w:val="20"/>
        </w:rPr>
        <w:t>A</w:t>
      </w:r>
      <w:r w:rsidRPr="004A6BF0">
        <w:rPr>
          <w:rFonts w:eastAsia="MS PMincho"/>
          <w:spacing w:val="-11"/>
          <w:w w:val="89"/>
          <w:szCs w:val="20"/>
        </w:rPr>
        <w:t xml:space="preserve"> </w:t>
      </w:r>
      <w:r w:rsidR="00176F41" w:rsidRPr="004A6BF0">
        <w:rPr>
          <w:rFonts w:eastAsia="MS PMincho"/>
          <w:spacing w:val="-4"/>
          <w:szCs w:val="20"/>
        </w:rPr>
        <w:t>leaseholder</w:t>
      </w:r>
      <w:r w:rsidRPr="004A6BF0">
        <w:rPr>
          <w:rFonts w:eastAsia="MS PMincho"/>
          <w:spacing w:val="1"/>
          <w:szCs w:val="20"/>
        </w:rPr>
        <w:t xml:space="preserve"> </w:t>
      </w:r>
      <w:r w:rsidRPr="004A6BF0">
        <w:rPr>
          <w:rFonts w:eastAsia="MS PMincho"/>
          <w:spacing w:val="-2"/>
          <w:szCs w:val="20"/>
        </w:rPr>
        <w:t>o</w:t>
      </w:r>
      <w:r w:rsidRPr="004A6BF0">
        <w:rPr>
          <w:rFonts w:eastAsia="MS PMincho"/>
          <w:szCs w:val="20"/>
        </w:rPr>
        <w:t>r</w:t>
      </w:r>
      <w:r w:rsidRPr="004A6BF0">
        <w:rPr>
          <w:rFonts w:eastAsia="MS PMincho"/>
          <w:spacing w:val="-11"/>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12"/>
          <w:szCs w:val="20"/>
        </w:rPr>
        <w:t xml:space="preserve"> </w:t>
      </w:r>
      <w:r w:rsidRPr="004A6BF0">
        <w:rPr>
          <w:rFonts w:eastAsia="MS PMincho"/>
          <w:spacing w:val="-2"/>
          <w:w w:val="97"/>
          <w:szCs w:val="20"/>
        </w:rPr>
        <w:t>sec</w:t>
      </w:r>
      <w:r w:rsidRPr="004A6BF0">
        <w:rPr>
          <w:rFonts w:eastAsia="MS PMincho"/>
          <w:spacing w:val="-5"/>
          <w:w w:val="97"/>
          <w:szCs w:val="20"/>
        </w:rPr>
        <w:t>r</w:t>
      </w:r>
      <w:r w:rsidRPr="004A6BF0">
        <w:rPr>
          <w:rFonts w:eastAsia="MS PMincho"/>
          <w:spacing w:val="-2"/>
          <w:w w:val="97"/>
          <w:szCs w:val="20"/>
        </w:rPr>
        <w:t>eta</w:t>
      </w:r>
      <w:r w:rsidRPr="004A6BF0">
        <w:rPr>
          <w:rFonts w:eastAsia="MS PMincho"/>
          <w:spacing w:val="4"/>
          <w:w w:val="97"/>
          <w:szCs w:val="20"/>
        </w:rPr>
        <w:t>r</w:t>
      </w:r>
      <w:r w:rsidRPr="004A6BF0">
        <w:rPr>
          <w:rFonts w:eastAsia="MS PMincho"/>
          <w:w w:val="97"/>
          <w:szCs w:val="20"/>
        </w:rPr>
        <w:t>y</w:t>
      </w:r>
      <w:r w:rsidRPr="004A6BF0">
        <w:rPr>
          <w:rFonts w:eastAsia="MS PMincho"/>
          <w:spacing w:val="-11"/>
          <w:w w:val="97"/>
          <w:szCs w:val="20"/>
        </w:rPr>
        <w:t xml:space="preserve"> </w:t>
      </w:r>
      <w:r w:rsidRPr="004A6BF0">
        <w:rPr>
          <w:rFonts w:eastAsia="MS PMincho"/>
          <w:spacing w:val="-2"/>
          <w:szCs w:val="20"/>
        </w:rPr>
        <w:t>o</w:t>
      </w:r>
      <w:r w:rsidRPr="004A6BF0">
        <w:rPr>
          <w:rFonts w:eastAsia="MS PMincho"/>
          <w:szCs w:val="20"/>
        </w:rPr>
        <w:t>f</w:t>
      </w:r>
      <w:r w:rsidRPr="004A6BF0">
        <w:rPr>
          <w:rFonts w:eastAsia="MS PMincho"/>
          <w:spacing w:val="-13"/>
          <w:szCs w:val="20"/>
        </w:rPr>
        <w:t xml:space="preserve"> </w:t>
      </w:r>
      <w:r w:rsidRPr="004A6BF0">
        <w:rPr>
          <w:rFonts w:eastAsia="MS PMincho"/>
          <w:szCs w:val="20"/>
        </w:rPr>
        <w:t>a</w:t>
      </w:r>
      <w:r w:rsidRPr="004A6BF0">
        <w:rPr>
          <w:rFonts w:eastAsia="MS PMincho"/>
          <w:spacing w:val="-19"/>
          <w:szCs w:val="20"/>
        </w:rPr>
        <w:t xml:space="preserve"> </w:t>
      </w:r>
      <w:r w:rsidR="00444F23" w:rsidRPr="004A6BF0">
        <w:rPr>
          <w:rFonts w:eastAsia="MS PMincho"/>
          <w:spacing w:val="-8"/>
          <w:w w:val="97"/>
          <w:szCs w:val="20"/>
        </w:rPr>
        <w:t>r</w:t>
      </w:r>
      <w:r w:rsidRPr="004A6BF0">
        <w:rPr>
          <w:rFonts w:eastAsia="MS PMincho"/>
          <w:spacing w:val="-2"/>
          <w:w w:val="97"/>
          <w:szCs w:val="20"/>
        </w:rPr>
        <w:t>e</w:t>
      </w:r>
      <w:r w:rsidRPr="004A6BF0">
        <w:rPr>
          <w:rFonts w:eastAsia="MS PMincho"/>
          <w:spacing w:val="-5"/>
          <w:w w:val="97"/>
          <w:szCs w:val="20"/>
        </w:rPr>
        <w:t>c</w:t>
      </w:r>
      <w:r w:rsidRPr="004A6BF0">
        <w:rPr>
          <w:rFonts w:eastAsia="MS PMincho"/>
          <w:spacing w:val="-2"/>
          <w:w w:val="97"/>
          <w:szCs w:val="20"/>
        </w:rPr>
        <w:t>o</w:t>
      </w:r>
      <w:r w:rsidRPr="004A6BF0">
        <w:rPr>
          <w:rFonts w:eastAsia="MS PMincho"/>
          <w:w w:val="97"/>
          <w:szCs w:val="20"/>
        </w:rPr>
        <w:t>g</w:t>
      </w:r>
      <w:r w:rsidRPr="004A6BF0">
        <w:rPr>
          <w:rFonts w:eastAsia="MS PMincho"/>
          <w:spacing w:val="-2"/>
          <w:w w:val="97"/>
          <w:szCs w:val="20"/>
        </w:rPr>
        <w:t>nise</w:t>
      </w:r>
      <w:r w:rsidRPr="004A6BF0">
        <w:rPr>
          <w:rFonts w:eastAsia="MS PMincho"/>
          <w:w w:val="97"/>
          <w:szCs w:val="20"/>
        </w:rPr>
        <w:t>d</w:t>
      </w:r>
      <w:r w:rsidRPr="004A6BF0">
        <w:rPr>
          <w:rFonts w:eastAsia="MS PMincho"/>
          <w:spacing w:val="-9"/>
          <w:w w:val="97"/>
          <w:szCs w:val="20"/>
        </w:rPr>
        <w:t xml:space="preserve"> </w:t>
      </w:r>
      <w:r w:rsidR="00444F23" w:rsidRPr="004A6BF0">
        <w:rPr>
          <w:rFonts w:eastAsia="MS PMincho"/>
          <w:spacing w:val="-31"/>
          <w:w w:val="99"/>
          <w:szCs w:val="20"/>
        </w:rPr>
        <w:t>t</w:t>
      </w:r>
      <w:r w:rsidRPr="004A6BF0">
        <w:rPr>
          <w:rFonts w:eastAsia="MS PMincho"/>
          <w:spacing w:val="-3"/>
          <w:w w:val="94"/>
          <w:szCs w:val="20"/>
        </w:rPr>
        <w:t>e</w:t>
      </w:r>
      <w:r w:rsidRPr="004A6BF0">
        <w:rPr>
          <w:rFonts w:eastAsia="MS PMincho"/>
          <w:spacing w:val="-2"/>
          <w:w w:val="103"/>
          <w:szCs w:val="20"/>
        </w:rPr>
        <w:t>nant</w:t>
      </w:r>
      <w:r w:rsidRPr="004A6BF0">
        <w:rPr>
          <w:rFonts w:eastAsia="MS PMincho"/>
          <w:spacing w:val="-7"/>
          <w:w w:val="103"/>
          <w:szCs w:val="20"/>
        </w:rPr>
        <w:t>s</w:t>
      </w:r>
      <w:r w:rsidRPr="004A6BF0">
        <w:rPr>
          <w:rFonts w:eastAsia="MS PMincho"/>
          <w:w w:val="73"/>
          <w:szCs w:val="20"/>
        </w:rPr>
        <w:t>’</w:t>
      </w:r>
      <w:r w:rsidRPr="004A6BF0">
        <w:rPr>
          <w:rFonts w:eastAsia="MS PMincho"/>
          <w:spacing w:val="-33"/>
          <w:szCs w:val="20"/>
        </w:rPr>
        <w:t xml:space="preserve"> </w:t>
      </w:r>
      <w:r w:rsidR="00444F23" w:rsidRPr="004A6BF0">
        <w:rPr>
          <w:rFonts w:eastAsia="MS PMincho"/>
          <w:spacing w:val="-5"/>
          <w:w w:val="97"/>
          <w:szCs w:val="20"/>
        </w:rPr>
        <w:t>a</w:t>
      </w:r>
      <w:r w:rsidRPr="004A6BF0">
        <w:rPr>
          <w:rFonts w:eastAsia="MS PMincho"/>
          <w:spacing w:val="-2"/>
          <w:w w:val="97"/>
          <w:szCs w:val="20"/>
        </w:rPr>
        <w:t>ssociatio</w:t>
      </w:r>
      <w:r w:rsidRPr="004A6BF0">
        <w:rPr>
          <w:rFonts w:eastAsia="MS PMincho"/>
          <w:w w:val="97"/>
          <w:szCs w:val="20"/>
        </w:rPr>
        <w:t>n</w:t>
      </w:r>
      <w:r w:rsidRPr="004A6BF0">
        <w:rPr>
          <w:rFonts w:eastAsia="MS PMincho"/>
          <w:spacing w:val="-11"/>
          <w:w w:val="97"/>
          <w:szCs w:val="20"/>
        </w:rPr>
        <w:t xml:space="preserve"> </w:t>
      </w:r>
      <w:r w:rsidRPr="004A6BF0">
        <w:rPr>
          <w:rFonts w:eastAsia="MS PMincho"/>
          <w:spacing w:val="-2"/>
          <w:szCs w:val="20"/>
        </w:rPr>
        <w:t>ca</w:t>
      </w:r>
      <w:r w:rsidRPr="004A6BF0">
        <w:rPr>
          <w:rFonts w:eastAsia="MS PMincho"/>
          <w:szCs w:val="20"/>
        </w:rPr>
        <w:t>n</w:t>
      </w:r>
      <w:r w:rsidRPr="004A6BF0">
        <w:rPr>
          <w:rFonts w:eastAsia="MS PMincho"/>
          <w:spacing w:val="-17"/>
          <w:szCs w:val="20"/>
        </w:rPr>
        <w:t xml:space="preserve"> </w:t>
      </w:r>
      <w:r w:rsidRPr="004A6BF0">
        <w:rPr>
          <w:rFonts w:eastAsia="MS PMincho"/>
          <w:spacing w:val="-5"/>
          <w:szCs w:val="20"/>
        </w:rPr>
        <w:t>r</w:t>
      </w:r>
      <w:r w:rsidRPr="004A6BF0">
        <w:rPr>
          <w:rFonts w:eastAsia="MS PMincho"/>
          <w:spacing w:val="-2"/>
          <w:szCs w:val="20"/>
        </w:rPr>
        <w:t>equest</w:t>
      </w:r>
      <w:r w:rsidRPr="004A6BF0">
        <w:rPr>
          <w:rFonts w:eastAsia="MS PMincho"/>
          <w:spacing w:val="6"/>
          <w:szCs w:val="20"/>
        </w:rPr>
        <w:t xml:space="preserve"> </w:t>
      </w:r>
      <w:r w:rsidRPr="004A6BF0">
        <w:rPr>
          <w:rFonts w:eastAsia="MS PMincho"/>
          <w:szCs w:val="20"/>
        </w:rPr>
        <w:t>that</w:t>
      </w:r>
      <w:r w:rsidRPr="004A6BF0">
        <w:rPr>
          <w:rFonts w:eastAsia="MS PMincho"/>
          <w:spacing w:val="26"/>
          <w:szCs w:val="20"/>
        </w:rPr>
        <w:t xml:space="preserve"> </w:t>
      </w:r>
      <w:r w:rsidRPr="004A6BF0">
        <w:rPr>
          <w:rFonts w:eastAsia="MS PMincho"/>
          <w:spacing w:val="-4"/>
          <w:szCs w:val="20"/>
        </w:rPr>
        <w:t>y</w:t>
      </w:r>
      <w:r w:rsidRPr="004A6BF0">
        <w:rPr>
          <w:rFonts w:eastAsia="MS PMincho"/>
          <w:szCs w:val="20"/>
        </w:rPr>
        <w:t>ou</w:t>
      </w:r>
      <w:r w:rsidRPr="004A6BF0">
        <w:rPr>
          <w:rFonts w:eastAsia="MS PMincho"/>
          <w:spacing w:val="8"/>
          <w:szCs w:val="20"/>
        </w:rPr>
        <w:t xml:space="preserve"> </w:t>
      </w:r>
      <w:r w:rsidRPr="004A6BF0">
        <w:rPr>
          <w:rFonts w:eastAsia="MS PMincho"/>
          <w:szCs w:val="20"/>
        </w:rPr>
        <w:t>p</w:t>
      </w:r>
      <w:r w:rsidRPr="004A6BF0">
        <w:rPr>
          <w:rFonts w:eastAsia="MS PMincho"/>
          <w:spacing w:val="-3"/>
          <w:szCs w:val="20"/>
        </w:rPr>
        <w:t>r</w:t>
      </w:r>
      <w:r w:rsidRPr="004A6BF0">
        <w:rPr>
          <w:rFonts w:eastAsia="MS PMincho"/>
          <w:spacing w:val="-2"/>
          <w:szCs w:val="20"/>
        </w:rPr>
        <w:t>o</w:t>
      </w:r>
      <w:r w:rsidRPr="004A6BF0">
        <w:rPr>
          <w:rFonts w:eastAsia="MS PMincho"/>
          <w:spacing w:val="4"/>
          <w:szCs w:val="20"/>
        </w:rPr>
        <w:t>v</w:t>
      </w:r>
      <w:r w:rsidRPr="004A6BF0">
        <w:rPr>
          <w:rFonts w:eastAsia="MS PMincho"/>
          <w:szCs w:val="20"/>
        </w:rPr>
        <w:t>ide</w:t>
      </w:r>
      <w:r w:rsidRPr="004A6BF0">
        <w:rPr>
          <w:rFonts w:eastAsia="MS PMincho"/>
          <w:spacing w:val="7"/>
          <w:szCs w:val="20"/>
        </w:rPr>
        <w:t xml:space="preserve"> </w:t>
      </w:r>
      <w:r w:rsidRPr="004A6BF0">
        <w:rPr>
          <w:rFonts w:eastAsia="MS PMincho"/>
          <w:szCs w:val="20"/>
        </w:rPr>
        <w:t>a</w:t>
      </w:r>
      <w:r w:rsidRPr="004A6BF0">
        <w:rPr>
          <w:rFonts w:eastAsia="MS PMincho"/>
          <w:spacing w:val="6"/>
          <w:szCs w:val="20"/>
        </w:rPr>
        <w:t xml:space="preserve"> </w:t>
      </w:r>
      <w:r w:rsidRPr="004A6BF0">
        <w:rPr>
          <w:rFonts w:eastAsia="MS PMincho"/>
          <w:szCs w:val="20"/>
        </w:rPr>
        <w:t>summa</w:t>
      </w:r>
      <w:r w:rsidRPr="004A6BF0">
        <w:rPr>
          <w:rFonts w:eastAsia="MS PMincho"/>
          <w:spacing w:val="7"/>
          <w:szCs w:val="20"/>
        </w:rPr>
        <w:t>r</w:t>
      </w:r>
      <w:r w:rsidRPr="004A6BF0">
        <w:rPr>
          <w:rFonts w:eastAsia="MS PMincho"/>
          <w:szCs w:val="20"/>
        </w:rPr>
        <w:t>y</w:t>
      </w:r>
      <w:r w:rsidRPr="004A6BF0">
        <w:rPr>
          <w:rFonts w:eastAsia="MS PMincho"/>
          <w:spacing w:val="14"/>
          <w:szCs w:val="20"/>
        </w:rPr>
        <w:t xml:space="preserve"> </w:t>
      </w:r>
      <w:r w:rsidRPr="004A6BF0">
        <w:rPr>
          <w:rFonts w:eastAsia="MS PMincho"/>
          <w:szCs w:val="20"/>
        </w:rPr>
        <w:t>of</w:t>
      </w:r>
      <w:r w:rsidRPr="004A6BF0">
        <w:rPr>
          <w:rFonts w:eastAsia="MS PMincho"/>
          <w:spacing w:val="10"/>
          <w:szCs w:val="20"/>
        </w:rPr>
        <w:t xml:space="preserve"> </w:t>
      </w:r>
      <w:r w:rsidRPr="004A6BF0">
        <w:rPr>
          <w:rFonts w:eastAsia="MS PMincho"/>
          <w:spacing w:val="-2"/>
          <w:szCs w:val="20"/>
        </w:rPr>
        <w:t>r</w:t>
      </w:r>
      <w:r w:rsidRPr="004A6BF0">
        <w:rPr>
          <w:rFonts w:eastAsia="MS PMincho"/>
          <w:spacing w:val="1"/>
          <w:szCs w:val="20"/>
        </w:rPr>
        <w:t>e</w:t>
      </w:r>
      <w:r w:rsidRPr="004A6BF0">
        <w:rPr>
          <w:rFonts w:eastAsia="MS PMincho"/>
          <w:szCs w:val="20"/>
        </w:rPr>
        <w:t>l</w:t>
      </w:r>
      <w:r w:rsidRPr="004A6BF0">
        <w:rPr>
          <w:rFonts w:eastAsia="MS PMincho"/>
          <w:spacing w:val="2"/>
          <w:szCs w:val="20"/>
        </w:rPr>
        <w:t>e</w:t>
      </w:r>
      <w:r w:rsidRPr="004A6BF0">
        <w:rPr>
          <w:rFonts w:eastAsia="MS PMincho"/>
          <w:szCs w:val="20"/>
        </w:rPr>
        <w:t>vant</w:t>
      </w:r>
      <w:r w:rsidRPr="004A6BF0">
        <w:rPr>
          <w:rFonts w:eastAsia="MS PMincho"/>
          <w:spacing w:val="9"/>
          <w:szCs w:val="20"/>
        </w:rPr>
        <w:t xml:space="preserve"> </w:t>
      </w:r>
      <w:r w:rsidRPr="004A6BF0">
        <w:rPr>
          <w:rFonts w:eastAsia="MS PMincho"/>
          <w:spacing w:val="-3"/>
          <w:szCs w:val="20"/>
        </w:rPr>
        <w:t>c</w:t>
      </w:r>
      <w:r w:rsidRPr="004A6BF0">
        <w:rPr>
          <w:rFonts w:eastAsia="MS PMincho"/>
          <w:szCs w:val="20"/>
        </w:rPr>
        <w:t>osts</w:t>
      </w:r>
      <w:r w:rsidRPr="004A6BF0">
        <w:rPr>
          <w:rFonts w:eastAsia="MS PMincho"/>
          <w:spacing w:val="-4"/>
          <w:szCs w:val="20"/>
        </w:rPr>
        <w:t xml:space="preserve"> </w:t>
      </w:r>
      <w:r w:rsidRPr="004A6BF0">
        <w:rPr>
          <w:rFonts w:eastAsia="MS PMincho"/>
          <w:szCs w:val="20"/>
        </w:rPr>
        <w:t>incu</w:t>
      </w:r>
      <w:r w:rsidRPr="004A6BF0">
        <w:rPr>
          <w:rFonts w:eastAsia="MS PMincho"/>
          <w:spacing w:val="3"/>
          <w:szCs w:val="20"/>
        </w:rPr>
        <w:t>r</w:t>
      </w:r>
      <w:r w:rsidRPr="004A6BF0">
        <w:rPr>
          <w:rFonts w:eastAsia="MS PMincho"/>
          <w:spacing w:val="-2"/>
          <w:szCs w:val="20"/>
        </w:rPr>
        <w:t>r</w:t>
      </w:r>
      <w:r w:rsidRPr="004A6BF0">
        <w:rPr>
          <w:rFonts w:eastAsia="MS PMincho"/>
          <w:szCs w:val="20"/>
        </w:rPr>
        <w:t>ed</w:t>
      </w:r>
      <w:r w:rsidRPr="004A6BF0">
        <w:rPr>
          <w:rFonts w:eastAsia="MS PMincho"/>
          <w:spacing w:val="28"/>
          <w:szCs w:val="20"/>
        </w:rPr>
        <w:t xml:space="preserve"> </w:t>
      </w:r>
      <w:r w:rsidRPr="004A6BF0">
        <w:rPr>
          <w:rFonts w:eastAsia="MS PMincho"/>
          <w:szCs w:val="20"/>
        </w:rPr>
        <w:t>du</w:t>
      </w:r>
      <w:r w:rsidRPr="004A6BF0">
        <w:rPr>
          <w:rFonts w:eastAsia="MS PMincho"/>
          <w:spacing w:val="3"/>
          <w:szCs w:val="20"/>
        </w:rPr>
        <w:t>r</w:t>
      </w:r>
      <w:r w:rsidRPr="004A6BF0">
        <w:rPr>
          <w:rFonts w:eastAsia="MS PMincho"/>
          <w:szCs w:val="20"/>
        </w:rPr>
        <w:t>ing</w:t>
      </w:r>
      <w:r w:rsidRPr="004A6BF0">
        <w:rPr>
          <w:rFonts w:eastAsia="MS PMincho"/>
          <w:spacing w:val="19"/>
          <w:szCs w:val="20"/>
        </w:rPr>
        <w:t xml:space="preserve"> </w:t>
      </w:r>
      <w:r w:rsidRPr="004A6BF0">
        <w:rPr>
          <w:rFonts w:eastAsia="MS PMincho"/>
          <w:szCs w:val="20"/>
        </w:rPr>
        <w:t>the</w:t>
      </w:r>
      <w:r w:rsidRPr="004A6BF0">
        <w:rPr>
          <w:rFonts w:eastAsia="MS PMincho"/>
          <w:spacing w:val="15"/>
          <w:szCs w:val="20"/>
        </w:rPr>
        <w:t xml:space="preserve"> </w:t>
      </w:r>
      <w:r w:rsidRPr="004A6BF0">
        <w:rPr>
          <w:rFonts w:eastAsia="MS PMincho"/>
          <w:szCs w:val="20"/>
        </w:rPr>
        <w:t>last</w:t>
      </w:r>
      <w:r w:rsidRPr="004A6BF0">
        <w:rPr>
          <w:rFonts w:eastAsia="MS PMincho"/>
          <w:spacing w:val="-8"/>
          <w:szCs w:val="20"/>
        </w:rPr>
        <w:t xml:space="preserve"> </w:t>
      </w:r>
      <w:r w:rsidRPr="004A6BF0">
        <w:rPr>
          <w:rFonts w:eastAsia="MS PMincho"/>
          <w:spacing w:val="1"/>
          <w:szCs w:val="20"/>
        </w:rPr>
        <w:t>a</w:t>
      </w:r>
      <w:r w:rsidRPr="004A6BF0">
        <w:rPr>
          <w:rFonts w:eastAsia="MS PMincho"/>
          <w:spacing w:val="-1"/>
          <w:szCs w:val="20"/>
        </w:rPr>
        <w:t>c</w:t>
      </w:r>
      <w:r w:rsidRPr="004A6BF0">
        <w:rPr>
          <w:rFonts w:eastAsia="MS PMincho"/>
          <w:spacing w:val="-2"/>
          <w:szCs w:val="20"/>
        </w:rPr>
        <w:t>c</w:t>
      </w:r>
      <w:r w:rsidRPr="004A6BF0">
        <w:rPr>
          <w:rFonts w:eastAsia="MS PMincho"/>
          <w:spacing w:val="1"/>
          <w:szCs w:val="20"/>
        </w:rPr>
        <w:t>ountin</w:t>
      </w:r>
      <w:r w:rsidRPr="004A6BF0">
        <w:rPr>
          <w:rFonts w:eastAsia="MS PMincho"/>
          <w:szCs w:val="20"/>
        </w:rPr>
        <w:t>g</w:t>
      </w:r>
      <w:r w:rsidRPr="004A6BF0">
        <w:rPr>
          <w:rFonts w:eastAsia="MS PMincho"/>
          <w:spacing w:val="28"/>
          <w:szCs w:val="20"/>
        </w:rPr>
        <w:t xml:space="preserve"> </w:t>
      </w:r>
      <w:r w:rsidRPr="004A6BF0">
        <w:rPr>
          <w:rFonts w:eastAsia="MS PMincho"/>
          <w:spacing w:val="-2"/>
          <w:szCs w:val="20"/>
        </w:rPr>
        <w:t>y</w:t>
      </w:r>
      <w:r w:rsidRPr="004A6BF0">
        <w:rPr>
          <w:rFonts w:eastAsia="MS PMincho"/>
          <w:spacing w:val="1"/>
          <w:szCs w:val="20"/>
        </w:rPr>
        <w:t>ea</w:t>
      </w:r>
      <w:r w:rsidRPr="004A6BF0">
        <w:rPr>
          <w:rFonts w:eastAsia="MS PMincho"/>
          <w:szCs w:val="20"/>
        </w:rPr>
        <w:t>r</w:t>
      </w:r>
      <w:r w:rsidRPr="004A6BF0">
        <w:rPr>
          <w:rFonts w:eastAsia="MS PMincho"/>
          <w:spacing w:val="2"/>
          <w:szCs w:val="20"/>
        </w:rPr>
        <w:t xml:space="preserve"> </w:t>
      </w:r>
      <w:r w:rsidRPr="004A6BF0">
        <w:rPr>
          <w:rFonts w:eastAsia="MS PMincho"/>
          <w:spacing w:val="1"/>
          <w:w w:val="106"/>
          <w:szCs w:val="20"/>
        </w:rPr>
        <w:t>o</w:t>
      </w:r>
      <w:r w:rsidRPr="004A6BF0">
        <w:rPr>
          <w:rFonts w:eastAsia="MS PMincho"/>
          <w:spacing w:val="-12"/>
          <w:w w:val="106"/>
          <w:szCs w:val="20"/>
        </w:rPr>
        <w:t>r</w:t>
      </w:r>
      <w:r w:rsidRPr="004A6BF0">
        <w:rPr>
          <w:rFonts w:eastAsia="MS PMincho"/>
          <w:w w:val="96"/>
          <w:szCs w:val="20"/>
        </w:rPr>
        <w:t>,</w:t>
      </w:r>
      <w:r w:rsidRPr="004A6BF0">
        <w:rPr>
          <w:rFonts w:eastAsia="MS PMincho"/>
          <w:spacing w:val="9"/>
          <w:szCs w:val="20"/>
        </w:rPr>
        <w:t xml:space="preserve"> </w:t>
      </w:r>
      <w:r w:rsidRPr="004A6BF0">
        <w:rPr>
          <w:rFonts w:eastAsia="MS PMincho"/>
          <w:spacing w:val="1"/>
          <w:szCs w:val="20"/>
        </w:rPr>
        <w:t>whe</w:t>
      </w:r>
      <w:r w:rsidRPr="004A6BF0">
        <w:rPr>
          <w:rFonts w:eastAsia="MS PMincho"/>
          <w:spacing w:val="-2"/>
          <w:szCs w:val="20"/>
        </w:rPr>
        <w:t>r</w:t>
      </w:r>
      <w:r w:rsidRPr="004A6BF0">
        <w:rPr>
          <w:rFonts w:eastAsia="MS PMincho"/>
          <w:szCs w:val="20"/>
        </w:rPr>
        <w:t>e</w:t>
      </w:r>
      <w:r w:rsidRPr="004A6BF0">
        <w:rPr>
          <w:rFonts w:eastAsia="MS PMincho"/>
          <w:spacing w:val="11"/>
          <w:szCs w:val="20"/>
        </w:rPr>
        <w:t xml:space="preserve"> </w:t>
      </w:r>
      <w:r w:rsidRPr="004A6BF0">
        <w:rPr>
          <w:rFonts w:eastAsia="MS PMincho"/>
          <w:spacing w:val="1"/>
          <w:szCs w:val="20"/>
        </w:rPr>
        <w:t>a</w:t>
      </w:r>
      <w:r w:rsidRPr="004A6BF0">
        <w:rPr>
          <w:rFonts w:eastAsia="MS PMincho"/>
          <w:spacing w:val="-1"/>
          <w:szCs w:val="20"/>
        </w:rPr>
        <w:t>c</w:t>
      </w:r>
      <w:r w:rsidRPr="004A6BF0">
        <w:rPr>
          <w:rFonts w:eastAsia="MS PMincho"/>
          <w:spacing w:val="-2"/>
          <w:szCs w:val="20"/>
        </w:rPr>
        <w:t>c</w:t>
      </w:r>
      <w:r w:rsidRPr="004A6BF0">
        <w:rPr>
          <w:rFonts w:eastAsia="MS PMincho"/>
          <w:spacing w:val="1"/>
          <w:szCs w:val="20"/>
        </w:rPr>
        <w:t>ount</w:t>
      </w:r>
      <w:r w:rsidRPr="004A6BF0">
        <w:rPr>
          <w:rFonts w:eastAsia="MS PMincho"/>
          <w:szCs w:val="20"/>
        </w:rPr>
        <w:t>s</w:t>
      </w:r>
      <w:r w:rsidRPr="004A6BF0">
        <w:rPr>
          <w:rFonts w:eastAsia="MS PMincho"/>
          <w:spacing w:val="21"/>
          <w:szCs w:val="20"/>
        </w:rPr>
        <w:t xml:space="preserve"> </w:t>
      </w:r>
      <w:r w:rsidRPr="004A6BF0">
        <w:rPr>
          <w:rFonts w:eastAsia="MS PMincho"/>
          <w:spacing w:val="1"/>
          <w:szCs w:val="20"/>
        </w:rPr>
        <w:t>a</w:t>
      </w:r>
      <w:r w:rsidRPr="004A6BF0">
        <w:rPr>
          <w:rFonts w:eastAsia="MS PMincho"/>
          <w:spacing w:val="-2"/>
          <w:szCs w:val="20"/>
        </w:rPr>
        <w:t>r</w:t>
      </w:r>
      <w:r w:rsidRPr="004A6BF0">
        <w:rPr>
          <w:rFonts w:eastAsia="MS PMincho"/>
          <w:szCs w:val="20"/>
        </w:rPr>
        <w:t>e</w:t>
      </w:r>
      <w:r w:rsidRPr="004A6BF0">
        <w:rPr>
          <w:rFonts w:eastAsia="MS PMincho"/>
          <w:spacing w:val="13"/>
          <w:szCs w:val="20"/>
        </w:rPr>
        <w:t xml:space="preserve"> </w:t>
      </w:r>
      <w:r w:rsidRPr="004A6BF0">
        <w:rPr>
          <w:rFonts w:eastAsia="MS PMincho"/>
          <w:spacing w:val="1"/>
          <w:szCs w:val="20"/>
        </w:rPr>
        <w:t>no</w:t>
      </w:r>
      <w:r w:rsidRPr="004A6BF0">
        <w:rPr>
          <w:rFonts w:eastAsia="MS PMincho"/>
          <w:szCs w:val="20"/>
        </w:rPr>
        <w:t>t</w:t>
      </w:r>
      <w:r w:rsidRPr="004A6BF0">
        <w:rPr>
          <w:rFonts w:eastAsia="MS PMincho"/>
          <w:spacing w:val="30"/>
          <w:szCs w:val="20"/>
        </w:rPr>
        <w:t xml:space="preserve"> </w:t>
      </w:r>
      <w:r w:rsidRPr="004A6BF0">
        <w:rPr>
          <w:rFonts w:eastAsia="MS PMincho"/>
          <w:spacing w:val="-3"/>
          <w:szCs w:val="20"/>
        </w:rPr>
        <w:t>k</w:t>
      </w:r>
      <w:r w:rsidRPr="004A6BF0">
        <w:rPr>
          <w:rFonts w:eastAsia="MS PMincho"/>
          <w:spacing w:val="1"/>
          <w:szCs w:val="20"/>
        </w:rPr>
        <w:t>ep</w:t>
      </w:r>
      <w:r w:rsidRPr="004A6BF0">
        <w:rPr>
          <w:rFonts w:eastAsia="MS PMincho"/>
          <w:szCs w:val="20"/>
        </w:rPr>
        <w:t>t</w:t>
      </w:r>
      <w:r w:rsidRPr="004A6BF0">
        <w:rPr>
          <w:rFonts w:eastAsia="MS PMincho"/>
          <w:spacing w:val="16"/>
          <w:szCs w:val="20"/>
        </w:rPr>
        <w:t xml:space="preserve"> </w:t>
      </w:r>
      <w:r w:rsidRPr="004A6BF0">
        <w:rPr>
          <w:rFonts w:eastAsia="MS PMincho"/>
          <w:spacing w:val="1"/>
          <w:szCs w:val="20"/>
        </w:rPr>
        <w:t>o</w:t>
      </w:r>
      <w:r w:rsidRPr="004A6BF0">
        <w:rPr>
          <w:rFonts w:eastAsia="MS PMincho"/>
          <w:szCs w:val="20"/>
        </w:rPr>
        <w:t>n</w:t>
      </w:r>
      <w:r w:rsidRPr="004A6BF0">
        <w:rPr>
          <w:rFonts w:eastAsia="MS PMincho"/>
          <w:spacing w:val="22"/>
          <w:szCs w:val="20"/>
        </w:rPr>
        <w:t xml:space="preserve"> </w:t>
      </w:r>
      <w:r w:rsidRPr="004A6BF0">
        <w:rPr>
          <w:rFonts w:eastAsia="MS PMincho"/>
          <w:spacing w:val="1"/>
          <w:szCs w:val="20"/>
        </w:rPr>
        <w:t>tha</w:t>
      </w:r>
      <w:r w:rsidRPr="004A6BF0">
        <w:rPr>
          <w:rFonts w:eastAsia="MS PMincho"/>
          <w:szCs w:val="20"/>
        </w:rPr>
        <w:t>t</w:t>
      </w:r>
      <w:r w:rsidRPr="004A6BF0">
        <w:rPr>
          <w:rFonts w:eastAsia="MS PMincho"/>
          <w:spacing w:val="31"/>
          <w:szCs w:val="20"/>
        </w:rPr>
        <w:t xml:space="preserve"> </w:t>
      </w:r>
      <w:r w:rsidRPr="004A6BF0">
        <w:rPr>
          <w:rFonts w:eastAsia="MS PMincho"/>
          <w:spacing w:val="1"/>
          <w:szCs w:val="20"/>
        </w:rPr>
        <w:t>basis</w:t>
      </w:r>
      <w:r w:rsidRPr="004A6BF0">
        <w:rPr>
          <w:rFonts w:eastAsia="MS PMincho"/>
          <w:szCs w:val="20"/>
        </w:rPr>
        <w:t>,</w:t>
      </w:r>
      <w:r w:rsidRPr="004A6BF0">
        <w:rPr>
          <w:rFonts w:eastAsia="MS PMincho"/>
          <w:spacing w:val="-7"/>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21"/>
          <w:szCs w:val="20"/>
        </w:rPr>
        <w:t xml:space="preserve"> </w:t>
      </w:r>
      <w:r w:rsidRPr="004A6BF0">
        <w:rPr>
          <w:rFonts w:eastAsia="MS PMincho"/>
          <w:spacing w:val="1"/>
          <w:szCs w:val="20"/>
        </w:rPr>
        <w:t>12</w:t>
      </w:r>
      <w:r w:rsidRPr="004A6BF0">
        <w:rPr>
          <w:rFonts w:eastAsia="MS PMincho"/>
          <w:spacing w:val="-8"/>
          <w:szCs w:val="20"/>
        </w:rPr>
        <w:t xml:space="preserve"> </w:t>
      </w:r>
      <w:r w:rsidRPr="004A6BF0">
        <w:rPr>
          <w:rFonts w:eastAsia="MS PMincho"/>
          <w:szCs w:val="20"/>
        </w:rPr>
        <w:t>months</w:t>
      </w:r>
      <w:r w:rsidRPr="004A6BF0">
        <w:rPr>
          <w:rFonts w:eastAsia="MS PMincho"/>
          <w:spacing w:val="31"/>
          <w:szCs w:val="20"/>
        </w:rPr>
        <w:t xml:space="preserve"> </w:t>
      </w:r>
      <w:r w:rsidRPr="004A6BF0">
        <w:rPr>
          <w:rFonts w:eastAsia="MS PMincho"/>
          <w:szCs w:val="20"/>
        </w:rPr>
        <w:t>befo</w:t>
      </w:r>
      <w:r w:rsidRPr="004A6BF0">
        <w:rPr>
          <w:rFonts w:eastAsia="MS PMincho"/>
          <w:spacing w:val="-3"/>
          <w:szCs w:val="20"/>
        </w:rPr>
        <w:t>r</w:t>
      </w:r>
      <w:r w:rsidRPr="004A6BF0">
        <w:rPr>
          <w:rFonts w:eastAsia="MS PMincho"/>
          <w:szCs w:val="20"/>
        </w:rPr>
        <w:t>e</w:t>
      </w:r>
      <w:r w:rsidRPr="004A6BF0">
        <w:rPr>
          <w:rFonts w:eastAsia="MS PMincho"/>
          <w:spacing w:val="2"/>
          <w:szCs w:val="20"/>
        </w:rPr>
        <w:t xml:space="preserve"> </w:t>
      </w:r>
      <w:r w:rsidRPr="004A6BF0">
        <w:rPr>
          <w:rFonts w:eastAsia="MS PMincho"/>
          <w:szCs w:val="20"/>
        </w:rPr>
        <w:t>the</w:t>
      </w:r>
      <w:r w:rsidRPr="004A6BF0">
        <w:rPr>
          <w:rFonts w:eastAsia="MS PMincho"/>
          <w:spacing w:val="14"/>
          <w:szCs w:val="20"/>
        </w:rPr>
        <w:t xml:space="preserve"> </w:t>
      </w:r>
      <w:r w:rsidR="004C4F5A" w:rsidRPr="004A6BF0">
        <w:rPr>
          <w:rFonts w:eastAsia="MS PMincho"/>
          <w:w w:val="106"/>
          <w:szCs w:val="20"/>
        </w:rPr>
        <w:t>leaseholder</w:t>
      </w:r>
      <w:r w:rsidRPr="004A6BF0">
        <w:rPr>
          <w:rFonts w:eastAsia="MS PMincho"/>
          <w:spacing w:val="-13"/>
          <w:w w:val="73"/>
          <w:szCs w:val="20"/>
        </w:rPr>
        <w:t>’</w:t>
      </w:r>
      <w:r w:rsidRPr="004A6BF0">
        <w:rPr>
          <w:rFonts w:eastAsia="MS PMincho"/>
          <w:w w:val="91"/>
          <w:szCs w:val="20"/>
        </w:rPr>
        <w:t>s</w:t>
      </w:r>
      <w:r w:rsidRPr="004A6BF0">
        <w:rPr>
          <w:rFonts w:eastAsia="MS PMincho"/>
          <w:spacing w:val="7"/>
          <w:szCs w:val="20"/>
        </w:rPr>
        <w:t xml:space="preserve"> </w:t>
      </w:r>
      <w:r w:rsidRPr="004A6BF0">
        <w:rPr>
          <w:rFonts w:eastAsia="MS PMincho"/>
          <w:spacing w:val="-3"/>
          <w:szCs w:val="20"/>
        </w:rPr>
        <w:t>r</w:t>
      </w:r>
      <w:r w:rsidRPr="004A6BF0">
        <w:rPr>
          <w:rFonts w:eastAsia="MS PMincho"/>
          <w:szCs w:val="20"/>
        </w:rPr>
        <w:t>equest.</w:t>
      </w:r>
      <w:r w:rsidRPr="004A6BF0">
        <w:rPr>
          <w:rFonts w:eastAsia="MS PMincho"/>
          <w:spacing w:val="-7"/>
          <w:szCs w:val="20"/>
        </w:rPr>
        <w:t xml:space="preserve"> </w:t>
      </w:r>
      <w:r w:rsidRPr="004A6BF0">
        <w:rPr>
          <w:rFonts w:eastAsia="MS PMincho"/>
          <w:spacing w:val="-27"/>
          <w:w w:val="94"/>
          <w:szCs w:val="20"/>
        </w:rPr>
        <w:t>Y</w:t>
      </w:r>
      <w:r w:rsidRPr="004A6BF0">
        <w:rPr>
          <w:rFonts w:eastAsia="MS PMincho"/>
          <w:w w:val="94"/>
          <w:szCs w:val="20"/>
        </w:rPr>
        <w:t>ou</w:t>
      </w:r>
      <w:r w:rsidRPr="004A6BF0">
        <w:rPr>
          <w:rFonts w:eastAsia="MS PMincho"/>
          <w:spacing w:val="13"/>
          <w:w w:val="94"/>
          <w:szCs w:val="20"/>
        </w:rPr>
        <w:t xml:space="preserve"> </w:t>
      </w:r>
      <w:r w:rsidRPr="004A6BF0">
        <w:rPr>
          <w:rFonts w:eastAsia="MS PMincho"/>
          <w:spacing w:val="-1"/>
          <w:szCs w:val="20"/>
        </w:rPr>
        <w:t>m</w:t>
      </w:r>
      <w:r w:rsidRPr="004A6BF0">
        <w:rPr>
          <w:rFonts w:eastAsia="MS PMincho"/>
          <w:szCs w:val="20"/>
        </w:rPr>
        <w:t>ust</w:t>
      </w:r>
      <w:r w:rsidRPr="004A6BF0">
        <w:rPr>
          <w:rFonts w:eastAsia="MS PMincho"/>
          <w:spacing w:val="23"/>
          <w:szCs w:val="20"/>
        </w:rPr>
        <w:t xml:space="preserve"> </w:t>
      </w:r>
      <w:r w:rsidRPr="004A6BF0">
        <w:rPr>
          <w:rFonts w:eastAsia="MS PMincho"/>
          <w:spacing w:val="-3"/>
          <w:szCs w:val="20"/>
        </w:rPr>
        <w:t>c</w:t>
      </w:r>
      <w:r w:rsidRPr="004A6BF0">
        <w:rPr>
          <w:rFonts w:eastAsia="MS PMincho"/>
          <w:spacing w:val="-1"/>
          <w:szCs w:val="20"/>
        </w:rPr>
        <w:t>o</w:t>
      </w:r>
      <w:r w:rsidRPr="004A6BF0">
        <w:rPr>
          <w:rFonts w:eastAsia="MS PMincho"/>
          <w:szCs w:val="20"/>
        </w:rPr>
        <w:t>mply</w:t>
      </w:r>
      <w:r w:rsidRPr="004A6BF0">
        <w:rPr>
          <w:rFonts w:eastAsia="MS PMincho"/>
          <w:spacing w:val="1"/>
          <w:szCs w:val="20"/>
        </w:rPr>
        <w:t xml:space="preserve"> </w:t>
      </w:r>
      <w:r w:rsidRPr="004A6BF0">
        <w:rPr>
          <w:rFonts w:eastAsia="MS PMincho"/>
          <w:spacing w:val="4"/>
          <w:szCs w:val="20"/>
        </w:rPr>
        <w:t>w</w:t>
      </w:r>
      <w:r w:rsidRPr="004A6BF0">
        <w:rPr>
          <w:rFonts w:eastAsia="MS PMincho"/>
          <w:szCs w:val="20"/>
        </w:rPr>
        <w:t>ith</w:t>
      </w:r>
      <w:r w:rsidRPr="004A6BF0">
        <w:rPr>
          <w:rFonts w:eastAsia="MS PMincho"/>
          <w:spacing w:val="7"/>
          <w:szCs w:val="20"/>
        </w:rPr>
        <w:t xml:space="preserve"> </w:t>
      </w:r>
      <w:r w:rsidRPr="004A6BF0">
        <w:rPr>
          <w:rFonts w:eastAsia="MS PMincho"/>
          <w:szCs w:val="20"/>
        </w:rPr>
        <w:t>the</w:t>
      </w:r>
      <w:r w:rsidRPr="004A6BF0">
        <w:rPr>
          <w:rFonts w:eastAsia="MS PMincho"/>
          <w:spacing w:val="14"/>
          <w:szCs w:val="20"/>
        </w:rPr>
        <w:t xml:space="preserve"> </w:t>
      </w:r>
      <w:r w:rsidRPr="004A6BF0">
        <w:rPr>
          <w:rFonts w:eastAsia="MS PMincho"/>
          <w:spacing w:val="-3"/>
          <w:szCs w:val="20"/>
        </w:rPr>
        <w:t>r</w:t>
      </w:r>
      <w:r w:rsidRPr="004A6BF0">
        <w:rPr>
          <w:rFonts w:eastAsia="MS PMincho"/>
          <w:szCs w:val="20"/>
        </w:rPr>
        <w:t>equest</w:t>
      </w:r>
      <w:r w:rsidRPr="004A6BF0">
        <w:rPr>
          <w:rFonts w:eastAsia="MS PMincho"/>
          <w:spacing w:val="6"/>
          <w:szCs w:val="20"/>
        </w:rPr>
        <w:t xml:space="preserve"> </w:t>
      </w:r>
      <w:r w:rsidRPr="004A6BF0">
        <w:rPr>
          <w:rFonts w:eastAsia="MS PMincho"/>
          <w:spacing w:val="3"/>
          <w:szCs w:val="20"/>
        </w:rPr>
        <w:t>w</w:t>
      </w:r>
      <w:r w:rsidRPr="004A6BF0">
        <w:rPr>
          <w:rFonts w:eastAsia="MS PMincho"/>
          <w:spacing w:val="-1"/>
          <w:szCs w:val="20"/>
        </w:rPr>
        <w:t>ithi</w:t>
      </w:r>
      <w:r w:rsidRPr="004A6BF0">
        <w:rPr>
          <w:rFonts w:eastAsia="MS PMincho"/>
          <w:szCs w:val="20"/>
        </w:rPr>
        <w:t>n</w:t>
      </w:r>
      <w:r w:rsidRPr="004A6BF0">
        <w:rPr>
          <w:rFonts w:eastAsia="MS PMincho"/>
          <w:spacing w:val="8"/>
          <w:szCs w:val="20"/>
        </w:rPr>
        <w:t xml:space="preserve"> </w:t>
      </w:r>
      <w:r w:rsidRPr="004A6BF0">
        <w:rPr>
          <w:rFonts w:eastAsia="MS PMincho"/>
          <w:spacing w:val="-1"/>
          <w:szCs w:val="20"/>
        </w:rPr>
        <w:t>on</w:t>
      </w:r>
      <w:r w:rsidRPr="004A6BF0">
        <w:rPr>
          <w:rFonts w:eastAsia="MS PMincho"/>
          <w:szCs w:val="20"/>
        </w:rPr>
        <w:t>e</w:t>
      </w:r>
      <w:r w:rsidRPr="004A6BF0">
        <w:rPr>
          <w:rFonts w:eastAsia="MS PMincho"/>
          <w:spacing w:val="11"/>
          <w:szCs w:val="20"/>
        </w:rPr>
        <w:t xml:space="preserve"> </w:t>
      </w:r>
      <w:r w:rsidRPr="004A6BF0">
        <w:rPr>
          <w:rFonts w:eastAsia="MS PMincho"/>
          <w:spacing w:val="-1"/>
          <w:szCs w:val="20"/>
        </w:rPr>
        <w:t>mont</w:t>
      </w:r>
      <w:r w:rsidRPr="004A6BF0">
        <w:rPr>
          <w:rFonts w:eastAsia="MS PMincho"/>
          <w:szCs w:val="20"/>
        </w:rPr>
        <w:t>h</w:t>
      </w:r>
      <w:r w:rsidRPr="004A6BF0">
        <w:rPr>
          <w:rFonts w:eastAsia="MS PMincho"/>
          <w:spacing w:val="32"/>
          <w:szCs w:val="20"/>
        </w:rPr>
        <w:t xml:space="preserve"> </w:t>
      </w:r>
      <w:r w:rsidRPr="004A6BF0">
        <w:rPr>
          <w:rFonts w:eastAsia="MS PMincho"/>
          <w:spacing w:val="-1"/>
          <w:szCs w:val="20"/>
        </w:rPr>
        <w:t>o</w:t>
      </w:r>
      <w:r w:rsidRPr="004A6BF0">
        <w:rPr>
          <w:rFonts w:eastAsia="MS PMincho"/>
          <w:szCs w:val="20"/>
        </w:rPr>
        <w:t>f</w:t>
      </w:r>
      <w:r w:rsidRPr="004A6BF0">
        <w:rPr>
          <w:rFonts w:eastAsia="MS PMincho"/>
          <w:spacing w:val="11"/>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12"/>
          <w:szCs w:val="20"/>
        </w:rPr>
        <w:t xml:space="preserve"> </w:t>
      </w:r>
      <w:r w:rsidRPr="004A6BF0">
        <w:rPr>
          <w:rFonts w:eastAsia="MS PMincho"/>
          <w:spacing w:val="-4"/>
          <w:szCs w:val="20"/>
        </w:rPr>
        <w:t>r</w:t>
      </w:r>
      <w:r w:rsidRPr="004A6BF0">
        <w:rPr>
          <w:rFonts w:eastAsia="MS PMincho"/>
          <w:spacing w:val="-1"/>
          <w:szCs w:val="20"/>
        </w:rPr>
        <w:t>eques</w:t>
      </w:r>
      <w:r w:rsidRPr="004A6BF0">
        <w:rPr>
          <w:rFonts w:eastAsia="MS PMincho"/>
          <w:szCs w:val="20"/>
        </w:rPr>
        <w:t>t</w:t>
      </w:r>
      <w:r w:rsidRPr="004A6BF0">
        <w:rPr>
          <w:rFonts w:eastAsia="MS PMincho"/>
          <w:spacing w:val="12"/>
          <w:szCs w:val="20"/>
        </w:rPr>
        <w:t xml:space="preserve"> </w:t>
      </w:r>
      <w:r w:rsidRPr="004A6BF0">
        <w:rPr>
          <w:rFonts w:eastAsia="MS PMincho"/>
          <w:spacing w:val="-1"/>
          <w:w w:val="106"/>
          <w:szCs w:val="20"/>
        </w:rPr>
        <w:t>o</w:t>
      </w:r>
      <w:r w:rsidRPr="004A6BF0">
        <w:rPr>
          <w:rFonts w:eastAsia="MS PMincho"/>
          <w:w w:val="106"/>
          <w:szCs w:val="20"/>
        </w:rPr>
        <w:t>r</w:t>
      </w:r>
      <w:r w:rsidRPr="004A6BF0">
        <w:rPr>
          <w:rFonts w:eastAsia="MS PMincho"/>
          <w:spacing w:val="7"/>
          <w:szCs w:val="20"/>
        </w:rPr>
        <w:t xml:space="preserve"> </w:t>
      </w:r>
      <w:r w:rsidRPr="004A6BF0">
        <w:rPr>
          <w:rFonts w:eastAsia="MS PMincho"/>
          <w:spacing w:val="3"/>
          <w:w w:val="93"/>
          <w:szCs w:val="20"/>
        </w:rPr>
        <w:t>w</w:t>
      </w:r>
      <w:r w:rsidRPr="004A6BF0">
        <w:rPr>
          <w:rFonts w:eastAsia="MS PMincho"/>
          <w:spacing w:val="-1"/>
          <w:w w:val="104"/>
          <w:szCs w:val="20"/>
        </w:rPr>
        <w:t>ithi</w:t>
      </w:r>
      <w:r w:rsidRPr="004A6BF0">
        <w:rPr>
          <w:rFonts w:eastAsia="MS PMincho"/>
          <w:w w:val="104"/>
          <w:szCs w:val="20"/>
        </w:rPr>
        <w:t>n</w:t>
      </w:r>
      <w:r w:rsidRPr="004A6BF0">
        <w:rPr>
          <w:rFonts w:eastAsia="MS PMincho"/>
          <w:spacing w:val="7"/>
          <w:szCs w:val="20"/>
        </w:rPr>
        <w:t xml:space="preserve"> </w:t>
      </w:r>
      <w:r w:rsidRPr="004A6BF0">
        <w:rPr>
          <w:rFonts w:eastAsia="MS PMincho"/>
          <w:spacing w:val="-1"/>
          <w:szCs w:val="20"/>
        </w:rPr>
        <w:t>si</w:t>
      </w:r>
      <w:r w:rsidRPr="004A6BF0">
        <w:rPr>
          <w:rFonts w:eastAsia="MS PMincho"/>
          <w:szCs w:val="20"/>
        </w:rPr>
        <w:t>x</w:t>
      </w:r>
      <w:r w:rsidRPr="004A6BF0">
        <w:rPr>
          <w:rFonts w:eastAsia="MS PMincho"/>
          <w:spacing w:val="-2"/>
          <w:szCs w:val="20"/>
        </w:rPr>
        <w:t xml:space="preserve"> </w:t>
      </w:r>
      <w:r w:rsidRPr="004A6BF0">
        <w:rPr>
          <w:rFonts w:eastAsia="MS PMincho"/>
          <w:spacing w:val="-1"/>
          <w:szCs w:val="20"/>
        </w:rPr>
        <w:t>month</w:t>
      </w:r>
      <w:r w:rsidRPr="004A6BF0">
        <w:rPr>
          <w:rFonts w:eastAsia="MS PMincho"/>
          <w:szCs w:val="20"/>
        </w:rPr>
        <w:t>s</w:t>
      </w:r>
      <w:r w:rsidRPr="004A6BF0">
        <w:rPr>
          <w:rFonts w:eastAsia="MS PMincho"/>
          <w:spacing w:val="27"/>
          <w:szCs w:val="20"/>
        </w:rPr>
        <w:t xml:space="preserve"> </w:t>
      </w:r>
      <w:r w:rsidRPr="004A6BF0">
        <w:rPr>
          <w:rFonts w:eastAsia="MS PMincho"/>
          <w:spacing w:val="-1"/>
          <w:szCs w:val="20"/>
        </w:rPr>
        <w:t>af</w:t>
      </w:r>
      <w:r w:rsidRPr="004A6BF0">
        <w:rPr>
          <w:rFonts w:eastAsia="MS PMincho"/>
          <w:spacing w:val="-3"/>
          <w:szCs w:val="20"/>
        </w:rPr>
        <w:t>t</w:t>
      </w:r>
      <w:r w:rsidRPr="004A6BF0">
        <w:rPr>
          <w:rFonts w:eastAsia="MS PMincho"/>
          <w:spacing w:val="-2"/>
          <w:szCs w:val="20"/>
        </w:rPr>
        <w:t>e</w:t>
      </w:r>
      <w:r w:rsidRPr="004A6BF0">
        <w:rPr>
          <w:rFonts w:eastAsia="MS PMincho"/>
          <w:szCs w:val="20"/>
        </w:rPr>
        <w:t>r</w:t>
      </w:r>
      <w:r w:rsidRPr="004A6BF0">
        <w:rPr>
          <w:rFonts w:eastAsia="MS PMincho"/>
          <w:spacing w:val="5"/>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12"/>
          <w:szCs w:val="20"/>
        </w:rPr>
        <w:t xml:space="preserve"> </w:t>
      </w:r>
      <w:r w:rsidRPr="004A6BF0">
        <w:rPr>
          <w:rFonts w:eastAsia="MS PMincho"/>
          <w:spacing w:val="-1"/>
          <w:szCs w:val="20"/>
        </w:rPr>
        <w:t>en</w:t>
      </w:r>
      <w:r w:rsidRPr="004A6BF0">
        <w:rPr>
          <w:rFonts w:eastAsia="MS PMincho"/>
          <w:szCs w:val="20"/>
        </w:rPr>
        <w:t>d</w:t>
      </w:r>
      <w:r w:rsidRPr="004A6BF0">
        <w:rPr>
          <w:rFonts w:eastAsia="MS PMincho"/>
          <w:spacing w:val="13"/>
          <w:szCs w:val="20"/>
        </w:rPr>
        <w:t xml:space="preserve"> </w:t>
      </w:r>
      <w:r w:rsidRPr="004A6BF0">
        <w:rPr>
          <w:rFonts w:eastAsia="MS PMincho"/>
          <w:spacing w:val="-1"/>
          <w:szCs w:val="20"/>
        </w:rPr>
        <w:t>of</w:t>
      </w:r>
      <w:r w:rsidRPr="004A6BF0">
        <w:rPr>
          <w:rFonts w:eastAsia="MS PMincho"/>
          <w:spacing w:val="-5"/>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2"/>
          <w:szCs w:val="20"/>
        </w:rPr>
        <w:t xml:space="preserve"> </w:t>
      </w:r>
      <w:r w:rsidRPr="004A6BF0">
        <w:rPr>
          <w:rFonts w:eastAsia="MS PMincho"/>
          <w:spacing w:val="-1"/>
          <w:szCs w:val="20"/>
        </w:rPr>
        <w:t>a</w:t>
      </w:r>
      <w:r w:rsidRPr="004A6BF0">
        <w:rPr>
          <w:rFonts w:eastAsia="MS PMincho"/>
          <w:spacing w:val="-4"/>
          <w:szCs w:val="20"/>
        </w:rPr>
        <w:t>cc</w:t>
      </w:r>
      <w:r w:rsidRPr="004A6BF0">
        <w:rPr>
          <w:rFonts w:eastAsia="MS PMincho"/>
          <w:spacing w:val="-1"/>
          <w:szCs w:val="20"/>
        </w:rPr>
        <w:t>ountin</w:t>
      </w:r>
      <w:r w:rsidRPr="004A6BF0">
        <w:rPr>
          <w:rFonts w:eastAsia="MS PMincho"/>
          <w:szCs w:val="20"/>
        </w:rPr>
        <w:t>g</w:t>
      </w:r>
      <w:r w:rsidRPr="004A6BF0">
        <w:rPr>
          <w:rFonts w:eastAsia="MS PMincho"/>
          <w:spacing w:val="5"/>
          <w:szCs w:val="20"/>
        </w:rPr>
        <w:t xml:space="preserve"> </w:t>
      </w:r>
      <w:r w:rsidRPr="004A6BF0">
        <w:rPr>
          <w:rFonts w:eastAsia="MS PMincho"/>
          <w:spacing w:val="-1"/>
          <w:szCs w:val="20"/>
        </w:rPr>
        <w:t>pe</w:t>
      </w:r>
      <w:r w:rsidRPr="004A6BF0">
        <w:rPr>
          <w:rFonts w:eastAsia="MS PMincho"/>
          <w:spacing w:val="1"/>
          <w:szCs w:val="20"/>
        </w:rPr>
        <w:t>r</w:t>
      </w:r>
      <w:r w:rsidRPr="004A6BF0">
        <w:rPr>
          <w:rFonts w:eastAsia="MS PMincho"/>
          <w:spacing w:val="-1"/>
          <w:szCs w:val="20"/>
        </w:rPr>
        <w:t>iod</w:t>
      </w:r>
      <w:r w:rsidRPr="004A6BF0">
        <w:rPr>
          <w:rFonts w:eastAsia="MS PMincho"/>
          <w:szCs w:val="20"/>
        </w:rPr>
        <w:t>,</w:t>
      </w:r>
      <w:r w:rsidRPr="004A6BF0">
        <w:rPr>
          <w:rFonts w:eastAsia="MS PMincho"/>
          <w:spacing w:val="-7"/>
          <w:szCs w:val="20"/>
        </w:rPr>
        <w:t xml:space="preserve"> </w:t>
      </w:r>
      <w:r w:rsidRPr="004A6BF0">
        <w:rPr>
          <w:rFonts w:eastAsia="MS PMincho"/>
          <w:spacing w:val="-1"/>
          <w:w w:val="98"/>
          <w:szCs w:val="20"/>
        </w:rPr>
        <w:t>whi</w:t>
      </w:r>
      <w:r w:rsidRPr="004A6BF0">
        <w:rPr>
          <w:rFonts w:eastAsia="MS PMincho"/>
          <w:spacing w:val="-3"/>
          <w:w w:val="98"/>
          <w:szCs w:val="20"/>
        </w:rPr>
        <w:t>c</w:t>
      </w:r>
      <w:r w:rsidRPr="004A6BF0">
        <w:rPr>
          <w:rFonts w:eastAsia="MS PMincho"/>
          <w:spacing w:val="-1"/>
          <w:w w:val="98"/>
          <w:szCs w:val="20"/>
        </w:rPr>
        <w:t>h</w:t>
      </w:r>
      <w:r w:rsidRPr="004A6BF0">
        <w:rPr>
          <w:rFonts w:eastAsia="MS PMincho"/>
          <w:w w:val="98"/>
          <w:szCs w:val="20"/>
        </w:rPr>
        <w:t>e</w:t>
      </w:r>
      <w:r w:rsidRPr="004A6BF0">
        <w:rPr>
          <w:rFonts w:eastAsia="MS PMincho"/>
          <w:spacing w:val="-5"/>
          <w:w w:val="98"/>
          <w:szCs w:val="20"/>
        </w:rPr>
        <w:t>v</w:t>
      </w:r>
      <w:r w:rsidRPr="004A6BF0">
        <w:rPr>
          <w:rFonts w:eastAsia="MS PMincho"/>
          <w:spacing w:val="-2"/>
          <w:w w:val="98"/>
          <w:szCs w:val="20"/>
        </w:rPr>
        <w:t>e</w:t>
      </w:r>
      <w:r w:rsidRPr="004A6BF0">
        <w:rPr>
          <w:rFonts w:eastAsia="MS PMincho"/>
          <w:w w:val="98"/>
          <w:szCs w:val="20"/>
        </w:rPr>
        <w:t>r</w:t>
      </w:r>
      <w:r w:rsidRPr="004A6BF0">
        <w:rPr>
          <w:rFonts w:eastAsia="MS PMincho"/>
          <w:spacing w:val="-5"/>
          <w:w w:val="98"/>
          <w:szCs w:val="20"/>
        </w:rPr>
        <w:t xml:space="preserve"> </w:t>
      </w:r>
      <w:r w:rsidRPr="004A6BF0">
        <w:rPr>
          <w:rFonts w:eastAsia="MS PMincho"/>
          <w:spacing w:val="-1"/>
          <w:szCs w:val="20"/>
        </w:rPr>
        <w:t>i</w:t>
      </w:r>
      <w:r w:rsidRPr="004A6BF0">
        <w:rPr>
          <w:rFonts w:eastAsia="MS PMincho"/>
          <w:szCs w:val="20"/>
        </w:rPr>
        <w:t>s</w:t>
      </w:r>
      <w:r w:rsidRPr="004A6BF0">
        <w:rPr>
          <w:rFonts w:eastAsia="MS PMincho"/>
          <w:spacing w:val="-11"/>
          <w:szCs w:val="20"/>
        </w:rPr>
        <w:t xml:space="preserve"> </w:t>
      </w:r>
      <w:r w:rsidRPr="004A6BF0">
        <w:rPr>
          <w:rFonts w:eastAsia="MS PMincho"/>
          <w:spacing w:val="-1"/>
          <w:szCs w:val="20"/>
        </w:rPr>
        <w:t>la</w:t>
      </w:r>
      <w:r w:rsidRPr="004A6BF0">
        <w:rPr>
          <w:rFonts w:eastAsia="MS PMincho"/>
          <w:spacing w:val="-3"/>
          <w:szCs w:val="20"/>
        </w:rPr>
        <w:t>t</w:t>
      </w:r>
      <w:r w:rsidRPr="004A6BF0">
        <w:rPr>
          <w:rFonts w:eastAsia="MS PMincho"/>
          <w:spacing w:val="-2"/>
          <w:szCs w:val="20"/>
        </w:rPr>
        <w:t>e</w:t>
      </w:r>
      <w:r w:rsidRPr="004A6BF0">
        <w:rPr>
          <w:rFonts w:eastAsia="MS PMincho"/>
          <w:spacing w:val="-15"/>
          <w:szCs w:val="20"/>
        </w:rPr>
        <w:t>r</w:t>
      </w:r>
      <w:r w:rsidRPr="004A6BF0">
        <w:rPr>
          <w:rFonts w:eastAsia="MS PMincho"/>
          <w:szCs w:val="20"/>
        </w:rPr>
        <w:t>.</w:t>
      </w:r>
      <w:r w:rsidR="00615983" w:rsidRPr="004A6BF0">
        <w:rPr>
          <w:rFonts w:eastAsia="MS PMincho"/>
          <w:szCs w:val="20"/>
        </w:rPr>
        <w:t xml:space="preserve"> </w:t>
      </w:r>
    </w:p>
    <w:p w14:paraId="082A478A" w14:textId="77777777" w:rsidR="00473B58" w:rsidRPr="004A6BF0" w:rsidRDefault="00473B58" w:rsidP="00E72B52">
      <w:pPr>
        <w:pStyle w:val="Online"/>
        <w:spacing w:after="0" w:line="240" w:lineRule="atLeast"/>
        <w:rPr>
          <w:rFonts w:eastAsia="MS PMincho"/>
          <w:szCs w:val="20"/>
        </w:rPr>
      </w:pPr>
    </w:p>
    <w:tbl>
      <w:tblPr>
        <w:tblStyle w:val="TableGrid"/>
        <w:tblW w:w="0" w:type="auto"/>
        <w:tblLook w:val="04A0" w:firstRow="1" w:lastRow="0" w:firstColumn="1" w:lastColumn="0" w:noHBand="0" w:noVBand="1"/>
      </w:tblPr>
      <w:tblGrid>
        <w:gridCol w:w="9242"/>
      </w:tblGrid>
      <w:tr w:rsidR="00473B58" w:rsidRPr="004A6BF0" w14:paraId="036F6C8A" w14:textId="77777777" w:rsidTr="00473B58">
        <w:tc>
          <w:tcPr>
            <w:tcW w:w="9242" w:type="dxa"/>
          </w:tcPr>
          <w:p w14:paraId="59072DA8" w14:textId="77777777" w:rsidR="00473B58" w:rsidRPr="004A6BF0" w:rsidRDefault="004A6BF0" w:rsidP="00E72B52">
            <w:pPr>
              <w:pStyle w:val="Online"/>
              <w:spacing w:after="0" w:line="240" w:lineRule="atLeast"/>
              <w:rPr>
                <w:rFonts w:eastAsia="MS PMincho"/>
                <w:i/>
                <w:szCs w:val="20"/>
              </w:rPr>
            </w:pPr>
            <w:r>
              <w:rPr>
                <w:rFonts w:eastAsia="MS PMincho"/>
                <w:i/>
                <w:szCs w:val="20"/>
              </w:rPr>
              <w:t>s.</w:t>
            </w:r>
            <w:r w:rsidR="00473B58" w:rsidRPr="004A6BF0">
              <w:rPr>
                <w:rFonts w:eastAsia="MS PMincho"/>
                <w:i/>
                <w:szCs w:val="20"/>
              </w:rPr>
              <w:t>21 Landlord and Tenant Act 1985</w:t>
            </w:r>
          </w:p>
        </w:tc>
      </w:tr>
    </w:tbl>
    <w:p w14:paraId="64A389D3" w14:textId="77777777" w:rsidR="001C1437" w:rsidRPr="004A6BF0" w:rsidRDefault="001C1437" w:rsidP="00E72B52">
      <w:pPr>
        <w:pStyle w:val="Online"/>
        <w:spacing w:after="0" w:line="240" w:lineRule="atLeast"/>
        <w:rPr>
          <w:rFonts w:eastAsia="MS PMincho"/>
          <w:szCs w:val="20"/>
        </w:rPr>
      </w:pPr>
    </w:p>
    <w:p w14:paraId="70EB5D7C" w14:textId="77777777" w:rsidR="001C1437" w:rsidRPr="004A6BF0" w:rsidRDefault="001C1437" w:rsidP="00E72B52">
      <w:pPr>
        <w:pStyle w:val="Online"/>
        <w:spacing w:after="0" w:line="240" w:lineRule="atLeast"/>
        <w:rPr>
          <w:rFonts w:eastAsia="MS PMincho"/>
          <w:w w:val="106"/>
          <w:szCs w:val="20"/>
        </w:rPr>
      </w:pPr>
      <w:r w:rsidRPr="004A6BF0">
        <w:rPr>
          <w:rFonts w:eastAsia="MS PMincho"/>
          <w:spacing w:val="2"/>
          <w:szCs w:val="20"/>
        </w:rPr>
        <w:t>Th</w:t>
      </w:r>
      <w:r w:rsidRPr="004A6BF0">
        <w:rPr>
          <w:rFonts w:eastAsia="MS PMincho"/>
          <w:szCs w:val="20"/>
        </w:rPr>
        <w:t>e</w:t>
      </w:r>
      <w:r w:rsidRPr="004A6BF0">
        <w:rPr>
          <w:rFonts w:eastAsia="MS PMincho"/>
          <w:spacing w:val="16"/>
          <w:szCs w:val="20"/>
        </w:rPr>
        <w:t xml:space="preserve"> </w:t>
      </w:r>
      <w:r w:rsidRPr="004A6BF0">
        <w:rPr>
          <w:rFonts w:eastAsia="MS PMincho"/>
          <w:spacing w:val="2"/>
          <w:szCs w:val="20"/>
        </w:rPr>
        <w:t>summa</w:t>
      </w:r>
      <w:r w:rsidRPr="004A6BF0">
        <w:rPr>
          <w:rFonts w:eastAsia="MS PMincho"/>
          <w:spacing w:val="9"/>
          <w:szCs w:val="20"/>
        </w:rPr>
        <w:t>r</w:t>
      </w:r>
      <w:r w:rsidRPr="004A6BF0">
        <w:rPr>
          <w:rFonts w:eastAsia="MS PMincho"/>
          <w:szCs w:val="20"/>
        </w:rPr>
        <w:t>y</w:t>
      </w:r>
      <w:r w:rsidRPr="004A6BF0">
        <w:rPr>
          <w:rFonts w:eastAsia="MS PMincho"/>
          <w:spacing w:val="22"/>
          <w:szCs w:val="20"/>
        </w:rPr>
        <w:t xml:space="preserve"> </w:t>
      </w:r>
      <w:r w:rsidRPr="004A6BF0">
        <w:rPr>
          <w:rFonts w:eastAsia="MS PMincho"/>
          <w:spacing w:val="2"/>
          <w:szCs w:val="20"/>
        </w:rPr>
        <w:t>p</w:t>
      </w:r>
      <w:r w:rsidRPr="004A6BF0">
        <w:rPr>
          <w:rFonts w:eastAsia="MS PMincho"/>
          <w:spacing w:val="-1"/>
          <w:szCs w:val="20"/>
        </w:rPr>
        <w:t>ro</w:t>
      </w:r>
      <w:r w:rsidRPr="004A6BF0">
        <w:rPr>
          <w:rFonts w:eastAsia="MS PMincho"/>
          <w:spacing w:val="6"/>
          <w:szCs w:val="20"/>
        </w:rPr>
        <w:t>v</w:t>
      </w:r>
      <w:r w:rsidRPr="004A6BF0">
        <w:rPr>
          <w:rFonts w:eastAsia="MS PMincho"/>
          <w:spacing w:val="2"/>
          <w:szCs w:val="20"/>
        </w:rPr>
        <w:t>ide</w:t>
      </w:r>
      <w:r w:rsidRPr="004A6BF0">
        <w:rPr>
          <w:rFonts w:eastAsia="MS PMincho"/>
          <w:szCs w:val="20"/>
        </w:rPr>
        <w:t>d</w:t>
      </w:r>
      <w:r w:rsidRPr="004A6BF0">
        <w:rPr>
          <w:rFonts w:eastAsia="MS PMincho"/>
          <w:spacing w:val="19"/>
          <w:szCs w:val="20"/>
        </w:rPr>
        <w:t xml:space="preserve"> </w:t>
      </w:r>
      <w:r w:rsidRPr="004A6BF0">
        <w:rPr>
          <w:rFonts w:eastAsia="MS PMincho"/>
          <w:spacing w:val="2"/>
          <w:szCs w:val="20"/>
        </w:rPr>
        <w:t>i</w:t>
      </w:r>
      <w:r w:rsidRPr="004A6BF0">
        <w:rPr>
          <w:rFonts w:eastAsia="MS PMincho"/>
          <w:szCs w:val="20"/>
        </w:rPr>
        <w:t>n</w:t>
      </w:r>
      <w:r w:rsidRPr="004A6BF0">
        <w:rPr>
          <w:rFonts w:eastAsia="MS PMincho"/>
          <w:spacing w:val="18"/>
          <w:szCs w:val="20"/>
        </w:rPr>
        <w:t xml:space="preserve"> </w:t>
      </w:r>
      <w:r w:rsidRPr="004A6BF0">
        <w:rPr>
          <w:rFonts w:eastAsia="MS PMincho"/>
          <w:spacing w:val="-1"/>
          <w:szCs w:val="20"/>
        </w:rPr>
        <w:t>r</w:t>
      </w:r>
      <w:r w:rsidRPr="004A6BF0">
        <w:rPr>
          <w:rFonts w:eastAsia="MS PMincho"/>
          <w:spacing w:val="2"/>
          <w:szCs w:val="20"/>
        </w:rPr>
        <w:t>espons</w:t>
      </w:r>
      <w:r w:rsidRPr="004A6BF0">
        <w:rPr>
          <w:rFonts w:eastAsia="MS PMincho"/>
          <w:szCs w:val="20"/>
        </w:rPr>
        <w:t>e</w:t>
      </w:r>
      <w:r w:rsidRPr="004A6BF0">
        <w:rPr>
          <w:rFonts w:eastAsia="MS PMincho"/>
          <w:spacing w:val="17"/>
          <w:szCs w:val="20"/>
        </w:rPr>
        <w:t xml:space="preserve"> </w:t>
      </w:r>
      <w:r w:rsidRPr="004A6BF0">
        <w:rPr>
          <w:rFonts w:eastAsia="MS PMincho"/>
          <w:szCs w:val="20"/>
        </w:rPr>
        <w:t>to</w:t>
      </w:r>
      <w:r w:rsidRPr="004A6BF0">
        <w:rPr>
          <w:rFonts w:eastAsia="MS PMincho"/>
          <w:spacing w:val="25"/>
          <w:szCs w:val="20"/>
        </w:rPr>
        <w:t xml:space="preserve"> </w:t>
      </w:r>
      <w:r w:rsidRPr="004A6BF0">
        <w:rPr>
          <w:rFonts w:eastAsia="MS PMincho"/>
          <w:szCs w:val="20"/>
        </w:rPr>
        <w:t>a</w:t>
      </w:r>
      <w:r w:rsidRPr="004A6BF0">
        <w:rPr>
          <w:rFonts w:eastAsia="MS PMincho"/>
          <w:spacing w:val="14"/>
          <w:szCs w:val="20"/>
        </w:rPr>
        <w:t xml:space="preserve"> </w:t>
      </w:r>
      <w:r w:rsidRPr="004A6BF0">
        <w:rPr>
          <w:rFonts w:eastAsia="MS PMincho"/>
          <w:spacing w:val="-1"/>
          <w:szCs w:val="20"/>
        </w:rPr>
        <w:t>r</w:t>
      </w:r>
      <w:r w:rsidRPr="004A6BF0">
        <w:rPr>
          <w:rFonts w:eastAsia="MS PMincho"/>
          <w:spacing w:val="3"/>
          <w:szCs w:val="20"/>
        </w:rPr>
        <w:t>e</w:t>
      </w:r>
      <w:r w:rsidRPr="004A6BF0">
        <w:rPr>
          <w:rFonts w:eastAsia="MS PMincho"/>
          <w:spacing w:val="2"/>
          <w:szCs w:val="20"/>
        </w:rPr>
        <w:t>ques</w:t>
      </w:r>
      <w:r w:rsidRPr="004A6BF0">
        <w:rPr>
          <w:rFonts w:eastAsia="MS PMincho"/>
          <w:szCs w:val="20"/>
        </w:rPr>
        <w:t>t</w:t>
      </w:r>
      <w:r w:rsidRPr="004A6BF0">
        <w:rPr>
          <w:rFonts w:eastAsia="MS PMincho"/>
          <w:spacing w:val="21"/>
          <w:szCs w:val="20"/>
        </w:rPr>
        <w:t xml:space="preserve"> </w:t>
      </w:r>
      <w:r w:rsidRPr="004A6BF0">
        <w:rPr>
          <w:rFonts w:eastAsia="MS PMincho"/>
          <w:spacing w:val="1"/>
          <w:szCs w:val="20"/>
        </w:rPr>
        <w:t>m</w:t>
      </w:r>
      <w:r w:rsidRPr="004A6BF0">
        <w:rPr>
          <w:rFonts w:eastAsia="MS PMincho"/>
          <w:spacing w:val="2"/>
          <w:szCs w:val="20"/>
        </w:rPr>
        <w:t>us</w:t>
      </w:r>
      <w:r w:rsidRPr="004A6BF0">
        <w:rPr>
          <w:rFonts w:eastAsia="MS PMincho"/>
          <w:szCs w:val="20"/>
        </w:rPr>
        <w:t>t</w:t>
      </w:r>
      <w:r w:rsidRPr="004A6BF0">
        <w:rPr>
          <w:rFonts w:eastAsia="MS PMincho"/>
          <w:spacing w:val="31"/>
          <w:szCs w:val="20"/>
        </w:rPr>
        <w:t xml:space="preserve"> </w:t>
      </w:r>
      <w:r w:rsidRPr="004A6BF0">
        <w:rPr>
          <w:rFonts w:eastAsia="MS PMincho"/>
          <w:spacing w:val="-1"/>
          <w:szCs w:val="20"/>
        </w:rPr>
        <w:t>co</w:t>
      </w:r>
      <w:r w:rsidRPr="004A6BF0">
        <w:rPr>
          <w:rFonts w:eastAsia="MS PMincho"/>
          <w:spacing w:val="-2"/>
          <w:szCs w:val="20"/>
        </w:rPr>
        <w:t>v</w:t>
      </w:r>
      <w:r w:rsidRPr="004A6BF0">
        <w:rPr>
          <w:rFonts w:eastAsia="MS PMincho"/>
          <w:spacing w:val="1"/>
          <w:szCs w:val="20"/>
        </w:rPr>
        <w:t>e</w:t>
      </w:r>
      <w:r w:rsidRPr="004A6BF0">
        <w:rPr>
          <w:rFonts w:eastAsia="MS PMincho"/>
          <w:szCs w:val="20"/>
        </w:rPr>
        <w:t>r</w:t>
      </w:r>
      <w:r w:rsidRPr="004A6BF0">
        <w:rPr>
          <w:rFonts w:eastAsia="MS PMincho"/>
          <w:spacing w:val="6"/>
          <w:szCs w:val="20"/>
        </w:rPr>
        <w:t xml:space="preserve"> </w:t>
      </w:r>
      <w:r w:rsidRPr="004A6BF0">
        <w:rPr>
          <w:rFonts w:eastAsia="MS PMincho"/>
          <w:spacing w:val="2"/>
          <w:szCs w:val="20"/>
        </w:rPr>
        <w:t>al</w:t>
      </w:r>
      <w:r w:rsidRPr="004A6BF0">
        <w:rPr>
          <w:rFonts w:eastAsia="MS PMincho"/>
          <w:szCs w:val="20"/>
        </w:rPr>
        <w:t>l</w:t>
      </w:r>
      <w:r w:rsidRPr="004A6BF0">
        <w:rPr>
          <w:rFonts w:eastAsia="MS PMincho"/>
          <w:spacing w:val="7"/>
          <w:szCs w:val="20"/>
        </w:rPr>
        <w:t xml:space="preserve"> </w:t>
      </w:r>
      <w:r w:rsidRPr="004A6BF0">
        <w:rPr>
          <w:rFonts w:eastAsia="MS PMincho"/>
          <w:spacing w:val="-1"/>
          <w:szCs w:val="20"/>
        </w:rPr>
        <w:t>c</w:t>
      </w:r>
      <w:r w:rsidRPr="004A6BF0">
        <w:rPr>
          <w:rFonts w:eastAsia="MS PMincho"/>
          <w:spacing w:val="2"/>
          <w:szCs w:val="20"/>
        </w:rPr>
        <w:t>osts</w:t>
      </w:r>
      <w:r w:rsidRPr="004A6BF0">
        <w:rPr>
          <w:rFonts w:eastAsia="MS PMincho"/>
          <w:spacing w:val="-12"/>
          <w:szCs w:val="20"/>
        </w:rPr>
        <w:t xml:space="preserve"> </w:t>
      </w:r>
      <w:r w:rsidRPr="004A6BF0">
        <w:rPr>
          <w:rFonts w:eastAsia="MS PMincho"/>
          <w:szCs w:val="20"/>
        </w:rPr>
        <w:t>incu</w:t>
      </w:r>
      <w:r w:rsidRPr="004A6BF0">
        <w:rPr>
          <w:rFonts w:eastAsia="MS PMincho"/>
          <w:spacing w:val="3"/>
          <w:szCs w:val="20"/>
        </w:rPr>
        <w:t>r</w:t>
      </w:r>
      <w:r w:rsidRPr="004A6BF0">
        <w:rPr>
          <w:rFonts w:eastAsia="MS PMincho"/>
          <w:spacing w:val="-3"/>
          <w:szCs w:val="20"/>
        </w:rPr>
        <w:t>r</w:t>
      </w:r>
      <w:r w:rsidRPr="004A6BF0">
        <w:rPr>
          <w:rFonts w:eastAsia="MS PMincho"/>
          <w:szCs w:val="20"/>
        </w:rPr>
        <w:t>ed</w:t>
      </w:r>
      <w:r w:rsidRPr="004A6BF0">
        <w:rPr>
          <w:rFonts w:eastAsia="MS PMincho"/>
          <w:spacing w:val="21"/>
          <w:szCs w:val="20"/>
        </w:rPr>
        <w:t xml:space="preserve"> </w:t>
      </w:r>
      <w:r w:rsidRPr="004A6BF0">
        <w:rPr>
          <w:rFonts w:eastAsia="MS PMincho"/>
          <w:spacing w:val="-3"/>
          <w:szCs w:val="20"/>
        </w:rPr>
        <w:t>b</w:t>
      </w:r>
      <w:r w:rsidRPr="004A6BF0">
        <w:rPr>
          <w:rFonts w:eastAsia="MS PMincho"/>
          <w:szCs w:val="20"/>
        </w:rPr>
        <w:t>y</w:t>
      </w:r>
      <w:r w:rsidRPr="004A6BF0">
        <w:rPr>
          <w:rFonts w:eastAsia="MS PMincho"/>
          <w:spacing w:val="1"/>
          <w:szCs w:val="20"/>
        </w:rPr>
        <w:t xml:space="preserve"> </w:t>
      </w:r>
      <w:r w:rsidRPr="004A6BF0">
        <w:rPr>
          <w:rFonts w:eastAsia="MS PMincho"/>
          <w:szCs w:val="20"/>
        </w:rPr>
        <w:t>the</w:t>
      </w:r>
      <w:r w:rsidRPr="004A6BF0">
        <w:rPr>
          <w:rFonts w:eastAsia="MS PMincho"/>
          <w:spacing w:val="8"/>
          <w:szCs w:val="20"/>
        </w:rPr>
        <w:t xml:space="preserve"> </w:t>
      </w:r>
      <w:r w:rsidRPr="004A6BF0">
        <w:rPr>
          <w:rFonts w:eastAsia="MS PMincho"/>
          <w:szCs w:val="20"/>
        </w:rPr>
        <w:t>landlo</w:t>
      </w:r>
      <w:r w:rsidRPr="004A6BF0">
        <w:rPr>
          <w:rFonts w:eastAsia="MS PMincho"/>
          <w:spacing w:val="-3"/>
          <w:szCs w:val="20"/>
        </w:rPr>
        <w:t>r</w:t>
      </w:r>
      <w:r w:rsidRPr="004A6BF0">
        <w:rPr>
          <w:rFonts w:eastAsia="MS PMincho"/>
          <w:szCs w:val="20"/>
        </w:rPr>
        <w:t>d</w:t>
      </w:r>
      <w:r w:rsidRPr="004A6BF0">
        <w:rPr>
          <w:rFonts w:eastAsia="MS PMincho"/>
          <w:spacing w:val="16"/>
          <w:szCs w:val="20"/>
        </w:rPr>
        <w:t xml:space="preserve"> </w:t>
      </w:r>
      <w:r w:rsidRPr="004A6BF0">
        <w:rPr>
          <w:rFonts w:eastAsia="MS PMincho"/>
          <w:szCs w:val="20"/>
        </w:rPr>
        <w:t>for</w:t>
      </w:r>
      <w:r w:rsidRPr="004A6BF0">
        <w:rPr>
          <w:rFonts w:eastAsia="MS PMincho"/>
          <w:spacing w:val="3"/>
          <w:szCs w:val="20"/>
        </w:rPr>
        <w:t xml:space="preserve"> </w:t>
      </w:r>
      <w:r w:rsidRPr="004A6BF0">
        <w:rPr>
          <w:rFonts w:eastAsia="MS PMincho"/>
          <w:spacing w:val="-3"/>
          <w:szCs w:val="20"/>
        </w:rPr>
        <w:t>w</w:t>
      </w:r>
      <w:r w:rsidRPr="004A6BF0">
        <w:rPr>
          <w:rFonts w:eastAsia="MS PMincho"/>
          <w:spacing w:val="-1"/>
          <w:szCs w:val="20"/>
        </w:rPr>
        <w:t>o</w:t>
      </w:r>
      <w:r w:rsidRPr="004A6BF0">
        <w:rPr>
          <w:rFonts w:eastAsia="MS PMincho"/>
          <w:spacing w:val="1"/>
          <w:szCs w:val="20"/>
        </w:rPr>
        <w:t>r</w:t>
      </w:r>
      <w:r w:rsidRPr="004A6BF0">
        <w:rPr>
          <w:rFonts w:eastAsia="MS PMincho"/>
          <w:szCs w:val="20"/>
        </w:rPr>
        <w:t>ks</w:t>
      </w:r>
      <w:r w:rsidRPr="004A6BF0">
        <w:rPr>
          <w:rFonts w:eastAsia="MS PMincho"/>
          <w:spacing w:val="-8"/>
          <w:szCs w:val="20"/>
        </w:rPr>
        <w:t xml:space="preserve"> </w:t>
      </w:r>
      <w:r w:rsidRPr="004A6BF0">
        <w:rPr>
          <w:rFonts w:eastAsia="MS PMincho"/>
          <w:szCs w:val="20"/>
        </w:rPr>
        <w:t>and</w:t>
      </w:r>
      <w:r w:rsidRPr="004A6BF0">
        <w:rPr>
          <w:rFonts w:eastAsia="MS PMincho"/>
          <w:spacing w:val="13"/>
          <w:szCs w:val="20"/>
        </w:rPr>
        <w:t xml:space="preserve"> </w:t>
      </w:r>
      <w:r w:rsidRPr="004A6BF0">
        <w:rPr>
          <w:rFonts w:eastAsia="MS PMincho"/>
          <w:w w:val="95"/>
          <w:szCs w:val="20"/>
        </w:rPr>
        <w:t>se</w:t>
      </w:r>
      <w:r w:rsidRPr="004A6BF0">
        <w:rPr>
          <w:rFonts w:eastAsia="MS PMincho"/>
          <w:spacing w:val="5"/>
          <w:w w:val="95"/>
          <w:szCs w:val="20"/>
        </w:rPr>
        <w:t>r</w:t>
      </w:r>
      <w:r w:rsidRPr="004A6BF0">
        <w:rPr>
          <w:rFonts w:eastAsia="MS PMincho"/>
          <w:spacing w:val="4"/>
          <w:w w:val="95"/>
          <w:szCs w:val="20"/>
        </w:rPr>
        <w:t>v</w:t>
      </w:r>
      <w:r w:rsidRPr="004A6BF0">
        <w:rPr>
          <w:rFonts w:eastAsia="MS PMincho"/>
          <w:w w:val="95"/>
          <w:szCs w:val="20"/>
        </w:rPr>
        <w:t>i</w:t>
      </w:r>
      <w:r w:rsidRPr="004A6BF0">
        <w:rPr>
          <w:rFonts w:eastAsia="MS PMincho"/>
          <w:spacing w:val="-3"/>
          <w:w w:val="95"/>
          <w:szCs w:val="20"/>
        </w:rPr>
        <w:t>c</w:t>
      </w:r>
      <w:r w:rsidRPr="004A6BF0">
        <w:rPr>
          <w:rFonts w:eastAsia="MS PMincho"/>
          <w:w w:val="95"/>
          <w:szCs w:val="20"/>
        </w:rPr>
        <w:t>es</w:t>
      </w:r>
      <w:r w:rsidR="00BF7CAD" w:rsidRPr="004A6BF0">
        <w:rPr>
          <w:rFonts w:eastAsia="MS PMincho"/>
          <w:w w:val="95"/>
          <w:szCs w:val="20"/>
        </w:rPr>
        <w:t xml:space="preserve"> and so on</w:t>
      </w:r>
      <w:r w:rsidRPr="004A6BF0">
        <w:rPr>
          <w:rFonts w:eastAsia="MS PMincho"/>
          <w:spacing w:val="-13"/>
          <w:szCs w:val="20"/>
        </w:rPr>
        <w:t xml:space="preserve"> </w:t>
      </w:r>
      <w:r w:rsidRPr="004A6BF0">
        <w:rPr>
          <w:rFonts w:eastAsia="MS PMincho"/>
          <w:szCs w:val="20"/>
        </w:rPr>
        <w:t>sh</w:t>
      </w:r>
      <w:r w:rsidRPr="004A6BF0">
        <w:rPr>
          <w:rFonts w:eastAsia="MS PMincho"/>
          <w:spacing w:val="-4"/>
          <w:szCs w:val="20"/>
        </w:rPr>
        <w:t>o</w:t>
      </w:r>
      <w:r w:rsidRPr="004A6BF0">
        <w:rPr>
          <w:rFonts w:eastAsia="MS PMincho"/>
          <w:spacing w:val="4"/>
          <w:szCs w:val="20"/>
        </w:rPr>
        <w:t>w</w:t>
      </w:r>
      <w:r w:rsidRPr="004A6BF0">
        <w:rPr>
          <w:rFonts w:eastAsia="MS PMincho"/>
          <w:szCs w:val="20"/>
        </w:rPr>
        <w:t>ing</w:t>
      </w:r>
      <w:r w:rsidRPr="004A6BF0">
        <w:rPr>
          <w:rFonts w:eastAsia="MS PMincho"/>
          <w:spacing w:val="-10"/>
          <w:szCs w:val="20"/>
        </w:rPr>
        <w:t xml:space="preserve"> </w:t>
      </w:r>
      <w:r w:rsidRPr="004A6BF0">
        <w:rPr>
          <w:rFonts w:eastAsia="MS PMincho"/>
          <w:szCs w:val="20"/>
        </w:rPr>
        <w:t>h</w:t>
      </w:r>
      <w:r w:rsidRPr="004A6BF0">
        <w:rPr>
          <w:rFonts w:eastAsia="MS PMincho"/>
          <w:spacing w:val="-4"/>
          <w:szCs w:val="20"/>
        </w:rPr>
        <w:t>o</w:t>
      </w:r>
      <w:r w:rsidRPr="004A6BF0">
        <w:rPr>
          <w:rFonts w:eastAsia="MS PMincho"/>
          <w:szCs w:val="20"/>
        </w:rPr>
        <w:t>w</w:t>
      </w:r>
      <w:r w:rsidRPr="004A6BF0">
        <w:rPr>
          <w:rFonts w:eastAsia="MS PMincho"/>
          <w:spacing w:val="-4"/>
          <w:szCs w:val="20"/>
        </w:rPr>
        <w:t xml:space="preserve"> </w:t>
      </w:r>
      <w:r w:rsidRPr="004A6BF0">
        <w:rPr>
          <w:rFonts w:eastAsia="MS PMincho"/>
          <w:szCs w:val="20"/>
        </w:rPr>
        <w:t>th</w:t>
      </w:r>
      <w:r w:rsidRPr="004A6BF0">
        <w:rPr>
          <w:rFonts w:eastAsia="MS PMincho"/>
          <w:spacing w:val="2"/>
          <w:szCs w:val="20"/>
        </w:rPr>
        <w:t>e</w:t>
      </w:r>
      <w:r w:rsidRPr="004A6BF0">
        <w:rPr>
          <w:rFonts w:eastAsia="MS PMincho"/>
          <w:szCs w:val="20"/>
        </w:rPr>
        <w:t>y</w:t>
      </w:r>
      <w:r w:rsidRPr="004A6BF0">
        <w:rPr>
          <w:rFonts w:eastAsia="MS PMincho"/>
          <w:spacing w:val="-6"/>
          <w:szCs w:val="20"/>
        </w:rPr>
        <w:t xml:space="preserve"> </w:t>
      </w:r>
      <w:r w:rsidRPr="004A6BF0">
        <w:rPr>
          <w:rFonts w:eastAsia="MS PMincho"/>
          <w:spacing w:val="2"/>
          <w:szCs w:val="20"/>
        </w:rPr>
        <w:t>a</w:t>
      </w:r>
      <w:r w:rsidRPr="004A6BF0">
        <w:rPr>
          <w:rFonts w:eastAsia="MS PMincho"/>
          <w:spacing w:val="-1"/>
          <w:szCs w:val="20"/>
        </w:rPr>
        <w:t>r</w:t>
      </w:r>
      <w:r w:rsidRPr="004A6BF0">
        <w:rPr>
          <w:rFonts w:eastAsia="MS PMincho"/>
          <w:szCs w:val="20"/>
        </w:rPr>
        <w:t>e</w:t>
      </w:r>
      <w:r w:rsidRPr="004A6BF0">
        <w:rPr>
          <w:rFonts w:eastAsia="MS PMincho"/>
          <w:spacing w:val="14"/>
          <w:szCs w:val="20"/>
        </w:rPr>
        <w:t xml:space="preserve"> </w:t>
      </w:r>
      <w:r w:rsidRPr="004A6BF0">
        <w:rPr>
          <w:rFonts w:eastAsia="MS PMincho"/>
          <w:spacing w:val="-1"/>
          <w:szCs w:val="20"/>
        </w:rPr>
        <w:t>r</w:t>
      </w:r>
      <w:r w:rsidRPr="004A6BF0">
        <w:rPr>
          <w:rFonts w:eastAsia="MS PMincho"/>
          <w:spacing w:val="2"/>
          <w:szCs w:val="20"/>
        </w:rPr>
        <w:t>eflec</w:t>
      </w:r>
      <w:r w:rsidRPr="004A6BF0">
        <w:rPr>
          <w:rFonts w:eastAsia="MS PMincho"/>
          <w:szCs w:val="20"/>
        </w:rPr>
        <w:t>t</w:t>
      </w:r>
      <w:r w:rsidRPr="004A6BF0">
        <w:rPr>
          <w:rFonts w:eastAsia="MS PMincho"/>
          <w:spacing w:val="2"/>
          <w:szCs w:val="20"/>
        </w:rPr>
        <w:t>e</w:t>
      </w:r>
      <w:r w:rsidRPr="004A6BF0">
        <w:rPr>
          <w:rFonts w:eastAsia="MS PMincho"/>
          <w:szCs w:val="20"/>
        </w:rPr>
        <w:t>d</w:t>
      </w:r>
      <w:r w:rsidRPr="004A6BF0">
        <w:rPr>
          <w:rFonts w:eastAsia="MS PMincho"/>
          <w:spacing w:val="3"/>
          <w:szCs w:val="20"/>
        </w:rPr>
        <w:t xml:space="preserve"> </w:t>
      </w:r>
      <w:r w:rsidRPr="004A6BF0">
        <w:rPr>
          <w:rFonts w:eastAsia="MS PMincho"/>
          <w:spacing w:val="2"/>
          <w:szCs w:val="20"/>
        </w:rPr>
        <w:t>o</w:t>
      </w:r>
      <w:r w:rsidRPr="004A6BF0">
        <w:rPr>
          <w:rFonts w:eastAsia="MS PMincho"/>
          <w:szCs w:val="20"/>
        </w:rPr>
        <w:t>r</w:t>
      </w:r>
      <w:r w:rsidRPr="004A6BF0">
        <w:rPr>
          <w:rFonts w:eastAsia="MS PMincho"/>
          <w:spacing w:val="23"/>
          <w:szCs w:val="20"/>
        </w:rPr>
        <w:t xml:space="preserve"> </w:t>
      </w:r>
      <w:r w:rsidRPr="004A6BF0">
        <w:rPr>
          <w:rFonts w:eastAsia="MS PMincho"/>
          <w:spacing w:val="6"/>
          <w:szCs w:val="20"/>
        </w:rPr>
        <w:t>w</w:t>
      </w:r>
      <w:r w:rsidRPr="004A6BF0">
        <w:rPr>
          <w:rFonts w:eastAsia="MS PMincho"/>
          <w:spacing w:val="2"/>
          <w:szCs w:val="20"/>
        </w:rPr>
        <w:t>il</w:t>
      </w:r>
      <w:r w:rsidRPr="004A6BF0">
        <w:rPr>
          <w:rFonts w:eastAsia="MS PMincho"/>
          <w:szCs w:val="20"/>
        </w:rPr>
        <w:t>l</w:t>
      </w:r>
      <w:r w:rsidRPr="004A6BF0">
        <w:rPr>
          <w:rFonts w:eastAsia="MS PMincho"/>
          <w:spacing w:val="-1"/>
          <w:szCs w:val="20"/>
        </w:rPr>
        <w:t xml:space="preserve"> </w:t>
      </w:r>
      <w:r w:rsidRPr="004A6BF0">
        <w:rPr>
          <w:rFonts w:eastAsia="MS PMincho"/>
          <w:spacing w:val="2"/>
          <w:szCs w:val="20"/>
        </w:rPr>
        <w:t>b</w:t>
      </w:r>
      <w:r w:rsidRPr="004A6BF0">
        <w:rPr>
          <w:rFonts w:eastAsia="MS PMincho"/>
          <w:szCs w:val="20"/>
        </w:rPr>
        <w:t>e</w:t>
      </w:r>
      <w:r w:rsidRPr="004A6BF0">
        <w:rPr>
          <w:rFonts w:eastAsia="MS PMincho"/>
          <w:spacing w:val="17"/>
          <w:szCs w:val="20"/>
        </w:rPr>
        <w:t xml:space="preserve"> </w:t>
      </w:r>
      <w:r w:rsidRPr="004A6BF0">
        <w:rPr>
          <w:rFonts w:eastAsia="MS PMincho"/>
          <w:spacing w:val="-1"/>
          <w:szCs w:val="20"/>
        </w:rPr>
        <w:t>r</w:t>
      </w:r>
      <w:r w:rsidRPr="004A6BF0">
        <w:rPr>
          <w:rFonts w:eastAsia="MS PMincho"/>
          <w:spacing w:val="2"/>
          <w:szCs w:val="20"/>
        </w:rPr>
        <w:t>eflec</w:t>
      </w:r>
      <w:r w:rsidRPr="004A6BF0">
        <w:rPr>
          <w:rFonts w:eastAsia="MS PMincho"/>
          <w:szCs w:val="20"/>
        </w:rPr>
        <w:t>t</w:t>
      </w:r>
      <w:r w:rsidRPr="004A6BF0">
        <w:rPr>
          <w:rFonts w:eastAsia="MS PMincho"/>
          <w:spacing w:val="2"/>
          <w:szCs w:val="20"/>
        </w:rPr>
        <w:t>e</w:t>
      </w:r>
      <w:r w:rsidRPr="004A6BF0">
        <w:rPr>
          <w:rFonts w:eastAsia="MS PMincho"/>
          <w:szCs w:val="20"/>
        </w:rPr>
        <w:t>d</w:t>
      </w:r>
      <w:r w:rsidRPr="004A6BF0">
        <w:rPr>
          <w:rFonts w:eastAsia="MS PMincho"/>
          <w:spacing w:val="3"/>
          <w:szCs w:val="20"/>
        </w:rPr>
        <w:t xml:space="preserve"> </w:t>
      </w:r>
      <w:r w:rsidRPr="004A6BF0">
        <w:rPr>
          <w:rFonts w:eastAsia="MS PMincho"/>
          <w:spacing w:val="2"/>
          <w:szCs w:val="20"/>
        </w:rPr>
        <w:t>i</w:t>
      </w:r>
      <w:r w:rsidRPr="004A6BF0">
        <w:rPr>
          <w:rFonts w:eastAsia="MS PMincho"/>
          <w:szCs w:val="20"/>
        </w:rPr>
        <w:t>n</w:t>
      </w:r>
      <w:r w:rsidRPr="004A6BF0">
        <w:rPr>
          <w:rFonts w:eastAsia="MS PMincho"/>
          <w:spacing w:val="19"/>
          <w:szCs w:val="20"/>
        </w:rPr>
        <w:t xml:space="preserve"> </w:t>
      </w:r>
      <w:r w:rsidRPr="004A6BF0">
        <w:rPr>
          <w:rFonts w:eastAsia="MS PMincho"/>
          <w:spacing w:val="2"/>
          <w:szCs w:val="20"/>
        </w:rPr>
        <w:t>demand</w:t>
      </w:r>
      <w:r w:rsidRPr="004A6BF0">
        <w:rPr>
          <w:rFonts w:eastAsia="MS PMincho"/>
          <w:szCs w:val="20"/>
        </w:rPr>
        <w:t>s</w:t>
      </w:r>
      <w:r w:rsidRPr="004A6BF0">
        <w:rPr>
          <w:rFonts w:eastAsia="MS PMincho"/>
          <w:spacing w:val="30"/>
          <w:szCs w:val="20"/>
        </w:rPr>
        <w:t xml:space="preserve"> </w:t>
      </w:r>
      <w:r w:rsidRPr="004A6BF0">
        <w:rPr>
          <w:rFonts w:eastAsia="MS PMincho"/>
          <w:spacing w:val="2"/>
          <w:szCs w:val="20"/>
        </w:rPr>
        <w:t>fo</w:t>
      </w:r>
      <w:r w:rsidRPr="004A6BF0">
        <w:rPr>
          <w:rFonts w:eastAsia="MS PMincho"/>
          <w:szCs w:val="20"/>
        </w:rPr>
        <w:t>r</w:t>
      </w:r>
      <w:r w:rsidRPr="004A6BF0">
        <w:rPr>
          <w:rFonts w:eastAsia="MS PMincho"/>
          <w:spacing w:val="19"/>
          <w:szCs w:val="20"/>
        </w:rPr>
        <w:t xml:space="preserve"> </w:t>
      </w:r>
      <w:r w:rsidRPr="004A6BF0">
        <w:rPr>
          <w:rFonts w:eastAsia="MS PMincho"/>
          <w:spacing w:val="2"/>
          <w:szCs w:val="20"/>
        </w:rPr>
        <w:t>se</w:t>
      </w:r>
      <w:r w:rsidRPr="004A6BF0">
        <w:rPr>
          <w:rFonts w:eastAsia="MS PMincho"/>
          <w:spacing w:val="7"/>
          <w:szCs w:val="20"/>
        </w:rPr>
        <w:t>r</w:t>
      </w:r>
      <w:r w:rsidRPr="004A6BF0">
        <w:rPr>
          <w:rFonts w:eastAsia="MS PMincho"/>
          <w:spacing w:val="6"/>
          <w:szCs w:val="20"/>
        </w:rPr>
        <w:t>v</w:t>
      </w:r>
      <w:r w:rsidRPr="004A6BF0">
        <w:rPr>
          <w:rFonts w:eastAsia="MS PMincho"/>
          <w:spacing w:val="2"/>
          <w:szCs w:val="20"/>
        </w:rPr>
        <w:t>i</w:t>
      </w:r>
      <w:r w:rsidRPr="004A6BF0">
        <w:rPr>
          <w:rFonts w:eastAsia="MS PMincho"/>
          <w:szCs w:val="20"/>
        </w:rPr>
        <w:t>ce</w:t>
      </w:r>
      <w:r w:rsidRPr="004A6BF0">
        <w:rPr>
          <w:rFonts w:eastAsia="MS PMincho"/>
          <w:spacing w:val="1"/>
          <w:szCs w:val="20"/>
        </w:rPr>
        <w:t xml:space="preserve"> c</w:t>
      </w:r>
      <w:r w:rsidRPr="004A6BF0">
        <w:rPr>
          <w:rFonts w:eastAsia="MS PMincho"/>
          <w:spacing w:val="2"/>
          <w:szCs w:val="20"/>
        </w:rPr>
        <w:t>harges</w:t>
      </w:r>
      <w:r w:rsidRPr="004A6BF0">
        <w:rPr>
          <w:rFonts w:eastAsia="MS PMincho"/>
          <w:szCs w:val="20"/>
        </w:rPr>
        <w:t>.</w:t>
      </w:r>
      <w:r w:rsidRPr="004A6BF0">
        <w:rPr>
          <w:rFonts w:eastAsia="MS PMincho"/>
          <w:spacing w:val="-6"/>
          <w:szCs w:val="20"/>
        </w:rPr>
        <w:t xml:space="preserve"> </w:t>
      </w:r>
      <w:r w:rsidRPr="004A6BF0">
        <w:rPr>
          <w:rFonts w:eastAsia="MS PMincho"/>
          <w:spacing w:val="2"/>
          <w:szCs w:val="20"/>
        </w:rPr>
        <w:t>The</w:t>
      </w:r>
      <w:r w:rsidRPr="004A6BF0">
        <w:rPr>
          <w:rFonts w:eastAsia="MS PMincho"/>
          <w:szCs w:val="20"/>
        </w:rPr>
        <w:t xml:space="preserve"> </w:t>
      </w:r>
      <w:r w:rsidRPr="004A6BF0">
        <w:rPr>
          <w:rFonts w:eastAsia="MS PMincho"/>
          <w:spacing w:val="-3"/>
          <w:szCs w:val="20"/>
        </w:rPr>
        <w:t>r</w:t>
      </w:r>
      <w:r w:rsidRPr="004A6BF0">
        <w:rPr>
          <w:rFonts w:eastAsia="MS PMincho"/>
          <w:szCs w:val="20"/>
        </w:rPr>
        <w:t>easonable</w:t>
      </w:r>
      <w:r w:rsidRPr="004A6BF0">
        <w:rPr>
          <w:rFonts w:eastAsia="MS PMincho"/>
          <w:spacing w:val="-13"/>
          <w:szCs w:val="20"/>
        </w:rPr>
        <w:t xml:space="preserve"> </w:t>
      </w:r>
      <w:r w:rsidRPr="004A6BF0">
        <w:rPr>
          <w:rFonts w:eastAsia="MS PMincho"/>
          <w:spacing w:val="-3"/>
          <w:szCs w:val="20"/>
        </w:rPr>
        <w:t>c</w:t>
      </w:r>
      <w:r w:rsidRPr="004A6BF0">
        <w:rPr>
          <w:rFonts w:eastAsia="MS PMincho"/>
          <w:szCs w:val="20"/>
        </w:rPr>
        <w:t>ost</w:t>
      </w:r>
      <w:r w:rsidRPr="004A6BF0">
        <w:rPr>
          <w:rFonts w:eastAsia="MS PMincho"/>
          <w:spacing w:val="-10"/>
          <w:szCs w:val="20"/>
        </w:rPr>
        <w:t xml:space="preserve"> </w:t>
      </w:r>
      <w:r w:rsidRPr="004A6BF0">
        <w:rPr>
          <w:rFonts w:eastAsia="MS PMincho"/>
          <w:szCs w:val="20"/>
        </w:rPr>
        <w:t>of</w:t>
      </w:r>
      <w:r w:rsidRPr="004A6BF0">
        <w:rPr>
          <w:rFonts w:eastAsia="MS PMincho"/>
          <w:spacing w:val="-5"/>
          <w:szCs w:val="20"/>
        </w:rPr>
        <w:t xml:space="preserve"> </w:t>
      </w:r>
      <w:r w:rsidRPr="004A6BF0">
        <w:rPr>
          <w:rFonts w:eastAsia="MS PMincho"/>
          <w:szCs w:val="20"/>
        </w:rPr>
        <w:t>p</w:t>
      </w:r>
      <w:r w:rsidRPr="004A6BF0">
        <w:rPr>
          <w:rFonts w:eastAsia="MS PMincho"/>
          <w:spacing w:val="-3"/>
          <w:szCs w:val="20"/>
        </w:rPr>
        <w:t>r</w:t>
      </w:r>
      <w:r w:rsidRPr="004A6BF0">
        <w:rPr>
          <w:rFonts w:eastAsia="MS PMincho"/>
          <w:szCs w:val="20"/>
        </w:rPr>
        <w:t>epa</w:t>
      </w:r>
      <w:r w:rsidRPr="004A6BF0">
        <w:rPr>
          <w:rFonts w:eastAsia="MS PMincho"/>
          <w:spacing w:val="2"/>
          <w:szCs w:val="20"/>
        </w:rPr>
        <w:t>r</w:t>
      </w:r>
      <w:r w:rsidRPr="004A6BF0">
        <w:rPr>
          <w:rFonts w:eastAsia="MS PMincho"/>
          <w:szCs w:val="20"/>
        </w:rPr>
        <w:t>ation</w:t>
      </w:r>
      <w:r w:rsidR="00E148F7" w:rsidRPr="004A6BF0">
        <w:rPr>
          <w:rFonts w:eastAsia="MS PMincho"/>
          <w:szCs w:val="20"/>
        </w:rPr>
        <w:t xml:space="preserve"> and external examination</w:t>
      </w:r>
      <w:r w:rsidRPr="004A6BF0">
        <w:rPr>
          <w:rFonts w:eastAsia="MS PMincho"/>
          <w:spacing w:val="15"/>
          <w:szCs w:val="20"/>
        </w:rPr>
        <w:t xml:space="preserve"> </w:t>
      </w:r>
      <w:r w:rsidRPr="004A6BF0">
        <w:rPr>
          <w:rFonts w:eastAsia="MS PMincho"/>
          <w:szCs w:val="20"/>
        </w:rPr>
        <w:t>of</w:t>
      </w:r>
      <w:r w:rsidRPr="004A6BF0">
        <w:rPr>
          <w:rFonts w:eastAsia="MS PMincho"/>
          <w:spacing w:val="-5"/>
          <w:szCs w:val="20"/>
        </w:rPr>
        <w:t xml:space="preserve"> </w:t>
      </w:r>
      <w:r w:rsidRPr="004A6BF0">
        <w:rPr>
          <w:rFonts w:eastAsia="MS PMincho"/>
          <w:w w:val="103"/>
          <w:szCs w:val="20"/>
        </w:rPr>
        <w:t>the</w:t>
      </w:r>
      <w:r w:rsidRPr="004A6BF0">
        <w:rPr>
          <w:rFonts w:eastAsia="MS PMincho"/>
          <w:spacing w:val="-7"/>
          <w:szCs w:val="20"/>
        </w:rPr>
        <w:t xml:space="preserve"> </w:t>
      </w:r>
      <w:r w:rsidRPr="004A6BF0">
        <w:rPr>
          <w:rFonts w:eastAsia="MS PMincho"/>
          <w:szCs w:val="20"/>
        </w:rPr>
        <w:t>summa</w:t>
      </w:r>
      <w:r w:rsidRPr="004A6BF0">
        <w:rPr>
          <w:rFonts w:eastAsia="MS PMincho"/>
          <w:spacing w:val="6"/>
          <w:szCs w:val="20"/>
        </w:rPr>
        <w:t>r</w:t>
      </w:r>
      <w:r w:rsidRPr="004A6BF0">
        <w:rPr>
          <w:rFonts w:eastAsia="MS PMincho"/>
          <w:szCs w:val="20"/>
        </w:rPr>
        <w:t>y</w:t>
      </w:r>
      <w:r w:rsidR="00E162AC" w:rsidRPr="004A6BF0">
        <w:rPr>
          <w:rFonts w:eastAsia="MS PMincho"/>
          <w:spacing w:val="-6"/>
          <w:szCs w:val="20"/>
        </w:rPr>
        <w:t xml:space="preserve"> </w:t>
      </w:r>
      <w:r w:rsidRPr="004A6BF0">
        <w:rPr>
          <w:rFonts w:eastAsia="MS PMincho"/>
          <w:spacing w:val="2"/>
          <w:szCs w:val="20"/>
        </w:rPr>
        <w:t>i</w:t>
      </w:r>
      <w:r w:rsidRPr="004A6BF0">
        <w:rPr>
          <w:rFonts w:eastAsia="MS PMincho"/>
          <w:szCs w:val="20"/>
        </w:rPr>
        <w:t>s</w:t>
      </w:r>
      <w:r w:rsidRPr="004A6BF0">
        <w:rPr>
          <w:rFonts w:eastAsia="MS PMincho"/>
          <w:spacing w:val="21"/>
          <w:szCs w:val="20"/>
        </w:rPr>
        <w:t xml:space="preserve"> </w:t>
      </w:r>
      <w:r w:rsidRPr="004A6BF0">
        <w:rPr>
          <w:rFonts w:eastAsia="MS PMincho"/>
          <w:spacing w:val="2"/>
          <w:szCs w:val="20"/>
        </w:rPr>
        <w:t>p</w:t>
      </w:r>
      <w:r w:rsidRPr="004A6BF0">
        <w:rPr>
          <w:rFonts w:eastAsia="MS PMincho"/>
          <w:spacing w:val="-1"/>
          <w:szCs w:val="20"/>
        </w:rPr>
        <w:t>r</w:t>
      </w:r>
      <w:r w:rsidRPr="004A6BF0">
        <w:rPr>
          <w:rFonts w:eastAsia="MS PMincho"/>
          <w:spacing w:val="1"/>
          <w:szCs w:val="20"/>
        </w:rPr>
        <w:t>o</w:t>
      </w:r>
      <w:r w:rsidRPr="004A6BF0">
        <w:rPr>
          <w:rFonts w:eastAsia="MS PMincho"/>
          <w:spacing w:val="3"/>
          <w:szCs w:val="20"/>
        </w:rPr>
        <w:t>p</w:t>
      </w:r>
      <w:r w:rsidRPr="004A6BF0">
        <w:rPr>
          <w:rFonts w:eastAsia="MS PMincho"/>
          <w:spacing w:val="2"/>
          <w:szCs w:val="20"/>
        </w:rPr>
        <w:t>erl</w:t>
      </w:r>
      <w:r w:rsidRPr="004A6BF0">
        <w:rPr>
          <w:rFonts w:eastAsia="MS PMincho"/>
          <w:szCs w:val="20"/>
        </w:rPr>
        <w:t>y</w:t>
      </w:r>
      <w:r w:rsidRPr="004A6BF0">
        <w:rPr>
          <w:rFonts w:eastAsia="MS PMincho"/>
          <w:spacing w:val="29"/>
          <w:szCs w:val="20"/>
        </w:rPr>
        <w:t xml:space="preserve"> </w:t>
      </w:r>
      <w:r w:rsidRPr="004A6BF0">
        <w:rPr>
          <w:rFonts w:eastAsia="MS PMincho"/>
          <w:spacing w:val="1"/>
          <w:w w:val="94"/>
          <w:szCs w:val="20"/>
        </w:rPr>
        <w:t>c</w:t>
      </w:r>
      <w:r w:rsidRPr="004A6BF0">
        <w:rPr>
          <w:rFonts w:eastAsia="MS PMincho"/>
          <w:spacing w:val="2"/>
          <w:w w:val="98"/>
          <w:szCs w:val="20"/>
        </w:rPr>
        <w:t>hargeabl</w:t>
      </w:r>
      <w:r w:rsidRPr="004A6BF0">
        <w:rPr>
          <w:rFonts w:eastAsia="MS PMincho"/>
          <w:w w:val="98"/>
          <w:szCs w:val="20"/>
        </w:rPr>
        <w:t>e</w:t>
      </w:r>
      <w:r w:rsidRPr="004A6BF0">
        <w:rPr>
          <w:rFonts w:eastAsia="MS PMincho"/>
          <w:spacing w:val="25"/>
          <w:szCs w:val="20"/>
        </w:rPr>
        <w:t xml:space="preserve"> </w:t>
      </w:r>
      <w:r w:rsidRPr="004A6BF0">
        <w:rPr>
          <w:rFonts w:eastAsia="MS PMincho"/>
          <w:w w:val="111"/>
          <w:szCs w:val="20"/>
        </w:rPr>
        <w:t>t</w:t>
      </w:r>
      <w:r w:rsidRPr="004A6BF0">
        <w:rPr>
          <w:rFonts w:eastAsia="MS PMincho"/>
          <w:w w:val="103"/>
          <w:szCs w:val="20"/>
        </w:rPr>
        <w:t>o</w:t>
      </w:r>
      <w:r w:rsidRPr="004A6BF0">
        <w:rPr>
          <w:rFonts w:eastAsia="MS PMincho"/>
          <w:spacing w:val="25"/>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30"/>
          <w:szCs w:val="20"/>
        </w:rPr>
        <w:t xml:space="preserve"> </w:t>
      </w:r>
      <w:r w:rsidRPr="004A6BF0">
        <w:rPr>
          <w:rFonts w:eastAsia="MS PMincho"/>
          <w:spacing w:val="2"/>
          <w:szCs w:val="20"/>
        </w:rPr>
        <w:t>se</w:t>
      </w:r>
      <w:r w:rsidRPr="004A6BF0">
        <w:rPr>
          <w:rFonts w:eastAsia="MS PMincho"/>
          <w:spacing w:val="7"/>
          <w:szCs w:val="20"/>
        </w:rPr>
        <w:t>r</w:t>
      </w:r>
      <w:r w:rsidRPr="004A6BF0">
        <w:rPr>
          <w:rFonts w:eastAsia="MS PMincho"/>
          <w:spacing w:val="6"/>
          <w:szCs w:val="20"/>
        </w:rPr>
        <w:t>v</w:t>
      </w:r>
      <w:r w:rsidRPr="004A6BF0">
        <w:rPr>
          <w:rFonts w:eastAsia="MS PMincho"/>
          <w:spacing w:val="2"/>
          <w:szCs w:val="20"/>
        </w:rPr>
        <w:t>i</w:t>
      </w:r>
      <w:r w:rsidRPr="004A6BF0">
        <w:rPr>
          <w:rFonts w:eastAsia="MS PMincho"/>
          <w:szCs w:val="20"/>
        </w:rPr>
        <w:t>ce</w:t>
      </w:r>
      <w:r w:rsidRPr="004A6BF0">
        <w:rPr>
          <w:rFonts w:eastAsia="MS PMincho"/>
          <w:spacing w:val="9"/>
          <w:szCs w:val="20"/>
        </w:rPr>
        <w:t xml:space="preserve"> </w:t>
      </w:r>
      <w:r w:rsidRPr="004A6BF0">
        <w:rPr>
          <w:rFonts w:eastAsia="MS PMincho"/>
          <w:spacing w:val="1"/>
          <w:szCs w:val="20"/>
        </w:rPr>
        <w:t>c</w:t>
      </w:r>
      <w:r w:rsidRPr="004A6BF0">
        <w:rPr>
          <w:rFonts w:eastAsia="MS PMincho"/>
          <w:spacing w:val="2"/>
          <w:szCs w:val="20"/>
        </w:rPr>
        <w:t>harge</w:t>
      </w:r>
      <w:r w:rsidRPr="004A6BF0">
        <w:rPr>
          <w:rFonts w:eastAsia="MS PMincho"/>
          <w:spacing w:val="-10"/>
          <w:szCs w:val="20"/>
        </w:rPr>
        <w:t xml:space="preserve"> </w:t>
      </w:r>
      <w:r w:rsidRPr="004A6BF0">
        <w:rPr>
          <w:rFonts w:eastAsia="MS PMincho"/>
          <w:w w:val="96"/>
          <w:szCs w:val="20"/>
        </w:rPr>
        <w:t>a</w:t>
      </w:r>
      <w:r w:rsidRPr="004A6BF0">
        <w:rPr>
          <w:rFonts w:eastAsia="MS PMincho"/>
          <w:spacing w:val="-3"/>
          <w:w w:val="96"/>
          <w:szCs w:val="20"/>
        </w:rPr>
        <w:t>c</w:t>
      </w:r>
      <w:r w:rsidRPr="004A6BF0">
        <w:rPr>
          <w:rFonts w:eastAsia="MS PMincho"/>
          <w:spacing w:val="-3"/>
          <w:w w:val="94"/>
          <w:szCs w:val="20"/>
        </w:rPr>
        <w:t>c</w:t>
      </w:r>
      <w:r w:rsidRPr="004A6BF0">
        <w:rPr>
          <w:rFonts w:eastAsia="MS PMincho"/>
          <w:w w:val="106"/>
          <w:szCs w:val="20"/>
        </w:rPr>
        <w:t>ount.</w:t>
      </w:r>
    </w:p>
    <w:p w14:paraId="106E453A" w14:textId="77777777" w:rsidR="001C1437" w:rsidRPr="004A6BF0" w:rsidRDefault="001C1437" w:rsidP="00E72B52">
      <w:pPr>
        <w:pStyle w:val="Online"/>
        <w:spacing w:after="0" w:line="240" w:lineRule="atLeast"/>
        <w:rPr>
          <w:rFonts w:eastAsia="MS PMincho"/>
          <w:w w:val="106"/>
          <w:szCs w:val="20"/>
        </w:rPr>
      </w:pPr>
    </w:p>
    <w:p w14:paraId="71627A30" w14:textId="77777777" w:rsidR="002A429B" w:rsidRPr="004A6BF0" w:rsidRDefault="001C1437" w:rsidP="00E72B52">
      <w:pPr>
        <w:pStyle w:val="Online"/>
        <w:spacing w:after="0" w:line="240" w:lineRule="atLeast"/>
        <w:rPr>
          <w:rFonts w:eastAsia="MS PMincho"/>
          <w:spacing w:val="42"/>
          <w:szCs w:val="20"/>
        </w:rPr>
      </w:pPr>
      <w:r w:rsidRPr="004A6BF0">
        <w:rPr>
          <w:rFonts w:eastAsia="MS PMincho"/>
          <w:spacing w:val="2"/>
          <w:szCs w:val="20"/>
        </w:rPr>
        <w:t>Th</w:t>
      </w:r>
      <w:r w:rsidRPr="004A6BF0">
        <w:rPr>
          <w:rFonts w:eastAsia="MS PMincho"/>
          <w:szCs w:val="20"/>
        </w:rPr>
        <w:t>e</w:t>
      </w:r>
      <w:r w:rsidRPr="004A6BF0">
        <w:rPr>
          <w:rFonts w:eastAsia="MS PMincho"/>
          <w:spacing w:val="42"/>
          <w:szCs w:val="20"/>
        </w:rPr>
        <w:t xml:space="preserve"> </w:t>
      </w:r>
      <w:r w:rsidRPr="004A6BF0">
        <w:rPr>
          <w:rFonts w:eastAsia="MS PMincho"/>
          <w:spacing w:val="2"/>
          <w:szCs w:val="20"/>
        </w:rPr>
        <w:t>summa</w:t>
      </w:r>
      <w:r w:rsidRPr="004A6BF0">
        <w:rPr>
          <w:rFonts w:eastAsia="MS PMincho"/>
          <w:spacing w:val="9"/>
          <w:szCs w:val="20"/>
        </w:rPr>
        <w:t>r</w:t>
      </w:r>
      <w:r w:rsidRPr="004A6BF0">
        <w:rPr>
          <w:rFonts w:eastAsia="MS PMincho"/>
          <w:szCs w:val="20"/>
        </w:rPr>
        <w:t>y</w:t>
      </w:r>
      <w:r w:rsidRPr="004A6BF0">
        <w:rPr>
          <w:rFonts w:eastAsia="MS PMincho"/>
          <w:spacing w:val="48"/>
          <w:szCs w:val="20"/>
        </w:rPr>
        <w:t xml:space="preserve"> </w:t>
      </w:r>
      <w:r w:rsidRPr="004A6BF0">
        <w:rPr>
          <w:rFonts w:eastAsia="MS PMincho"/>
          <w:spacing w:val="1"/>
          <w:szCs w:val="20"/>
        </w:rPr>
        <w:t>m</w:t>
      </w:r>
      <w:r w:rsidRPr="004A6BF0">
        <w:rPr>
          <w:rFonts w:eastAsia="MS PMincho"/>
          <w:spacing w:val="2"/>
          <w:szCs w:val="20"/>
        </w:rPr>
        <w:t>us</w:t>
      </w:r>
      <w:r w:rsidRPr="004A6BF0">
        <w:rPr>
          <w:rFonts w:eastAsia="MS PMincho"/>
          <w:szCs w:val="20"/>
        </w:rPr>
        <w:t>t</w:t>
      </w:r>
      <w:r w:rsidRPr="004A6BF0">
        <w:rPr>
          <w:rFonts w:eastAsia="MS PMincho"/>
          <w:spacing w:val="7"/>
          <w:szCs w:val="20"/>
        </w:rPr>
        <w:t xml:space="preserve"> </w:t>
      </w:r>
      <w:r w:rsidRPr="004A6BF0">
        <w:rPr>
          <w:rFonts w:eastAsia="MS PMincho"/>
          <w:spacing w:val="2"/>
          <w:szCs w:val="20"/>
        </w:rPr>
        <w:t>distinguis</w:t>
      </w:r>
      <w:r w:rsidRPr="004A6BF0">
        <w:rPr>
          <w:rFonts w:eastAsia="MS PMincho"/>
          <w:szCs w:val="20"/>
        </w:rPr>
        <w:t>h</w:t>
      </w:r>
      <w:r w:rsidR="002A429B" w:rsidRPr="004A6BF0">
        <w:rPr>
          <w:rFonts w:eastAsia="MS PMincho"/>
          <w:szCs w:val="20"/>
        </w:rPr>
        <w:t>:</w:t>
      </w:r>
    </w:p>
    <w:p w14:paraId="69F68583" w14:textId="77777777" w:rsidR="00C176C2" w:rsidRPr="004A6BF0" w:rsidRDefault="001C1437" w:rsidP="00F00A67">
      <w:pPr>
        <w:pStyle w:val="Online"/>
        <w:numPr>
          <w:ilvl w:val="0"/>
          <w:numId w:val="33"/>
        </w:numPr>
        <w:spacing w:after="0" w:line="240" w:lineRule="atLeast"/>
        <w:rPr>
          <w:rFonts w:eastAsia="MS PMincho"/>
          <w:spacing w:val="6"/>
          <w:szCs w:val="20"/>
        </w:rPr>
      </w:pPr>
      <w:r w:rsidRPr="004A6BF0">
        <w:rPr>
          <w:rFonts w:eastAsia="MS PMincho"/>
          <w:spacing w:val="2"/>
          <w:szCs w:val="20"/>
        </w:rPr>
        <w:t>bet</w:t>
      </w:r>
      <w:r w:rsidRPr="004A6BF0">
        <w:rPr>
          <w:rFonts w:eastAsia="MS PMincho"/>
          <w:szCs w:val="20"/>
        </w:rPr>
        <w:t>w</w:t>
      </w:r>
      <w:r w:rsidRPr="004A6BF0">
        <w:rPr>
          <w:rFonts w:eastAsia="MS PMincho"/>
          <w:spacing w:val="3"/>
          <w:szCs w:val="20"/>
        </w:rPr>
        <w:t>e</w:t>
      </w:r>
      <w:r w:rsidRPr="004A6BF0">
        <w:rPr>
          <w:rFonts w:eastAsia="MS PMincho"/>
          <w:spacing w:val="2"/>
          <w:szCs w:val="20"/>
        </w:rPr>
        <w:t>e</w:t>
      </w:r>
      <w:r w:rsidRPr="004A6BF0">
        <w:rPr>
          <w:rFonts w:eastAsia="MS PMincho"/>
          <w:szCs w:val="20"/>
        </w:rPr>
        <w:t>n</w:t>
      </w:r>
      <w:r w:rsidRPr="004A6BF0">
        <w:rPr>
          <w:rFonts w:eastAsia="MS PMincho"/>
          <w:spacing w:val="34"/>
          <w:szCs w:val="20"/>
        </w:rPr>
        <w:t xml:space="preserve"> </w:t>
      </w:r>
      <w:r w:rsidRPr="004A6BF0">
        <w:rPr>
          <w:rFonts w:eastAsia="MS PMincho"/>
          <w:spacing w:val="2"/>
          <w:szCs w:val="20"/>
        </w:rPr>
        <w:t>i</w:t>
      </w:r>
      <w:r w:rsidRPr="004A6BF0">
        <w:rPr>
          <w:rFonts w:eastAsia="MS PMincho"/>
          <w:szCs w:val="20"/>
        </w:rPr>
        <w:t>t</w:t>
      </w:r>
      <w:r w:rsidRPr="004A6BF0">
        <w:rPr>
          <w:rFonts w:eastAsia="MS PMincho"/>
          <w:spacing w:val="2"/>
          <w:szCs w:val="20"/>
        </w:rPr>
        <w:t>ems/</w:t>
      </w:r>
      <w:r w:rsidRPr="004A6BF0">
        <w:rPr>
          <w:rFonts w:eastAsia="MS PMincho"/>
          <w:spacing w:val="-1"/>
          <w:szCs w:val="20"/>
        </w:rPr>
        <w:t>c</w:t>
      </w:r>
      <w:r w:rsidRPr="004A6BF0">
        <w:rPr>
          <w:rFonts w:eastAsia="MS PMincho"/>
          <w:spacing w:val="2"/>
          <w:szCs w:val="20"/>
        </w:rPr>
        <w:t>ost</w:t>
      </w:r>
      <w:r w:rsidRPr="004A6BF0">
        <w:rPr>
          <w:rFonts w:eastAsia="MS PMincho"/>
          <w:szCs w:val="20"/>
        </w:rPr>
        <w:t>s</w:t>
      </w:r>
      <w:r w:rsidRPr="004A6BF0">
        <w:rPr>
          <w:rFonts w:eastAsia="MS PMincho"/>
          <w:spacing w:val="39"/>
          <w:szCs w:val="20"/>
        </w:rPr>
        <w:t xml:space="preserve"> </w:t>
      </w:r>
      <w:r w:rsidRPr="004A6BF0">
        <w:rPr>
          <w:rFonts w:eastAsia="MS PMincho"/>
          <w:spacing w:val="2"/>
          <w:szCs w:val="20"/>
        </w:rPr>
        <w:t>fo</w:t>
      </w:r>
      <w:r w:rsidRPr="004A6BF0">
        <w:rPr>
          <w:rFonts w:eastAsia="MS PMincho"/>
          <w:szCs w:val="20"/>
        </w:rPr>
        <w:t>r</w:t>
      </w:r>
      <w:r w:rsidRPr="004A6BF0">
        <w:rPr>
          <w:rFonts w:eastAsia="MS PMincho"/>
          <w:spacing w:val="44"/>
          <w:szCs w:val="20"/>
        </w:rPr>
        <w:t xml:space="preserve"> </w:t>
      </w:r>
      <w:r w:rsidRPr="004A6BF0">
        <w:rPr>
          <w:rFonts w:eastAsia="MS PMincho"/>
          <w:spacing w:val="2"/>
          <w:szCs w:val="20"/>
        </w:rPr>
        <w:t>whi</w:t>
      </w:r>
      <w:r w:rsidRPr="004A6BF0">
        <w:rPr>
          <w:rFonts w:eastAsia="MS PMincho"/>
          <w:spacing w:val="1"/>
          <w:szCs w:val="20"/>
        </w:rPr>
        <w:t>c</w:t>
      </w:r>
      <w:r w:rsidRPr="004A6BF0">
        <w:rPr>
          <w:rFonts w:eastAsia="MS PMincho"/>
          <w:szCs w:val="20"/>
        </w:rPr>
        <w:t>h</w:t>
      </w:r>
      <w:r w:rsidRPr="004A6BF0">
        <w:rPr>
          <w:rFonts w:eastAsia="MS PMincho"/>
          <w:spacing w:val="39"/>
          <w:szCs w:val="20"/>
        </w:rPr>
        <w:t xml:space="preserve"> </w:t>
      </w:r>
      <w:r w:rsidRPr="004A6BF0">
        <w:rPr>
          <w:rFonts w:eastAsia="MS PMincho"/>
          <w:spacing w:val="2"/>
          <w:szCs w:val="20"/>
        </w:rPr>
        <w:t>no</w:t>
      </w:r>
      <w:r w:rsidRPr="004A6BF0">
        <w:rPr>
          <w:rFonts w:eastAsia="MS PMincho"/>
          <w:spacing w:val="12"/>
          <w:szCs w:val="20"/>
        </w:rPr>
        <w:t xml:space="preserve"> </w:t>
      </w:r>
      <w:r w:rsidRPr="004A6BF0">
        <w:rPr>
          <w:rFonts w:eastAsia="MS PMincho"/>
          <w:szCs w:val="20"/>
        </w:rPr>
        <w:t>p</w:t>
      </w:r>
      <w:r w:rsidRPr="004A6BF0">
        <w:rPr>
          <w:rFonts w:eastAsia="MS PMincho"/>
          <w:spacing w:val="-4"/>
          <w:szCs w:val="20"/>
        </w:rPr>
        <w:t>a</w:t>
      </w:r>
      <w:r w:rsidRPr="004A6BF0">
        <w:rPr>
          <w:rFonts w:eastAsia="MS PMincho"/>
          <w:spacing w:val="3"/>
          <w:szCs w:val="20"/>
        </w:rPr>
        <w:t>y</w:t>
      </w:r>
      <w:r w:rsidRPr="004A6BF0">
        <w:rPr>
          <w:rFonts w:eastAsia="MS PMincho"/>
          <w:szCs w:val="20"/>
        </w:rPr>
        <w:t>ment</w:t>
      </w:r>
      <w:r w:rsidRPr="004A6BF0">
        <w:rPr>
          <w:rFonts w:eastAsia="MS PMincho"/>
          <w:spacing w:val="-4"/>
          <w:szCs w:val="20"/>
        </w:rPr>
        <w:t xml:space="preserve"> </w:t>
      </w:r>
      <w:r w:rsidRPr="004A6BF0">
        <w:rPr>
          <w:rFonts w:eastAsia="MS PMincho"/>
          <w:szCs w:val="20"/>
        </w:rPr>
        <w:t>has</w:t>
      </w:r>
      <w:r w:rsidRPr="004A6BF0">
        <w:rPr>
          <w:rFonts w:eastAsia="MS PMincho"/>
          <w:spacing w:val="-14"/>
          <w:szCs w:val="20"/>
        </w:rPr>
        <w:t xml:space="preserve"> </w:t>
      </w:r>
      <w:r w:rsidRPr="004A6BF0">
        <w:rPr>
          <w:rFonts w:eastAsia="MS PMincho"/>
          <w:szCs w:val="20"/>
        </w:rPr>
        <w:t>been</w:t>
      </w:r>
      <w:r w:rsidRPr="004A6BF0">
        <w:rPr>
          <w:rFonts w:eastAsia="MS PMincho"/>
          <w:spacing w:val="-14"/>
          <w:szCs w:val="20"/>
        </w:rPr>
        <w:t xml:space="preserve"> </w:t>
      </w:r>
      <w:r w:rsidRPr="004A6BF0">
        <w:rPr>
          <w:rFonts w:eastAsia="MS PMincho"/>
          <w:szCs w:val="20"/>
        </w:rPr>
        <w:t>demanded</w:t>
      </w:r>
      <w:r w:rsidRPr="004A6BF0">
        <w:rPr>
          <w:rFonts w:eastAsia="MS PMincho"/>
          <w:spacing w:val="11"/>
          <w:szCs w:val="20"/>
        </w:rPr>
        <w:t xml:space="preserve"> </w:t>
      </w:r>
      <w:r w:rsidRPr="004A6BF0">
        <w:rPr>
          <w:rFonts w:eastAsia="MS PMincho"/>
          <w:szCs w:val="20"/>
        </w:rPr>
        <w:t>of</w:t>
      </w:r>
      <w:r w:rsidRPr="004A6BF0">
        <w:rPr>
          <w:rFonts w:eastAsia="MS PMincho"/>
          <w:spacing w:val="-11"/>
          <w:szCs w:val="20"/>
        </w:rPr>
        <w:t xml:space="preserve"> </w:t>
      </w:r>
      <w:r w:rsidRPr="004A6BF0">
        <w:rPr>
          <w:rFonts w:eastAsia="MS PMincho"/>
          <w:szCs w:val="20"/>
        </w:rPr>
        <w:t>the</w:t>
      </w:r>
      <w:r w:rsidRPr="004A6BF0">
        <w:rPr>
          <w:rFonts w:eastAsia="MS PMincho"/>
          <w:spacing w:val="-7"/>
          <w:szCs w:val="20"/>
        </w:rPr>
        <w:t xml:space="preserve"> </w:t>
      </w:r>
      <w:r w:rsidRPr="004A6BF0">
        <w:rPr>
          <w:rFonts w:eastAsia="MS PMincho"/>
          <w:szCs w:val="20"/>
        </w:rPr>
        <w:t>landlo</w:t>
      </w:r>
      <w:r w:rsidRPr="004A6BF0">
        <w:rPr>
          <w:rFonts w:eastAsia="MS PMincho"/>
          <w:spacing w:val="-3"/>
          <w:szCs w:val="20"/>
        </w:rPr>
        <w:t>r</w:t>
      </w:r>
      <w:r w:rsidRPr="004A6BF0">
        <w:rPr>
          <w:rFonts w:eastAsia="MS PMincho"/>
          <w:szCs w:val="20"/>
        </w:rPr>
        <w:t xml:space="preserve">d </w:t>
      </w:r>
      <w:r w:rsidRPr="004A6BF0">
        <w:rPr>
          <w:rFonts w:eastAsia="MS PMincho"/>
          <w:spacing w:val="4"/>
          <w:szCs w:val="20"/>
        </w:rPr>
        <w:t>w</w:t>
      </w:r>
      <w:r w:rsidRPr="004A6BF0">
        <w:rPr>
          <w:rFonts w:eastAsia="MS PMincho"/>
          <w:szCs w:val="20"/>
        </w:rPr>
        <w:t>ithin</w:t>
      </w:r>
      <w:r w:rsidRPr="004A6BF0">
        <w:rPr>
          <w:rFonts w:eastAsia="MS PMincho"/>
          <w:spacing w:val="-8"/>
          <w:szCs w:val="20"/>
        </w:rPr>
        <w:t xml:space="preserve"> </w:t>
      </w:r>
      <w:r w:rsidRPr="004A6BF0">
        <w:rPr>
          <w:rFonts w:eastAsia="MS PMincho"/>
          <w:szCs w:val="20"/>
        </w:rPr>
        <w:t>the</w:t>
      </w:r>
      <w:r w:rsidRPr="004A6BF0">
        <w:rPr>
          <w:rFonts w:eastAsia="MS PMincho"/>
          <w:spacing w:val="-6"/>
          <w:szCs w:val="20"/>
        </w:rPr>
        <w:t xml:space="preserve"> </w:t>
      </w:r>
      <w:r w:rsidRPr="004A6BF0">
        <w:rPr>
          <w:rFonts w:eastAsia="MS PMincho"/>
          <w:szCs w:val="20"/>
        </w:rPr>
        <w:t>pe</w:t>
      </w:r>
      <w:r w:rsidRPr="004A6BF0">
        <w:rPr>
          <w:rFonts w:eastAsia="MS PMincho"/>
          <w:spacing w:val="3"/>
          <w:szCs w:val="20"/>
        </w:rPr>
        <w:t>r</w:t>
      </w:r>
      <w:r w:rsidRPr="004A6BF0">
        <w:rPr>
          <w:rFonts w:eastAsia="MS PMincho"/>
          <w:szCs w:val="20"/>
        </w:rPr>
        <w:t>iod</w:t>
      </w:r>
      <w:r w:rsidRPr="004A6BF0">
        <w:rPr>
          <w:rFonts w:eastAsia="MS PMincho"/>
          <w:spacing w:val="-2"/>
          <w:szCs w:val="20"/>
        </w:rPr>
        <w:t xml:space="preserve"> t</w:t>
      </w:r>
      <w:r w:rsidRPr="004A6BF0">
        <w:rPr>
          <w:rFonts w:eastAsia="MS PMincho"/>
          <w:szCs w:val="20"/>
        </w:rPr>
        <w:t>o</w:t>
      </w:r>
      <w:r w:rsidRPr="004A6BF0">
        <w:rPr>
          <w:rFonts w:eastAsia="MS PMincho"/>
          <w:spacing w:val="-4"/>
          <w:szCs w:val="20"/>
        </w:rPr>
        <w:t xml:space="preserve"> </w:t>
      </w:r>
      <w:r w:rsidRPr="004A6BF0">
        <w:rPr>
          <w:rFonts w:eastAsia="MS PMincho"/>
          <w:szCs w:val="20"/>
        </w:rPr>
        <w:t>whi</w:t>
      </w:r>
      <w:r w:rsidRPr="004A6BF0">
        <w:rPr>
          <w:rFonts w:eastAsia="MS PMincho"/>
          <w:spacing w:val="-2"/>
          <w:szCs w:val="20"/>
        </w:rPr>
        <w:t>c</w:t>
      </w:r>
      <w:r w:rsidRPr="004A6BF0">
        <w:rPr>
          <w:rFonts w:eastAsia="MS PMincho"/>
          <w:szCs w:val="20"/>
        </w:rPr>
        <w:t>h</w:t>
      </w:r>
      <w:r w:rsidRPr="004A6BF0">
        <w:rPr>
          <w:rFonts w:eastAsia="MS PMincho"/>
          <w:spacing w:val="-3"/>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28"/>
          <w:szCs w:val="20"/>
        </w:rPr>
        <w:t xml:space="preserve"> </w:t>
      </w:r>
      <w:r w:rsidRPr="004A6BF0">
        <w:rPr>
          <w:rFonts w:eastAsia="MS PMincho"/>
          <w:spacing w:val="2"/>
          <w:szCs w:val="20"/>
        </w:rPr>
        <w:t>summa</w:t>
      </w:r>
      <w:r w:rsidRPr="004A6BF0">
        <w:rPr>
          <w:rFonts w:eastAsia="MS PMincho"/>
          <w:spacing w:val="9"/>
          <w:szCs w:val="20"/>
        </w:rPr>
        <w:t>r</w:t>
      </w:r>
      <w:r w:rsidRPr="004A6BF0">
        <w:rPr>
          <w:rFonts w:eastAsia="MS PMincho"/>
          <w:szCs w:val="20"/>
        </w:rPr>
        <w:t>y</w:t>
      </w:r>
      <w:r w:rsidRPr="004A6BF0">
        <w:rPr>
          <w:rFonts w:eastAsia="MS PMincho"/>
          <w:spacing w:val="29"/>
          <w:szCs w:val="20"/>
        </w:rPr>
        <w:t xml:space="preserve"> </w:t>
      </w:r>
      <w:r w:rsidRPr="004A6BF0">
        <w:rPr>
          <w:rFonts w:eastAsia="MS PMincho"/>
          <w:spacing w:val="-1"/>
          <w:szCs w:val="20"/>
        </w:rPr>
        <w:t>r</w:t>
      </w:r>
      <w:r w:rsidRPr="004A6BF0">
        <w:rPr>
          <w:rFonts w:eastAsia="MS PMincho"/>
          <w:spacing w:val="3"/>
          <w:szCs w:val="20"/>
        </w:rPr>
        <w:t>e</w:t>
      </w:r>
      <w:r w:rsidRPr="004A6BF0">
        <w:rPr>
          <w:rFonts w:eastAsia="MS PMincho"/>
          <w:spacing w:val="2"/>
          <w:szCs w:val="20"/>
        </w:rPr>
        <w:t>la</w:t>
      </w:r>
      <w:r w:rsidRPr="004A6BF0">
        <w:rPr>
          <w:rFonts w:eastAsia="MS PMincho"/>
          <w:szCs w:val="20"/>
        </w:rPr>
        <w:t>t</w:t>
      </w:r>
      <w:r w:rsidRPr="004A6BF0">
        <w:rPr>
          <w:rFonts w:eastAsia="MS PMincho"/>
          <w:spacing w:val="2"/>
          <w:szCs w:val="20"/>
        </w:rPr>
        <w:t>es</w:t>
      </w:r>
    </w:p>
    <w:p w14:paraId="316CD905" w14:textId="77777777" w:rsidR="006E3AF2" w:rsidRPr="004A6BF0" w:rsidRDefault="00E15D09" w:rsidP="00F00A67">
      <w:pPr>
        <w:pStyle w:val="Online"/>
        <w:numPr>
          <w:ilvl w:val="0"/>
          <w:numId w:val="33"/>
        </w:numPr>
        <w:spacing w:after="0" w:line="240" w:lineRule="atLeast"/>
        <w:rPr>
          <w:rFonts w:eastAsia="MS PMincho"/>
          <w:spacing w:val="-2"/>
          <w:szCs w:val="20"/>
        </w:rPr>
      </w:pPr>
      <w:r w:rsidRPr="004A6BF0">
        <w:rPr>
          <w:rFonts w:eastAsia="MS PMincho"/>
          <w:spacing w:val="2"/>
          <w:szCs w:val="20"/>
        </w:rPr>
        <w:t xml:space="preserve">for </w:t>
      </w:r>
      <w:r w:rsidR="001C1437" w:rsidRPr="004A6BF0">
        <w:rPr>
          <w:rFonts w:eastAsia="MS PMincho"/>
          <w:spacing w:val="2"/>
          <w:szCs w:val="20"/>
        </w:rPr>
        <w:t>whi</w:t>
      </w:r>
      <w:r w:rsidR="001C1437" w:rsidRPr="004A6BF0">
        <w:rPr>
          <w:rFonts w:eastAsia="MS PMincho"/>
          <w:spacing w:val="1"/>
          <w:szCs w:val="20"/>
        </w:rPr>
        <w:t>c</w:t>
      </w:r>
      <w:r w:rsidR="001C1437" w:rsidRPr="004A6BF0">
        <w:rPr>
          <w:rFonts w:eastAsia="MS PMincho"/>
          <w:szCs w:val="20"/>
        </w:rPr>
        <w:t>h</w:t>
      </w:r>
      <w:r w:rsidR="001C1437" w:rsidRPr="004A6BF0">
        <w:rPr>
          <w:rFonts w:eastAsia="MS PMincho"/>
          <w:spacing w:val="20"/>
          <w:szCs w:val="20"/>
        </w:rPr>
        <w:t xml:space="preserve"> </w:t>
      </w:r>
      <w:r w:rsidR="001C1437" w:rsidRPr="004A6BF0">
        <w:rPr>
          <w:rFonts w:eastAsia="MS PMincho"/>
          <w:spacing w:val="2"/>
          <w:szCs w:val="20"/>
        </w:rPr>
        <w:t>p</w:t>
      </w:r>
      <w:r w:rsidR="001C1437" w:rsidRPr="004A6BF0">
        <w:rPr>
          <w:rFonts w:eastAsia="MS PMincho"/>
          <w:spacing w:val="-2"/>
          <w:szCs w:val="20"/>
        </w:rPr>
        <w:t>a</w:t>
      </w:r>
      <w:r w:rsidR="001C1437" w:rsidRPr="004A6BF0">
        <w:rPr>
          <w:rFonts w:eastAsia="MS PMincho"/>
          <w:spacing w:val="6"/>
          <w:szCs w:val="20"/>
        </w:rPr>
        <w:t>y</w:t>
      </w:r>
      <w:r w:rsidR="001C1437" w:rsidRPr="004A6BF0">
        <w:rPr>
          <w:rFonts w:eastAsia="MS PMincho"/>
          <w:spacing w:val="2"/>
          <w:szCs w:val="20"/>
        </w:rPr>
        <w:t>men</w:t>
      </w:r>
      <w:r w:rsidR="001C1437" w:rsidRPr="004A6BF0">
        <w:rPr>
          <w:rFonts w:eastAsia="MS PMincho"/>
          <w:szCs w:val="20"/>
        </w:rPr>
        <w:t>t</w:t>
      </w:r>
      <w:r w:rsidR="001C1437" w:rsidRPr="004A6BF0">
        <w:rPr>
          <w:rFonts w:eastAsia="MS PMincho"/>
          <w:spacing w:val="31"/>
          <w:szCs w:val="20"/>
        </w:rPr>
        <w:t xml:space="preserve"> </w:t>
      </w:r>
      <w:r w:rsidR="001C1437" w:rsidRPr="004A6BF0">
        <w:rPr>
          <w:rFonts w:eastAsia="MS PMincho"/>
          <w:spacing w:val="2"/>
          <w:szCs w:val="20"/>
        </w:rPr>
        <w:t>ha</w:t>
      </w:r>
      <w:r w:rsidR="001C1437" w:rsidRPr="004A6BF0">
        <w:rPr>
          <w:rFonts w:eastAsia="MS PMincho"/>
          <w:szCs w:val="20"/>
        </w:rPr>
        <w:t>s</w:t>
      </w:r>
      <w:r w:rsidR="001C1437" w:rsidRPr="004A6BF0">
        <w:rPr>
          <w:rFonts w:eastAsia="MS PMincho"/>
          <w:spacing w:val="21"/>
          <w:szCs w:val="20"/>
        </w:rPr>
        <w:t xml:space="preserve"> </w:t>
      </w:r>
      <w:r w:rsidR="001C1437" w:rsidRPr="004A6BF0">
        <w:rPr>
          <w:rFonts w:eastAsia="MS PMincho"/>
          <w:spacing w:val="2"/>
          <w:szCs w:val="20"/>
        </w:rPr>
        <w:t>bee</w:t>
      </w:r>
      <w:r w:rsidR="001C1437" w:rsidRPr="004A6BF0">
        <w:rPr>
          <w:rFonts w:eastAsia="MS PMincho"/>
          <w:szCs w:val="20"/>
        </w:rPr>
        <w:t>n</w:t>
      </w:r>
      <w:r w:rsidR="001C1437" w:rsidRPr="004A6BF0">
        <w:rPr>
          <w:rFonts w:eastAsia="MS PMincho"/>
          <w:spacing w:val="23"/>
          <w:szCs w:val="20"/>
        </w:rPr>
        <w:t xml:space="preserve"> </w:t>
      </w:r>
      <w:r w:rsidR="001C1437" w:rsidRPr="004A6BF0">
        <w:rPr>
          <w:rFonts w:eastAsia="MS PMincho"/>
          <w:spacing w:val="2"/>
          <w:szCs w:val="20"/>
        </w:rPr>
        <w:t>demande</w:t>
      </w:r>
      <w:r w:rsidR="001C1437" w:rsidRPr="004A6BF0">
        <w:rPr>
          <w:rFonts w:eastAsia="MS PMincho"/>
          <w:szCs w:val="20"/>
        </w:rPr>
        <w:t>d</w:t>
      </w:r>
      <w:r w:rsidR="001C1437" w:rsidRPr="004A6BF0">
        <w:rPr>
          <w:rFonts w:eastAsia="MS PMincho"/>
          <w:spacing w:val="45"/>
          <w:szCs w:val="20"/>
        </w:rPr>
        <w:t xml:space="preserve"> </w:t>
      </w:r>
      <w:r w:rsidR="001C1437" w:rsidRPr="004A6BF0">
        <w:rPr>
          <w:rFonts w:eastAsia="MS PMincho"/>
          <w:spacing w:val="2"/>
          <w:szCs w:val="20"/>
        </w:rPr>
        <w:t>o</w:t>
      </w:r>
      <w:r w:rsidR="001C1437" w:rsidRPr="004A6BF0">
        <w:rPr>
          <w:rFonts w:eastAsia="MS PMincho"/>
          <w:szCs w:val="20"/>
        </w:rPr>
        <w:t>f</w:t>
      </w:r>
      <w:r w:rsidR="001C1437" w:rsidRPr="004A6BF0">
        <w:rPr>
          <w:rFonts w:eastAsia="MS PMincho"/>
          <w:spacing w:val="17"/>
          <w:szCs w:val="20"/>
        </w:rPr>
        <w:t xml:space="preserve"> </w:t>
      </w:r>
      <w:r w:rsidR="001C1437" w:rsidRPr="004A6BF0">
        <w:rPr>
          <w:rFonts w:eastAsia="MS PMincho"/>
          <w:spacing w:val="2"/>
          <w:szCs w:val="20"/>
        </w:rPr>
        <w:t>the</w:t>
      </w:r>
      <w:r w:rsidR="001C1437" w:rsidRPr="004A6BF0">
        <w:rPr>
          <w:rFonts w:eastAsia="MS PMincho"/>
          <w:spacing w:val="7"/>
          <w:szCs w:val="20"/>
        </w:rPr>
        <w:t xml:space="preserve"> </w:t>
      </w:r>
      <w:r w:rsidR="001C1437" w:rsidRPr="004A6BF0">
        <w:rPr>
          <w:rFonts w:eastAsia="MS PMincho"/>
          <w:szCs w:val="20"/>
        </w:rPr>
        <w:t>landlo</w:t>
      </w:r>
      <w:r w:rsidR="001C1437" w:rsidRPr="004A6BF0">
        <w:rPr>
          <w:rFonts w:eastAsia="MS PMincho"/>
          <w:spacing w:val="-3"/>
          <w:szCs w:val="20"/>
        </w:rPr>
        <w:t>r</w:t>
      </w:r>
      <w:r w:rsidR="001C1437" w:rsidRPr="004A6BF0">
        <w:rPr>
          <w:rFonts w:eastAsia="MS PMincho"/>
          <w:szCs w:val="20"/>
        </w:rPr>
        <w:t>d</w:t>
      </w:r>
      <w:r w:rsidR="001C1437" w:rsidRPr="004A6BF0">
        <w:rPr>
          <w:rFonts w:eastAsia="MS PMincho"/>
          <w:spacing w:val="1"/>
          <w:szCs w:val="20"/>
        </w:rPr>
        <w:t xml:space="preserve"> </w:t>
      </w:r>
      <w:r w:rsidR="001C1437" w:rsidRPr="004A6BF0">
        <w:rPr>
          <w:rFonts w:eastAsia="MS PMincho"/>
          <w:szCs w:val="20"/>
        </w:rPr>
        <w:t>but</w:t>
      </w:r>
      <w:r w:rsidR="001C1437" w:rsidRPr="004A6BF0">
        <w:rPr>
          <w:rFonts w:eastAsia="MS PMincho"/>
          <w:spacing w:val="1"/>
          <w:szCs w:val="20"/>
        </w:rPr>
        <w:t xml:space="preserve"> </w:t>
      </w:r>
      <w:r w:rsidR="001C1437" w:rsidRPr="004A6BF0">
        <w:rPr>
          <w:rFonts w:eastAsia="MS PMincho"/>
          <w:szCs w:val="20"/>
        </w:rPr>
        <w:t>not</w:t>
      </w:r>
      <w:r w:rsidR="001C1437" w:rsidRPr="004A6BF0">
        <w:rPr>
          <w:rFonts w:eastAsia="MS PMincho"/>
          <w:spacing w:val="4"/>
          <w:szCs w:val="20"/>
        </w:rPr>
        <w:t xml:space="preserve"> </w:t>
      </w:r>
      <w:r w:rsidR="001C1437" w:rsidRPr="004A6BF0">
        <w:rPr>
          <w:rFonts w:eastAsia="MS PMincho"/>
          <w:szCs w:val="20"/>
        </w:rPr>
        <w:t>paid</w:t>
      </w:r>
      <w:r w:rsidR="001C1437" w:rsidRPr="004A6BF0">
        <w:rPr>
          <w:rFonts w:eastAsia="MS PMincho"/>
          <w:spacing w:val="-7"/>
          <w:szCs w:val="20"/>
        </w:rPr>
        <w:t xml:space="preserve"> </w:t>
      </w:r>
      <w:r w:rsidR="001C1437" w:rsidRPr="004A6BF0">
        <w:rPr>
          <w:rFonts w:eastAsia="MS PMincho"/>
          <w:spacing w:val="3"/>
          <w:szCs w:val="20"/>
        </w:rPr>
        <w:t>w</w:t>
      </w:r>
      <w:r w:rsidR="001C1437" w:rsidRPr="004A6BF0">
        <w:rPr>
          <w:rFonts w:eastAsia="MS PMincho"/>
          <w:szCs w:val="20"/>
        </w:rPr>
        <w:t>ithin</w:t>
      </w:r>
      <w:r w:rsidR="001C1437" w:rsidRPr="004A6BF0">
        <w:rPr>
          <w:rFonts w:eastAsia="MS PMincho"/>
          <w:spacing w:val="-9"/>
          <w:szCs w:val="20"/>
        </w:rPr>
        <w:t xml:space="preserve"> </w:t>
      </w:r>
      <w:r w:rsidR="001C1437" w:rsidRPr="004A6BF0">
        <w:rPr>
          <w:rFonts w:eastAsia="MS PMincho"/>
          <w:szCs w:val="20"/>
        </w:rPr>
        <w:t>that</w:t>
      </w:r>
      <w:r w:rsidR="001C1437" w:rsidRPr="004A6BF0">
        <w:rPr>
          <w:rFonts w:eastAsia="MS PMincho"/>
          <w:spacing w:val="4"/>
          <w:szCs w:val="20"/>
        </w:rPr>
        <w:t xml:space="preserve"> </w:t>
      </w:r>
      <w:r w:rsidR="001C1437" w:rsidRPr="004A6BF0">
        <w:rPr>
          <w:rFonts w:eastAsia="MS PMincho"/>
          <w:w w:val="103"/>
          <w:szCs w:val="20"/>
        </w:rPr>
        <w:t>pe</w:t>
      </w:r>
      <w:r w:rsidR="001C1437" w:rsidRPr="004A6BF0">
        <w:rPr>
          <w:rFonts w:eastAsia="MS PMincho"/>
          <w:spacing w:val="2"/>
          <w:w w:val="103"/>
          <w:szCs w:val="20"/>
        </w:rPr>
        <w:t>r</w:t>
      </w:r>
      <w:r w:rsidR="001C1437" w:rsidRPr="004A6BF0">
        <w:rPr>
          <w:rFonts w:eastAsia="MS PMincho"/>
          <w:w w:val="96"/>
          <w:szCs w:val="20"/>
        </w:rPr>
        <w:t>i</w:t>
      </w:r>
      <w:r w:rsidR="001C1437" w:rsidRPr="004A6BF0">
        <w:rPr>
          <w:rFonts w:eastAsia="MS PMincho"/>
          <w:szCs w:val="20"/>
        </w:rPr>
        <w:t>od;</w:t>
      </w:r>
      <w:r w:rsidR="001C1437" w:rsidRPr="004A6BF0">
        <w:rPr>
          <w:rFonts w:eastAsia="MS PMincho"/>
          <w:spacing w:val="-16"/>
          <w:szCs w:val="20"/>
        </w:rPr>
        <w:t xml:space="preserve"> </w:t>
      </w:r>
      <w:r w:rsidR="001C1437" w:rsidRPr="004A6BF0">
        <w:rPr>
          <w:rFonts w:eastAsia="MS PMincho"/>
          <w:szCs w:val="20"/>
        </w:rPr>
        <w:t>and</w:t>
      </w:r>
    </w:p>
    <w:p w14:paraId="37CE53E8" w14:textId="77777777" w:rsidR="001C1437" w:rsidRPr="004A6BF0" w:rsidRDefault="00E15D09" w:rsidP="00F00A67">
      <w:pPr>
        <w:pStyle w:val="Online"/>
        <w:numPr>
          <w:ilvl w:val="0"/>
          <w:numId w:val="33"/>
        </w:numPr>
        <w:spacing w:after="0" w:line="240" w:lineRule="atLeast"/>
        <w:rPr>
          <w:rFonts w:eastAsia="MS PMincho"/>
          <w:w w:val="102"/>
          <w:szCs w:val="20"/>
        </w:rPr>
      </w:pPr>
      <w:r w:rsidRPr="004A6BF0">
        <w:rPr>
          <w:rFonts w:eastAsia="MS PMincho"/>
          <w:szCs w:val="20"/>
        </w:rPr>
        <w:t>for which</w:t>
      </w:r>
      <w:r w:rsidRPr="004A6BF0">
        <w:rPr>
          <w:rFonts w:eastAsia="MS PMincho"/>
          <w:spacing w:val="-17"/>
          <w:szCs w:val="20"/>
        </w:rPr>
        <w:t xml:space="preserve"> </w:t>
      </w:r>
      <w:r w:rsidR="001C1437" w:rsidRPr="004A6BF0">
        <w:rPr>
          <w:rFonts w:eastAsia="MS PMincho"/>
          <w:szCs w:val="20"/>
        </w:rPr>
        <w:t>the</w:t>
      </w:r>
      <w:r w:rsidR="001C1437" w:rsidRPr="004A6BF0">
        <w:rPr>
          <w:rFonts w:eastAsia="MS PMincho"/>
          <w:spacing w:val="-7"/>
          <w:szCs w:val="20"/>
        </w:rPr>
        <w:t xml:space="preserve"> </w:t>
      </w:r>
      <w:r w:rsidR="001C1437" w:rsidRPr="004A6BF0">
        <w:rPr>
          <w:rFonts w:eastAsia="MS PMincho"/>
          <w:szCs w:val="20"/>
        </w:rPr>
        <w:t>landlo</w:t>
      </w:r>
      <w:r w:rsidR="001C1437" w:rsidRPr="004A6BF0">
        <w:rPr>
          <w:rFonts w:eastAsia="MS PMincho"/>
          <w:spacing w:val="-3"/>
          <w:szCs w:val="20"/>
        </w:rPr>
        <w:t>r</w:t>
      </w:r>
      <w:r w:rsidR="001C1437" w:rsidRPr="004A6BF0">
        <w:rPr>
          <w:rFonts w:eastAsia="MS PMincho"/>
          <w:szCs w:val="20"/>
        </w:rPr>
        <w:t>d</w:t>
      </w:r>
      <w:r w:rsidR="001C1437" w:rsidRPr="004A6BF0">
        <w:rPr>
          <w:rFonts w:eastAsia="MS PMincho"/>
          <w:spacing w:val="1"/>
          <w:szCs w:val="20"/>
        </w:rPr>
        <w:t xml:space="preserve"> </w:t>
      </w:r>
      <w:r w:rsidR="001C1437" w:rsidRPr="004A6BF0">
        <w:rPr>
          <w:rFonts w:eastAsia="MS PMincho"/>
          <w:szCs w:val="20"/>
        </w:rPr>
        <w:t>has</w:t>
      </w:r>
      <w:r w:rsidR="001C1437" w:rsidRPr="004A6BF0">
        <w:rPr>
          <w:rFonts w:eastAsia="MS PMincho"/>
          <w:spacing w:val="-3"/>
          <w:szCs w:val="20"/>
        </w:rPr>
        <w:t xml:space="preserve"> </w:t>
      </w:r>
      <w:r w:rsidR="001C1437" w:rsidRPr="004A6BF0">
        <w:rPr>
          <w:rFonts w:eastAsia="MS PMincho"/>
          <w:szCs w:val="20"/>
        </w:rPr>
        <w:t>paid</w:t>
      </w:r>
      <w:r w:rsidR="001C1437" w:rsidRPr="004A6BF0">
        <w:rPr>
          <w:rFonts w:eastAsia="MS PMincho"/>
          <w:spacing w:val="2"/>
          <w:szCs w:val="20"/>
        </w:rPr>
        <w:t xml:space="preserve"> </w:t>
      </w:r>
      <w:r w:rsidR="001C1437" w:rsidRPr="004A6BF0">
        <w:rPr>
          <w:rFonts w:eastAsia="MS PMincho"/>
          <w:spacing w:val="4"/>
          <w:szCs w:val="20"/>
        </w:rPr>
        <w:t>w</w:t>
      </w:r>
      <w:r w:rsidR="001C1437" w:rsidRPr="004A6BF0">
        <w:rPr>
          <w:rFonts w:eastAsia="MS PMincho"/>
          <w:szCs w:val="20"/>
        </w:rPr>
        <w:t>ithin that</w:t>
      </w:r>
      <w:r w:rsidR="001C1437" w:rsidRPr="004A6BF0">
        <w:rPr>
          <w:rFonts w:eastAsia="MS PMincho"/>
          <w:spacing w:val="13"/>
          <w:szCs w:val="20"/>
        </w:rPr>
        <w:t xml:space="preserve"> </w:t>
      </w:r>
      <w:r w:rsidR="001C1437" w:rsidRPr="004A6BF0">
        <w:rPr>
          <w:rFonts w:eastAsia="MS PMincho"/>
          <w:w w:val="103"/>
          <w:szCs w:val="20"/>
        </w:rPr>
        <w:t>pe</w:t>
      </w:r>
      <w:r w:rsidR="001C1437" w:rsidRPr="004A6BF0">
        <w:rPr>
          <w:rFonts w:eastAsia="MS PMincho"/>
          <w:spacing w:val="3"/>
          <w:w w:val="103"/>
          <w:szCs w:val="20"/>
        </w:rPr>
        <w:t>r</w:t>
      </w:r>
      <w:r w:rsidR="001C1437" w:rsidRPr="004A6BF0">
        <w:rPr>
          <w:rFonts w:eastAsia="MS PMincho"/>
          <w:w w:val="96"/>
          <w:szCs w:val="20"/>
        </w:rPr>
        <w:t>i</w:t>
      </w:r>
      <w:r w:rsidR="001C1437" w:rsidRPr="004A6BF0">
        <w:rPr>
          <w:rFonts w:eastAsia="MS PMincho"/>
          <w:w w:val="102"/>
          <w:szCs w:val="20"/>
        </w:rPr>
        <w:t>od.</w:t>
      </w:r>
    </w:p>
    <w:p w14:paraId="0175C2E0" w14:textId="77777777" w:rsidR="001C1437" w:rsidRPr="004A6BF0" w:rsidRDefault="001C1437" w:rsidP="00E72B52">
      <w:pPr>
        <w:pStyle w:val="Online"/>
        <w:spacing w:after="0" w:line="240" w:lineRule="atLeast"/>
        <w:rPr>
          <w:rFonts w:eastAsia="MS PMincho"/>
          <w:w w:val="102"/>
          <w:szCs w:val="20"/>
        </w:rPr>
      </w:pPr>
    </w:p>
    <w:tbl>
      <w:tblPr>
        <w:tblStyle w:val="TableGrid"/>
        <w:tblW w:w="0" w:type="auto"/>
        <w:tblLook w:val="04A0" w:firstRow="1" w:lastRow="0" w:firstColumn="1" w:lastColumn="0" w:noHBand="0" w:noVBand="1"/>
      </w:tblPr>
      <w:tblGrid>
        <w:gridCol w:w="9242"/>
      </w:tblGrid>
      <w:tr w:rsidR="00473B58" w:rsidRPr="004A6BF0" w14:paraId="2EB4CC7F" w14:textId="77777777" w:rsidTr="00473B58">
        <w:tc>
          <w:tcPr>
            <w:tcW w:w="9242" w:type="dxa"/>
          </w:tcPr>
          <w:p w14:paraId="1DC1CBD1" w14:textId="77777777" w:rsidR="00473B58" w:rsidRPr="004A6BF0" w:rsidRDefault="004A6BF0" w:rsidP="00E72B52">
            <w:pPr>
              <w:pStyle w:val="Online"/>
              <w:spacing w:after="0" w:line="240" w:lineRule="atLeast"/>
              <w:rPr>
                <w:rFonts w:eastAsia="MS PMincho"/>
                <w:i/>
                <w:w w:val="102"/>
                <w:szCs w:val="20"/>
              </w:rPr>
            </w:pPr>
            <w:r>
              <w:rPr>
                <w:rFonts w:eastAsia="MS PMincho"/>
                <w:i/>
                <w:w w:val="102"/>
                <w:szCs w:val="20"/>
              </w:rPr>
              <w:t>s.</w:t>
            </w:r>
            <w:r w:rsidR="00473B58" w:rsidRPr="004A6BF0">
              <w:rPr>
                <w:rFonts w:eastAsia="MS PMincho"/>
                <w:i/>
                <w:w w:val="102"/>
                <w:szCs w:val="20"/>
              </w:rPr>
              <w:t>21 Landlord and Tenant Act 1985</w:t>
            </w:r>
          </w:p>
        </w:tc>
      </w:tr>
    </w:tbl>
    <w:p w14:paraId="6915F29F" w14:textId="77777777" w:rsidR="00473B58" w:rsidRPr="004A6BF0" w:rsidRDefault="00473B58" w:rsidP="00E72B52">
      <w:pPr>
        <w:pStyle w:val="Online"/>
        <w:spacing w:after="0" w:line="240" w:lineRule="atLeast"/>
        <w:rPr>
          <w:rFonts w:eastAsia="MS PMincho"/>
          <w:w w:val="102"/>
          <w:szCs w:val="20"/>
        </w:rPr>
      </w:pPr>
    </w:p>
    <w:p w14:paraId="0A09B517" w14:textId="77777777" w:rsidR="001C1437" w:rsidRPr="004A6BF0" w:rsidRDefault="0023215F" w:rsidP="00E72B52">
      <w:pPr>
        <w:pStyle w:val="Online"/>
        <w:spacing w:after="0" w:line="240" w:lineRule="atLeast"/>
        <w:rPr>
          <w:rFonts w:eastAsia="MS PMincho"/>
          <w:w w:val="101"/>
          <w:szCs w:val="20"/>
        </w:rPr>
      </w:pPr>
      <w:r w:rsidRPr="004A6BF0">
        <w:rPr>
          <w:rFonts w:eastAsia="MS PMincho"/>
          <w:szCs w:val="20"/>
        </w:rPr>
        <w:t>The</w:t>
      </w:r>
      <w:r w:rsidRPr="004A6BF0">
        <w:rPr>
          <w:rFonts w:eastAsia="MS PMincho"/>
          <w:spacing w:val="-2"/>
          <w:szCs w:val="20"/>
        </w:rPr>
        <w:t xml:space="preserve"> </w:t>
      </w:r>
      <w:r w:rsidRPr="004A6BF0">
        <w:rPr>
          <w:rFonts w:eastAsia="MS PMincho"/>
          <w:szCs w:val="20"/>
        </w:rPr>
        <w:t>summa</w:t>
      </w:r>
      <w:r w:rsidRPr="004A6BF0">
        <w:rPr>
          <w:rFonts w:eastAsia="MS PMincho"/>
          <w:spacing w:val="6"/>
          <w:szCs w:val="20"/>
        </w:rPr>
        <w:t>r</w:t>
      </w:r>
      <w:r w:rsidRPr="004A6BF0">
        <w:rPr>
          <w:rFonts w:eastAsia="MS PMincho"/>
          <w:szCs w:val="20"/>
        </w:rPr>
        <w:t>y</w:t>
      </w:r>
      <w:r w:rsidRPr="004A6BF0">
        <w:rPr>
          <w:rFonts w:eastAsia="MS PMincho"/>
          <w:spacing w:val="4"/>
          <w:szCs w:val="20"/>
        </w:rPr>
        <w:t xml:space="preserve"> </w:t>
      </w:r>
      <w:r w:rsidRPr="004A6BF0">
        <w:rPr>
          <w:rFonts w:eastAsia="MS PMincho"/>
          <w:spacing w:val="-1"/>
          <w:szCs w:val="20"/>
        </w:rPr>
        <w:t>m</w:t>
      </w:r>
      <w:r w:rsidRPr="004A6BF0">
        <w:rPr>
          <w:rFonts w:eastAsia="MS PMincho"/>
          <w:szCs w:val="20"/>
        </w:rPr>
        <w:t>ust</w:t>
      </w:r>
      <w:r w:rsidRPr="004A6BF0">
        <w:rPr>
          <w:rFonts w:eastAsia="MS PMincho"/>
          <w:spacing w:val="14"/>
          <w:szCs w:val="20"/>
        </w:rPr>
        <w:t xml:space="preserve"> </w:t>
      </w:r>
      <w:r w:rsidRPr="004A6BF0">
        <w:rPr>
          <w:rFonts w:eastAsia="MS PMincho"/>
          <w:szCs w:val="20"/>
        </w:rPr>
        <w:t>also</w:t>
      </w:r>
      <w:r w:rsidRPr="004A6BF0">
        <w:rPr>
          <w:rFonts w:eastAsia="MS PMincho"/>
          <w:spacing w:val="-15"/>
          <w:szCs w:val="20"/>
        </w:rPr>
        <w:t xml:space="preserve"> </w:t>
      </w:r>
      <w:r w:rsidRPr="004A6BF0">
        <w:rPr>
          <w:rFonts w:eastAsia="MS PMincho"/>
          <w:szCs w:val="20"/>
        </w:rPr>
        <w:t>inc</w:t>
      </w:r>
      <w:r w:rsidRPr="004A6BF0">
        <w:rPr>
          <w:rFonts w:eastAsia="MS PMincho"/>
          <w:spacing w:val="-1"/>
          <w:szCs w:val="20"/>
        </w:rPr>
        <w:t>l</w:t>
      </w:r>
      <w:r w:rsidRPr="004A6BF0">
        <w:rPr>
          <w:rFonts w:eastAsia="MS PMincho"/>
          <w:szCs w:val="20"/>
        </w:rPr>
        <w:t>ude</w:t>
      </w:r>
      <w:r w:rsidRPr="004A6BF0">
        <w:rPr>
          <w:rFonts w:eastAsia="MS PMincho"/>
          <w:spacing w:val="1"/>
          <w:szCs w:val="20"/>
        </w:rPr>
        <w:t xml:space="preserve"> </w:t>
      </w:r>
      <w:r w:rsidRPr="004A6BF0">
        <w:rPr>
          <w:rFonts w:eastAsia="MS PMincho"/>
          <w:szCs w:val="20"/>
        </w:rPr>
        <w:t>the</w:t>
      </w:r>
      <w:r w:rsidRPr="004A6BF0">
        <w:rPr>
          <w:rFonts w:eastAsia="MS PMincho"/>
          <w:spacing w:val="5"/>
          <w:szCs w:val="20"/>
        </w:rPr>
        <w:t xml:space="preserve"> </w:t>
      </w:r>
      <w:r w:rsidRPr="004A6BF0">
        <w:rPr>
          <w:rFonts w:eastAsia="MS PMincho"/>
          <w:spacing w:val="-2"/>
          <w:szCs w:val="20"/>
        </w:rPr>
        <w:t>t</w:t>
      </w:r>
      <w:r w:rsidRPr="004A6BF0">
        <w:rPr>
          <w:rFonts w:eastAsia="MS PMincho"/>
          <w:szCs w:val="20"/>
        </w:rPr>
        <w:t>otal</w:t>
      </w:r>
      <w:r w:rsidRPr="004A6BF0">
        <w:rPr>
          <w:rFonts w:eastAsia="MS PMincho"/>
          <w:spacing w:val="7"/>
          <w:szCs w:val="20"/>
        </w:rPr>
        <w:t xml:space="preserve"> </w:t>
      </w:r>
      <w:r w:rsidRPr="004A6BF0">
        <w:rPr>
          <w:rFonts w:eastAsia="MS PMincho"/>
          <w:szCs w:val="20"/>
        </w:rPr>
        <w:t>of a</w:t>
      </w:r>
      <w:r w:rsidRPr="004A6BF0">
        <w:rPr>
          <w:rFonts w:eastAsia="MS PMincho"/>
          <w:spacing w:val="-5"/>
          <w:szCs w:val="20"/>
        </w:rPr>
        <w:t>n</w:t>
      </w:r>
      <w:r w:rsidRPr="004A6BF0">
        <w:rPr>
          <w:rFonts w:eastAsia="MS PMincho"/>
          <w:szCs w:val="20"/>
        </w:rPr>
        <w:t>y</w:t>
      </w:r>
      <w:r w:rsidRPr="004A6BF0">
        <w:rPr>
          <w:rFonts w:eastAsia="MS PMincho"/>
          <w:spacing w:val="-9"/>
          <w:szCs w:val="20"/>
        </w:rPr>
        <w:t xml:space="preserve"> </w:t>
      </w:r>
      <w:r w:rsidRPr="004A6BF0">
        <w:rPr>
          <w:rFonts w:eastAsia="MS PMincho"/>
          <w:szCs w:val="20"/>
        </w:rPr>
        <w:t>mon</w:t>
      </w:r>
      <w:r w:rsidRPr="004A6BF0">
        <w:rPr>
          <w:rFonts w:eastAsia="MS PMincho"/>
          <w:spacing w:val="2"/>
          <w:szCs w:val="20"/>
        </w:rPr>
        <w:t>e</w:t>
      </w:r>
      <w:r w:rsidRPr="004A6BF0">
        <w:rPr>
          <w:rFonts w:eastAsia="MS PMincho"/>
          <w:szCs w:val="20"/>
        </w:rPr>
        <w:t>y</w:t>
      </w:r>
      <w:r w:rsidRPr="004A6BF0">
        <w:rPr>
          <w:rFonts w:eastAsia="MS PMincho"/>
          <w:spacing w:val="-2"/>
          <w:szCs w:val="20"/>
        </w:rPr>
        <w:t xml:space="preserve"> </w:t>
      </w:r>
      <w:r w:rsidRPr="004A6BF0">
        <w:rPr>
          <w:rFonts w:eastAsia="MS PMincho"/>
          <w:spacing w:val="-3"/>
          <w:szCs w:val="20"/>
        </w:rPr>
        <w:t>r</w:t>
      </w:r>
      <w:r w:rsidRPr="004A6BF0">
        <w:rPr>
          <w:rFonts w:eastAsia="MS PMincho"/>
          <w:szCs w:val="20"/>
        </w:rPr>
        <w:t>e</w:t>
      </w:r>
      <w:r w:rsidRPr="004A6BF0">
        <w:rPr>
          <w:rFonts w:eastAsia="MS PMincho"/>
          <w:spacing w:val="-3"/>
          <w:szCs w:val="20"/>
        </w:rPr>
        <w:t>c</w:t>
      </w:r>
      <w:r w:rsidRPr="004A6BF0">
        <w:rPr>
          <w:rFonts w:eastAsia="MS PMincho"/>
          <w:szCs w:val="20"/>
        </w:rPr>
        <w:t>e</w:t>
      </w:r>
      <w:r w:rsidRPr="004A6BF0">
        <w:rPr>
          <w:rFonts w:eastAsia="MS PMincho"/>
          <w:spacing w:val="-2"/>
          <w:szCs w:val="20"/>
        </w:rPr>
        <w:t>i</w:t>
      </w:r>
      <w:r w:rsidRPr="004A6BF0">
        <w:rPr>
          <w:rFonts w:eastAsia="MS PMincho"/>
          <w:spacing w:val="-4"/>
          <w:szCs w:val="20"/>
        </w:rPr>
        <w:t>v</w:t>
      </w:r>
      <w:r w:rsidRPr="004A6BF0">
        <w:rPr>
          <w:rFonts w:eastAsia="MS PMincho"/>
          <w:szCs w:val="20"/>
        </w:rPr>
        <w:t>ed</w:t>
      </w:r>
      <w:r w:rsidRPr="004A6BF0">
        <w:rPr>
          <w:rFonts w:eastAsia="MS PMincho"/>
          <w:spacing w:val="-12"/>
          <w:szCs w:val="20"/>
        </w:rPr>
        <w:t xml:space="preserve"> </w:t>
      </w:r>
      <w:r w:rsidRPr="004A6BF0">
        <w:rPr>
          <w:rFonts w:eastAsia="MS PMincho"/>
          <w:spacing w:val="-3"/>
          <w:szCs w:val="20"/>
        </w:rPr>
        <w:t>b</w:t>
      </w:r>
      <w:r w:rsidRPr="004A6BF0">
        <w:rPr>
          <w:rFonts w:eastAsia="MS PMincho"/>
          <w:szCs w:val="20"/>
        </w:rPr>
        <w:t>y</w:t>
      </w:r>
      <w:r w:rsidRPr="004A6BF0">
        <w:rPr>
          <w:rFonts w:eastAsia="MS PMincho"/>
          <w:spacing w:val="-10"/>
          <w:szCs w:val="20"/>
        </w:rPr>
        <w:t xml:space="preserve"> </w:t>
      </w:r>
      <w:r w:rsidRPr="004A6BF0">
        <w:rPr>
          <w:rFonts w:eastAsia="MS PMincho"/>
          <w:szCs w:val="20"/>
        </w:rPr>
        <w:t>the</w:t>
      </w:r>
      <w:r w:rsidRPr="004A6BF0">
        <w:rPr>
          <w:rFonts w:eastAsia="MS PMincho"/>
          <w:spacing w:val="7"/>
          <w:szCs w:val="20"/>
        </w:rPr>
        <w:t xml:space="preserve"> </w:t>
      </w:r>
      <w:r w:rsidRPr="004A6BF0">
        <w:rPr>
          <w:rFonts w:eastAsia="MS PMincho"/>
          <w:szCs w:val="20"/>
        </w:rPr>
        <w:t>landlo</w:t>
      </w:r>
      <w:r w:rsidRPr="004A6BF0">
        <w:rPr>
          <w:rFonts w:eastAsia="MS PMincho"/>
          <w:spacing w:val="-3"/>
          <w:szCs w:val="20"/>
        </w:rPr>
        <w:t>r</w:t>
      </w:r>
      <w:r w:rsidRPr="004A6BF0">
        <w:rPr>
          <w:rFonts w:eastAsia="MS PMincho"/>
          <w:szCs w:val="20"/>
        </w:rPr>
        <w:t>d</w:t>
      </w:r>
      <w:r w:rsidRPr="004A6BF0">
        <w:rPr>
          <w:rFonts w:eastAsia="MS PMincho"/>
          <w:spacing w:val="1"/>
          <w:szCs w:val="20"/>
        </w:rPr>
        <w:t xml:space="preserve"> </w:t>
      </w:r>
      <w:r w:rsidRPr="004A6BF0">
        <w:rPr>
          <w:rFonts w:eastAsia="MS PMincho"/>
          <w:w w:val="101"/>
          <w:szCs w:val="20"/>
        </w:rPr>
        <w:t>for</w:t>
      </w:r>
      <w:r w:rsidRPr="004A6BF0">
        <w:rPr>
          <w:rFonts w:eastAsia="MS PMincho"/>
          <w:spacing w:val="-14"/>
          <w:szCs w:val="20"/>
        </w:rPr>
        <w:t xml:space="preserve"> </w:t>
      </w:r>
      <w:r w:rsidRPr="004A6BF0">
        <w:rPr>
          <w:rFonts w:eastAsia="MS PMincho"/>
          <w:w w:val="97"/>
          <w:szCs w:val="20"/>
        </w:rPr>
        <w:t>se</w:t>
      </w:r>
      <w:r w:rsidRPr="004A6BF0">
        <w:rPr>
          <w:rFonts w:eastAsia="MS PMincho"/>
          <w:spacing w:val="5"/>
          <w:w w:val="97"/>
          <w:szCs w:val="20"/>
        </w:rPr>
        <w:t>r</w:t>
      </w:r>
      <w:r w:rsidRPr="004A6BF0">
        <w:rPr>
          <w:rFonts w:eastAsia="MS PMincho"/>
          <w:spacing w:val="3"/>
          <w:w w:val="97"/>
          <w:szCs w:val="20"/>
        </w:rPr>
        <w:t>v</w:t>
      </w:r>
      <w:r w:rsidRPr="004A6BF0">
        <w:rPr>
          <w:rFonts w:eastAsia="MS PMincho"/>
          <w:w w:val="97"/>
          <w:szCs w:val="20"/>
        </w:rPr>
        <w:t>i</w:t>
      </w:r>
      <w:r w:rsidRPr="004A6BF0">
        <w:rPr>
          <w:rFonts w:eastAsia="MS PMincho"/>
          <w:spacing w:val="-3"/>
          <w:w w:val="97"/>
          <w:szCs w:val="20"/>
        </w:rPr>
        <w:t>c</w:t>
      </w:r>
      <w:r w:rsidRPr="004A6BF0">
        <w:rPr>
          <w:rFonts w:eastAsia="MS PMincho"/>
          <w:w w:val="97"/>
          <w:szCs w:val="20"/>
        </w:rPr>
        <w:t>e</w:t>
      </w:r>
      <w:r w:rsidRPr="004A6BF0">
        <w:rPr>
          <w:rFonts w:eastAsia="MS PMincho"/>
          <w:spacing w:val="-11"/>
          <w:w w:val="97"/>
          <w:szCs w:val="20"/>
        </w:rPr>
        <w:t xml:space="preserve"> </w:t>
      </w:r>
      <w:r w:rsidRPr="004A6BF0">
        <w:rPr>
          <w:rFonts w:eastAsia="MS PMincho"/>
          <w:spacing w:val="-2"/>
          <w:w w:val="97"/>
          <w:szCs w:val="20"/>
        </w:rPr>
        <w:t>c</w:t>
      </w:r>
      <w:r w:rsidRPr="004A6BF0">
        <w:rPr>
          <w:rFonts w:eastAsia="MS PMincho"/>
          <w:w w:val="97"/>
          <w:szCs w:val="20"/>
        </w:rPr>
        <w:t>harges</w:t>
      </w:r>
      <w:r w:rsidRPr="004A6BF0">
        <w:rPr>
          <w:rFonts w:eastAsia="MS PMincho"/>
          <w:spacing w:val="-10"/>
          <w:w w:val="97"/>
          <w:szCs w:val="20"/>
        </w:rPr>
        <w:t xml:space="preserve"> </w:t>
      </w:r>
      <w:r w:rsidRPr="004A6BF0">
        <w:rPr>
          <w:rFonts w:eastAsia="MS PMincho"/>
          <w:szCs w:val="20"/>
        </w:rPr>
        <w:t>and</w:t>
      </w:r>
      <w:r w:rsidRPr="004A6BF0">
        <w:rPr>
          <w:rFonts w:eastAsia="MS PMincho"/>
          <w:spacing w:val="-2"/>
          <w:szCs w:val="20"/>
        </w:rPr>
        <w:t xml:space="preserve"> </w:t>
      </w:r>
      <w:r w:rsidRPr="004A6BF0">
        <w:rPr>
          <w:rFonts w:eastAsia="MS PMincho"/>
          <w:w w:val="95"/>
          <w:szCs w:val="20"/>
        </w:rPr>
        <w:t>still</w:t>
      </w:r>
      <w:r w:rsidRPr="004A6BF0">
        <w:rPr>
          <w:rFonts w:eastAsia="MS PMincho"/>
          <w:spacing w:val="-11"/>
          <w:w w:val="95"/>
          <w:szCs w:val="20"/>
        </w:rPr>
        <w:t xml:space="preserve"> </w:t>
      </w:r>
      <w:r w:rsidRPr="004A6BF0">
        <w:rPr>
          <w:rFonts w:eastAsia="MS PMincho"/>
          <w:szCs w:val="20"/>
        </w:rPr>
        <w:t>standing</w:t>
      </w:r>
      <w:r w:rsidRPr="004A6BF0">
        <w:rPr>
          <w:rFonts w:eastAsia="MS PMincho"/>
          <w:spacing w:val="-7"/>
          <w:szCs w:val="20"/>
        </w:rPr>
        <w:t xml:space="preserve"> </w:t>
      </w:r>
      <w:r w:rsidRPr="004A6BF0">
        <w:rPr>
          <w:rFonts w:eastAsia="MS PMincho"/>
          <w:spacing w:val="-2"/>
          <w:szCs w:val="20"/>
        </w:rPr>
        <w:t>t</w:t>
      </w:r>
      <w:r w:rsidRPr="004A6BF0">
        <w:rPr>
          <w:rFonts w:eastAsia="MS PMincho"/>
          <w:szCs w:val="20"/>
        </w:rPr>
        <w:t>o</w:t>
      </w:r>
      <w:r w:rsidRPr="004A6BF0">
        <w:rPr>
          <w:rFonts w:eastAsia="MS PMincho"/>
          <w:spacing w:val="-5"/>
          <w:szCs w:val="20"/>
        </w:rPr>
        <w:t xml:space="preserve"> </w:t>
      </w:r>
      <w:r w:rsidRPr="004A6BF0">
        <w:rPr>
          <w:rFonts w:eastAsia="MS PMincho"/>
          <w:szCs w:val="20"/>
        </w:rPr>
        <w:t>the</w:t>
      </w:r>
      <w:r w:rsidRPr="004A6BF0">
        <w:rPr>
          <w:rFonts w:eastAsia="MS PMincho"/>
          <w:spacing w:val="-7"/>
          <w:szCs w:val="20"/>
        </w:rPr>
        <w:t xml:space="preserve"> </w:t>
      </w:r>
      <w:r w:rsidRPr="004A6BF0">
        <w:rPr>
          <w:rFonts w:eastAsia="MS PMincho"/>
          <w:szCs w:val="20"/>
        </w:rPr>
        <w:t>c</w:t>
      </w:r>
      <w:r w:rsidRPr="004A6BF0">
        <w:rPr>
          <w:rFonts w:eastAsia="MS PMincho"/>
          <w:spacing w:val="-3"/>
          <w:szCs w:val="20"/>
        </w:rPr>
        <w:t>r</w:t>
      </w:r>
      <w:r w:rsidRPr="004A6BF0">
        <w:rPr>
          <w:rFonts w:eastAsia="MS PMincho"/>
          <w:szCs w:val="20"/>
        </w:rPr>
        <w:t>edit</w:t>
      </w:r>
      <w:r w:rsidRPr="004A6BF0">
        <w:rPr>
          <w:rFonts w:eastAsia="MS PMincho"/>
          <w:spacing w:val="-13"/>
          <w:szCs w:val="20"/>
        </w:rPr>
        <w:t xml:space="preserve"> </w:t>
      </w:r>
      <w:r w:rsidRPr="004A6BF0">
        <w:rPr>
          <w:rFonts w:eastAsia="MS PMincho"/>
          <w:szCs w:val="20"/>
        </w:rPr>
        <w:t>of</w:t>
      </w:r>
      <w:r w:rsidRPr="004A6BF0">
        <w:rPr>
          <w:rFonts w:eastAsia="MS PMincho"/>
          <w:spacing w:val="-11"/>
          <w:szCs w:val="20"/>
        </w:rPr>
        <w:t xml:space="preserve"> </w:t>
      </w:r>
      <w:r w:rsidRPr="004A6BF0">
        <w:rPr>
          <w:rFonts w:eastAsia="MS PMincho"/>
          <w:szCs w:val="20"/>
        </w:rPr>
        <w:t>the</w:t>
      </w:r>
      <w:r w:rsidRPr="004A6BF0">
        <w:rPr>
          <w:rFonts w:eastAsia="MS PMincho"/>
          <w:spacing w:val="-7"/>
          <w:szCs w:val="20"/>
        </w:rPr>
        <w:t xml:space="preserve"> </w:t>
      </w:r>
      <w:r w:rsidR="00967C1E" w:rsidRPr="004A6BF0">
        <w:rPr>
          <w:rFonts w:eastAsia="MS PMincho"/>
          <w:szCs w:val="20"/>
        </w:rPr>
        <w:t>leaseholder</w:t>
      </w:r>
      <w:r w:rsidRPr="004A6BF0">
        <w:rPr>
          <w:rFonts w:eastAsia="MS PMincho"/>
          <w:szCs w:val="20"/>
        </w:rPr>
        <w:t>s</w:t>
      </w:r>
      <w:r w:rsidRPr="004A6BF0">
        <w:rPr>
          <w:rFonts w:eastAsia="MS PMincho"/>
          <w:spacing w:val="13"/>
          <w:szCs w:val="20"/>
        </w:rPr>
        <w:t xml:space="preserve"> </w:t>
      </w:r>
      <w:r w:rsidRPr="004A6BF0">
        <w:rPr>
          <w:rFonts w:eastAsia="MS PMincho"/>
          <w:w w:val="97"/>
          <w:szCs w:val="20"/>
        </w:rPr>
        <w:t>p</w:t>
      </w:r>
      <w:r w:rsidRPr="004A6BF0">
        <w:rPr>
          <w:rFonts w:eastAsia="MS PMincho"/>
          <w:spacing w:val="-4"/>
          <w:w w:val="97"/>
          <w:szCs w:val="20"/>
        </w:rPr>
        <w:t>a</w:t>
      </w:r>
      <w:r w:rsidRPr="004A6BF0">
        <w:rPr>
          <w:rFonts w:eastAsia="MS PMincho"/>
          <w:spacing w:val="3"/>
          <w:w w:val="97"/>
          <w:szCs w:val="20"/>
        </w:rPr>
        <w:t>y</w:t>
      </w:r>
      <w:r w:rsidRPr="004A6BF0">
        <w:rPr>
          <w:rFonts w:eastAsia="MS PMincho"/>
          <w:w w:val="97"/>
          <w:szCs w:val="20"/>
        </w:rPr>
        <w:t>ing</w:t>
      </w:r>
      <w:r w:rsidRPr="004A6BF0">
        <w:rPr>
          <w:rFonts w:eastAsia="MS PMincho"/>
          <w:spacing w:val="-3"/>
          <w:w w:val="97"/>
          <w:szCs w:val="20"/>
        </w:rPr>
        <w:t xml:space="preserve"> </w:t>
      </w:r>
      <w:r w:rsidRPr="004A6BF0">
        <w:rPr>
          <w:rFonts w:eastAsia="MS PMincho"/>
          <w:szCs w:val="20"/>
        </w:rPr>
        <w:t>these</w:t>
      </w:r>
      <w:r w:rsidRPr="004A6BF0">
        <w:rPr>
          <w:rFonts w:eastAsia="MS PMincho"/>
          <w:spacing w:val="-13"/>
          <w:szCs w:val="20"/>
        </w:rPr>
        <w:t xml:space="preserve"> </w:t>
      </w:r>
      <w:r w:rsidRPr="004A6BF0">
        <w:rPr>
          <w:rFonts w:eastAsia="MS PMincho"/>
          <w:spacing w:val="-2"/>
          <w:w w:val="97"/>
          <w:szCs w:val="20"/>
        </w:rPr>
        <w:t>c</w:t>
      </w:r>
      <w:r w:rsidRPr="004A6BF0">
        <w:rPr>
          <w:rFonts w:eastAsia="MS PMincho"/>
          <w:w w:val="97"/>
          <w:szCs w:val="20"/>
        </w:rPr>
        <w:t>harges</w:t>
      </w:r>
      <w:r w:rsidRPr="004A6BF0">
        <w:rPr>
          <w:rFonts w:eastAsia="MS PMincho"/>
          <w:spacing w:val="-5"/>
          <w:w w:val="97"/>
          <w:szCs w:val="20"/>
        </w:rPr>
        <w:t xml:space="preserve"> </w:t>
      </w:r>
      <w:r w:rsidRPr="004A6BF0">
        <w:rPr>
          <w:rFonts w:eastAsia="MS PMincho"/>
          <w:szCs w:val="20"/>
        </w:rPr>
        <w:t>at</w:t>
      </w:r>
      <w:r w:rsidRPr="004A6BF0">
        <w:rPr>
          <w:rFonts w:eastAsia="MS PMincho"/>
          <w:spacing w:val="-5"/>
          <w:szCs w:val="20"/>
        </w:rPr>
        <w:t xml:space="preserve"> </w:t>
      </w:r>
      <w:r w:rsidRPr="004A6BF0">
        <w:rPr>
          <w:rFonts w:eastAsia="MS PMincho"/>
          <w:w w:val="103"/>
          <w:szCs w:val="20"/>
        </w:rPr>
        <w:t>the</w:t>
      </w:r>
      <w:r w:rsidRPr="004A6BF0">
        <w:rPr>
          <w:rFonts w:eastAsia="MS PMincho"/>
          <w:spacing w:val="-9"/>
          <w:szCs w:val="20"/>
        </w:rPr>
        <w:t xml:space="preserve"> </w:t>
      </w:r>
      <w:r w:rsidRPr="004A6BF0">
        <w:rPr>
          <w:rFonts w:eastAsia="MS PMincho"/>
          <w:szCs w:val="20"/>
        </w:rPr>
        <w:t>end of</w:t>
      </w:r>
      <w:r w:rsidRPr="004A6BF0">
        <w:rPr>
          <w:rFonts w:eastAsia="MS PMincho"/>
          <w:spacing w:val="-7"/>
          <w:szCs w:val="20"/>
        </w:rPr>
        <w:t xml:space="preserve"> </w:t>
      </w:r>
      <w:r w:rsidRPr="004A6BF0">
        <w:rPr>
          <w:rFonts w:eastAsia="MS PMincho"/>
          <w:szCs w:val="20"/>
        </w:rPr>
        <w:t>the</w:t>
      </w:r>
      <w:r w:rsidRPr="004A6BF0">
        <w:rPr>
          <w:rFonts w:eastAsia="MS PMincho"/>
          <w:spacing w:val="-2"/>
          <w:szCs w:val="20"/>
        </w:rPr>
        <w:t xml:space="preserve"> </w:t>
      </w:r>
      <w:r w:rsidRPr="004A6BF0">
        <w:rPr>
          <w:rFonts w:eastAsia="MS PMincho"/>
          <w:szCs w:val="20"/>
        </w:rPr>
        <w:t>pe</w:t>
      </w:r>
      <w:r w:rsidRPr="004A6BF0">
        <w:rPr>
          <w:rFonts w:eastAsia="MS PMincho"/>
          <w:spacing w:val="3"/>
          <w:szCs w:val="20"/>
        </w:rPr>
        <w:t>r</w:t>
      </w:r>
      <w:r w:rsidRPr="004A6BF0">
        <w:rPr>
          <w:rFonts w:eastAsia="MS PMincho"/>
          <w:szCs w:val="20"/>
        </w:rPr>
        <w:t>iod,</w:t>
      </w:r>
      <w:r w:rsidRPr="004A6BF0">
        <w:rPr>
          <w:rFonts w:eastAsia="MS PMincho"/>
          <w:spacing w:val="-8"/>
          <w:szCs w:val="20"/>
        </w:rPr>
        <w:t xml:space="preserve"> </w:t>
      </w:r>
      <w:r w:rsidRPr="004A6BF0">
        <w:rPr>
          <w:rFonts w:eastAsia="MS PMincho"/>
          <w:szCs w:val="20"/>
        </w:rPr>
        <w:t>and</w:t>
      </w:r>
      <w:r w:rsidRPr="004A6BF0">
        <w:rPr>
          <w:rFonts w:eastAsia="MS PMincho"/>
          <w:spacing w:val="3"/>
          <w:szCs w:val="20"/>
        </w:rPr>
        <w:t xml:space="preserve"> </w:t>
      </w:r>
      <w:r w:rsidRPr="004A6BF0">
        <w:rPr>
          <w:rFonts w:eastAsia="MS PMincho"/>
          <w:szCs w:val="20"/>
        </w:rPr>
        <w:t>a</w:t>
      </w:r>
      <w:r w:rsidRPr="004A6BF0">
        <w:rPr>
          <w:rFonts w:eastAsia="MS PMincho"/>
          <w:spacing w:val="-6"/>
          <w:szCs w:val="20"/>
        </w:rPr>
        <w:t>n</w:t>
      </w:r>
      <w:r w:rsidRPr="004A6BF0">
        <w:rPr>
          <w:rFonts w:eastAsia="MS PMincho"/>
          <w:szCs w:val="20"/>
        </w:rPr>
        <w:t>y</w:t>
      </w:r>
      <w:r w:rsidRPr="004A6BF0">
        <w:rPr>
          <w:rFonts w:eastAsia="MS PMincho"/>
          <w:spacing w:val="-16"/>
          <w:szCs w:val="20"/>
        </w:rPr>
        <w:t xml:space="preserve"> </w:t>
      </w:r>
      <w:r w:rsidRPr="004A6BF0">
        <w:rPr>
          <w:rFonts w:eastAsia="MS PMincho"/>
          <w:spacing w:val="-3"/>
          <w:w w:val="97"/>
          <w:szCs w:val="20"/>
        </w:rPr>
        <w:t>c</w:t>
      </w:r>
      <w:r w:rsidRPr="004A6BF0">
        <w:rPr>
          <w:rFonts w:eastAsia="MS PMincho"/>
          <w:w w:val="97"/>
          <w:szCs w:val="20"/>
        </w:rPr>
        <w:t>osts</w:t>
      </w:r>
      <w:r w:rsidRPr="004A6BF0">
        <w:rPr>
          <w:rFonts w:eastAsia="MS PMincho"/>
          <w:spacing w:val="-7"/>
          <w:w w:val="97"/>
          <w:szCs w:val="20"/>
        </w:rPr>
        <w:t xml:space="preserve"> </w:t>
      </w:r>
      <w:r w:rsidRPr="004A6BF0">
        <w:rPr>
          <w:rFonts w:eastAsia="MS PMincho"/>
          <w:szCs w:val="20"/>
        </w:rPr>
        <w:t>whi</w:t>
      </w:r>
      <w:r w:rsidRPr="004A6BF0">
        <w:rPr>
          <w:rFonts w:eastAsia="MS PMincho"/>
          <w:spacing w:val="-2"/>
          <w:szCs w:val="20"/>
        </w:rPr>
        <w:t>c</w:t>
      </w:r>
      <w:r w:rsidRPr="004A6BF0">
        <w:rPr>
          <w:rFonts w:eastAsia="MS PMincho"/>
          <w:szCs w:val="20"/>
        </w:rPr>
        <w:t>h</w:t>
      </w:r>
      <w:r w:rsidRPr="004A6BF0">
        <w:rPr>
          <w:rFonts w:eastAsia="MS PMincho"/>
          <w:spacing w:val="-12"/>
          <w:szCs w:val="20"/>
        </w:rPr>
        <w:t xml:space="preserve"> </w:t>
      </w:r>
      <w:r w:rsidRPr="004A6BF0">
        <w:rPr>
          <w:rFonts w:eastAsia="MS PMincho"/>
          <w:spacing w:val="-3"/>
          <w:szCs w:val="20"/>
        </w:rPr>
        <w:t>r</w:t>
      </w:r>
      <w:r w:rsidRPr="004A6BF0">
        <w:rPr>
          <w:rFonts w:eastAsia="MS PMincho"/>
          <w:szCs w:val="20"/>
        </w:rPr>
        <w:t>ela</w:t>
      </w:r>
      <w:r w:rsidRPr="004A6BF0">
        <w:rPr>
          <w:rFonts w:eastAsia="MS PMincho"/>
          <w:spacing w:val="-2"/>
          <w:szCs w:val="20"/>
        </w:rPr>
        <w:t>t</w:t>
      </w:r>
      <w:r w:rsidRPr="004A6BF0">
        <w:rPr>
          <w:rFonts w:eastAsia="MS PMincho"/>
          <w:szCs w:val="20"/>
        </w:rPr>
        <w:t>e</w:t>
      </w:r>
      <w:r w:rsidRPr="004A6BF0">
        <w:rPr>
          <w:rFonts w:eastAsia="MS PMincho"/>
          <w:spacing w:val="-5"/>
          <w:szCs w:val="20"/>
        </w:rPr>
        <w:t xml:space="preserve"> </w:t>
      </w:r>
      <w:r w:rsidRPr="004A6BF0">
        <w:rPr>
          <w:rFonts w:eastAsia="MS PMincho"/>
          <w:spacing w:val="-2"/>
          <w:szCs w:val="20"/>
        </w:rPr>
        <w:t>t</w:t>
      </w:r>
      <w:r w:rsidRPr="004A6BF0">
        <w:rPr>
          <w:rFonts w:eastAsia="MS PMincho"/>
          <w:szCs w:val="20"/>
        </w:rPr>
        <w:t>o</w:t>
      </w:r>
      <w:r w:rsidRPr="004A6BF0">
        <w:rPr>
          <w:rFonts w:eastAsia="MS PMincho"/>
          <w:spacing w:val="5"/>
          <w:szCs w:val="20"/>
        </w:rPr>
        <w:t xml:space="preserve"> </w:t>
      </w:r>
      <w:r w:rsidRPr="004A6BF0">
        <w:rPr>
          <w:rFonts w:eastAsia="MS PMincho"/>
          <w:spacing w:val="-3"/>
          <w:szCs w:val="20"/>
        </w:rPr>
        <w:t>w</w:t>
      </w:r>
      <w:r w:rsidRPr="004A6BF0">
        <w:rPr>
          <w:rFonts w:eastAsia="MS PMincho"/>
          <w:spacing w:val="-1"/>
          <w:szCs w:val="20"/>
        </w:rPr>
        <w:t>o</w:t>
      </w:r>
      <w:r w:rsidRPr="004A6BF0">
        <w:rPr>
          <w:rFonts w:eastAsia="MS PMincho"/>
          <w:spacing w:val="1"/>
          <w:szCs w:val="20"/>
        </w:rPr>
        <w:t>r</w:t>
      </w:r>
      <w:r w:rsidRPr="004A6BF0">
        <w:rPr>
          <w:rFonts w:eastAsia="MS PMincho"/>
          <w:szCs w:val="20"/>
        </w:rPr>
        <w:t>ks</w:t>
      </w:r>
      <w:r w:rsidRPr="004A6BF0">
        <w:rPr>
          <w:rFonts w:eastAsia="MS PMincho"/>
          <w:spacing w:val="-12"/>
          <w:szCs w:val="20"/>
        </w:rPr>
        <w:t xml:space="preserve"> </w:t>
      </w:r>
      <w:r w:rsidRPr="004A6BF0">
        <w:rPr>
          <w:rFonts w:eastAsia="MS PMincho"/>
          <w:szCs w:val="20"/>
        </w:rPr>
        <w:t>for</w:t>
      </w:r>
      <w:r w:rsidRPr="004A6BF0">
        <w:rPr>
          <w:rFonts w:eastAsia="MS PMincho"/>
          <w:spacing w:val="-1"/>
          <w:szCs w:val="20"/>
        </w:rPr>
        <w:t xml:space="preserve"> </w:t>
      </w:r>
      <w:r w:rsidRPr="004A6BF0">
        <w:rPr>
          <w:rFonts w:eastAsia="MS PMincho"/>
          <w:szCs w:val="20"/>
        </w:rPr>
        <w:t>whi</w:t>
      </w:r>
      <w:r w:rsidRPr="004A6BF0">
        <w:rPr>
          <w:rFonts w:eastAsia="MS PMincho"/>
          <w:spacing w:val="-2"/>
          <w:szCs w:val="20"/>
        </w:rPr>
        <w:t>c</w:t>
      </w:r>
      <w:r w:rsidRPr="004A6BF0">
        <w:rPr>
          <w:rFonts w:eastAsia="MS PMincho"/>
          <w:szCs w:val="20"/>
        </w:rPr>
        <w:t>h</w:t>
      </w:r>
      <w:r w:rsidRPr="004A6BF0">
        <w:rPr>
          <w:rFonts w:eastAsia="MS PMincho"/>
          <w:spacing w:val="-6"/>
          <w:szCs w:val="20"/>
        </w:rPr>
        <w:t xml:space="preserve"> </w:t>
      </w:r>
      <w:r w:rsidRPr="004A6BF0">
        <w:rPr>
          <w:rFonts w:eastAsia="MS PMincho"/>
          <w:spacing w:val="2"/>
          <w:szCs w:val="20"/>
        </w:rPr>
        <w:t>gr</w:t>
      </w:r>
      <w:r w:rsidRPr="004A6BF0">
        <w:rPr>
          <w:rFonts w:eastAsia="MS PMincho"/>
          <w:szCs w:val="20"/>
        </w:rPr>
        <w:t>ants</w:t>
      </w:r>
      <w:r w:rsidRPr="004A6BF0">
        <w:rPr>
          <w:rFonts w:eastAsia="MS PMincho"/>
          <w:spacing w:val="1"/>
          <w:szCs w:val="20"/>
        </w:rPr>
        <w:t xml:space="preserve"> </w:t>
      </w:r>
      <w:r w:rsidRPr="004A6BF0">
        <w:rPr>
          <w:rFonts w:eastAsia="MS PMincho"/>
          <w:szCs w:val="20"/>
        </w:rPr>
        <w:t>h</w:t>
      </w:r>
      <w:r w:rsidRPr="004A6BF0">
        <w:rPr>
          <w:rFonts w:eastAsia="MS PMincho"/>
          <w:spacing w:val="-4"/>
          <w:szCs w:val="20"/>
        </w:rPr>
        <w:t>av</w:t>
      </w:r>
      <w:r w:rsidRPr="004A6BF0">
        <w:rPr>
          <w:rFonts w:eastAsia="MS PMincho"/>
          <w:szCs w:val="20"/>
        </w:rPr>
        <w:t>e</w:t>
      </w:r>
      <w:r w:rsidRPr="004A6BF0">
        <w:rPr>
          <w:rFonts w:eastAsia="MS PMincho"/>
          <w:spacing w:val="-16"/>
          <w:szCs w:val="20"/>
        </w:rPr>
        <w:t xml:space="preserve"> </w:t>
      </w:r>
      <w:r w:rsidRPr="004A6BF0">
        <w:rPr>
          <w:rFonts w:eastAsia="MS PMincho"/>
          <w:szCs w:val="20"/>
        </w:rPr>
        <w:t>been</w:t>
      </w:r>
      <w:r w:rsidRPr="004A6BF0">
        <w:rPr>
          <w:rFonts w:eastAsia="MS PMincho"/>
          <w:spacing w:val="-3"/>
          <w:szCs w:val="20"/>
        </w:rPr>
        <w:t xml:space="preserve"> </w:t>
      </w:r>
      <w:r w:rsidRPr="004A6BF0">
        <w:rPr>
          <w:rFonts w:eastAsia="MS PMincho"/>
          <w:w w:val="106"/>
          <w:szCs w:val="20"/>
        </w:rPr>
        <w:t>or</w:t>
      </w:r>
      <w:r w:rsidRPr="004A6BF0">
        <w:rPr>
          <w:rFonts w:eastAsia="MS PMincho"/>
          <w:spacing w:val="-3"/>
          <w:szCs w:val="20"/>
        </w:rPr>
        <w:t xml:space="preserve"> </w:t>
      </w:r>
      <w:r w:rsidRPr="004A6BF0">
        <w:rPr>
          <w:rFonts w:eastAsia="MS PMincho"/>
          <w:spacing w:val="4"/>
          <w:w w:val="92"/>
          <w:szCs w:val="20"/>
        </w:rPr>
        <w:t>w</w:t>
      </w:r>
      <w:r w:rsidRPr="004A6BF0">
        <w:rPr>
          <w:rFonts w:eastAsia="MS PMincho"/>
          <w:w w:val="92"/>
          <w:szCs w:val="20"/>
        </w:rPr>
        <w:t>ill</w:t>
      </w:r>
      <w:r w:rsidRPr="004A6BF0">
        <w:rPr>
          <w:rFonts w:eastAsia="MS PMincho"/>
          <w:spacing w:val="3"/>
          <w:w w:val="92"/>
          <w:szCs w:val="20"/>
        </w:rPr>
        <w:t xml:space="preserve"> </w:t>
      </w:r>
      <w:r w:rsidRPr="004A6BF0">
        <w:rPr>
          <w:rFonts w:eastAsia="MS PMincho"/>
          <w:szCs w:val="20"/>
        </w:rPr>
        <w:t>be</w:t>
      </w:r>
      <w:r w:rsidRPr="004A6BF0">
        <w:rPr>
          <w:rFonts w:eastAsia="MS PMincho"/>
          <w:spacing w:val="-5"/>
          <w:szCs w:val="20"/>
        </w:rPr>
        <w:t xml:space="preserve"> </w:t>
      </w:r>
      <w:r w:rsidRPr="004A6BF0">
        <w:rPr>
          <w:rFonts w:eastAsia="MS PMincho"/>
          <w:szCs w:val="20"/>
        </w:rPr>
        <w:t>paid</w:t>
      </w:r>
      <w:r w:rsidRPr="004A6BF0">
        <w:rPr>
          <w:rFonts w:eastAsia="MS PMincho"/>
          <w:spacing w:val="4"/>
          <w:szCs w:val="20"/>
        </w:rPr>
        <w:t xml:space="preserve"> </w:t>
      </w:r>
      <w:r w:rsidRPr="004A6BF0">
        <w:rPr>
          <w:rFonts w:eastAsia="MS PMincho"/>
          <w:szCs w:val="20"/>
        </w:rPr>
        <w:t>and</w:t>
      </w:r>
      <w:r w:rsidRPr="004A6BF0">
        <w:rPr>
          <w:rFonts w:eastAsia="MS PMincho"/>
          <w:spacing w:val="9"/>
          <w:szCs w:val="20"/>
        </w:rPr>
        <w:t xml:space="preserve"> </w:t>
      </w:r>
      <w:r w:rsidRPr="004A6BF0">
        <w:rPr>
          <w:rFonts w:eastAsia="MS PMincho"/>
          <w:szCs w:val="20"/>
        </w:rPr>
        <w:t>sh</w:t>
      </w:r>
      <w:r w:rsidRPr="004A6BF0">
        <w:rPr>
          <w:rFonts w:eastAsia="MS PMincho"/>
          <w:spacing w:val="-4"/>
          <w:szCs w:val="20"/>
        </w:rPr>
        <w:t>o</w:t>
      </w:r>
      <w:r w:rsidRPr="004A6BF0">
        <w:rPr>
          <w:rFonts w:eastAsia="MS PMincho"/>
          <w:szCs w:val="20"/>
        </w:rPr>
        <w:t>w</w:t>
      </w:r>
      <w:r w:rsidRPr="004A6BF0">
        <w:rPr>
          <w:rFonts w:eastAsia="MS PMincho"/>
          <w:spacing w:val="-12"/>
          <w:szCs w:val="20"/>
        </w:rPr>
        <w:t xml:space="preserve"> </w:t>
      </w:r>
      <w:r w:rsidRPr="004A6BF0">
        <w:rPr>
          <w:rFonts w:eastAsia="MS PMincho"/>
          <w:szCs w:val="20"/>
        </w:rPr>
        <w:t>h</w:t>
      </w:r>
      <w:r w:rsidRPr="004A6BF0">
        <w:rPr>
          <w:rFonts w:eastAsia="MS PMincho"/>
          <w:spacing w:val="-4"/>
          <w:szCs w:val="20"/>
        </w:rPr>
        <w:t>o</w:t>
      </w:r>
      <w:r w:rsidRPr="004A6BF0">
        <w:rPr>
          <w:rFonts w:eastAsia="MS PMincho"/>
          <w:szCs w:val="20"/>
        </w:rPr>
        <w:t>w</w:t>
      </w:r>
      <w:r w:rsidRPr="004A6BF0">
        <w:rPr>
          <w:rFonts w:eastAsia="MS PMincho"/>
          <w:spacing w:val="-8"/>
          <w:szCs w:val="20"/>
        </w:rPr>
        <w:t xml:space="preserve"> </w:t>
      </w:r>
      <w:r w:rsidRPr="004A6BF0">
        <w:rPr>
          <w:rFonts w:eastAsia="MS PMincho"/>
          <w:szCs w:val="20"/>
        </w:rPr>
        <w:t>th</w:t>
      </w:r>
      <w:r w:rsidRPr="004A6BF0">
        <w:rPr>
          <w:rFonts w:eastAsia="MS PMincho"/>
          <w:spacing w:val="2"/>
          <w:szCs w:val="20"/>
        </w:rPr>
        <w:t>e</w:t>
      </w:r>
      <w:r w:rsidRPr="004A6BF0">
        <w:rPr>
          <w:rFonts w:eastAsia="MS PMincho"/>
          <w:szCs w:val="20"/>
        </w:rPr>
        <w:t>y</w:t>
      </w:r>
      <w:r w:rsidRPr="004A6BF0">
        <w:rPr>
          <w:rFonts w:eastAsia="MS PMincho"/>
          <w:spacing w:val="-6"/>
          <w:szCs w:val="20"/>
        </w:rPr>
        <w:t xml:space="preserve"> </w:t>
      </w:r>
      <w:r w:rsidRPr="004A6BF0">
        <w:rPr>
          <w:rFonts w:eastAsia="MS PMincho"/>
          <w:szCs w:val="20"/>
        </w:rPr>
        <w:t>h</w:t>
      </w:r>
      <w:r w:rsidRPr="004A6BF0">
        <w:rPr>
          <w:rFonts w:eastAsia="MS PMincho"/>
          <w:spacing w:val="-4"/>
          <w:szCs w:val="20"/>
        </w:rPr>
        <w:t>av</w:t>
      </w:r>
      <w:r w:rsidRPr="004A6BF0">
        <w:rPr>
          <w:rFonts w:eastAsia="MS PMincho"/>
          <w:szCs w:val="20"/>
        </w:rPr>
        <w:t>e</w:t>
      </w:r>
      <w:r w:rsidRPr="004A6BF0">
        <w:rPr>
          <w:rFonts w:eastAsia="MS PMincho"/>
          <w:spacing w:val="-17"/>
          <w:szCs w:val="20"/>
        </w:rPr>
        <w:t xml:space="preserve"> </w:t>
      </w:r>
      <w:r w:rsidRPr="004A6BF0">
        <w:rPr>
          <w:rFonts w:eastAsia="MS PMincho"/>
          <w:szCs w:val="20"/>
        </w:rPr>
        <w:t>been</w:t>
      </w:r>
      <w:r w:rsidRPr="004A6BF0">
        <w:rPr>
          <w:rFonts w:eastAsia="MS PMincho"/>
          <w:spacing w:val="-5"/>
          <w:szCs w:val="20"/>
        </w:rPr>
        <w:t xml:space="preserve"> </w:t>
      </w:r>
      <w:r w:rsidRPr="004A6BF0">
        <w:rPr>
          <w:rFonts w:eastAsia="MS PMincho"/>
          <w:spacing w:val="-3"/>
          <w:szCs w:val="20"/>
        </w:rPr>
        <w:t>r</w:t>
      </w:r>
      <w:r w:rsidRPr="004A6BF0">
        <w:rPr>
          <w:rFonts w:eastAsia="MS PMincho"/>
          <w:spacing w:val="-1"/>
          <w:szCs w:val="20"/>
        </w:rPr>
        <w:t>e</w:t>
      </w:r>
      <w:r w:rsidRPr="004A6BF0">
        <w:rPr>
          <w:rFonts w:eastAsia="MS PMincho"/>
          <w:szCs w:val="20"/>
        </w:rPr>
        <w:t>flec</w:t>
      </w:r>
      <w:r w:rsidRPr="004A6BF0">
        <w:rPr>
          <w:rFonts w:eastAsia="MS PMincho"/>
          <w:spacing w:val="-2"/>
          <w:szCs w:val="20"/>
        </w:rPr>
        <w:t>t</w:t>
      </w:r>
      <w:r w:rsidRPr="004A6BF0">
        <w:rPr>
          <w:rFonts w:eastAsia="MS PMincho"/>
          <w:szCs w:val="20"/>
        </w:rPr>
        <w:t>ed</w:t>
      </w:r>
      <w:r w:rsidRPr="004A6BF0">
        <w:rPr>
          <w:rFonts w:eastAsia="MS PMincho"/>
          <w:spacing w:val="-19"/>
          <w:szCs w:val="20"/>
        </w:rPr>
        <w:t xml:space="preserve"> </w:t>
      </w:r>
      <w:r w:rsidRPr="004A6BF0">
        <w:rPr>
          <w:rFonts w:eastAsia="MS PMincho"/>
          <w:szCs w:val="20"/>
        </w:rPr>
        <w:t>in</w:t>
      </w:r>
      <w:r w:rsidRPr="004A6BF0">
        <w:rPr>
          <w:rFonts w:eastAsia="MS PMincho"/>
          <w:spacing w:val="1"/>
          <w:szCs w:val="20"/>
        </w:rPr>
        <w:t xml:space="preserve"> </w:t>
      </w:r>
      <w:r w:rsidRPr="004A6BF0">
        <w:rPr>
          <w:rFonts w:eastAsia="MS PMincho"/>
          <w:szCs w:val="20"/>
        </w:rPr>
        <w:t>the</w:t>
      </w:r>
      <w:r w:rsidRPr="004A6BF0">
        <w:rPr>
          <w:rFonts w:eastAsia="MS PMincho"/>
          <w:spacing w:val="2"/>
          <w:szCs w:val="20"/>
        </w:rPr>
        <w:t xml:space="preserve"> </w:t>
      </w:r>
      <w:r w:rsidRPr="004A6BF0">
        <w:rPr>
          <w:rFonts w:eastAsia="MS PMincho"/>
          <w:w w:val="97"/>
          <w:szCs w:val="20"/>
        </w:rPr>
        <w:t>se</w:t>
      </w:r>
      <w:r w:rsidRPr="004A6BF0">
        <w:rPr>
          <w:rFonts w:eastAsia="MS PMincho"/>
          <w:spacing w:val="5"/>
          <w:w w:val="97"/>
          <w:szCs w:val="20"/>
        </w:rPr>
        <w:t>r</w:t>
      </w:r>
      <w:r w:rsidRPr="004A6BF0">
        <w:rPr>
          <w:rFonts w:eastAsia="MS PMincho"/>
          <w:spacing w:val="4"/>
          <w:w w:val="97"/>
          <w:szCs w:val="20"/>
        </w:rPr>
        <w:t>v</w:t>
      </w:r>
      <w:r w:rsidRPr="004A6BF0">
        <w:rPr>
          <w:rFonts w:eastAsia="MS PMincho"/>
          <w:w w:val="97"/>
          <w:szCs w:val="20"/>
        </w:rPr>
        <w:t>i</w:t>
      </w:r>
      <w:r w:rsidRPr="004A6BF0">
        <w:rPr>
          <w:rFonts w:eastAsia="MS PMincho"/>
          <w:spacing w:val="-3"/>
          <w:w w:val="97"/>
          <w:szCs w:val="20"/>
        </w:rPr>
        <w:t>c</w:t>
      </w:r>
      <w:r w:rsidRPr="004A6BF0">
        <w:rPr>
          <w:rFonts w:eastAsia="MS PMincho"/>
          <w:w w:val="97"/>
          <w:szCs w:val="20"/>
        </w:rPr>
        <w:t>e</w:t>
      </w:r>
      <w:r w:rsidRPr="004A6BF0">
        <w:rPr>
          <w:rFonts w:eastAsia="MS PMincho"/>
          <w:spacing w:val="-2"/>
          <w:w w:val="97"/>
          <w:szCs w:val="20"/>
        </w:rPr>
        <w:t xml:space="preserve"> </w:t>
      </w:r>
      <w:r w:rsidRPr="004A6BF0">
        <w:rPr>
          <w:rFonts w:eastAsia="MS PMincho"/>
          <w:spacing w:val="-2"/>
          <w:szCs w:val="20"/>
        </w:rPr>
        <w:t>c</w:t>
      </w:r>
      <w:r w:rsidRPr="004A6BF0">
        <w:rPr>
          <w:rFonts w:eastAsia="MS PMincho"/>
          <w:szCs w:val="20"/>
        </w:rPr>
        <w:t>harge</w:t>
      </w:r>
      <w:r w:rsidRPr="004A6BF0">
        <w:rPr>
          <w:rFonts w:eastAsia="MS PMincho"/>
          <w:spacing w:val="-15"/>
          <w:szCs w:val="20"/>
        </w:rPr>
        <w:t xml:space="preserve"> </w:t>
      </w:r>
      <w:r w:rsidRPr="004A6BF0">
        <w:rPr>
          <w:rFonts w:eastAsia="MS PMincho"/>
          <w:w w:val="101"/>
          <w:szCs w:val="20"/>
        </w:rPr>
        <w:t>demands.</w:t>
      </w:r>
    </w:p>
    <w:p w14:paraId="3174DDC4" w14:textId="77777777" w:rsidR="0023215F" w:rsidRPr="004A6BF0" w:rsidRDefault="0023215F" w:rsidP="00E72B52">
      <w:pPr>
        <w:pStyle w:val="Online"/>
        <w:spacing w:after="0" w:line="240" w:lineRule="atLeast"/>
        <w:rPr>
          <w:rFonts w:eastAsia="MS PMincho"/>
          <w:w w:val="101"/>
          <w:szCs w:val="20"/>
        </w:rPr>
      </w:pPr>
    </w:p>
    <w:tbl>
      <w:tblPr>
        <w:tblStyle w:val="TableGrid"/>
        <w:tblW w:w="0" w:type="auto"/>
        <w:tblLook w:val="04A0" w:firstRow="1" w:lastRow="0" w:firstColumn="1" w:lastColumn="0" w:noHBand="0" w:noVBand="1"/>
      </w:tblPr>
      <w:tblGrid>
        <w:gridCol w:w="9242"/>
      </w:tblGrid>
      <w:tr w:rsidR="00473B58" w:rsidRPr="004A6BF0" w14:paraId="3BABFE58" w14:textId="77777777" w:rsidTr="00473B58">
        <w:tc>
          <w:tcPr>
            <w:tcW w:w="9242" w:type="dxa"/>
          </w:tcPr>
          <w:p w14:paraId="6B6C7AB2" w14:textId="77777777" w:rsidR="00473B58" w:rsidRPr="004A6BF0" w:rsidRDefault="004A6BF0" w:rsidP="00E72B52">
            <w:pPr>
              <w:pStyle w:val="Online"/>
              <w:spacing w:after="0" w:line="240" w:lineRule="atLeast"/>
              <w:rPr>
                <w:rFonts w:eastAsia="MS PMincho"/>
                <w:i/>
                <w:w w:val="101"/>
                <w:szCs w:val="20"/>
              </w:rPr>
            </w:pPr>
            <w:r>
              <w:rPr>
                <w:rFonts w:eastAsia="MS PMincho"/>
                <w:i/>
                <w:w w:val="101"/>
                <w:szCs w:val="20"/>
              </w:rPr>
              <w:t>s.</w:t>
            </w:r>
            <w:r w:rsidR="00473B58" w:rsidRPr="004A6BF0">
              <w:rPr>
                <w:rFonts w:eastAsia="MS PMincho"/>
                <w:i/>
                <w:w w:val="101"/>
                <w:szCs w:val="20"/>
              </w:rPr>
              <w:t>21 Landlord and Tenant Act 1985</w:t>
            </w:r>
          </w:p>
        </w:tc>
      </w:tr>
    </w:tbl>
    <w:p w14:paraId="50493D3A" w14:textId="77777777" w:rsidR="00473B58" w:rsidRPr="004A6BF0" w:rsidRDefault="00473B58" w:rsidP="00E72B52">
      <w:pPr>
        <w:pStyle w:val="Online"/>
        <w:spacing w:after="0" w:line="240" w:lineRule="atLeast"/>
        <w:rPr>
          <w:rFonts w:eastAsia="MS PMincho"/>
          <w:w w:val="101"/>
          <w:szCs w:val="20"/>
        </w:rPr>
      </w:pPr>
    </w:p>
    <w:p w14:paraId="24BEA9F2" w14:textId="77777777" w:rsidR="0023215F" w:rsidRPr="004A6BF0" w:rsidRDefault="0023215F" w:rsidP="00E72B52">
      <w:pPr>
        <w:pStyle w:val="Online"/>
        <w:spacing w:after="0" w:line="240" w:lineRule="atLeast"/>
        <w:rPr>
          <w:rFonts w:eastAsia="MS PMincho"/>
          <w:spacing w:val="-1"/>
          <w:w w:val="101"/>
          <w:szCs w:val="20"/>
        </w:rPr>
      </w:pPr>
      <w:r w:rsidRPr="004A6BF0">
        <w:rPr>
          <w:rFonts w:eastAsia="MS PMincho"/>
          <w:spacing w:val="-1"/>
          <w:szCs w:val="20"/>
        </w:rPr>
        <w:t>I</w:t>
      </w:r>
      <w:r w:rsidRPr="004A6BF0">
        <w:rPr>
          <w:rFonts w:eastAsia="MS PMincho"/>
          <w:szCs w:val="20"/>
        </w:rPr>
        <w:t>f</w:t>
      </w:r>
      <w:r w:rsidRPr="004A6BF0">
        <w:rPr>
          <w:rFonts w:eastAsia="MS PMincho"/>
          <w:spacing w:val="14"/>
          <w:szCs w:val="20"/>
        </w:rPr>
        <w:t xml:space="preserve"> </w:t>
      </w:r>
      <w:r w:rsidRPr="004A6BF0">
        <w:rPr>
          <w:rFonts w:eastAsia="MS PMincho"/>
          <w:spacing w:val="5"/>
          <w:szCs w:val="20"/>
        </w:rPr>
        <w:t>w</w:t>
      </w:r>
      <w:r w:rsidRPr="004A6BF0">
        <w:rPr>
          <w:rFonts w:eastAsia="MS PMincho"/>
          <w:spacing w:val="1"/>
          <w:szCs w:val="20"/>
        </w:rPr>
        <w:t>ithi</w:t>
      </w:r>
      <w:r w:rsidRPr="004A6BF0">
        <w:rPr>
          <w:rFonts w:eastAsia="MS PMincho"/>
          <w:szCs w:val="20"/>
        </w:rPr>
        <w:t>n</w:t>
      </w:r>
      <w:r w:rsidRPr="004A6BF0">
        <w:rPr>
          <w:rFonts w:eastAsia="MS PMincho"/>
          <w:spacing w:val="16"/>
          <w:szCs w:val="20"/>
        </w:rPr>
        <w:t xml:space="preserve"> </w:t>
      </w:r>
      <w:r w:rsidRPr="004A6BF0">
        <w:rPr>
          <w:rFonts w:eastAsia="MS PMincho"/>
          <w:spacing w:val="1"/>
          <w:szCs w:val="20"/>
        </w:rPr>
        <w:t>si</w:t>
      </w:r>
      <w:r w:rsidRPr="004A6BF0">
        <w:rPr>
          <w:rFonts w:eastAsia="MS PMincho"/>
          <w:szCs w:val="20"/>
        </w:rPr>
        <w:t>x</w:t>
      </w:r>
      <w:r w:rsidRPr="004A6BF0">
        <w:rPr>
          <w:rFonts w:eastAsia="MS PMincho"/>
          <w:spacing w:val="6"/>
          <w:szCs w:val="20"/>
        </w:rPr>
        <w:t xml:space="preserve"> </w:t>
      </w:r>
      <w:r w:rsidRPr="004A6BF0">
        <w:rPr>
          <w:rFonts w:eastAsia="MS PMincho"/>
          <w:spacing w:val="1"/>
          <w:szCs w:val="20"/>
        </w:rPr>
        <w:t>month</w:t>
      </w:r>
      <w:r w:rsidRPr="004A6BF0">
        <w:rPr>
          <w:rFonts w:eastAsia="MS PMincho"/>
          <w:szCs w:val="20"/>
        </w:rPr>
        <w:t>s</w:t>
      </w:r>
      <w:r w:rsidRPr="004A6BF0">
        <w:rPr>
          <w:rFonts w:eastAsia="MS PMincho"/>
          <w:spacing w:val="35"/>
          <w:szCs w:val="20"/>
        </w:rPr>
        <w:t xml:space="preserve"> </w:t>
      </w:r>
      <w:r w:rsidRPr="004A6BF0">
        <w:rPr>
          <w:rFonts w:eastAsia="MS PMincho"/>
          <w:spacing w:val="1"/>
          <w:szCs w:val="20"/>
        </w:rPr>
        <w:t>o</w:t>
      </w:r>
      <w:r w:rsidRPr="004A6BF0">
        <w:rPr>
          <w:rFonts w:eastAsia="MS PMincho"/>
          <w:szCs w:val="20"/>
        </w:rPr>
        <w:t>f</w:t>
      </w:r>
      <w:r w:rsidRPr="004A6BF0">
        <w:rPr>
          <w:rFonts w:eastAsia="MS PMincho"/>
          <w:spacing w:val="19"/>
          <w:szCs w:val="20"/>
        </w:rPr>
        <w:t xml:space="preserve"> </w:t>
      </w:r>
      <w:r w:rsidRPr="004A6BF0">
        <w:rPr>
          <w:rFonts w:eastAsia="MS PMincho"/>
          <w:spacing w:val="-2"/>
          <w:szCs w:val="20"/>
        </w:rPr>
        <w:t>r</w:t>
      </w:r>
      <w:r w:rsidRPr="004A6BF0">
        <w:rPr>
          <w:rFonts w:eastAsia="MS PMincho"/>
          <w:spacing w:val="1"/>
          <w:szCs w:val="20"/>
        </w:rPr>
        <w:t>e</w:t>
      </w:r>
      <w:r w:rsidRPr="004A6BF0">
        <w:rPr>
          <w:rFonts w:eastAsia="MS PMincho"/>
          <w:spacing w:val="-1"/>
          <w:szCs w:val="20"/>
        </w:rPr>
        <w:t>c</w:t>
      </w:r>
      <w:r w:rsidRPr="004A6BF0">
        <w:rPr>
          <w:rFonts w:eastAsia="MS PMincho"/>
          <w:spacing w:val="1"/>
          <w:szCs w:val="20"/>
        </w:rPr>
        <w:t>e</w:t>
      </w:r>
      <w:r w:rsidRPr="004A6BF0">
        <w:rPr>
          <w:rFonts w:eastAsia="MS PMincho"/>
          <w:spacing w:val="-1"/>
          <w:szCs w:val="20"/>
        </w:rPr>
        <w:t>i</w:t>
      </w:r>
      <w:r w:rsidRPr="004A6BF0">
        <w:rPr>
          <w:rFonts w:eastAsia="MS PMincho"/>
          <w:spacing w:val="5"/>
          <w:szCs w:val="20"/>
        </w:rPr>
        <w:t>v</w:t>
      </w:r>
      <w:r w:rsidRPr="004A6BF0">
        <w:rPr>
          <w:rFonts w:eastAsia="MS PMincho"/>
          <w:spacing w:val="1"/>
          <w:szCs w:val="20"/>
        </w:rPr>
        <w:t>in</w:t>
      </w:r>
      <w:r w:rsidRPr="004A6BF0">
        <w:rPr>
          <w:rFonts w:eastAsia="MS PMincho"/>
          <w:szCs w:val="20"/>
        </w:rPr>
        <w:t>g</w:t>
      </w:r>
      <w:r w:rsidRPr="004A6BF0">
        <w:rPr>
          <w:rFonts w:eastAsia="MS PMincho"/>
          <w:spacing w:val="4"/>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20"/>
          <w:szCs w:val="20"/>
        </w:rPr>
        <w:t xml:space="preserve"> </w:t>
      </w:r>
      <w:r w:rsidRPr="004A6BF0">
        <w:rPr>
          <w:rFonts w:eastAsia="MS PMincho"/>
          <w:spacing w:val="1"/>
          <w:szCs w:val="20"/>
        </w:rPr>
        <w:t>summa</w:t>
      </w:r>
      <w:r w:rsidRPr="004A6BF0">
        <w:rPr>
          <w:rFonts w:eastAsia="MS PMincho"/>
          <w:spacing w:val="8"/>
          <w:szCs w:val="20"/>
        </w:rPr>
        <w:t>r</w:t>
      </w:r>
      <w:r w:rsidRPr="004A6BF0">
        <w:rPr>
          <w:rFonts w:eastAsia="MS PMincho"/>
          <w:szCs w:val="20"/>
        </w:rPr>
        <w:t>y</w:t>
      </w:r>
      <w:r w:rsidRPr="004A6BF0">
        <w:rPr>
          <w:rFonts w:eastAsia="MS PMincho"/>
          <w:spacing w:val="21"/>
          <w:szCs w:val="20"/>
        </w:rPr>
        <w:t xml:space="preserve"> </w:t>
      </w:r>
      <w:r w:rsidRPr="004A6BF0">
        <w:rPr>
          <w:rFonts w:eastAsia="MS PMincho"/>
          <w:spacing w:val="1"/>
          <w:szCs w:val="20"/>
        </w:rPr>
        <w:t>unde</w:t>
      </w:r>
      <w:r w:rsidRPr="004A6BF0">
        <w:rPr>
          <w:rFonts w:eastAsia="MS PMincho"/>
          <w:szCs w:val="20"/>
        </w:rPr>
        <w:t>r</w:t>
      </w:r>
      <w:r w:rsidRPr="004A6BF0">
        <w:rPr>
          <w:rFonts w:eastAsia="MS PMincho"/>
          <w:spacing w:val="34"/>
          <w:szCs w:val="20"/>
        </w:rPr>
        <w:t xml:space="preserve"> </w:t>
      </w:r>
      <w:r w:rsidRPr="004A6BF0">
        <w:rPr>
          <w:rFonts w:eastAsia="MS PMincho"/>
          <w:spacing w:val="1"/>
          <w:szCs w:val="20"/>
        </w:rPr>
        <w:t>sectio</w:t>
      </w:r>
      <w:r w:rsidRPr="004A6BF0">
        <w:rPr>
          <w:rFonts w:eastAsia="MS PMincho"/>
          <w:szCs w:val="20"/>
        </w:rPr>
        <w:t>n</w:t>
      </w:r>
      <w:r w:rsidRPr="004A6BF0">
        <w:rPr>
          <w:rFonts w:eastAsia="MS PMincho"/>
          <w:spacing w:val="15"/>
          <w:szCs w:val="20"/>
        </w:rPr>
        <w:t xml:space="preserve"> </w:t>
      </w:r>
      <w:r w:rsidRPr="004A6BF0">
        <w:rPr>
          <w:rFonts w:eastAsia="MS PMincho"/>
          <w:spacing w:val="1"/>
          <w:szCs w:val="20"/>
        </w:rPr>
        <w:t>2</w:t>
      </w:r>
      <w:r w:rsidRPr="004A6BF0">
        <w:rPr>
          <w:rFonts w:eastAsia="MS PMincho"/>
          <w:szCs w:val="20"/>
        </w:rPr>
        <w:t>1</w:t>
      </w:r>
      <w:r w:rsidRPr="004A6BF0">
        <w:rPr>
          <w:rFonts w:eastAsia="MS PMincho"/>
          <w:spacing w:val="15"/>
          <w:szCs w:val="20"/>
        </w:rPr>
        <w:t xml:space="preserve"> </w:t>
      </w:r>
      <w:r w:rsidRPr="004A6BF0">
        <w:rPr>
          <w:rFonts w:eastAsia="MS PMincho"/>
          <w:szCs w:val="20"/>
        </w:rPr>
        <w:t>a</w:t>
      </w:r>
      <w:r w:rsidRPr="004A6BF0">
        <w:rPr>
          <w:rFonts w:eastAsia="MS PMincho"/>
          <w:spacing w:val="27"/>
          <w:szCs w:val="20"/>
        </w:rPr>
        <w:t xml:space="preserve"> </w:t>
      </w:r>
      <w:r w:rsidR="00503BB2" w:rsidRPr="004A6BF0">
        <w:rPr>
          <w:rFonts w:eastAsia="MS PMincho"/>
          <w:spacing w:val="-1"/>
          <w:szCs w:val="20"/>
        </w:rPr>
        <w:t>leaseholder</w:t>
      </w:r>
      <w:r w:rsidRPr="004A6BF0">
        <w:rPr>
          <w:rFonts w:eastAsia="MS PMincho"/>
          <w:spacing w:val="47"/>
          <w:szCs w:val="20"/>
        </w:rPr>
        <w:t xml:space="preserve"> </w:t>
      </w:r>
      <w:r w:rsidRPr="004A6BF0">
        <w:rPr>
          <w:rFonts w:eastAsia="MS PMincho"/>
          <w:spacing w:val="1"/>
          <w:szCs w:val="20"/>
        </w:rPr>
        <w:t>o</w:t>
      </w:r>
      <w:r w:rsidRPr="004A6BF0">
        <w:rPr>
          <w:rFonts w:eastAsia="MS PMincho"/>
          <w:szCs w:val="20"/>
        </w:rPr>
        <w:t>r</w:t>
      </w:r>
      <w:r w:rsidRPr="004A6BF0">
        <w:rPr>
          <w:rFonts w:eastAsia="MS PMincho"/>
          <w:spacing w:val="35"/>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34"/>
          <w:szCs w:val="20"/>
        </w:rPr>
        <w:t xml:space="preserve"> </w:t>
      </w:r>
      <w:r w:rsidRPr="004A6BF0">
        <w:rPr>
          <w:rFonts w:eastAsia="MS PMincho"/>
          <w:spacing w:val="1"/>
          <w:szCs w:val="20"/>
        </w:rPr>
        <w:t>sec</w:t>
      </w:r>
      <w:r w:rsidRPr="004A6BF0">
        <w:rPr>
          <w:rFonts w:eastAsia="MS PMincho"/>
          <w:spacing w:val="-2"/>
          <w:szCs w:val="20"/>
        </w:rPr>
        <w:t>r</w:t>
      </w:r>
      <w:r w:rsidRPr="004A6BF0">
        <w:rPr>
          <w:rFonts w:eastAsia="MS PMincho"/>
          <w:spacing w:val="1"/>
          <w:szCs w:val="20"/>
        </w:rPr>
        <w:t>eta</w:t>
      </w:r>
      <w:r w:rsidRPr="004A6BF0">
        <w:rPr>
          <w:rFonts w:eastAsia="MS PMincho"/>
          <w:spacing w:val="8"/>
          <w:szCs w:val="20"/>
        </w:rPr>
        <w:t>r</w:t>
      </w:r>
      <w:r w:rsidRPr="004A6BF0">
        <w:rPr>
          <w:rFonts w:eastAsia="MS PMincho"/>
          <w:szCs w:val="20"/>
        </w:rPr>
        <w:t>y</w:t>
      </w:r>
      <w:r w:rsidRPr="004A6BF0">
        <w:rPr>
          <w:rFonts w:eastAsia="MS PMincho"/>
          <w:spacing w:val="12"/>
          <w:szCs w:val="20"/>
        </w:rPr>
        <w:t xml:space="preserve"> </w:t>
      </w:r>
      <w:r w:rsidRPr="004A6BF0">
        <w:rPr>
          <w:rFonts w:eastAsia="MS PMincho"/>
          <w:spacing w:val="1"/>
          <w:szCs w:val="20"/>
        </w:rPr>
        <w:t>o</w:t>
      </w:r>
      <w:r w:rsidRPr="004A6BF0">
        <w:rPr>
          <w:rFonts w:eastAsia="MS PMincho"/>
          <w:szCs w:val="20"/>
        </w:rPr>
        <w:t>f</w:t>
      </w:r>
      <w:r w:rsidRPr="004A6BF0">
        <w:rPr>
          <w:rFonts w:eastAsia="MS PMincho"/>
          <w:spacing w:val="23"/>
          <w:szCs w:val="20"/>
        </w:rPr>
        <w:t xml:space="preserve"> </w:t>
      </w:r>
      <w:r w:rsidRPr="004A6BF0">
        <w:rPr>
          <w:rFonts w:eastAsia="MS PMincho"/>
          <w:szCs w:val="20"/>
        </w:rPr>
        <w:t>a</w:t>
      </w:r>
      <w:r w:rsidRPr="004A6BF0">
        <w:rPr>
          <w:rFonts w:eastAsia="MS PMincho"/>
          <w:spacing w:val="27"/>
          <w:szCs w:val="20"/>
        </w:rPr>
        <w:t xml:space="preserve"> </w:t>
      </w:r>
      <w:r w:rsidR="00503BB2" w:rsidRPr="004A6BF0">
        <w:rPr>
          <w:rFonts w:eastAsia="MS PMincho"/>
          <w:spacing w:val="-5"/>
          <w:szCs w:val="20"/>
        </w:rPr>
        <w:t>r</w:t>
      </w:r>
      <w:r w:rsidRPr="004A6BF0">
        <w:rPr>
          <w:rFonts w:eastAsia="MS PMincho"/>
          <w:spacing w:val="1"/>
          <w:szCs w:val="20"/>
        </w:rPr>
        <w:t>e</w:t>
      </w:r>
      <w:r w:rsidRPr="004A6BF0">
        <w:rPr>
          <w:rFonts w:eastAsia="MS PMincho"/>
          <w:spacing w:val="-2"/>
          <w:szCs w:val="20"/>
        </w:rPr>
        <w:t>c</w:t>
      </w:r>
      <w:r w:rsidRPr="004A6BF0">
        <w:rPr>
          <w:rFonts w:eastAsia="MS PMincho"/>
          <w:spacing w:val="1"/>
          <w:szCs w:val="20"/>
        </w:rPr>
        <w:t>o</w:t>
      </w:r>
      <w:r w:rsidRPr="004A6BF0">
        <w:rPr>
          <w:rFonts w:eastAsia="MS PMincho"/>
          <w:spacing w:val="4"/>
          <w:szCs w:val="20"/>
        </w:rPr>
        <w:t>g</w:t>
      </w:r>
      <w:r w:rsidRPr="004A6BF0">
        <w:rPr>
          <w:rFonts w:eastAsia="MS PMincho"/>
          <w:spacing w:val="1"/>
          <w:szCs w:val="20"/>
        </w:rPr>
        <w:t>nise</w:t>
      </w:r>
      <w:r w:rsidRPr="004A6BF0">
        <w:rPr>
          <w:rFonts w:eastAsia="MS PMincho"/>
          <w:szCs w:val="20"/>
        </w:rPr>
        <w:t>d</w:t>
      </w:r>
      <w:r w:rsidRPr="004A6BF0">
        <w:rPr>
          <w:rFonts w:eastAsia="MS PMincho"/>
          <w:spacing w:val="8"/>
          <w:szCs w:val="20"/>
        </w:rPr>
        <w:t xml:space="preserve"> </w:t>
      </w:r>
      <w:r w:rsidR="00503BB2" w:rsidRPr="004A6BF0">
        <w:rPr>
          <w:rFonts w:eastAsia="MS PMincho"/>
          <w:spacing w:val="-27"/>
          <w:w w:val="99"/>
          <w:szCs w:val="20"/>
        </w:rPr>
        <w:t>t</w:t>
      </w:r>
      <w:r w:rsidRPr="004A6BF0">
        <w:rPr>
          <w:rFonts w:eastAsia="MS PMincho"/>
          <w:w w:val="94"/>
          <w:szCs w:val="20"/>
        </w:rPr>
        <w:t>e</w:t>
      </w:r>
      <w:r w:rsidRPr="004A6BF0">
        <w:rPr>
          <w:rFonts w:eastAsia="MS PMincho"/>
          <w:spacing w:val="1"/>
          <w:w w:val="103"/>
          <w:szCs w:val="20"/>
        </w:rPr>
        <w:t>nant</w:t>
      </w:r>
      <w:r w:rsidRPr="004A6BF0">
        <w:rPr>
          <w:rFonts w:eastAsia="MS PMincho"/>
          <w:spacing w:val="-3"/>
          <w:w w:val="103"/>
          <w:szCs w:val="20"/>
        </w:rPr>
        <w:t>s</w:t>
      </w:r>
      <w:r w:rsidRPr="004A6BF0">
        <w:rPr>
          <w:rFonts w:eastAsia="MS PMincho"/>
          <w:w w:val="73"/>
          <w:szCs w:val="20"/>
        </w:rPr>
        <w:t xml:space="preserve">’ </w:t>
      </w:r>
      <w:r w:rsidR="00503BB2" w:rsidRPr="004A6BF0">
        <w:rPr>
          <w:rFonts w:eastAsia="MS PMincho"/>
          <w:spacing w:val="-3"/>
          <w:szCs w:val="20"/>
        </w:rPr>
        <w:t>a</w:t>
      </w:r>
      <w:r w:rsidRPr="004A6BF0">
        <w:rPr>
          <w:rFonts w:eastAsia="MS PMincho"/>
          <w:spacing w:val="-1"/>
          <w:szCs w:val="20"/>
        </w:rPr>
        <w:t>ssociatio</w:t>
      </w:r>
      <w:r w:rsidRPr="004A6BF0">
        <w:rPr>
          <w:rFonts w:eastAsia="MS PMincho"/>
          <w:szCs w:val="20"/>
        </w:rPr>
        <w:t>n</w:t>
      </w:r>
      <w:r w:rsidRPr="004A6BF0">
        <w:rPr>
          <w:rFonts w:eastAsia="MS PMincho"/>
          <w:spacing w:val="-17"/>
          <w:szCs w:val="20"/>
        </w:rPr>
        <w:t xml:space="preserve"> </w:t>
      </w:r>
      <w:r w:rsidRPr="004A6BF0">
        <w:rPr>
          <w:rFonts w:eastAsia="MS PMincho"/>
          <w:spacing w:val="-1"/>
          <w:szCs w:val="20"/>
        </w:rPr>
        <w:t>ma</w:t>
      </w:r>
      <w:r w:rsidRPr="004A6BF0">
        <w:rPr>
          <w:rFonts w:eastAsia="MS PMincho"/>
          <w:spacing w:val="-5"/>
          <w:szCs w:val="20"/>
        </w:rPr>
        <w:t>k</w:t>
      </w:r>
      <w:r w:rsidRPr="004A6BF0">
        <w:rPr>
          <w:rFonts w:eastAsia="MS PMincho"/>
          <w:spacing w:val="-1"/>
          <w:szCs w:val="20"/>
        </w:rPr>
        <w:t>e</w:t>
      </w:r>
      <w:r w:rsidRPr="004A6BF0">
        <w:rPr>
          <w:rFonts w:eastAsia="MS PMincho"/>
          <w:szCs w:val="20"/>
        </w:rPr>
        <w:t>s</w:t>
      </w:r>
      <w:r w:rsidRPr="004A6BF0">
        <w:rPr>
          <w:rFonts w:eastAsia="MS PMincho"/>
          <w:spacing w:val="2"/>
          <w:szCs w:val="20"/>
        </w:rPr>
        <w:t xml:space="preserve"> </w:t>
      </w:r>
      <w:r w:rsidRPr="004A6BF0">
        <w:rPr>
          <w:rFonts w:eastAsia="MS PMincho"/>
          <w:szCs w:val="20"/>
        </w:rPr>
        <w:t>a</w:t>
      </w:r>
      <w:r w:rsidRPr="004A6BF0">
        <w:rPr>
          <w:rFonts w:eastAsia="MS PMincho"/>
          <w:spacing w:val="6"/>
          <w:szCs w:val="20"/>
        </w:rPr>
        <w:t xml:space="preserve"> </w:t>
      </w:r>
      <w:r w:rsidRPr="004A6BF0">
        <w:rPr>
          <w:rFonts w:eastAsia="MS PMincho"/>
          <w:spacing w:val="-4"/>
          <w:szCs w:val="20"/>
        </w:rPr>
        <w:t>r</w:t>
      </w:r>
      <w:r w:rsidRPr="004A6BF0">
        <w:rPr>
          <w:rFonts w:eastAsia="MS PMincho"/>
          <w:spacing w:val="-1"/>
          <w:szCs w:val="20"/>
        </w:rPr>
        <w:t>eques</w:t>
      </w:r>
      <w:r w:rsidRPr="004A6BF0">
        <w:rPr>
          <w:rFonts w:eastAsia="MS PMincho"/>
          <w:szCs w:val="20"/>
        </w:rPr>
        <w:t>t</w:t>
      </w:r>
      <w:r w:rsidRPr="004A6BF0">
        <w:rPr>
          <w:rFonts w:eastAsia="MS PMincho"/>
          <w:spacing w:val="11"/>
          <w:szCs w:val="20"/>
        </w:rPr>
        <w:t xml:space="preserve"> </w:t>
      </w:r>
      <w:r w:rsidRPr="004A6BF0">
        <w:rPr>
          <w:rFonts w:eastAsia="MS PMincho"/>
          <w:spacing w:val="-3"/>
          <w:szCs w:val="20"/>
        </w:rPr>
        <w:t>t</w:t>
      </w:r>
      <w:r w:rsidRPr="004A6BF0">
        <w:rPr>
          <w:rFonts w:eastAsia="MS PMincho"/>
          <w:szCs w:val="20"/>
        </w:rPr>
        <w:t>o</w:t>
      </w:r>
      <w:r w:rsidRPr="004A6BF0">
        <w:rPr>
          <w:rFonts w:eastAsia="MS PMincho"/>
          <w:spacing w:val="15"/>
          <w:szCs w:val="20"/>
        </w:rPr>
        <w:t xml:space="preserve"> </w:t>
      </w:r>
      <w:r w:rsidRPr="004A6BF0">
        <w:rPr>
          <w:rFonts w:eastAsia="MS PMincho"/>
          <w:spacing w:val="-1"/>
          <w:szCs w:val="20"/>
        </w:rPr>
        <w:t>inspe</w:t>
      </w:r>
      <w:r w:rsidRPr="004A6BF0">
        <w:rPr>
          <w:rFonts w:eastAsia="MS PMincho"/>
          <w:szCs w:val="20"/>
        </w:rPr>
        <w:t>ct</w:t>
      </w:r>
      <w:r w:rsidRPr="004A6BF0">
        <w:rPr>
          <w:rFonts w:eastAsia="MS PMincho"/>
          <w:spacing w:val="8"/>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11"/>
          <w:szCs w:val="20"/>
        </w:rPr>
        <w:t xml:space="preserve"> </w:t>
      </w:r>
      <w:r w:rsidRPr="004A6BF0">
        <w:rPr>
          <w:rFonts w:eastAsia="MS PMincho"/>
          <w:spacing w:val="-1"/>
          <w:szCs w:val="20"/>
        </w:rPr>
        <w:t>a</w:t>
      </w:r>
      <w:r w:rsidRPr="004A6BF0">
        <w:rPr>
          <w:rFonts w:eastAsia="MS PMincho"/>
          <w:spacing w:val="-4"/>
          <w:szCs w:val="20"/>
        </w:rPr>
        <w:t>cc</w:t>
      </w:r>
      <w:r w:rsidRPr="004A6BF0">
        <w:rPr>
          <w:rFonts w:eastAsia="MS PMincho"/>
          <w:spacing w:val="-1"/>
          <w:szCs w:val="20"/>
        </w:rPr>
        <w:t>ounts</w:t>
      </w:r>
      <w:r w:rsidRPr="004A6BF0">
        <w:rPr>
          <w:rFonts w:eastAsia="MS PMincho"/>
          <w:szCs w:val="20"/>
        </w:rPr>
        <w:t>,</w:t>
      </w:r>
      <w:r w:rsidRPr="004A6BF0">
        <w:rPr>
          <w:rFonts w:eastAsia="MS PMincho"/>
          <w:spacing w:val="3"/>
          <w:szCs w:val="20"/>
        </w:rPr>
        <w:t xml:space="preserve"> </w:t>
      </w:r>
      <w:r w:rsidRPr="004A6BF0">
        <w:rPr>
          <w:rFonts w:eastAsia="MS PMincho"/>
          <w:spacing w:val="-4"/>
          <w:szCs w:val="20"/>
        </w:rPr>
        <w:t>r</w:t>
      </w:r>
      <w:r w:rsidRPr="004A6BF0">
        <w:rPr>
          <w:rFonts w:eastAsia="MS PMincho"/>
          <w:spacing w:val="-1"/>
          <w:szCs w:val="20"/>
        </w:rPr>
        <w:t>e</w:t>
      </w:r>
      <w:r w:rsidRPr="004A6BF0">
        <w:rPr>
          <w:rFonts w:eastAsia="MS PMincho"/>
          <w:spacing w:val="-4"/>
          <w:szCs w:val="20"/>
        </w:rPr>
        <w:t>c</w:t>
      </w:r>
      <w:r w:rsidRPr="004A6BF0">
        <w:rPr>
          <w:rFonts w:eastAsia="MS PMincho"/>
          <w:spacing w:val="-2"/>
          <w:szCs w:val="20"/>
        </w:rPr>
        <w:t>e</w:t>
      </w:r>
      <w:r w:rsidRPr="004A6BF0">
        <w:rPr>
          <w:rFonts w:eastAsia="MS PMincho"/>
          <w:spacing w:val="-1"/>
          <w:szCs w:val="20"/>
        </w:rPr>
        <w:t>ipt</w:t>
      </w:r>
      <w:r w:rsidRPr="004A6BF0">
        <w:rPr>
          <w:rFonts w:eastAsia="MS PMincho"/>
          <w:szCs w:val="20"/>
        </w:rPr>
        <w:t>s</w:t>
      </w:r>
      <w:r w:rsidRPr="004A6BF0">
        <w:rPr>
          <w:rFonts w:eastAsia="MS PMincho"/>
          <w:spacing w:val="9"/>
          <w:szCs w:val="20"/>
        </w:rPr>
        <w:t xml:space="preserve"> </w:t>
      </w:r>
      <w:r w:rsidRPr="004A6BF0">
        <w:rPr>
          <w:rFonts w:eastAsia="MS PMincho"/>
          <w:spacing w:val="-1"/>
          <w:szCs w:val="20"/>
        </w:rPr>
        <w:t>an</w:t>
      </w:r>
      <w:r w:rsidRPr="004A6BF0">
        <w:rPr>
          <w:rFonts w:eastAsia="MS PMincho"/>
          <w:szCs w:val="20"/>
        </w:rPr>
        <w:t>d</w:t>
      </w:r>
      <w:r w:rsidRPr="004A6BF0">
        <w:rPr>
          <w:rFonts w:eastAsia="MS PMincho"/>
          <w:spacing w:val="14"/>
          <w:szCs w:val="20"/>
        </w:rPr>
        <w:t xml:space="preserve"> </w:t>
      </w:r>
      <w:r w:rsidRPr="004A6BF0">
        <w:rPr>
          <w:rFonts w:eastAsia="MS PMincho"/>
          <w:spacing w:val="-1"/>
          <w:szCs w:val="20"/>
        </w:rPr>
        <w:t>other</w:t>
      </w:r>
      <w:r w:rsidRPr="004A6BF0">
        <w:rPr>
          <w:rFonts w:eastAsia="MS PMincho"/>
          <w:spacing w:val="16"/>
          <w:szCs w:val="20"/>
        </w:rPr>
        <w:t xml:space="preserve"> </w:t>
      </w:r>
      <w:r w:rsidRPr="004A6BF0">
        <w:rPr>
          <w:rFonts w:eastAsia="MS PMincho"/>
          <w:spacing w:val="-2"/>
          <w:szCs w:val="20"/>
        </w:rPr>
        <w:t>suppo</w:t>
      </w:r>
      <w:r w:rsidRPr="004A6BF0">
        <w:rPr>
          <w:rFonts w:eastAsia="MS PMincho"/>
          <w:spacing w:val="2"/>
          <w:szCs w:val="20"/>
        </w:rPr>
        <w:t>r</w:t>
      </w:r>
      <w:r w:rsidRPr="004A6BF0">
        <w:rPr>
          <w:rFonts w:eastAsia="MS PMincho"/>
          <w:spacing w:val="-2"/>
          <w:szCs w:val="20"/>
        </w:rPr>
        <w:t>tin</w:t>
      </w:r>
      <w:r w:rsidRPr="004A6BF0">
        <w:rPr>
          <w:rFonts w:eastAsia="MS PMincho"/>
          <w:szCs w:val="20"/>
        </w:rPr>
        <w:t>g</w:t>
      </w:r>
      <w:r w:rsidRPr="004A6BF0">
        <w:rPr>
          <w:rFonts w:eastAsia="MS PMincho"/>
          <w:spacing w:val="-14"/>
          <w:szCs w:val="20"/>
        </w:rPr>
        <w:t xml:space="preserve"> </w:t>
      </w:r>
      <w:r w:rsidRPr="004A6BF0">
        <w:rPr>
          <w:rFonts w:eastAsia="MS PMincho"/>
          <w:spacing w:val="-3"/>
          <w:szCs w:val="20"/>
        </w:rPr>
        <w:t>d</w:t>
      </w:r>
      <w:r w:rsidRPr="004A6BF0">
        <w:rPr>
          <w:rFonts w:eastAsia="MS PMincho"/>
          <w:spacing w:val="-1"/>
          <w:szCs w:val="20"/>
        </w:rPr>
        <w:t>o</w:t>
      </w:r>
      <w:r w:rsidRPr="004A6BF0">
        <w:rPr>
          <w:rFonts w:eastAsia="MS PMincho"/>
          <w:spacing w:val="-2"/>
          <w:szCs w:val="20"/>
        </w:rPr>
        <w:t>cuments</w:t>
      </w:r>
      <w:r w:rsidRPr="004A6BF0">
        <w:rPr>
          <w:rFonts w:eastAsia="MS PMincho"/>
          <w:szCs w:val="20"/>
        </w:rPr>
        <w:t>,</w:t>
      </w:r>
      <w:r w:rsidRPr="004A6BF0">
        <w:rPr>
          <w:rFonts w:eastAsia="MS PMincho"/>
          <w:spacing w:val="-2"/>
          <w:szCs w:val="20"/>
        </w:rPr>
        <w:t xml:space="preserve"> </w:t>
      </w:r>
      <w:r w:rsidRPr="004A6BF0">
        <w:rPr>
          <w:rFonts w:eastAsia="MS PMincho"/>
          <w:spacing w:val="-6"/>
          <w:w w:val="97"/>
          <w:szCs w:val="20"/>
        </w:rPr>
        <w:t>y</w:t>
      </w:r>
      <w:r w:rsidRPr="004A6BF0">
        <w:rPr>
          <w:rFonts w:eastAsia="MS PMincho"/>
          <w:spacing w:val="-2"/>
          <w:w w:val="97"/>
          <w:szCs w:val="20"/>
        </w:rPr>
        <w:t>o</w:t>
      </w:r>
      <w:r w:rsidRPr="004A6BF0">
        <w:rPr>
          <w:rFonts w:eastAsia="MS PMincho"/>
          <w:w w:val="97"/>
          <w:szCs w:val="20"/>
        </w:rPr>
        <w:t>u</w:t>
      </w:r>
      <w:r w:rsidRPr="004A6BF0">
        <w:rPr>
          <w:rFonts w:eastAsia="MS PMincho"/>
          <w:spacing w:val="-12"/>
          <w:w w:val="97"/>
          <w:szCs w:val="20"/>
        </w:rPr>
        <w:t xml:space="preserve"> </w:t>
      </w:r>
      <w:r w:rsidRPr="004A6BF0">
        <w:rPr>
          <w:rFonts w:eastAsia="MS PMincho"/>
          <w:spacing w:val="-3"/>
          <w:w w:val="106"/>
          <w:szCs w:val="20"/>
        </w:rPr>
        <w:t>m</w:t>
      </w:r>
      <w:r w:rsidRPr="004A6BF0">
        <w:rPr>
          <w:rFonts w:eastAsia="MS PMincho"/>
          <w:spacing w:val="-2"/>
          <w:w w:val="103"/>
          <w:szCs w:val="20"/>
        </w:rPr>
        <w:t>us</w:t>
      </w:r>
      <w:r w:rsidRPr="004A6BF0">
        <w:rPr>
          <w:rFonts w:eastAsia="MS PMincho"/>
          <w:w w:val="103"/>
          <w:szCs w:val="20"/>
        </w:rPr>
        <w:t>t</w:t>
      </w:r>
      <w:r w:rsidRPr="004A6BF0">
        <w:rPr>
          <w:rFonts w:eastAsia="MS PMincho"/>
          <w:spacing w:val="-16"/>
          <w:szCs w:val="20"/>
        </w:rPr>
        <w:t xml:space="preserve"> </w:t>
      </w:r>
      <w:r w:rsidRPr="004A6BF0">
        <w:rPr>
          <w:rFonts w:eastAsia="MS PMincho"/>
          <w:spacing w:val="-2"/>
          <w:szCs w:val="20"/>
        </w:rPr>
        <w:t>p</w:t>
      </w:r>
      <w:r w:rsidRPr="004A6BF0">
        <w:rPr>
          <w:rFonts w:eastAsia="MS PMincho"/>
          <w:spacing w:val="-5"/>
          <w:szCs w:val="20"/>
        </w:rPr>
        <w:t>r</w:t>
      </w:r>
      <w:r w:rsidRPr="004A6BF0">
        <w:rPr>
          <w:rFonts w:eastAsia="MS PMincho"/>
          <w:spacing w:val="-4"/>
          <w:szCs w:val="20"/>
        </w:rPr>
        <w:t>o</w:t>
      </w:r>
      <w:r w:rsidRPr="004A6BF0">
        <w:rPr>
          <w:rFonts w:eastAsia="MS PMincho"/>
          <w:spacing w:val="2"/>
          <w:szCs w:val="20"/>
        </w:rPr>
        <w:t>v</w:t>
      </w:r>
      <w:r w:rsidRPr="004A6BF0">
        <w:rPr>
          <w:rFonts w:eastAsia="MS PMincho"/>
          <w:spacing w:val="-2"/>
          <w:szCs w:val="20"/>
        </w:rPr>
        <w:t>id</w:t>
      </w:r>
      <w:r w:rsidRPr="004A6BF0">
        <w:rPr>
          <w:rFonts w:eastAsia="MS PMincho"/>
          <w:szCs w:val="20"/>
        </w:rPr>
        <w:t>e</w:t>
      </w:r>
      <w:r w:rsidRPr="004A6BF0">
        <w:rPr>
          <w:rFonts w:eastAsia="MS PMincho"/>
          <w:spacing w:val="-17"/>
          <w:szCs w:val="20"/>
        </w:rPr>
        <w:t xml:space="preserve"> </w:t>
      </w:r>
      <w:r w:rsidRPr="004A6BF0">
        <w:rPr>
          <w:rFonts w:eastAsia="MS PMincho"/>
          <w:spacing w:val="-2"/>
          <w:szCs w:val="20"/>
        </w:rPr>
        <w:t>su</w:t>
      </w:r>
      <w:r w:rsidRPr="004A6BF0">
        <w:rPr>
          <w:rFonts w:eastAsia="MS PMincho"/>
          <w:spacing w:val="-3"/>
          <w:szCs w:val="20"/>
        </w:rPr>
        <w:t>c</w:t>
      </w:r>
      <w:r w:rsidRPr="004A6BF0">
        <w:rPr>
          <w:rFonts w:eastAsia="MS PMincho"/>
          <w:szCs w:val="20"/>
        </w:rPr>
        <w:t>h</w:t>
      </w:r>
      <w:r w:rsidRPr="004A6BF0">
        <w:rPr>
          <w:rFonts w:eastAsia="MS PMincho"/>
          <w:spacing w:val="-14"/>
          <w:szCs w:val="20"/>
        </w:rPr>
        <w:t xml:space="preserve"> </w:t>
      </w:r>
      <w:r w:rsidRPr="004A6BF0">
        <w:rPr>
          <w:rFonts w:eastAsia="MS PMincho"/>
          <w:spacing w:val="-2"/>
          <w:szCs w:val="20"/>
        </w:rPr>
        <w:t>a</w:t>
      </w:r>
      <w:r w:rsidRPr="004A6BF0">
        <w:rPr>
          <w:rFonts w:eastAsia="MS PMincho"/>
          <w:szCs w:val="20"/>
        </w:rPr>
        <w:t>n</w:t>
      </w:r>
      <w:r w:rsidRPr="004A6BF0">
        <w:rPr>
          <w:rFonts w:eastAsia="MS PMincho"/>
          <w:spacing w:val="-12"/>
          <w:szCs w:val="20"/>
        </w:rPr>
        <w:t xml:space="preserve"> </w:t>
      </w:r>
      <w:r w:rsidRPr="004A6BF0">
        <w:rPr>
          <w:rFonts w:eastAsia="MS PMincho"/>
          <w:spacing w:val="-3"/>
          <w:szCs w:val="20"/>
        </w:rPr>
        <w:t>o</w:t>
      </w:r>
      <w:r w:rsidRPr="004A6BF0">
        <w:rPr>
          <w:rFonts w:eastAsia="MS PMincho"/>
          <w:spacing w:val="-2"/>
          <w:szCs w:val="20"/>
        </w:rPr>
        <w:t>ppo</w:t>
      </w:r>
      <w:r w:rsidRPr="004A6BF0">
        <w:rPr>
          <w:rFonts w:eastAsia="MS PMincho"/>
          <w:spacing w:val="2"/>
          <w:szCs w:val="20"/>
        </w:rPr>
        <w:t>r</w:t>
      </w:r>
      <w:r w:rsidRPr="004A6BF0">
        <w:rPr>
          <w:rFonts w:eastAsia="MS PMincho"/>
          <w:spacing w:val="-2"/>
          <w:szCs w:val="20"/>
        </w:rPr>
        <w:t>tuni</w:t>
      </w:r>
      <w:r w:rsidRPr="004A6BF0">
        <w:rPr>
          <w:rFonts w:eastAsia="MS PMincho"/>
          <w:spacing w:val="2"/>
          <w:szCs w:val="20"/>
        </w:rPr>
        <w:t>t</w:t>
      </w:r>
      <w:r w:rsidRPr="004A6BF0">
        <w:rPr>
          <w:rFonts w:eastAsia="MS PMincho"/>
          <w:spacing w:val="-16"/>
          <w:szCs w:val="20"/>
        </w:rPr>
        <w:t>y</w:t>
      </w:r>
      <w:r w:rsidRPr="004A6BF0">
        <w:rPr>
          <w:rFonts w:eastAsia="MS PMincho"/>
          <w:szCs w:val="20"/>
        </w:rPr>
        <w:t>.</w:t>
      </w:r>
      <w:r w:rsidRPr="004A6BF0">
        <w:rPr>
          <w:rFonts w:eastAsia="MS PMincho"/>
          <w:spacing w:val="-5"/>
          <w:szCs w:val="20"/>
        </w:rPr>
        <w:t xml:space="preserve"> </w:t>
      </w:r>
      <w:r w:rsidRPr="004A6BF0">
        <w:rPr>
          <w:rFonts w:eastAsia="MS PMincho"/>
          <w:spacing w:val="-28"/>
          <w:w w:val="93"/>
          <w:szCs w:val="20"/>
        </w:rPr>
        <w:t>Y</w:t>
      </w:r>
      <w:r w:rsidRPr="004A6BF0">
        <w:rPr>
          <w:rFonts w:eastAsia="MS PMincho"/>
          <w:spacing w:val="-2"/>
          <w:w w:val="93"/>
          <w:szCs w:val="20"/>
        </w:rPr>
        <w:t>o</w:t>
      </w:r>
      <w:r w:rsidRPr="004A6BF0">
        <w:rPr>
          <w:rFonts w:eastAsia="MS PMincho"/>
          <w:w w:val="93"/>
          <w:szCs w:val="20"/>
        </w:rPr>
        <w:t>u</w:t>
      </w:r>
      <w:r w:rsidRPr="004A6BF0">
        <w:rPr>
          <w:rFonts w:eastAsia="MS PMincho"/>
          <w:spacing w:val="-12"/>
          <w:w w:val="93"/>
          <w:szCs w:val="20"/>
        </w:rPr>
        <w:t xml:space="preserve"> </w:t>
      </w:r>
      <w:r w:rsidRPr="004A6BF0">
        <w:rPr>
          <w:rFonts w:eastAsia="MS PMincho"/>
          <w:spacing w:val="-3"/>
          <w:szCs w:val="20"/>
        </w:rPr>
        <w:t>m</w:t>
      </w:r>
      <w:r w:rsidRPr="004A6BF0">
        <w:rPr>
          <w:rFonts w:eastAsia="MS PMincho"/>
          <w:spacing w:val="-2"/>
          <w:szCs w:val="20"/>
        </w:rPr>
        <w:t>ust</w:t>
      </w:r>
      <w:r w:rsidRPr="004A6BF0">
        <w:rPr>
          <w:rFonts w:eastAsia="MS PMincho"/>
          <w:spacing w:val="16"/>
          <w:szCs w:val="20"/>
        </w:rPr>
        <w:t xml:space="preserve"> </w:t>
      </w:r>
      <w:r w:rsidRPr="004A6BF0">
        <w:rPr>
          <w:rFonts w:eastAsia="MS PMincho"/>
          <w:spacing w:val="-1"/>
          <w:szCs w:val="20"/>
        </w:rPr>
        <w:t>no</w:t>
      </w:r>
      <w:r w:rsidRPr="004A6BF0">
        <w:rPr>
          <w:rFonts w:eastAsia="MS PMincho"/>
          <w:szCs w:val="20"/>
        </w:rPr>
        <w:t>t</w:t>
      </w:r>
      <w:r w:rsidRPr="004A6BF0">
        <w:rPr>
          <w:rFonts w:eastAsia="MS PMincho"/>
          <w:spacing w:val="1"/>
          <w:szCs w:val="20"/>
        </w:rPr>
        <w:t xml:space="preserve"> </w:t>
      </w:r>
      <w:r w:rsidRPr="004A6BF0">
        <w:rPr>
          <w:rFonts w:eastAsia="MS PMincho"/>
          <w:spacing w:val="-3"/>
          <w:w w:val="98"/>
          <w:szCs w:val="20"/>
        </w:rPr>
        <w:t>c</w:t>
      </w:r>
      <w:r w:rsidRPr="004A6BF0">
        <w:rPr>
          <w:rFonts w:eastAsia="MS PMincho"/>
          <w:spacing w:val="-1"/>
          <w:w w:val="98"/>
          <w:szCs w:val="20"/>
        </w:rPr>
        <w:t>harg</w:t>
      </w:r>
      <w:r w:rsidRPr="004A6BF0">
        <w:rPr>
          <w:rFonts w:eastAsia="MS PMincho"/>
          <w:w w:val="98"/>
          <w:szCs w:val="20"/>
        </w:rPr>
        <w:t>e</w:t>
      </w:r>
      <w:r w:rsidRPr="004A6BF0">
        <w:rPr>
          <w:rFonts w:eastAsia="MS PMincho"/>
          <w:spacing w:val="-10"/>
          <w:w w:val="98"/>
          <w:szCs w:val="20"/>
        </w:rPr>
        <w:t xml:space="preserve"> </w:t>
      </w:r>
      <w:r w:rsidRPr="004A6BF0">
        <w:rPr>
          <w:rFonts w:eastAsia="MS PMincho"/>
          <w:spacing w:val="-1"/>
          <w:szCs w:val="20"/>
        </w:rPr>
        <w:t>fo</w:t>
      </w:r>
      <w:r w:rsidRPr="004A6BF0">
        <w:rPr>
          <w:rFonts w:eastAsia="MS PMincho"/>
          <w:szCs w:val="20"/>
        </w:rPr>
        <w:t>r</w:t>
      </w:r>
      <w:r w:rsidRPr="004A6BF0">
        <w:rPr>
          <w:rFonts w:eastAsia="MS PMincho"/>
          <w:spacing w:val="-11"/>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8"/>
          <w:szCs w:val="20"/>
        </w:rPr>
        <w:t xml:space="preserve"> </w:t>
      </w:r>
      <w:r w:rsidRPr="004A6BF0">
        <w:rPr>
          <w:rFonts w:eastAsia="MS PMincho"/>
          <w:spacing w:val="-1"/>
          <w:szCs w:val="20"/>
        </w:rPr>
        <w:t>inspectio</w:t>
      </w:r>
      <w:r w:rsidRPr="004A6BF0">
        <w:rPr>
          <w:rFonts w:eastAsia="MS PMincho"/>
          <w:szCs w:val="20"/>
        </w:rPr>
        <w:t>n</w:t>
      </w:r>
      <w:r w:rsidRPr="004A6BF0">
        <w:rPr>
          <w:rFonts w:eastAsia="MS PMincho"/>
          <w:spacing w:val="-6"/>
          <w:szCs w:val="20"/>
        </w:rPr>
        <w:t xml:space="preserve"> </w:t>
      </w:r>
      <w:r w:rsidRPr="004A6BF0">
        <w:rPr>
          <w:rFonts w:eastAsia="MS PMincho"/>
          <w:spacing w:val="-1"/>
          <w:szCs w:val="20"/>
        </w:rPr>
        <w:t>an</w:t>
      </w:r>
      <w:r w:rsidRPr="004A6BF0">
        <w:rPr>
          <w:rFonts w:eastAsia="MS PMincho"/>
          <w:szCs w:val="20"/>
        </w:rPr>
        <w:t>d</w:t>
      </w:r>
      <w:r w:rsidRPr="004A6BF0">
        <w:rPr>
          <w:rFonts w:eastAsia="MS PMincho"/>
          <w:spacing w:val="-5"/>
          <w:szCs w:val="20"/>
        </w:rPr>
        <w:t xml:space="preserve"> </w:t>
      </w:r>
      <w:r w:rsidRPr="004A6BF0">
        <w:rPr>
          <w:rFonts w:eastAsia="MS PMincho"/>
          <w:spacing w:val="-4"/>
          <w:w w:val="98"/>
          <w:szCs w:val="20"/>
        </w:rPr>
        <w:t>c</w:t>
      </w:r>
      <w:r w:rsidRPr="004A6BF0">
        <w:rPr>
          <w:rFonts w:eastAsia="MS PMincho"/>
          <w:spacing w:val="-3"/>
          <w:w w:val="98"/>
          <w:szCs w:val="20"/>
        </w:rPr>
        <w:t>o</w:t>
      </w:r>
      <w:r w:rsidRPr="004A6BF0">
        <w:rPr>
          <w:rFonts w:eastAsia="MS PMincho"/>
          <w:spacing w:val="-1"/>
          <w:w w:val="98"/>
          <w:szCs w:val="20"/>
        </w:rPr>
        <w:t>pie</w:t>
      </w:r>
      <w:r w:rsidRPr="004A6BF0">
        <w:rPr>
          <w:rFonts w:eastAsia="MS PMincho"/>
          <w:w w:val="98"/>
          <w:szCs w:val="20"/>
        </w:rPr>
        <w:t>s</w:t>
      </w:r>
      <w:r w:rsidRPr="004A6BF0">
        <w:rPr>
          <w:rFonts w:eastAsia="MS PMincho"/>
          <w:spacing w:val="-12"/>
          <w:w w:val="98"/>
          <w:szCs w:val="20"/>
        </w:rPr>
        <w:t xml:space="preserve"> </w:t>
      </w:r>
      <w:r w:rsidRPr="004A6BF0">
        <w:rPr>
          <w:rFonts w:eastAsia="MS PMincho"/>
          <w:spacing w:val="-1"/>
          <w:w w:val="106"/>
          <w:szCs w:val="20"/>
        </w:rPr>
        <w:t>o</w:t>
      </w:r>
      <w:r w:rsidRPr="004A6BF0">
        <w:rPr>
          <w:rFonts w:eastAsia="MS PMincho"/>
          <w:w w:val="106"/>
          <w:szCs w:val="20"/>
        </w:rPr>
        <w:t>r</w:t>
      </w:r>
      <w:r w:rsidRPr="004A6BF0">
        <w:rPr>
          <w:rFonts w:eastAsia="MS PMincho"/>
          <w:spacing w:val="-13"/>
          <w:szCs w:val="20"/>
        </w:rPr>
        <w:t xml:space="preserve"> </w:t>
      </w:r>
      <w:r w:rsidRPr="004A6BF0">
        <w:rPr>
          <w:rFonts w:eastAsia="MS PMincho"/>
          <w:spacing w:val="-3"/>
          <w:szCs w:val="20"/>
        </w:rPr>
        <w:t>e</w:t>
      </w:r>
      <w:r w:rsidRPr="004A6BF0">
        <w:rPr>
          <w:rFonts w:eastAsia="MS PMincho"/>
          <w:spacing w:val="-1"/>
          <w:szCs w:val="20"/>
        </w:rPr>
        <w:t>x</w:t>
      </w:r>
      <w:r w:rsidRPr="004A6BF0">
        <w:rPr>
          <w:rFonts w:eastAsia="MS PMincho"/>
          <w:szCs w:val="20"/>
        </w:rPr>
        <w:t>t</w:t>
      </w:r>
      <w:r w:rsidRPr="004A6BF0">
        <w:rPr>
          <w:rFonts w:eastAsia="MS PMincho"/>
          <w:spacing w:val="1"/>
          <w:szCs w:val="20"/>
        </w:rPr>
        <w:t>r</w:t>
      </w:r>
      <w:r w:rsidRPr="004A6BF0">
        <w:rPr>
          <w:rFonts w:eastAsia="MS PMincho"/>
          <w:spacing w:val="-1"/>
          <w:szCs w:val="20"/>
        </w:rPr>
        <w:t>act</w:t>
      </w:r>
      <w:r w:rsidRPr="004A6BF0">
        <w:rPr>
          <w:rFonts w:eastAsia="MS PMincho"/>
          <w:szCs w:val="20"/>
        </w:rPr>
        <w:t>s</w:t>
      </w:r>
      <w:r w:rsidRPr="004A6BF0">
        <w:rPr>
          <w:rFonts w:eastAsia="MS PMincho"/>
          <w:spacing w:val="-20"/>
          <w:szCs w:val="20"/>
        </w:rPr>
        <w:t xml:space="preserve"> </w:t>
      </w:r>
      <w:r w:rsidRPr="004A6BF0">
        <w:rPr>
          <w:rFonts w:eastAsia="MS PMincho"/>
          <w:spacing w:val="-1"/>
          <w:szCs w:val="20"/>
        </w:rPr>
        <w:t>f</w:t>
      </w:r>
      <w:r w:rsidRPr="004A6BF0">
        <w:rPr>
          <w:rFonts w:eastAsia="MS PMincho"/>
          <w:spacing w:val="-4"/>
          <w:szCs w:val="20"/>
        </w:rPr>
        <w:t>r</w:t>
      </w:r>
      <w:r w:rsidRPr="004A6BF0">
        <w:rPr>
          <w:rFonts w:eastAsia="MS PMincho"/>
          <w:spacing w:val="-1"/>
          <w:szCs w:val="20"/>
        </w:rPr>
        <w:t>o</w:t>
      </w:r>
      <w:r w:rsidRPr="004A6BF0">
        <w:rPr>
          <w:rFonts w:eastAsia="MS PMincho"/>
          <w:szCs w:val="20"/>
        </w:rPr>
        <w:t>m</w:t>
      </w:r>
      <w:r w:rsidRPr="004A6BF0">
        <w:rPr>
          <w:rFonts w:eastAsia="MS PMincho"/>
          <w:spacing w:val="-9"/>
          <w:szCs w:val="20"/>
        </w:rPr>
        <w:t xml:space="preserve"> </w:t>
      </w:r>
      <w:r w:rsidRPr="004A6BF0">
        <w:rPr>
          <w:rFonts w:eastAsia="MS PMincho"/>
          <w:spacing w:val="-1"/>
          <w:w w:val="97"/>
          <w:szCs w:val="20"/>
        </w:rPr>
        <w:t>a</w:t>
      </w:r>
      <w:r w:rsidRPr="004A6BF0">
        <w:rPr>
          <w:rFonts w:eastAsia="MS PMincho"/>
          <w:spacing w:val="-7"/>
          <w:w w:val="97"/>
          <w:szCs w:val="20"/>
        </w:rPr>
        <w:t>n</w:t>
      </w:r>
      <w:r w:rsidRPr="004A6BF0">
        <w:rPr>
          <w:rFonts w:eastAsia="MS PMincho"/>
          <w:w w:val="97"/>
          <w:szCs w:val="20"/>
        </w:rPr>
        <w:t>y</w:t>
      </w:r>
      <w:r w:rsidRPr="004A6BF0">
        <w:rPr>
          <w:rFonts w:eastAsia="MS PMincho"/>
          <w:spacing w:val="-11"/>
          <w:w w:val="97"/>
          <w:szCs w:val="20"/>
        </w:rPr>
        <w:t xml:space="preserve"> </w:t>
      </w:r>
      <w:r w:rsidRPr="004A6BF0">
        <w:rPr>
          <w:rFonts w:eastAsia="MS PMincho"/>
          <w:spacing w:val="-3"/>
          <w:szCs w:val="20"/>
        </w:rPr>
        <w:t>d</w:t>
      </w:r>
      <w:r w:rsidRPr="004A6BF0">
        <w:rPr>
          <w:rFonts w:eastAsia="MS PMincho"/>
          <w:spacing w:val="-1"/>
          <w:szCs w:val="20"/>
        </w:rPr>
        <w:t>ocuments</w:t>
      </w:r>
      <w:r w:rsidRPr="004A6BF0">
        <w:rPr>
          <w:rFonts w:eastAsia="MS PMincho"/>
          <w:spacing w:val="21"/>
          <w:szCs w:val="20"/>
        </w:rPr>
        <w:t xml:space="preserve"> </w:t>
      </w:r>
      <w:r w:rsidRPr="004A6BF0">
        <w:rPr>
          <w:rFonts w:eastAsia="MS PMincho"/>
          <w:spacing w:val="1"/>
          <w:szCs w:val="20"/>
        </w:rPr>
        <w:t>suppo</w:t>
      </w:r>
      <w:r w:rsidRPr="004A6BF0">
        <w:rPr>
          <w:rFonts w:eastAsia="MS PMincho"/>
          <w:spacing w:val="5"/>
          <w:szCs w:val="20"/>
        </w:rPr>
        <w:t>r</w:t>
      </w:r>
      <w:r w:rsidRPr="004A6BF0">
        <w:rPr>
          <w:rFonts w:eastAsia="MS PMincho"/>
          <w:spacing w:val="1"/>
          <w:szCs w:val="20"/>
        </w:rPr>
        <w:t>tin</w:t>
      </w:r>
      <w:r w:rsidRPr="004A6BF0">
        <w:rPr>
          <w:rFonts w:eastAsia="MS PMincho"/>
          <w:szCs w:val="20"/>
        </w:rPr>
        <w:t>g</w:t>
      </w:r>
      <w:r w:rsidRPr="004A6BF0">
        <w:rPr>
          <w:rFonts w:eastAsia="MS PMincho"/>
          <w:spacing w:val="47"/>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31"/>
          <w:szCs w:val="20"/>
        </w:rPr>
        <w:t xml:space="preserve"> </w:t>
      </w:r>
      <w:r w:rsidRPr="004A6BF0">
        <w:rPr>
          <w:rFonts w:eastAsia="MS PMincho"/>
          <w:spacing w:val="1"/>
          <w:szCs w:val="20"/>
        </w:rPr>
        <w:t>summa</w:t>
      </w:r>
      <w:r w:rsidRPr="004A6BF0">
        <w:rPr>
          <w:rFonts w:eastAsia="MS PMincho"/>
          <w:spacing w:val="8"/>
          <w:szCs w:val="20"/>
        </w:rPr>
        <w:t>r</w:t>
      </w:r>
      <w:r w:rsidRPr="004A6BF0">
        <w:rPr>
          <w:rFonts w:eastAsia="MS PMincho"/>
          <w:szCs w:val="20"/>
        </w:rPr>
        <w:t>y</w:t>
      </w:r>
      <w:r w:rsidRPr="004A6BF0">
        <w:rPr>
          <w:rFonts w:eastAsia="MS PMincho"/>
          <w:spacing w:val="32"/>
          <w:szCs w:val="20"/>
        </w:rPr>
        <w:t xml:space="preserve"> </w:t>
      </w:r>
      <w:r w:rsidRPr="004A6BF0">
        <w:rPr>
          <w:rFonts w:eastAsia="MS PMincho"/>
          <w:spacing w:val="1"/>
          <w:szCs w:val="20"/>
        </w:rPr>
        <w:t>m</w:t>
      </w:r>
      <w:r w:rsidRPr="004A6BF0">
        <w:rPr>
          <w:rFonts w:eastAsia="MS PMincho"/>
          <w:spacing w:val="-3"/>
          <w:szCs w:val="20"/>
        </w:rPr>
        <w:t>a</w:t>
      </w:r>
      <w:r w:rsidRPr="004A6BF0">
        <w:rPr>
          <w:rFonts w:eastAsia="MS PMincho"/>
          <w:szCs w:val="20"/>
        </w:rPr>
        <w:t>y</w:t>
      </w:r>
      <w:r w:rsidRPr="004A6BF0">
        <w:rPr>
          <w:rFonts w:eastAsia="MS PMincho"/>
          <w:spacing w:val="20"/>
          <w:szCs w:val="20"/>
        </w:rPr>
        <w:t xml:space="preserve"> </w:t>
      </w:r>
      <w:r w:rsidRPr="004A6BF0">
        <w:rPr>
          <w:rFonts w:eastAsia="MS PMincho"/>
          <w:spacing w:val="1"/>
          <w:szCs w:val="20"/>
        </w:rPr>
        <w:t>b</w:t>
      </w:r>
      <w:r w:rsidRPr="004A6BF0">
        <w:rPr>
          <w:rFonts w:eastAsia="MS PMincho"/>
          <w:szCs w:val="20"/>
        </w:rPr>
        <w:t>e</w:t>
      </w:r>
      <w:r w:rsidRPr="004A6BF0">
        <w:rPr>
          <w:rFonts w:eastAsia="MS PMincho"/>
          <w:spacing w:val="25"/>
          <w:szCs w:val="20"/>
        </w:rPr>
        <w:t xml:space="preserve"> </w:t>
      </w:r>
      <w:r w:rsidRPr="004A6BF0">
        <w:rPr>
          <w:rFonts w:eastAsia="MS PMincho"/>
          <w:spacing w:val="1"/>
          <w:szCs w:val="20"/>
        </w:rPr>
        <w:t>ta</w:t>
      </w:r>
      <w:r w:rsidRPr="004A6BF0">
        <w:rPr>
          <w:rFonts w:eastAsia="MS PMincho"/>
          <w:spacing w:val="-3"/>
          <w:szCs w:val="20"/>
        </w:rPr>
        <w:t>k</w:t>
      </w:r>
      <w:r w:rsidRPr="004A6BF0">
        <w:rPr>
          <w:rFonts w:eastAsia="MS PMincho"/>
          <w:spacing w:val="1"/>
          <w:szCs w:val="20"/>
        </w:rPr>
        <w:t>en</w:t>
      </w:r>
      <w:r w:rsidRPr="004A6BF0">
        <w:rPr>
          <w:rFonts w:eastAsia="MS PMincho"/>
          <w:szCs w:val="20"/>
        </w:rPr>
        <w:t>.</w:t>
      </w:r>
      <w:r w:rsidRPr="004A6BF0">
        <w:rPr>
          <w:rFonts w:eastAsia="MS PMincho"/>
          <w:spacing w:val="12"/>
          <w:szCs w:val="20"/>
        </w:rPr>
        <w:t xml:space="preserve"> </w:t>
      </w:r>
      <w:r w:rsidRPr="004A6BF0">
        <w:rPr>
          <w:rFonts w:eastAsia="MS PMincho"/>
          <w:spacing w:val="-26"/>
          <w:w w:val="93"/>
          <w:szCs w:val="20"/>
        </w:rPr>
        <w:t>Y</w:t>
      </w:r>
      <w:r w:rsidRPr="004A6BF0">
        <w:rPr>
          <w:rFonts w:eastAsia="MS PMincho"/>
          <w:spacing w:val="1"/>
          <w:w w:val="93"/>
          <w:szCs w:val="20"/>
        </w:rPr>
        <w:t>o</w:t>
      </w:r>
      <w:r w:rsidRPr="004A6BF0">
        <w:rPr>
          <w:rFonts w:eastAsia="MS PMincho"/>
          <w:w w:val="93"/>
          <w:szCs w:val="20"/>
        </w:rPr>
        <w:t>u</w:t>
      </w:r>
      <w:r w:rsidRPr="004A6BF0">
        <w:rPr>
          <w:rFonts w:eastAsia="MS PMincho"/>
          <w:spacing w:val="31"/>
          <w:w w:val="93"/>
          <w:szCs w:val="20"/>
        </w:rPr>
        <w:t xml:space="preserve"> </w:t>
      </w:r>
      <w:r w:rsidRPr="004A6BF0">
        <w:rPr>
          <w:rFonts w:eastAsia="MS PMincho"/>
          <w:spacing w:val="1"/>
          <w:szCs w:val="20"/>
        </w:rPr>
        <w:t>a</w:t>
      </w:r>
      <w:r w:rsidRPr="004A6BF0">
        <w:rPr>
          <w:rFonts w:eastAsia="MS PMincho"/>
          <w:spacing w:val="-2"/>
          <w:szCs w:val="20"/>
        </w:rPr>
        <w:t>r</w:t>
      </w:r>
      <w:r w:rsidRPr="004A6BF0">
        <w:rPr>
          <w:rFonts w:eastAsia="MS PMincho"/>
          <w:szCs w:val="20"/>
        </w:rPr>
        <w:t>e</w:t>
      </w:r>
      <w:r w:rsidRPr="004A6BF0">
        <w:rPr>
          <w:rFonts w:eastAsia="MS PMincho"/>
          <w:spacing w:val="23"/>
          <w:szCs w:val="20"/>
        </w:rPr>
        <w:t xml:space="preserve"> </w:t>
      </w:r>
      <w:r w:rsidRPr="004A6BF0">
        <w:rPr>
          <w:rFonts w:eastAsia="MS PMincho"/>
          <w:spacing w:val="1"/>
          <w:w w:val="107"/>
          <w:szCs w:val="20"/>
        </w:rPr>
        <w:t>no</w:t>
      </w:r>
      <w:r w:rsidRPr="004A6BF0">
        <w:rPr>
          <w:rFonts w:eastAsia="MS PMincho"/>
          <w:w w:val="107"/>
          <w:szCs w:val="20"/>
        </w:rPr>
        <w:t>t</w:t>
      </w:r>
      <w:r w:rsidRPr="004A6BF0">
        <w:rPr>
          <w:rFonts w:eastAsia="MS PMincho"/>
          <w:spacing w:val="26"/>
          <w:szCs w:val="20"/>
        </w:rPr>
        <w:t xml:space="preserve"> </w:t>
      </w:r>
      <w:r w:rsidRPr="004A6BF0">
        <w:rPr>
          <w:rFonts w:eastAsia="MS PMincho"/>
          <w:spacing w:val="1"/>
          <w:szCs w:val="20"/>
        </w:rPr>
        <w:t>p</w:t>
      </w:r>
      <w:r w:rsidRPr="004A6BF0">
        <w:rPr>
          <w:rFonts w:eastAsia="MS PMincho"/>
          <w:spacing w:val="-2"/>
          <w:szCs w:val="20"/>
        </w:rPr>
        <w:t>r</w:t>
      </w:r>
      <w:r w:rsidRPr="004A6BF0">
        <w:rPr>
          <w:rFonts w:eastAsia="MS PMincho"/>
          <w:spacing w:val="1"/>
          <w:szCs w:val="20"/>
        </w:rPr>
        <w:t>ec</w:t>
      </w:r>
      <w:r w:rsidRPr="004A6BF0">
        <w:rPr>
          <w:rFonts w:eastAsia="MS PMincho"/>
          <w:szCs w:val="20"/>
        </w:rPr>
        <w:t>l</w:t>
      </w:r>
      <w:r w:rsidRPr="004A6BF0">
        <w:rPr>
          <w:rFonts w:eastAsia="MS PMincho"/>
          <w:spacing w:val="1"/>
          <w:szCs w:val="20"/>
        </w:rPr>
        <w:t>ude</w:t>
      </w:r>
      <w:r w:rsidRPr="004A6BF0">
        <w:rPr>
          <w:rFonts w:eastAsia="MS PMincho"/>
          <w:szCs w:val="20"/>
        </w:rPr>
        <w:t>d</w:t>
      </w:r>
      <w:r w:rsidRPr="004A6BF0">
        <w:rPr>
          <w:rFonts w:eastAsia="MS PMincho"/>
          <w:spacing w:val="32"/>
          <w:szCs w:val="20"/>
        </w:rPr>
        <w:t xml:space="preserve"> </w:t>
      </w:r>
      <w:r w:rsidRPr="004A6BF0">
        <w:rPr>
          <w:rFonts w:eastAsia="MS PMincho"/>
          <w:spacing w:val="1"/>
          <w:szCs w:val="20"/>
        </w:rPr>
        <w:t>f</w:t>
      </w:r>
      <w:r w:rsidRPr="004A6BF0">
        <w:rPr>
          <w:rFonts w:eastAsia="MS PMincho"/>
          <w:spacing w:val="-2"/>
          <w:szCs w:val="20"/>
        </w:rPr>
        <w:t>r</w:t>
      </w:r>
      <w:r w:rsidRPr="004A6BF0">
        <w:rPr>
          <w:rFonts w:eastAsia="MS PMincho"/>
          <w:spacing w:val="1"/>
          <w:szCs w:val="20"/>
        </w:rPr>
        <w:t>om</w:t>
      </w:r>
      <w:r w:rsidRPr="004A6BF0">
        <w:rPr>
          <w:rFonts w:eastAsia="MS PMincho"/>
          <w:spacing w:val="12"/>
          <w:szCs w:val="20"/>
        </w:rPr>
        <w:t xml:space="preserve"> </w:t>
      </w:r>
      <w:r w:rsidRPr="004A6BF0">
        <w:rPr>
          <w:rFonts w:eastAsia="MS PMincho"/>
          <w:spacing w:val="-1"/>
          <w:szCs w:val="20"/>
        </w:rPr>
        <w:t>inc</w:t>
      </w:r>
      <w:r w:rsidRPr="004A6BF0">
        <w:rPr>
          <w:rFonts w:eastAsia="MS PMincho"/>
          <w:spacing w:val="-3"/>
          <w:szCs w:val="20"/>
        </w:rPr>
        <w:t>l</w:t>
      </w:r>
      <w:r w:rsidRPr="004A6BF0">
        <w:rPr>
          <w:rFonts w:eastAsia="MS PMincho"/>
          <w:spacing w:val="-1"/>
          <w:szCs w:val="20"/>
        </w:rPr>
        <w:t>udin</w:t>
      </w:r>
      <w:r w:rsidRPr="004A6BF0">
        <w:rPr>
          <w:rFonts w:eastAsia="MS PMincho"/>
          <w:szCs w:val="20"/>
        </w:rPr>
        <w:t>g</w:t>
      </w:r>
      <w:r w:rsidRPr="004A6BF0">
        <w:rPr>
          <w:rFonts w:eastAsia="MS PMincho"/>
          <w:spacing w:val="-6"/>
          <w:szCs w:val="20"/>
        </w:rPr>
        <w:t xml:space="preserve"> </w:t>
      </w:r>
      <w:r w:rsidRPr="004A6BF0">
        <w:rPr>
          <w:rFonts w:eastAsia="MS PMincho"/>
          <w:szCs w:val="20"/>
        </w:rPr>
        <w:t>a</w:t>
      </w:r>
      <w:r w:rsidRPr="004A6BF0">
        <w:rPr>
          <w:rFonts w:eastAsia="MS PMincho"/>
          <w:spacing w:val="-13"/>
          <w:szCs w:val="20"/>
        </w:rPr>
        <w:t xml:space="preserve"> </w:t>
      </w:r>
      <w:r w:rsidRPr="004A6BF0">
        <w:rPr>
          <w:rFonts w:eastAsia="MS PMincho"/>
          <w:spacing w:val="-4"/>
          <w:szCs w:val="20"/>
        </w:rPr>
        <w:t>c</w:t>
      </w:r>
      <w:r w:rsidR="00503BB2" w:rsidRPr="004A6BF0">
        <w:rPr>
          <w:rFonts w:eastAsia="MS PMincho"/>
          <w:spacing w:val="-1"/>
          <w:szCs w:val="20"/>
        </w:rPr>
        <w:t>harge for</w:t>
      </w:r>
      <w:r w:rsidRPr="004A6BF0">
        <w:rPr>
          <w:rFonts w:eastAsia="MS PMincho"/>
          <w:spacing w:val="-3"/>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3"/>
          <w:szCs w:val="20"/>
        </w:rPr>
        <w:t xml:space="preserve"> </w:t>
      </w:r>
      <w:r w:rsidRPr="004A6BF0">
        <w:rPr>
          <w:rFonts w:eastAsia="MS PMincho"/>
          <w:spacing w:val="-1"/>
          <w:szCs w:val="20"/>
        </w:rPr>
        <w:t>inspectio</w:t>
      </w:r>
      <w:r w:rsidRPr="004A6BF0">
        <w:rPr>
          <w:rFonts w:eastAsia="MS PMincho"/>
          <w:szCs w:val="20"/>
        </w:rPr>
        <w:t>n</w:t>
      </w:r>
      <w:r w:rsidRPr="004A6BF0">
        <w:rPr>
          <w:rFonts w:eastAsia="MS PMincho"/>
          <w:spacing w:val="-1"/>
          <w:szCs w:val="20"/>
        </w:rPr>
        <w:t xml:space="preserve"> i</w:t>
      </w:r>
      <w:r w:rsidRPr="004A6BF0">
        <w:rPr>
          <w:rFonts w:eastAsia="MS PMincho"/>
          <w:szCs w:val="20"/>
        </w:rPr>
        <w:t>n</w:t>
      </w:r>
      <w:r w:rsidRPr="004A6BF0">
        <w:rPr>
          <w:rFonts w:eastAsia="MS PMincho"/>
          <w:spacing w:val="-6"/>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3"/>
          <w:szCs w:val="20"/>
        </w:rPr>
        <w:t xml:space="preserve"> </w:t>
      </w:r>
      <w:r w:rsidRPr="004A6BF0">
        <w:rPr>
          <w:rFonts w:eastAsia="MS PMincho"/>
          <w:spacing w:val="-4"/>
          <w:szCs w:val="20"/>
        </w:rPr>
        <w:t>c</w:t>
      </w:r>
      <w:r w:rsidRPr="004A6BF0">
        <w:rPr>
          <w:rFonts w:eastAsia="MS PMincho"/>
          <w:spacing w:val="-1"/>
          <w:szCs w:val="20"/>
        </w:rPr>
        <w:t>os</w:t>
      </w:r>
      <w:r w:rsidRPr="004A6BF0">
        <w:rPr>
          <w:rFonts w:eastAsia="MS PMincho"/>
          <w:szCs w:val="20"/>
        </w:rPr>
        <w:t>t</w:t>
      </w:r>
      <w:r w:rsidRPr="004A6BF0">
        <w:rPr>
          <w:rFonts w:eastAsia="MS PMincho"/>
          <w:spacing w:val="-12"/>
          <w:szCs w:val="20"/>
        </w:rPr>
        <w:t xml:space="preserve"> </w:t>
      </w:r>
      <w:r w:rsidRPr="004A6BF0">
        <w:rPr>
          <w:rFonts w:eastAsia="MS PMincho"/>
          <w:spacing w:val="-1"/>
          <w:szCs w:val="20"/>
        </w:rPr>
        <w:t>o</w:t>
      </w:r>
      <w:r w:rsidRPr="004A6BF0">
        <w:rPr>
          <w:rFonts w:eastAsia="MS PMincho"/>
          <w:szCs w:val="20"/>
        </w:rPr>
        <w:t xml:space="preserve">f </w:t>
      </w:r>
      <w:r w:rsidRPr="004A6BF0">
        <w:rPr>
          <w:rFonts w:eastAsia="MS PMincho"/>
          <w:spacing w:val="-1"/>
          <w:w w:val="101"/>
          <w:szCs w:val="20"/>
        </w:rPr>
        <w:t>management but any charges made for providing copies of any documents or having a member of your staff in attendance must be reasonable.</w:t>
      </w:r>
    </w:p>
    <w:p w14:paraId="418A7484" w14:textId="77777777" w:rsidR="00106472" w:rsidRPr="004A6BF0" w:rsidRDefault="00106472" w:rsidP="00E72B52">
      <w:pPr>
        <w:pStyle w:val="Online"/>
        <w:spacing w:after="0" w:line="240" w:lineRule="atLeast"/>
        <w:rPr>
          <w:rFonts w:eastAsia="MS PMincho"/>
          <w:spacing w:val="-1"/>
          <w:w w:val="101"/>
          <w:szCs w:val="20"/>
        </w:rPr>
      </w:pPr>
    </w:p>
    <w:tbl>
      <w:tblPr>
        <w:tblStyle w:val="TableGrid"/>
        <w:tblW w:w="0" w:type="auto"/>
        <w:tblLook w:val="04A0" w:firstRow="1" w:lastRow="0" w:firstColumn="1" w:lastColumn="0" w:noHBand="0" w:noVBand="1"/>
      </w:tblPr>
      <w:tblGrid>
        <w:gridCol w:w="9242"/>
      </w:tblGrid>
      <w:tr w:rsidR="00473B58" w:rsidRPr="004A6BF0" w14:paraId="08DA1C30" w14:textId="77777777" w:rsidTr="00473B58">
        <w:tc>
          <w:tcPr>
            <w:tcW w:w="9242" w:type="dxa"/>
          </w:tcPr>
          <w:p w14:paraId="77A4D05B" w14:textId="77777777" w:rsidR="00473B58" w:rsidRPr="004A6BF0" w:rsidRDefault="004A6BF0" w:rsidP="00E72B52">
            <w:pPr>
              <w:pStyle w:val="Online"/>
              <w:spacing w:after="0" w:line="240" w:lineRule="atLeast"/>
              <w:rPr>
                <w:rFonts w:eastAsia="MS PMincho"/>
                <w:i/>
                <w:spacing w:val="-1"/>
                <w:w w:val="101"/>
                <w:szCs w:val="20"/>
              </w:rPr>
            </w:pPr>
            <w:r>
              <w:rPr>
                <w:rFonts w:eastAsia="MS PMincho"/>
                <w:i/>
                <w:spacing w:val="-1"/>
                <w:w w:val="101"/>
                <w:szCs w:val="20"/>
              </w:rPr>
              <w:t>s.</w:t>
            </w:r>
            <w:r w:rsidR="00473B58" w:rsidRPr="004A6BF0">
              <w:rPr>
                <w:rFonts w:eastAsia="MS PMincho"/>
                <w:i/>
                <w:spacing w:val="-1"/>
                <w:w w:val="101"/>
                <w:szCs w:val="20"/>
              </w:rPr>
              <w:t>21 Landlord and Tenant Act 1985</w:t>
            </w:r>
          </w:p>
        </w:tc>
      </w:tr>
    </w:tbl>
    <w:p w14:paraId="32780AEC" w14:textId="77777777" w:rsidR="00473B58" w:rsidRPr="004A6BF0" w:rsidRDefault="00473B58" w:rsidP="00E72B52">
      <w:pPr>
        <w:pStyle w:val="Online"/>
        <w:spacing w:after="0" w:line="240" w:lineRule="atLeast"/>
        <w:rPr>
          <w:rFonts w:eastAsia="MS PMincho"/>
          <w:spacing w:val="-1"/>
          <w:w w:val="101"/>
          <w:szCs w:val="20"/>
        </w:rPr>
      </w:pPr>
    </w:p>
    <w:p w14:paraId="4247BD07" w14:textId="77777777" w:rsidR="00106472" w:rsidRDefault="00106472" w:rsidP="00E72B52">
      <w:pPr>
        <w:pStyle w:val="Online"/>
        <w:spacing w:after="0" w:line="240" w:lineRule="atLeast"/>
        <w:rPr>
          <w:rFonts w:eastAsia="MS PMincho"/>
          <w:w w:val="104"/>
          <w:szCs w:val="20"/>
        </w:rPr>
      </w:pPr>
      <w:r w:rsidRPr="004A6BF0">
        <w:rPr>
          <w:rFonts w:eastAsia="MS PMincho"/>
          <w:spacing w:val="-27"/>
          <w:w w:val="94"/>
          <w:szCs w:val="20"/>
        </w:rPr>
        <w:t>Y</w:t>
      </w:r>
      <w:r w:rsidRPr="004A6BF0">
        <w:rPr>
          <w:rFonts w:eastAsia="MS PMincho"/>
          <w:w w:val="94"/>
          <w:szCs w:val="20"/>
        </w:rPr>
        <w:t>ou</w:t>
      </w:r>
      <w:r w:rsidRPr="004A6BF0">
        <w:rPr>
          <w:rFonts w:eastAsia="MS PMincho"/>
          <w:spacing w:val="15"/>
          <w:w w:val="94"/>
          <w:szCs w:val="20"/>
        </w:rPr>
        <w:t xml:space="preserve"> </w:t>
      </w:r>
      <w:r w:rsidRPr="004A6BF0">
        <w:rPr>
          <w:rFonts w:eastAsia="MS PMincho"/>
          <w:spacing w:val="-1"/>
          <w:szCs w:val="20"/>
        </w:rPr>
        <w:t>m</w:t>
      </w:r>
      <w:r w:rsidRPr="004A6BF0">
        <w:rPr>
          <w:rFonts w:eastAsia="MS PMincho"/>
          <w:szCs w:val="20"/>
        </w:rPr>
        <w:t>ust</w:t>
      </w:r>
      <w:r w:rsidRPr="004A6BF0">
        <w:rPr>
          <w:rFonts w:eastAsia="MS PMincho"/>
          <w:spacing w:val="25"/>
          <w:szCs w:val="20"/>
        </w:rPr>
        <w:t xml:space="preserve"> </w:t>
      </w:r>
      <w:r w:rsidRPr="004A6BF0">
        <w:rPr>
          <w:rFonts w:eastAsia="MS PMincho"/>
          <w:spacing w:val="-3"/>
          <w:szCs w:val="20"/>
        </w:rPr>
        <w:t>r</w:t>
      </w:r>
      <w:r w:rsidRPr="004A6BF0">
        <w:rPr>
          <w:rFonts w:eastAsia="MS PMincho"/>
          <w:szCs w:val="20"/>
        </w:rPr>
        <w:t>espond</w:t>
      </w:r>
      <w:r w:rsidRPr="004A6BF0">
        <w:rPr>
          <w:rFonts w:eastAsia="MS PMincho"/>
          <w:spacing w:val="27"/>
          <w:szCs w:val="20"/>
        </w:rPr>
        <w:t xml:space="preserve"> </w:t>
      </w:r>
      <w:r w:rsidRPr="004A6BF0">
        <w:rPr>
          <w:rFonts w:eastAsia="MS PMincho"/>
          <w:spacing w:val="-2"/>
          <w:szCs w:val="20"/>
        </w:rPr>
        <w:t>t</w:t>
      </w:r>
      <w:r w:rsidRPr="004A6BF0">
        <w:rPr>
          <w:rFonts w:eastAsia="MS PMincho"/>
          <w:szCs w:val="20"/>
        </w:rPr>
        <w:t>o</w:t>
      </w:r>
      <w:r w:rsidRPr="004A6BF0">
        <w:rPr>
          <w:rFonts w:eastAsia="MS PMincho"/>
          <w:spacing w:val="18"/>
          <w:szCs w:val="20"/>
        </w:rPr>
        <w:t xml:space="preserve"> </w:t>
      </w:r>
      <w:r w:rsidRPr="004A6BF0">
        <w:rPr>
          <w:rFonts w:eastAsia="MS PMincho"/>
          <w:szCs w:val="20"/>
        </w:rPr>
        <w:t>the</w:t>
      </w:r>
      <w:r w:rsidRPr="004A6BF0">
        <w:rPr>
          <w:rFonts w:eastAsia="MS PMincho"/>
          <w:spacing w:val="16"/>
          <w:szCs w:val="20"/>
        </w:rPr>
        <w:t xml:space="preserve"> </w:t>
      </w:r>
      <w:r w:rsidR="00503BB2" w:rsidRPr="004A6BF0">
        <w:rPr>
          <w:rFonts w:eastAsia="MS PMincho"/>
          <w:spacing w:val="-2"/>
          <w:w w:val="111"/>
          <w:szCs w:val="20"/>
        </w:rPr>
        <w:t>leaseholder's</w:t>
      </w:r>
      <w:r w:rsidRPr="004A6BF0">
        <w:rPr>
          <w:rFonts w:eastAsia="MS PMincho"/>
          <w:spacing w:val="9"/>
          <w:szCs w:val="20"/>
        </w:rPr>
        <w:t xml:space="preserve"> </w:t>
      </w:r>
      <w:r w:rsidRPr="004A6BF0">
        <w:rPr>
          <w:rFonts w:eastAsia="MS PMincho"/>
          <w:szCs w:val="20"/>
        </w:rPr>
        <w:t>or</w:t>
      </w:r>
      <w:r w:rsidRPr="004A6BF0">
        <w:rPr>
          <w:rFonts w:eastAsia="MS PMincho"/>
          <w:spacing w:val="19"/>
          <w:szCs w:val="20"/>
        </w:rPr>
        <w:t xml:space="preserve"> </w:t>
      </w:r>
      <w:r w:rsidR="00503BB2" w:rsidRPr="004A6BF0">
        <w:rPr>
          <w:rFonts w:eastAsia="MS PMincho"/>
          <w:spacing w:val="-6"/>
          <w:szCs w:val="20"/>
        </w:rPr>
        <w:t>r</w:t>
      </w:r>
      <w:r w:rsidRPr="004A6BF0">
        <w:rPr>
          <w:rFonts w:eastAsia="MS PMincho"/>
          <w:szCs w:val="20"/>
        </w:rPr>
        <w:t>e</w:t>
      </w:r>
      <w:r w:rsidRPr="004A6BF0">
        <w:rPr>
          <w:rFonts w:eastAsia="MS PMincho"/>
          <w:spacing w:val="-3"/>
          <w:szCs w:val="20"/>
        </w:rPr>
        <w:t>c</w:t>
      </w:r>
      <w:r w:rsidRPr="004A6BF0">
        <w:rPr>
          <w:rFonts w:eastAsia="MS PMincho"/>
          <w:szCs w:val="20"/>
        </w:rPr>
        <w:t>o</w:t>
      </w:r>
      <w:r w:rsidRPr="004A6BF0">
        <w:rPr>
          <w:rFonts w:eastAsia="MS PMincho"/>
          <w:spacing w:val="3"/>
          <w:szCs w:val="20"/>
        </w:rPr>
        <w:t>g</w:t>
      </w:r>
      <w:r w:rsidRPr="004A6BF0">
        <w:rPr>
          <w:rFonts w:eastAsia="MS PMincho"/>
          <w:szCs w:val="20"/>
        </w:rPr>
        <w:t>nised</w:t>
      </w:r>
      <w:r w:rsidRPr="004A6BF0">
        <w:rPr>
          <w:rFonts w:eastAsia="MS PMincho"/>
          <w:spacing w:val="-12"/>
          <w:szCs w:val="20"/>
        </w:rPr>
        <w:t xml:space="preserve"> </w:t>
      </w:r>
      <w:r w:rsidR="00503BB2" w:rsidRPr="004A6BF0">
        <w:rPr>
          <w:rFonts w:eastAsia="MS PMincho"/>
          <w:spacing w:val="-28"/>
          <w:w w:val="99"/>
          <w:szCs w:val="20"/>
        </w:rPr>
        <w:t>t</w:t>
      </w:r>
      <w:r w:rsidRPr="004A6BF0">
        <w:rPr>
          <w:rFonts w:eastAsia="MS PMincho"/>
          <w:spacing w:val="-1"/>
          <w:w w:val="94"/>
          <w:szCs w:val="20"/>
        </w:rPr>
        <w:t>e</w:t>
      </w:r>
      <w:r w:rsidRPr="004A6BF0">
        <w:rPr>
          <w:rFonts w:eastAsia="MS PMincho"/>
          <w:w w:val="103"/>
          <w:szCs w:val="20"/>
        </w:rPr>
        <w:t>nant</w:t>
      </w:r>
      <w:r w:rsidRPr="004A6BF0">
        <w:rPr>
          <w:rFonts w:eastAsia="MS PMincho"/>
          <w:spacing w:val="-4"/>
          <w:w w:val="103"/>
          <w:szCs w:val="20"/>
        </w:rPr>
        <w:t>s</w:t>
      </w:r>
      <w:r w:rsidRPr="004A6BF0">
        <w:rPr>
          <w:rFonts w:eastAsia="MS PMincho"/>
          <w:w w:val="73"/>
          <w:szCs w:val="20"/>
        </w:rPr>
        <w:t>’</w:t>
      </w:r>
      <w:r w:rsidRPr="004A6BF0">
        <w:rPr>
          <w:rFonts w:eastAsia="MS PMincho"/>
          <w:spacing w:val="-7"/>
          <w:szCs w:val="20"/>
        </w:rPr>
        <w:t xml:space="preserve"> </w:t>
      </w:r>
      <w:r w:rsidR="00503BB2" w:rsidRPr="004A6BF0">
        <w:rPr>
          <w:rFonts w:eastAsia="MS PMincho"/>
          <w:spacing w:val="-2"/>
          <w:w w:val="89"/>
          <w:szCs w:val="20"/>
        </w:rPr>
        <w:t>a</w:t>
      </w:r>
      <w:r w:rsidRPr="004A6BF0">
        <w:rPr>
          <w:rFonts w:eastAsia="MS PMincho"/>
          <w:w w:val="99"/>
          <w:szCs w:val="20"/>
        </w:rPr>
        <w:t>ssociatio</w:t>
      </w:r>
      <w:r w:rsidRPr="004A6BF0">
        <w:rPr>
          <w:rFonts w:eastAsia="MS PMincho"/>
          <w:spacing w:val="-11"/>
          <w:w w:val="99"/>
          <w:szCs w:val="20"/>
        </w:rPr>
        <w:t>n</w:t>
      </w:r>
      <w:r w:rsidRPr="004A6BF0">
        <w:rPr>
          <w:rFonts w:eastAsia="MS PMincho"/>
          <w:spacing w:val="-13"/>
          <w:w w:val="73"/>
          <w:szCs w:val="20"/>
        </w:rPr>
        <w:t>’</w:t>
      </w:r>
      <w:r w:rsidRPr="004A6BF0">
        <w:rPr>
          <w:rFonts w:eastAsia="MS PMincho"/>
          <w:w w:val="91"/>
          <w:szCs w:val="20"/>
        </w:rPr>
        <w:t xml:space="preserve">s </w:t>
      </w:r>
      <w:r w:rsidRPr="004A6BF0">
        <w:rPr>
          <w:rFonts w:eastAsia="MS PMincho"/>
          <w:w w:val="96"/>
          <w:szCs w:val="20"/>
        </w:rPr>
        <w:t>sec</w:t>
      </w:r>
      <w:r w:rsidRPr="004A6BF0">
        <w:rPr>
          <w:rFonts w:eastAsia="MS PMincho"/>
          <w:spacing w:val="-3"/>
          <w:w w:val="96"/>
          <w:szCs w:val="20"/>
        </w:rPr>
        <w:t>r</w:t>
      </w:r>
      <w:r w:rsidRPr="004A6BF0">
        <w:rPr>
          <w:rFonts w:eastAsia="MS PMincho"/>
          <w:w w:val="102"/>
          <w:szCs w:val="20"/>
        </w:rPr>
        <w:t>eta</w:t>
      </w:r>
      <w:r w:rsidRPr="004A6BF0">
        <w:rPr>
          <w:rFonts w:eastAsia="MS PMincho"/>
          <w:spacing w:val="6"/>
          <w:w w:val="102"/>
          <w:szCs w:val="20"/>
        </w:rPr>
        <w:t>r</w:t>
      </w:r>
      <w:r w:rsidRPr="004A6BF0">
        <w:rPr>
          <w:rFonts w:eastAsia="MS PMincho"/>
          <w:w w:val="83"/>
          <w:szCs w:val="20"/>
        </w:rPr>
        <w:t>y</w:t>
      </w:r>
      <w:r w:rsidRPr="004A6BF0">
        <w:rPr>
          <w:rFonts w:eastAsia="MS PMincho"/>
          <w:spacing w:val="-13"/>
          <w:w w:val="83"/>
          <w:szCs w:val="20"/>
        </w:rPr>
        <w:t>’</w:t>
      </w:r>
      <w:r w:rsidRPr="004A6BF0">
        <w:rPr>
          <w:rFonts w:eastAsia="MS PMincho"/>
          <w:w w:val="91"/>
          <w:szCs w:val="20"/>
        </w:rPr>
        <w:t>s</w:t>
      </w:r>
      <w:r w:rsidRPr="004A6BF0">
        <w:rPr>
          <w:rFonts w:eastAsia="MS PMincho"/>
          <w:spacing w:val="-6"/>
          <w:szCs w:val="20"/>
        </w:rPr>
        <w:t xml:space="preserve"> </w:t>
      </w:r>
      <w:r w:rsidR="003209E4" w:rsidRPr="004A6BF0">
        <w:rPr>
          <w:rFonts w:eastAsia="MS PMincho"/>
          <w:spacing w:val="-6"/>
          <w:szCs w:val="20"/>
        </w:rPr>
        <w:t xml:space="preserve">written </w:t>
      </w:r>
      <w:r w:rsidRPr="004A6BF0">
        <w:rPr>
          <w:rFonts w:eastAsia="MS PMincho"/>
          <w:spacing w:val="-3"/>
          <w:szCs w:val="20"/>
        </w:rPr>
        <w:t>r</w:t>
      </w:r>
      <w:r w:rsidRPr="004A6BF0">
        <w:rPr>
          <w:rFonts w:eastAsia="MS PMincho"/>
          <w:szCs w:val="20"/>
        </w:rPr>
        <w:t xml:space="preserve">equest </w:t>
      </w:r>
      <w:r w:rsidRPr="004A6BF0">
        <w:rPr>
          <w:rFonts w:eastAsia="MS PMincho"/>
          <w:spacing w:val="-2"/>
          <w:szCs w:val="20"/>
        </w:rPr>
        <w:t>t</w:t>
      </w:r>
      <w:r w:rsidRPr="004A6BF0">
        <w:rPr>
          <w:rFonts w:eastAsia="MS PMincho"/>
          <w:szCs w:val="20"/>
        </w:rPr>
        <w:t>o</w:t>
      </w:r>
      <w:r w:rsidRPr="004A6BF0">
        <w:rPr>
          <w:rFonts w:eastAsia="MS PMincho"/>
          <w:spacing w:val="3"/>
          <w:szCs w:val="20"/>
        </w:rPr>
        <w:t xml:space="preserve"> </w:t>
      </w:r>
      <w:r w:rsidRPr="004A6BF0">
        <w:rPr>
          <w:rFonts w:eastAsia="MS PMincho"/>
          <w:szCs w:val="20"/>
        </w:rPr>
        <w:t>inspe</w:t>
      </w:r>
      <w:r w:rsidRPr="004A6BF0">
        <w:rPr>
          <w:rFonts w:eastAsia="MS PMincho"/>
          <w:spacing w:val="1"/>
          <w:szCs w:val="20"/>
        </w:rPr>
        <w:t>c</w:t>
      </w:r>
      <w:r w:rsidRPr="004A6BF0">
        <w:rPr>
          <w:rFonts w:eastAsia="MS PMincho"/>
          <w:szCs w:val="20"/>
        </w:rPr>
        <w:t>t</w:t>
      </w:r>
      <w:r w:rsidRPr="004A6BF0">
        <w:rPr>
          <w:rFonts w:eastAsia="MS PMincho"/>
          <w:spacing w:val="-4"/>
          <w:szCs w:val="20"/>
        </w:rPr>
        <w:t xml:space="preserve"> </w:t>
      </w:r>
      <w:r w:rsidRPr="004A6BF0">
        <w:rPr>
          <w:rFonts w:eastAsia="MS PMincho"/>
          <w:szCs w:val="20"/>
        </w:rPr>
        <w:t>the</w:t>
      </w:r>
      <w:r w:rsidRPr="004A6BF0">
        <w:rPr>
          <w:rFonts w:eastAsia="MS PMincho"/>
          <w:spacing w:val="1"/>
          <w:szCs w:val="20"/>
        </w:rPr>
        <w:t xml:space="preserve"> </w:t>
      </w:r>
      <w:r w:rsidRPr="004A6BF0">
        <w:rPr>
          <w:rFonts w:eastAsia="MS PMincho"/>
          <w:szCs w:val="20"/>
        </w:rPr>
        <w:t>a</w:t>
      </w:r>
      <w:r w:rsidRPr="004A6BF0">
        <w:rPr>
          <w:rFonts w:eastAsia="MS PMincho"/>
          <w:spacing w:val="-3"/>
          <w:szCs w:val="20"/>
        </w:rPr>
        <w:t>cc</w:t>
      </w:r>
      <w:r w:rsidRPr="004A6BF0">
        <w:rPr>
          <w:rFonts w:eastAsia="MS PMincho"/>
          <w:szCs w:val="20"/>
        </w:rPr>
        <w:t>ounts,</w:t>
      </w:r>
      <w:r w:rsidRPr="004A6BF0">
        <w:rPr>
          <w:rFonts w:eastAsia="MS PMincho"/>
          <w:spacing w:val="-7"/>
          <w:szCs w:val="20"/>
        </w:rPr>
        <w:t xml:space="preserve"> </w:t>
      </w:r>
      <w:r w:rsidRPr="004A6BF0">
        <w:rPr>
          <w:rFonts w:eastAsia="MS PMincho"/>
          <w:spacing w:val="-3"/>
          <w:szCs w:val="20"/>
        </w:rPr>
        <w:t>r</w:t>
      </w:r>
      <w:r w:rsidRPr="004A6BF0">
        <w:rPr>
          <w:rFonts w:eastAsia="MS PMincho"/>
          <w:szCs w:val="20"/>
        </w:rPr>
        <w:t>e</w:t>
      </w:r>
      <w:r w:rsidRPr="004A6BF0">
        <w:rPr>
          <w:rFonts w:eastAsia="MS PMincho"/>
          <w:spacing w:val="-3"/>
          <w:szCs w:val="20"/>
        </w:rPr>
        <w:t>c</w:t>
      </w:r>
      <w:r w:rsidRPr="004A6BF0">
        <w:rPr>
          <w:rFonts w:eastAsia="MS PMincho"/>
          <w:szCs w:val="20"/>
        </w:rPr>
        <w:t>eipts</w:t>
      </w:r>
      <w:r w:rsidRPr="004A6BF0">
        <w:rPr>
          <w:rFonts w:eastAsia="MS PMincho"/>
          <w:spacing w:val="-2"/>
          <w:szCs w:val="20"/>
        </w:rPr>
        <w:t xml:space="preserve"> </w:t>
      </w:r>
      <w:r w:rsidRPr="004A6BF0">
        <w:rPr>
          <w:rFonts w:eastAsia="MS PMincho"/>
          <w:szCs w:val="20"/>
        </w:rPr>
        <w:t>and</w:t>
      </w:r>
      <w:r w:rsidRPr="004A6BF0">
        <w:rPr>
          <w:rFonts w:eastAsia="MS PMincho"/>
          <w:spacing w:val="6"/>
          <w:szCs w:val="20"/>
        </w:rPr>
        <w:t xml:space="preserve"> </w:t>
      </w:r>
      <w:r w:rsidRPr="004A6BF0">
        <w:rPr>
          <w:rFonts w:eastAsia="MS PMincho"/>
          <w:szCs w:val="20"/>
        </w:rPr>
        <w:t>other</w:t>
      </w:r>
      <w:r w:rsidRPr="004A6BF0">
        <w:rPr>
          <w:rFonts w:eastAsia="MS PMincho"/>
          <w:spacing w:val="16"/>
          <w:szCs w:val="20"/>
        </w:rPr>
        <w:t xml:space="preserve"> </w:t>
      </w:r>
      <w:r w:rsidRPr="004A6BF0">
        <w:rPr>
          <w:rFonts w:eastAsia="MS PMincho"/>
          <w:spacing w:val="-1"/>
          <w:szCs w:val="20"/>
        </w:rPr>
        <w:t>suppo</w:t>
      </w:r>
      <w:r w:rsidRPr="004A6BF0">
        <w:rPr>
          <w:rFonts w:eastAsia="MS PMincho"/>
          <w:spacing w:val="3"/>
          <w:szCs w:val="20"/>
        </w:rPr>
        <w:t>r</w:t>
      </w:r>
      <w:r w:rsidRPr="004A6BF0">
        <w:rPr>
          <w:rFonts w:eastAsia="MS PMincho"/>
          <w:spacing w:val="-1"/>
          <w:szCs w:val="20"/>
        </w:rPr>
        <w:t>tin</w:t>
      </w:r>
      <w:r w:rsidRPr="004A6BF0">
        <w:rPr>
          <w:rFonts w:eastAsia="MS PMincho"/>
          <w:szCs w:val="20"/>
        </w:rPr>
        <w:t>g</w:t>
      </w:r>
      <w:r w:rsidRPr="004A6BF0">
        <w:rPr>
          <w:rFonts w:eastAsia="MS PMincho"/>
          <w:spacing w:val="-13"/>
          <w:szCs w:val="20"/>
        </w:rPr>
        <w:t xml:space="preserve"> </w:t>
      </w:r>
      <w:r w:rsidRPr="004A6BF0">
        <w:rPr>
          <w:rFonts w:eastAsia="MS PMincho"/>
          <w:spacing w:val="-3"/>
          <w:w w:val="105"/>
          <w:szCs w:val="20"/>
        </w:rPr>
        <w:t>d</w:t>
      </w:r>
      <w:r w:rsidRPr="004A6BF0">
        <w:rPr>
          <w:rFonts w:eastAsia="MS PMincho"/>
          <w:spacing w:val="-1"/>
          <w:w w:val="103"/>
          <w:szCs w:val="20"/>
        </w:rPr>
        <w:t>o</w:t>
      </w:r>
      <w:r w:rsidRPr="004A6BF0">
        <w:rPr>
          <w:rFonts w:eastAsia="MS PMincho"/>
          <w:spacing w:val="-1"/>
          <w:w w:val="102"/>
          <w:szCs w:val="20"/>
        </w:rPr>
        <w:t>cument</w:t>
      </w:r>
      <w:r w:rsidRPr="004A6BF0">
        <w:rPr>
          <w:rFonts w:eastAsia="MS PMincho"/>
          <w:w w:val="102"/>
          <w:szCs w:val="20"/>
        </w:rPr>
        <w:t>s</w:t>
      </w:r>
      <w:r w:rsidRPr="004A6BF0">
        <w:rPr>
          <w:rFonts w:eastAsia="MS PMincho"/>
          <w:spacing w:val="-15"/>
          <w:szCs w:val="20"/>
        </w:rPr>
        <w:t xml:space="preserve"> </w:t>
      </w:r>
      <w:r w:rsidRPr="004A6BF0">
        <w:rPr>
          <w:rFonts w:eastAsia="MS PMincho"/>
          <w:spacing w:val="2"/>
          <w:szCs w:val="20"/>
        </w:rPr>
        <w:t>w</w:t>
      </w:r>
      <w:r w:rsidRPr="004A6BF0">
        <w:rPr>
          <w:rFonts w:eastAsia="MS PMincho"/>
          <w:spacing w:val="-1"/>
          <w:szCs w:val="20"/>
        </w:rPr>
        <w:t>ithi</w:t>
      </w:r>
      <w:r w:rsidRPr="004A6BF0">
        <w:rPr>
          <w:rFonts w:eastAsia="MS PMincho"/>
          <w:szCs w:val="20"/>
        </w:rPr>
        <w:t>n</w:t>
      </w:r>
      <w:r w:rsidRPr="004A6BF0">
        <w:rPr>
          <w:rFonts w:eastAsia="MS PMincho"/>
          <w:spacing w:val="-14"/>
          <w:szCs w:val="20"/>
        </w:rPr>
        <w:t xml:space="preserve"> </w:t>
      </w:r>
      <w:r w:rsidRPr="004A6BF0">
        <w:rPr>
          <w:rFonts w:eastAsia="MS PMincho"/>
          <w:spacing w:val="-1"/>
          <w:szCs w:val="20"/>
        </w:rPr>
        <w:t>on</w:t>
      </w:r>
      <w:r w:rsidRPr="004A6BF0">
        <w:rPr>
          <w:rFonts w:eastAsia="MS PMincho"/>
          <w:szCs w:val="20"/>
        </w:rPr>
        <w:t>e</w:t>
      </w:r>
      <w:r w:rsidRPr="004A6BF0">
        <w:rPr>
          <w:rFonts w:eastAsia="MS PMincho"/>
          <w:spacing w:val="-11"/>
          <w:szCs w:val="20"/>
        </w:rPr>
        <w:t xml:space="preserve"> </w:t>
      </w:r>
      <w:r w:rsidRPr="004A6BF0">
        <w:rPr>
          <w:rFonts w:eastAsia="MS PMincho"/>
          <w:spacing w:val="-1"/>
          <w:szCs w:val="20"/>
        </w:rPr>
        <w:t>month</w:t>
      </w:r>
      <w:r w:rsidRPr="004A6BF0">
        <w:rPr>
          <w:rFonts w:eastAsia="MS PMincho"/>
          <w:szCs w:val="20"/>
        </w:rPr>
        <w:t>,</w:t>
      </w:r>
      <w:r w:rsidRPr="004A6BF0">
        <w:rPr>
          <w:rFonts w:eastAsia="MS PMincho"/>
          <w:spacing w:val="4"/>
          <w:szCs w:val="20"/>
        </w:rPr>
        <w:t xml:space="preserve"> </w:t>
      </w:r>
      <w:r w:rsidRPr="004A6BF0">
        <w:rPr>
          <w:rFonts w:eastAsia="MS PMincho"/>
          <w:spacing w:val="-1"/>
          <w:szCs w:val="20"/>
        </w:rPr>
        <w:t>an</w:t>
      </w:r>
      <w:r w:rsidRPr="004A6BF0">
        <w:rPr>
          <w:rFonts w:eastAsia="MS PMincho"/>
          <w:szCs w:val="20"/>
        </w:rPr>
        <w:t>d</w:t>
      </w:r>
      <w:r w:rsidRPr="004A6BF0">
        <w:rPr>
          <w:rFonts w:eastAsia="MS PMincho"/>
          <w:spacing w:val="-7"/>
          <w:szCs w:val="20"/>
        </w:rPr>
        <w:t xml:space="preserve"> </w:t>
      </w:r>
      <w:r w:rsidRPr="004A6BF0">
        <w:rPr>
          <w:rFonts w:eastAsia="MS PMincho"/>
          <w:spacing w:val="-3"/>
          <w:szCs w:val="20"/>
        </w:rPr>
        <w:t>m</w:t>
      </w:r>
      <w:r w:rsidRPr="004A6BF0">
        <w:rPr>
          <w:rFonts w:eastAsia="MS PMincho"/>
          <w:spacing w:val="-1"/>
          <w:szCs w:val="20"/>
        </w:rPr>
        <w:t>us</w:t>
      </w:r>
      <w:r w:rsidRPr="004A6BF0">
        <w:rPr>
          <w:rFonts w:eastAsia="MS PMincho"/>
          <w:szCs w:val="20"/>
        </w:rPr>
        <w:t xml:space="preserve">t </w:t>
      </w:r>
      <w:r w:rsidRPr="004A6BF0">
        <w:rPr>
          <w:rFonts w:eastAsia="MS PMincho"/>
          <w:spacing w:val="-1"/>
          <w:w w:val="96"/>
          <w:szCs w:val="20"/>
        </w:rPr>
        <w:t>all</w:t>
      </w:r>
      <w:r w:rsidRPr="004A6BF0">
        <w:rPr>
          <w:rFonts w:eastAsia="MS PMincho"/>
          <w:spacing w:val="-5"/>
          <w:w w:val="96"/>
          <w:szCs w:val="20"/>
        </w:rPr>
        <w:t>o</w:t>
      </w:r>
      <w:r w:rsidRPr="004A6BF0">
        <w:rPr>
          <w:rFonts w:eastAsia="MS PMincho"/>
          <w:w w:val="96"/>
          <w:szCs w:val="20"/>
        </w:rPr>
        <w:t>w</w:t>
      </w:r>
      <w:r w:rsidRPr="004A6BF0">
        <w:rPr>
          <w:rFonts w:eastAsia="MS PMincho"/>
          <w:spacing w:val="-12"/>
          <w:w w:val="96"/>
          <w:szCs w:val="20"/>
        </w:rPr>
        <w:t xml:space="preserve"> </w:t>
      </w:r>
      <w:r w:rsidRPr="004A6BF0">
        <w:rPr>
          <w:rFonts w:eastAsia="MS PMincho"/>
          <w:spacing w:val="-1"/>
          <w:szCs w:val="20"/>
        </w:rPr>
        <w:t>the</w:t>
      </w:r>
      <w:r w:rsidRPr="004A6BF0">
        <w:rPr>
          <w:rFonts w:eastAsia="MS PMincho"/>
          <w:szCs w:val="20"/>
        </w:rPr>
        <w:t>m</w:t>
      </w:r>
      <w:r w:rsidRPr="004A6BF0">
        <w:rPr>
          <w:rFonts w:eastAsia="MS PMincho"/>
          <w:spacing w:val="-5"/>
          <w:szCs w:val="20"/>
        </w:rPr>
        <w:t xml:space="preserve"> </w:t>
      </w:r>
      <w:r w:rsidRPr="004A6BF0">
        <w:rPr>
          <w:rFonts w:eastAsia="MS PMincho"/>
          <w:szCs w:val="20"/>
        </w:rPr>
        <w:t>a</w:t>
      </w:r>
      <w:r w:rsidRPr="004A6BF0">
        <w:rPr>
          <w:rFonts w:eastAsia="MS PMincho"/>
          <w:spacing w:val="-17"/>
          <w:szCs w:val="20"/>
        </w:rPr>
        <w:t xml:space="preserve"> </w:t>
      </w:r>
      <w:r w:rsidRPr="004A6BF0">
        <w:rPr>
          <w:rFonts w:eastAsia="MS PMincho"/>
          <w:spacing w:val="-1"/>
          <w:szCs w:val="20"/>
        </w:rPr>
        <w:t>pe</w:t>
      </w:r>
      <w:r w:rsidRPr="004A6BF0">
        <w:rPr>
          <w:rFonts w:eastAsia="MS PMincho"/>
          <w:spacing w:val="1"/>
          <w:szCs w:val="20"/>
        </w:rPr>
        <w:t>r</w:t>
      </w:r>
      <w:r w:rsidRPr="004A6BF0">
        <w:rPr>
          <w:rFonts w:eastAsia="MS PMincho"/>
          <w:spacing w:val="-1"/>
          <w:szCs w:val="20"/>
        </w:rPr>
        <w:t>iod</w:t>
      </w:r>
      <w:r w:rsidRPr="004A6BF0">
        <w:rPr>
          <w:rFonts w:eastAsia="MS PMincho"/>
          <w:spacing w:val="11"/>
          <w:szCs w:val="20"/>
        </w:rPr>
        <w:t xml:space="preserve"> </w:t>
      </w:r>
      <w:r w:rsidRPr="004A6BF0">
        <w:rPr>
          <w:rFonts w:eastAsia="MS PMincho"/>
          <w:szCs w:val="20"/>
        </w:rPr>
        <w:t>of</w:t>
      </w:r>
      <w:r w:rsidRPr="004A6BF0">
        <w:rPr>
          <w:rFonts w:eastAsia="MS PMincho"/>
          <w:spacing w:val="11"/>
          <w:szCs w:val="20"/>
        </w:rPr>
        <w:t xml:space="preserve"> </w:t>
      </w:r>
      <w:r w:rsidRPr="004A6BF0">
        <w:rPr>
          <w:rFonts w:eastAsia="MS PMincho"/>
          <w:szCs w:val="20"/>
        </w:rPr>
        <w:t>t</w:t>
      </w:r>
      <w:r w:rsidRPr="004A6BF0">
        <w:rPr>
          <w:rFonts w:eastAsia="MS PMincho"/>
          <w:spacing w:val="-3"/>
          <w:szCs w:val="20"/>
        </w:rPr>
        <w:t>w</w:t>
      </w:r>
      <w:r w:rsidRPr="004A6BF0">
        <w:rPr>
          <w:rFonts w:eastAsia="MS PMincho"/>
          <w:szCs w:val="20"/>
        </w:rPr>
        <w:t>o</w:t>
      </w:r>
      <w:r w:rsidRPr="004A6BF0">
        <w:rPr>
          <w:rFonts w:eastAsia="MS PMincho"/>
          <w:spacing w:val="11"/>
          <w:szCs w:val="20"/>
        </w:rPr>
        <w:t xml:space="preserve"> </w:t>
      </w:r>
      <w:r w:rsidRPr="004A6BF0">
        <w:rPr>
          <w:rFonts w:eastAsia="MS PMincho"/>
          <w:szCs w:val="20"/>
        </w:rPr>
        <w:t>months</w:t>
      </w:r>
      <w:r w:rsidRPr="004A6BF0">
        <w:rPr>
          <w:rFonts w:eastAsia="MS PMincho"/>
          <w:spacing w:val="33"/>
          <w:szCs w:val="20"/>
        </w:rPr>
        <w:t xml:space="preserve"> </w:t>
      </w:r>
      <w:r w:rsidRPr="004A6BF0">
        <w:rPr>
          <w:rFonts w:eastAsia="MS PMincho"/>
          <w:szCs w:val="20"/>
        </w:rPr>
        <w:t>be</w:t>
      </w:r>
      <w:r w:rsidRPr="004A6BF0">
        <w:rPr>
          <w:rFonts w:eastAsia="MS PMincho"/>
          <w:spacing w:val="2"/>
          <w:szCs w:val="20"/>
        </w:rPr>
        <w:t>g</w:t>
      </w:r>
      <w:r w:rsidRPr="004A6BF0">
        <w:rPr>
          <w:rFonts w:eastAsia="MS PMincho"/>
          <w:szCs w:val="20"/>
        </w:rPr>
        <w:t>inning</w:t>
      </w:r>
      <w:r w:rsidRPr="004A6BF0">
        <w:rPr>
          <w:rFonts w:eastAsia="MS PMincho"/>
          <w:spacing w:val="12"/>
          <w:szCs w:val="20"/>
        </w:rPr>
        <w:t xml:space="preserve"> </w:t>
      </w:r>
      <w:r w:rsidRPr="004A6BF0">
        <w:rPr>
          <w:rFonts w:eastAsia="MS PMincho"/>
          <w:szCs w:val="20"/>
        </w:rPr>
        <w:t>no</w:t>
      </w:r>
      <w:r w:rsidRPr="004A6BF0">
        <w:rPr>
          <w:rFonts w:eastAsia="MS PMincho"/>
          <w:spacing w:val="21"/>
          <w:szCs w:val="20"/>
        </w:rPr>
        <w:t xml:space="preserve"> </w:t>
      </w:r>
      <w:r w:rsidRPr="004A6BF0">
        <w:rPr>
          <w:rFonts w:eastAsia="MS PMincho"/>
          <w:szCs w:val="20"/>
        </w:rPr>
        <w:t>la</w:t>
      </w:r>
      <w:r w:rsidRPr="004A6BF0">
        <w:rPr>
          <w:rFonts w:eastAsia="MS PMincho"/>
          <w:spacing w:val="-2"/>
          <w:szCs w:val="20"/>
        </w:rPr>
        <w:t>t</w:t>
      </w:r>
      <w:r w:rsidRPr="004A6BF0">
        <w:rPr>
          <w:rFonts w:eastAsia="MS PMincho"/>
          <w:spacing w:val="-1"/>
          <w:szCs w:val="20"/>
        </w:rPr>
        <w:t>e</w:t>
      </w:r>
      <w:r w:rsidRPr="004A6BF0">
        <w:rPr>
          <w:rFonts w:eastAsia="MS PMincho"/>
          <w:szCs w:val="20"/>
        </w:rPr>
        <w:t>r</w:t>
      </w:r>
      <w:r w:rsidRPr="004A6BF0">
        <w:rPr>
          <w:rFonts w:eastAsia="MS PMincho"/>
          <w:spacing w:val="9"/>
          <w:szCs w:val="20"/>
        </w:rPr>
        <w:t xml:space="preserve"> </w:t>
      </w:r>
      <w:r w:rsidRPr="004A6BF0">
        <w:rPr>
          <w:rFonts w:eastAsia="MS PMincho"/>
          <w:szCs w:val="20"/>
        </w:rPr>
        <w:t>than</w:t>
      </w:r>
      <w:r w:rsidRPr="004A6BF0">
        <w:rPr>
          <w:rFonts w:eastAsia="MS PMincho"/>
          <w:spacing w:val="30"/>
          <w:szCs w:val="20"/>
        </w:rPr>
        <w:t xml:space="preserve"> </w:t>
      </w:r>
      <w:r w:rsidRPr="004A6BF0">
        <w:rPr>
          <w:rFonts w:eastAsia="MS PMincho"/>
          <w:szCs w:val="20"/>
        </w:rPr>
        <w:t>one</w:t>
      </w:r>
      <w:r w:rsidRPr="004A6BF0">
        <w:rPr>
          <w:rFonts w:eastAsia="MS PMincho"/>
          <w:spacing w:val="15"/>
          <w:szCs w:val="20"/>
        </w:rPr>
        <w:t xml:space="preserve"> </w:t>
      </w:r>
      <w:r w:rsidRPr="004A6BF0">
        <w:rPr>
          <w:rFonts w:eastAsia="MS PMincho"/>
          <w:szCs w:val="20"/>
        </w:rPr>
        <w:t>month</w:t>
      </w:r>
      <w:r w:rsidRPr="004A6BF0">
        <w:rPr>
          <w:rFonts w:eastAsia="MS PMincho"/>
          <w:spacing w:val="40"/>
          <w:szCs w:val="20"/>
        </w:rPr>
        <w:t xml:space="preserve"> </w:t>
      </w:r>
      <w:r w:rsidRPr="004A6BF0">
        <w:rPr>
          <w:rFonts w:eastAsia="MS PMincho"/>
          <w:szCs w:val="20"/>
        </w:rPr>
        <w:t>af</w:t>
      </w:r>
      <w:r w:rsidRPr="004A6BF0">
        <w:rPr>
          <w:rFonts w:eastAsia="MS PMincho"/>
          <w:spacing w:val="-2"/>
          <w:szCs w:val="20"/>
        </w:rPr>
        <w:t>t</w:t>
      </w:r>
      <w:r w:rsidRPr="004A6BF0">
        <w:rPr>
          <w:rFonts w:eastAsia="MS PMincho"/>
          <w:spacing w:val="-1"/>
          <w:szCs w:val="20"/>
        </w:rPr>
        <w:t>e</w:t>
      </w:r>
      <w:r w:rsidRPr="004A6BF0">
        <w:rPr>
          <w:rFonts w:eastAsia="MS PMincho"/>
          <w:szCs w:val="20"/>
        </w:rPr>
        <w:t>r</w:t>
      </w:r>
      <w:r w:rsidRPr="004A6BF0">
        <w:rPr>
          <w:rFonts w:eastAsia="MS PMincho"/>
          <w:spacing w:val="7"/>
          <w:szCs w:val="20"/>
        </w:rPr>
        <w:t xml:space="preserve"> </w:t>
      </w:r>
      <w:r w:rsidRPr="004A6BF0">
        <w:rPr>
          <w:rFonts w:eastAsia="MS PMincho"/>
          <w:szCs w:val="20"/>
        </w:rPr>
        <w:t>the</w:t>
      </w:r>
      <w:r w:rsidRPr="004A6BF0">
        <w:rPr>
          <w:rFonts w:eastAsia="MS PMincho"/>
          <w:spacing w:val="16"/>
          <w:szCs w:val="20"/>
        </w:rPr>
        <w:t xml:space="preserve"> </w:t>
      </w:r>
      <w:r w:rsidRPr="004A6BF0">
        <w:rPr>
          <w:rFonts w:eastAsia="MS PMincho"/>
          <w:spacing w:val="-3"/>
          <w:szCs w:val="20"/>
        </w:rPr>
        <w:t>r</w:t>
      </w:r>
      <w:r w:rsidRPr="004A6BF0">
        <w:rPr>
          <w:rFonts w:eastAsia="MS PMincho"/>
          <w:szCs w:val="20"/>
        </w:rPr>
        <w:t>equest</w:t>
      </w:r>
      <w:r w:rsidRPr="004A6BF0">
        <w:rPr>
          <w:rFonts w:eastAsia="MS PMincho"/>
          <w:spacing w:val="15"/>
          <w:szCs w:val="20"/>
        </w:rPr>
        <w:t xml:space="preserve"> </w:t>
      </w:r>
      <w:r w:rsidRPr="004A6BF0">
        <w:rPr>
          <w:rFonts w:eastAsia="MS PMincho"/>
          <w:szCs w:val="20"/>
        </w:rPr>
        <w:t>is</w:t>
      </w:r>
      <w:r w:rsidRPr="004A6BF0">
        <w:rPr>
          <w:rFonts w:eastAsia="MS PMincho"/>
          <w:spacing w:val="-9"/>
          <w:szCs w:val="20"/>
        </w:rPr>
        <w:t xml:space="preserve"> </w:t>
      </w:r>
      <w:r w:rsidRPr="004A6BF0">
        <w:rPr>
          <w:rFonts w:eastAsia="MS PMincho"/>
          <w:szCs w:val="20"/>
        </w:rPr>
        <w:t>made,</w:t>
      </w:r>
      <w:r w:rsidRPr="004A6BF0">
        <w:rPr>
          <w:rFonts w:eastAsia="MS PMincho"/>
          <w:spacing w:val="-16"/>
          <w:szCs w:val="20"/>
        </w:rPr>
        <w:t xml:space="preserve"> </w:t>
      </w:r>
      <w:r w:rsidRPr="004A6BF0">
        <w:rPr>
          <w:rFonts w:eastAsia="MS PMincho"/>
          <w:spacing w:val="-3"/>
          <w:szCs w:val="20"/>
        </w:rPr>
        <w:t>t</w:t>
      </w:r>
      <w:r w:rsidRPr="004A6BF0">
        <w:rPr>
          <w:rFonts w:eastAsia="MS PMincho"/>
          <w:szCs w:val="20"/>
        </w:rPr>
        <w:t>o</w:t>
      </w:r>
      <w:r w:rsidRPr="004A6BF0">
        <w:rPr>
          <w:rFonts w:eastAsia="MS PMincho"/>
          <w:spacing w:val="-5"/>
          <w:szCs w:val="20"/>
        </w:rPr>
        <w:t xml:space="preserve"> </w:t>
      </w:r>
      <w:r w:rsidRPr="004A6BF0">
        <w:rPr>
          <w:rFonts w:eastAsia="MS PMincho"/>
          <w:szCs w:val="20"/>
        </w:rPr>
        <w:t>inspect</w:t>
      </w:r>
      <w:r w:rsidRPr="004A6BF0">
        <w:rPr>
          <w:rFonts w:eastAsia="MS PMincho"/>
          <w:spacing w:val="-14"/>
          <w:szCs w:val="20"/>
        </w:rPr>
        <w:t xml:space="preserve"> </w:t>
      </w:r>
      <w:r w:rsidRPr="004A6BF0">
        <w:rPr>
          <w:rFonts w:eastAsia="MS PMincho"/>
          <w:szCs w:val="20"/>
        </w:rPr>
        <w:t>the</w:t>
      </w:r>
      <w:r w:rsidRPr="004A6BF0">
        <w:rPr>
          <w:rFonts w:eastAsia="MS PMincho"/>
          <w:spacing w:val="-7"/>
          <w:szCs w:val="20"/>
        </w:rPr>
        <w:t xml:space="preserve"> </w:t>
      </w:r>
      <w:r w:rsidRPr="004A6BF0">
        <w:rPr>
          <w:rFonts w:eastAsia="MS PMincho"/>
          <w:szCs w:val="20"/>
        </w:rPr>
        <w:t>a</w:t>
      </w:r>
      <w:r w:rsidRPr="004A6BF0">
        <w:rPr>
          <w:rFonts w:eastAsia="MS PMincho"/>
          <w:spacing w:val="-3"/>
          <w:szCs w:val="20"/>
        </w:rPr>
        <w:t>cc</w:t>
      </w:r>
      <w:r w:rsidRPr="004A6BF0">
        <w:rPr>
          <w:rFonts w:eastAsia="MS PMincho"/>
          <w:szCs w:val="20"/>
        </w:rPr>
        <w:t>ounts,</w:t>
      </w:r>
      <w:r w:rsidRPr="004A6BF0">
        <w:rPr>
          <w:rFonts w:eastAsia="MS PMincho"/>
          <w:spacing w:val="-15"/>
          <w:szCs w:val="20"/>
        </w:rPr>
        <w:t xml:space="preserve"> </w:t>
      </w:r>
      <w:r w:rsidRPr="004A6BF0">
        <w:rPr>
          <w:rFonts w:eastAsia="MS PMincho"/>
          <w:spacing w:val="-3"/>
          <w:szCs w:val="20"/>
        </w:rPr>
        <w:t>r</w:t>
      </w:r>
      <w:r w:rsidRPr="004A6BF0">
        <w:rPr>
          <w:rFonts w:eastAsia="MS PMincho"/>
          <w:szCs w:val="20"/>
        </w:rPr>
        <w:t>e</w:t>
      </w:r>
      <w:r w:rsidRPr="004A6BF0">
        <w:rPr>
          <w:rFonts w:eastAsia="MS PMincho"/>
          <w:spacing w:val="-3"/>
          <w:szCs w:val="20"/>
        </w:rPr>
        <w:t>c</w:t>
      </w:r>
      <w:r w:rsidRPr="004A6BF0">
        <w:rPr>
          <w:rFonts w:eastAsia="MS PMincho"/>
          <w:spacing w:val="-1"/>
          <w:szCs w:val="20"/>
        </w:rPr>
        <w:t>e</w:t>
      </w:r>
      <w:r w:rsidRPr="004A6BF0">
        <w:rPr>
          <w:rFonts w:eastAsia="MS PMincho"/>
          <w:szCs w:val="20"/>
        </w:rPr>
        <w:t>ipts</w:t>
      </w:r>
      <w:r w:rsidRPr="004A6BF0">
        <w:rPr>
          <w:rFonts w:eastAsia="MS PMincho"/>
          <w:spacing w:val="-10"/>
          <w:szCs w:val="20"/>
        </w:rPr>
        <w:t xml:space="preserve"> </w:t>
      </w:r>
      <w:r w:rsidRPr="004A6BF0">
        <w:rPr>
          <w:rFonts w:eastAsia="MS PMincho"/>
          <w:szCs w:val="20"/>
        </w:rPr>
        <w:t>and</w:t>
      </w:r>
      <w:r w:rsidRPr="004A6BF0">
        <w:rPr>
          <w:rFonts w:eastAsia="MS PMincho"/>
          <w:spacing w:val="-2"/>
          <w:szCs w:val="20"/>
        </w:rPr>
        <w:t xml:space="preserve"> </w:t>
      </w:r>
      <w:r w:rsidRPr="004A6BF0">
        <w:rPr>
          <w:rFonts w:eastAsia="MS PMincho"/>
          <w:w w:val="104"/>
          <w:szCs w:val="20"/>
        </w:rPr>
        <w:t>other</w:t>
      </w:r>
      <w:r w:rsidRPr="004A6BF0">
        <w:rPr>
          <w:rFonts w:eastAsia="MS PMincho"/>
          <w:spacing w:val="-14"/>
          <w:szCs w:val="20"/>
        </w:rPr>
        <w:t xml:space="preserve"> </w:t>
      </w:r>
      <w:r w:rsidRPr="004A6BF0">
        <w:rPr>
          <w:rFonts w:eastAsia="MS PMincho"/>
          <w:spacing w:val="-2"/>
          <w:szCs w:val="20"/>
        </w:rPr>
        <w:t>d</w:t>
      </w:r>
      <w:r w:rsidRPr="004A6BF0">
        <w:rPr>
          <w:rFonts w:eastAsia="MS PMincho"/>
          <w:szCs w:val="20"/>
        </w:rPr>
        <w:t>ocuments</w:t>
      </w:r>
      <w:r w:rsidRPr="004A6BF0">
        <w:rPr>
          <w:rFonts w:eastAsia="MS PMincho"/>
          <w:spacing w:val="7"/>
          <w:szCs w:val="20"/>
        </w:rPr>
        <w:t xml:space="preserve"> </w:t>
      </w:r>
      <w:r w:rsidRPr="004A6BF0">
        <w:rPr>
          <w:rFonts w:eastAsia="MS PMincho"/>
          <w:szCs w:val="20"/>
        </w:rPr>
        <w:t>suppo</w:t>
      </w:r>
      <w:r w:rsidRPr="004A6BF0">
        <w:rPr>
          <w:rFonts w:eastAsia="MS PMincho"/>
          <w:spacing w:val="4"/>
          <w:szCs w:val="20"/>
        </w:rPr>
        <w:t>r</w:t>
      </w:r>
      <w:r w:rsidRPr="004A6BF0">
        <w:rPr>
          <w:rFonts w:eastAsia="MS PMincho"/>
          <w:szCs w:val="20"/>
        </w:rPr>
        <w:t>ting</w:t>
      </w:r>
      <w:r w:rsidRPr="004A6BF0">
        <w:rPr>
          <w:rFonts w:eastAsia="MS PMincho"/>
          <w:spacing w:val="22"/>
          <w:szCs w:val="20"/>
        </w:rPr>
        <w:t xml:space="preserve"> </w:t>
      </w:r>
      <w:r w:rsidRPr="004A6BF0">
        <w:rPr>
          <w:rFonts w:eastAsia="MS PMincho"/>
          <w:szCs w:val="20"/>
        </w:rPr>
        <w:t>the</w:t>
      </w:r>
      <w:r w:rsidRPr="004A6BF0">
        <w:rPr>
          <w:rFonts w:eastAsia="MS PMincho"/>
          <w:spacing w:val="2"/>
          <w:szCs w:val="20"/>
        </w:rPr>
        <w:t xml:space="preserve"> </w:t>
      </w:r>
      <w:r w:rsidRPr="004A6BF0">
        <w:rPr>
          <w:rFonts w:eastAsia="MS PMincho"/>
          <w:szCs w:val="20"/>
        </w:rPr>
        <w:t>last</w:t>
      </w:r>
      <w:r w:rsidRPr="004A6BF0">
        <w:rPr>
          <w:rFonts w:eastAsia="MS PMincho"/>
          <w:spacing w:val="-13"/>
          <w:szCs w:val="20"/>
        </w:rPr>
        <w:t xml:space="preserve"> </w:t>
      </w:r>
      <w:r w:rsidRPr="004A6BF0">
        <w:rPr>
          <w:rFonts w:eastAsia="MS PMincho"/>
          <w:szCs w:val="20"/>
        </w:rPr>
        <w:t>a</w:t>
      </w:r>
      <w:r w:rsidRPr="004A6BF0">
        <w:rPr>
          <w:rFonts w:eastAsia="MS PMincho"/>
          <w:spacing w:val="-3"/>
          <w:szCs w:val="20"/>
        </w:rPr>
        <w:t>cc</w:t>
      </w:r>
      <w:r w:rsidRPr="004A6BF0">
        <w:rPr>
          <w:rFonts w:eastAsia="MS PMincho"/>
          <w:szCs w:val="20"/>
        </w:rPr>
        <w:t>ounts</w:t>
      </w:r>
      <w:r w:rsidRPr="004A6BF0">
        <w:rPr>
          <w:rFonts w:eastAsia="MS PMincho"/>
          <w:spacing w:val="3"/>
          <w:szCs w:val="20"/>
        </w:rPr>
        <w:t xml:space="preserve"> </w:t>
      </w:r>
      <w:r w:rsidRPr="004A6BF0">
        <w:rPr>
          <w:rFonts w:eastAsia="MS PMincho"/>
          <w:szCs w:val="20"/>
        </w:rPr>
        <w:t>or</w:t>
      </w:r>
      <w:r w:rsidRPr="004A6BF0">
        <w:rPr>
          <w:rFonts w:eastAsia="MS PMincho"/>
          <w:spacing w:val="5"/>
          <w:szCs w:val="20"/>
        </w:rPr>
        <w:t xml:space="preserve"> </w:t>
      </w:r>
      <w:r w:rsidRPr="004A6BF0">
        <w:rPr>
          <w:rFonts w:eastAsia="MS PMincho"/>
          <w:szCs w:val="20"/>
        </w:rPr>
        <w:t>the</w:t>
      </w:r>
      <w:r w:rsidRPr="004A6BF0">
        <w:rPr>
          <w:rFonts w:eastAsia="MS PMincho"/>
          <w:spacing w:val="2"/>
          <w:szCs w:val="20"/>
        </w:rPr>
        <w:t xml:space="preserve"> </w:t>
      </w:r>
      <w:r w:rsidRPr="004A6BF0">
        <w:rPr>
          <w:rFonts w:eastAsia="MS PMincho"/>
          <w:spacing w:val="-2"/>
          <w:szCs w:val="20"/>
        </w:rPr>
        <w:t>e</w:t>
      </w:r>
      <w:r w:rsidRPr="004A6BF0">
        <w:rPr>
          <w:rFonts w:eastAsia="MS PMincho"/>
          <w:szCs w:val="20"/>
        </w:rPr>
        <w:t>xpenditu</w:t>
      </w:r>
      <w:r w:rsidRPr="004A6BF0">
        <w:rPr>
          <w:rFonts w:eastAsia="MS PMincho"/>
          <w:spacing w:val="-3"/>
          <w:szCs w:val="20"/>
        </w:rPr>
        <w:t>r</w:t>
      </w:r>
      <w:r w:rsidRPr="004A6BF0">
        <w:rPr>
          <w:rFonts w:eastAsia="MS PMincho"/>
          <w:szCs w:val="20"/>
        </w:rPr>
        <w:t>e</w:t>
      </w:r>
      <w:r w:rsidRPr="004A6BF0">
        <w:rPr>
          <w:rFonts w:eastAsia="MS PMincho"/>
          <w:spacing w:val="7"/>
          <w:szCs w:val="20"/>
        </w:rPr>
        <w:t xml:space="preserve"> </w:t>
      </w:r>
      <w:r w:rsidRPr="004A6BF0">
        <w:rPr>
          <w:rFonts w:eastAsia="MS PMincho"/>
          <w:szCs w:val="20"/>
        </w:rPr>
        <w:t>in</w:t>
      </w:r>
      <w:r w:rsidRPr="004A6BF0">
        <w:rPr>
          <w:rFonts w:eastAsia="MS PMincho"/>
          <w:spacing w:val="1"/>
          <w:szCs w:val="20"/>
        </w:rPr>
        <w:t xml:space="preserve"> </w:t>
      </w:r>
      <w:r w:rsidRPr="004A6BF0">
        <w:rPr>
          <w:rFonts w:eastAsia="MS PMincho"/>
          <w:szCs w:val="20"/>
        </w:rPr>
        <w:t>the</w:t>
      </w:r>
      <w:r w:rsidRPr="004A6BF0">
        <w:rPr>
          <w:rFonts w:eastAsia="MS PMincho"/>
          <w:spacing w:val="2"/>
          <w:szCs w:val="20"/>
        </w:rPr>
        <w:t xml:space="preserve"> </w:t>
      </w:r>
      <w:r w:rsidRPr="004A6BF0">
        <w:rPr>
          <w:rFonts w:eastAsia="MS PMincho"/>
          <w:szCs w:val="20"/>
        </w:rPr>
        <w:t>last</w:t>
      </w:r>
      <w:r w:rsidRPr="004A6BF0">
        <w:rPr>
          <w:rFonts w:eastAsia="MS PMincho"/>
          <w:spacing w:val="-13"/>
          <w:szCs w:val="20"/>
        </w:rPr>
        <w:t xml:space="preserve"> </w:t>
      </w:r>
      <w:r w:rsidR="008A5400" w:rsidRPr="004A6BF0">
        <w:rPr>
          <w:rFonts w:eastAsia="MS PMincho"/>
          <w:w w:val="95"/>
          <w:szCs w:val="20"/>
        </w:rPr>
        <w:t>12</w:t>
      </w:r>
      <w:r w:rsidR="008A5400" w:rsidRPr="004A6BF0">
        <w:rPr>
          <w:rFonts w:eastAsia="MS PMincho"/>
          <w:spacing w:val="2"/>
          <w:w w:val="95"/>
          <w:szCs w:val="20"/>
        </w:rPr>
        <w:t xml:space="preserve"> </w:t>
      </w:r>
      <w:r w:rsidRPr="004A6BF0">
        <w:rPr>
          <w:rFonts w:eastAsia="MS PMincho"/>
          <w:w w:val="104"/>
          <w:szCs w:val="20"/>
        </w:rPr>
        <w:t>months.</w:t>
      </w:r>
      <w:r w:rsidR="00622FAB" w:rsidRPr="004A6BF0">
        <w:rPr>
          <w:rFonts w:eastAsia="MS PMincho"/>
          <w:w w:val="104"/>
          <w:szCs w:val="20"/>
        </w:rPr>
        <w:t xml:space="preserve">  A leaseholder may make a request for information themselves.  Where they are represented by a recognised tenants' association they may also consent to the secretary of that association making such a request on their behalf.  Where the request for information is made by the leaseholder, the information is supplied to that leaseholder. Where the request for information is made by a secretary of a recognised tenants' association, the information request should be supplied to the secretary and leaseholder.</w:t>
      </w:r>
    </w:p>
    <w:p w14:paraId="552B7F59" w14:textId="77777777" w:rsidR="004A6BF0" w:rsidRPr="004A6BF0" w:rsidRDefault="004A6BF0" w:rsidP="00E72B52">
      <w:pPr>
        <w:pStyle w:val="Online"/>
        <w:spacing w:after="0" w:line="240" w:lineRule="atLeast"/>
        <w:rPr>
          <w:rFonts w:eastAsia="MS PMincho"/>
          <w:w w:val="104"/>
          <w:szCs w:val="20"/>
        </w:rPr>
      </w:pPr>
    </w:p>
    <w:tbl>
      <w:tblPr>
        <w:tblStyle w:val="TableGrid"/>
        <w:tblW w:w="0" w:type="auto"/>
        <w:tblLook w:val="04A0" w:firstRow="1" w:lastRow="0" w:firstColumn="1" w:lastColumn="0" w:noHBand="0" w:noVBand="1"/>
      </w:tblPr>
      <w:tblGrid>
        <w:gridCol w:w="9242"/>
      </w:tblGrid>
      <w:tr w:rsidR="00473B58" w:rsidRPr="004A6BF0" w14:paraId="1324F638" w14:textId="77777777" w:rsidTr="00473B58">
        <w:tc>
          <w:tcPr>
            <w:tcW w:w="9242" w:type="dxa"/>
          </w:tcPr>
          <w:p w14:paraId="00C14FF4" w14:textId="61A8102C" w:rsidR="00473B58" w:rsidRPr="004A6BF0" w:rsidRDefault="005D6010" w:rsidP="00473B58">
            <w:pPr>
              <w:pStyle w:val="Online"/>
              <w:spacing w:after="0" w:line="240" w:lineRule="atLeast"/>
              <w:rPr>
                <w:rFonts w:eastAsia="MS PMincho"/>
                <w:i/>
                <w:w w:val="96"/>
                <w:szCs w:val="20"/>
              </w:rPr>
            </w:pPr>
            <w:r>
              <w:rPr>
                <w:rFonts w:eastAsia="MS PMincho"/>
                <w:i/>
                <w:w w:val="96"/>
                <w:szCs w:val="20"/>
              </w:rPr>
              <w:t>S.</w:t>
            </w:r>
            <w:r w:rsidR="004A6BF0">
              <w:rPr>
                <w:rFonts w:eastAsia="MS PMincho"/>
                <w:i/>
                <w:w w:val="96"/>
                <w:szCs w:val="20"/>
              </w:rPr>
              <w:t>.</w:t>
            </w:r>
            <w:r w:rsidR="00473B58" w:rsidRPr="004A6BF0">
              <w:rPr>
                <w:rFonts w:eastAsia="MS PMincho"/>
                <w:i/>
                <w:w w:val="96"/>
                <w:szCs w:val="20"/>
              </w:rPr>
              <w:t>22 Landlord and Tenant Act 1985</w:t>
            </w:r>
          </w:p>
        </w:tc>
      </w:tr>
    </w:tbl>
    <w:p w14:paraId="0C068D20" w14:textId="77777777" w:rsidR="00473B58" w:rsidRPr="00106472" w:rsidRDefault="00473B58" w:rsidP="00E72B52">
      <w:pPr>
        <w:pStyle w:val="Online"/>
        <w:spacing w:after="0" w:line="240" w:lineRule="atLeast"/>
        <w:rPr>
          <w:rFonts w:eastAsia="MS PMincho"/>
          <w:color w:val="363435"/>
          <w:w w:val="96"/>
          <w:szCs w:val="20"/>
        </w:rPr>
      </w:pPr>
    </w:p>
    <w:p w14:paraId="7260CE3D" w14:textId="77777777" w:rsidR="00766540" w:rsidRDefault="00106472" w:rsidP="00E72B52">
      <w:pPr>
        <w:pStyle w:val="Online"/>
        <w:spacing w:after="0" w:line="240" w:lineRule="atLeast"/>
        <w:rPr>
          <w:rFonts w:eastAsia="MS PMincho"/>
          <w:color w:val="363435"/>
          <w:spacing w:val="12"/>
          <w:szCs w:val="20"/>
        </w:rPr>
      </w:pPr>
      <w:r w:rsidRPr="00106472">
        <w:rPr>
          <w:rFonts w:eastAsia="MS PMincho"/>
          <w:color w:val="363435"/>
          <w:spacing w:val="12"/>
          <w:szCs w:val="20"/>
        </w:rPr>
        <w:t xml:space="preserve"> </w:t>
      </w:r>
    </w:p>
    <w:p w14:paraId="06D4F8E8" w14:textId="77777777" w:rsidR="00766540" w:rsidRDefault="00766540" w:rsidP="00E72B52">
      <w:pPr>
        <w:pStyle w:val="Online"/>
        <w:spacing w:after="0" w:line="240" w:lineRule="atLeast"/>
        <w:rPr>
          <w:rFonts w:eastAsia="MS PMincho"/>
          <w:color w:val="363435"/>
          <w:spacing w:val="12"/>
          <w:szCs w:val="20"/>
        </w:rPr>
      </w:pPr>
    </w:p>
    <w:p w14:paraId="335D8604" w14:textId="77777777" w:rsidR="00766540" w:rsidRPr="004A6BF0" w:rsidRDefault="00106472" w:rsidP="00E72B52">
      <w:pPr>
        <w:pStyle w:val="Online"/>
        <w:spacing w:after="0" w:line="240" w:lineRule="atLeast"/>
        <w:rPr>
          <w:rFonts w:eastAsia="MS PMincho"/>
          <w:spacing w:val="4"/>
          <w:szCs w:val="20"/>
        </w:rPr>
      </w:pPr>
      <w:r w:rsidRPr="004A6BF0">
        <w:rPr>
          <w:rFonts w:eastAsia="MS PMincho"/>
          <w:spacing w:val="-7"/>
          <w:szCs w:val="20"/>
        </w:rPr>
        <w:t>W</w:t>
      </w:r>
      <w:r w:rsidRPr="004A6BF0">
        <w:rPr>
          <w:rFonts w:eastAsia="MS PMincho"/>
          <w:spacing w:val="-1"/>
          <w:szCs w:val="20"/>
        </w:rPr>
        <w:t>he</w:t>
      </w:r>
      <w:r w:rsidRPr="004A6BF0">
        <w:rPr>
          <w:rFonts w:eastAsia="MS PMincho"/>
          <w:spacing w:val="-4"/>
          <w:szCs w:val="20"/>
        </w:rPr>
        <w:t>r</w:t>
      </w:r>
      <w:r w:rsidRPr="004A6BF0">
        <w:rPr>
          <w:rFonts w:eastAsia="MS PMincho"/>
          <w:szCs w:val="20"/>
        </w:rPr>
        <w:t>e</w:t>
      </w:r>
      <w:r w:rsidRPr="004A6BF0">
        <w:rPr>
          <w:rFonts w:eastAsia="MS PMincho"/>
          <w:spacing w:val="9"/>
          <w:szCs w:val="20"/>
        </w:rPr>
        <w:t xml:space="preserve"> </w:t>
      </w:r>
      <w:r w:rsidRPr="004A6BF0">
        <w:rPr>
          <w:rFonts w:eastAsia="MS PMincho"/>
          <w:szCs w:val="20"/>
        </w:rPr>
        <w:t>a</w:t>
      </w:r>
      <w:r w:rsidRPr="004A6BF0">
        <w:rPr>
          <w:rFonts w:eastAsia="MS PMincho"/>
          <w:spacing w:val="5"/>
          <w:szCs w:val="20"/>
        </w:rPr>
        <w:t xml:space="preserve"> </w:t>
      </w:r>
      <w:r w:rsidRPr="004A6BF0">
        <w:rPr>
          <w:rFonts w:eastAsia="MS PMincho"/>
          <w:spacing w:val="-4"/>
          <w:szCs w:val="20"/>
        </w:rPr>
        <w:t>r</w:t>
      </w:r>
      <w:r w:rsidRPr="004A6BF0">
        <w:rPr>
          <w:rFonts w:eastAsia="MS PMincho"/>
          <w:szCs w:val="20"/>
        </w:rPr>
        <w:t>e</w:t>
      </w:r>
      <w:r w:rsidRPr="004A6BF0">
        <w:rPr>
          <w:rFonts w:eastAsia="MS PMincho"/>
          <w:spacing w:val="-1"/>
          <w:szCs w:val="20"/>
        </w:rPr>
        <w:t>ques</w:t>
      </w:r>
      <w:r w:rsidRPr="004A6BF0">
        <w:rPr>
          <w:rFonts w:eastAsia="MS PMincho"/>
          <w:szCs w:val="20"/>
        </w:rPr>
        <w:t>t</w:t>
      </w:r>
      <w:r w:rsidRPr="004A6BF0">
        <w:rPr>
          <w:rFonts w:eastAsia="MS PMincho"/>
          <w:spacing w:val="12"/>
          <w:szCs w:val="20"/>
        </w:rPr>
        <w:t xml:space="preserve"> </w:t>
      </w:r>
      <w:r w:rsidRPr="004A6BF0">
        <w:rPr>
          <w:rFonts w:eastAsia="MS PMincho"/>
          <w:spacing w:val="-1"/>
          <w:szCs w:val="20"/>
        </w:rPr>
        <w:t>i</w:t>
      </w:r>
      <w:r w:rsidRPr="004A6BF0">
        <w:rPr>
          <w:rFonts w:eastAsia="MS PMincho"/>
          <w:szCs w:val="20"/>
        </w:rPr>
        <w:t>s</w:t>
      </w:r>
      <w:r w:rsidRPr="004A6BF0">
        <w:rPr>
          <w:rFonts w:eastAsia="MS PMincho"/>
          <w:spacing w:val="3"/>
          <w:szCs w:val="20"/>
        </w:rPr>
        <w:t xml:space="preserve"> </w:t>
      </w:r>
      <w:r w:rsidRPr="004A6BF0">
        <w:rPr>
          <w:rFonts w:eastAsia="MS PMincho"/>
          <w:spacing w:val="-1"/>
          <w:szCs w:val="20"/>
        </w:rPr>
        <w:t>made</w:t>
      </w:r>
      <w:r w:rsidRPr="004A6BF0">
        <w:rPr>
          <w:rFonts w:eastAsia="MS PMincho"/>
          <w:spacing w:val="9"/>
          <w:szCs w:val="20"/>
        </w:rPr>
        <w:t xml:space="preserve"> </w:t>
      </w:r>
      <w:r w:rsidRPr="004A6BF0">
        <w:rPr>
          <w:rFonts w:eastAsia="MS PMincho"/>
          <w:spacing w:val="-1"/>
          <w:szCs w:val="20"/>
        </w:rPr>
        <w:t>fo</w:t>
      </w:r>
      <w:r w:rsidRPr="004A6BF0">
        <w:rPr>
          <w:rFonts w:eastAsia="MS PMincho"/>
          <w:szCs w:val="20"/>
        </w:rPr>
        <w:t>r</w:t>
      </w:r>
      <w:r w:rsidRPr="004A6BF0">
        <w:rPr>
          <w:rFonts w:eastAsia="MS PMincho"/>
          <w:spacing w:val="-11"/>
          <w:szCs w:val="20"/>
        </w:rPr>
        <w:t xml:space="preserve"> </w:t>
      </w:r>
      <w:r w:rsidR="009B4C46" w:rsidRPr="004A6BF0">
        <w:rPr>
          <w:rFonts w:eastAsia="MS PMincho"/>
          <w:szCs w:val="20"/>
        </w:rPr>
        <w:t>information from a superior landlord</w:t>
      </w:r>
      <w:r w:rsidRPr="004A6BF0">
        <w:rPr>
          <w:rFonts w:eastAsia="MS PMincho"/>
          <w:spacing w:val="-7"/>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8"/>
          <w:szCs w:val="20"/>
        </w:rPr>
        <w:t xml:space="preserve"> </w:t>
      </w:r>
      <w:r w:rsidRPr="004A6BF0">
        <w:rPr>
          <w:rFonts w:eastAsia="MS PMincho"/>
          <w:spacing w:val="-1"/>
          <w:w w:val="106"/>
          <w:szCs w:val="20"/>
        </w:rPr>
        <w:t>in</w:t>
      </w:r>
      <w:r w:rsidRPr="004A6BF0">
        <w:rPr>
          <w:rFonts w:eastAsia="MS PMincho"/>
          <w:spacing w:val="-3"/>
          <w:w w:val="106"/>
          <w:szCs w:val="20"/>
        </w:rPr>
        <w:t>t</w:t>
      </w:r>
      <w:r w:rsidRPr="004A6BF0">
        <w:rPr>
          <w:rFonts w:eastAsia="MS PMincho"/>
          <w:spacing w:val="-1"/>
          <w:w w:val="101"/>
          <w:szCs w:val="20"/>
        </w:rPr>
        <w:t>e</w:t>
      </w:r>
      <w:r w:rsidRPr="004A6BF0">
        <w:rPr>
          <w:rFonts w:eastAsia="MS PMincho"/>
          <w:w w:val="101"/>
          <w:szCs w:val="20"/>
        </w:rPr>
        <w:t>r</w:t>
      </w:r>
      <w:r w:rsidRPr="004A6BF0">
        <w:rPr>
          <w:rFonts w:eastAsia="MS PMincho"/>
          <w:spacing w:val="-1"/>
          <w:w w:val="102"/>
          <w:szCs w:val="20"/>
        </w:rPr>
        <w:t>media</w:t>
      </w:r>
      <w:r w:rsidRPr="004A6BF0">
        <w:rPr>
          <w:rFonts w:eastAsia="MS PMincho"/>
          <w:spacing w:val="-3"/>
          <w:w w:val="102"/>
          <w:szCs w:val="20"/>
        </w:rPr>
        <w:t>t</w:t>
      </w:r>
      <w:r w:rsidRPr="004A6BF0">
        <w:rPr>
          <w:rFonts w:eastAsia="MS PMincho"/>
          <w:w w:val="94"/>
          <w:szCs w:val="20"/>
        </w:rPr>
        <w:t>e</w:t>
      </w:r>
      <w:r w:rsidRPr="004A6BF0">
        <w:rPr>
          <w:rFonts w:eastAsia="MS PMincho"/>
          <w:spacing w:val="-13"/>
          <w:szCs w:val="20"/>
        </w:rPr>
        <w:t xml:space="preserve"> </w:t>
      </w:r>
      <w:r w:rsidRPr="004A6BF0">
        <w:rPr>
          <w:rFonts w:eastAsia="MS PMincho"/>
          <w:spacing w:val="-1"/>
          <w:szCs w:val="20"/>
        </w:rPr>
        <w:t>landlo</w:t>
      </w:r>
      <w:r w:rsidRPr="004A6BF0">
        <w:rPr>
          <w:rFonts w:eastAsia="MS PMincho"/>
          <w:spacing w:val="-4"/>
          <w:szCs w:val="20"/>
        </w:rPr>
        <w:t>r</w:t>
      </w:r>
      <w:r w:rsidRPr="004A6BF0">
        <w:rPr>
          <w:rFonts w:eastAsia="MS PMincho"/>
          <w:szCs w:val="20"/>
        </w:rPr>
        <w:t>d</w:t>
      </w:r>
      <w:r w:rsidRPr="004A6BF0">
        <w:rPr>
          <w:rFonts w:eastAsia="MS PMincho"/>
          <w:spacing w:val="2"/>
          <w:szCs w:val="20"/>
        </w:rPr>
        <w:t xml:space="preserve"> </w:t>
      </w:r>
      <w:r w:rsidRPr="004A6BF0">
        <w:rPr>
          <w:rFonts w:eastAsia="MS PMincho"/>
          <w:spacing w:val="-3"/>
          <w:szCs w:val="20"/>
        </w:rPr>
        <w:t>m</w:t>
      </w:r>
      <w:r w:rsidRPr="004A6BF0">
        <w:rPr>
          <w:rFonts w:eastAsia="MS PMincho"/>
          <w:spacing w:val="-1"/>
          <w:szCs w:val="20"/>
        </w:rPr>
        <w:t>us</w:t>
      </w:r>
      <w:r w:rsidRPr="004A6BF0">
        <w:rPr>
          <w:rFonts w:eastAsia="MS PMincho"/>
          <w:szCs w:val="20"/>
        </w:rPr>
        <w:t>t</w:t>
      </w:r>
      <w:r w:rsidRPr="004A6BF0">
        <w:rPr>
          <w:rFonts w:eastAsia="MS PMincho"/>
          <w:spacing w:val="2"/>
          <w:szCs w:val="20"/>
        </w:rPr>
        <w:t xml:space="preserve"> </w:t>
      </w:r>
      <w:r w:rsidRPr="004A6BF0">
        <w:rPr>
          <w:rFonts w:eastAsia="MS PMincho"/>
          <w:spacing w:val="-1"/>
          <w:szCs w:val="20"/>
        </w:rPr>
        <w:t>ma</w:t>
      </w:r>
      <w:r w:rsidRPr="004A6BF0">
        <w:rPr>
          <w:rFonts w:eastAsia="MS PMincho"/>
          <w:spacing w:val="-5"/>
          <w:szCs w:val="20"/>
        </w:rPr>
        <w:t>k</w:t>
      </w:r>
      <w:r w:rsidRPr="004A6BF0">
        <w:rPr>
          <w:rFonts w:eastAsia="MS PMincho"/>
          <w:szCs w:val="20"/>
        </w:rPr>
        <w:t>e</w:t>
      </w:r>
      <w:r w:rsidRPr="004A6BF0">
        <w:rPr>
          <w:rFonts w:eastAsia="MS PMincho"/>
          <w:spacing w:val="-16"/>
          <w:szCs w:val="20"/>
        </w:rPr>
        <w:t xml:space="preserve"> </w:t>
      </w:r>
      <w:r w:rsidRPr="004A6BF0">
        <w:rPr>
          <w:rFonts w:eastAsia="MS PMincho"/>
          <w:szCs w:val="20"/>
        </w:rPr>
        <w:t>a</w:t>
      </w:r>
      <w:r w:rsidRPr="004A6BF0">
        <w:rPr>
          <w:rFonts w:eastAsia="MS PMincho"/>
          <w:spacing w:val="-15"/>
          <w:szCs w:val="20"/>
        </w:rPr>
        <w:t xml:space="preserve"> </w:t>
      </w:r>
      <w:r w:rsidRPr="004A6BF0">
        <w:rPr>
          <w:rFonts w:eastAsia="MS PMincho"/>
          <w:spacing w:val="2"/>
          <w:szCs w:val="20"/>
        </w:rPr>
        <w:t>w</w:t>
      </w:r>
      <w:r w:rsidRPr="004A6BF0">
        <w:rPr>
          <w:rFonts w:eastAsia="MS PMincho"/>
          <w:spacing w:val="1"/>
          <w:szCs w:val="20"/>
        </w:rPr>
        <w:t>r</w:t>
      </w:r>
      <w:r w:rsidRPr="004A6BF0">
        <w:rPr>
          <w:rFonts w:eastAsia="MS PMincho"/>
          <w:spacing w:val="-1"/>
          <w:szCs w:val="20"/>
        </w:rPr>
        <w:t>it</w:t>
      </w:r>
      <w:r w:rsidRPr="004A6BF0">
        <w:rPr>
          <w:rFonts w:eastAsia="MS PMincho"/>
          <w:spacing w:val="-3"/>
          <w:szCs w:val="20"/>
        </w:rPr>
        <w:t>t</w:t>
      </w:r>
      <w:r w:rsidRPr="004A6BF0">
        <w:rPr>
          <w:rFonts w:eastAsia="MS PMincho"/>
          <w:spacing w:val="-1"/>
          <w:szCs w:val="20"/>
        </w:rPr>
        <w:t>e</w:t>
      </w:r>
      <w:r w:rsidRPr="004A6BF0">
        <w:rPr>
          <w:rFonts w:eastAsia="MS PMincho"/>
          <w:szCs w:val="20"/>
        </w:rPr>
        <w:t>n</w:t>
      </w:r>
      <w:r w:rsidRPr="004A6BF0">
        <w:rPr>
          <w:rFonts w:eastAsia="MS PMincho"/>
          <w:spacing w:val="-8"/>
          <w:szCs w:val="20"/>
        </w:rPr>
        <w:t xml:space="preserve"> </w:t>
      </w:r>
      <w:r w:rsidRPr="004A6BF0">
        <w:rPr>
          <w:rFonts w:eastAsia="MS PMincho"/>
          <w:spacing w:val="-4"/>
          <w:szCs w:val="20"/>
        </w:rPr>
        <w:t>r</w:t>
      </w:r>
      <w:r w:rsidRPr="004A6BF0">
        <w:rPr>
          <w:rFonts w:eastAsia="MS PMincho"/>
          <w:spacing w:val="-1"/>
          <w:szCs w:val="20"/>
        </w:rPr>
        <w:t>eques</w:t>
      </w:r>
      <w:r w:rsidRPr="004A6BF0">
        <w:rPr>
          <w:rFonts w:eastAsia="MS PMincho"/>
          <w:szCs w:val="20"/>
        </w:rPr>
        <w:t>t</w:t>
      </w:r>
      <w:r w:rsidRPr="004A6BF0">
        <w:rPr>
          <w:rFonts w:eastAsia="MS PMincho"/>
          <w:spacing w:val="-8"/>
          <w:szCs w:val="20"/>
        </w:rPr>
        <w:t xml:space="preserve"> </w:t>
      </w:r>
      <w:r w:rsidRPr="004A6BF0">
        <w:rPr>
          <w:rFonts w:eastAsia="MS PMincho"/>
          <w:spacing w:val="-4"/>
          <w:szCs w:val="20"/>
        </w:rPr>
        <w:t>t</w:t>
      </w:r>
      <w:r w:rsidRPr="004A6BF0">
        <w:rPr>
          <w:rFonts w:eastAsia="MS PMincho"/>
          <w:szCs w:val="20"/>
        </w:rPr>
        <w:t>o</w:t>
      </w:r>
      <w:r w:rsidRPr="004A6BF0">
        <w:rPr>
          <w:rFonts w:eastAsia="MS PMincho"/>
          <w:spacing w:val="9"/>
          <w:szCs w:val="20"/>
        </w:rPr>
        <w:t xml:space="preserve"> </w:t>
      </w:r>
      <w:r w:rsidR="008A5400" w:rsidRPr="004A6BF0">
        <w:rPr>
          <w:rFonts w:eastAsia="MS PMincho"/>
          <w:spacing w:val="-1"/>
          <w:szCs w:val="20"/>
        </w:rPr>
        <w:t>their</w:t>
      </w:r>
      <w:r w:rsidR="008A5400" w:rsidRPr="004A6BF0">
        <w:rPr>
          <w:rFonts w:eastAsia="MS PMincho"/>
          <w:spacing w:val="-19"/>
          <w:szCs w:val="20"/>
        </w:rPr>
        <w:t xml:space="preserve"> </w:t>
      </w:r>
      <w:r w:rsidRPr="004A6BF0">
        <w:rPr>
          <w:rFonts w:eastAsia="MS PMincho"/>
          <w:spacing w:val="-1"/>
          <w:szCs w:val="20"/>
        </w:rPr>
        <w:t>supe</w:t>
      </w:r>
      <w:r w:rsidRPr="004A6BF0">
        <w:rPr>
          <w:rFonts w:eastAsia="MS PMincho"/>
          <w:spacing w:val="1"/>
          <w:szCs w:val="20"/>
        </w:rPr>
        <w:t>r</w:t>
      </w:r>
      <w:r w:rsidRPr="004A6BF0">
        <w:rPr>
          <w:rFonts w:eastAsia="MS PMincho"/>
          <w:spacing w:val="-1"/>
          <w:szCs w:val="20"/>
        </w:rPr>
        <w:t>io</w:t>
      </w:r>
      <w:r w:rsidRPr="004A6BF0">
        <w:rPr>
          <w:rFonts w:eastAsia="MS PMincho"/>
          <w:szCs w:val="20"/>
        </w:rPr>
        <w:t>r</w:t>
      </w:r>
      <w:r w:rsidRPr="004A6BF0">
        <w:rPr>
          <w:rFonts w:eastAsia="MS PMincho"/>
          <w:spacing w:val="-5"/>
          <w:szCs w:val="20"/>
        </w:rPr>
        <w:t xml:space="preserve"> </w:t>
      </w:r>
      <w:r w:rsidRPr="004A6BF0">
        <w:rPr>
          <w:rFonts w:eastAsia="MS PMincho"/>
          <w:spacing w:val="-1"/>
          <w:szCs w:val="20"/>
        </w:rPr>
        <w:t>landlo</w:t>
      </w:r>
      <w:r w:rsidRPr="004A6BF0">
        <w:rPr>
          <w:rFonts w:eastAsia="MS PMincho"/>
          <w:spacing w:val="-4"/>
          <w:szCs w:val="20"/>
        </w:rPr>
        <w:t>r</w:t>
      </w:r>
      <w:r w:rsidRPr="004A6BF0">
        <w:rPr>
          <w:rFonts w:eastAsia="MS PMincho"/>
          <w:szCs w:val="20"/>
        </w:rPr>
        <w:t>d</w:t>
      </w:r>
      <w:r w:rsidRPr="004A6BF0">
        <w:rPr>
          <w:rFonts w:eastAsia="MS PMincho"/>
          <w:spacing w:val="-1"/>
          <w:szCs w:val="20"/>
        </w:rPr>
        <w:t xml:space="preserve"> wh</w:t>
      </w:r>
      <w:r w:rsidRPr="004A6BF0">
        <w:rPr>
          <w:rFonts w:eastAsia="MS PMincho"/>
          <w:szCs w:val="20"/>
        </w:rPr>
        <w:t>o</w:t>
      </w:r>
      <w:r w:rsidRPr="004A6BF0">
        <w:rPr>
          <w:rFonts w:eastAsia="MS PMincho"/>
          <w:spacing w:val="-16"/>
          <w:szCs w:val="20"/>
        </w:rPr>
        <w:t xml:space="preserve"> </w:t>
      </w:r>
      <w:r w:rsidRPr="004A6BF0">
        <w:rPr>
          <w:rFonts w:eastAsia="MS PMincho"/>
          <w:spacing w:val="-3"/>
          <w:szCs w:val="20"/>
        </w:rPr>
        <w:t>m</w:t>
      </w:r>
      <w:r w:rsidRPr="004A6BF0">
        <w:rPr>
          <w:rFonts w:eastAsia="MS PMincho"/>
          <w:spacing w:val="-1"/>
          <w:szCs w:val="20"/>
        </w:rPr>
        <w:t>us</w:t>
      </w:r>
      <w:r w:rsidRPr="004A6BF0">
        <w:rPr>
          <w:rFonts w:eastAsia="MS PMincho"/>
          <w:szCs w:val="20"/>
        </w:rPr>
        <w:t>t</w:t>
      </w:r>
      <w:r w:rsidRPr="004A6BF0">
        <w:rPr>
          <w:rFonts w:eastAsia="MS PMincho"/>
          <w:spacing w:val="-1"/>
          <w:szCs w:val="20"/>
        </w:rPr>
        <w:t xml:space="preserve"> i</w:t>
      </w:r>
      <w:r w:rsidRPr="004A6BF0">
        <w:rPr>
          <w:rFonts w:eastAsia="MS PMincho"/>
          <w:szCs w:val="20"/>
        </w:rPr>
        <w:t>n</w:t>
      </w:r>
      <w:r w:rsidRPr="004A6BF0">
        <w:rPr>
          <w:rFonts w:eastAsia="MS PMincho"/>
          <w:spacing w:val="-14"/>
          <w:szCs w:val="20"/>
        </w:rPr>
        <w:t xml:space="preserve"> </w:t>
      </w:r>
      <w:r w:rsidRPr="004A6BF0">
        <w:rPr>
          <w:rFonts w:eastAsia="MS PMincho"/>
          <w:spacing w:val="-1"/>
          <w:szCs w:val="20"/>
        </w:rPr>
        <w:t>tu</w:t>
      </w:r>
      <w:r w:rsidRPr="004A6BF0">
        <w:rPr>
          <w:rFonts w:eastAsia="MS PMincho"/>
          <w:szCs w:val="20"/>
        </w:rPr>
        <w:t>rn</w:t>
      </w:r>
      <w:r w:rsidRPr="004A6BF0">
        <w:rPr>
          <w:rFonts w:eastAsia="MS PMincho"/>
          <w:spacing w:val="-2"/>
          <w:szCs w:val="20"/>
        </w:rPr>
        <w:t xml:space="preserve"> </w:t>
      </w:r>
      <w:r w:rsidRPr="004A6BF0">
        <w:rPr>
          <w:rFonts w:eastAsia="MS PMincho"/>
          <w:spacing w:val="-4"/>
          <w:szCs w:val="20"/>
        </w:rPr>
        <w:t>c</w:t>
      </w:r>
      <w:r w:rsidRPr="004A6BF0">
        <w:rPr>
          <w:rFonts w:eastAsia="MS PMincho"/>
          <w:spacing w:val="-2"/>
          <w:szCs w:val="20"/>
        </w:rPr>
        <w:t>o</w:t>
      </w:r>
      <w:r w:rsidRPr="004A6BF0">
        <w:rPr>
          <w:rFonts w:eastAsia="MS PMincho"/>
          <w:spacing w:val="-1"/>
          <w:szCs w:val="20"/>
        </w:rPr>
        <w:t>mpl</w:t>
      </w:r>
      <w:r w:rsidRPr="004A6BF0">
        <w:rPr>
          <w:rFonts w:eastAsia="MS PMincho"/>
          <w:szCs w:val="20"/>
        </w:rPr>
        <w:t>y</w:t>
      </w:r>
      <w:r w:rsidRPr="004A6BF0">
        <w:rPr>
          <w:rFonts w:eastAsia="MS PMincho"/>
          <w:spacing w:val="-16"/>
          <w:szCs w:val="20"/>
        </w:rPr>
        <w:t xml:space="preserve"> </w:t>
      </w:r>
      <w:r w:rsidRPr="004A6BF0">
        <w:rPr>
          <w:rFonts w:eastAsia="MS PMincho"/>
          <w:spacing w:val="2"/>
          <w:szCs w:val="20"/>
        </w:rPr>
        <w:t>w</w:t>
      </w:r>
      <w:r w:rsidRPr="004A6BF0">
        <w:rPr>
          <w:rFonts w:eastAsia="MS PMincho"/>
          <w:spacing w:val="-1"/>
          <w:szCs w:val="20"/>
        </w:rPr>
        <w:t>ithi</w:t>
      </w:r>
      <w:r w:rsidRPr="004A6BF0">
        <w:rPr>
          <w:rFonts w:eastAsia="MS PMincho"/>
          <w:szCs w:val="20"/>
        </w:rPr>
        <w:t>n</w:t>
      </w:r>
      <w:r w:rsidRPr="004A6BF0">
        <w:rPr>
          <w:rFonts w:eastAsia="MS PMincho"/>
          <w:spacing w:val="-15"/>
          <w:szCs w:val="20"/>
        </w:rPr>
        <w:t xml:space="preserve"> </w:t>
      </w:r>
      <w:r w:rsidRPr="004A6BF0">
        <w:rPr>
          <w:rFonts w:eastAsia="MS PMincho"/>
          <w:szCs w:val="20"/>
        </w:rPr>
        <w:t>a</w:t>
      </w:r>
      <w:r w:rsidRPr="004A6BF0">
        <w:rPr>
          <w:rFonts w:eastAsia="MS PMincho"/>
          <w:spacing w:val="-18"/>
          <w:szCs w:val="20"/>
        </w:rPr>
        <w:t xml:space="preserve"> </w:t>
      </w:r>
      <w:r w:rsidRPr="004A6BF0">
        <w:rPr>
          <w:rFonts w:eastAsia="MS PMincho"/>
          <w:spacing w:val="-4"/>
          <w:w w:val="99"/>
          <w:szCs w:val="20"/>
        </w:rPr>
        <w:t>r</w:t>
      </w:r>
      <w:r w:rsidRPr="004A6BF0">
        <w:rPr>
          <w:rFonts w:eastAsia="MS PMincho"/>
          <w:spacing w:val="-1"/>
          <w:w w:val="99"/>
          <w:szCs w:val="20"/>
        </w:rPr>
        <w:t>easonabl</w:t>
      </w:r>
      <w:r w:rsidRPr="004A6BF0">
        <w:rPr>
          <w:rFonts w:eastAsia="MS PMincho"/>
          <w:w w:val="99"/>
          <w:szCs w:val="20"/>
        </w:rPr>
        <w:t>e</w:t>
      </w:r>
      <w:r w:rsidRPr="004A6BF0">
        <w:rPr>
          <w:rFonts w:eastAsia="MS PMincho"/>
          <w:spacing w:val="-12"/>
          <w:w w:val="99"/>
          <w:szCs w:val="20"/>
        </w:rPr>
        <w:t xml:space="preserve"> </w:t>
      </w:r>
      <w:r w:rsidRPr="004A6BF0">
        <w:rPr>
          <w:rFonts w:eastAsia="MS PMincho"/>
          <w:spacing w:val="-1"/>
          <w:szCs w:val="20"/>
        </w:rPr>
        <w:t>time.</w:t>
      </w:r>
      <w:r w:rsidRPr="004A6BF0">
        <w:rPr>
          <w:rFonts w:eastAsia="MS PMincho"/>
          <w:spacing w:val="4"/>
          <w:szCs w:val="20"/>
        </w:rPr>
        <w:t xml:space="preserve"> </w:t>
      </w:r>
    </w:p>
    <w:p w14:paraId="25EB27F6" w14:textId="77777777" w:rsidR="00766540" w:rsidRPr="004A6BF0" w:rsidRDefault="00766540" w:rsidP="00E72B52">
      <w:pPr>
        <w:pStyle w:val="Online"/>
        <w:spacing w:after="0" w:line="240" w:lineRule="atLeast"/>
        <w:rPr>
          <w:rFonts w:eastAsia="MS PMincho"/>
          <w:spacing w:val="4"/>
          <w:szCs w:val="20"/>
        </w:rPr>
      </w:pPr>
    </w:p>
    <w:tbl>
      <w:tblPr>
        <w:tblStyle w:val="TableGrid"/>
        <w:tblW w:w="0" w:type="auto"/>
        <w:tblLook w:val="04A0" w:firstRow="1" w:lastRow="0" w:firstColumn="1" w:lastColumn="0" w:noHBand="0" w:noVBand="1"/>
      </w:tblPr>
      <w:tblGrid>
        <w:gridCol w:w="9242"/>
      </w:tblGrid>
      <w:tr w:rsidR="00473B58" w:rsidRPr="004A6BF0" w14:paraId="5775E007" w14:textId="77777777" w:rsidTr="00473B58">
        <w:tc>
          <w:tcPr>
            <w:tcW w:w="9242" w:type="dxa"/>
          </w:tcPr>
          <w:p w14:paraId="4968E068" w14:textId="77777777" w:rsidR="00473B58" w:rsidRPr="004A6BF0" w:rsidRDefault="004A6BF0" w:rsidP="00E72B52">
            <w:pPr>
              <w:pStyle w:val="Online"/>
              <w:spacing w:after="0" w:line="240" w:lineRule="atLeast"/>
              <w:rPr>
                <w:rFonts w:eastAsia="MS PMincho"/>
                <w:i/>
                <w:spacing w:val="4"/>
                <w:szCs w:val="20"/>
              </w:rPr>
            </w:pPr>
            <w:r>
              <w:rPr>
                <w:rFonts w:eastAsia="MS PMincho"/>
                <w:i/>
                <w:spacing w:val="4"/>
                <w:szCs w:val="20"/>
              </w:rPr>
              <w:t>s.</w:t>
            </w:r>
            <w:r w:rsidR="00473B58" w:rsidRPr="004A6BF0">
              <w:rPr>
                <w:rFonts w:eastAsia="MS PMincho"/>
                <w:i/>
                <w:spacing w:val="4"/>
                <w:szCs w:val="20"/>
              </w:rPr>
              <w:t>23 Landlord and Tenant Act 1985</w:t>
            </w:r>
          </w:p>
        </w:tc>
      </w:tr>
    </w:tbl>
    <w:p w14:paraId="60205C1C" w14:textId="77777777" w:rsidR="00473B58" w:rsidRPr="004A6BF0" w:rsidRDefault="00473B58" w:rsidP="00E72B52">
      <w:pPr>
        <w:pStyle w:val="Online"/>
        <w:spacing w:after="0" w:line="240" w:lineRule="atLeast"/>
        <w:rPr>
          <w:rFonts w:eastAsia="MS PMincho"/>
          <w:spacing w:val="4"/>
          <w:szCs w:val="20"/>
        </w:rPr>
      </w:pPr>
    </w:p>
    <w:p w14:paraId="547A89C5" w14:textId="77777777" w:rsidR="00106472" w:rsidRPr="004A6BF0" w:rsidRDefault="00106472" w:rsidP="00E72B52">
      <w:pPr>
        <w:pStyle w:val="Online"/>
        <w:spacing w:after="0" w:line="240" w:lineRule="atLeast"/>
        <w:rPr>
          <w:rFonts w:eastAsia="MS PMincho"/>
          <w:spacing w:val="-1"/>
          <w:szCs w:val="20"/>
        </w:rPr>
      </w:pPr>
      <w:r w:rsidRPr="004A6BF0">
        <w:rPr>
          <w:rFonts w:eastAsia="MS PMincho"/>
          <w:spacing w:val="-9"/>
          <w:szCs w:val="20"/>
        </w:rPr>
        <w:t>W</w:t>
      </w:r>
      <w:r w:rsidRPr="004A6BF0">
        <w:rPr>
          <w:rFonts w:eastAsia="MS PMincho"/>
          <w:spacing w:val="-2"/>
          <w:szCs w:val="20"/>
        </w:rPr>
        <w:t>he</w:t>
      </w:r>
      <w:r w:rsidRPr="004A6BF0">
        <w:rPr>
          <w:rFonts w:eastAsia="MS PMincho"/>
          <w:spacing w:val="-5"/>
          <w:szCs w:val="20"/>
        </w:rPr>
        <w:t>r</w:t>
      </w:r>
      <w:r w:rsidRPr="004A6BF0">
        <w:rPr>
          <w:rFonts w:eastAsia="MS PMincho"/>
          <w:szCs w:val="20"/>
        </w:rPr>
        <w:t>e</w:t>
      </w:r>
      <w:r w:rsidRPr="004A6BF0">
        <w:rPr>
          <w:rFonts w:eastAsia="MS PMincho"/>
          <w:spacing w:val="-15"/>
          <w:szCs w:val="20"/>
        </w:rPr>
        <w:t xml:space="preserve"> </w:t>
      </w:r>
      <w:r w:rsidRPr="004A6BF0">
        <w:rPr>
          <w:rFonts w:eastAsia="MS PMincho"/>
          <w:szCs w:val="20"/>
        </w:rPr>
        <w:t>a</w:t>
      </w:r>
      <w:r w:rsidRPr="004A6BF0">
        <w:rPr>
          <w:rFonts w:eastAsia="MS PMincho"/>
          <w:spacing w:val="-19"/>
          <w:szCs w:val="20"/>
        </w:rPr>
        <w:t xml:space="preserve"> </w:t>
      </w:r>
      <w:r w:rsidRPr="004A6BF0">
        <w:rPr>
          <w:rFonts w:eastAsia="MS PMincho"/>
          <w:spacing w:val="-5"/>
          <w:szCs w:val="20"/>
        </w:rPr>
        <w:t>r</w:t>
      </w:r>
      <w:r w:rsidRPr="004A6BF0">
        <w:rPr>
          <w:rFonts w:eastAsia="MS PMincho"/>
          <w:spacing w:val="-2"/>
          <w:szCs w:val="20"/>
        </w:rPr>
        <w:t>eques</w:t>
      </w:r>
      <w:r w:rsidRPr="004A6BF0">
        <w:rPr>
          <w:rFonts w:eastAsia="MS PMincho"/>
          <w:szCs w:val="20"/>
        </w:rPr>
        <w:t>t</w:t>
      </w:r>
      <w:r w:rsidRPr="004A6BF0">
        <w:rPr>
          <w:rFonts w:eastAsia="MS PMincho"/>
          <w:spacing w:val="-12"/>
          <w:szCs w:val="20"/>
        </w:rPr>
        <w:t xml:space="preserve"> </w:t>
      </w:r>
      <w:r w:rsidRPr="004A6BF0">
        <w:rPr>
          <w:rFonts w:eastAsia="MS PMincho"/>
          <w:spacing w:val="-2"/>
          <w:w w:val="97"/>
          <w:szCs w:val="20"/>
        </w:rPr>
        <w:t>i</w:t>
      </w:r>
      <w:r w:rsidRPr="004A6BF0">
        <w:rPr>
          <w:rFonts w:eastAsia="MS PMincho"/>
          <w:w w:val="97"/>
          <w:szCs w:val="20"/>
        </w:rPr>
        <w:t>s</w:t>
      </w:r>
      <w:r w:rsidRPr="004A6BF0">
        <w:rPr>
          <w:rFonts w:eastAsia="MS PMincho"/>
          <w:spacing w:val="-15"/>
          <w:w w:val="97"/>
          <w:szCs w:val="20"/>
        </w:rPr>
        <w:t xml:space="preserve"> </w:t>
      </w:r>
      <w:r w:rsidRPr="004A6BF0">
        <w:rPr>
          <w:rFonts w:eastAsia="MS PMincho"/>
          <w:spacing w:val="-2"/>
          <w:szCs w:val="20"/>
        </w:rPr>
        <w:t>mad</w:t>
      </w:r>
      <w:r w:rsidRPr="004A6BF0">
        <w:rPr>
          <w:rFonts w:eastAsia="MS PMincho"/>
          <w:szCs w:val="20"/>
        </w:rPr>
        <w:t>e</w:t>
      </w:r>
      <w:r w:rsidRPr="004A6BF0">
        <w:rPr>
          <w:rFonts w:eastAsia="MS PMincho"/>
          <w:spacing w:val="-10"/>
          <w:szCs w:val="20"/>
        </w:rPr>
        <w:t xml:space="preserve"> </w:t>
      </w:r>
      <w:r w:rsidRPr="004A6BF0">
        <w:rPr>
          <w:rFonts w:eastAsia="MS PMincho"/>
          <w:spacing w:val="-2"/>
          <w:szCs w:val="20"/>
        </w:rPr>
        <w:t>fo</w:t>
      </w:r>
      <w:r w:rsidRPr="004A6BF0">
        <w:rPr>
          <w:rFonts w:eastAsia="MS PMincho"/>
          <w:szCs w:val="20"/>
        </w:rPr>
        <w:t>r</w:t>
      </w:r>
      <w:r w:rsidRPr="004A6BF0">
        <w:rPr>
          <w:rFonts w:eastAsia="MS PMincho"/>
          <w:spacing w:val="-15"/>
          <w:szCs w:val="20"/>
        </w:rPr>
        <w:t xml:space="preserve"> </w:t>
      </w:r>
      <w:r w:rsidRPr="004A6BF0">
        <w:rPr>
          <w:rFonts w:eastAsia="MS PMincho"/>
          <w:spacing w:val="-2"/>
          <w:w w:val="95"/>
          <w:szCs w:val="20"/>
        </w:rPr>
        <w:t>facilitie</w:t>
      </w:r>
      <w:r w:rsidRPr="004A6BF0">
        <w:rPr>
          <w:rFonts w:eastAsia="MS PMincho"/>
          <w:w w:val="95"/>
          <w:szCs w:val="20"/>
        </w:rPr>
        <w:t>s</w:t>
      </w:r>
      <w:r w:rsidRPr="004A6BF0">
        <w:rPr>
          <w:rFonts w:eastAsia="MS PMincho"/>
          <w:spacing w:val="-10"/>
          <w:w w:val="95"/>
          <w:szCs w:val="20"/>
        </w:rPr>
        <w:t xml:space="preserve"> </w:t>
      </w:r>
      <w:r w:rsidRPr="004A6BF0">
        <w:rPr>
          <w:rFonts w:eastAsia="MS PMincho"/>
          <w:spacing w:val="-5"/>
          <w:szCs w:val="20"/>
        </w:rPr>
        <w:t>t</w:t>
      </w:r>
      <w:r w:rsidRPr="004A6BF0">
        <w:rPr>
          <w:rFonts w:eastAsia="MS PMincho"/>
          <w:szCs w:val="20"/>
        </w:rPr>
        <w:t>o</w:t>
      </w:r>
      <w:r w:rsidRPr="004A6BF0">
        <w:rPr>
          <w:rFonts w:eastAsia="MS PMincho"/>
          <w:spacing w:val="-8"/>
          <w:szCs w:val="20"/>
        </w:rPr>
        <w:t xml:space="preserve"> </w:t>
      </w:r>
      <w:r w:rsidRPr="004A6BF0">
        <w:rPr>
          <w:rFonts w:eastAsia="MS PMincho"/>
          <w:spacing w:val="-2"/>
          <w:w w:val="99"/>
          <w:szCs w:val="20"/>
        </w:rPr>
        <w:t>inspe</w:t>
      </w:r>
      <w:r w:rsidRPr="004A6BF0">
        <w:rPr>
          <w:rFonts w:eastAsia="MS PMincho"/>
          <w:spacing w:val="-1"/>
          <w:w w:val="99"/>
          <w:szCs w:val="20"/>
        </w:rPr>
        <w:t>c</w:t>
      </w:r>
      <w:r w:rsidRPr="004A6BF0">
        <w:rPr>
          <w:rFonts w:eastAsia="MS PMincho"/>
          <w:spacing w:val="-2"/>
          <w:w w:val="99"/>
          <w:szCs w:val="20"/>
        </w:rPr>
        <w:t>t</w:t>
      </w:r>
      <w:r w:rsidRPr="004A6BF0">
        <w:rPr>
          <w:rFonts w:eastAsia="MS PMincho"/>
          <w:w w:val="99"/>
          <w:szCs w:val="20"/>
        </w:rPr>
        <w:t>,</w:t>
      </w:r>
      <w:r w:rsidRPr="004A6BF0">
        <w:rPr>
          <w:rFonts w:eastAsia="MS PMincho"/>
          <w:spacing w:val="-18"/>
          <w:w w:val="99"/>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12"/>
          <w:szCs w:val="20"/>
        </w:rPr>
        <w:t xml:space="preserve"> </w:t>
      </w:r>
      <w:r w:rsidRPr="004A6BF0">
        <w:rPr>
          <w:rFonts w:eastAsia="MS PMincho"/>
          <w:spacing w:val="-2"/>
          <w:w w:val="102"/>
          <w:szCs w:val="20"/>
        </w:rPr>
        <w:t>landlo</w:t>
      </w:r>
      <w:r w:rsidRPr="004A6BF0">
        <w:rPr>
          <w:rFonts w:eastAsia="MS PMincho"/>
          <w:spacing w:val="-5"/>
          <w:w w:val="102"/>
          <w:szCs w:val="20"/>
        </w:rPr>
        <w:t>r</w:t>
      </w:r>
      <w:r w:rsidRPr="004A6BF0">
        <w:rPr>
          <w:rFonts w:eastAsia="MS PMincho"/>
          <w:w w:val="105"/>
          <w:szCs w:val="20"/>
        </w:rPr>
        <w:t>d</w:t>
      </w:r>
      <w:r w:rsidRPr="004A6BF0">
        <w:rPr>
          <w:rFonts w:eastAsia="MS PMincho"/>
          <w:spacing w:val="-17"/>
          <w:szCs w:val="20"/>
        </w:rPr>
        <w:t xml:space="preserve"> </w:t>
      </w:r>
      <w:r w:rsidRPr="004A6BF0">
        <w:rPr>
          <w:rFonts w:eastAsia="MS PMincho"/>
          <w:spacing w:val="-2"/>
          <w:szCs w:val="20"/>
        </w:rPr>
        <w:t>mus</w:t>
      </w:r>
      <w:r w:rsidRPr="004A6BF0">
        <w:rPr>
          <w:rFonts w:eastAsia="MS PMincho"/>
          <w:szCs w:val="20"/>
        </w:rPr>
        <w:t>t</w:t>
      </w:r>
      <w:r w:rsidRPr="004A6BF0">
        <w:rPr>
          <w:rFonts w:eastAsia="MS PMincho"/>
          <w:spacing w:val="-4"/>
          <w:szCs w:val="20"/>
        </w:rPr>
        <w:t xml:space="preserve"> </w:t>
      </w:r>
      <w:r w:rsidRPr="004A6BF0">
        <w:rPr>
          <w:rFonts w:eastAsia="MS PMincho"/>
          <w:spacing w:val="-2"/>
          <w:szCs w:val="20"/>
        </w:rPr>
        <w:t>info</w:t>
      </w:r>
      <w:r w:rsidRPr="004A6BF0">
        <w:rPr>
          <w:rFonts w:eastAsia="MS PMincho"/>
          <w:spacing w:val="-1"/>
          <w:szCs w:val="20"/>
        </w:rPr>
        <w:t>r</w:t>
      </w:r>
      <w:r w:rsidRPr="004A6BF0">
        <w:rPr>
          <w:rFonts w:eastAsia="MS PMincho"/>
          <w:szCs w:val="20"/>
        </w:rPr>
        <w:t>m</w:t>
      </w:r>
      <w:r w:rsidRPr="004A6BF0">
        <w:rPr>
          <w:rFonts w:eastAsia="MS PMincho"/>
          <w:spacing w:val="16"/>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11"/>
          <w:szCs w:val="20"/>
        </w:rPr>
        <w:t xml:space="preserve"> </w:t>
      </w:r>
      <w:r w:rsidR="00967C1E" w:rsidRPr="004A6BF0">
        <w:rPr>
          <w:rFonts w:eastAsia="MS PMincho"/>
          <w:szCs w:val="20"/>
        </w:rPr>
        <w:t>leaseholder</w:t>
      </w:r>
      <w:r w:rsidRPr="004A6BF0">
        <w:rPr>
          <w:rFonts w:eastAsia="MS PMincho"/>
          <w:spacing w:val="2"/>
          <w:szCs w:val="20"/>
        </w:rPr>
        <w:t xml:space="preserve"> </w:t>
      </w:r>
      <w:r w:rsidRPr="004A6BF0">
        <w:rPr>
          <w:rFonts w:eastAsia="MS PMincho"/>
          <w:spacing w:val="-2"/>
          <w:szCs w:val="20"/>
        </w:rPr>
        <w:t>o</w:t>
      </w:r>
      <w:r w:rsidRPr="004A6BF0">
        <w:rPr>
          <w:rFonts w:eastAsia="MS PMincho"/>
          <w:szCs w:val="20"/>
        </w:rPr>
        <w:t>r</w:t>
      </w:r>
      <w:r w:rsidRPr="004A6BF0">
        <w:rPr>
          <w:rFonts w:eastAsia="MS PMincho"/>
          <w:spacing w:val="-10"/>
          <w:szCs w:val="20"/>
        </w:rPr>
        <w:t xml:space="preserve"> </w:t>
      </w:r>
      <w:r w:rsidR="00A3609C" w:rsidRPr="004A6BF0">
        <w:rPr>
          <w:rFonts w:eastAsia="MS PMincho"/>
          <w:spacing w:val="-8"/>
          <w:w w:val="97"/>
          <w:szCs w:val="20"/>
        </w:rPr>
        <w:t>r</w:t>
      </w:r>
      <w:r w:rsidR="00A3609C" w:rsidRPr="004A6BF0">
        <w:rPr>
          <w:rFonts w:eastAsia="MS PMincho"/>
          <w:spacing w:val="-2"/>
          <w:w w:val="97"/>
          <w:szCs w:val="20"/>
        </w:rPr>
        <w:t>e</w:t>
      </w:r>
      <w:r w:rsidR="00A3609C" w:rsidRPr="004A6BF0">
        <w:rPr>
          <w:rFonts w:eastAsia="MS PMincho"/>
          <w:spacing w:val="-5"/>
          <w:w w:val="97"/>
          <w:szCs w:val="20"/>
        </w:rPr>
        <w:t>c</w:t>
      </w:r>
      <w:r w:rsidR="00A3609C" w:rsidRPr="004A6BF0">
        <w:rPr>
          <w:rFonts w:eastAsia="MS PMincho"/>
          <w:spacing w:val="-2"/>
          <w:w w:val="97"/>
          <w:szCs w:val="20"/>
        </w:rPr>
        <w:t>o</w:t>
      </w:r>
      <w:r w:rsidR="00A3609C" w:rsidRPr="004A6BF0">
        <w:rPr>
          <w:rFonts w:eastAsia="MS PMincho"/>
          <w:spacing w:val="1"/>
          <w:w w:val="97"/>
          <w:szCs w:val="20"/>
        </w:rPr>
        <w:t>g</w:t>
      </w:r>
      <w:r w:rsidR="00A3609C" w:rsidRPr="004A6BF0">
        <w:rPr>
          <w:rFonts w:eastAsia="MS PMincho"/>
          <w:spacing w:val="-2"/>
          <w:w w:val="97"/>
          <w:szCs w:val="20"/>
        </w:rPr>
        <w:t>nise</w:t>
      </w:r>
      <w:r w:rsidR="00A3609C" w:rsidRPr="004A6BF0">
        <w:rPr>
          <w:rFonts w:eastAsia="MS PMincho"/>
          <w:w w:val="97"/>
          <w:szCs w:val="20"/>
        </w:rPr>
        <w:t>d</w:t>
      </w:r>
      <w:r w:rsidR="00A3609C" w:rsidRPr="004A6BF0">
        <w:rPr>
          <w:rFonts w:eastAsia="MS PMincho"/>
          <w:spacing w:val="-8"/>
          <w:w w:val="97"/>
          <w:szCs w:val="20"/>
        </w:rPr>
        <w:t xml:space="preserve"> </w:t>
      </w:r>
      <w:r w:rsidR="00A3609C" w:rsidRPr="004A6BF0">
        <w:rPr>
          <w:rFonts w:eastAsia="MS PMincho"/>
          <w:spacing w:val="-30"/>
          <w:w w:val="99"/>
          <w:szCs w:val="20"/>
        </w:rPr>
        <w:t>t</w:t>
      </w:r>
      <w:r w:rsidR="00A3609C" w:rsidRPr="004A6BF0">
        <w:rPr>
          <w:rFonts w:eastAsia="MS PMincho"/>
          <w:spacing w:val="-3"/>
          <w:w w:val="94"/>
          <w:szCs w:val="20"/>
        </w:rPr>
        <w:t>e</w:t>
      </w:r>
      <w:r w:rsidR="00A3609C" w:rsidRPr="004A6BF0">
        <w:rPr>
          <w:rFonts w:eastAsia="MS PMincho"/>
          <w:spacing w:val="-2"/>
          <w:w w:val="103"/>
          <w:szCs w:val="20"/>
        </w:rPr>
        <w:t>nant</w:t>
      </w:r>
      <w:r w:rsidR="00A3609C" w:rsidRPr="004A6BF0">
        <w:rPr>
          <w:rFonts w:eastAsia="MS PMincho"/>
          <w:spacing w:val="-6"/>
          <w:w w:val="103"/>
          <w:szCs w:val="20"/>
        </w:rPr>
        <w:t>s</w:t>
      </w:r>
      <w:r w:rsidR="00A3609C" w:rsidRPr="004A6BF0">
        <w:rPr>
          <w:rFonts w:eastAsia="MS PMincho"/>
          <w:w w:val="73"/>
          <w:szCs w:val="20"/>
        </w:rPr>
        <w:t>’</w:t>
      </w:r>
      <w:r w:rsidR="00A3609C" w:rsidRPr="004A6BF0">
        <w:rPr>
          <w:rFonts w:eastAsia="MS PMincho"/>
          <w:spacing w:val="-32"/>
          <w:szCs w:val="20"/>
        </w:rPr>
        <w:t xml:space="preserve"> </w:t>
      </w:r>
      <w:r w:rsidR="00A3609C" w:rsidRPr="004A6BF0">
        <w:rPr>
          <w:rFonts w:eastAsia="MS PMincho"/>
          <w:spacing w:val="-4"/>
          <w:w w:val="97"/>
          <w:szCs w:val="20"/>
        </w:rPr>
        <w:t>a</w:t>
      </w:r>
      <w:r w:rsidR="00A3609C" w:rsidRPr="004A6BF0">
        <w:rPr>
          <w:rFonts w:eastAsia="MS PMincho"/>
          <w:spacing w:val="-2"/>
          <w:w w:val="97"/>
          <w:szCs w:val="20"/>
        </w:rPr>
        <w:t>ssociatio</w:t>
      </w:r>
      <w:r w:rsidR="00A3609C" w:rsidRPr="004A6BF0">
        <w:rPr>
          <w:rFonts w:eastAsia="MS PMincho"/>
          <w:w w:val="97"/>
          <w:szCs w:val="20"/>
        </w:rPr>
        <w:t>n</w:t>
      </w:r>
      <w:r w:rsidR="00A3609C" w:rsidRPr="004A6BF0">
        <w:rPr>
          <w:rFonts w:eastAsia="MS PMincho"/>
          <w:spacing w:val="-10"/>
          <w:w w:val="97"/>
          <w:szCs w:val="20"/>
        </w:rPr>
        <w:t xml:space="preserve"> </w:t>
      </w:r>
      <w:r w:rsidRPr="004A6BF0">
        <w:rPr>
          <w:rFonts w:eastAsia="MS PMincho"/>
          <w:spacing w:val="-2"/>
          <w:szCs w:val="20"/>
        </w:rPr>
        <w:t>o</w:t>
      </w:r>
      <w:r w:rsidRPr="004A6BF0">
        <w:rPr>
          <w:rFonts w:eastAsia="MS PMincho"/>
          <w:szCs w:val="20"/>
        </w:rPr>
        <w:t>f</w:t>
      </w:r>
      <w:r w:rsidRPr="004A6BF0">
        <w:rPr>
          <w:rFonts w:eastAsia="MS PMincho"/>
          <w:spacing w:val="-12"/>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11"/>
          <w:szCs w:val="20"/>
        </w:rPr>
        <w:t xml:space="preserve"> </w:t>
      </w:r>
      <w:r w:rsidRPr="004A6BF0">
        <w:rPr>
          <w:rFonts w:eastAsia="MS PMincho"/>
          <w:spacing w:val="-2"/>
          <w:szCs w:val="20"/>
        </w:rPr>
        <w:t>nam</w:t>
      </w:r>
      <w:r w:rsidRPr="004A6BF0">
        <w:rPr>
          <w:rFonts w:eastAsia="MS PMincho"/>
          <w:szCs w:val="20"/>
        </w:rPr>
        <w:t>e</w:t>
      </w:r>
      <w:r w:rsidRPr="004A6BF0">
        <w:rPr>
          <w:rFonts w:eastAsia="MS PMincho"/>
          <w:spacing w:val="-9"/>
          <w:szCs w:val="20"/>
        </w:rPr>
        <w:t xml:space="preserve"> </w:t>
      </w:r>
      <w:r w:rsidRPr="004A6BF0">
        <w:rPr>
          <w:rFonts w:eastAsia="MS PMincho"/>
          <w:spacing w:val="-2"/>
          <w:szCs w:val="20"/>
        </w:rPr>
        <w:t>an</w:t>
      </w:r>
      <w:r w:rsidRPr="004A6BF0">
        <w:rPr>
          <w:rFonts w:eastAsia="MS PMincho"/>
          <w:szCs w:val="20"/>
        </w:rPr>
        <w:t>d</w:t>
      </w:r>
      <w:r w:rsidRPr="004A6BF0">
        <w:rPr>
          <w:rFonts w:eastAsia="MS PMincho"/>
          <w:spacing w:val="-8"/>
          <w:szCs w:val="20"/>
        </w:rPr>
        <w:t xml:space="preserve"> </w:t>
      </w:r>
      <w:r w:rsidRPr="004A6BF0">
        <w:rPr>
          <w:rFonts w:eastAsia="MS PMincho"/>
          <w:spacing w:val="-2"/>
          <w:szCs w:val="20"/>
        </w:rPr>
        <w:t>add</w:t>
      </w:r>
      <w:r w:rsidRPr="004A6BF0">
        <w:rPr>
          <w:rFonts w:eastAsia="MS PMincho"/>
          <w:spacing w:val="-5"/>
          <w:szCs w:val="20"/>
        </w:rPr>
        <w:t>r</w:t>
      </w:r>
      <w:r w:rsidRPr="004A6BF0">
        <w:rPr>
          <w:rFonts w:eastAsia="MS PMincho"/>
          <w:spacing w:val="-2"/>
          <w:szCs w:val="20"/>
        </w:rPr>
        <w:t>es</w:t>
      </w:r>
      <w:r w:rsidRPr="004A6BF0">
        <w:rPr>
          <w:rFonts w:eastAsia="MS PMincho"/>
          <w:szCs w:val="20"/>
        </w:rPr>
        <w:t>s</w:t>
      </w:r>
      <w:r w:rsidRPr="004A6BF0">
        <w:rPr>
          <w:rFonts w:eastAsia="MS PMincho"/>
          <w:spacing w:val="-18"/>
          <w:szCs w:val="20"/>
        </w:rPr>
        <w:t xml:space="preserve"> </w:t>
      </w:r>
      <w:r w:rsidRPr="004A6BF0">
        <w:rPr>
          <w:rFonts w:eastAsia="MS PMincho"/>
          <w:spacing w:val="-2"/>
          <w:szCs w:val="20"/>
        </w:rPr>
        <w:t xml:space="preserve">of </w:t>
      </w:r>
      <w:r w:rsidRPr="004A6BF0">
        <w:rPr>
          <w:rFonts w:eastAsia="MS PMincho"/>
          <w:szCs w:val="20"/>
        </w:rPr>
        <w:t>the</w:t>
      </w:r>
      <w:r w:rsidRPr="004A6BF0">
        <w:rPr>
          <w:rFonts w:eastAsia="MS PMincho"/>
          <w:spacing w:val="-12"/>
          <w:szCs w:val="20"/>
        </w:rPr>
        <w:t xml:space="preserve"> </w:t>
      </w:r>
      <w:r w:rsidRPr="004A6BF0">
        <w:rPr>
          <w:rFonts w:eastAsia="MS PMincho"/>
          <w:spacing w:val="-2"/>
          <w:szCs w:val="20"/>
        </w:rPr>
        <w:t>supe</w:t>
      </w:r>
      <w:r w:rsidRPr="004A6BF0">
        <w:rPr>
          <w:rFonts w:eastAsia="MS PMincho"/>
          <w:szCs w:val="20"/>
        </w:rPr>
        <w:t>r</w:t>
      </w:r>
      <w:r w:rsidRPr="004A6BF0">
        <w:rPr>
          <w:rFonts w:eastAsia="MS PMincho"/>
          <w:spacing w:val="-2"/>
          <w:szCs w:val="20"/>
        </w:rPr>
        <w:t>io</w:t>
      </w:r>
      <w:r w:rsidRPr="004A6BF0">
        <w:rPr>
          <w:rFonts w:eastAsia="MS PMincho"/>
          <w:szCs w:val="20"/>
        </w:rPr>
        <w:t>r</w:t>
      </w:r>
      <w:r w:rsidRPr="004A6BF0">
        <w:rPr>
          <w:rFonts w:eastAsia="MS PMincho"/>
          <w:spacing w:val="-6"/>
          <w:szCs w:val="20"/>
        </w:rPr>
        <w:t xml:space="preserve"> </w:t>
      </w:r>
      <w:r w:rsidRPr="004A6BF0">
        <w:rPr>
          <w:rFonts w:eastAsia="MS PMincho"/>
          <w:spacing w:val="-2"/>
          <w:szCs w:val="20"/>
        </w:rPr>
        <w:t>landlo</w:t>
      </w:r>
      <w:r w:rsidRPr="004A6BF0">
        <w:rPr>
          <w:rFonts w:eastAsia="MS PMincho"/>
          <w:spacing w:val="-5"/>
          <w:szCs w:val="20"/>
        </w:rPr>
        <w:t>r</w:t>
      </w:r>
      <w:r w:rsidRPr="004A6BF0">
        <w:rPr>
          <w:rFonts w:eastAsia="MS PMincho"/>
          <w:spacing w:val="-2"/>
          <w:szCs w:val="20"/>
        </w:rPr>
        <w:t>d</w:t>
      </w:r>
      <w:r w:rsidRPr="004A6BF0">
        <w:rPr>
          <w:rFonts w:eastAsia="MS PMincho"/>
          <w:szCs w:val="20"/>
        </w:rPr>
        <w:t>,</w:t>
      </w:r>
      <w:r w:rsidRPr="004A6BF0">
        <w:rPr>
          <w:rFonts w:eastAsia="MS PMincho"/>
          <w:spacing w:val="-11"/>
          <w:szCs w:val="20"/>
        </w:rPr>
        <w:t xml:space="preserve"> </w:t>
      </w:r>
      <w:r w:rsidRPr="004A6BF0">
        <w:rPr>
          <w:rFonts w:eastAsia="MS PMincho"/>
          <w:spacing w:val="-5"/>
          <w:szCs w:val="20"/>
        </w:rPr>
        <w:t>t</w:t>
      </w:r>
      <w:r w:rsidRPr="004A6BF0">
        <w:rPr>
          <w:rFonts w:eastAsia="MS PMincho"/>
          <w:szCs w:val="20"/>
        </w:rPr>
        <w:t>o</w:t>
      </w:r>
      <w:r w:rsidRPr="004A6BF0">
        <w:rPr>
          <w:rFonts w:eastAsia="MS PMincho"/>
          <w:spacing w:val="-8"/>
          <w:szCs w:val="20"/>
        </w:rPr>
        <w:t xml:space="preserve"> </w:t>
      </w:r>
      <w:r w:rsidRPr="004A6BF0">
        <w:rPr>
          <w:rFonts w:eastAsia="MS PMincho"/>
          <w:spacing w:val="-2"/>
          <w:szCs w:val="20"/>
        </w:rPr>
        <w:t>who</w:t>
      </w:r>
      <w:r w:rsidRPr="004A6BF0">
        <w:rPr>
          <w:rFonts w:eastAsia="MS PMincho"/>
          <w:szCs w:val="20"/>
        </w:rPr>
        <w:t>m</w:t>
      </w:r>
      <w:r w:rsidRPr="004A6BF0">
        <w:rPr>
          <w:rFonts w:eastAsia="MS PMincho"/>
          <w:spacing w:val="-10"/>
          <w:szCs w:val="20"/>
        </w:rPr>
        <w:t xml:space="preserve"> </w:t>
      </w:r>
      <w:r w:rsidRPr="004A6BF0">
        <w:rPr>
          <w:rFonts w:eastAsia="MS PMincho"/>
          <w:spacing w:val="-2"/>
          <w:w w:val="98"/>
          <w:szCs w:val="20"/>
        </w:rPr>
        <w:t>th</w:t>
      </w:r>
      <w:r w:rsidRPr="004A6BF0">
        <w:rPr>
          <w:rFonts w:eastAsia="MS PMincho"/>
          <w:spacing w:val="-1"/>
          <w:w w:val="98"/>
          <w:szCs w:val="20"/>
        </w:rPr>
        <w:t>e</w:t>
      </w:r>
      <w:r w:rsidRPr="004A6BF0">
        <w:rPr>
          <w:rFonts w:eastAsia="MS PMincho"/>
          <w:w w:val="98"/>
          <w:szCs w:val="20"/>
        </w:rPr>
        <w:t>y</w:t>
      </w:r>
      <w:r w:rsidRPr="004A6BF0">
        <w:rPr>
          <w:rFonts w:eastAsia="MS PMincho"/>
          <w:spacing w:val="-16"/>
          <w:w w:val="98"/>
          <w:szCs w:val="20"/>
        </w:rPr>
        <w:t xml:space="preserve"> </w:t>
      </w:r>
      <w:r w:rsidRPr="004A6BF0">
        <w:rPr>
          <w:rFonts w:eastAsia="MS PMincho"/>
          <w:spacing w:val="-2"/>
          <w:szCs w:val="20"/>
        </w:rPr>
        <w:t>shoul</w:t>
      </w:r>
      <w:r w:rsidRPr="004A6BF0">
        <w:rPr>
          <w:rFonts w:eastAsia="MS PMincho"/>
          <w:szCs w:val="20"/>
        </w:rPr>
        <w:t>d</w:t>
      </w:r>
      <w:r w:rsidRPr="004A6BF0">
        <w:rPr>
          <w:rFonts w:eastAsia="MS PMincho"/>
          <w:spacing w:val="-8"/>
          <w:szCs w:val="20"/>
        </w:rPr>
        <w:t xml:space="preserve"> </w:t>
      </w:r>
      <w:r w:rsidRPr="004A6BF0">
        <w:rPr>
          <w:rFonts w:eastAsia="MS PMincho"/>
          <w:spacing w:val="-2"/>
          <w:szCs w:val="20"/>
        </w:rPr>
        <w:t>add</w:t>
      </w:r>
      <w:r w:rsidRPr="004A6BF0">
        <w:rPr>
          <w:rFonts w:eastAsia="MS PMincho"/>
          <w:spacing w:val="-5"/>
          <w:szCs w:val="20"/>
        </w:rPr>
        <w:t>r</w:t>
      </w:r>
      <w:r w:rsidRPr="004A6BF0">
        <w:rPr>
          <w:rFonts w:eastAsia="MS PMincho"/>
          <w:spacing w:val="-2"/>
          <w:szCs w:val="20"/>
        </w:rPr>
        <w:t>es</w:t>
      </w:r>
      <w:r w:rsidRPr="004A6BF0">
        <w:rPr>
          <w:rFonts w:eastAsia="MS PMincho"/>
          <w:szCs w:val="20"/>
        </w:rPr>
        <w:t>s</w:t>
      </w:r>
      <w:r w:rsidRPr="004A6BF0">
        <w:rPr>
          <w:rFonts w:eastAsia="MS PMincho"/>
          <w:spacing w:val="-19"/>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12"/>
          <w:szCs w:val="20"/>
        </w:rPr>
        <w:t xml:space="preserve"> </w:t>
      </w:r>
      <w:r w:rsidRPr="004A6BF0">
        <w:rPr>
          <w:rFonts w:eastAsia="MS PMincho"/>
          <w:spacing w:val="-5"/>
          <w:szCs w:val="20"/>
        </w:rPr>
        <w:t>r</w:t>
      </w:r>
      <w:r w:rsidRPr="004A6BF0">
        <w:rPr>
          <w:rFonts w:eastAsia="MS PMincho"/>
          <w:spacing w:val="-2"/>
          <w:szCs w:val="20"/>
        </w:rPr>
        <w:t>eques</w:t>
      </w:r>
      <w:r w:rsidRPr="004A6BF0">
        <w:rPr>
          <w:rFonts w:eastAsia="MS PMincho"/>
          <w:szCs w:val="20"/>
        </w:rPr>
        <w:t>t</w:t>
      </w:r>
      <w:r w:rsidRPr="004A6BF0">
        <w:rPr>
          <w:rFonts w:eastAsia="MS PMincho"/>
          <w:spacing w:val="-12"/>
          <w:szCs w:val="20"/>
        </w:rPr>
        <w:t xml:space="preserve"> </w:t>
      </w:r>
      <w:r w:rsidRPr="004A6BF0">
        <w:rPr>
          <w:rFonts w:eastAsia="MS PMincho"/>
          <w:spacing w:val="-2"/>
          <w:szCs w:val="20"/>
        </w:rPr>
        <w:t>ins</w:t>
      </w:r>
      <w:r w:rsidRPr="004A6BF0">
        <w:rPr>
          <w:rFonts w:eastAsia="MS PMincho"/>
          <w:spacing w:val="-4"/>
          <w:szCs w:val="20"/>
        </w:rPr>
        <w:t>t</w:t>
      </w:r>
      <w:r w:rsidRPr="004A6BF0">
        <w:rPr>
          <w:rFonts w:eastAsia="MS PMincho"/>
          <w:spacing w:val="-2"/>
          <w:szCs w:val="20"/>
        </w:rPr>
        <w:t>ea</w:t>
      </w:r>
      <w:r w:rsidRPr="004A6BF0">
        <w:rPr>
          <w:rFonts w:eastAsia="MS PMincho"/>
          <w:szCs w:val="20"/>
        </w:rPr>
        <w:t>d</w:t>
      </w:r>
      <w:r w:rsidRPr="004A6BF0">
        <w:rPr>
          <w:rFonts w:eastAsia="MS PMincho"/>
          <w:spacing w:val="-16"/>
          <w:szCs w:val="20"/>
        </w:rPr>
        <w:t xml:space="preserve"> </w:t>
      </w:r>
      <w:r w:rsidRPr="004A6BF0">
        <w:rPr>
          <w:rFonts w:eastAsia="MS PMincho"/>
          <w:spacing w:val="1"/>
          <w:szCs w:val="20"/>
        </w:rPr>
        <w:t>as section 22 would</w:t>
      </w:r>
      <w:r w:rsidRPr="004A6BF0">
        <w:rPr>
          <w:rFonts w:eastAsia="MS PMincho"/>
          <w:spacing w:val="-10"/>
          <w:szCs w:val="20"/>
        </w:rPr>
        <w:t xml:space="preserve"> </w:t>
      </w:r>
      <w:r w:rsidRPr="004A6BF0">
        <w:rPr>
          <w:rFonts w:eastAsia="MS PMincho"/>
          <w:spacing w:val="-1"/>
          <w:szCs w:val="20"/>
        </w:rPr>
        <w:t>appl</w:t>
      </w:r>
      <w:r w:rsidRPr="004A6BF0">
        <w:rPr>
          <w:rFonts w:eastAsia="MS PMincho"/>
          <w:szCs w:val="20"/>
        </w:rPr>
        <w:t>y</w:t>
      </w:r>
      <w:r w:rsidRPr="004A6BF0">
        <w:rPr>
          <w:rFonts w:eastAsia="MS PMincho"/>
          <w:spacing w:val="-15"/>
          <w:szCs w:val="20"/>
        </w:rPr>
        <w:t xml:space="preserve"> </w:t>
      </w:r>
      <w:r w:rsidRPr="004A6BF0">
        <w:rPr>
          <w:rFonts w:eastAsia="MS PMincho"/>
          <w:spacing w:val="-3"/>
          <w:szCs w:val="20"/>
        </w:rPr>
        <w:t>t</w:t>
      </w:r>
      <w:r w:rsidRPr="004A6BF0">
        <w:rPr>
          <w:rFonts w:eastAsia="MS PMincho"/>
          <w:szCs w:val="20"/>
        </w:rPr>
        <w:t>o</w:t>
      </w:r>
      <w:r w:rsidRPr="004A6BF0">
        <w:rPr>
          <w:rFonts w:eastAsia="MS PMincho"/>
          <w:spacing w:val="1"/>
          <w:szCs w:val="20"/>
        </w:rPr>
        <w:t xml:space="preserve"> </w:t>
      </w:r>
      <w:r w:rsidRPr="004A6BF0">
        <w:rPr>
          <w:rFonts w:eastAsia="MS PMincho"/>
          <w:spacing w:val="-1"/>
          <w:szCs w:val="20"/>
        </w:rPr>
        <w:t>th</w:t>
      </w:r>
      <w:r w:rsidRPr="004A6BF0">
        <w:rPr>
          <w:rFonts w:eastAsia="MS PMincho"/>
          <w:szCs w:val="20"/>
        </w:rPr>
        <w:t>e</w:t>
      </w:r>
      <w:r w:rsidRPr="004A6BF0">
        <w:rPr>
          <w:rFonts w:eastAsia="MS PMincho"/>
          <w:spacing w:val="-3"/>
          <w:szCs w:val="20"/>
        </w:rPr>
        <w:t xml:space="preserve"> </w:t>
      </w:r>
      <w:r w:rsidRPr="004A6BF0">
        <w:rPr>
          <w:rFonts w:eastAsia="MS PMincho"/>
          <w:spacing w:val="-1"/>
          <w:szCs w:val="20"/>
        </w:rPr>
        <w:t>supe</w:t>
      </w:r>
      <w:r w:rsidRPr="004A6BF0">
        <w:rPr>
          <w:rFonts w:eastAsia="MS PMincho"/>
          <w:spacing w:val="1"/>
          <w:szCs w:val="20"/>
        </w:rPr>
        <w:t>r</w:t>
      </w:r>
      <w:r w:rsidRPr="004A6BF0">
        <w:rPr>
          <w:rFonts w:eastAsia="MS PMincho"/>
          <w:spacing w:val="-1"/>
          <w:szCs w:val="20"/>
        </w:rPr>
        <w:t>io</w:t>
      </w:r>
      <w:r w:rsidRPr="004A6BF0">
        <w:rPr>
          <w:rFonts w:eastAsia="MS PMincho"/>
          <w:szCs w:val="20"/>
        </w:rPr>
        <w:t>r</w:t>
      </w:r>
      <w:r w:rsidRPr="004A6BF0">
        <w:rPr>
          <w:rFonts w:eastAsia="MS PMincho"/>
          <w:spacing w:val="3"/>
          <w:szCs w:val="20"/>
        </w:rPr>
        <w:t xml:space="preserve"> </w:t>
      </w:r>
      <w:r w:rsidRPr="004A6BF0">
        <w:rPr>
          <w:rFonts w:eastAsia="MS PMincho"/>
          <w:spacing w:val="-1"/>
          <w:szCs w:val="20"/>
        </w:rPr>
        <w:t>landlo</w:t>
      </w:r>
      <w:r w:rsidRPr="004A6BF0">
        <w:rPr>
          <w:rFonts w:eastAsia="MS PMincho"/>
          <w:spacing w:val="-4"/>
          <w:szCs w:val="20"/>
        </w:rPr>
        <w:t>r</w:t>
      </w:r>
      <w:r w:rsidRPr="004A6BF0">
        <w:rPr>
          <w:rFonts w:eastAsia="MS PMincho"/>
          <w:szCs w:val="20"/>
        </w:rPr>
        <w:t>d</w:t>
      </w:r>
      <w:r w:rsidRPr="004A6BF0">
        <w:rPr>
          <w:rFonts w:eastAsia="MS PMincho"/>
          <w:spacing w:val="7"/>
          <w:szCs w:val="20"/>
        </w:rPr>
        <w:t xml:space="preserve"> </w:t>
      </w:r>
      <w:r w:rsidRPr="004A6BF0">
        <w:rPr>
          <w:rFonts w:eastAsia="MS PMincho"/>
          <w:spacing w:val="-1"/>
          <w:szCs w:val="20"/>
        </w:rPr>
        <w:t>i</w:t>
      </w:r>
      <w:r w:rsidRPr="004A6BF0">
        <w:rPr>
          <w:rFonts w:eastAsia="MS PMincho"/>
          <w:szCs w:val="20"/>
        </w:rPr>
        <w:t>n</w:t>
      </w:r>
      <w:r w:rsidRPr="004A6BF0">
        <w:rPr>
          <w:rFonts w:eastAsia="MS PMincho"/>
          <w:spacing w:val="-6"/>
          <w:szCs w:val="20"/>
        </w:rPr>
        <w:t xml:space="preserve"> </w:t>
      </w:r>
      <w:r w:rsidRPr="004A6BF0">
        <w:rPr>
          <w:rFonts w:eastAsia="MS PMincho"/>
          <w:spacing w:val="-1"/>
          <w:szCs w:val="20"/>
        </w:rPr>
        <w:t>thi</w:t>
      </w:r>
      <w:r w:rsidRPr="004A6BF0">
        <w:rPr>
          <w:rFonts w:eastAsia="MS PMincho"/>
          <w:szCs w:val="20"/>
        </w:rPr>
        <w:t>s</w:t>
      </w:r>
      <w:r w:rsidRPr="004A6BF0">
        <w:rPr>
          <w:rFonts w:eastAsia="MS PMincho"/>
          <w:spacing w:val="-6"/>
          <w:szCs w:val="20"/>
        </w:rPr>
        <w:t xml:space="preserve"> </w:t>
      </w:r>
      <w:r w:rsidRPr="004A6BF0">
        <w:rPr>
          <w:rFonts w:eastAsia="MS PMincho"/>
          <w:spacing w:val="-1"/>
          <w:szCs w:val="20"/>
        </w:rPr>
        <w:t>case.</w:t>
      </w:r>
    </w:p>
    <w:p w14:paraId="7C041E1C" w14:textId="77777777" w:rsidR="00473B58" w:rsidRPr="004A6BF0" w:rsidRDefault="00473B58" w:rsidP="00E72B52">
      <w:pPr>
        <w:pStyle w:val="Online"/>
        <w:spacing w:after="0" w:line="240" w:lineRule="atLeast"/>
        <w:rPr>
          <w:rFonts w:eastAsia="MS PMincho"/>
          <w:spacing w:val="-1"/>
          <w:szCs w:val="20"/>
        </w:rPr>
      </w:pPr>
    </w:p>
    <w:tbl>
      <w:tblPr>
        <w:tblStyle w:val="TableGrid"/>
        <w:tblW w:w="0" w:type="auto"/>
        <w:tblLook w:val="04A0" w:firstRow="1" w:lastRow="0" w:firstColumn="1" w:lastColumn="0" w:noHBand="0" w:noVBand="1"/>
      </w:tblPr>
      <w:tblGrid>
        <w:gridCol w:w="9242"/>
      </w:tblGrid>
      <w:tr w:rsidR="00473B58" w:rsidRPr="004A6BF0" w14:paraId="46732BDD" w14:textId="77777777" w:rsidTr="00473B58">
        <w:tc>
          <w:tcPr>
            <w:tcW w:w="9242" w:type="dxa"/>
          </w:tcPr>
          <w:p w14:paraId="45040651" w14:textId="77777777" w:rsidR="00473B58" w:rsidRPr="004A6BF0" w:rsidRDefault="004A6BF0" w:rsidP="00E72B52">
            <w:pPr>
              <w:pStyle w:val="Online"/>
              <w:spacing w:after="0" w:line="240" w:lineRule="atLeast"/>
              <w:rPr>
                <w:rFonts w:eastAsia="MS PMincho"/>
                <w:i/>
                <w:spacing w:val="-1"/>
                <w:szCs w:val="20"/>
              </w:rPr>
            </w:pPr>
            <w:r>
              <w:rPr>
                <w:rFonts w:eastAsia="MS PMincho"/>
                <w:i/>
                <w:spacing w:val="-1"/>
                <w:szCs w:val="20"/>
              </w:rPr>
              <w:t>s.</w:t>
            </w:r>
            <w:r w:rsidR="00FA2D19" w:rsidRPr="004A6BF0">
              <w:rPr>
                <w:rFonts w:eastAsia="MS PMincho"/>
                <w:i/>
                <w:spacing w:val="-1"/>
                <w:szCs w:val="20"/>
              </w:rPr>
              <w:t>22 Landlord and Tenant Act 1985</w:t>
            </w:r>
          </w:p>
        </w:tc>
      </w:tr>
    </w:tbl>
    <w:p w14:paraId="4B66A057" w14:textId="77777777" w:rsidR="00E148F7" w:rsidRPr="004A6BF0" w:rsidRDefault="00E148F7" w:rsidP="00E72B52">
      <w:pPr>
        <w:pStyle w:val="Online"/>
        <w:spacing w:after="0" w:line="240" w:lineRule="atLeast"/>
        <w:rPr>
          <w:rFonts w:eastAsia="MS PMincho"/>
          <w:spacing w:val="-1"/>
          <w:szCs w:val="20"/>
        </w:rPr>
      </w:pPr>
    </w:p>
    <w:p w14:paraId="3B220864" w14:textId="77777777" w:rsidR="00E148F7" w:rsidRPr="004A6BF0" w:rsidRDefault="00E148F7" w:rsidP="00E148F7">
      <w:pPr>
        <w:pStyle w:val="Online"/>
        <w:spacing w:after="0" w:line="240" w:lineRule="atLeast"/>
        <w:rPr>
          <w:rFonts w:cs="Arial"/>
          <w:bCs/>
          <w:szCs w:val="20"/>
        </w:rPr>
      </w:pPr>
      <w:r w:rsidRPr="004A6BF0">
        <w:rPr>
          <w:rFonts w:eastAsia="MS PMincho"/>
          <w:szCs w:val="20"/>
        </w:rPr>
        <w:t>If</w:t>
      </w:r>
      <w:r w:rsidRPr="004A6BF0">
        <w:rPr>
          <w:rFonts w:eastAsia="MS PMincho"/>
          <w:spacing w:val="19"/>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25"/>
          <w:szCs w:val="20"/>
        </w:rPr>
        <w:t xml:space="preserve"> </w:t>
      </w:r>
      <w:r w:rsidRPr="004A6BF0">
        <w:rPr>
          <w:rFonts w:eastAsia="MS PMincho"/>
          <w:spacing w:val="2"/>
          <w:szCs w:val="20"/>
        </w:rPr>
        <w:t>se</w:t>
      </w:r>
      <w:r w:rsidRPr="004A6BF0">
        <w:rPr>
          <w:rFonts w:eastAsia="MS PMincho"/>
          <w:spacing w:val="7"/>
          <w:szCs w:val="20"/>
        </w:rPr>
        <w:t>r</w:t>
      </w:r>
      <w:r w:rsidRPr="004A6BF0">
        <w:rPr>
          <w:rFonts w:eastAsia="MS PMincho"/>
          <w:spacing w:val="6"/>
          <w:szCs w:val="20"/>
        </w:rPr>
        <w:t>v</w:t>
      </w:r>
      <w:r w:rsidRPr="004A6BF0">
        <w:rPr>
          <w:rFonts w:eastAsia="MS PMincho"/>
          <w:spacing w:val="2"/>
          <w:szCs w:val="20"/>
        </w:rPr>
        <w:t>i</w:t>
      </w:r>
      <w:r w:rsidRPr="004A6BF0">
        <w:rPr>
          <w:rFonts w:eastAsia="MS PMincho"/>
          <w:szCs w:val="20"/>
        </w:rPr>
        <w:t>ce</w:t>
      </w:r>
      <w:r w:rsidRPr="004A6BF0">
        <w:rPr>
          <w:rFonts w:eastAsia="MS PMincho"/>
          <w:spacing w:val="4"/>
          <w:szCs w:val="20"/>
        </w:rPr>
        <w:t xml:space="preserve"> </w:t>
      </w:r>
      <w:r w:rsidRPr="004A6BF0">
        <w:rPr>
          <w:rFonts w:eastAsia="MS PMincho"/>
          <w:spacing w:val="1"/>
          <w:szCs w:val="20"/>
        </w:rPr>
        <w:t>c</w:t>
      </w:r>
      <w:r w:rsidRPr="004A6BF0">
        <w:rPr>
          <w:rFonts w:eastAsia="MS PMincho"/>
          <w:spacing w:val="2"/>
          <w:szCs w:val="20"/>
        </w:rPr>
        <w:t>harge</w:t>
      </w:r>
      <w:r w:rsidRPr="004A6BF0">
        <w:rPr>
          <w:rFonts w:eastAsia="MS PMincho"/>
          <w:szCs w:val="20"/>
        </w:rPr>
        <w:t>s</w:t>
      </w:r>
      <w:r w:rsidRPr="004A6BF0">
        <w:rPr>
          <w:rFonts w:eastAsia="MS PMincho"/>
          <w:spacing w:val="6"/>
          <w:szCs w:val="20"/>
        </w:rPr>
        <w:t xml:space="preserve"> </w:t>
      </w:r>
      <w:r w:rsidRPr="004A6BF0">
        <w:rPr>
          <w:rFonts w:eastAsia="MS PMincho"/>
          <w:spacing w:val="2"/>
          <w:szCs w:val="20"/>
        </w:rPr>
        <w:t>a</w:t>
      </w:r>
      <w:r w:rsidRPr="004A6BF0">
        <w:rPr>
          <w:rFonts w:eastAsia="MS PMincho"/>
          <w:spacing w:val="-1"/>
          <w:szCs w:val="20"/>
        </w:rPr>
        <w:t>r</w:t>
      </w:r>
      <w:r w:rsidRPr="004A6BF0">
        <w:rPr>
          <w:rFonts w:eastAsia="MS PMincho"/>
          <w:szCs w:val="20"/>
        </w:rPr>
        <w:t>e</w:t>
      </w:r>
      <w:r w:rsidRPr="004A6BF0">
        <w:rPr>
          <w:rFonts w:eastAsia="MS PMincho"/>
          <w:spacing w:val="17"/>
          <w:szCs w:val="20"/>
        </w:rPr>
        <w:t xml:space="preserve"> </w:t>
      </w:r>
      <w:r w:rsidRPr="004A6BF0">
        <w:rPr>
          <w:rFonts w:eastAsia="MS PMincho"/>
          <w:spacing w:val="2"/>
          <w:szCs w:val="20"/>
        </w:rPr>
        <w:t>p</w:t>
      </w:r>
      <w:r w:rsidRPr="004A6BF0">
        <w:rPr>
          <w:rFonts w:eastAsia="MS PMincho"/>
          <w:spacing w:val="-2"/>
          <w:szCs w:val="20"/>
        </w:rPr>
        <w:t>a</w:t>
      </w:r>
      <w:r w:rsidRPr="004A6BF0">
        <w:rPr>
          <w:rFonts w:eastAsia="MS PMincho"/>
          <w:spacing w:val="1"/>
          <w:szCs w:val="20"/>
        </w:rPr>
        <w:t>y</w:t>
      </w:r>
      <w:r w:rsidRPr="004A6BF0">
        <w:rPr>
          <w:rFonts w:eastAsia="MS PMincho"/>
          <w:spacing w:val="2"/>
          <w:szCs w:val="20"/>
        </w:rPr>
        <w:t>abl</w:t>
      </w:r>
      <w:r w:rsidRPr="004A6BF0">
        <w:rPr>
          <w:rFonts w:eastAsia="MS PMincho"/>
          <w:szCs w:val="20"/>
        </w:rPr>
        <w:t>e</w:t>
      </w:r>
      <w:r w:rsidRPr="004A6BF0">
        <w:rPr>
          <w:rFonts w:eastAsia="MS PMincho"/>
          <w:spacing w:val="5"/>
          <w:szCs w:val="20"/>
        </w:rPr>
        <w:t xml:space="preserve"> </w:t>
      </w:r>
      <w:r w:rsidRPr="004A6BF0">
        <w:rPr>
          <w:rFonts w:eastAsia="MS PMincho"/>
          <w:spacing w:val="-1"/>
          <w:szCs w:val="20"/>
        </w:rPr>
        <w:t>b</w:t>
      </w:r>
      <w:r w:rsidRPr="004A6BF0">
        <w:rPr>
          <w:rFonts w:eastAsia="MS PMincho"/>
          <w:szCs w:val="20"/>
        </w:rPr>
        <w:t>y</w:t>
      </w:r>
      <w:r w:rsidRPr="004A6BF0">
        <w:rPr>
          <w:rFonts w:eastAsia="MS PMincho"/>
          <w:spacing w:val="12"/>
          <w:szCs w:val="20"/>
        </w:rPr>
        <w:t xml:space="preserve"> </w:t>
      </w:r>
      <w:r w:rsidRPr="004A6BF0">
        <w:rPr>
          <w:rFonts w:eastAsia="MS PMincho"/>
          <w:spacing w:val="2"/>
          <w:szCs w:val="20"/>
        </w:rPr>
        <w:t>th</w:t>
      </w:r>
      <w:r w:rsidRPr="004A6BF0">
        <w:rPr>
          <w:rFonts w:eastAsia="MS PMincho"/>
          <w:szCs w:val="20"/>
        </w:rPr>
        <w:t>e</w:t>
      </w:r>
      <w:r w:rsidRPr="004A6BF0">
        <w:rPr>
          <w:rFonts w:eastAsia="MS PMincho"/>
          <w:spacing w:val="25"/>
          <w:szCs w:val="20"/>
        </w:rPr>
        <w:t xml:space="preserve"> </w:t>
      </w:r>
      <w:r w:rsidRPr="004A6BF0">
        <w:rPr>
          <w:rFonts w:eastAsia="MS PMincho"/>
          <w:szCs w:val="20"/>
        </w:rPr>
        <w:t>leaseholders</w:t>
      </w:r>
      <w:r w:rsidRPr="004A6BF0">
        <w:rPr>
          <w:rFonts w:eastAsia="MS PMincho"/>
          <w:spacing w:val="31"/>
          <w:szCs w:val="20"/>
        </w:rPr>
        <w:t xml:space="preserve"> </w:t>
      </w:r>
      <w:r w:rsidRPr="004A6BF0">
        <w:rPr>
          <w:rFonts w:eastAsia="MS PMincho"/>
          <w:spacing w:val="2"/>
          <w:szCs w:val="20"/>
        </w:rPr>
        <w:t>o</w:t>
      </w:r>
      <w:r w:rsidRPr="004A6BF0">
        <w:rPr>
          <w:rFonts w:eastAsia="MS PMincho"/>
          <w:szCs w:val="20"/>
        </w:rPr>
        <w:t>f</w:t>
      </w:r>
      <w:r w:rsidRPr="004A6BF0">
        <w:rPr>
          <w:rFonts w:eastAsia="MS PMincho"/>
          <w:spacing w:val="24"/>
          <w:szCs w:val="20"/>
        </w:rPr>
        <w:t xml:space="preserve"> </w:t>
      </w:r>
      <w:r w:rsidRPr="004A6BF0">
        <w:rPr>
          <w:rFonts w:eastAsia="MS PMincho"/>
          <w:spacing w:val="2"/>
          <w:szCs w:val="20"/>
        </w:rPr>
        <w:t>mo</w:t>
      </w:r>
      <w:r w:rsidRPr="004A6BF0">
        <w:rPr>
          <w:rFonts w:eastAsia="MS PMincho"/>
          <w:spacing w:val="-1"/>
          <w:szCs w:val="20"/>
        </w:rPr>
        <w:t>r</w:t>
      </w:r>
      <w:r w:rsidRPr="004A6BF0">
        <w:rPr>
          <w:rFonts w:eastAsia="MS PMincho"/>
          <w:szCs w:val="20"/>
        </w:rPr>
        <w:t>e</w:t>
      </w:r>
      <w:r w:rsidRPr="004A6BF0">
        <w:rPr>
          <w:rFonts w:eastAsia="MS PMincho"/>
          <w:spacing w:val="30"/>
          <w:szCs w:val="20"/>
        </w:rPr>
        <w:t xml:space="preserve"> </w:t>
      </w:r>
      <w:r w:rsidRPr="004A6BF0">
        <w:rPr>
          <w:rFonts w:eastAsia="MS PMincho"/>
          <w:spacing w:val="2"/>
          <w:szCs w:val="20"/>
        </w:rPr>
        <w:t>tha</w:t>
      </w:r>
      <w:r w:rsidRPr="004A6BF0">
        <w:rPr>
          <w:rFonts w:eastAsia="MS PMincho"/>
          <w:szCs w:val="20"/>
        </w:rPr>
        <w:t>n</w:t>
      </w:r>
      <w:r w:rsidRPr="004A6BF0">
        <w:rPr>
          <w:rFonts w:eastAsia="MS PMincho"/>
          <w:spacing w:val="35"/>
          <w:szCs w:val="20"/>
        </w:rPr>
        <w:t xml:space="preserve"> </w:t>
      </w:r>
      <w:r w:rsidRPr="004A6BF0">
        <w:rPr>
          <w:rFonts w:eastAsia="MS PMincho"/>
          <w:spacing w:val="2"/>
          <w:szCs w:val="20"/>
        </w:rPr>
        <w:t>four</w:t>
      </w:r>
      <w:r w:rsidRPr="004A6BF0">
        <w:rPr>
          <w:rFonts w:eastAsia="MS PMincho"/>
          <w:spacing w:val="10"/>
          <w:szCs w:val="20"/>
        </w:rPr>
        <w:t xml:space="preserve"> </w:t>
      </w:r>
      <w:r w:rsidRPr="004A6BF0">
        <w:rPr>
          <w:rFonts w:eastAsia="MS PMincho"/>
          <w:spacing w:val="-3"/>
          <w:w w:val="95"/>
          <w:szCs w:val="20"/>
        </w:rPr>
        <w:t>d</w:t>
      </w:r>
      <w:r w:rsidRPr="004A6BF0">
        <w:rPr>
          <w:rFonts w:eastAsia="MS PMincho"/>
          <w:spacing w:val="-2"/>
          <w:w w:val="95"/>
          <w:szCs w:val="20"/>
        </w:rPr>
        <w:t>w</w:t>
      </w:r>
      <w:r w:rsidRPr="004A6BF0">
        <w:rPr>
          <w:rFonts w:eastAsia="MS PMincho"/>
          <w:w w:val="95"/>
          <w:szCs w:val="20"/>
        </w:rPr>
        <w:t>ellings,</w:t>
      </w:r>
      <w:r w:rsidRPr="004A6BF0">
        <w:rPr>
          <w:rFonts w:eastAsia="MS PMincho"/>
          <w:spacing w:val="-4"/>
          <w:w w:val="95"/>
          <w:szCs w:val="20"/>
        </w:rPr>
        <w:t xml:space="preserve"> </w:t>
      </w:r>
      <w:r w:rsidRPr="004A6BF0">
        <w:rPr>
          <w:rFonts w:eastAsia="MS PMincho"/>
          <w:w w:val="103"/>
          <w:szCs w:val="20"/>
        </w:rPr>
        <w:t>the</w:t>
      </w:r>
      <w:r w:rsidRPr="004A6BF0">
        <w:rPr>
          <w:rFonts w:eastAsia="MS PMincho"/>
          <w:spacing w:val="-5"/>
          <w:szCs w:val="20"/>
        </w:rPr>
        <w:t xml:space="preserve"> </w:t>
      </w:r>
      <w:r w:rsidRPr="004A6BF0">
        <w:rPr>
          <w:rFonts w:eastAsia="MS PMincho"/>
          <w:szCs w:val="20"/>
        </w:rPr>
        <w:t>summa</w:t>
      </w:r>
      <w:r w:rsidRPr="004A6BF0">
        <w:rPr>
          <w:rFonts w:eastAsia="MS PMincho"/>
          <w:spacing w:val="6"/>
          <w:szCs w:val="20"/>
        </w:rPr>
        <w:t>r</w:t>
      </w:r>
      <w:r w:rsidRPr="004A6BF0">
        <w:rPr>
          <w:rFonts w:eastAsia="MS PMincho"/>
          <w:szCs w:val="20"/>
        </w:rPr>
        <w:t>y</w:t>
      </w:r>
      <w:r w:rsidRPr="004A6BF0">
        <w:rPr>
          <w:rFonts w:eastAsia="MS PMincho"/>
          <w:spacing w:val="1"/>
          <w:szCs w:val="20"/>
        </w:rPr>
        <w:t xml:space="preserve"> </w:t>
      </w:r>
      <w:r w:rsidRPr="004A6BF0">
        <w:rPr>
          <w:rFonts w:eastAsia="MS PMincho"/>
          <w:spacing w:val="-1"/>
          <w:szCs w:val="20"/>
        </w:rPr>
        <w:t>m</w:t>
      </w:r>
      <w:r w:rsidRPr="004A6BF0">
        <w:rPr>
          <w:rFonts w:eastAsia="MS PMincho"/>
          <w:szCs w:val="20"/>
        </w:rPr>
        <w:t>ust</w:t>
      </w:r>
      <w:r w:rsidRPr="004A6BF0">
        <w:rPr>
          <w:rFonts w:eastAsia="MS PMincho"/>
          <w:spacing w:val="11"/>
          <w:szCs w:val="20"/>
        </w:rPr>
        <w:t xml:space="preserve"> </w:t>
      </w:r>
      <w:r w:rsidRPr="004A6BF0">
        <w:rPr>
          <w:rFonts w:eastAsia="MS PMincho"/>
          <w:szCs w:val="20"/>
        </w:rPr>
        <w:t>be</w:t>
      </w:r>
      <w:r w:rsidRPr="004A6BF0">
        <w:rPr>
          <w:rFonts w:eastAsia="MS PMincho"/>
          <w:spacing w:val="-7"/>
          <w:szCs w:val="20"/>
        </w:rPr>
        <w:t xml:space="preserve"> </w:t>
      </w:r>
      <w:r w:rsidRPr="004A6BF0">
        <w:rPr>
          <w:rFonts w:eastAsia="MS PMincho"/>
          <w:spacing w:val="-3"/>
          <w:szCs w:val="20"/>
        </w:rPr>
        <w:t>c</w:t>
      </w:r>
      <w:r w:rsidRPr="004A6BF0">
        <w:rPr>
          <w:rFonts w:eastAsia="MS PMincho"/>
          <w:spacing w:val="-1"/>
          <w:szCs w:val="20"/>
        </w:rPr>
        <w:t>e</w:t>
      </w:r>
      <w:r w:rsidRPr="004A6BF0">
        <w:rPr>
          <w:rFonts w:eastAsia="MS PMincho"/>
          <w:spacing w:val="4"/>
          <w:szCs w:val="20"/>
        </w:rPr>
        <w:t>r</w:t>
      </w:r>
      <w:r w:rsidRPr="004A6BF0">
        <w:rPr>
          <w:rFonts w:eastAsia="MS PMincho"/>
          <w:spacing w:val="1"/>
          <w:szCs w:val="20"/>
        </w:rPr>
        <w:t>t</w:t>
      </w:r>
      <w:r w:rsidRPr="004A6BF0">
        <w:rPr>
          <w:rFonts w:eastAsia="MS PMincho"/>
          <w:szCs w:val="20"/>
        </w:rPr>
        <w:t>ified</w:t>
      </w:r>
      <w:r w:rsidRPr="004A6BF0">
        <w:rPr>
          <w:rFonts w:eastAsia="MS PMincho"/>
          <w:spacing w:val="-12"/>
          <w:szCs w:val="20"/>
        </w:rPr>
        <w:t xml:space="preserve"> </w:t>
      </w:r>
      <w:r w:rsidRPr="004A6BF0">
        <w:rPr>
          <w:rFonts w:eastAsia="MS PMincho"/>
          <w:spacing w:val="-3"/>
          <w:szCs w:val="20"/>
        </w:rPr>
        <w:t>b</w:t>
      </w:r>
      <w:r w:rsidRPr="004A6BF0">
        <w:rPr>
          <w:rFonts w:eastAsia="MS PMincho"/>
          <w:szCs w:val="20"/>
        </w:rPr>
        <w:t>y</w:t>
      </w:r>
      <w:r w:rsidRPr="004A6BF0">
        <w:rPr>
          <w:rFonts w:eastAsia="MS PMincho"/>
          <w:spacing w:val="-13"/>
          <w:szCs w:val="20"/>
        </w:rPr>
        <w:t xml:space="preserve"> </w:t>
      </w:r>
      <w:r w:rsidRPr="004A6BF0">
        <w:rPr>
          <w:rFonts w:eastAsia="MS PMincho"/>
          <w:szCs w:val="20"/>
        </w:rPr>
        <w:t>a</w:t>
      </w:r>
      <w:r w:rsidRPr="004A6BF0">
        <w:rPr>
          <w:rFonts w:eastAsia="MS PMincho"/>
          <w:spacing w:val="-7"/>
          <w:szCs w:val="20"/>
        </w:rPr>
        <w:t xml:space="preserve"> </w:t>
      </w:r>
      <w:r w:rsidRPr="004A6BF0">
        <w:rPr>
          <w:rFonts w:eastAsia="MS PMincho"/>
          <w:szCs w:val="20"/>
        </w:rPr>
        <w:t>qualified</w:t>
      </w:r>
      <w:r w:rsidRPr="004A6BF0">
        <w:rPr>
          <w:rFonts w:eastAsia="MS PMincho"/>
          <w:spacing w:val="-12"/>
          <w:szCs w:val="20"/>
        </w:rPr>
        <w:t xml:space="preserve"> </w:t>
      </w:r>
      <w:r w:rsidRPr="004A6BF0">
        <w:rPr>
          <w:rFonts w:eastAsia="MS PMincho"/>
          <w:szCs w:val="20"/>
        </w:rPr>
        <w:t>a</w:t>
      </w:r>
      <w:r w:rsidRPr="004A6BF0">
        <w:rPr>
          <w:rFonts w:eastAsia="MS PMincho"/>
          <w:spacing w:val="-3"/>
          <w:szCs w:val="20"/>
        </w:rPr>
        <w:t>cc</w:t>
      </w:r>
      <w:r w:rsidRPr="004A6BF0">
        <w:rPr>
          <w:rFonts w:eastAsia="MS PMincho"/>
          <w:szCs w:val="20"/>
        </w:rPr>
        <w:t>ountant</w:t>
      </w:r>
      <w:r w:rsidRPr="004A6BF0">
        <w:rPr>
          <w:rFonts w:eastAsia="MS PMincho"/>
          <w:spacing w:val="22"/>
          <w:szCs w:val="20"/>
        </w:rPr>
        <w:t xml:space="preserve"> </w:t>
      </w:r>
      <w:r w:rsidRPr="004A6BF0">
        <w:rPr>
          <w:rFonts w:eastAsia="MS PMincho"/>
          <w:szCs w:val="20"/>
        </w:rPr>
        <w:t>as</w:t>
      </w:r>
      <w:r w:rsidRPr="004A6BF0">
        <w:rPr>
          <w:rFonts w:eastAsia="MS PMincho"/>
          <w:spacing w:val="-13"/>
          <w:szCs w:val="20"/>
        </w:rPr>
        <w:t xml:space="preserve"> </w:t>
      </w:r>
      <w:r w:rsidRPr="004A6BF0">
        <w:rPr>
          <w:rFonts w:eastAsia="MS PMincho"/>
          <w:szCs w:val="20"/>
        </w:rPr>
        <w:t>a</w:t>
      </w:r>
      <w:r w:rsidRPr="004A6BF0">
        <w:rPr>
          <w:rFonts w:eastAsia="MS PMincho"/>
          <w:spacing w:val="-2"/>
          <w:szCs w:val="20"/>
        </w:rPr>
        <w:t xml:space="preserve"> </w:t>
      </w:r>
      <w:r w:rsidRPr="004A6BF0">
        <w:rPr>
          <w:rFonts w:eastAsia="MS PMincho"/>
          <w:spacing w:val="2"/>
          <w:szCs w:val="20"/>
        </w:rPr>
        <w:t>fai</w:t>
      </w:r>
      <w:r w:rsidRPr="004A6BF0">
        <w:rPr>
          <w:rFonts w:eastAsia="MS PMincho"/>
          <w:szCs w:val="20"/>
        </w:rPr>
        <w:t>r</w:t>
      </w:r>
      <w:r w:rsidRPr="004A6BF0">
        <w:rPr>
          <w:rFonts w:eastAsia="MS PMincho"/>
          <w:spacing w:val="25"/>
          <w:szCs w:val="20"/>
        </w:rPr>
        <w:t xml:space="preserve"> </w:t>
      </w:r>
      <w:r w:rsidRPr="004A6BF0">
        <w:rPr>
          <w:rFonts w:eastAsia="MS PMincho"/>
          <w:spacing w:val="2"/>
          <w:szCs w:val="20"/>
        </w:rPr>
        <w:t>summa</w:t>
      </w:r>
      <w:r w:rsidRPr="004A6BF0">
        <w:rPr>
          <w:rFonts w:eastAsia="MS PMincho"/>
          <w:spacing w:val="9"/>
          <w:szCs w:val="20"/>
        </w:rPr>
        <w:t>r</w:t>
      </w:r>
      <w:r w:rsidRPr="004A6BF0">
        <w:rPr>
          <w:rFonts w:eastAsia="MS PMincho"/>
          <w:szCs w:val="20"/>
        </w:rPr>
        <w:t>y</w:t>
      </w:r>
      <w:r w:rsidRPr="004A6BF0">
        <w:rPr>
          <w:rFonts w:eastAsia="MS PMincho"/>
          <w:spacing w:val="31"/>
          <w:szCs w:val="20"/>
        </w:rPr>
        <w:t xml:space="preserve"> </w:t>
      </w:r>
      <w:r w:rsidRPr="004A6BF0">
        <w:rPr>
          <w:rFonts w:eastAsia="MS PMincho"/>
          <w:spacing w:val="2"/>
          <w:szCs w:val="20"/>
        </w:rPr>
        <w:t>sufficientl</w:t>
      </w:r>
      <w:r w:rsidRPr="004A6BF0">
        <w:rPr>
          <w:rFonts w:eastAsia="MS PMincho"/>
          <w:szCs w:val="20"/>
        </w:rPr>
        <w:t>y</w:t>
      </w:r>
      <w:r w:rsidRPr="004A6BF0">
        <w:rPr>
          <w:rFonts w:eastAsia="MS PMincho"/>
          <w:spacing w:val="25"/>
          <w:szCs w:val="20"/>
        </w:rPr>
        <w:t xml:space="preserve"> </w:t>
      </w:r>
      <w:r w:rsidRPr="004A6BF0">
        <w:rPr>
          <w:rFonts w:eastAsia="MS PMincho"/>
          <w:spacing w:val="2"/>
          <w:szCs w:val="20"/>
        </w:rPr>
        <w:t>suppo</w:t>
      </w:r>
      <w:r w:rsidRPr="004A6BF0">
        <w:rPr>
          <w:rFonts w:eastAsia="MS PMincho"/>
          <w:spacing w:val="6"/>
          <w:szCs w:val="20"/>
        </w:rPr>
        <w:t>r</w:t>
      </w:r>
      <w:r w:rsidRPr="004A6BF0">
        <w:rPr>
          <w:rFonts w:eastAsia="MS PMincho"/>
          <w:szCs w:val="20"/>
        </w:rPr>
        <w:t>t</w:t>
      </w:r>
      <w:r w:rsidRPr="004A6BF0">
        <w:rPr>
          <w:rFonts w:eastAsia="MS PMincho"/>
          <w:spacing w:val="3"/>
          <w:szCs w:val="20"/>
        </w:rPr>
        <w:t>e</w:t>
      </w:r>
      <w:r w:rsidRPr="004A6BF0">
        <w:rPr>
          <w:rFonts w:eastAsia="MS PMincho"/>
          <w:szCs w:val="20"/>
        </w:rPr>
        <w:t>d</w:t>
      </w:r>
      <w:r w:rsidRPr="004A6BF0">
        <w:rPr>
          <w:rFonts w:eastAsia="MS PMincho"/>
          <w:spacing w:val="50"/>
          <w:szCs w:val="20"/>
        </w:rPr>
        <w:t xml:space="preserve"> </w:t>
      </w:r>
      <w:r w:rsidRPr="004A6BF0">
        <w:rPr>
          <w:rFonts w:eastAsia="MS PMincho"/>
          <w:spacing w:val="-1"/>
          <w:szCs w:val="20"/>
        </w:rPr>
        <w:t>b</w:t>
      </w:r>
      <w:r w:rsidRPr="004A6BF0">
        <w:rPr>
          <w:rFonts w:eastAsia="MS PMincho"/>
          <w:szCs w:val="20"/>
        </w:rPr>
        <w:t>y</w:t>
      </w:r>
      <w:r w:rsidRPr="004A6BF0">
        <w:rPr>
          <w:rFonts w:eastAsia="MS PMincho"/>
          <w:spacing w:val="17"/>
          <w:szCs w:val="20"/>
        </w:rPr>
        <w:t xml:space="preserve"> </w:t>
      </w:r>
      <w:r w:rsidRPr="004A6BF0">
        <w:rPr>
          <w:rFonts w:eastAsia="MS PMincho"/>
          <w:spacing w:val="2"/>
          <w:szCs w:val="20"/>
        </w:rPr>
        <w:t>a</w:t>
      </w:r>
      <w:r w:rsidRPr="004A6BF0">
        <w:rPr>
          <w:rFonts w:eastAsia="MS PMincho"/>
          <w:szCs w:val="20"/>
        </w:rPr>
        <w:t>c</w:t>
      </w:r>
      <w:r w:rsidRPr="004A6BF0">
        <w:rPr>
          <w:rFonts w:eastAsia="MS PMincho"/>
          <w:spacing w:val="-1"/>
          <w:szCs w:val="20"/>
        </w:rPr>
        <w:t>c</w:t>
      </w:r>
      <w:r w:rsidRPr="004A6BF0">
        <w:rPr>
          <w:rFonts w:eastAsia="MS PMincho"/>
          <w:spacing w:val="2"/>
          <w:szCs w:val="20"/>
        </w:rPr>
        <w:t>ounts</w:t>
      </w:r>
      <w:r w:rsidRPr="004A6BF0">
        <w:rPr>
          <w:rFonts w:eastAsia="MS PMincho"/>
          <w:szCs w:val="20"/>
        </w:rPr>
        <w:t>,</w:t>
      </w:r>
      <w:r w:rsidRPr="004A6BF0">
        <w:rPr>
          <w:rFonts w:eastAsia="MS PMincho"/>
          <w:spacing w:val="22"/>
          <w:szCs w:val="20"/>
        </w:rPr>
        <w:t xml:space="preserve"> </w:t>
      </w:r>
      <w:r w:rsidRPr="004A6BF0">
        <w:rPr>
          <w:rFonts w:eastAsia="MS PMincho"/>
          <w:spacing w:val="-1"/>
          <w:szCs w:val="20"/>
        </w:rPr>
        <w:t>r</w:t>
      </w:r>
      <w:r w:rsidRPr="004A6BF0">
        <w:rPr>
          <w:rFonts w:eastAsia="MS PMincho"/>
          <w:spacing w:val="3"/>
          <w:szCs w:val="20"/>
        </w:rPr>
        <w:t>e</w:t>
      </w:r>
      <w:r w:rsidRPr="004A6BF0">
        <w:rPr>
          <w:rFonts w:eastAsia="MS PMincho"/>
          <w:szCs w:val="20"/>
        </w:rPr>
        <w:t>c</w:t>
      </w:r>
      <w:r w:rsidRPr="004A6BF0">
        <w:rPr>
          <w:rFonts w:eastAsia="MS PMincho"/>
          <w:spacing w:val="2"/>
          <w:szCs w:val="20"/>
        </w:rPr>
        <w:t>eipt</w:t>
      </w:r>
      <w:r w:rsidRPr="004A6BF0">
        <w:rPr>
          <w:rFonts w:eastAsia="MS PMincho"/>
          <w:szCs w:val="20"/>
        </w:rPr>
        <w:t>s</w:t>
      </w:r>
      <w:r w:rsidRPr="004A6BF0">
        <w:rPr>
          <w:rFonts w:eastAsia="MS PMincho"/>
          <w:spacing w:val="28"/>
          <w:szCs w:val="20"/>
        </w:rPr>
        <w:t xml:space="preserve"> </w:t>
      </w:r>
      <w:r w:rsidRPr="004A6BF0">
        <w:rPr>
          <w:rFonts w:eastAsia="MS PMincho"/>
          <w:spacing w:val="2"/>
          <w:szCs w:val="20"/>
        </w:rPr>
        <w:t>an</w:t>
      </w:r>
      <w:r w:rsidRPr="004A6BF0">
        <w:rPr>
          <w:rFonts w:eastAsia="MS PMincho"/>
          <w:szCs w:val="20"/>
        </w:rPr>
        <w:t>d</w:t>
      </w:r>
      <w:r w:rsidRPr="004A6BF0">
        <w:rPr>
          <w:rFonts w:eastAsia="MS PMincho"/>
          <w:spacing w:val="33"/>
          <w:szCs w:val="20"/>
        </w:rPr>
        <w:t xml:space="preserve"> </w:t>
      </w:r>
      <w:r w:rsidRPr="004A6BF0">
        <w:rPr>
          <w:rFonts w:eastAsia="MS PMincho"/>
          <w:spacing w:val="2"/>
          <w:szCs w:val="20"/>
        </w:rPr>
        <w:t>other</w:t>
      </w:r>
      <w:r w:rsidRPr="004A6BF0">
        <w:rPr>
          <w:rFonts w:eastAsia="MS PMincho"/>
          <w:spacing w:val="16"/>
          <w:szCs w:val="20"/>
        </w:rPr>
        <w:t xml:space="preserve"> </w:t>
      </w:r>
      <w:r w:rsidRPr="004A6BF0">
        <w:rPr>
          <w:rFonts w:eastAsia="MS PMincho"/>
          <w:spacing w:val="-1"/>
          <w:szCs w:val="20"/>
        </w:rPr>
        <w:t>d</w:t>
      </w:r>
      <w:r w:rsidRPr="004A6BF0">
        <w:rPr>
          <w:rFonts w:eastAsia="MS PMincho"/>
          <w:szCs w:val="20"/>
        </w:rPr>
        <w:t>ocuments</w:t>
      </w:r>
      <w:r w:rsidRPr="004A6BF0">
        <w:rPr>
          <w:rFonts w:eastAsia="MS PMincho"/>
          <w:spacing w:val="16"/>
          <w:szCs w:val="20"/>
        </w:rPr>
        <w:t xml:space="preserve"> </w:t>
      </w:r>
      <w:r w:rsidRPr="004A6BF0">
        <w:rPr>
          <w:rFonts w:eastAsia="MS PMincho"/>
          <w:szCs w:val="20"/>
        </w:rPr>
        <w:t>whi</w:t>
      </w:r>
      <w:r w:rsidRPr="004A6BF0">
        <w:rPr>
          <w:rFonts w:eastAsia="MS PMincho"/>
          <w:spacing w:val="-2"/>
          <w:szCs w:val="20"/>
        </w:rPr>
        <w:t>c</w:t>
      </w:r>
      <w:r w:rsidRPr="004A6BF0">
        <w:rPr>
          <w:rFonts w:eastAsia="MS PMincho"/>
          <w:szCs w:val="20"/>
        </w:rPr>
        <w:t>h</w:t>
      </w:r>
      <w:r w:rsidRPr="004A6BF0">
        <w:rPr>
          <w:rFonts w:eastAsia="MS PMincho"/>
          <w:spacing w:val="-8"/>
          <w:szCs w:val="20"/>
        </w:rPr>
        <w:t xml:space="preserve"> </w:t>
      </w:r>
      <w:r w:rsidRPr="004A6BF0">
        <w:rPr>
          <w:rFonts w:eastAsia="MS PMincho"/>
          <w:szCs w:val="20"/>
        </w:rPr>
        <w:t>h</w:t>
      </w:r>
      <w:r w:rsidRPr="004A6BF0">
        <w:rPr>
          <w:rFonts w:eastAsia="MS PMincho"/>
          <w:spacing w:val="-4"/>
          <w:szCs w:val="20"/>
        </w:rPr>
        <w:t>av</w:t>
      </w:r>
      <w:r w:rsidRPr="004A6BF0">
        <w:rPr>
          <w:rFonts w:eastAsia="MS PMincho"/>
          <w:szCs w:val="20"/>
        </w:rPr>
        <w:t>e</w:t>
      </w:r>
      <w:r w:rsidRPr="004A6BF0">
        <w:rPr>
          <w:rFonts w:eastAsia="MS PMincho"/>
          <w:spacing w:val="-17"/>
          <w:szCs w:val="20"/>
        </w:rPr>
        <w:t xml:space="preserve"> </w:t>
      </w:r>
      <w:r w:rsidRPr="004A6BF0">
        <w:rPr>
          <w:rFonts w:eastAsia="MS PMincho"/>
          <w:szCs w:val="20"/>
        </w:rPr>
        <w:t>been</w:t>
      </w:r>
      <w:r w:rsidRPr="004A6BF0">
        <w:rPr>
          <w:rFonts w:eastAsia="MS PMincho"/>
          <w:spacing w:val="-5"/>
          <w:szCs w:val="20"/>
        </w:rPr>
        <w:t xml:space="preserve"> </w:t>
      </w:r>
      <w:r w:rsidRPr="004A6BF0">
        <w:rPr>
          <w:rFonts w:eastAsia="MS PMincho"/>
          <w:szCs w:val="20"/>
        </w:rPr>
        <w:t>p</w:t>
      </w:r>
      <w:r w:rsidRPr="004A6BF0">
        <w:rPr>
          <w:rFonts w:eastAsia="MS PMincho"/>
          <w:spacing w:val="-3"/>
          <w:szCs w:val="20"/>
        </w:rPr>
        <w:t>r</w:t>
      </w:r>
      <w:r w:rsidRPr="004A6BF0">
        <w:rPr>
          <w:rFonts w:eastAsia="MS PMincho"/>
          <w:szCs w:val="20"/>
        </w:rPr>
        <w:t>odu</w:t>
      </w:r>
      <w:r w:rsidRPr="004A6BF0">
        <w:rPr>
          <w:rFonts w:eastAsia="MS PMincho"/>
          <w:spacing w:val="-3"/>
          <w:szCs w:val="20"/>
        </w:rPr>
        <w:t>c</w:t>
      </w:r>
      <w:r w:rsidRPr="004A6BF0">
        <w:rPr>
          <w:rFonts w:eastAsia="MS PMincho"/>
          <w:szCs w:val="20"/>
        </w:rPr>
        <w:t>ed</w:t>
      </w:r>
      <w:r w:rsidRPr="004A6BF0">
        <w:rPr>
          <w:rFonts w:eastAsia="MS PMincho"/>
          <w:w w:val="103"/>
          <w:szCs w:val="20"/>
        </w:rPr>
        <w:t xml:space="preserve">. </w:t>
      </w:r>
      <w:r w:rsidR="00C15FAB" w:rsidRPr="004A6BF0">
        <w:rPr>
          <w:rFonts w:eastAsia="MS PMincho"/>
          <w:szCs w:val="20"/>
        </w:rPr>
        <w:t>A q</w:t>
      </w:r>
      <w:r w:rsidRPr="004A6BF0">
        <w:rPr>
          <w:rFonts w:eastAsia="MS PMincho"/>
          <w:szCs w:val="20"/>
        </w:rPr>
        <w:t xml:space="preserve">ualified accountant means a </w:t>
      </w:r>
      <w:r w:rsidRPr="004A6BF0">
        <w:rPr>
          <w:szCs w:val="20"/>
        </w:rPr>
        <w:t>person who is eligible for appointment as a statutory auditor under</w:t>
      </w:r>
      <w:r w:rsidRPr="004A6BF0">
        <w:rPr>
          <w:rFonts w:eastAsia="MS PMincho"/>
          <w:szCs w:val="20"/>
        </w:rPr>
        <w:t xml:space="preserve"> </w:t>
      </w:r>
      <w:r w:rsidRPr="004A6BF0">
        <w:rPr>
          <w:rFonts w:eastAsia="MS PMincho"/>
          <w:i/>
          <w:szCs w:val="20"/>
        </w:rPr>
        <w:t xml:space="preserve">section </w:t>
      </w:r>
      <w:r w:rsidRPr="004A6BF0">
        <w:rPr>
          <w:i/>
          <w:szCs w:val="20"/>
        </w:rPr>
        <w:t>1212</w:t>
      </w:r>
      <w:r w:rsidRPr="004A6BF0">
        <w:rPr>
          <w:rFonts w:eastAsia="MS PMincho"/>
          <w:szCs w:val="20"/>
        </w:rPr>
        <w:t xml:space="preserve"> of the </w:t>
      </w:r>
      <w:r w:rsidRPr="004A6BF0">
        <w:rPr>
          <w:i/>
          <w:szCs w:val="20"/>
        </w:rPr>
        <w:t>Companies</w:t>
      </w:r>
      <w:r w:rsidRPr="004A6BF0">
        <w:rPr>
          <w:rFonts w:eastAsia="MS PMincho"/>
          <w:i/>
          <w:szCs w:val="20"/>
        </w:rPr>
        <w:t xml:space="preserve"> Act</w:t>
      </w:r>
      <w:r w:rsidRPr="004A6BF0">
        <w:rPr>
          <w:rFonts w:eastAsia="MS PMincho"/>
          <w:szCs w:val="20"/>
        </w:rPr>
        <w:t xml:space="preserve"> </w:t>
      </w:r>
      <w:r w:rsidRPr="004A6BF0">
        <w:rPr>
          <w:szCs w:val="20"/>
        </w:rPr>
        <w:t>2006.</w:t>
      </w:r>
    </w:p>
    <w:p w14:paraId="23A8B58D" w14:textId="77777777" w:rsidR="00106472" w:rsidRPr="004A6BF0" w:rsidRDefault="00106472" w:rsidP="00E72B52">
      <w:pPr>
        <w:pStyle w:val="Online"/>
        <w:spacing w:after="0" w:line="240" w:lineRule="atLeast"/>
        <w:rPr>
          <w:rFonts w:eastAsia="MS PMincho"/>
          <w:spacing w:val="-1"/>
          <w:szCs w:val="20"/>
        </w:rPr>
      </w:pPr>
    </w:p>
    <w:tbl>
      <w:tblPr>
        <w:tblStyle w:val="TableGrid"/>
        <w:tblW w:w="0" w:type="auto"/>
        <w:tblLook w:val="04A0" w:firstRow="1" w:lastRow="0" w:firstColumn="1" w:lastColumn="0" w:noHBand="0" w:noVBand="1"/>
      </w:tblPr>
      <w:tblGrid>
        <w:gridCol w:w="9242"/>
      </w:tblGrid>
      <w:tr w:rsidR="00FA2D19" w:rsidRPr="004A6BF0" w14:paraId="23338320" w14:textId="77777777" w:rsidTr="00FA2D19">
        <w:tc>
          <w:tcPr>
            <w:tcW w:w="9242" w:type="dxa"/>
          </w:tcPr>
          <w:p w14:paraId="1A49B82B" w14:textId="77777777" w:rsidR="00FA2D19" w:rsidRPr="004A6BF0" w:rsidRDefault="004A6BF0" w:rsidP="00E72B52">
            <w:pPr>
              <w:pStyle w:val="Online"/>
              <w:spacing w:after="0" w:line="240" w:lineRule="atLeast"/>
              <w:rPr>
                <w:rFonts w:eastAsia="MS PMincho"/>
                <w:i/>
                <w:spacing w:val="-1"/>
                <w:szCs w:val="20"/>
              </w:rPr>
            </w:pPr>
            <w:r>
              <w:rPr>
                <w:rFonts w:eastAsia="MS PMincho"/>
                <w:i/>
                <w:spacing w:val="-1"/>
                <w:szCs w:val="20"/>
              </w:rPr>
              <w:t>s.</w:t>
            </w:r>
            <w:r w:rsidR="00FA2D19" w:rsidRPr="004A6BF0">
              <w:rPr>
                <w:rFonts w:eastAsia="MS PMincho"/>
                <w:i/>
                <w:spacing w:val="-1"/>
                <w:szCs w:val="20"/>
              </w:rPr>
              <w:t>21(6) Landlord and Tenant Act 1985</w:t>
            </w:r>
          </w:p>
          <w:p w14:paraId="192B0A36" w14:textId="77777777" w:rsidR="00DE434F" w:rsidRPr="004A6BF0" w:rsidRDefault="004A6BF0" w:rsidP="00E72B52">
            <w:pPr>
              <w:pStyle w:val="Online"/>
              <w:spacing w:after="0" w:line="240" w:lineRule="atLeast"/>
              <w:rPr>
                <w:rFonts w:eastAsia="MS PMincho"/>
                <w:i/>
                <w:spacing w:val="-1"/>
                <w:szCs w:val="20"/>
              </w:rPr>
            </w:pPr>
            <w:r>
              <w:rPr>
                <w:rFonts w:eastAsia="MS PMincho"/>
                <w:i/>
                <w:spacing w:val="-1"/>
                <w:szCs w:val="20"/>
              </w:rPr>
              <w:t>s.</w:t>
            </w:r>
            <w:r w:rsidR="00DE434F" w:rsidRPr="004A6BF0">
              <w:rPr>
                <w:rFonts w:eastAsia="MS PMincho"/>
                <w:i/>
                <w:spacing w:val="-1"/>
                <w:szCs w:val="20"/>
              </w:rPr>
              <w:t>1212 Companies Act 2006</w:t>
            </w:r>
          </w:p>
        </w:tc>
      </w:tr>
    </w:tbl>
    <w:p w14:paraId="0A3A1D5F" w14:textId="77777777" w:rsidR="00FA2D19" w:rsidRPr="004A6BF0" w:rsidRDefault="00FA2D19" w:rsidP="00E72B52">
      <w:pPr>
        <w:pStyle w:val="Online"/>
        <w:spacing w:after="0" w:line="240" w:lineRule="atLeast"/>
        <w:rPr>
          <w:rFonts w:eastAsia="MS PMincho"/>
          <w:spacing w:val="-1"/>
          <w:szCs w:val="20"/>
        </w:rPr>
      </w:pPr>
    </w:p>
    <w:p w14:paraId="72858892" w14:textId="77777777" w:rsidR="00176F41" w:rsidRDefault="00106472" w:rsidP="00E72B52">
      <w:pPr>
        <w:pStyle w:val="Online"/>
        <w:spacing w:after="0" w:line="240" w:lineRule="atLeast"/>
        <w:rPr>
          <w:rFonts w:eastAsia="MS PMincho"/>
          <w:spacing w:val="-4"/>
          <w:szCs w:val="20"/>
        </w:rPr>
      </w:pPr>
      <w:r w:rsidRPr="004A6BF0">
        <w:rPr>
          <w:rFonts w:eastAsia="MS PMincho"/>
          <w:spacing w:val="-3"/>
          <w:szCs w:val="20"/>
        </w:rPr>
        <w:t>I</w:t>
      </w:r>
      <w:r w:rsidRPr="004A6BF0">
        <w:rPr>
          <w:rFonts w:eastAsia="MS PMincho"/>
          <w:szCs w:val="20"/>
        </w:rPr>
        <w:t>f</w:t>
      </w:r>
      <w:r w:rsidRPr="004A6BF0">
        <w:rPr>
          <w:rFonts w:eastAsia="MS PMincho"/>
          <w:spacing w:val="-3"/>
          <w:szCs w:val="20"/>
        </w:rPr>
        <w:t xml:space="preserve"> </w:t>
      </w:r>
      <w:r w:rsidRPr="004A6BF0">
        <w:rPr>
          <w:rFonts w:eastAsia="MS PMincho"/>
          <w:spacing w:val="-4"/>
          <w:szCs w:val="20"/>
        </w:rPr>
        <w:t>y</w:t>
      </w:r>
      <w:r w:rsidRPr="004A6BF0">
        <w:rPr>
          <w:rFonts w:eastAsia="MS PMincho"/>
          <w:szCs w:val="20"/>
        </w:rPr>
        <w:t>ou</w:t>
      </w:r>
      <w:r w:rsidRPr="004A6BF0">
        <w:rPr>
          <w:rFonts w:eastAsia="MS PMincho"/>
          <w:spacing w:val="-3"/>
          <w:szCs w:val="20"/>
        </w:rPr>
        <w:t xml:space="preserve"> </w:t>
      </w:r>
      <w:r w:rsidRPr="004A6BF0">
        <w:rPr>
          <w:rFonts w:eastAsia="MS PMincho"/>
          <w:w w:val="93"/>
          <w:szCs w:val="20"/>
        </w:rPr>
        <w:t>fail</w:t>
      </w:r>
      <w:r w:rsidRPr="004A6BF0">
        <w:rPr>
          <w:rFonts w:eastAsia="MS PMincho"/>
          <w:spacing w:val="2"/>
          <w:w w:val="93"/>
          <w:szCs w:val="20"/>
        </w:rPr>
        <w:t xml:space="preserve"> </w:t>
      </w:r>
      <w:r w:rsidRPr="004A6BF0">
        <w:rPr>
          <w:rFonts w:eastAsia="MS PMincho"/>
          <w:spacing w:val="-2"/>
          <w:szCs w:val="20"/>
        </w:rPr>
        <w:t>t</w:t>
      </w:r>
      <w:r w:rsidRPr="004A6BF0">
        <w:rPr>
          <w:rFonts w:eastAsia="MS PMincho"/>
          <w:szCs w:val="20"/>
        </w:rPr>
        <w:t>o</w:t>
      </w:r>
      <w:r w:rsidRPr="004A6BF0">
        <w:rPr>
          <w:rFonts w:eastAsia="MS PMincho"/>
          <w:spacing w:val="7"/>
          <w:szCs w:val="20"/>
        </w:rPr>
        <w:t xml:space="preserve"> </w:t>
      </w:r>
      <w:r w:rsidRPr="004A6BF0">
        <w:rPr>
          <w:rFonts w:eastAsia="MS PMincho"/>
          <w:spacing w:val="-3"/>
          <w:szCs w:val="20"/>
        </w:rPr>
        <w:t>c</w:t>
      </w:r>
      <w:r w:rsidRPr="004A6BF0">
        <w:rPr>
          <w:rFonts w:eastAsia="MS PMincho"/>
          <w:spacing w:val="-1"/>
          <w:szCs w:val="20"/>
        </w:rPr>
        <w:t>o</w:t>
      </w:r>
      <w:r w:rsidRPr="004A6BF0">
        <w:rPr>
          <w:rFonts w:eastAsia="MS PMincho"/>
          <w:szCs w:val="20"/>
        </w:rPr>
        <w:t>mply</w:t>
      </w:r>
      <w:r w:rsidRPr="004A6BF0">
        <w:rPr>
          <w:rFonts w:eastAsia="MS PMincho"/>
          <w:spacing w:val="-8"/>
          <w:szCs w:val="20"/>
        </w:rPr>
        <w:t xml:space="preserve"> </w:t>
      </w:r>
      <w:r w:rsidRPr="004A6BF0">
        <w:rPr>
          <w:rFonts w:eastAsia="MS PMincho"/>
          <w:spacing w:val="4"/>
          <w:szCs w:val="20"/>
        </w:rPr>
        <w:t>w</w:t>
      </w:r>
      <w:r w:rsidRPr="004A6BF0">
        <w:rPr>
          <w:rFonts w:eastAsia="MS PMincho"/>
          <w:szCs w:val="20"/>
        </w:rPr>
        <w:t>ith</w:t>
      </w:r>
      <w:r w:rsidRPr="004A6BF0">
        <w:rPr>
          <w:rFonts w:eastAsia="MS PMincho"/>
          <w:spacing w:val="-2"/>
          <w:szCs w:val="20"/>
        </w:rPr>
        <w:t xml:space="preserve"> </w:t>
      </w:r>
      <w:r w:rsidRPr="004A6BF0">
        <w:rPr>
          <w:rFonts w:eastAsia="MS PMincho"/>
          <w:szCs w:val="20"/>
        </w:rPr>
        <w:t>the</w:t>
      </w:r>
      <w:r w:rsidRPr="004A6BF0">
        <w:rPr>
          <w:rFonts w:eastAsia="MS PMincho"/>
          <w:spacing w:val="5"/>
          <w:szCs w:val="20"/>
        </w:rPr>
        <w:t xml:space="preserve"> </w:t>
      </w:r>
      <w:r w:rsidRPr="004A6BF0">
        <w:rPr>
          <w:rFonts w:eastAsia="MS PMincho"/>
          <w:spacing w:val="-4"/>
          <w:szCs w:val="20"/>
        </w:rPr>
        <w:t xml:space="preserve">requirements in sections 21, 22 and 23 of the </w:t>
      </w:r>
      <w:r w:rsidRPr="004A6BF0">
        <w:rPr>
          <w:rFonts w:eastAsia="MS PMincho"/>
          <w:i/>
          <w:spacing w:val="-4"/>
          <w:szCs w:val="20"/>
        </w:rPr>
        <w:t xml:space="preserve">Landlord and Tenant Act </w:t>
      </w:r>
      <w:r w:rsidRPr="004A6BF0">
        <w:rPr>
          <w:rFonts w:eastAsia="MS PMincho"/>
          <w:spacing w:val="-4"/>
          <w:szCs w:val="20"/>
        </w:rPr>
        <w:t>1985</w:t>
      </w:r>
      <w:r w:rsidR="00615983" w:rsidRPr="004A6BF0">
        <w:rPr>
          <w:rFonts w:eastAsia="MS PMincho"/>
          <w:spacing w:val="-4"/>
          <w:szCs w:val="20"/>
        </w:rPr>
        <w:t xml:space="preserve"> </w:t>
      </w:r>
      <w:r w:rsidRPr="004A6BF0">
        <w:rPr>
          <w:rFonts w:eastAsia="MS PMincho"/>
          <w:spacing w:val="-4"/>
          <w:szCs w:val="20"/>
        </w:rPr>
        <w:t>without reasonable excuse you will be committing a summary</w:t>
      </w:r>
      <w:r w:rsidR="00615983" w:rsidRPr="004A6BF0">
        <w:rPr>
          <w:rFonts w:eastAsia="MS PMincho"/>
          <w:spacing w:val="-4"/>
          <w:szCs w:val="20"/>
        </w:rPr>
        <w:t xml:space="preserve"> </w:t>
      </w:r>
      <w:r w:rsidRPr="004A6BF0">
        <w:rPr>
          <w:rFonts w:eastAsia="MS PMincho"/>
          <w:spacing w:val="-4"/>
          <w:szCs w:val="20"/>
        </w:rPr>
        <w:t>offence and</w:t>
      </w:r>
      <w:r w:rsidR="00615983" w:rsidRPr="004A6BF0">
        <w:rPr>
          <w:rFonts w:eastAsia="MS PMincho"/>
          <w:spacing w:val="-4"/>
          <w:szCs w:val="20"/>
        </w:rPr>
        <w:t xml:space="preserve"> </w:t>
      </w:r>
      <w:r w:rsidRPr="004A6BF0">
        <w:rPr>
          <w:rFonts w:eastAsia="MS PMincho"/>
          <w:spacing w:val="-4"/>
          <w:szCs w:val="20"/>
        </w:rPr>
        <w:t>will be liable on conviction to a fine</w:t>
      </w:r>
      <w:r w:rsidR="00176F41" w:rsidRPr="004A6BF0">
        <w:rPr>
          <w:rFonts w:eastAsia="MS PMincho"/>
          <w:spacing w:val="-4"/>
          <w:szCs w:val="20"/>
        </w:rPr>
        <w:t>.</w:t>
      </w:r>
    </w:p>
    <w:p w14:paraId="07D538B0" w14:textId="77777777" w:rsidR="004A6BF0" w:rsidRPr="004A6BF0" w:rsidRDefault="004A6BF0" w:rsidP="00E72B52">
      <w:pPr>
        <w:pStyle w:val="Online"/>
        <w:spacing w:after="0" w:line="240" w:lineRule="atLeast"/>
        <w:rPr>
          <w:rFonts w:eastAsia="MS PMincho"/>
          <w:szCs w:val="20"/>
        </w:rPr>
      </w:pPr>
    </w:p>
    <w:tbl>
      <w:tblPr>
        <w:tblStyle w:val="TableGrid"/>
        <w:tblW w:w="0" w:type="auto"/>
        <w:tblLook w:val="04A0" w:firstRow="1" w:lastRow="0" w:firstColumn="1" w:lastColumn="0" w:noHBand="0" w:noVBand="1"/>
      </w:tblPr>
      <w:tblGrid>
        <w:gridCol w:w="9242"/>
      </w:tblGrid>
      <w:tr w:rsidR="00FA2D19" w:rsidRPr="004A6BF0" w14:paraId="6855B0C7" w14:textId="77777777" w:rsidTr="00FA2D19">
        <w:tc>
          <w:tcPr>
            <w:tcW w:w="9242" w:type="dxa"/>
          </w:tcPr>
          <w:p w14:paraId="19EC5DEE" w14:textId="77777777" w:rsidR="00FA2D19" w:rsidRPr="004A6BF0" w:rsidRDefault="004A6BF0" w:rsidP="00E72B52">
            <w:pPr>
              <w:pStyle w:val="Online"/>
              <w:spacing w:after="0" w:line="240" w:lineRule="atLeast"/>
              <w:rPr>
                <w:rFonts w:eastAsia="MS PMincho"/>
                <w:i/>
                <w:szCs w:val="20"/>
              </w:rPr>
            </w:pPr>
            <w:r>
              <w:rPr>
                <w:rFonts w:eastAsia="MS PMincho"/>
                <w:i/>
                <w:szCs w:val="20"/>
              </w:rPr>
              <w:t>s.</w:t>
            </w:r>
            <w:r w:rsidR="00FA2D19" w:rsidRPr="004A6BF0">
              <w:rPr>
                <w:rFonts w:eastAsia="MS PMincho"/>
                <w:i/>
                <w:szCs w:val="20"/>
              </w:rPr>
              <w:t>25 Landlord and Tenant Act 1985</w:t>
            </w:r>
          </w:p>
          <w:p w14:paraId="1BDC2A76" w14:textId="77777777" w:rsidR="00FA2D19" w:rsidRPr="004A6BF0" w:rsidRDefault="004A6BF0" w:rsidP="004A6BF0">
            <w:pPr>
              <w:pStyle w:val="Online"/>
              <w:spacing w:after="0" w:line="240" w:lineRule="atLeast"/>
              <w:rPr>
                <w:rFonts w:eastAsia="MS PMincho"/>
                <w:i/>
                <w:szCs w:val="20"/>
              </w:rPr>
            </w:pPr>
            <w:r>
              <w:rPr>
                <w:rFonts w:eastAsia="MS PMincho"/>
                <w:i/>
                <w:szCs w:val="20"/>
              </w:rPr>
              <w:t>s.</w:t>
            </w:r>
            <w:r w:rsidR="00FA2D19" w:rsidRPr="004A6BF0">
              <w:rPr>
                <w:rFonts w:eastAsia="MS PMincho"/>
                <w:i/>
                <w:szCs w:val="20"/>
              </w:rPr>
              <w:t>37 Criminal Justice Act 1982</w:t>
            </w:r>
          </w:p>
        </w:tc>
      </w:tr>
    </w:tbl>
    <w:p w14:paraId="3A6BC02C" w14:textId="77777777" w:rsidR="00176F41" w:rsidRPr="004A6BF0" w:rsidRDefault="00176F41" w:rsidP="00176F41">
      <w:pPr>
        <w:pStyle w:val="Online"/>
        <w:spacing w:after="0" w:line="240" w:lineRule="atLeast"/>
        <w:rPr>
          <w:rFonts w:cs="Arial"/>
          <w:bCs/>
          <w:szCs w:val="20"/>
        </w:rPr>
      </w:pPr>
    </w:p>
    <w:p w14:paraId="52B837D1" w14:textId="77777777" w:rsidR="001A0F62" w:rsidRPr="004A6BF0" w:rsidRDefault="00176F41" w:rsidP="00176F41">
      <w:pPr>
        <w:pStyle w:val="Online"/>
        <w:spacing w:after="0" w:line="240" w:lineRule="atLeast"/>
        <w:rPr>
          <w:rFonts w:cs="Arial"/>
          <w:bCs/>
          <w:szCs w:val="20"/>
        </w:rPr>
      </w:pPr>
      <w:r w:rsidRPr="004A6BF0">
        <w:rPr>
          <w:rFonts w:cs="Arial"/>
          <w:bCs/>
          <w:szCs w:val="20"/>
        </w:rPr>
        <w:t xml:space="preserve">You must notify the leaseholders in writing of costs incurred within 18 months of incurring those costs or the cost </w:t>
      </w:r>
      <w:r w:rsidR="001A0F62" w:rsidRPr="004A6BF0">
        <w:rPr>
          <w:rFonts w:cs="Arial"/>
          <w:bCs/>
          <w:szCs w:val="20"/>
        </w:rPr>
        <w:t>may</w:t>
      </w:r>
      <w:r w:rsidRPr="004A6BF0">
        <w:rPr>
          <w:rFonts w:cs="Arial"/>
          <w:bCs/>
          <w:szCs w:val="20"/>
        </w:rPr>
        <w:t xml:space="preserve"> not be recoverable. </w:t>
      </w:r>
    </w:p>
    <w:p w14:paraId="004232FB" w14:textId="77777777" w:rsidR="00106472" w:rsidRPr="004A6BF0" w:rsidRDefault="00106472" w:rsidP="00106472">
      <w:pPr>
        <w:pStyle w:val="Online"/>
        <w:spacing w:after="0" w:line="240" w:lineRule="atLeast"/>
        <w:rPr>
          <w:rFonts w:eastAsia="MS PMincho"/>
          <w:szCs w:val="20"/>
        </w:rPr>
      </w:pPr>
    </w:p>
    <w:tbl>
      <w:tblPr>
        <w:tblStyle w:val="TableGrid"/>
        <w:tblW w:w="0" w:type="auto"/>
        <w:tblLook w:val="04A0" w:firstRow="1" w:lastRow="0" w:firstColumn="1" w:lastColumn="0" w:noHBand="0" w:noVBand="1"/>
      </w:tblPr>
      <w:tblGrid>
        <w:gridCol w:w="9242"/>
      </w:tblGrid>
      <w:tr w:rsidR="009A5FBB" w:rsidRPr="004A6BF0" w14:paraId="57751CF1" w14:textId="77777777" w:rsidTr="009A5FBB">
        <w:tc>
          <w:tcPr>
            <w:tcW w:w="9242" w:type="dxa"/>
          </w:tcPr>
          <w:p w14:paraId="06AA89CC" w14:textId="62A5EAE8" w:rsidR="009A5FBB" w:rsidRPr="004A6BF0" w:rsidRDefault="002A008D" w:rsidP="009A5FBB">
            <w:pPr>
              <w:pStyle w:val="Online"/>
              <w:spacing w:after="0" w:line="240" w:lineRule="atLeast"/>
              <w:rPr>
                <w:rFonts w:eastAsia="MS PMincho"/>
                <w:i/>
                <w:szCs w:val="20"/>
              </w:rPr>
            </w:pPr>
            <w:r>
              <w:rPr>
                <w:rFonts w:eastAsia="MS PMincho"/>
                <w:i/>
                <w:szCs w:val="20"/>
              </w:rPr>
              <w:t>s.</w:t>
            </w:r>
            <w:r w:rsidRPr="004A6BF0">
              <w:rPr>
                <w:rFonts w:eastAsia="MS PMincho"/>
                <w:i/>
                <w:szCs w:val="20"/>
              </w:rPr>
              <w:t xml:space="preserve">20B </w:t>
            </w:r>
            <w:r w:rsidR="009A5FBB" w:rsidRPr="004A6BF0">
              <w:rPr>
                <w:rFonts w:eastAsia="MS PMincho"/>
                <w:i/>
                <w:szCs w:val="20"/>
              </w:rPr>
              <w:t>Landlord and Tenant Act 1985</w:t>
            </w:r>
          </w:p>
        </w:tc>
      </w:tr>
    </w:tbl>
    <w:p w14:paraId="42E43CDA" w14:textId="77777777" w:rsidR="009A5FBB" w:rsidRPr="00106472" w:rsidRDefault="009A5FBB" w:rsidP="00106472">
      <w:pPr>
        <w:pStyle w:val="Online"/>
        <w:spacing w:after="0" w:line="240" w:lineRule="atLeast"/>
        <w:rPr>
          <w:rFonts w:eastAsia="MS PMincho"/>
          <w:color w:val="363435"/>
          <w:szCs w:val="20"/>
        </w:rPr>
      </w:pPr>
    </w:p>
    <w:p w14:paraId="48FF4F16" w14:textId="77777777" w:rsidR="00106472" w:rsidRPr="00106472" w:rsidRDefault="00106472" w:rsidP="004A6BF0">
      <w:pPr>
        <w:pStyle w:val="Online"/>
        <w:rPr>
          <w:rFonts w:eastAsia="MS PMincho"/>
          <w:spacing w:val="-1"/>
          <w:w w:val="101"/>
        </w:rPr>
      </w:pPr>
      <w:r w:rsidRPr="00106472">
        <w:rPr>
          <w:rFonts w:eastAsia="MS PMincho"/>
          <w:spacing w:val="-6"/>
        </w:rPr>
        <w:t>W</w:t>
      </w:r>
      <w:r w:rsidRPr="00106472">
        <w:rPr>
          <w:rFonts w:eastAsia="MS PMincho"/>
        </w:rPr>
        <w:t>hen</w:t>
      </w:r>
      <w:r w:rsidRPr="00106472">
        <w:rPr>
          <w:rFonts w:eastAsia="MS PMincho"/>
          <w:spacing w:val="9"/>
        </w:rPr>
        <w:t xml:space="preserve"> </w:t>
      </w:r>
      <w:r w:rsidRPr="00106472">
        <w:rPr>
          <w:rFonts w:eastAsia="MS PMincho"/>
        </w:rPr>
        <w:t>a</w:t>
      </w:r>
      <w:r w:rsidR="00D1710B">
        <w:rPr>
          <w:rFonts w:eastAsia="MS PMincho"/>
        </w:rPr>
        <w:t xml:space="preserve"> leaseholder</w:t>
      </w:r>
      <w:r w:rsidRPr="00106472">
        <w:rPr>
          <w:rFonts w:eastAsia="MS PMincho"/>
          <w:spacing w:val="20"/>
        </w:rPr>
        <w:t xml:space="preserve"> </w:t>
      </w:r>
      <w:r w:rsidRPr="00106472">
        <w:rPr>
          <w:rFonts w:eastAsia="MS PMincho"/>
        </w:rPr>
        <w:t>has</w:t>
      </w:r>
      <w:r w:rsidRPr="00106472">
        <w:rPr>
          <w:rFonts w:eastAsia="MS PMincho"/>
          <w:spacing w:val="-4"/>
        </w:rPr>
        <w:t xml:space="preserve"> </w:t>
      </w:r>
      <w:r w:rsidRPr="00106472">
        <w:rPr>
          <w:rFonts w:eastAsia="MS PMincho"/>
        </w:rPr>
        <w:t>paid</w:t>
      </w:r>
      <w:r w:rsidRPr="00106472">
        <w:rPr>
          <w:rFonts w:eastAsia="MS PMincho"/>
          <w:spacing w:val="6"/>
        </w:rPr>
        <w:t xml:space="preserve"> </w:t>
      </w:r>
      <w:r w:rsidRPr="00106472">
        <w:rPr>
          <w:rFonts w:eastAsia="MS PMincho"/>
        </w:rPr>
        <w:t>se</w:t>
      </w:r>
      <w:r w:rsidRPr="00106472">
        <w:rPr>
          <w:rFonts w:eastAsia="MS PMincho"/>
          <w:spacing w:val="5"/>
        </w:rPr>
        <w:t>r</w:t>
      </w:r>
      <w:r w:rsidRPr="00106472">
        <w:rPr>
          <w:rFonts w:eastAsia="MS PMincho"/>
          <w:spacing w:val="4"/>
        </w:rPr>
        <w:t>v</w:t>
      </w:r>
      <w:r w:rsidRPr="00106472">
        <w:rPr>
          <w:rFonts w:eastAsia="MS PMincho"/>
        </w:rPr>
        <w:t>i</w:t>
      </w:r>
      <w:r w:rsidRPr="00106472">
        <w:rPr>
          <w:rFonts w:eastAsia="MS PMincho"/>
          <w:spacing w:val="-3"/>
        </w:rPr>
        <w:t>c</w:t>
      </w:r>
      <w:r w:rsidRPr="00106472">
        <w:rPr>
          <w:rFonts w:eastAsia="MS PMincho"/>
        </w:rPr>
        <w:t>e</w:t>
      </w:r>
      <w:r w:rsidRPr="00106472">
        <w:rPr>
          <w:rFonts w:eastAsia="MS PMincho"/>
          <w:spacing w:val="-17"/>
        </w:rPr>
        <w:t xml:space="preserve"> </w:t>
      </w:r>
      <w:r w:rsidRPr="00106472">
        <w:rPr>
          <w:rFonts w:eastAsia="MS PMincho"/>
          <w:spacing w:val="-2"/>
        </w:rPr>
        <w:t>c</w:t>
      </w:r>
      <w:r w:rsidRPr="00106472">
        <w:rPr>
          <w:rFonts w:eastAsia="MS PMincho"/>
        </w:rPr>
        <w:t>harges</w:t>
      </w:r>
      <w:r w:rsidRPr="00106472">
        <w:rPr>
          <w:rFonts w:eastAsia="MS PMincho"/>
          <w:spacing w:val="-17"/>
        </w:rPr>
        <w:t xml:space="preserve"> </w:t>
      </w:r>
      <w:r w:rsidRPr="00106472">
        <w:rPr>
          <w:rFonts w:eastAsia="MS PMincho"/>
        </w:rPr>
        <w:t>in</w:t>
      </w:r>
      <w:r w:rsidRPr="00106472">
        <w:rPr>
          <w:rFonts w:eastAsia="MS PMincho"/>
          <w:spacing w:val="5"/>
        </w:rPr>
        <w:t xml:space="preserve"> </w:t>
      </w:r>
      <w:r w:rsidRPr="00106472">
        <w:rPr>
          <w:rFonts w:eastAsia="MS PMincho"/>
        </w:rPr>
        <w:t>a</w:t>
      </w:r>
      <w:r w:rsidRPr="00106472">
        <w:rPr>
          <w:rFonts w:eastAsia="MS PMincho"/>
          <w:spacing w:val="-2"/>
        </w:rPr>
        <w:t>d</w:t>
      </w:r>
      <w:r w:rsidRPr="00106472">
        <w:rPr>
          <w:rFonts w:eastAsia="MS PMincho"/>
        </w:rPr>
        <w:t>van</w:t>
      </w:r>
      <w:r w:rsidRPr="00106472">
        <w:rPr>
          <w:rFonts w:eastAsia="MS PMincho"/>
          <w:spacing w:val="-3"/>
        </w:rPr>
        <w:t>c</w:t>
      </w:r>
      <w:r w:rsidRPr="00106472">
        <w:rPr>
          <w:rFonts w:eastAsia="MS PMincho"/>
        </w:rPr>
        <w:t>e</w:t>
      </w:r>
      <w:r w:rsidR="00FB119C">
        <w:rPr>
          <w:rFonts w:eastAsia="MS PMincho"/>
        </w:rPr>
        <w:t>,</w:t>
      </w:r>
      <w:r w:rsidRPr="00106472">
        <w:rPr>
          <w:rFonts w:eastAsia="MS PMincho"/>
          <w:spacing w:val="-10"/>
        </w:rPr>
        <w:t xml:space="preserve"> </w:t>
      </w:r>
      <w:r w:rsidRPr="00106472">
        <w:rPr>
          <w:rFonts w:eastAsia="MS PMincho"/>
        </w:rPr>
        <w:t>the</w:t>
      </w:r>
      <w:r w:rsidRPr="00106472">
        <w:rPr>
          <w:rFonts w:eastAsia="MS PMincho"/>
          <w:spacing w:val="6"/>
        </w:rPr>
        <w:t xml:space="preserve"> </w:t>
      </w:r>
      <w:r w:rsidRPr="00106472">
        <w:rPr>
          <w:rFonts w:eastAsia="MS PMincho"/>
        </w:rPr>
        <w:t>amount</w:t>
      </w:r>
      <w:r w:rsidRPr="00106472">
        <w:rPr>
          <w:rFonts w:eastAsia="MS PMincho"/>
          <w:spacing w:val="29"/>
        </w:rPr>
        <w:t xml:space="preserve"> </w:t>
      </w:r>
      <w:r w:rsidRPr="00106472">
        <w:rPr>
          <w:rFonts w:eastAsia="MS PMincho"/>
        </w:rPr>
        <w:t>p</w:t>
      </w:r>
      <w:r w:rsidRPr="00106472">
        <w:rPr>
          <w:rFonts w:eastAsia="MS PMincho"/>
          <w:spacing w:val="-4"/>
        </w:rPr>
        <w:t>a</w:t>
      </w:r>
      <w:r w:rsidRPr="00106472">
        <w:rPr>
          <w:rFonts w:eastAsia="MS PMincho"/>
          <w:spacing w:val="-2"/>
        </w:rPr>
        <w:t>y</w:t>
      </w:r>
      <w:r w:rsidRPr="00106472">
        <w:rPr>
          <w:rFonts w:eastAsia="MS PMincho"/>
        </w:rPr>
        <w:t>able</w:t>
      </w:r>
      <w:r w:rsidRPr="00106472">
        <w:rPr>
          <w:rFonts w:eastAsia="MS PMincho"/>
          <w:spacing w:val="-18"/>
        </w:rPr>
        <w:t xml:space="preserve"> </w:t>
      </w:r>
      <w:r w:rsidRPr="00106472">
        <w:rPr>
          <w:rFonts w:eastAsia="MS PMincho"/>
          <w:spacing w:val="-2"/>
        </w:rPr>
        <w:t>mus</w:t>
      </w:r>
      <w:r w:rsidRPr="00106472">
        <w:rPr>
          <w:rFonts w:eastAsia="MS PMincho"/>
        </w:rPr>
        <w:t>t</w:t>
      </w:r>
      <w:r w:rsidRPr="00106472">
        <w:rPr>
          <w:rFonts w:eastAsia="MS PMincho"/>
          <w:spacing w:val="-3"/>
        </w:rPr>
        <w:t xml:space="preserve"> </w:t>
      </w:r>
      <w:r w:rsidRPr="00106472">
        <w:rPr>
          <w:rFonts w:eastAsia="MS PMincho"/>
          <w:spacing w:val="-2"/>
        </w:rPr>
        <w:t>b</w:t>
      </w:r>
      <w:r w:rsidRPr="00106472">
        <w:rPr>
          <w:rFonts w:eastAsia="MS PMincho"/>
        </w:rPr>
        <w:t>e</w:t>
      </w:r>
      <w:r w:rsidRPr="00106472">
        <w:rPr>
          <w:rFonts w:eastAsia="MS PMincho"/>
          <w:spacing w:val="-16"/>
        </w:rPr>
        <w:t xml:space="preserve"> </w:t>
      </w:r>
      <w:r w:rsidRPr="00106472">
        <w:rPr>
          <w:rFonts w:eastAsia="MS PMincho"/>
          <w:spacing w:val="-5"/>
          <w:w w:val="99"/>
        </w:rPr>
        <w:t>r</w:t>
      </w:r>
      <w:r w:rsidRPr="00106472">
        <w:rPr>
          <w:rFonts w:eastAsia="MS PMincho"/>
          <w:spacing w:val="-2"/>
          <w:w w:val="99"/>
        </w:rPr>
        <w:t>easonabl</w:t>
      </w:r>
      <w:r w:rsidRPr="00106472">
        <w:rPr>
          <w:rFonts w:eastAsia="MS PMincho"/>
          <w:w w:val="99"/>
        </w:rPr>
        <w:t xml:space="preserve">e </w:t>
      </w:r>
      <w:r w:rsidRPr="00106472">
        <w:rPr>
          <w:rFonts w:eastAsia="MS PMincho"/>
          <w:spacing w:val="-2"/>
        </w:rPr>
        <w:t>an</w:t>
      </w:r>
      <w:r w:rsidRPr="00106472">
        <w:rPr>
          <w:rFonts w:eastAsia="MS PMincho"/>
        </w:rPr>
        <w:t>d</w:t>
      </w:r>
      <w:r w:rsidRPr="00106472">
        <w:rPr>
          <w:rFonts w:eastAsia="MS PMincho"/>
          <w:spacing w:val="-8"/>
        </w:rPr>
        <w:t xml:space="preserve"> </w:t>
      </w:r>
      <w:r w:rsidRPr="00106472">
        <w:rPr>
          <w:rFonts w:eastAsia="MS PMincho"/>
          <w:spacing w:val="-6"/>
          <w:w w:val="97"/>
        </w:rPr>
        <w:t>y</w:t>
      </w:r>
      <w:r w:rsidRPr="00106472">
        <w:rPr>
          <w:rFonts w:eastAsia="MS PMincho"/>
          <w:spacing w:val="-2"/>
          <w:w w:val="97"/>
        </w:rPr>
        <w:t>o</w:t>
      </w:r>
      <w:r w:rsidRPr="00106472">
        <w:rPr>
          <w:rFonts w:eastAsia="MS PMincho"/>
          <w:w w:val="97"/>
        </w:rPr>
        <w:t>u</w:t>
      </w:r>
      <w:r w:rsidRPr="00106472">
        <w:rPr>
          <w:rFonts w:eastAsia="MS PMincho"/>
          <w:spacing w:val="-12"/>
          <w:w w:val="97"/>
        </w:rPr>
        <w:t xml:space="preserve"> </w:t>
      </w:r>
      <w:r w:rsidRPr="00106472">
        <w:rPr>
          <w:rFonts w:eastAsia="MS PMincho"/>
          <w:spacing w:val="-2"/>
        </w:rPr>
        <w:t>mus</w:t>
      </w:r>
      <w:r w:rsidRPr="00106472">
        <w:rPr>
          <w:rFonts w:eastAsia="MS PMincho"/>
        </w:rPr>
        <w:t>t</w:t>
      </w:r>
      <w:r w:rsidRPr="00106472">
        <w:rPr>
          <w:rFonts w:eastAsia="MS PMincho"/>
          <w:spacing w:val="-3"/>
        </w:rPr>
        <w:t xml:space="preserve"> </w:t>
      </w:r>
      <w:r w:rsidRPr="00106472">
        <w:rPr>
          <w:rFonts w:eastAsia="MS PMincho"/>
          <w:spacing w:val="-5"/>
          <w:w w:val="94"/>
        </w:rPr>
        <w:t>r</w:t>
      </w:r>
      <w:r w:rsidRPr="00106472">
        <w:rPr>
          <w:rFonts w:eastAsia="MS PMincho"/>
          <w:spacing w:val="-3"/>
          <w:w w:val="94"/>
        </w:rPr>
        <w:t>e</w:t>
      </w:r>
      <w:r w:rsidRPr="00106472">
        <w:rPr>
          <w:rFonts w:eastAsia="MS PMincho"/>
          <w:spacing w:val="-2"/>
          <w:w w:val="94"/>
        </w:rPr>
        <w:t>p</w:t>
      </w:r>
      <w:r w:rsidRPr="00106472">
        <w:rPr>
          <w:rFonts w:eastAsia="MS PMincho"/>
          <w:spacing w:val="-6"/>
          <w:w w:val="94"/>
        </w:rPr>
        <w:t>a</w:t>
      </w:r>
      <w:r w:rsidRPr="00106472">
        <w:rPr>
          <w:rFonts w:eastAsia="MS PMincho"/>
          <w:w w:val="94"/>
        </w:rPr>
        <w:t>y</w:t>
      </w:r>
      <w:r w:rsidRPr="00106472">
        <w:rPr>
          <w:rFonts w:eastAsia="MS PMincho"/>
          <w:spacing w:val="5"/>
          <w:w w:val="94"/>
        </w:rPr>
        <w:t xml:space="preserve"> </w:t>
      </w:r>
      <w:r w:rsidRPr="00106472">
        <w:rPr>
          <w:rFonts w:eastAsia="MS PMincho"/>
          <w:spacing w:val="-2"/>
          <w:w w:val="94"/>
        </w:rPr>
        <w:t>a</w:t>
      </w:r>
      <w:r w:rsidRPr="00106472">
        <w:rPr>
          <w:rFonts w:eastAsia="MS PMincho"/>
          <w:spacing w:val="-8"/>
          <w:w w:val="94"/>
        </w:rPr>
        <w:t>n</w:t>
      </w:r>
      <w:r w:rsidRPr="00106472">
        <w:rPr>
          <w:rFonts w:eastAsia="MS PMincho"/>
          <w:w w:val="94"/>
        </w:rPr>
        <w:t>y</w:t>
      </w:r>
      <w:r w:rsidRPr="00106472">
        <w:rPr>
          <w:rFonts w:eastAsia="MS PMincho"/>
          <w:spacing w:val="-4"/>
          <w:w w:val="94"/>
        </w:rPr>
        <w:t xml:space="preserve"> e</w:t>
      </w:r>
      <w:r w:rsidRPr="00106472">
        <w:rPr>
          <w:rFonts w:eastAsia="MS PMincho"/>
          <w:spacing w:val="-8"/>
          <w:w w:val="94"/>
        </w:rPr>
        <w:t>x</w:t>
      </w:r>
      <w:r w:rsidRPr="00106472">
        <w:rPr>
          <w:rFonts w:eastAsia="MS PMincho"/>
          <w:spacing w:val="-5"/>
          <w:w w:val="94"/>
        </w:rPr>
        <w:t>c</w:t>
      </w:r>
      <w:r w:rsidRPr="00106472">
        <w:rPr>
          <w:rFonts w:eastAsia="MS PMincho"/>
          <w:spacing w:val="-2"/>
          <w:w w:val="94"/>
        </w:rPr>
        <w:t>es</w:t>
      </w:r>
      <w:r w:rsidRPr="00106472">
        <w:rPr>
          <w:rFonts w:eastAsia="MS PMincho"/>
          <w:w w:val="94"/>
        </w:rPr>
        <w:t>s</w:t>
      </w:r>
      <w:r w:rsidRPr="00106472">
        <w:rPr>
          <w:rFonts w:eastAsia="MS PMincho"/>
          <w:spacing w:val="-14"/>
          <w:w w:val="94"/>
        </w:rPr>
        <w:t xml:space="preserve"> </w:t>
      </w:r>
      <w:r w:rsidRPr="00106472">
        <w:rPr>
          <w:rFonts w:eastAsia="MS PMincho"/>
          <w:spacing w:val="-2"/>
        </w:rPr>
        <w:t>paid</w:t>
      </w:r>
      <w:r w:rsidRPr="00106472">
        <w:rPr>
          <w:rFonts w:eastAsia="MS PMincho"/>
        </w:rPr>
        <w:t>,</w:t>
      </w:r>
      <w:r w:rsidRPr="00106472">
        <w:rPr>
          <w:rFonts w:eastAsia="MS PMincho"/>
          <w:spacing w:val="-19"/>
        </w:rPr>
        <w:t xml:space="preserve"> </w:t>
      </w:r>
      <w:r w:rsidRPr="00106472">
        <w:rPr>
          <w:rFonts w:eastAsia="MS PMincho"/>
          <w:spacing w:val="-2"/>
        </w:rPr>
        <w:t>o</w:t>
      </w:r>
      <w:r w:rsidRPr="00106472">
        <w:rPr>
          <w:rFonts w:eastAsia="MS PMincho"/>
        </w:rPr>
        <w:t>r</w:t>
      </w:r>
      <w:r w:rsidRPr="00106472">
        <w:rPr>
          <w:rFonts w:eastAsia="MS PMincho"/>
          <w:spacing w:val="-10"/>
        </w:rPr>
        <w:t xml:space="preserve"> </w:t>
      </w:r>
      <w:r w:rsidRPr="00106472">
        <w:rPr>
          <w:rFonts w:eastAsia="MS PMincho"/>
          <w:spacing w:val="-2"/>
        </w:rPr>
        <w:t>dedu</w:t>
      </w:r>
      <w:r w:rsidRPr="00106472">
        <w:rPr>
          <w:rFonts w:eastAsia="MS PMincho"/>
          <w:spacing w:val="-1"/>
        </w:rPr>
        <w:t>c</w:t>
      </w:r>
      <w:r w:rsidRPr="00106472">
        <w:rPr>
          <w:rFonts w:eastAsia="MS PMincho"/>
        </w:rPr>
        <w:t>t</w:t>
      </w:r>
      <w:r w:rsidRPr="00106472">
        <w:rPr>
          <w:rFonts w:eastAsia="MS PMincho"/>
          <w:spacing w:val="-5"/>
        </w:rPr>
        <w:t xml:space="preserve"> </w:t>
      </w:r>
      <w:r w:rsidRPr="00106472">
        <w:rPr>
          <w:rFonts w:eastAsia="MS PMincho"/>
          <w:spacing w:val="-2"/>
        </w:rPr>
        <w:t>i</w:t>
      </w:r>
      <w:r w:rsidRPr="00106472">
        <w:rPr>
          <w:rFonts w:eastAsia="MS PMincho"/>
        </w:rPr>
        <w:t>t</w:t>
      </w:r>
      <w:r w:rsidRPr="00106472">
        <w:rPr>
          <w:rFonts w:eastAsia="MS PMincho"/>
          <w:spacing w:val="-14"/>
        </w:rPr>
        <w:t xml:space="preserve"> </w:t>
      </w:r>
      <w:r w:rsidRPr="00106472">
        <w:rPr>
          <w:rFonts w:eastAsia="MS PMincho"/>
          <w:spacing w:val="-2"/>
        </w:rPr>
        <w:t>f</w:t>
      </w:r>
      <w:r w:rsidRPr="00106472">
        <w:rPr>
          <w:rFonts w:eastAsia="MS PMincho"/>
          <w:spacing w:val="-5"/>
        </w:rPr>
        <w:t>r</w:t>
      </w:r>
      <w:r w:rsidRPr="00106472">
        <w:rPr>
          <w:rFonts w:eastAsia="MS PMincho"/>
          <w:spacing w:val="-2"/>
        </w:rPr>
        <w:t>om</w:t>
      </w:r>
      <w:r w:rsidRPr="00106472">
        <w:rPr>
          <w:rFonts w:eastAsia="MS PMincho"/>
          <w:spacing w:val="12"/>
        </w:rPr>
        <w:t xml:space="preserve"> </w:t>
      </w:r>
      <w:r w:rsidRPr="00106472">
        <w:rPr>
          <w:rFonts w:eastAsia="MS PMincho"/>
          <w:spacing w:val="-2"/>
        </w:rPr>
        <w:t>subsequen</w:t>
      </w:r>
      <w:r w:rsidRPr="00106472">
        <w:rPr>
          <w:rFonts w:eastAsia="MS PMincho"/>
        </w:rPr>
        <w:t>t</w:t>
      </w:r>
      <w:r w:rsidRPr="00106472">
        <w:rPr>
          <w:rFonts w:eastAsia="MS PMincho"/>
          <w:spacing w:val="-7"/>
        </w:rPr>
        <w:t xml:space="preserve"> </w:t>
      </w:r>
      <w:r w:rsidRPr="00106472">
        <w:rPr>
          <w:rFonts w:eastAsia="MS PMincho"/>
          <w:spacing w:val="-4"/>
          <w:w w:val="97"/>
        </w:rPr>
        <w:t>c</w:t>
      </w:r>
      <w:r w:rsidRPr="00106472">
        <w:rPr>
          <w:rFonts w:eastAsia="MS PMincho"/>
          <w:spacing w:val="-2"/>
          <w:w w:val="97"/>
        </w:rPr>
        <w:t>harges</w:t>
      </w:r>
      <w:r w:rsidRPr="00106472">
        <w:rPr>
          <w:rFonts w:eastAsia="MS PMincho"/>
          <w:spacing w:val="-17"/>
          <w:w w:val="97"/>
        </w:rPr>
        <w:t xml:space="preserve"> </w:t>
      </w:r>
      <w:r w:rsidRPr="00106472">
        <w:rPr>
          <w:rFonts w:eastAsia="MS PMincho"/>
          <w:spacing w:val="-2"/>
        </w:rPr>
        <w:t>a</w:t>
      </w:r>
      <w:r w:rsidRPr="00106472">
        <w:rPr>
          <w:rFonts w:eastAsia="MS PMincho"/>
        </w:rPr>
        <w:t>s</w:t>
      </w:r>
      <w:r w:rsidRPr="00106472">
        <w:rPr>
          <w:rFonts w:eastAsia="MS PMincho"/>
          <w:spacing w:val="-15"/>
        </w:rPr>
        <w:t xml:space="preserve"> </w:t>
      </w:r>
      <w:r w:rsidRPr="00106472">
        <w:rPr>
          <w:rFonts w:eastAsia="MS PMincho"/>
          <w:spacing w:val="-2"/>
        </w:rPr>
        <w:t>th</w:t>
      </w:r>
      <w:r w:rsidRPr="00106472">
        <w:rPr>
          <w:rFonts w:eastAsia="MS PMincho"/>
        </w:rPr>
        <w:t>e</w:t>
      </w:r>
      <w:r w:rsidRPr="00106472">
        <w:rPr>
          <w:rFonts w:eastAsia="MS PMincho"/>
          <w:spacing w:val="-10"/>
        </w:rPr>
        <w:t xml:space="preserve"> </w:t>
      </w:r>
      <w:r w:rsidRPr="00106472">
        <w:rPr>
          <w:rFonts w:eastAsia="MS PMincho"/>
          <w:spacing w:val="-2"/>
          <w:w w:val="95"/>
        </w:rPr>
        <w:t>leas</w:t>
      </w:r>
      <w:r w:rsidRPr="00106472">
        <w:rPr>
          <w:rFonts w:eastAsia="MS PMincho"/>
          <w:w w:val="95"/>
        </w:rPr>
        <w:t>e</w:t>
      </w:r>
      <w:r w:rsidRPr="00106472">
        <w:rPr>
          <w:rFonts w:eastAsia="MS PMincho"/>
          <w:spacing w:val="-12"/>
          <w:w w:val="95"/>
        </w:rPr>
        <w:t xml:space="preserve"> </w:t>
      </w:r>
      <w:r w:rsidRPr="00106472">
        <w:rPr>
          <w:rFonts w:eastAsia="MS PMincho"/>
          <w:spacing w:val="-2"/>
        </w:rPr>
        <w:t>di</w:t>
      </w:r>
      <w:r w:rsidRPr="00106472">
        <w:rPr>
          <w:rFonts w:eastAsia="MS PMincho"/>
          <w:spacing w:val="-5"/>
        </w:rPr>
        <w:t>r</w:t>
      </w:r>
      <w:r w:rsidRPr="00106472">
        <w:rPr>
          <w:rFonts w:eastAsia="MS PMincho"/>
          <w:spacing w:val="-2"/>
        </w:rPr>
        <w:t>e</w:t>
      </w:r>
      <w:r w:rsidRPr="00106472">
        <w:rPr>
          <w:rFonts w:eastAsia="MS PMincho"/>
          <w:spacing w:val="-1"/>
        </w:rPr>
        <w:t>c</w:t>
      </w:r>
      <w:r w:rsidRPr="00106472">
        <w:rPr>
          <w:rFonts w:eastAsia="MS PMincho"/>
          <w:spacing w:val="-2"/>
        </w:rPr>
        <w:t>t</w:t>
      </w:r>
      <w:r w:rsidRPr="00106472">
        <w:rPr>
          <w:rFonts w:eastAsia="MS PMincho"/>
        </w:rPr>
        <w:t>s</w:t>
      </w:r>
      <w:r w:rsidRPr="00106472">
        <w:rPr>
          <w:rFonts w:eastAsia="MS PMincho"/>
          <w:spacing w:val="-15"/>
        </w:rPr>
        <w:t xml:space="preserve"> </w:t>
      </w:r>
      <w:r w:rsidRPr="00106472">
        <w:rPr>
          <w:rFonts w:eastAsia="MS PMincho"/>
          <w:spacing w:val="-2"/>
        </w:rPr>
        <w:t>on</w:t>
      </w:r>
      <w:r w:rsidRPr="00106472">
        <w:rPr>
          <w:rFonts w:eastAsia="MS PMincho"/>
          <w:spacing w:val="-5"/>
        </w:rPr>
        <w:t>c</w:t>
      </w:r>
      <w:r w:rsidRPr="00106472">
        <w:rPr>
          <w:rFonts w:eastAsia="MS PMincho"/>
        </w:rPr>
        <w:t>e</w:t>
      </w:r>
      <w:r w:rsidRPr="00106472">
        <w:rPr>
          <w:rFonts w:eastAsia="MS PMincho"/>
          <w:spacing w:val="-17"/>
        </w:rPr>
        <w:t xml:space="preserve"> </w:t>
      </w:r>
      <w:r w:rsidRPr="00106472">
        <w:rPr>
          <w:rFonts w:eastAsia="MS PMincho"/>
          <w:spacing w:val="-2"/>
        </w:rPr>
        <w:t>th</w:t>
      </w:r>
      <w:r w:rsidRPr="00106472">
        <w:rPr>
          <w:rFonts w:eastAsia="MS PMincho"/>
        </w:rPr>
        <w:t>e</w:t>
      </w:r>
      <w:r w:rsidRPr="00106472">
        <w:rPr>
          <w:rFonts w:eastAsia="MS PMincho"/>
          <w:spacing w:val="-10"/>
        </w:rPr>
        <w:t xml:space="preserve"> </w:t>
      </w:r>
      <w:r w:rsidRPr="00106472">
        <w:rPr>
          <w:rFonts w:eastAsia="MS PMincho"/>
          <w:spacing w:val="-5"/>
          <w:w w:val="96"/>
        </w:rPr>
        <w:t>c</w:t>
      </w:r>
      <w:r w:rsidRPr="00106472">
        <w:rPr>
          <w:rFonts w:eastAsia="MS PMincho"/>
          <w:spacing w:val="-2"/>
          <w:w w:val="96"/>
        </w:rPr>
        <w:t>ost</w:t>
      </w:r>
      <w:r w:rsidRPr="00106472">
        <w:rPr>
          <w:rFonts w:eastAsia="MS PMincho"/>
          <w:w w:val="96"/>
        </w:rPr>
        <w:t>s</w:t>
      </w:r>
      <w:r w:rsidRPr="00106472">
        <w:rPr>
          <w:rFonts w:eastAsia="MS PMincho"/>
          <w:spacing w:val="-7"/>
          <w:w w:val="96"/>
        </w:rPr>
        <w:t xml:space="preserve"> </w:t>
      </w:r>
      <w:r w:rsidRPr="00106472">
        <w:rPr>
          <w:rFonts w:eastAsia="MS PMincho"/>
          <w:spacing w:val="-2"/>
          <w:w w:val="96"/>
        </w:rPr>
        <w:t>h</w:t>
      </w:r>
      <w:r w:rsidRPr="00106472">
        <w:rPr>
          <w:rFonts w:eastAsia="MS PMincho"/>
          <w:spacing w:val="-6"/>
          <w:w w:val="96"/>
        </w:rPr>
        <w:t>av</w:t>
      </w:r>
      <w:r w:rsidRPr="00106472">
        <w:rPr>
          <w:rFonts w:eastAsia="MS PMincho"/>
          <w:w w:val="96"/>
        </w:rPr>
        <w:t>e</w:t>
      </w:r>
      <w:r w:rsidRPr="00106472">
        <w:rPr>
          <w:rFonts w:eastAsia="MS PMincho"/>
          <w:spacing w:val="-12"/>
          <w:w w:val="96"/>
        </w:rPr>
        <w:t xml:space="preserve"> </w:t>
      </w:r>
      <w:r w:rsidRPr="00106472">
        <w:rPr>
          <w:rFonts w:eastAsia="MS PMincho"/>
          <w:spacing w:val="-2"/>
        </w:rPr>
        <w:t>bee</w:t>
      </w:r>
      <w:r w:rsidRPr="00106472">
        <w:rPr>
          <w:rFonts w:eastAsia="MS PMincho"/>
        </w:rPr>
        <w:t>n</w:t>
      </w:r>
      <w:r w:rsidRPr="00106472">
        <w:rPr>
          <w:rFonts w:eastAsia="MS PMincho"/>
          <w:spacing w:val="-15"/>
        </w:rPr>
        <w:t xml:space="preserve"> </w:t>
      </w:r>
      <w:r w:rsidRPr="00106472">
        <w:rPr>
          <w:rFonts w:eastAsia="MS PMincho"/>
          <w:spacing w:val="-2"/>
        </w:rPr>
        <w:t>incu</w:t>
      </w:r>
      <w:r w:rsidRPr="00106472">
        <w:rPr>
          <w:rFonts w:eastAsia="MS PMincho"/>
          <w:spacing w:val="1"/>
        </w:rPr>
        <w:t>r</w:t>
      </w:r>
      <w:r w:rsidRPr="00106472">
        <w:rPr>
          <w:rFonts w:eastAsia="MS PMincho"/>
          <w:spacing w:val="-5"/>
        </w:rPr>
        <w:t>r</w:t>
      </w:r>
      <w:r w:rsidRPr="00106472">
        <w:rPr>
          <w:rFonts w:eastAsia="MS PMincho"/>
          <w:spacing w:val="-2"/>
        </w:rPr>
        <w:t>ed.</w:t>
      </w:r>
      <w:r w:rsidR="00615983">
        <w:rPr>
          <w:rFonts w:eastAsia="MS PMincho"/>
          <w:spacing w:val="-2"/>
        </w:rPr>
        <w:t xml:space="preserve"> </w:t>
      </w:r>
      <w:r w:rsidRPr="00106472">
        <w:rPr>
          <w:rFonts w:eastAsia="MS PMincho"/>
          <w:spacing w:val="-2"/>
        </w:rPr>
        <w:t>T</w:t>
      </w:r>
      <w:r w:rsidRPr="00106472">
        <w:rPr>
          <w:rFonts w:eastAsia="MS PMincho"/>
          <w:w w:val="99"/>
        </w:rPr>
        <w:t xml:space="preserve">he lease often dictates how any </w:t>
      </w:r>
      <w:r w:rsidRPr="000B31FD">
        <w:rPr>
          <w:rFonts w:eastAsia="MS PMincho"/>
          <w:w w:val="99"/>
        </w:rPr>
        <w:t>surpluses</w:t>
      </w:r>
      <w:r w:rsidRPr="00106472">
        <w:rPr>
          <w:rFonts w:eastAsia="MS PMincho"/>
          <w:w w:val="99"/>
        </w:rPr>
        <w:t xml:space="preserve"> or deficits arising at the end of the accounting period should be handled.</w:t>
      </w:r>
      <w:r w:rsidR="00615983">
        <w:rPr>
          <w:rFonts w:eastAsia="MS PMincho"/>
          <w:spacing w:val="-12"/>
          <w:w w:val="99"/>
        </w:rPr>
        <w:t xml:space="preserve"> </w:t>
      </w:r>
      <w:r w:rsidRPr="00106472">
        <w:rPr>
          <w:rFonts w:eastAsia="MS PMincho"/>
          <w:spacing w:val="-6"/>
          <w:w w:val="96"/>
        </w:rPr>
        <w:t>A</w:t>
      </w:r>
      <w:r w:rsidRPr="00106472">
        <w:rPr>
          <w:rFonts w:eastAsia="MS PMincho"/>
          <w:spacing w:val="-2"/>
          <w:w w:val="96"/>
        </w:rPr>
        <w:t>d</w:t>
      </w:r>
      <w:r w:rsidRPr="00106472">
        <w:rPr>
          <w:rFonts w:eastAsia="MS PMincho"/>
          <w:w w:val="96"/>
        </w:rPr>
        <w:t>van</w:t>
      </w:r>
      <w:r w:rsidRPr="00106472">
        <w:rPr>
          <w:rFonts w:eastAsia="MS PMincho"/>
          <w:spacing w:val="-3"/>
          <w:w w:val="96"/>
        </w:rPr>
        <w:t>c</w:t>
      </w:r>
      <w:r w:rsidRPr="00106472">
        <w:rPr>
          <w:rFonts w:eastAsia="MS PMincho"/>
          <w:w w:val="96"/>
        </w:rPr>
        <w:t>e</w:t>
      </w:r>
      <w:r w:rsidRPr="00106472">
        <w:rPr>
          <w:rFonts w:eastAsia="MS PMincho"/>
          <w:spacing w:val="3"/>
          <w:w w:val="96"/>
        </w:rPr>
        <w:t xml:space="preserve"> </w:t>
      </w:r>
      <w:r w:rsidRPr="00106472">
        <w:rPr>
          <w:rFonts w:eastAsia="MS PMincho"/>
        </w:rPr>
        <w:t>p</w:t>
      </w:r>
      <w:r w:rsidRPr="00106472">
        <w:rPr>
          <w:rFonts w:eastAsia="MS PMincho"/>
          <w:spacing w:val="-4"/>
        </w:rPr>
        <w:t>a</w:t>
      </w:r>
      <w:r w:rsidRPr="00106472">
        <w:rPr>
          <w:rFonts w:eastAsia="MS PMincho"/>
          <w:spacing w:val="3"/>
        </w:rPr>
        <w:t>y</w:t>
      </w:r>
      <w:r w:rsidRPr="00106472">
        <w:rPr>
          <w:rFonts w:eastAsia="MS PMincho"/>
        </w:rPr>
        <w:t>ments</w:t>
      </w:r>
      <w:r w:rsidRPr="00106472">
        <w:rPr>
          <w:rFonts w:eastAsia="MS PMincho"/>
          <w:spacing w:val="-1"/>
        </w:rPr>
        <w:t xml:space="preserve"> </w:t>
      </w:r>
      <w:r w:rsidRPr="00106472">
        <w:rPr>
          <w:rFonts w:eastAsia="MS PMincho"/>
        </w:rPr>
        <w:t>and</w:t>
      </w:r>
      <w:r w:rsidRPr="00106472">
        <w:rPr>
          <w:rFonts w:eastAsia="MS PMincho"/>
          <w:spacing w:val="7"/>
        </w:rPr>
        <w:t xml:space="preserve"> </w:t>
      </w:r>
      <w:r w:rsidRPr="00106472">
        <w:rPr>
          <w:rFonts w:eastAsia="MS PMincho"/>
          <w:w w:val="96"/>
        </w:rPr>
        <w:t>a</w:t>
      </w:r>
      <w:r w:rsidRPr="00106472">
        <w:rPr>
          <w:rFonts w:eastAsia="MS PMincho"/>
          <w:spacing w:val="1"/>
          <w:w w:val="96"/>
        </w:rPr>
        <w:t>c</w:t>
      </w:r>
      <w:r w:rsidRPr="00106472">
        <w:rPr>
          <w:rFonts w:eastAsia="MS PMincho"/>
          <w:w w:val="102"/>
        </w:rPr>
        <w:t>tual</w:t>
      </w:r>
      <w:r w:rsidRPr="00106472">
        <w:rPr>
          <w:rFonts w:eastAsia="MS PMincho"/>
          <w:spacing w:val="-5"/>
        </w:rPr>
        <w:t xml:space="preserve"> </w:t>
      </w:r>
      <w:r w:rsidRPr="00106472">
        <w:rPr>
          <w:rFonts w:eastAsia="MS PMincho"/>
          <w:spacing w:val="-2"/>
        </w:rPr>
        <w:t>e</w:t>
      </w:r>
      <w:r w:rsidRPr="00106472">
        <w:rPr>
          <w:rFonts w:eastAsia="MS PMincho"/>
        </w:rPr>
        <w:t>xpenditu</w:t>
      </w:r>
      <w:r w:rsidRPr="00106472">
        <w:rPr>
          <w:rFonts w:eastAsia="MS PMincho"/>
          <w:spacing w:val="-3"/>
        </w:rPr>
        <w:t>r</w:t>
      </w:r>
      <w:r w:rsidRPr="00106472">
        <w:rPr>
          <w:rFonts w:eastAsia="MS PMincho"/>
        </w:rPr>
        <w:t>e</w:t>
      </w:r>
      <w:r w:rsidRPr="00106472">
        <w:rPr>
          <w:rFonts w:eastAsia="MS PMincho"/>
          <w:spacing w:val="7"/>
        </w:rPr>
        <w:t xml:space="preserve"> </w:t>
      </w:r>
      <w:r w:rsidRPr="00106472">
        <w:rPr>
          <w:rFonts w:eastAsia="MS PMincho"/>
        </w:rPr>
        <w:t>should</w:t>
      </w:r>
      <w:r w:rsidRPr="00106472">
        <w:rPr>
          <w:rFonts w:eastAsia="MS PMincho"/>
          <w:spacing w:val="6"/>
        </w:rPr>
        <w:t xml:space="preserve"> </w:t>
      </w:r>
      <w:r w:rsidRPr="00106472">
        <w:rPr>
          <w:rFonts w:eastAsia="MS PMincho"/>
        </w:rPr>
        <w:t>be</w:t>
      </w:r>
      <w:r w:rsidRPr="00106472">
        <w:rPr>
          <w:rFonts w:eastAsia="MS PMincho"/>
          <w:spacing w:val="-7"/>
        </w:rPr>
        <w:t xml:space="preserve"> </w:t>
      </w:r>
      <w:r w:rsidRPr="00106472">
        <w:rPr>
          <w:rFonts w:eastAsia="MS PMincho"/>
        </w:rPr>
        <w:t>p</w:t>
      </w:r>
      <w:r w:rsidRPr="00106472">
        <w:rPr>
          <w:rFonts w:eastAsia="MS PMincho"/>
          <w:spacing w:val="-3"/>
        </w:rPr>
        <w:t>r</w:t>
      </w:r>
      <w:r w:rsidRPr="00106472">
        <w:rPr>
          <w:rFonts w:eastAsia="MS PMincho"/>
        </w:rPr>
        <w:t>esen</w:t>
      </w:r>
      <w:r w:rsidRPr="00106472">
        <w:rPr>
          <w:rFonts w:eastAsia="MS PMincho"/>
          <w:spacing w:val="-2"/>
        </w:rPr>
        <w:t>t</w:t>
      </w:r>
      <w:r w:rsidRPr="00106472">
        <w:rPr>
          <w:rFonts w:eastAsia="MS PMincho"/>
        </w:rPr>
        <w:t>ed</w:t>
      </w:r>
      <w:r>
        <w:rPr>
          <w:rFonts w:eastAsia="MS PMincho"/>
        </w:rPr>
        <w:t xml:space="preserve"> clearly.</w:t>
      </w:r>
    </w:p>
    <w:p w14:paraId="0589DB4F" w14:textId="77777777" w:rsidR="0023215F" w:rsidRDefault="0023215F" w:rsidP="00E72B52">
      <w:pPr>
        <w:pStyle w:val="Online"/>
        <w:spacing w:after="0" w:line="240" w:lineRule="atLeast"/>
        <w:rPr>
          <w:rFonts w:cs="Arial"/>
          <w:bCs/>
          <w:szCs w:val="20"/>
        </w:rPr>
      </w:pPr>
    </w:p>
    <w:tbl>
      <w:tblPr>
        <w:tblStyle w:val="TableGrid"/>
        <w:tblW w:w="0" w:type="auto"/>
        <w:tblLook w:val="04A0" w:firstRow="1" w:lastRow="0" w:firstColumn="1" w:lastColumn="0" w:noHBand="0" w:noVBand="1"/>
      </w:tblPr>
      <w:tblGrid>
        <w:gridCol w:w="9242"/>
      </w:tblGrid>
      <w:tr w:rsidR="00592C04" w14:paraId="1B23B382" w14:textId="77777777" w:rsidTr="00592C04">
        <w:tc>
          <w:tcPr>
            <w:tcW w:w="9242" w:type="dxa"/>
          </w:tcPr>
          <w:p w14:paraId="14AF10C9" w14:textId="77777777" w:rsidR="00592C04" w:rsidRDefault="000A5676" w:rsidP="000A5676">
            <w:pPr>
              <w:pStyle w:val="Online"/>
              <w:spacing w:after="0" w:line="240" w:lineRule="atLeast"/>
              <w:rPr>
                <w:rFonts w:cs="Arial"/>
                <w:bCs/>
                <w:szCs w:val="20"/>
              </w:rPr>
            </w:pPr>
            <w:r>
              <w:rPr>
                <w:rFonts w:cs="Arial"/>
                <w:bCs/>
                <w:szCs w:val="20"/>
              </w:rPr>
              <w:t>s</w:t>
            </w:r>
            <w:r w:rsidR="00592C04">
              <w:rPr>
                <w:rFonts w:cs="Arial"/>
                <w:bCs/>
                <w:szCs w:val="20"/>
              </w:rPr>
              <w:t>s</w:t>
            </w:r>
            <w:r>
              <w:rPr>
                <w:rFonts w:cs="Arial"/>
                <w:bCs/>
                <w:szCs w:val="20"/>
              </w:rPr>
              <w:t>.</w:t>
            </w:r>
            <w:r w:rsidR="00592C04">
              <w:rPr>
                <w:rFonts w:cs="Arial"/>
                <w:bCs/>
                <w:szCs w:val="20"/>
              </w:rPr>
              <w:t>19 and 27A Landlord and Tenant Act 1985 (as inserted by s</w:t>
            </w:r>
            <w:r>
              <w:rPr>
                <w:rFonts w:cs="Arial"/>
                <w:bCs/>
                <w:szCs w:val="20"/>
              </w:rPr>
              <w:t>.</w:t>
            </w:r>
            <w:r w:rsidR="00592C04">
              <w:rPr>
                <w:rFonts w:cs="Arial"/>
                <w:bCs/>
                <w:szCs w:val="20"/>
              </w:rPr>
              <w:t xml:space="preserve">155(1) </w:t>
            </w:r>
            <w:r w:rsidR="00592C04" w:rsidRPr="0055151D">
              <w:rPr>
                <w:rFonts w:cs="Arial"/>
                <w:bCs/>
                <w:i/>
                <w:szCs w:val="20"/>
              </w:rPr>
              <w:t xml:space="preserve">Commonhold and Leasehold Reform Act </w:t>
            </w:r>
            <w:r w:rsidR="00592C04">
              <w:rPr>
                <w:rFonts w:cs="Arial"/>
                <w:bCs/>
                <w:szCs w:val="20"/>
              </w:rPr>
              <w:t>2002</w:t>
            </w:r>
            <w:r w:rsidR="0055151D">
              <w:rPr>
                <w:rFonts w:cs="Arial"/>
                <w:bCs/>
                <w:szCs w:val="20"/>
              </w:rPr>
              <w:t>)</w:t>
            </w:r>
          </w:p>
        </w:tc>
      </w:tr>
    </w:tbl>
    <w:p w14:paraId="43AA3674" w14:textId="77777777" w:rsidR="00592C04" w:rsidRPr="00E72B52" w:rsidRDefault="00592C04" w:rsidP="00E72B52">
      <w:pPr>
        <w:pStyle w:val="Online"/>
        <w:spacing w:after="0" w:line="240" w:lineRule="atLeast"/>
        <w:rPr>
          <w:rFonts w:cs="Arial"/>
          <w:bCs/>
          <w:szCs w:val="20"/>
        </w:rPr>
      </w:pPr>
    </w:p>
    <w:p w14:paraId="73F7CAC4" w14:textId="77777777" w:rsidR="00E72B52" w:rsidRDefault="00E72B52" w:rsidP="00E72B52">
      <w:pPr>
        <w:rPr>
          <w:rFonts w:ascii="Verdana" w:hAnsi="Verdana"/>
          <w:sz w:val="20"/>
          <w:szCs w:val="20"/>
        </w:rPr>
      </w:pPr>
      <w:r w:rsidRPr="00E72B52">
        <w:rPr>
          <w:rFonts w:ascii="Verdana" w:hAnsi="Verdana"/>
          <w:sz w:val="20"/>
          <w:szCs w:val="20"/>
        </w:rPr>
        <w:t>Serv</w:t>
      </w:r>
      <w:r w:rsidR="008B268A">
        <w:rPr>
          <w:rFonts w:ascii="Verdana" w:hAnsi="Verdana"/>
          <w:sz w:val="20"/>
          <w:szCs w:val="20"/>
        </w:rPr>
        <w:t xml:space="preserve">ice charge accounts should </w:t>
      </w:r>
      <w:r w:rsidRPr="00E72B52">
        <w:rPr>
          <w:rFonts w:ascii="Verdana" w:hAnsi="Verdana"/>
          <w:sz w:val="20"/>
          <w:szCs w:val="20"/>
        </w:rPr>
        <w:t xml:space="preserve">be prepared, and copies made available to all contributors, within six months of the end of the financial period, or any </w:t>
      </w:r>
      <w:r w:rsidR="00766540">
        <w:rPr>
          <w:rFonts w:ascii="Verdana" w:hAnsi="Verdana"/>
          <w:sz w:val="20"/>
          <w:szCs w:val="20"/>
        </w:rPr>
        <w:t>shorter</w:t>
      </w:r>
      <w:r w:rsidRPr="00E72B52">
        <w:rPr>
          <w:rFonts w:ascii="Verdana" w:hAnsi="Verdana"/>
          <w:sz w:val="20"/>
          <w:szCs w:val="20"/>
        </w:rPr>
        <w:t xml:space="preserve"> timescales required by the lease.</w:t>
      </w:r>
      <w:r w:rsidR="00615983">
        <w:rPr>
          <w:rFonts w:ascii="Verdana" w:hAnsi="Verdana"/>
          <w:sz w:val="20"/>
          <w:szCs w:val="20"/>
        </w:rPr>
        <w:t xml:space="preserve"> </w:t>
      </w:r>
      <w:r w:rsidR="008B268A">
        <w:rPr>
          <w:rFonts w:ascii="Verdana" w:hAnsi="Verdana"/>
          <w:sz w:val="20"/>
          <w:szCs w:val="20"/>
        </w:rPr>
        <w:t>If for some reason</w:t>
      </w:r>
      <w:r w:rsidR="00753222">
        <w:rPr>
          <w:rFonts w:ascii="Verdana" w:hAnsi="Verdana"/>
          <w:sz w:val="20"/>
          <w:szCs w:val="20"/>
        </w:rPr>
        <w:t xml:space="preserve"> </w:t>
      </w:r>
      <w:r w:rsidR="008B268A">
        <w:rPr>
          <w:rFonts w:ascii="Verdana" w:hAnsi="Verdana"/>
          <w:sz w:val="20"/>
          <w:szCs w:val="20"/>
        </w:rPr>
        <w:t>the accounts cannot be prepared within six months of the year end</w:t>
      </w:r>
      <w:r w:rsidR="00753222">
        <w:rPr>
          <w:rFonts w:ascii="Verdana" w:hAnsi="Verdana"/>
          <w:sz w:val="20"/>
          <w:szCs w:val="20"/>
        </w:rPr>
        <w:t xml:space="preserve"> (for example, because of a change of managing agent)</w:t>
      </w:r>
      <w:r w:rsidR="008B268A">
        <w:rPr>
          <w:rFonts w:ascii="Verdana" w:hAnsi="Verdana"/>
          <w:sz w:val="20"/>
          <w:szCs w:val="20"/>
        </w:rPr>
        <w:t>, all parties should be informed of the reasons and any statutory notices served.</w:t>
      </w:r>
    </w:p>
    <w:p w14:paraId="042ABE1D" w14:textId="77777777" w:rsidR="00A1242A" w:rsidRDefault="00A1242A" w:rsidP="00E72B52">
      <w:pPr>
        <w:rPr>
          <w:rFonts w:ascii="Verdana" w:hAnsi="Verdana"/>
          <w:sz w:val="20"/>
          <w:szCs w:val="20"/>
        </w:rPr>
      </w:pPr>
    </w:p>
    <w:tbl>
      <w:tblPr>
        <w:tblStyle w:val="TableGrid"/>
        <w:tblW w:w="0" w:type="auto"/>
        <w:tblLook w:val="04A0" w:firstRow="1" w:lastRow="0" w:firstColumn="1" w:lastColumn="0" w:noHBand="0" w:noVBand="1"/>
      </w:tblPr>
      <w:tblGrid>
        <w:gridCol w:w="9242"/>
      </w:tblGrid>
      <w:tr w:rsidR="00DE434F" w14:paraId="0CB0DC37" w14:textId="77777777" w:rsidTr="00DE434F">
        <w:tc>
          <w:tcPr>
            <w:tcW w:w="9242" w:type="dxa"/>
          </w:tcPr>
          <w:p w14:paraId="76CC0A37" w14:textId="77777777" w:rsidR="00DE434F" w:rsidRPr="0055151D" w:rsidRDefault="000A5676" w:rsidP="00E72B52">
            <w:pPr>
              <w:rPr>
                <w:rFonts w:ascii="Verdana" w:hAnsi="Verdana"/>
                <w:i/>
                <w:sz w:val="20"/>
                <w:szCs w:val="20"/>
              </w:rPr>
            </w:pPr>
            <w:r>
              <w:rPr>
                <w:rFonts w:ascii="Verdana" w:hAnsi="Verdana"/>
                <w:i/>
                <w:sz w:val="20"/>
                <w:szCs w:val="20"/>
              </w:rPr>
              <w:t>s.</w:t>
            </w:r>
            <w:r w:rsidR="00DE434F">
              <w:rPr>
                <w:rFonts w:ascii="Verdana" w:hAnsi="Verdana"/>
                <w:i/>
                <w:sz w:val="20"/>
                <w:szCs w:val="20"/>
              </w:rPr>
              <w:t>20B Landlord and Tenant Act 1985</w:t>
            </w:r>
          </w:p>
        </w:tc>
      </w:tr>
    </w:tbl>
    <w:p w14:paraId="77FCE3BF" w14:textId="77777777" w:rsidR="00DE434F" w:rsidRDefault="00DE434F" w:rsidP="00E72B52">
      <w:pPr>
        <w:rPr>
          <w:rFonts w:ascii="Verdana" w:hAnsi="Verdana"/>
          <w:sz w:val="20"/>
          <w:szCs w:val="20"/>
        </w:rPr>
      </w:pPr>
    </w:p>
    <w:p w14:paraId="3BBA1850" w14:textId="77777777" w:rsidR="00E72B52" w:rsidRDefault="00131627" w:rsidP="00114E30">
      <w:pPr>
        <w:pStyle w:val="Heading2"/>
        <w:rPr>
          <w:lang w:eastAsia="ar-SA"/>
        </w:rPr>
      </w:pPr>
      <w:bookmarkStart w:id="153" w:name="_Toc299113105"/>
      <w:bookmarkStart w:id="154" w:name="_Toc415753234"/>
      <w:bookmarkStart w:id="155" w:name="_Toc443380566"/>
      <w:r w:rsidRPr="00466706">
        <w:rPr>
          <w:lang w:eastAsia="ar-SA"/>
        </w:rPr>
        <w:t>7.</w:t>
      </w:r>
      <w:r w:rsidR="00E15D09" w:rsidRPr="00321E33">
        <w:rPr>
          <w:lang w:eastAsia="ar-SA"/>
        </w:rPr>
        <w:t>1</w:t>
      </w:r>
      <w:r w:rsidR="00E15D09" w:rsidRPr="00E649FA">
        <w:rPr>
          <w:lang w:eastAsia="ar-SA"/>
        </w:rPr>
        <w:t>3</w:t>
      </w:r>
      <w:r w:rsidR="00B75352">
        <w:rPr>
          <w:lang w:eastAsia="ar-SA"/>
        </w:rPr>
        <w:tab/>
      </w:r>
      <w:r w:rsidR="006A2771">
        <w:rPr>
          <w:lang w:eastAsia="ar-SA"/>
        </w:rPr>
        <w:t>External examination</w:t>
      </w:r>
      <w:r w:rsidR="00E72B52" w:rsidRPr="00E72B52">
        <w:rPr>
          <w:lang w:eastAsia="ar-SA"/>
        </w:rPr>
        <w:t xml:space="preserve"> of service charge accounts</w:t>
      </w:r>
      <w:bookmarkEnd w:id="153"/>
      <w:bookmarkEnd w:id="154"/>
      <w:bookmarkEnd w:id="155"/>
    </w:p>
    <w:p w14:paraId="6D438DB3" w14:textId="77777777" w:rsidR="00D73DD5" w:rsidRPr="00D73DD5" w:rsidRDefault="00D73DD5" w:rsidP="00D73DD5">
      <w:pPr>
        <w:rPr>
          <w:lang w:eastAsia="ar-SA"/>
        </w:rPr>
      </w:pPr>
    </w:p>
    <w:p w14:paraId="53A007A8" w14:textId="77777777" w:rsidR="006A2771" w:rsidRDefault="006A2771" w:rsidP="00E72B52">
      <w:pPr>
        <w:rPr>
          <w:rFonts w:ascii="Verdana" w:hAnsi="Verdana"/>
          <w:sz w:val="20"/>
          <w:szCs w:val="20"/>
          <w:lang w:eastAsia="ar-SA"/>
        </w:rPr>
      </w:pPr>
      <w:r>
        <w:rPr>
          <w:rFonts w:ascii="Verdana" w:hAnsi="Verdana"/>
          <w:sz w:val="20"/>
          <w:szCs w:val="20"/>
          <w:lang w:eastAsia="ar-SA"/>
        </w:rPr>
        <w:t>Service charge accounts should be subject to an annual examination by an independent accountant unless the costs cannot be recovered.</w:t>
      </w:r>
      <w:r w:rsidR="00615983">
        <w:rPr>
          <w:rFonts w:ascii="Verdana" w:hAnsi="Verdana"/>
          <w:sz w:val="20"/>
          <w:szCs w:val="20"/>
          <w:lang w:eastAsia="ar-SA"/>
        </w:rPr>
        <w:t xml:space="preserve"> </w:t>
      </w:r>
      <w:r>
        <w:rPr>
          <w:rFonts w:ascii="Verdana" w:hAnsi="Verdana"/>
          <w:sz w:val="20"/>
          <w:szCs w:val="20"/>
          <w:lang w:eastAsia="ar-SA"/>
        </w:rPr>
        <w:t>The form of the examination will depend on the requirements in the lease and should be proportionate to the circumstances of the property.</w:t>
      </w:r>
      <w:r w:rsidR="00615983">
        <w:rPr>
          <w:rFonts w:ascii="Verdana" w:hAnsi="Verdana"/>
          <w:sz w:val="20"/>
          <w:szCs w:val="20"/>
          <w:lang w:eastAsia="ar-SA"/>
        </w:rPr>
        <w:t xml:space="preserve"> </w:t>
      </w:r>
      <w:r w:rsidR="00064ACA">
        <w:rPr>
          <w:rFonts w:ascii="Verdana" w:hAnsi="Verdana"/>
          <w:sz w:val="20"/>
          <w:szCs w:val="20"/>
          <w:lang w:eastAsia="ar-SA"/>
        </w:rPr>
        <w:t>You should follow the g</w:t>
      </w:r>
      <w:r>
        <w:rPr>
          <w:rFonts w:ascii="Verdana" w:hAnsi="Verdana"/>
          <w:sz w:val="20"/>
          <w:szCs w:val="20"/>
          <w:lang w:eastAsia="ar-SA"/>
        </w:rPr>
        <w:t xml:space="preserve">uidance </w:t>
      </w:r>
      <w:r w:rsidR="0055151D">
        <w:rPr>
          <w:rFonts w:ascii="Verdana" w:hAnsi="Verdana"/>
          <w:sz w:val="20"/>
          <w:szCs w:val="20"/>
          <w:lang w:eastAsia="ar-SA"/>
        </w:rPr>
        <w:t xml:space="preserve">contained in TECH 03/11 </w:t>
      </w:r>
      <w:r>
        <w:rPr>
          <w:rFonts w:ascii="Verdana" w:hAnsi="Verdana"/>
          <w:sz w:val="20"/>
          <w:szCs w:val="20"/>
          <w:lang w:eastAsia="ar-SA"/>
        </w:rPr>
        <w:t>as to:</w:t>
      </w:r>
    </w:p>
    <w:p w14:paraId="3D52AD25" w14:textId="77777777" w:rsidR="006A2771" w:rsidRDefault="006A2771" w:rsidP="00E72B52">
      <w:pPr>
        <w:rPr>
          <w:rFonts w:ascii="Verdana" w:hAnsi="Verdana"/>
          <w:sz w:val="20"/>
          <w:szCs w:val="20"/>
          <w:lang w:eastAsia="ar-SA"/>
        </w:rPr>
      </w:pPr>
    </w:p>
    <w:p w14:paraId="27C93A9C" w14:textId="77777777" w:rsidR="006A2771" w:rsidRDefault="006A2771" w:rsidP="00F00A67">
      <w:pPr>
        <w:pStyle w:val="ListParagraph"/>
        <w:numPr>
          <w:ilvl w:val="0"/>
          <w:numId w:val="24"/>
        </w:numPr>
        <w:rPr>
          <w:rFonts w:ascii="Verdana" w:hAnsi="Verdana"/>
          <w:sz w:val="20"/>
          <w:szCs w:val="20"/>
          <w:lang w:eastAsia="ar-SA"/>
        </w:rPr>
      </w:pPr>
      <w:r>
        <w:rPr>
          <w:rFonts w:ascii="Verdana" w:hAnsi="Verdana"/>
          <w:sz w:val="20"/>
          <w:szCs w:val="20"/>
          <w:lang w:eastAsia="ar-SA"/>
        </w:rPr>
        <w:t>the qualification and eligibility of the independent accountant</w:t>
      </w:r>
      <w:r w:rsidR="00A33F6A">
        <w:rPr>
          <w:rFonts w:ascii="Verdana" w:hAnsi="Verdana"/>
          <w:sz w:val="20"/>
          <w:szCs w:val="20"/>
          <w:lang w:eastAsia="ar-SA"/>
        </w:rPr>
        <w:t>;</w:t>
      </w:r>
      <w:r>
        <w:rPr>
          <w:rFonts w:ascii="Verdana" w:hAnsi="Verdana"/>
          <w:sz w:val="20"/>
          <w:szCs w:val="20"/>
          <w:lang w:eastAsia="ar-SA"/>
        </w:rPr>
        <w:t xml:space="preserve"> and</w:t>
      </w:r>
    </w:p>
    <w:p w14:paraId="6DDA482A" w14:textId="77777777" w:rsidR="006A2771" w:rsidRDefault="006A2771" w:rsidP="00F00A67">
      <w:pPr>
        <w:pStyle w:val="ListParagraph"/>
        <w:numPr>
          <w:ilvl w:val="0"/>
          <w:numId w:val="24"/>
        </w:numPr>
        <w:rPr>
          <w:rFonts w:ascii="Verdana" w:hAnsi="Verdana"/>
          <w:sz w:val="20"/>
          <w:szCs w:val="20"/>
          <w:lang w:eastAsia="ar-SA"/>
        </w:rPr>
      </w:pPr>
      <w:r>
        <w:rPr>
          <w:rFonts w:ascii="Verdana" w:hAnsi="Verdana"/>
          <w:sz w:val="20"/>
          <w:szCs w:val="20"/>
          <w:lang w:eastAsia="ar-SA"/>
        </w:rPr>
        <w:t>the alternative forms of examination, being an engagement to report on specified findings or an audit</w:t>
      </w:r>
    </w:p>
    <w:p w14:paraId="6A0F56C3" w14:textId="77777777" w:rsidR="006A2771" w:rsidRDefault="006A2771" w:rsidP="006A2771">
      <w:pPr>
        <w:rPr>
          <w:rFonts w:ascii="Verdana" w:hAnsi="Verdana"/>
          <w:sz w:val="20"/>
          <w:szCs w:val="20"/>
          <w:lang w:eastAsia="ar-SA"/>
        </w:rPr>
      </w:pPr>
    </w:p>
    <w:p w14:paraId="69805912" w14:textId="77777777" w:rsidR="00D73DD5" w:rsidRDefault="00D73DD5" w:rsidP="00E72B52">
      <w:pPr>
        <w:rPr>
          <w:rFonts w:ascii="Verdana" w:eastAsia="Humanist521BT-Roman" w:hAnsi="Verdana" w:cs="Humanist521BT-Roman"/>
          <w:sz w:val="20"/>
          <w:szCs w:val="20"/>
          <w:lang w:eastAsia="ar-SA"/>
        </w:rPr>
      </w:pPr>
    </w:p>
    <w:p w14:paraId="7BE5E665" w14:textId="77777777" w:rsidR="00D73DD5" w:rsidRDefault="00131627" w:rsidP="00114E30">
      <w:pPr>
        <w:pStyle w:val="Heading2"/>
        <w:rPr>
          <w:rFonts w:eastAsia="Humanist521BT-Roman"/>
          <w:lang w:eastAsia="ar-SA"/>
        </w:rPr>
      </w:pPr>
      <w:bookmarkStart w:id="156" w:name="_Toc415753235"/>
      <w:bookmarkStart w:id="157" w:name="_Toc443380567"/>
      <w:r>
        <w:rPr>
          <w:rFonts w:eastAsia="Humanist521BT-Roman"/>
          <w:lang w:eastAsia="ar-SA"/>
        </w:rPr>
        <w:t>7.</w:t>
      </w:r>
      <w:r w:rsidR="00B75352">
        <w:rPr>
          <w:rFonts w:eastAsia="Humanist521BT-Roman"/>
          <w:lang w:eastAsia="ar-SA"/>
        </w:rPr>
        <w:t>14</w:t>
      </w:r>
      <w:r w:rsidR="00B75352">
        <w:rPr>
          <w:rFonts w:eastAsia="Humanist521BT-Roman"/>
          <w:lang w:eastAsia="ar-SA"/>
        </w:rPr>
        <w:tab/>
      </w:r>
      <w:r w:rsidR="00D73DD5">
        <w:rPr>
          <w:rFonts w:eastAsia="Humanist521BT-Roman"/>
          <w:lang w:eastAsia="ar-SA"/>
        </w:rPr>
        <w:t>Ground rent</w:t>
      </w:r>
      <w:bookmarkEnd w:id="156"/>
      <w:bookmarkEnd w:id="157"/>
    </w:p>
    <w:p w14:paraId="3DC4AF3F" w14:textId="77777777" w:rsidR="00D73DD5" w:rsidRDefault="00D73DD5" w:rsidP="00E72B52">
      <w:pPr>
        <w:rPr>
          <w:rFonts w:ascii="Verdana" w:eastAsia="Humanist521BT-Roman" w:hAnsi="Verdana" w:cs="Humanist521BT-Roman"/>
          <w:sz w:val="20"/>
          <w:szCs w:val="20"/>
          <w:lang w:eastAsia="ar-SA"/>
        </w:rPr>
      </w:pPr>
    </w:p>
    <w:p w14:paraId="3D83D5C9" w14:textId="5C6CCD8B" w:rsidR="00D73DD5" w:rsidRPr="00D73DD5" w:rsidRDefault="00D73DD5" w:rsidP="00D73DD5">
      <w:pPr>
        <w:spacing w:after="240"/>
        <w:rPr>
          <w:rFonts w:ascii="Verdana" w:hAnsi="Verdana"/>
          <w:b/>
          <w:sz w:val="20"/>
          <w:szCs w:val="20"/>
          <w:lang w:eastAsia="ar-SA"/>
        </w:rPr>
      </w:pPr>
      <w:r w:rsidRPr="00D73DD5">
        <w:rPr>
          <w:rFonts w:ascii="Verdana" w:hAnsi="Verdana"/>
          <w:sz w:val="20"/>
          <w:szCs w:val="20"/>
          <w:lang w:eastAsia="ar-SA"/>
        </w:rPr>
        <w:t xml:space="preserve">The lease </w:t>
      </w:r>
      <w:r w:rsidR="009C5EFA">
        <w:rPr>
          <w:rFonts w:ascii="Verdana" w:hAnsi="Verdana"/>
          <w:sz w:val="20"/>
          <w:szCs w:val="20"/>
          <w:lang w:eastAsia="ar-SA"/>
        </w:rPr>
        <w:t xml:space="preserve">normally </w:t>
      </w:r>
      <w:r w:rsidRPr="00D73DD5">
        <w:rPr>
          <w:rFonts w:ascii="Verdana" w:hAnsi="Verdana"/>
          <w:sz w:val="20"/>
          <w:szCs w:val="20"/>
          <w:lang w:eastAsia="ar-SA"/>
        </w:rPr>
        <w:t xml:space="preserve">provides for </w:t>
      </w:r>
      <w:r w:rsidR="009C5EFA">
        <w:rPr>
          <w:rFonts w:ascii="Verdana" w:hAnsi="Verdana"/>
          <w:sz w:val="20"/>
          <w:szCs w:val="20"/>
          <w:lang w:eastAsia="ar-SA"/>
        </w:rPr>
        <w:t xml:space="preserve">an </w:t>
      </w:r>
      <w:r w:rsidRPr="00D73DD5">
        <w:rPr>
          <w:rFonts w:ascii="Verdana" w:hAnsi="Verdana"/>
          <w:sz w:val="20"/>
          <w:szCs w:val="20"/>
          <w:lang w:eastAsia="ar-SA"/>
        </w:rPr>
        <w:t>annual consideration to be payable to the freeholder or head lessee as ground rent</w:t>
      </w:r>
      <w:r>
        <w:rPr>
          <w:rFonts w:ascii="Verdana" w:hAnsi="Verdana"/>
          <w:sz w:val="20"/>
          <w:szCs w:val="20"/>
          <w:lang w:eastAsia="ar-SA"/>
        </w:rPr>
        <w:t xml:space="preserve"> </w:t>
      </w:r>
      <w:r w:rsidRPr="00D73DD5">
        <w:rPr>
          <w:rFonts w:ascii="Verdana" w:hAnsi="Verdana"/>
          <w:sz w:val="20"/>
          <w:szCs w:val="20"/>
          <w:lang w:eastAsia="ar-SA"/>
        </w:rPr>
        <w:t xml:space="preserve">and prescribes its amount and frequency. It is not uncommon for a lease to provide for increases in the level of ground rent payable during its lifetime. In some leases, ground rent is reserved as </w:t>
      </w:r>
      <w:r w:rsidRPr="00661AFB">
        <w:rPr>
          <w:rFonts w:ascii="Verdana" w:hAnsi="Verdana"/>
          <w:sz w:val="20"/>
          <w:szCs w:val="20"/>
          <w:lang w:eastAsia="ar-SA"/>
        </w:rPr>
        <w:t>‘a peppercorn’, which is a nominal rent intended only to preserve the status of the lease.</w:t>
      </w:r>
      <w:r w:rsidR="00615983">
        <w:rPr>
          <w:rFonts w:ascii="Verdana" w:hAnsi="Verdana"/>
          <w:b/>
          <w:sz w:val="20"/>
          <w:szCs w:val="20"/>
          <w:lang w:eastAsia="ar-SA"/>
        </w:rPr>
        <w:t xml:space="preserve"> </w:t>
      </w:r>
    </w:p>
    <w:p w14:paraId="05AD47F4" w14:textId="77777777" w:rsidR="00D73DD5" w:rsidRDefault="00D73DD5" w:rsidP="00D73DD5">
      <w:pPr>
        <w:rPr>
          <w:rFonts w:ascii="Verdana" w:hAnsi="Verdana"/>
          <w:sz w:val="20"/>
          <w:szCs w:val="20"/>
          <w:lang w:eastAsia="ar-SA"/>
        </w:rPr>
      </w:pPr>
      <w:r w:rsidRPr="00D73DD5">
        <w:rPr>
          <w:rFonts w:ascii="Verdana" w:hAnsi="Verdana"/>
          <w:sz w:val="20"/>
          <w:szCs w:val="20"/>
          <w:lang w:eastAsia="ar-SA"/>
        </w:rPr>
        <w:t xml:space="preserve">The lease typically states that ground rent is payable whether demanded or not. </w:t>
      </w:r>
      <w:r w:rsidRPr="00F86C96">
        <w:rPr>
          <w:rFonts w:ascii="Verdana" w:hAnsi="Verdana"/>
          <w:sz w:val="20"/>
          <w:szCs w:val="20"/>
          <w:lang w:eastAsia="ar-SA"/>
        </w:rPr>
        <w:t xml:space="preserve">Section 166 of the </w:t>
      </w:r>
      <w:r w:rsidRPr="00F86C96">
        <w:rPr>
          <w:rFonts w:ascii="Verdana" w:hAnsi="Verdana"/>
          <w:i/>
          <w:sz w:val="20"/>
          <w:szCs w:val="20"/>
          <w:lang w:eastAsia="ar-SA"/>
        </w:rPr>
        <w:t>Commonhold and Leasehold Reform Act</w:t>
      </w:r>
      <w:r w:rsidRPr="00F86C96">
        <w:rPr>
          <w:rFonts w:ascii="Verdana" w:hAnsi="Verdana"/>
          <w:sz w:val="20"/>
          <w:szCs w:val="20"/>
          <w:lang w:eastAsia="ar-SA"/>
        </w:rPr>
        <w:t xml:space="preserve"> 2002 </w:t>
      </w:r>
      <w:r w:rsidRPr="00D73DD5">
        <w:rPr>
          <w:rFonts w:ascii="Verdana" w:hAnsi="Verdana"/>
          <w:sz w:val="20"/>
          <w:szCs w:val="20"/>
          <w:lang w:eastAsia="ar-SA"/>
        </w:rPr>
        <w:t>introduced a requirement for all ground rent to be demanded in a prescribed form.</w:t>
      </w:r>
      <w:r w:rsidR="00615983">
        <w:rPr>
          <w:rFonts w:ascii="Verdana" w:hAnsi="Verdana"/>
          <w:sz w:val="20"/>
          <w:szCs w:val="20"/>
          <w:lang w:eastAsia="ar-SA"/>
        </w:rPr>
        <w:t xml:space="preserve"> </w:t>
      </w:r>
      <w:r w:rsidRPr="00D73DD5">
        <w:rPr>
          <w:rFonts w:ascii="Verdana" w:hAnsi="Verdana"/>
          <w:sz w:val="20"/>
          <w:szCs w:val="20"/>
          <w:lang w:eastAsia="ar-SA"/>
        </w:rPr>
        <w:t xml:space="preserve">Ground rent is not payable until demanded, nor until 30 days after receipt of the statutory demand. The demand may be served up to 60 days prior to the due date within the lease. If you are retained to collect ground rent on behalf of your client, you should serve the demand between 30 and 60 days prior to the due date, otherwise your client’s cash flow may be compromised. </w:t>
      </w:r>
    </w:p>
    <w:p w14:paraId="63AE1D80" w14:textId="77777777" w:rsidR="00DE434F" w:rsidRDefault="00DE434F" w:rsidP="00D73DD5">
      <w:pPr>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DE434F" w14:paraId="2CD8FC70" w14:textId="77777777" w:rsidTr="00DE434F">
        <w:tc>
          <w:tcPr>
            <w:tcW w:w="9242" w:type="dxa"/>
          </w:tcPr>
          <w:p w14:paraId="29AEAABE" w14:textId="12C00BBE" w:rsidR="00DE434F" w:rsidRPr="0055151D" w:rsidRDefault="005D6010" w:rsidP="0029319A">
            <w:pPr>
              <w:rPr>
                <w:rFonts w:ascii="Verdana" w:hAnsi="Verdana"/>
                <w:i/>
                <w:sz w:val="20"/>
                <w:szCs w:val="20"/>
                <w:lang w:eastAsia="ar-SA"/>
              </w:rPr>
            </w:pPr>
            <w:r>
              <w:rPr>
                <w:rFonts w:ascii="Verdana" w:hAnsi="Verdana"/>
                <w:i/>
                <w:sz w:val="20"/>
                <w:szCs w:val="20"/>
                <w:lang w:eastAsia="ar-SA"/>
              </w:rPr>
              <w:t>s</w:t>
            </w:r>
            <w:r w:rsidR="002A008D">
              <w:rPr>
                <w:rFonts w:ascii="Verdana" w:hAnsi="Verdana"/>
                <w:i/>
                <w:sz w:val="20"/>
                <w:szCs w:val="20"/>
                <w:lang w:eastAsia="ar-SA"/>
              </w:rPr>
              <w:t xml:space="preserve">.166 </w:t>
            </w:r>
            <w:r w:rsidR="00D94E59">
              <w:rPr>
                <w:rFonts w:ascii="Verdana" w:hAnsi="Verdana"/>
                <w:i/>
                <w:sz w:val="20"/>
                <w:szCs w:val="20"/>
                <w:lang w:eastAsia="ar-SA"/>
              </w:rPr>
              <w:t>Commonhold and Leasehold Reform Act 2002</w:t>
            </w:r>
            <w:del w:id="158" w:author="Charlie Chappell" w:date="2016-04-19T18:35:00Z">
              <w:r w:rsidR="00D94E59" w:rsidDel="0029319A">
                <w:rPr>
                  <w:rFonts w:ascii="Verdana" w:hAnsi="Verdana"/>
                  <w:i/>
                  <w:sz w:val="20"/>
                  <w:szCs w:val="20"/>
                  <w:lang w:eastAsia="ar-SA"/>
                </w:rPr>
                <w:delText>)</w:delText>
              </w:r>
            </w:del>
          </w:p>
        </w:tc>
      </w:tr>
    </w:tbl>
    <w:p w14:paraId="1B591E1F" w14:textId="77777777" w:rsidR="00DE434F" w:rsidRDefault="00DE434F" w:rsidP="00D73DD5">
      <w:pPr>
        <w:rPr>
          <w:rFonts w:ascii="Verdana" w:hAnsi="Verdana"/>
          <w:sz w:val="20"/>
          <w:szCs w:val="20"/>
          <w:lang w:eastAsia="ar-SA"/>
        </w:rPr>
      </w:pPr>
    </w:p>
    <w:p w14:paraId="44E53F0A" w14:textId="77777777" w:rsidR="00D73DD5" w:rsidRPr="00D73DD5" w:rsidRDefault="00D73DD5" w:rsidP="00D73DD5">
      <w:pPr>
        <w:rPr>
          <w:rFonts w:ascii="Verdana" w:hAnsi="Verdana"/>
          <w:sz w:val="20"/>
          <w:szCs w:val="20"/>
          <w:lang w:eastAsia="ar-SA"/>
        </w:rPr>
      </w:pPr>
    </w:p>
    <w:p w14:paraId="29B029D1" w14:textId="55163AD1" w:rsidR="00E162AC" w:rsidRDefault="00D73DD5" w:rsidP="00E162AC">
      <w:pPr>
        <w:rPr>
          <w:rFonts w:ascii="Verdana" w:hAnsi="Verdana"/>
          <w:sz w:val="20"/>
          <w:szCs w:val="20"/>
          <w:lang w:eastAsia="ar-SA"/>
        </w:rPr>
      </w:pPr>
      <w:r w:rsidRPr="00D73DD5">
        <w:rPr>
          <w:rFonts w:ascii="Verdana" w:hAnsi="Verdana"/>
          <w:sz w:val="20"/>
          <w:szCs w:val="20"/>
          <w:lang w:eastAsia="ar-SA"/>
        </w:rPr>
        <w:t xml:space="preserve">You should have an efficient system to monitor ground rents collected and </w:t>
      </w:r>
      <w:r w:rsidR="009C5EFA">
        <w:rPr>
          <w:rFonts w:ascii="Verdana" w:hAnsi="Verdana"/>
          <w:sz w:val="20"/>
          <w:szCs w:val="20"/>
          <w:lang w:eastAsia="ar-SA"/>
        </w:rPr>
        <w:t xml:space="preserve">any </w:t>
      </w:r>
      <w:r w:rsidRPr="00D73DD5">
        <w:rPr>
          <w:rFonts w:ascii="Verdana" w:hAnsi="Verdana"/>
          <w:sz w:val="20"/>
          <w:szCs w:val="20"/>
          <w:lang w:eastAsia="ar-SA"/>
        </w:rPr>
        <w:t>arrears. Leases typically provide for interest to be added on ground rent not paid within a certain period of time (typically 14, 21 or 28 days). This is often at a prescribed, punitive rate. Forfeiture proceedings can also be commenced for non-payment of ground rent and leases typically provide for the costs of such action to be payable by t</w:t>
      </w:r>
      <w:r w:rsidR="00A1242A">
        <w:rPr>
          <w:rFonts w:ascii="Verdana" w:hAnsi="Verdana"/>
          <w:sz w:val="20"/>
          <w:szCs w:val="20"/>
          <w:lang w:eastAsia="ar-SA"/>
        </w:rPr>
        <w:t xml:space="preserve">he leaseholder but </w:t>
      </w:r>
      <w:r w:rsidR="00B8463D">
        <w:rPr>
          <w:rFonts w:ascii="Verdana" w:hAnsi="Verdana"/>
          <w:sz w:val="20"/>
          <w:szCs w:val="20"/>
          <w:lang w:eastAsia="ar-SA"/>
        </w:rPr>
        <w:t>y</w:t>
      </w:r>
      <w:r w:rsidR="00B8463D" w:rsidRPr="00E72B52">
        <w:rPr>
          <w:rFonts w:ascii="Verdana" w:hAnsi="Verdana"/>
          <w:sz w:val="20"/>
          <w:szCs w:val="20"/>
          <w:lang w:eastAsia="ar-SA"/>
        </w:rPr>
        <w:t xml:space="preserve">ou </w:t>
      </w:r>
      <w:r w:rsidR="00E162AC" w:rsidRPr="00E72B52">
        <w:rPr>
          <w:rFonts w:ascii="Verdana" w:hAnsi="Verdana"/>
          <w:sz w:val="20"/>
          <w:szCs w:val="20"/>
          <w:lang w:eastAsia="ar-SA"/>
        </w:rPr>
        <w:t xml:space="preserve">should be fully aware of the restrictions on forfeiture imposed by the </w:t>
      </w:r>
      <w:r w:rsidR="00E162AC" w:rsidRPr="00693B85">
        <w:rPr>
          <w:rFonts w:ascii="Verdana" w:hAnsi="Verdana"/>
          <w:i/>
          <w:sz w:val="20"/>
          <w:szCs w:val="20"/>
          <w:lang w:eastAsia="ar-SA"/>
        </w:rPr>
        <w:t>Housing Act</w:t>
      </w:r>
      <w:r w:rsidR="00E162AC" w:rsidRPr="00693B85">
        <w:rPr>
          <w:rFonts w:ascii="Verdana" w:hAnsi="Verdana"/>
          <w:sz w:val="20"/>
          <w:szCs w:val="20"/>
          <w:lang w:eastAsia="ar-SA"/>
        </w:rPr>
        <w:t xml:space="preserve"> 1996</w:t>
      </w:r>
      <w:r w:rsidR="00E162AC" w:rsidRPr="00E72B52">
        <w:rPr>
          <w:rFonts w:ascii="Verdana" w:hAnsi="Verdana"/>
          <w:sz w:val="20"/>
          <w:szCs w:val="20"/>
          <w:lang w:eastAsia="ar-SA"/>
        </w:rPr>
        <w:t xml:space="preserve"> and </w:t>
      </w:r>
      <w:r w:rsidR="00E162AC" w:rsidRPr="00693B85">
        <w:rPr>
          <w:rFonts w:ascii="Verdana" w:hAnsi="Verdana"/>
          <w:sz w:val="20"/>
          <w:szCs w:val="20"/>
          <w:lang w:eastAsia="ar-SA"/>
        </w:rPr>
        <w:t xml:space="preserve">sections 167–171 of the </w:t>
      </w:r>
      <w:r w:rsidR="00E162AC" w:rsidRPr="00693B85">
        <w:rPr>
          <w:rFonts w:ascii="Verdana" w:hAnsi="Verdana"/>
          <w:i/>
          <w:sz w:val="20"/>
          <w:szCs w:val="20"/>
          <w:lang w:eastAsia="ar-SA"/>
        </w:rPr>
        <w:t>Commonhold and Leasehold Reform Act</w:t>
      </w:r>
      <w:r w:rsidR="00E162AC" w:rsidRPr="00693B85">
        <w:rPr>
          <w:rFonts w:ascii="Verdana" w:hAnsi="Verdana"/>
          <w:sz w:val="20"/>
          <w:szCs w:val="20"/>
          <w:lang w:eastAsia="ar-SA"/>
        </w:rPr>
        <w:t xml:space="preserve"> 2002</w:t>
      </w:r>
      <w:r w:rsidR="00E162AC" w:rsidRPr="00E72B52">
        <w:rPr>
          <w:rFonts w:ascii="Verdana" w:hAnsi="Verdana"/>
          <w:sz w:val="20"/>
          <w:szCs w:val="20"/>
          <w:lang w:eastAsia="ar-SA"/>
        </w:rPr>
        <w:t>. In particular, the Act outlines the limitations on commencing forfeiture proceedings for small debts owing for short periods of time, and breaches of covenant are to</w:t>
      </w:r>
      <w:r w:rsidR="00E162AC">
        <w:rPr>
          <w:rFonts w:ascii="Verdana" w:hAnsi="Verdana"/>
          <w:sz w:val="20"/>
          <w:szCs w:val="20"/>
          <w:lang w:eastAsia="ar-SA"/>
        </w:rPr>
        <w:t xml:space="preserve"> be determined by a court or FTT</w:t>
      </w:r>
      <w:r w:rsidR="00E162AC" w:rsidRPr="00E72B52">
        <w:rPr>
          <w:rFonts w:ascii="Verdana" w:hAnsi="Verdana"/>
          <w:sz w:val="20"/>
          <w:szCs w:val="20"/>
          <w:lang w:eastAsia="ar-SA"/>
        </w:rPr>
        <w:t xml:space="preserve">. You should not commence forfeiture proceedings or attempt to recover any associated costs or administration charges from the leaseholder until or unless these requirements have been fully met. </w:t>
      </w:r>
    </w:p>
    <w:p w14:paraId="6640FFD4" w14:textId="77777777" w:rsidR="00D94E59" w:rsidRPr="00E72B52" w:rsidRDefault="00D94E59" w:rsidP="00E162AC">
      <w:pPr>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D94E59" w14:paraId="42B8E19A" w14:textId="77777777" w:rsidTr="00D94E59">
        <w:tc>
          <w:tcPr>
            <w:tcW w:w="9242" w:type="dxa"/>
          </w:tcPr>
          <w:p w14:paraId="66A35E1A" w14:textId="77777777" w:rsidR="00D94E59" w:rsidRDefault="00D94E59" w:rsidP="00D73DD5">
            <w:pPr>
              <w:tabs>
                <w:tab w:val="left" w:pos="1560"/>
                <w:tab w:val="left" w:pos="8789"/>
              </w:tabs>
              <w:rPr>
                <w:rFonts w:ascii="Verdana" w:hAnsi="Verdana"/>
                <w:i/>
                <w:sz w:val="20"/>
                <w:szCs w:val="20"/>
                <w:lang w:eastAsia="ar-SA"/>
              </w:rPr>
            </w:pPr>
            <w:r>
              <w:rPr>
                <w:rFonts w:ascii="Verdana" w:hAnsi="Verdana"/>
                <w:i/>
                <w:sz w:val="20"/>
                <w:szCs w:val="20"/>
                <w:lang w:eastAsia="ar-SA"/>
              </w:rPr>
              <w:t>Housing Act 1996</w:t>
            </w:r>
          </w:p>
          <w:p w14:paraId="245DEF7A" w14:textId="77777777" w:rsidR="00D94E59" w:rsidRPr="0055151D" w:rsidRDefault="000A5676" w:rsidP="000A5676">
            <w:pPr>
              <w:tabs>
                <w:tab w:val="left" w:pos="1560"/>
                <w:tab w:val="left" w:pos="8789"/>
              </w:tabs>
              <w:rPr>
                <w:rFonts w:ascii="Verdana" w:hAnsi="Verdana"/>
                <w:i/>
                <w:sz w:val="20"/>
                <w:szCs w:val="20"/>
                <w:lang w:eastAsia="ar-SA"/>
              </w:rPr>
            </w:pPr>
            <w:r>
              <w:rPr>
                <w:rFonts w:ascii="Verdana" w:hAnsi="Verdana"/>
                <w:i/>
                <w:sz w:val="20"/>
                <w:szCs w:val="20"/>
                <w:lang w:eastAsia="ar-SA"/>
              </w:rPr>
              <w:t>s</w:t>
            </w:r>
            <w:r w:rsidR="00D94E59">
              <w:rPr>
                <w:rFonts w:ascii="Verdana" w:hAnsi="Verdana"/>
                <w:i/>
                <w:sz w:val="20"/>
                <w:szCs w:val="20"/>
                <w:lang w:eastAsia="ar-SA"/>
              </w:rPr>
              <w:t>s</w:t>
            </w:r>
            <w:r>
              <w:rPr>
                <w:rFonts w:ascii="Verdana" w:hAnsi="Verdana"/>
                <w:i/>
                <w:sz w:val="20"/>
                <w:szCs w:val="20"/>
                <w:lang w:eastAsia="ar-SA"/>
              </w:rPr>
              <w:t>.</w:t>
            </w:r>
            <w:r w:rsidR="00D94E59">
              <w:rPr>
                <w:rFonts w:ascii="Verdana" w:hAnsi="Verdana"/>
                <w:i/>
                <w:sz w:val="20"/>
                <w:szCs w:val="20"/>
                <w:lang w:eastAsia="ar-SA"/>
              </w:rPr>
              <w:t>167</w:t>
            </w:r>
            <w:r>
              <w:rPr>
                <w:rFonts w:ascii="Verdana" w:hAnsi="Verdana"/>
                <w:i/>
                <w:sz w:val="20"/>
                <w:szCs w:val="20"/>
                <w:lang w:eastAsia="ar-SA"/>
              </w:rPr>
              <w:t>–</w:t>
            </w:r>
            <w:r w:rsidR="00D94E59">
              <w:rPr>
                <w:rFonts w:ascii="Verdana" w:hAnsi="Verdana"/>
                <w:i/>
                <w:sz w:val="20"/>
                <w:szCs w:val="20"/>
                <w:lang w:eastAsia="ar-SA"/>
              </w:rPr>
              <w:t>171 Commonhold and Leasehold Reform Act</w:t>
            </w:r>
          </w:p>
        </w:tc>
      </w:tr>
    </w:tbl>
    <w:p w14:paraId="49B3B952" w14:textId="77777777" w:rsidR="00D73DD5" w:rsidRPr="00D73DD5" w:rsidRDefault="00D73DD5" w:rsidP="00D73DD5">
      <w:pPr>
        <w:tabs>
          <w:tab w:val="left" w:pos="1560"/>
          <w:tab w:val="left" w:pos="8789"/>
        </w:tabs>
        <w:rPr>
          <w:rFonts w:ascii="Verdana" w:hAnsi="Verdana"/>
          <w:sz w:val="20"/>
          <w:szCs w:val="20"/>
          <w:lang w:eastAsia="ar-SA"/>
        </w:rPr>
      </w:pPr>
    </w:p>
    <w:p w14:paraId="0ED9599B" w14:textId="77777777" w:rsidR="00D73DD5" w:rsidRPr="00D73DD5" w:rsidRDefault="00D73DD5" w:rsidP="00D73DD5">
      <w:pPr>
        <w:tabs>
          <w:tab w:val="left" w:pos="1560"/>
          <w:tab w:val="left" w:pos="8789"/>
        </w:tabs>
        <w:rPr>
          <w:rFonts w:ascii="Verdana" w:hAnsi="Verdana"/>
          <w:sz w:val="20"/>
          <w:szCs w:val="20"/>
          <w:lang w:eastAsia="ar-SA"/>
        </w:rPr>
      </w:pPr>
      <w:r w:rsidRPr="00D73DD5">
        <w:rPr>
          <w:rFonts w:ascii="Verdana" w:hAnsi="Verdana"/>
          <w:sz w:val="20"/>
          <w:szCs w:val="20"/>
          <w:lang w:eastAsia="ar-SA"/>
        </w:rPr>
        <w:t>Non-payment of ground rent when due can therefore have serious financial consequences for the leaseholder. When ground rents are not received when due, you should communicate promptly with the leaseholder to chase payments not received before applying any punitive interest or other charges.</w:t>
      </w:r>
    </w:p>
    <w:p w14:paraId="434F487B" w14:textId="77777777" w:rsidR="00D73DD5" w:rsidRPr="00D73DD5" w:rsidRDefault="00D73DD5" w:rsidP="00D73DD5">
      <w:pPr>
        <w:tabs>
          <w:tab w:val="left" w:pos="1560"/>
          <w:tab w:val="left" w:pos="8789"/>
        </w:tabs>
        <w:rPr>
          <w:rFonts w:ascii="Verdana" w:hAnsi="Verdana"/>
          <w:sz w:val="20"/>
          <w:szCs w:val="20"/>
          <w:lang w:eastAsia="ar-SA"/>
        </w:rPr>
      </w:pPr>
    </w:p>
    <w:p w14:paraId="539C60DD" w14:textId="77777777" w:rsidR="00D73DD5" w:rsidRPr="00D73DD5" w:rsidRDefault="00D73DD5" w:rsidP="00D73DD5">
      <w:pPr>
        <w:pStyle w:val="Pa1"/>
        <w:rPr>
          <w:rFonts w:ascii="Verdana" w:hAnsi="Verdana"/>
          <w:sz w:val="20"/>
          <w:szCs w:val="20"/>
        </w:rPr>
      </w:pPr>
      <w:r w:rsidRPr="00D73DD5">
        <w:rPr>
          <w:rFonts w:ascii="Verdana" w:hAnsi="Verdana"/>
          <w:sz w:val="20"/>
          <w:szCs w:val="20"/>
        </w:rPr>
        <w:lastRenderedPageBreak/>
        <w:t xml:space="preserve">You should keep your client informed, in writing, of any significant arrears situation as soon as </w:t>
      </w:r>
      <w:r w:rsidR="00766540">
        <w:rPr>
          <w:rFonts w:ascii="Verdana" w:hAnsi="Verdana"/>
          <w:sz w:val="20"/>
          <w:szCs w:val="20"/>
        </w:rPr>
        <w:t xml:space="preserve">reasonably </w:t>
      </w:r>
      <w:r w:rsidRPr="00D73DD5">
        <w:rPr>
          <w:rFonts w:ascii="Verdana" w:hAnsi="Verdana"/>
          <w:sz w:val="20"/>
          <w:szCs w:val="20"/>
        </w:rPr>
        <w:t>practicable. Your client’s instructions should be taken as to the appropriate next steps. If a legal adviser needs to be appointed, you should</w:t>
      </w:r>
      <w:r w:rsidR="00A1242A">
        <w:rPr>
          <w:rFonts w:ascii="Verdana" w:hAnsi="Verdana"/>
          <w:sz w:val="20"/>
          <w:szCs w:val="20"/>
        </w:rPr>
        <w:t xml:space="preserve"> have your client’s authority for</w:t>
      </w:r>
      <w:r w:rsidRPr="00D73DD5">
        <w:rPr>
          <w:rFonts w:ascii="Verdana" w:hAnsi="Verdana"/>
          <w:sz w:val="20"/>
          <w:szCs w:val="20"/>
        </w:rPr>
        <w:t xml:space="preserve"> this and confirmation that the client will be responsible for the costs until or unless they are recovered from the leaseholder, if applicable.</w:t>
      </w:r>
    </w:p>
    <w:p w14:paraId="313CD162" w14:textId="77777777" w:rsidR="00D73DD5" w:rsidRPr="00D73DD5" w:rsidRDefault="00D73DD5" w:rsidP="00D73DD5">
      <w:pPr>
        <w:pStyle w:val="onlinetext"/>
        <w:spacing w:after="0"/>
        <w:rPr>
          <w:rFonts w:eastAsia="Humanist521BT-Roman" w:cs="Humanist521BT-Roman"/>
          <w:szCs w:val="20"/>
          <w:lang w:eastAsia="ar-SA"/>
        </w:rPr>
      </w:pPr>
    </w:p>
    <w:p w14:paraId="053960F1" w14:textId="77777777" w:rsidR="00E72B52" w:rsidRDefault="00970FA3" w:rsidP="00114E30">
      <w:pPr>
        <w:pStyle w:val="Heading2"/>
        <w:rPr>
          <w:lang w:eastAsia="ar-SA"/>
        </w:rPr>
      </w:pPr>
      <w:bookmarkStart w:id="159" w:name="_Toc299113107"/>
      <w:bookmarkStart w:id="160" w:name="_Toc415753236"/>
      <w:bookmarkStart w:id="161" w:name="_Toc443380568"/>
      <w:r>
        <w:rPr>
          <w:lang w:eastAsia="ar-SA"/>
        </w:rPr>
        <w:t>7.</w:t>
      </w:r>
      <w:r w:rsidR="00E15D09">
        <w:rPr>
          <w:lang w:eastAsia="ar-SA"/>
        </w:rPr>
        <w:t>15</w:t>
      </w:r>
      <w:r w:rsidR="00B75352">
        <w:rPr>
          <w:lang w:eastAsia="ar-SA"/>
        </w:rPr>
        <w:tab/>
      </w:r>
      <w:r w:rsidR="00E72B52" w:rsidRPr="00E72B52">
        <w:rPr>
          <w:lang w:eastAsia="ar-SA"/>
        </w:rPr>
        <w:t>Administration charges</w:t>
      </w:r>
      <w:bookmarkEnd w:id="159"/>
      <w:bookmarkEnd w:id="160"/>
      <w:bookmarkEnd w:id="161"/>
    </w:p>
    <w:p w14:paraId="0548A3D8" w14:textId="77777777" w:rsidR="00D73DD5" w:rsidRPr="00D73DD5" w:rsidRDefault="00D73DD5" w:rsidP="00D73DD5">
      <w:pPr>
        <w:pStyle w:val="Index"/>
        <w:suppressLineNumbers w:val="0"/>
        <w:suppressAutoHyphens w:val="0"/>
        <w:rPr>
          <w:rFonts w:cs="Times New Roman"/>
        </w:rPr>
      </w:pPr>
    </w:p>
    <w:p w14:paraId="4EC241FA" w14:textId="77777777" w:rsidR="00E72B52" w:rsidRDefault="00E72B52" w:rsidP="00E72B52">
      <w:pPr>
        <w:rPr>
          <w:rFonts w:ascii="Verdana" w:hAnsi="Verdana"/>
          <w:sz w:val="20"/>
          <w:szCs w:val="20"/>
          <w:lang w:eastAsia="ar-SA"/>
        </w:rPr>
      </w:pPr>
      <w:r w:rsidRPr="00E72B52">
        <w:rPr>
          <w:rFonts w:ascii="Verdana" w:hAnsi="Verdana"/>
          <w:sz w:val="20"/>
          <w:szCs w:val="20"/>
          <w:lang w:eastAsia="ar-SA"/>
        </w:rPr>
        <w:t xml:space="preserve">Administration charges are defined within </w:t>
      </w:r>
      <w:r w:rsidR="0055151D">
        <w:rPr>
          <w:rFonts w:ascii="Verdana" w:hAnsi="Verdana"/>
          <w:sz w:val="20"/>
          <w:szCs w:val="20"/>
          <w:lang w:eastAsia="ar-SA"/>
        </w:rPr>
        <w:t>S</w:t>
      </w:r>
      <w:r w:rsidRPr="00F5334A">
        <w:rPr>
          <w:rFonts w:ascii="Verdana" w:hAnsi="Verdana"/>
          <w:sz w:val="20"/>
          <w:szCs w:val="20"/>
          <w:lang w:eastAsia="ar-SA"/>
        </w:rPr>
        <w:t xml:space="preserve">chedule 11 </w:t>
      </w:r>
      <w:r w:rsidR="0055151D">
        <w:rPr>
          <w:rFonts w:ascii="Verdana" w:hAnsi="Verdana"/>
          <w:sz w:val="20"/>
          <w:szCs w:val="20"/>
          <w:lang w:eastAsia="ar-SA"/>
        </w:rPr>
        <w:t>to</w:t>
      </w:r>
      <w:r w:rsidR="0055151D" w:rsidRPr="00F5334A">
        <w:rPr>
          <w:rFonts w:ascii="Verdana" w:hAnsi="Verdana"/>
          <w:sz w:val="20"/>
          <w:szCs w:val="20"/>
          <w:lang w:eastAsia="ar-SA"/>
        </w:rPr>
        <w:t xml:space="preserve"> </w:t>
      </w:r>
      <w:r w:rsidRPr="00F5334A">
        <w:rPr>
          <w:rFonts w:ascii="Verdana" w:hAnsi="Verdana"/>
          <w:sz w:val="20"/>
          <w:szCs w:val="20"/>
          <w:lang w:eastAsia="ar-SA"/>
        </w:rPr>
        <w:t xml:space="preserve">the </w:t>
      </w:r>
      <w:r w:rsidRPr="0028564F">
        <w:rPr>
          <w:rFonts w:ascii="Verdana" w:hAnsi="Verdana"/>
          <w:i/>
          <w:sz w:val="20"/>
          <w:szCs w:val="20"/>
          <w:lang w:eastAsia="ar-SA"/>
        </w:rPr>
        <w:t>Commonhold and Leasehold Reform Act</w:t>
      </w:r>
      <w:r w:rsidRPr="00F5334A">
        <w:rPr>
          <w:rFonts w:ascii="Verdana" w:hAnsi="Verdana"/>
          <w:sz w:val="20"/>
          <w:szCs w:val="20"/>
          <w:lang w:eastAsia="ar-SA"/>
        </w:rPr>
        <w:t xml:space="preserve"> 2002</w:t>
      </w:r>
      <w:r w:rsidRPr="00E72B52">
        <w:rPr>
          <w:rFonts w:ascii="Verdana" w:hAnsi="Verdana"/>
          <w:sz w:val="20"/>
          <w:szCs w:val="20"/>
          <w:lang w:eastAsia="ar-SA"/>
        </w:rPr>
        <w:t>. In general terms, they are amounts payable by a leaseholder for, or in connection with, the following:</w:t>
      </w:r>
    </w:p>
    <w:p w14:paraId="0D69E99E" w14:textId="77777777" w:rsidR="00172C05" w:rsidRPr="00E72B52" w:rsidRDefault="00172C05" w:rsidP="00E72B52">
      <w:pPr>
        <w:rPr>
          <w:rFonts w:ascii="Verdana" w:hAnsi="Verdana"/>
          <w:sz w:val="20"/>
          <w:szCs w:val="20"/>
          <w:lang w:eastAsia="ar-SA"/>
        </w:rPr>
      </w:pPr>
    </w:p>
    <w:p w14:paraId="3334050D" w14:textId="77777777" w:rsidR="00E72B52" w:rsidRPr="00E72B52" w:rsidRDefault="00E72B52" w:rsidP="00324739">
      <w:pPr>
        <w:numPr>
          <w:ilvl w:val="0"/>
          <w:numId w:val="1"/>
        </w:numPr>
        <w:tabs>
          <w:tab w:val="left" w:pos="720"/>
        </w:tabs>
        <w:suppressAutoHyphens/>
        <w:ind w:hanging="550"/>
        <w:rPr>
          <w:rFonts w:ascii="Verdana" w:hAnsi="Verdana"/>
          <w:sz w:val="20"/>
          <w:szCs w:val="20"/>
          <w:lang w:eastAsia="ar-SA"/>
        </w:rPr>
      </w:pPr>
      <w:r w:rsidRPr="00E72B52">
        <w:rPr>
          <w:rFonts w:ascii="Verdana" w:hAnsi="Verdana"/>
          <w:sz w:val="20"/>
          <w:szCs w:val="20"/>
          <w:lang w:eastAsia="ar-SA"/>
        </w:rPr>
        <w:t>approvals, or applications for approvals</w:t>
      </w:r>
    </w:p>
    <w:p w14:paraId="6DB29578" w14:textId="77777777" w:rsidR="00E72B52" w:rsidRPr="003F0DE5" w:rsidRDefault="00E72B52" w:rsidP="003F0DE5">
      <w:pPr>
        <w:numPr>
          <w:ilvl w:val="0"/>
          <w:numId w:val="1"/>
        </w:numPr>
        <w:tabs>
          <w:tab w:val="left" w:pos="720"/>
        </w:tabs>
        <w:suppressAutoHyphens/>
        <w:ind w:hanging="550"/>
        <w:rPr>
          <w:rFonts w:ascii="Verdana" w:hAnsi="Verdana"/>
          <w:sz w:val="20"/>
          <w:szCs w:val="20"/>
          <w:lang w:eastAsia="ar-SA"/>
        </w:rPr>
      </w:pPr>
      <w:r w:rsidRPr="00E72B52">
        <w:rPr>
          <w:rFonts w:ascii="Verdana" w:hAnsi="Verdana"/>
          <w:sz w:val="20"/>
          <w:szCs w:val="20"/>
          <w:lang w:eastAsia="ar-SA"/>
        </w:rPr>
        <w:t xml:space="preserve">the provision of information, or documents by or on behalf </w:t>
      </w:r>
      <w:r w:rsidRPr="003F0DE5">
        <w:rPr>
          <w:rFonts w:ascii="Verdana" w:hAnsi="Verdana"/>
          <w:sz w:val="20"/>
          <w:szCs w:val="20"/>
          <w:lang w:eastAsia="ar-SA"/>
        </w:rPr>
        <w:t>of the landlord</w:t>
      </w:r>
    </w:p>
    <w:p w14:paraId="771CFCF3" w14:textId="77777777" w:rsidR="00E72B52" w:rsidRPr="00E72B52" w:rsidRDefault="00E72B52" w:rsidP="00324739">
      <w:pPr>
        <w:numPr>
          <w:ilvl w:val="0"/>
          <w:numId w:val="1"/>
        </w:numPr>
        <w:tabs>
          <w:tab w:val="left" w:pos="720"/>
        </w:tabs>
        <w:suppressAutoHyphens/>
        <w:ind w:hanging="550"/>
        <w:rPr>
          <w:rFonts w:ascii="Verdana" w:hAnsi="Verdana"/>
          <w:sz w:val="20"/>
          <w:szCs w:val="20"/>
          <w:lang w:eastAsia="ar-SA"/>
        </w:rPr>
      </w:pPr>
      <w:r w:rsidRPr="00E72B52">
        <w:rPr>
          <w:rFonts w:ascii="Verdana" w:hAnsi="Verdana"/>
          <w:sz w:val="20"/>
          <w:szCs w:val="20"/>
          <w:lang w:eastAsia="ar-SA"/>
        </w:rPr>
        <w:t>failure to make a payment by the due date; or</w:t>
      </w:r>
    </w:p>
    <w:p w14:paraId="2E20E6E5" w14:textId="77777777" w:rsidR="00E72B52" w:rsidRPr="003F0DE5" w:rsidRDefault="00E72B52" w:rsidP="003F0DE5">
      <w:pPr>
        <w:numPr>
          <w:ilvl w:val="0"/>
          <w:numId w:val="1"/>
        </w:numPr>
        <w:tabs>
          <w:tab w:val="left" w:pos="720"/>
        </w:tabs>
        <w:suppressAutoHyphens/>
        <w:ind w:hanging="550"/>
        <w:rPr>
          <w:rFonts w:ascii="Verdana" w:hAnsi="Verdana"/>
          <w:sz w:val="20"/>
          <w:szCs w:val="20"/>
          <w:lang w:eastAsia="ar-SA"/>
        </w:rPr>
      </w:pPr>
      <w:r w:rsidRPr="00E72B52">
        <w:rPr>
          <w:rFonts w:ascii="Verdana" w:hAnsi="Verdana"/>
          <w:sz w:val="20"/>
          <w:szCs w:val="20"/>
          <w:lang w:eastAsia="ar-SA"/>
        </w:rPr>
        <w:t xml:space="preserve">a breach, or alleged breach, of a covenant or condition </w:t>
      </w:r>
      <w:r w:rsidRPr="003F0DE5">
        <w:rPr>
          <w:rFonts w:ascii="Verdana" w:hAnsi="Verdana"/>
          <w:sz w:val="20"/>
          <w:szCs w:val="20"/>
          <w:lang w:eastAsia="ar-SA"/>
        </w:rPr>
        <w:t>in the lease.</w:t>
      </w:r>
    </w:p>
    <w:p w14:paraId="3F46B955" w14:textId="77777777" w:rsidR="00172C05" w:rsidRPr="00E72B52" w:rsidRDefault="00172C05" w:rsidP="00172C05">
      <w:pPr>
        <w:tabs>
          <w:tab w:val="left" w:pos="720"/>
        </w:tabs>
        <w:suppressAutoHyphens/>
        <w:ind w:left="720"/>
        <w:rPr>
          <w:rFonts w:ascii="Verdana" w:hAnsi="Verdana"/>
          <w:sz w:val="20"/>
          <w:szCs w:val="20"/>
          <w:lang w:eastAsia="ar-SA"/>
        </w:rPr>
      </w:pPr>
    </w:p>
    <w:p w14:paraId="1740B910" w14:textId="3A41875F" w:rsidR="00E72B52" w:rsidRDefault="00E72B52" w:rsidP="00E72B52">
      <w:pPr>
        <w:rPr>
          <w:rFonts w:ascii="Verdana" w:hAnsi="Verdana"/>
          <w:sz w:val="20"/>
          <w:szCs w:val="20"/>
          <w:lang w:eastAsia="ar-SA"/>
        </w:rPr>
      </w:pPr>
      <w:r w:rsidRPr="00E72B52">
        <w:rPr>
          <w:rFonts w:ascii="Verdana" w:hAnsi="Verdana"/>
          <w:sz w:val="20"/>
          <w:szCs w:val="20"/>
          <w:lang w:eastAsia="ar-SA"/>
        </w:rPr>
        <w:t xml:space="preserve">You </w:t>
      </w:r>
      <w:r w:rsidR="00064ACA">
        <w:rPr>
          <w:rFonts w:ascii="Verdana" w:hAnsi="Verdana"/>
          <w:sz w:val="20"/>
          <w:szCs w:val="20"/>
          <w:lang w:eastAsia="ar-SA"/>
        </w:rPr>
        <w:t>must</w:t>
      </w:r>
      <w:r w:rsidRPr="00E72B52">
        <w:rPr>
          <w:rFonts w:ascii="Verdana" w:hAnsi="Verdana"/>
          <w:sz w:val="20"/>
          <w:szCs w:val="20"/>
          <w:lang w:eastAsia="ar-SA"/>
        </w:rPr>
        <w:t xml:space="preserve"> only seek to recover administration charges that are provided for within the lease, and only to the extent that they are reasonable.</w:t>
      </w:r>
    </w:p>
    <w:p w14:paraId="290863B8" w14:textId="77777777" w:rsidR="009E44A7" w:rsidRDefault="009E44A7" w:rsidP="00E72B52">
      <w:pPr>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9E44A7" w14:paraId="3D06F3B5" w14:textId="77777777" w:rsidTr="009E44A7">
        <w:tc>
          <w:tcPr>
            <w:tcW w:w="9242" w:type="dxa"/>
          </w:tcPr>
          <w:p w14:paraId="41E65991" w14:textId="77777777" w:rsidR="009E44A7" w:rsidRPr="00280E05" w:rsidRDefault="00BE79DC" w:rsidP="00280E05">
            <w:pPr>
              <w:widowControl w:val="0"/>
              <w:autoSpaceDE w:val="0"/>
              <w:autoSpaceDN w:val="0"/>
              <w:adjustRightInd w:val="0"/>
              <w:spacing w:before="57" w:line="200" w:lineRule="exact"/>
              <w:ind w:right="370"/>
              <w:rPr>
                <w:rFonts w:ascii="Verdana" w:hAnsi="Verdana"/>
                <w:i/>
                <w:sz w:val="20"/>
                <w:szCs w:val="20"/>
                <w:lang w:eastAsia="ar-SA"/>
              </w:rPr>
            </w:pPr>
            <w:r>
              <w:rPr>
                <w:rFonts w:ascii="Verdana" w:hAnsi="Verdana"/>
                <w:i/>
                <w:sz w:val="20"/>
                <w:szCs w:val="20"/>
                <w:lang w:eastAsia="ar-SA"/>
              </w:rPr>
              <w:t xml:space="preserve">Schedule 11 </w:t>
            </w:r>
            <w:r w:rsidR="009E44A7">
              <w:rPr>
                <w:rFonts w:ascii="Verdana" w:hAnsi="Verdana"/>
                <w:i/>
                <w:sz w:val="20"/>
                <w:szCs w:val="20"/>
                <w:lang w:eastAsia="ar-SA"/>
              </w:rPr>
              <w:t>Commonhold and Leasehold Reform Act 2002</w:t>
            </w:r>
          </w:p>
        </w:tc>
      </w:tr>
    </w:tbl>
    <w:p w14:paraId="4EC02D09" w14:textId="77777777" w:rsidR="00E72B52" w:rsidRPr="00E72B52" w:rsidRDefault="00E72B52" w:rsidP="00E72B52">
      <w:pPr>
        <w:rPr>
          <w:rFonts w:ascii="Verdana" w:hAnsi="Verdana"/>
          <w:sz w:val="20"/>
          <w:szCs w:val="20"/>
          <w:lang w:eastAsia="ar-SA"/>
        </w:rPr>
      </w:pPr>
    </w:p>
    <w:p w14:paraId="3D8C9AA5" w14:textId="77777777" w:rsidR="00E72B52" w:rsidRPr="00E72B52" w:rsidRDefault="00E72B52" w:rsidP="00E72B52">
      <w:pPr>
        <w:rPr>
          <w:rFonts w:ascii="Verdana" w:hAnsi="Verdana"/>
          <w:sz w:val="20"/>
          <w:szCs w:val="20"/>
          <w:lang w:eastAsia="ar-SA"/>
        </w:rPr>
      </w:pPr>
      <w:r w:rsidRPr="00E72B52">
        <w:rPr>
          <w:rFonts w:ascii="Verdana" w:hAnsi="Verdana"/>
          <w:sz w:val="20"/>
          <w:szCs w:val="20"/>
          <w:lang w:eastAsia="ar-SA"/>
        </w:rPr>
        <w:t>Administration charges are commonly retained by the managing agent to cover the costs of providing the ser</w:t>
      </w:r>
      <w:r w:rsidR="00D1710B">
        <w:rPr>
          <w:rFonts w:ascii="Verdana" w:hAnsi="Verdana"/>
          <w:sz w:val="20"/>
          <w:szCs w:val="20"/>
          <w:lang w:eastAsia="ar-SA"/>
        </w:rPr>
        <w:t>vices. Your contract</w:t>
      </w:r>
      <w:r w:rsidRPr="00E72B52">
        <w:rPr>
          <w:rFonts w:ascii="Verdana" w:hAnsi="Verdana"/>
          <w:sz w:val="20"/>
          <w:szCs w:val="20"/>
          <w:lang w:eastAsia="ar-SA"/>
        </w:rPr>
        <w:t xml:space="preserve"> should specify any fees payable for services for which administration charges may be made and retained by the managing agent. You should only retain administration charges with the express consent of your client.</w:t>
      </w:r>
    </w:p>
    <w:p w14:paraId="561586C1" w14:textId="77777777" w:rsidR="00E72B52" w:rsidRPr="00E72B52" w:rsidRDefault="00E72B52" w:rsidP="00E72B52">
      <w:pPr>
        <w:rPr>
          <w:rFonts w:ascii="Verdana" w:hAnsi="Verdana"/>
          <w:sz w:val="20"/>
          <w:szCs w:val="20"/>
          <w:lang w:eastAsia="ar-SA"/>
        </w:rPr>
      </w:pPr>
    </w:p>
    <w:p w14:paraId="12DF79A6" w14:textId="16FE1D03" w:rsidR="00E72B52" w:rsidRDefault="00E72B52" w:rsidP="00E72B52">
      <w:pPr>
        <w:rPr>
          <w:rFonts w:ascii="Verdana" w:hAnsi="Verdana"/>
          <w:sz w:val="20"/>
          <w:szCs w:val="20"/>
        </w:rPr>
      </w:pPr>
      <w:r w:rsidRPr="00E72B52">
        <w:rPr>
          <w:rFonts w:ascii="Verdana" w:hAnsi="Verdana"/>
          <w:sz w:val="20"/>
          <w:szCs w:val="20"/>
        </w:rPr>
        <w:t xml:space="preserve">Any demand for </w:t>
      </w:r>
      <w:r w:rsidR="006856E9">
        <w:rPr>
          <w:rFonts w:ascii="Verdana" w:hAnsi="Verdana"/>
          <w:sz w:val="20"/>
          <w:szCs w:val="20"/>
        </w:rPr>
        <w:t>a</w:t>
      </w:r>
      <w:r w:rsidRPr="00E72B52">
        <w:rPr>
          <w:rFonts w:ascii="Verdana" w:hAnsi="Verdana"/>
          <w:sz w:val="20"/>
          <w:szCs w:val="20"/>
        </w:rPr>
        <w:t xml:space="preserve">dministration </w:t>
      </w:r>
      <w:r w:rsidR="006856E9">
        <w:rPr>
          <w:rFonts w:ascii="Verdana" w:hAnsi="Verdana"/>
          <w:sz w:val="20"/>
          <w:szCs w:val="20"/>
        </w:rPr>
        <w:t>c</w:t>
      </w:r>
      <w:r w:rsidRPr="00E72B52">
        <w:rPr>
          <w:rFonts w:ascii="Verdana" w:hAnsi="Verdana"/>
          <w:sz w:val="20"/>
          <w:szCs w:val="20"/>
        </w:rPr>
        <w:t xml:space="preserve">harges </w:t>
      </w:r>
      <w:r w:rsidR="00064ACA">
        <w:rPr>
          <w:rFonts w:ascii="Verdana" w:hAnsi="Verdana"/>
          <w:sz w:val="20"/>
          <w:szCs w:val="20"/>
        </w:rPr>
        <w:t>must</w:t>
      </w:r>
      <w:r w:rsidRPr="00E72B52">
        <w:rPr>
          <w:rFonts w:ascii="Verdana" w:hAnsi="Verdana"/>
          <w:sz w:val="20"/>
          <w:szCs w:val="20"/>
        </w:rPr>
        <w:t xml:space="preserve"> be accompanied by the </w:t>
      </w:r>
      <w:r w:rsidR="0099010A">
        <w:rPr>
          <w:rFonts w:ascii="Verdana" w:hAnsi="Verdana"/>
          <w:sz w:val="20"/>
          <w:szCs w:val="20"/>
        </w:rPr>
        <w:t>s</w:t>
      </w:r>
      <w:r w:rsidRPr="00E72B52">
        <w:rPr>
          <w:rFonts w:ascii="Verdana" w:hAnsi="Verdana"/>
          <w:sz w:val="20"/>
          <w:szCs w:val="20"/>
        </w:rPr>
        <w:t xml:space="preserve">ummary of </w:t>
      </w:r>
      <w:r w:rsidR="0099010A">
        <w:rPr>
          <w:rFonts w:ascii="Verdana" w:hAnsi="Verdana"/>
          <w:sz w:val="20"/>
          <w:szCs w:val="20"/>
        </w:rPr>
        <w:t>r</w:t>
      </w:r>
      <w:r w:rsidRPr="00E72B52">
        <w:rPr>
          <w:rFonts w:ascii="Verdana" w:hAnsi="Verdana"/>
          <w:sz w:val="20"/>
          <w:szCs w:val="20"/>
        </w:rPr>
        <w:t xml:space="preserve">ights and </w:t>
      </w:r>
      <w:r w:rsidR="0099010A">
        <w:rPr>
          <w:rFonts w:ascii="Verdana" w:hAnsi="Verdana"/>
          <w:sz w:val="20"/>
          <w:szCs w:val="20"/>
        </w:rPr>
        <w:t>o</w:t>
      </w:r>
      <w:r w:rsidRPr="00E72B52">
        <w:rPr>
          <w:rFonts w:ascii="Verdana" w:hAnsi="Verdana"/>
          <w:sz w:val="20"/>
          <w:szCs w:val="20"/>
        </w:rPr>
        <w:t xml:space="preserve">bligations prescribed under </w:t>
      </w:r>
      <w:r w:rsidRPr="0099010A">
        <w:rPr>
          <w:rFonts w:ascii="Verdana" w:hAnsi="Verdana"/>
          <w:sz w:val="20"/>
          <w:szCs w:val="20"/>
        </w:rPr>
        <w:t xml:space="preserve">section 158 </w:t>
      </w:r>
      <w:r w:rsidR="0055151D">
        <w:rPr>
          <w:rFonts w:ascii="Verdana" w:hAnsi="Verdana"/>
          <w:sz w:val="20"/>
          <w:szCs w:val="20"/>
        </w:rPr>
        <w:t xml:space="preserve">of </w:t>
      </w:r>
      <w:r w:rsidRPr="0099010A">
        <w:rPr>
          <w:rFonts w:ascii="Verdana" w:hAnsi="Verdana"/>
          <w:sz w:val="20"/>
          <w:szCs w:val="20"/>
        </w:rPr>
        <w:t xml:space="preserve">and </w:t>
      </w:r>
      <w:r w:rsidR="0055151D">
        <w:rPr>
          <w:rFonts w:ascii="Verdana" w:hAnsi="Verdana"/>
          <w:sz w:val="20"/>
          <w:szCs w:val="20"/>
        </w:rPr>
        <w:t>S</w:t>
      </w:r>
      <w:r w:rsidRPr="0099010A">
        <w:rPr>
          <w:rFonts w:ascii="Verdana" w:hAnsi="Verdana"/>
          <w:sz w:val="20"/>
          <w:szCs w:val="20"/>
        </w:rPr>
        <w:t xml:space="preserve">chedule 11 </w:t>
      </w:r>
      <w:r w:rsidR="0055151D">
        <w:rPr>
          <w:rFonts w:ascii="Verdana" w:hAnsi="Verdana"/>
          <w:sz w:val="20"/>
          <w:szCs w:val="20"/>
        </w:rPr>
        <w:t>to the</w:t>
      </w:r>
      <w:r w:rsidRPr="0099010A">
        <w:rPr>
          <w:rFonts w:ascii="Verdana" w:hAnsi="Verdana"/>
          <w:sz w:val="20"/>
          <w:szCs w:val="20"/>
        </w:rPr>
        <w:t xml:space="preserve"> </w:t>
      </w:r>
      <w:r w:rsidR="0055151D">
        <w:rPr>
          <w:rFonts w:ascii="Verdana" w:hAnsi="Verdana"/>
          <w:sz w:val="20"/>
          <w:szCs w:val="20"/>
        </w:rPr>
        <w:t xml:space="preserve"> </w:t>
      </w:r>
      <w:r w:rsidRPr="0099010A">
        <w:rPr>
          <w:rFonts w:ascii="Verdana" w:hAnsi="Verdana"/>
          <w:i/>
          <w:sz w:val="20"/>
          <w:szCs w:val="20"/>
        </w:rPr>
        <w:t>Commonhold and Leasehold Reform Act</w:t>
      </w:r>
      <w:r w:rsidRPr="0099010A">
        <w:rPr>
          <w:rFonts w:ascii="Verdana" w:hAnsi="Verdana"/>
          <w:sz w:val="20"/>
          <w:szCs w:val="20"/>
        </w:rPr>
        <w:t xml:space="preserve"> 2002</w:t>
      </w:r>
      <w:r w:rsidRPr="00E72B52">
        <w:rPr>
          <w:rFonts w:ascii="Verdana" w:hAnsi="Verdana"/>
          <w:sz w:val="20"/>
          <w:szCs w:val="20"/>
        </w:rPr>
        <w:t xml:space="preserve">. It should be noted that the Act provides a right for the form and content of such summaries to be prescribed by </w:t>
      </w:r>
      <w:r w:rsidR="00AA3837">
        <w:rPr>
          <w:rFonts w:ascii="Verdana" w:hAnsi="Verdana"/>
          <w:sz w:val="20"/>
          <w:szCs w:val="20"/>
        </w:rPr>
        <w:t>r</w:t>
      </w:r>
      <w:r w:rsidR="00AA3837" w:rsidRPr="00AA3837">
        <w:rPr>
          <w:rFonts w:ascii="Verdana" w:hAnsi="Verdana"/>
          <w:sz w:val="20"/>
          <w:szCs w:val="20"/>
        </w:rPr>
        <w:t>egulations</w:t>
      </w:r>
      <w:r w:rsidRPr="00E72B52">
        <w:rPr>
          <w:rFonts w:ascii="Verdana" w:hAnsi="Verdana"/>
          <w:sz w:val="20"/>
          <w:szCs w:val="20"/>
        </w:rPr>
        <w:t xml:space="preserve">. Different </w:t>
      </w:r>
      <w:r w:rsidR="00AA3837">
        <w:rPr>
          <w:rFonts w:ascii="Verdana" w:hAnsi="Verdana"/>
          <w:sz w:val="20"/>
          <w:szCs w:val="20"/>
        </w:rPr>
        <w:t>r</w:t>
      </w:r>
      <w:r w:rsidR="00AA3837" w:rsidRPr="00E72B52">
        <w:rPr>
          <w:rFonts w:ascii="Verdana" w:hAnsi="Verdana"/>
          <w:sz w:val="20"/>
          <w:szCs w:val="20"/>
        </w:rPr>
        <w:t xml:space="preserve">egulations </w:t>
      </w:r>
      <w:r w:rsidRPr="00E72B52">
        <w:rPr>
          <w:rFonts w:ascii="Verdana" w:hAnsi="Verdana"/>
          <w:sz w:val="20"/>
          <w:szCs w:val="20"/>
        </w:rPr>
        <w:t>have been issued in England and Wales and are potentially subject to amendments over time. You should ensure that you keep yourself informed of the current prescribed content and format.</w:t>
      </w:r>
    </w:p>
    <w:p w14:paraId="224A9F7C" w14:textId="77777777" w:rsidR="009E44A7" w:rsidRDefault="009E44A7" w:rsidP="00E72B52">
      <w:pPr>
        <w:rPr>
          <w:rFonts w:ascii="Verdana" w:hAnsi="Verdana"/>
          <w:sz w:val="20"/>
          <w:szCs w:val="20"/>
        </w:rPr>
      </w:pPr>
    </w:p>
    <w:tbl>
      <w:tblPr>
        <w:tblStyle w:val="TableGrid"/>
        <w:tblW w:w="0" w:type="auto"/>
        <w:tblLook w:val="04A0" w:firstRow="1" w:lastRow="0" w:firstColumn="1" w:lastColumn="0" w:noHBand="0" w:noVBand="1"/>
      </w:tblPr>
      <w:tblGrid>
        <w:gridCol w:w="9242"/>
      </w:tblGrid>
      <w:tr w:rsidR="009E44A7" w14:paraId="6DD0C983" w14:textId="77777777" w:rsidTr="009E44A7">
        <w:tc>
          <w:tcPr>
            <w:tcW w:w="9242" w:type="dxa"/>
          </w:tcPr>
          <w:p w14:paraId="40A914F2" w14:textId="77777777" w:rsidR="009E44A7" w:rsidRPr="000A5676" w:rsidRDefault="009E44A7" w:rsidP="000A5676">
            <w:pPr>
              <w:pStyle w:val="onlinetext"/>
              <w:rPr>
                <w:i/>
                <w:color w:val="000000"/>
              </w:rPr>
            </w:pPr>
            <w:r w:rsidRPr="000A5676">
              <w:rPr>
                <w:i/>
              </w:rPr>
              <w:t>Schedule</w:t>
            </w:r>
            <w:r w:rsidRPr="000A5676">
              <w:rPr>
                <w:i/>
                <w:spacing w:val="40"/>
              </w:rPr>
              <w:t xml:space="preserve"> </w:t>
            </w:r>
            <w:r w:rsidRPr="000A5676">
              <w:rPr>
                <w:i/>
                <w:w w:val="81"/>
              </w:rPr>
              <w:t>11</w:t>
            </w:r>
            <w:r w:rsidRPr="000A5676">
              <w:rPr>
                <w:i/>
                <w:spacing w:val="4"/>
                <w:w w:val="81"/>
              </w:rPr>
              <w:t xml:space="preserve"> </w:t>
            </w:r>
            <w:r w:rsidRPr="000A5676">
              <w:rPr>
                <w:i/>
              </w:rPr>
              <w:t>Commonhold</w:t>
            </w:r>
            <w:r w:rsidRPr="000A5676">
              <w:rPr>
                <w:i/>
                <w:spacing w:val="6"/>
              </w:rPr>
              <w:t xml:space="preserve"> </w:t>
            </w:r>
            <w:r w:rsidRPr="000A5676">
              <w:rPr>
                <w:i/>
                <w:w w:val="109"/>
              </w:rPr>
              <w:t xml:space="preserve">and </w:t>
            </w:r>
            <w:r w:rsidRPr="000A5676">
              <w:rPr>
                <w:i/>
                <w:spacing w:val="-6"/>
                <w:w w:val="75"/>
              </w:rPr>
              <w:t>L</w:t>
            </w:r>
            <w:r w:rsidRPr="000A5676">
              <w:rPr>
                <w:i/>
                <w:w w:val="110"/>
              </w:rPr>
              <w:t>easehold</w:t>
            </w:r>
            <w:r w:rsidRPr="000A5676">
              <w:rPr>
                <w:i/>
                <w:spacing w:val="-5"/>
              </w:rPr>
              <w:t xml:space="preserve"> </w:t>
            </w:r>
            <w:r w:rsidRPr="000A5676">
              <w:rPr>
                <w:i/>
                <w:spacing w:val="-2"/>
              </w:rPr>
              <w:t>R</w:t>
            </w:r>
            <w:r w:rsidRPr="000A5676">
              <w:rPr>
                <w:i/>
              </w:rPr>
              <w:t>eform</w:t>
            </w:r>
            <w:r w:rsidRPr="000A5676">
              <w:rPr>
                <w:i/>
                <w:spacing w:val="-5"/>
              </w:rPr>
              <w:t xml:space="preserve"> </w:t>
            </w:r>
            <w:r w:rsidRPr="000A5676">
              <w:rPr>
                <w:i/>
              </w:rPr>
              <w:t xml:space="preserve">Act </w:t>
            </w:r>
            <w:r w:rsidRPr="000A5676">
              <w:rPr>
                <w:i/>
                <w:w w:val="107"/>
              </w:rPr>
              <w:t>2002</w:t>
            </w:r>
          </w:p>
          <w:p w14:paraId="31955AC9" w14:textId="77777777" w:rsidR="009E44A7" w:rsidRPr="000A5676" w:rsidRDefault="009E44A7" w:rsidP="000A5676">
            <w:pPr>
              <w:pStyle w:val="onlinetext"/>
              <w:rPr>
                <w:i/>
                <w:color w:val="000000"/>
              </w:rPr>
            </w:pPr>
            <w:r w:rsidRPr="000A5676">
              <w:rPr>
                <w:i/>
                <w:w w:val="99"/>
              </w:rPr>
              <w:t>Administ</w:t>
            </w:r>
            <w:r w:rsidRPr="000A5676">
              <w:rPr>
                <w:i/>
                <w:spacing w:val="-2"/>
                <w:w w:val="99"/>
              </w:rPr>
              <w:t>r</w:t>
            </w:r>
            <w:r w:rsidRPr="000A5676">
              <w:rPr>
                <w:i/>
                <w:w w:val="107"/>
              </w:rPr>
              <w:t>ation</w:t>
            </w:r>
            <w:r w:rsidRPr="000A5676">
              <w:rPr>
                <w:i/>
                <w:spacing w:val="-5"/>
              </w:rPr>
              <w:t xml:space="preserve"> </w:t>
            </w:r>
            <w:r w:rsidRPr="000A5676">
              <w:rPr>
                <w:i/>
                <w:w w:val="99"/>
              </w:rPr>
              <w:t>Cha</w:t>
            </w:r>
            <w:r w:rsidRPr="000A5676">
              <w:rPr>
                <w:i/>
                <w:spacing w:val="-3"/>
                <w:w w:val="99"/>
              </w:rPr>
              <w:t>r</w:t>
            </w:r>
            <w:r w:rsidRPr="000A5676">
              <w:rPr>
                <w:i/>
                <w:w w:val="110"/>
              </w:rPr>
              <w:t xml:space="preserve">ges </w:t>
            </w:r>
            <w:r w:rsidRPr="000A5676">
              <w:rPr>
                <w:i/>
              </w:rPr>
              <w:t>(Summary</w:t>
            </w:r>
            <w:r w:rsidRPr="000A5676">
              <w:rPr>
                <w:i/>
                <w:spacing w:val="12"/>
              </w:rPr>
              <w:t xml:space="preserve"> </w:t>
            </w:r>
            <w:r w:rsidRPr="000A5676">
              <w:rPr>
                <w:i/>
              </w:rPr>
              <w:t>of</w:t>
            </w:r>
            <w:r w:rsidRPr="000A5676">
              <w:rPr>
                <w:i/>
                <w:spacing w:val="-5"/>
              </w:rPr>
              <w:t xml:space="preserve"> </w:t>
            </w:r>
            <w:r w:rsidRPr="000A5676">
              <w:rPr>
                <w:i/>
              </w:rPr>
              <w:t xml:space="preserve">Rights </w:t>
            </w:r>
            <w:r w:rsidRPr="000A5676">
              <w:rPr>
                <w:i/>
                <w:w w:val="109"/>
              </w:rPr>
              <w:t xml:space="preserve">and </w:t>
            </w:r>
            <w:r w:rsidRPr="000A5676">
              <w:rPr>
                <w:i/>
                <w:w w:val="103"/>
              </w:rPr>
              <w:t>Obligations)</w:t>
            </w:r>
            <w:r w:rsidRPr="000A5676">
              <w:rPr>
                <w:i/>
                <w:spacing w:val="-5"/>
              </w:rPr>
              <w:t xml:space="preserve"> </w:t>
            </w:r>
            <w:r w:rsidRPr="000A5676">
              <w:rPr>
                <w:i/>
              </w:rPr>
              <w:t xml:space="preserve">(England) </w:t>
            </w:r>
            <w:r w:rsidRPr="000A5676">
              <w:rPr>
                <w:i/>
                <w:spacing w:val="-2"/>
                <w:w w:val="85"/>
              </w:rPr>
              <w:t>R</w:t>
            </w:r>
            <w:r w:rsidRPr="000A5676">
              <w:rPr>
                <w:i/>
                <w:w w:val="107"/>
              </w:rPr>
              <w:t>egulations</w:t>
            </w:r>
            <w:r w:rsidRPr="000A5676">
              <w:rPr>
                <w:i/>
                <w:spacing w:val="-5"/>
              </w:rPr>
              <w:t xml:space="preserve"> </w:t>
            </w:r>
            <w:r w:rsidRPr="000A5676">
              <w:rPr>
                <w:i/>
                <w:w w:val="107"/>
              </w:rPr>
              <w:t xml:space="preserve">2007 </w:t>
            </w:r>
            <w:r w:rsidRPr="000A5676">
              <w:rPr>
                <w:i/>
                <w:w w:val="93"/>
              </w:rPr>
              <w:t>(</w:t>
            </w:r>
            <w:r w:rsidRPr="000A5676">
              <w:rPr>
                <w:i/>
                <w:spacing w:val="3"/>
                <w:w w:val="93"/>
              </w:rPr>
              <w:t>S</w:t>
            </w:r>
            <w:r w:rsidRPr="000A5676">
              <w:rPr>
                <w:i/>
                <w:w w:val="93"/>
              </w:rPr>
              <w:t>I</w:t>
            </w:r>
            <w:r w:rsidRPr="000A5676">
              <w:rPr>
                <w:i/>
                <w:spacing w:val="1"/>
                <w:w w:val="93"/>
              </w:rPr>
              <w:t xml:space="preserve"> </w:t>
            </w:r>
            <w:r w:rsidRPr="000A5676">
              <w:rPr>
                <w:i/>
                <w:w w:val="106"/>
              </w:rPr>
              <w:t>2007/1258)</w:t>
            </w:r>
          </w:p>
          <w:p w14:paraId="49C8A6D0" w14:textId="77777777" w:rsidR="009E44A7" w:rsidRPr="000A5676" w:rsidRDefault="000A5676" w:rsidP="000A5676">
            <w:pPr>
              <w:pStyle w:val="onlinetext"/>
              <w:rPr>
                <w:i/>
                <w:color w:val="000000"/>
              </w:rPr>
            </w:pPr>
            <w:r>
              <w:rPr>
                <w:i/>
              </w:rPr>
              <w:t>s.</w:t>
            </w:r>
            <w:r w:rsidR="009E44A7" w:rsidRPr="000A5676">
              <w:rPr>
                <w:i/>
              </w:rPr>
              <w:t>166</w:t>
            </w:r>
            <w:r w:rsidR="009E44A7" w:rsidRPr="000A5676">
              <w:rPr>
                <w:i/>
                <w:spacing w:val="-9"/>
              </w:rPr>
              <w:t xml:space="preserve"> </w:t>
            </w:r>
            <w:r w:rsidR="009E44A7" w:rsidRPr="000A5676">
              <w:rPr>
                <w:i/>
              </w:rPr>
              <w:t>Commonhold</w:t>
            </w:r>
            <w:r w:rsidR="009E44A7" w:rsidRPr="000A5676">
              <w:rPr>
                <w:i/>
                <w:spacing w:val="6"/>
              </w:rPr>
              <w:t xml:space="preserve"> </w:t>
            </w:r>
            <w:r w:rsidR="009E44A7" w:rsidRPr="000A5676">
              <w:rPr>
                <w:i/>
                <w:w w:val="109"/>
              </w:rPr>
              <w:t xml:space="preserve">and </w:t>
            </w:r>
            <w:r w:rsidR="009E44A7" w:rsidRPr="000A5676">
              <w:rPr>
                <w:i/>
                <w:spacing w:val="-6"/>
                <w:w w:val="75"/>
              </w:rPr>
              <w:t>L</w:t>
            </w:r>
            <w:r w:rsidR="009E44A7" w:rsidRPr="000A5676">
              <w:rPr>
                <w:i/>
                <w:w w:val="110"/>
              </w:rPr>
              <w:t>easehold</w:t>
            </w:r>
            <w:r w:rsidR="009E44A7" w:rsidRPr="000A5676">
              <w:rPr>
                <w:i/>
                <w:spacing w:val="-5"/>
              </w:rPr>
              <w:t xml:space="preserve"> </w:t>
            </w:r>
            <w:r w:rsidR="009E44A7" w:rsidRPr="000A5676">
              <w:rPr>
                <w:i/>
                <w:spacing w:val="-2"/>
              </w:rPr>
              <w:t>R</w:t>
            </w:r>
            <w:r w:rsidR="009E44A7" w:rsidRPr="000A5676">
              <w:rPr>
                <w:i/>
              </w:rPr>
              <w:t>eform</w:t>
            </w:r>
            <w:r w:rsidR="009E44A7" w:rsidRPr="000A5676">
              <w:rPr>
                <w:i/>
                <w:spacing w:val="-11"/>
              </w:rPr>
              <w:t xml:space="preserve"> </w:t>
            </w:r>
            <w:r w:rsidR="009E44A7" w:rsidRPr="000A5676">
              <w:rPr>
                <w:i/>
              </w:rPr>
              <w:t xml:space="preserve">Act </w:t>
            </w:r>
            <w:r w:rsidR="009E44A7" w:rsidRPr="000A5676">
              <w:rPr>
                <w:i/>
                <w:w w:val="107"/>
              </w:rPr>
              <w:t>2002</w:t>
            </w:r>
          </w:p>
          <w:p w14:paraId="31B45294" w14:textId="77777777" w:rsidR="009E44A7" w:rsidRDefault="009E44A7" w:rsidP="00E72B52">
            <w:pPr>
              <w:rPr>
                <w:rFonts w:ascii="Verdana" w:hAnsi="Verdana"/>
                <w:sz w:val="20"/>
                <w:szCs w:val="20"/>
              </w:rPr>
            </w:pPr>
          </w:p>
        </w:tc>
      </w:tr>
    </w:tbl>
    <w:p w14:paraId="7DCF86F2" w14:textId="77777777" w:rsidR="009E44A7" w:rsidRPr="00E72B52" w:rsidRDefault="009E44A7" w:rsidP="00E72B52">
      <w:pPr>
        <w:rPr>
          <w:rFonts w:ascii="Verdana" w:hAnsi="Verdana"/>
          <w:sz w:val="20"/>
          <w:szCs w:val="20"/>
        </w:rPr>
      </w:pPr>
    </w:p>
    <w:p w14:paraId="1D78E289" w14:textId="77777777" w:rsidR="006A2771" w:rsidRDefault="00F314BF" w:rsidP="00114E30">
      <w:pPr>
        <w:pStyle w:val="Heading2"/>
        <w:rPr>
          <w:lang w:eastAsia="ar-SA"/>
        </w:rPr>
      </w:pPr>
      <w:bookmarkStart w:id="162" w:name="_Toc415753237"/>
      <w:bookmarkStart w:id="163" w:name="_Toc443380569"/>
      <w:r>
        <w:rPr>
          <w:lang w:eastAsia="ar-SA"/>
        </w:rPr>
        <w:t>7.</w:t>
      </w:r>
      <w:r w:rsidR="00E15D09">
        <w:rPr>
          <w:lang w:eastAsia="ar-SA"/>
        </w:rPr>
        <w:t>16</w:t>
      </w:r>
      <w:r w:rsidR="00B75352">
        <w:rPr>
          <w:lang w:eastAsia="ar-SA"/>
        </w:rPr>
        <w:tab/>
      </w:r>
      <w:r w:rsidR="006A2771" w:rsidRPr="00E72B52">
        <w:rPr>
          <w:lang w:eastAsia="ar-SA"/>
        </w:rPr>
        <w:t>Surpluses and deficits</w:t>
      </w:r>
      <w:bookmarkEnd w:id="162"/>
      <w:bookmarkEnd w:id="163"/>
    </w:p>
    <w:p w14:paraId="4197558C" w14:textId="77777777" w:rsidR="006A2771" w:rsidRPr="00D73DD5" w:rsidRDefault="006A2771" w:rsidP="006A2771">
      <w:pPr>
        <w:rPr>
          <w:lang w:eastAsia="ar-SA"/>
        </w:rPr>
      </w:pPr>
    </w:p>
    <w:p w14:paraId="65B9A30A" w14:textId="77777777" w:rsidR="006A2771" w:rsidRPr="00E72B52" w:rsidRDefault="006A2771" w:rsidP="006A2771">
      <w:pPr>
        <w:rPr>
          <w:rFonts w:ascii="Verdana" w:hAnsi="Verdana"/>
          <w:sz w:val="20"/>
          <w:szCs w:val="20"/>
        </w:rPr>
      </w:pPr>
      <w:r w:rsidRPr="00E72B52">
        <w:rPr>
          <w:rFonts w:ascii="Verdana" w:hAnsi="Verdana"/>
          <w:sz w:val="20"/>
          <w:szCs w:val="20"/>
          <w:lang w:eastAsia="ar-SA"/>
        </w:rPr>
        <w:t xml:space="preserve">The lease often dictates how any surpluses or deficits arising at the end of the financial year should be handled. </w:t>
      </w:r>
      <w:r w:rsidRPr="00E72B52">
        <w:rPr>
          <w:rFonts w:ascii="Verdana" w:hAnsi="Verdana"/>
          <w:sz w:val="20"/>
          <w:szCs w:val="20"/>
        </w:rPr>
        <w:t>It typically provides for surpluses to be:</w:t>
      </w:r>
    </w:p>
    <w:p w14:paraId="1DB0A5E7" w14:textId="77777777" w:rsidR="006A2771" w:rsidRPr="00E72B52" w:rsidRDefault="006A2771" w:rsidP="006A2771">
      <w:pPr>
        <w:rPr>
          <w:rFonts w:ascii="Verdana" w:hAnsi="Verdana"/>
          <w:sz w:val="20"/>
          <w:szCs w:val="20"/>
        </w:rPr>
      </w:pPr>
    </w:p>
    <w:p w14:paraId="1CD95EA5" w14:textId="77777777" w:rsidR="006A2771" w:rsidRPr="00E72B52" w:rsidRDefault="006A2771" w:rsidP="00F00A67">
      <w:pPr>
        <w:numPr>
          <w:ilvl w:val="0"/>
          <w:numId w:val="3"/>
        </w:numPr>
        <w:tabs>
          <w:tab w:val="left" w:pos="720"/>
        </w:tabs>
        <w:suppressAutoHyphens/>
        <w:jc w:val="both"/>
        <w:rPr>
          <w:rFonts w:ascii="Verdana" w:hAnsi="Verdana"/>
          <w:sz w:val="20"/>
          <w:szCs w:val="20"/>
        </w:rPr>
      </w:pPr>
      <w:r w:rsidRPr="00E72B52">
        <w:rPr>
          <w:rFonts w:ascii="Verdana" w:hAnsi="Verdana"/>
          <w:sz w:val="20"/>
          <w:szCs w:val="20"/>
        </w:rPr>
        <w:t xml:space="preserve">credited towards the following year’s service charge budget </w:t>
      </w:r>
    </w:p>
    <w:p w14:paraId="5A109D9B" w14:textId="77777777" w:rsidR="006A2771" w:rsidRPr="00E72B52" w:rsidRDefault="006A2771" w:rsidP="00F00A67">
      <w:pPr>
        <w:numPr>
          <w:ilvl w:val="0"/>
          <w:numId w:val="3"/>
        </w:numPr>
        <w:tabs>
          <w:tab w:val="left" w:pos="720"/>
        </w:tabs>
        <w:suppressAutoHyphens/>
        <w:jc w:val="both"/>
        <w:rPr>
          <w:rFonts w:ascii="Verdana" w:hAnsi="Verdana"/>
          <w:sz w:val="20"/>
          <w:szCs w:val="20"/>
        </w:rPr>
      </w:pPr>
      <w:r w:rsidRPr="00E72B52">
        <w:rPr>
          <w:rFonts w:ascii="Verdana" w:hAnsi="Verdana"/>
          <w:sz w:val="20"/>
          <w:szCs w:val="20"/>
        </w:rPr>
        <w:t>credited to the reserve fund; or</w:t>
      </w:r>
    </w:p>
    <w:p w14:paraId="4A7B2FF4" w14:textId="77777777" w:rsidR="006A2771" w:rsidRPr="00E72B52" w:rsidRDefault="006A2771" w:rsidP="00F00A67">
      <w:pPr>
        <w:numPr>
          <w:ilvl w:val="0"/>
          <w:numId w:val="3"/>
        </w:numPr>
        <w:tabs>
          <w:tab w:val="left" w:pos="720"/>
        </w:tabs>
        <w:suppressAutoHyphens/>
        <w:jc w:val="both"/>
        <w:rPr>
          <w:rFonts w:ascii="Verdana" w:hAnsi="Verdana"/>
          <w:sz w:val="20"/>
          <w:szCs w:val="20"/>
        </w:rPr>
      </w:pPr>
      <w:r w:rsidRPr="00E72B52">
        <w:rPr>
          <w:rFonts w:ascii="Verdana" w:hAnsi="Verdana"/>
          <w:sz w:val="20"/>
          <w:szCs w:val="20"/>
        </w:rPr>
        <w:t>refunded to the leaseholders by their due proportion.</w:t>
      </w:r>
    </w:p>
    <w:p w14:paraId="72EB8C03" w14:textId="77777777" w:rsidR="006A2771" w:rsidRPr="003340CD" w:rsidRDefault="006A2771" w:rsidP="006A2771">
      <w:pPr>
        <w:pStyle w:val="onlinetext"/>
        <w:spacing w:after="0"/>
        <w:rPr>
          <w:rFonts w:eastAsia="Times New Roman"/>
          <w:szCs w:val="20"/>
          <w:lang w:eastAsia="ar-SA"/>
        </w:rPr>
      </w:pPr>
    </w:p>
    <w:p w14:paraId="51675044" w14:textId="77777777" w:rsidR="006A2771" w:rsidRPr="00E72B52" w:rsidRDefault="006A2771" w:rsidP="006A2771">
      <w:pPr>
        <w:rPr>
          <w:rFonts w:ascii="Verdana" w:hAnsi="Verdana"/>
          <w:sz w:val="20"/>
          <w:szCs w:val="20"/>
          <w:lang w:eastAsia="ar-SA"/>
        </w:rPr>
      </w:pPr>
      <w:r w:rsidRPr="00E72B52">
        <w:rPr>
          <w:rFonts w:ascii="Verdana" w:hAnsi="Verdana"/>
          <w:sz w:val="20"/>
          <w:szCs w:val="20"/>
          <w:lang w:eastAsia="ar-SA"/>
        </w:rPr>
        <w:t>Deficits will typically be:</w:t>
      </w:r>
    </w:p>
    <w:p w14:paraId="037F203E" w14:textId="77777777" w:rsidR="006A2771" w:rsidRPr="00E72B52" w:rsidRDefault="006A2771" w:rsidP="006A2771">
      <w:pPr>
        <w:rPr>
          <w:rFonts w:ascii="Verdana" w:hAnsi="Verdana"/>
          <w:sz w:val="20"/>
          <w:szCs w:val="20"/>
          <w:lang w:eastAsia="ar-SA"/>
        </w:rPr>
      </w:pPr>
    </w:p>
    <w:p w14:paraId="3F048E57" w14:textId="77777777" w:rsidR="006A2771" w:rsidRDefault="006A2771" w:rsidP="00F00A67">
      <w:pPr>
        <w:pStyle w:val="onlinetext"/>
        <w:numPr>
          <w:ilvl w:val="0"/>
          <w:numId w:val="12"/>
        </w:numPr>
        <w:suppressAutoHyphens/>
        <w:spacing w:after="0"/>
        <w:rPr>
          <w:rFonts w:eastAsia="Times New Roman"/>
          <w:szCs w:val="20"/>
          <w:lang w:eastAsia="ar-SA"/>
        </w:rPr>
      </w:pPr>
      <w:r w:rsidRPr="00D1710B">
        <w:rPr>
          <w:rFonts w:eastAsia="Times New Roman"/>
          <w:szCs w:val="20"/>
          <w:lang w:eastAsia="ar-SA"/>
        </w:rPr>
        <w:t>due from leaseholders on demand for their due proportion; or</w:t>
      </w:r>
      <w:r>
        <w:rPr>
          <w:rFonts w:eastAsia="Times New Roman"/>
          <w:szCs w:val="20"/>
          <w:lang w:eastAsia="ar-SA"/>
        </w:rPr>
        <w:t xml:space="preserve"> </w:t>
      </w:r>
    </w:p>
    <w:p w14:paraId="2CD572B4" w14:textId="77777777" w:rsidR="006A2771" w:rsidRDefault="006A2771" w:rsidP="00F00A67">
      <w:pPr>
        <w:pStyle w:val="onlinetext"/>
        <w:numPr>
          <w:ilvl w:val="0"/>
          <w:numId w:val="12"/>
        </w:numPr>
        <w:suppressAutoHyphens/>
        <w:spacing w:after="0"/>
        <w:rPr>
          <w:rFonts w:eastAsia="Times New Roman"/>
          <w:szCs w:val="20"/>
          <w:lang w:eastAsia="ar-SA"/>
        </w:rPr>
      </w:pPr>
      <w:r w:rsidRPr="00D1710B">
        <w:rPr>
          <w:szCs w:val="20"/>
          <w:lang w:eastAsia="ar-SA"/>
        </w:rPr>
        <w:t xml:space="preserve">recoverable during the following year, in addition to the estimated </w:t>
      </w:r>
    </w:p>
    <w:p w14:paraId="139E27BA" w14:textId="77777777" w:rsidR="006A2771" w:rsidRPr="00D1710B" w:rsidRDefault="006A2771" w:rsidP="006A2771">
      <w:pPr>
        <w:pStyle w:val="onlinetext"/>
        <w:suppressAutoHyphens/>
        <w:spacing w:after="0"/>
        <w:ind w:left="720"/>
        <w:rPr>
          <w:rFonts w:eastAsia="Times New Roman"/>
          <w:szCs w:val="20"/>
          <w:lang w:eastAsia="ar-SA"/>
        </w:rPr>
      </w:pPr>
      <w:r w:rsidRPr="00D1710B">
        <w:rPr>
          <w:szCs w:val="20"/>
          <w:lang w:eastAsia="ar-SA"/>
        </w:rPr>
        <w:t>costs for the year.</w:t>
      </w:r>
    </w:p>
    <w:p w14:paraId="3566D739" w14:textId="77777777" w:rsidR="006A2771" w:rsidRPr="00E72B52" w:rsidRDefault="006A2771" w:rsidP="006A2771">
      <w:pPr>
        <w:rPr>
          <w:rFonts w:ascii="Verdana" w:hAnsi="Verdana"/>
          <w:sz w:val="20"/>
          <w:szCs w:val="20"/>
          <w:lang w:eastAsia="ar-SA"/>
        </w:rPr>
      </w:pPr>
    </w:p>
    <w:p w14:paraId="455B7894" w14:textId="77777777" w:rsidR="006A2771" w:rsidRDefault="006A2771" w:rsidP="006A2771">
      <w:pPr>
        <w:rPr>
          <w:rFonts w:ascii="Verdana" w:hAnsi="Verdana"/>
          <w:sz w:val="20"/>
          <w:szCs w:val="20"/>
          <w:lang w:eastAsia="ar-SA"/>
        </w:rPr>
      </w:pPr>
      <w:r w:rsidRPr="00E72B52">
        <w:rPr>
          <w:rFonts w:ascii="Verdana" w:hAnsi="Verdana"/>
          <w:sz w:val="20"/>
          <w:szCs w:val="20"/>
          <w:lang w:eastAsia="ar-SA"/>
        </w:rPr>
        <w:t xml:space="preserve">Unless the lease states otherwise, you should not use any reserve fund as a float for the credit of surpluses and the debit of any deficits. This practice can lead to costs being irrecoverable, by virtue of </w:t>
      </w:r>
      <w:r w:rsidRPr="00A75444">
        <w:rPr>
          <w:rFonts w:ascii="Verdana" w:hAnsi="Verdana"/>
          <w:iCs/>
          <w:color w:val="000000" w:themeColor="text1"/>
          <w:sz w:val="20"/>
          <w:szCs w:val="20"/>
          <w:lang w:eastAsia="ar-SA"/>
        </w:rPr>
        <w:t>section 20B of the</w:t>
      </w:r>
      <w:r w:rsidRPr="00A75444">
        <w:rPr>
          <w:rFonts w:ascii="Verdana" w:hAnsi="Verdana"/>
          <w:i/>
          <w:iCs/>
          <w:color w:val="000000" w:themeColor="text1"/>
          <w:sz w:val="20"/>
          <w:szCs w:val="20"/>
          <w:lang w:eastAsia="ar-SA"/>
        </w:rPr>
        <w:t xml:space="preserve"> Landlord and Tenant Act </w:t>
      </w:r>
      <w:r w:rsidRPr="00A75444">
        <w:rPr>
          <w:rFonts w:ascii="Verdana" w:hAnsi="Verdana"/>
          <w:iCs/>
          <w:color w:val="000000" w:themeColor="text1"/>
          <w:sz w:val="20"/>
          <w:szCs w:val="20"/>
          <w:lang w:eastAsia="ar-SA"/>
        </w:rPr>
        <w:t>1985.</w:t>
      </w:r>
      <w:r w:rsidRPr="00A75444">
        <w:rPr>
          <w:rFonts w:ascii="Verdana" w:hAnsi="Verdana"/>
          <w:color w:val="000000" w:themeColor="text1"/>
          <w:sz w:val="20"/>
          <w:szCs w:val="20"/>
          <w:lang w:eastAsia="ar-SA"/>
        </w:rPr>
        <w:t xml:space="preserve"> Instead</w:t>
      </w:r>
      <w:r w:rsidRPr="00E72B52">
        <w:rPr>
          <w:rFonts w:ascii="Verdana" w:hAnsi="Verdana"/>
          <w:sz w:val="20"/>
          <w:szCs w:val="20"/>
          <w:lang w:eastAsia="ar-SA"/>
        </w:rPr>
        <w:t xml:space="preserve">, you should advise your client of the consequences of not demanding any under-payments in accordance with the lease. </w:t>
      </w:r>
    </w:p>
    <w:p w14:paraId="612D9B8F" w14:textId="77777777" w:rsidR="00D94E59" w:rsidRDefault="00D94E59" w:rsidP="006A2771">
      <w:pPr>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D94E59" w14:paraId="2A46F67B" w14:textId="77777777" w:rsidTr="00D94E59">
        <w:tc>
          <w:tcPr>
            <w:tcW w:w="9242" w:type="dxa"/>
          </w:tcPr>
          <w:p w14:paraId="2DB595F7" w14:textId="77777777" w:rsidR="00D94E59" w:rsidRPr="000A5676" w:rsidRDefault="000A5676" w:rsidP="000A5676">
            <w:pPr>
              <w:pStyle w:val="onlinetext"/>
              <w:rPr>
                <w:i/>
              </w:rPr>
            </w:pPr>
            <w:r w:rsidRPr="000A5676">
              <w:rPr>
                <w:i/>
              </w:rPr>
              <w:t>s.</w:t>
            </w:r>
            <w:r w:rsidR="00D94E59" w:rsidRPr="000A5676">
              <w:rPr>
                <w:i/>
              </w:rPr>
              <w:t>20B Landlord and Tenant Act 1985</w:t>
            </w:r>
          </w:p>
        </w:tc>
      </w:tr>
    </w:tbl>
    <w:p w14:paraId="7F6A86AD" w14:textId="77777777" w:rsidR="00355963" w:rsidRDefault="00355963" w:rsidP="006A2771">
      <w:pPr>
        <w:pStyle w:val="Index"/>
        <w:suppressLineNumbers w:val="0"/>
        <w:rPr>
          <w:rFonts w:ascii="Verdana" w:eastAsia="MS PMincho" w:hAnsi="Verdana"/>
          <w:b/>
          <w:color w:val="363435"/>
          <w:spacing w:val="-3"/>
          <w:sz w:val="20"/>
          <w:szCs w:val="20"/>
        </w:rPr>
      </w:pPr>
    </w:p>
    <w:p w14:paraId="34BD8B51" w14:textId="77777777" w:rsidR="006A2771" w:rsidRPr="00A1242A" w:rsidRDefault="00841C31" w:rsidP="00114E30">
      <w:pPr>
        <w:pStyle w:val="Heading2"/>
        <w:rPr>
          <w:rFonts w:eastAsia="MS PMincho"/>
        </w:rPr>
      </w:pPr>
      <w:bookmarkStart w:id="164" w:name="_Toc415753238"/>
      <w:bookmarkStart w:id="165" w:name="_Toc443380570"/>
      <w:r>
        <w:rPr>
          <w:rFonts w:eastAsia="MS PMincho"/>
        </w:rPr>
        <w:t>7.</w:t>
      </w:r>
      <w:r w:rsidR="00E15D09">
        <w:rPr>
          <w:rFonts w:eastAsia="MS PMincho"/>
        </w:rPr>
        <w:t>17</w:t>
      </w:r>
      <w:r w:rsidR="00B75352">
        <w:rPr>
          <w:rFonts w:eastAsia="MS PMincho"/>
        </w:rPr>
        <w:tab/>
      </w:r>
      <w:r w:rsidR="006A2771">
        <w:rPr>
          <w:rFonts w:eastAsia="MS PMincho"/>
        </w:rPr>
        <w:t>Appointment of a surveyor or manager</w:t>
      </w:r>
      <w:bookmarkEnd w:id="164"/>
      <w:bookmarkEnd w:id="165"/>
    </w:p>
    <w:p w14:paraId="66966EA0" w14:textId="77777777" w:rsidR="006A2771" w:rsidRDefault="006A2771" w:rsidP="006A2771">
      <w:pPr>
        <w:pStyle w:val="Index"/>
        <w:suppressLineNumbers w:val="0"/>
        <w:rPr>
          <w:rFonts w:ascii="Verdana" w:eastAsia="MS PMincho" w:hAnsi="Verdana"/>
          <w:color w:val="363435"/>
          <w:spacing w:val="-3"/>
          <w:sz w:val="20"/>
          <w:szCs w:val="20"/>
        </w:rPr>
      </w:pPr>
    </w:p>
    <w:p w14:paraId="341EE5EA" w14:textId="77777777" w:rsidR="006A2771" w:rsidRPr="00BE0F5F" w:rsidRDefault="006A2771" w:rsidP="001A6C74">
      <w:pPr>
        <w:pStyle w:val="Index"/>
        <w:suppressLineNumbers w:val="0"/>
        <w:rPr>
          <w:rFonts w:ascii="Verdana" w:hAnsi="Verdana"/>
          <w:color w:val="000000" w:themeColor="text1"/>
          <w:sz w:val="20"/>
          <w:szCs w:val="20"/>
        </w:rPr>
      </w:pPr>
    </w:p>
    <w:p w14:paraId="20670A2A" w14:textId="77777777" w:rsidR="006A4D51" w:rsidRDefault="006A4D51" w:rsidP="006A4D51">
      <w:pPr>
        <w:rPr>
          <w:rFonts w:ascii="Verdana" w:hAnsi="Verdana" w:cs="Courier New"/>
          <w:sz w:val="20"/>
          <w:szCs w:val="20"/>
          <w:lang w:eastAsia="en-GB"/>
        </w:rPr>
      </w:pPr>
      <w:r w:rsidRPr="001A6C74">
        <w:rPr>
          <w:rFonts w:ascii="Verdana" w:hAnsi="Verdana" w:cs="Courier New"/>
          <w:sz w:val="20"/>
          <w:szCs w:val="20"/>
          <w:lang w:eastAsia="en-GB"/>
        </w:rPr>
        <w:t xml:space="preserve">The requisite number of leaseholders have the right to have an audit carried out which relates to the management of the property. The purpose is to ascertain whether the </w:t>
      </w:r>
      <w:r w:rsidR="00ED4D06">
        <w:rPr>
          <w:rFonts w:ascii="Verdana" w:hAnsi="Verdana" w:cs="Courier New"/>
          <w:sz w:val="20"/>
          <w:szCs w:val="20"/>
          <w:lang w:eastAsia="en-GB"/>
        </w:rPr>
        <w:t>l</w:t>
      </w:r>
      <w:r w:rsidRPr="001A6C74">
        <w:rPr>
          <w:rFonts w:ascii="Verdana" w:hAnsi="Verdana" w:cs="Courier New"/>
          <w:sz w:val="20"/>
          <w:szCs w:val="20"/>
          <w:lang w:eastAsia="en-GB"/>
        </w:rPr>
        <w:t>andlord</w:t>
      </w:r>
      <w:r w:rsidR="00ED4D06">
        <w:rPr>
          <w:rFonts w:ascii="Verdana" w:hAnsi="Verdana" w:cs="Courier New"/>
          <w:sz w:val="20"/>
          <w:szCs w:val="20"/>
          <w:lang w:eastAsia="en-GB"/>
        </w:rPr>
        <w:t>’</w:t>
      </w:r>
      <w:r w:rsidRPr="001A6C74">
        <w:rPr>
          <w:rFonts w:ascii="Verdana" w:hAnsi="Verdana" w:cs="Courier New"/>
          <w:sz w:val="20"/>
          <w:szCs w:val="20"/>
          <w:lang w:eastAsia="en-GB"/>
        </w:rPr>
        <w:t>s obligations are being discharged in an efficient and effective manner and the extent</w:t>
      </w:r>
      <w:r w:rsidR="004500F3">
        <w:rPr>
          <w:rFonts w:ascii="Verdana" w:hAnsi="Verdana" w:cs="Courier New"/>
          <w:sz w:val="20"/>
          <w:szCs w:val="20"/>
          <w:lang w:eastAsia="en-GB"/>
        </w:rPr>
        <w:t xml:space="preserve"> to which</w:t>
      </w:r>
      <w:r w:rsidRPr="001A6C74">
        <w:rPr>
          <w:rFonts w:ascii="Verdana" w:hAnsi="Verdana" w:cs="Courier New"/>
          <w:sz w:val="20"/>
          <w:szCs w:val="20"/>
          <w:lang w:eastAsia="en-GB"/>
        </w:rPr>
        <w:t xml:space="preserve"> service charges are being applied in an efficient and effective manner. The </w:t>
      </w:r>
      <w:r w:rsidR="00ED4D06">
        <w:rPr>
          <w:rFonts w:ascii="Verdana" w:hAnsi="Verdana" w:cs="Courier New"/>
          <w:sz w:val="20"/>
          <w:szCs w:val="20"/>
          <w:lang w:eastAsia="en-GB"/>
        </w:rPr>
        <w:t xml:space="preserve">audit </w:t>
      </w:r>
      <w:r w:rsidR="00AC3A7D">
        <w:rPr>
          <w:rFonts w:ascii="Verdana" w:hAnsi="Verdana" w:cs="Courier New"/>
          <w:sz w:val="20"/>
          <w:szCs w:val="20"/>
          <w:lang w:eastAsia="en-GB"/>
        </w:rPr>
        <w:t>must</w:t>
      </w:r>
      <w:r w:rsidR="004500F3">
        <w:rPr>
          <w:rFonts w:ascii="Verdana" w:hAnsi="Verdana" w:cs="Courier New"/>
          <w:sz w:val="20"/>
          <w:szCs w:val="20"/>
          <w:lang w:eastAsia="en-GB"/>
        </w:rPr>
        <w:t xml:space="preserve"> </w:t>
      </w:r>
      <w:r w:rsidRPr="001A6C74">
        <w:rPr>
          <w:rFonts w:ascii="Verdana" w:hAnsi="Verdana" w:cs="Courier New"/>
          <w:sz w:val="20"/>
          <w:szCs w:val="20"/>
          <w:lang w:eastAsia="en-GB"/>
        </w:rPr>
        <w:t xml:space="preserve">be carried out by a qualified accountant or qualified surveyor. </w:t>
      </w:r>
    </w:p>
    <w:p w14:paraId="2BFDC407" w14:textId="77777777" w:rsidR="00ED4D06" w:rsidRDefault="00ED4D06" w:rsidP="006A4D51">
      <w:pPr>
        <w:rPr>
          <w:rFonts w:ascii="Verdana" w:hAnsi="Verdana" w:cs="Courier New"/>
          <w:sz w:val="20"/>
          <w:szCs w:val="20"/>
          <w:lang w:eastAsia="en-GB"/>
        </w:rPr>
      </w:pPr>
    </w:p>
    <w:p w14:paraId="4156010E" w14:textId="77777777" w:rsidR="006A4D51" w:rsidRDefault="006A4D51" w:rsidP="006A4D51">
      <w:pPr>
        <w:rPr>
          <w:rFonts w:ascii="Verdana" w:hAnsi="Verdana" w:cs="Courier New"/>
          <w:sz w:val="20"/>
          <w:szCs w:val="20"/>
          <w:lang w:eastAsia="en-GB"/>
        </w:rPr>
      </w:pPr>
    </w:p>
    <w:tbl>
      <w:tblPr>
        <w:tblStyle w:val="TableGrid"/>
        <w:tblW w:w="0" w:type="auto"/>
        <w:tblLook w:val="04A0" w:firstRow="1" w:lastRow="0" w:firstColumn="1" w:lastColumn="0" w:noHBand="0" w:noVBand="1"/>
      </w:tblPr>
      <w:tblGrid>
        <w:gridCol w:w="9242"/>
      </w:tblGrid>
      <w:tr w:rsidR="006A4D51" w14:paraId="340FCEC7" w14:textId="77777777" w:rsidTr="006A4D51">
        <w:tc>
          <w:tcPr>
            <w:tcW w:w="9242" w:type="dxa"/>
          </w:tcPr>
          <w:p w14:paraId="1B735EFD" w14:textId="77777777" w:rsidR="006A4D51" w:rsidRPr="001A6C74" w:rsidRDefault="006A4D51" w:rsidP="000A5676">
            <w:pPr>
              <w:rPr>
                <w:rFonts w:ascii="Verdana" w:hAnsi="Verdana" w:cs="Courier New"/>
                <w:i/>
                <w:sz w:val="20"/>
                <w:szCs w:val="20"/>
                <w:lang w:eastAsia="en-GB"/>
              </w:rPr>
            </w:pPr>
            <w:r w:rsidRPr="001A6C74">
              <w:rPr>
                <w:rFonts w:ascii="Verdana" w:hAnsi="Verdana" w:cs="Courier New"/>
                <w:i/>
                <w:sz w:val="20"/>
                <w:szCs w:val="20"/>
              </w:rPr>
              <w:t> </w:t>
            </w:r>
            <w:r w:rsidR="000A5676">
              <w:rPr>
                <w:rFonts w:ascii="Verdana" w:hAnsi="Verdana" w:cs="Courier New"/>
                <w:i/>
                <w:sz w:val="20"/>
                <w:szCs w:val="20"/>
              </w:rPr>
              <w:t>s</w:t>
            </w:r>
            <w:r w:rsidRPr="001A6C74">
              <w:rPr>
                <w:rFonts w:ascii="Verdana" w:hAnsi="Verdana" w:cs="Courier New"/>
                <w:i/>
                <w:sz w:val="20"/>
                <w:szCs w:val="20"/>
              </w:rPr>
              <w:t>.76 Leasehold Reform, Housing and Urban Development Act 1993</w:t>
            </w:r>
          </w:p>
        </w:tc>
      </w:tr>
    </w:tbl>
    <w:p w14:paraId="5D7C6AFA" w14:textId="77777777" w:rsidR="006A4D51" w:rsidRDefault="006A4D51" w:rsidP="006A4D51">
      <w:pPr>
        <w:rPr>
          <w:rFonts w:ascii="Verdana" w:hAnsi="Verdana" w:cs="Courier New"/>
          <w:sz w:val="20"/>
          <w:szCs w:val="20"/>
          <w:lang w:eastAsia="en-GB"/>
        </w:rPr>
      </w:pPr>
      <w:r w:rsidRPr="001A6C74">
        <w:rPr>
          <w:rFonts w:ascii="Verdana" w:hAnsi="Verdana" w:cs="Courier New"/>
          <w:sz w:val="20"/>
          <w:szCs w:val="20"/>
          <w:lang w:eastAsia="en-GB"/>
        </w:rPr>
        <w:t> </w:t>
      </w:r>
    </w:p>
    <w:p w14:paraId="0920EBFD" w14:textId="77777777" w:rsidR="006A4D51" w:rsidRDefault="006A4D51" w:rsidP="006A4D51">
      <w:pPr>
        <w:rPr>
          <w:rFonts w:ascii="Verdana" w:hAnsi="Verdana" w:cs="Courier New"/>
          <w:sz w:val="20"/>
          <w:szCs w:val="20"/>
          <w:lang w:eastAsia="en-GB"/>
        </w:rPr>
      </w:pPr>
      <w:r w:rsidRPr="001A6C74">
        <w:rPr>
          <w:rFonts w:ascii="Verdana" w:hAnsi="Verdana" w:cs="Courier New"/>
          <w:sz w:val="20"/>
          <w:szCs w:val="20"/>
          <w:lang w:eastAsia="en-GB"/>
        </w:rPr>
        <w:t>In addition a recognised tenants association may appoint a qualified</w:t>
      </w:r>
      <w:r w:rsidR="00ED4D06">
        <w:rPr>
          <w:rFonts w:ascii="Verdana" w:hAnsi="Verdana" w:cs="Courier New"/>
          <w:sz w:val="20"/>
          <w:szCs w:val="20"/>
          <w:lang w:eastAsia="en-GB"/>
        </w:rPr>
        <w:t xml:space="preserve"> </w:t>
      </w:r>
      <w:r w:rsidRPr="001A6C74">
        <w:rPr>
          <w:rFonts w:ascii="Verdana" w:hAnsi="Verdana" w:cs="Courier New"/>
          <w:sz w:val="20"/>
          <w:szCs w:val="20"/>
          <w:lang w:eastAsia="en-GB"/>
        </w:rPr>
        <w:t xml:space="preserve">surveyor to advise on matters relating to service charges payable. </w:t>
      </w:r>
    </w:p>
    <w:p w14:paraId="4F0A035B" w14:textId="77777777" w:rsidR="006A4D51" w:rsidRDefault="006A4D51" w:rsidP="006A4D51">
      <w:pPr>
        <w:rPr>
          <w:rFonts w:ascii="Verdana" w:hAnsi="Verdana" w:cs="Courier New"/>
          <w:sz w:val="20"/>
          <w:szCs w:val="20"/>
          <w:lang w:eastAsia="en-GB"/>
        </w:rPr>
      </w:pPr>
    </w:p>
    <w:tbl>
      <w:tblPr>
        <w:tblStyle w:val="TableGrid"/>
        <w:tblW w:w="0" w:type="auto"/>
        <w:tblLook w:val="04A0" w:firstRow="1" w:lastRow="0" w:firstColumn="1" w:lastColumn="0" w:noHBand="0" w:noVBand="1"/>
      </w:tblPr>
      <w:tblGrid>
        <w:gridCol w:w="9242"/>
      </w:tblGrid>
      <w:tr w:rsidR="006A4D51" w14:paraId="10724570" w14:textId="77777777" w:rsidTr="006A4D51">
        <w:tc>
          <w:tcPr>
            <w:tcW w:w="9242" w:type="dxa"/>
          </w:tcPr>
          <w:p w14:paraId="4E2F879C" w14:textId="77777777" w:rsidR="006A4D51" w:rsidRPr="001A6C74" w:rsidRDefault="000A5676" w:rsidP="00ED4D06">
            <w:pPr>
              <w:rPr>
                <w:rFonts w:ascii="Verdana" w:hAnsi="Verdana" w:cs="Courier New"/>
                <w:i/>
                <w:sz w:val="20"/>
                <w:szCs w:val="20"/>
                <w:lang w:eastAsia="en-GB"/>
              </w:rPr>
            </w:pPr>
            <w:r>
              <w:rPr>
                <w:rFonts w:ascii="Verdana" w:hAnsi="Verdana" w:cs="Courier New"/>
                <w:i/>
                <w:sz w:val="20"/>
                <w:szCs w:val="20"/>
                <w:lang w:eastAsia="en-GB"/>
              </w:rPr>
              <w:t>s</w:t>
            </w:r>
            <w:r w:rsidR="00ED4D06">
              <w:rPr>
                <w:rFonts w:ascii="Verdana" w:hAnsi="Verdana" w:cs="Courier New"/>
                <w:i/>
                <w:sz w:val="20"/>
                <w:szCs w:val="20"/>
                <w:lang w:eastAsia="en-GB"/>
              </w:rPr>
              <w:t>.</w:t>
            </w:r>
            <w:r w:rsidR="006A4D51" w:rsidRPr="001A6C74">
              <w:rPr>
                <w:rFonts w:ascii="Verdana" w:hAnsi="Verdana" w:cs="Courier New"/>
                <w:i/>
                <w:sz w:val="20"/>
                <w:szCs w:val="20"/>
                <w:lang w:eastAsia="en-GB"/>
              </w:rPr>
              <w:t>84 Housing Act 1996</w:t>
            </w:r>
          </w:p>
        </w:tc>
      </w:tr>
    </w:tbl>
    <w:p w14:paraId="0ADEA465" w14:textId="77777777" w:rsidR="006A4D51" w:rsidRPr="001A6C74" w:rsidRDefault="006A4D51" w:rsidP="006A4D51">
      <w:pPr>
        <w:rPr>
          <w:rFonts w:ascii="Verdana" w:hAnsi="Verdana" w:cs="Courier New"/>
          <w:sz w:val="20"/>
          <w:szCs w:val="20"/>
          <w:lang w:eastAsia="en-GB"/>
        </w:rPr>
      </w:pPr>
    </w:p>
    <w:p w14:paraId="1A556DD7" w14:textId="77777777" w:rsidR="00933D3B" w:rsidRDefault="00933D3B" w:rsidP="0028564F">
      <w:pPr>
        <w:rPr>
          <w:rFonts w:ascii="Verdana" w:eastAsia="MS PMincho" w:hAnsi="Verdana"/>
          <w:color w:val="000000"/>
          <w:sz w:val="20"/>
          <w:szCs w:val="20"/>
        </w:rPr>
      </w:pPr>
      <w:r>
        <w:rPr>
          <w:rFonts w:ascii="Verdana" w:eastAsia="MS PMincho" w:hAnsi="Verdana"/>
          <w:color w:val="000000"/>
          <w:sz w:val="20"/>
          <w:szCs w:val="20"/>
        </w:rPr>
        <w:br w:type="page"/>
      </w:r>
    </w:p>
    <w:p w14:paraId="5A639EF4" w14:textId="77777777" w:rsidR="00933D3B" w:rsidRDefault="00B75352" w:rsidP="00114E30">
      <w:pPr>
        <w:pStyle w:val="Heading1"/>
        <w:rPr>
          <w:rFonts w:eastAsia="MS PMincho"/>
        </w:rPr>
      </w:pPr>
      <w:bookmarkStart w:id="166" w:name="_Toc415753239"/>
      <w:bookmarkStart w:id="167" w:name="_Toc443380571"/>
      <w:r>
        <w:rPr>
          <w:rFonts w:eastAsia="MS PMincho"/>
        </w:rPr>
        <w:lastRenderedPageBreak/>
        <w:t>Part 8</w:t>
      </w:r>
      <w:r>
        <w:rPr>
          <w:rFonts w:eastAsia="MS PMincho"/>
        </w:rPr>
        <w:tab/>
      </w:r>
      <w:r w:rsidR="007917A3">
        <w:rPr>
          <w:rFonts w:eastAsia="MS PMincho"/>
        </w:rPr>
        <w:t xml:space="preserve">Health and safety: </w:t>
      </w:r>
      <w:r w:rsidR="00661235">
        <w:rPr>
          <w:rFonts w:eastAsia="MS PMincho"/>
        </w:rPr>
        <w:t xml:space="preserve">risk </w:t>
      </w:r>
      <w:r w:rsidR="007917A3">
        <w:rPr>
          <w:rFonts w:eastAsia="MS PMincho"/>
        </w:rPr>
        <w:t>management</w:t>
      </w:r>
      <w:bookmarkEnd w:id="166"/>
      <w:bookmarkEnd w:id="167"/>
    </w:p>
    <w:p w14:paraId="3AD5EC47" w14:textId="77777777" w:rsidR="00817682" w:rsidRDefault="00817682" w:rsidP="00A94CD3">
      <w:pPr>
        <w:widowControl w:val="0"/>
        <w:autoSpaceDE w:val="0"/>
        <w:autoSpaceDN w:val="0"/>
        <w:adjustRightInd w:val="0"/>
        <w:spacing w:line="243" w:lineRule="auto"/>
        <w:ind w:right="-35"/>
        <w:rPr>
          <w:rFonts w:ascii="Verdana" w:eastAsia="MS PMincho" w:hAnsi="Verdana"/>
          <w:b/>
          <w:color w:val="000000"/>
          <w:sz w:val="36"/>
          <w:szCs w:val="36"/>
        </w:rPr>
      </w:pPr>
    </w:p>
    <w:tbl>
      <w:tblPr>
        <w:tblStyle w:val="TableGrid"/>
        <w:tblW w:w="0" w:type="auto"/>
        <w:tblLook w:val="04A0" w:firstRow="1" w:lastRow="0" w:firstColumn="1" w:lastColumn="0" w:noHBand="0" w:noVBand="1"/>
      </w:tblPr>
      <w:tblGrid>
        <w:gridCol w:w="9242"/>
      </w:tblGrid>
      <w:tr w:rsidR="0059150F" w14:paraId="257081E3" w14:textId="77777777" w:rsidTr="0059150F">
        <w:tc>
          <w:tcPr>
            <w:tcW w:w="9242" w:type="dxa"/>
          </w:tcPr>
          <w:p w14:paraId="3BD64060" w14:textId="77777777" w:rsidR="0059150F" w:rsidRPr="0059150F" w:rsidRDefault="0059150F" w:rsidP="003436C9">
            <w:pPr>
              <w:widowControl w:val="0"/>
              <w:autoSpaceDE w:val="0"/>
              <w:autoSpaceDN w:val="0"/>
              <w:adjustRightInd w:val="0"/>
              <w:spacing w:line="243" w:lineRule="auto"/>
              <w:ind w:right="-35"/>
              <w:rPr>
                <w:rFonts w:ascii="Verdana" w:eastAsia="MS PMincho" w:hAnsi="Verdana"/>
                <w:b/>
                <w:color w:val="000000"/>
                <w:sz w:val="20"/>
                <w:szCs w:val="20"/>
              </w:rPr>
            </w:pPr>
            <w:r w:rsidRPr="00817682">
              <w:rPr>
                <w:rFonts w:ascii="Verdana" w:eastAsia="MS PMincho" w:hAnsi="Verdana"/>
                <w:b/>
                <w:color w:val="000000"/>
                <w:sz w:val="20"/>
                <w:szCs w:val="20"/>
              </w:rPr>
              <w:t>Note:</w:t>
            </w:r>
            <w:r w:rsidR="00615983">
              <w:rPr>
                <w:rFonts w:ascii="Verdana" w:eastAsia="MS PMincho" w:hAnsi="Verdana"/>
                <w:b/>
                <w:color w:val="000000"/>
                <w:sz w:val="20"/>
                <w:szCs w:val="20"/>
              </w:rPr>
              <w:t xml:space="preserve"> </w:t>
            </w:r>
            <w:r w:rsidRPr="00661235">
              <w:rPr>
                <w:rFonts w:ascii="Verdana" w:eastAsia="MS PMincho" w:hAnsi="Verdana"/>
                <w:color w:val="000000"/>
                <w:sz w:val="20"/>
                <w:szCs w:val="20"/>
              </w:rPr>
              <w:t xml:space="preserve">The list of laws and regulations set out </w:t>
            </w:r>
            <w:r w:rsidR="003436C9">
              <w:rPr>
                <w:rFonts w:ascii="Verdana" w:eastAsia="MS PMincho" w:hAnsi="Verdana"/>
                <w:color w:val="000000"/>
                <w:sz w:val="20"/>
                <w:szCs w:val="20"/>
              </w:rPr>
              <w:t>in this section</w:t>
            </w:r>
            <w:r w:rsidR="003436C9" w:rsidRPr="00661235">
              <w:rPr>
                <w:rFonts w:ascii="Verdana" w:eastAsia="MS PMincho" w:hAnsi="Verdana"/>
                <w:color w:val="000000"/>
                <w:sz w:val="20"/>
                <w:szCs w:val="20"/>
              </w:rPr>
              <w:t xml:space="preserve"> </w:t>
            </w:r>
            <w:r w:rsidRPr="00661235">
              <w:rPr>
                <w:rFonts w:ascii="Verdana" w:eastAsia="MS PMincho" w:hAnsi="Verdana"/>
                <w:color w:val="000000"/>
                <w:sz w:val="20"/>
                <w:szCs w:val="20"/>
              </w:rPr>
              <w:t xml:space="preserve">is a guide to the main laws and </w:t>
            </w:r>
            <w:r w:rsidRPr="00463297">
              <w:rPr>
                <w:rFonts w:ascii="Verdana" w:eastAsia="MS PMincho" w:hAnsi="Verdana"/>
                <w:color w:val="000000"/>
                <w:sz w:val="20"/>
                <w:szCs w:val="20"/>
              </w:rPr>
              <w:t>regulations</w:t>
            </w:r>
            <w:r w:rsidRPr="00661235">
              <w:rPr>
                <w:rFonts w:ascii="Verdana" w:eastAsia="MS PMincho" w:hAnsi="Verdana"/>
                <w:color w:val="000000"/>
                <w:sz w:val="20"/>
                <w:szCs w:val="20"/>
              </w:rPr>
              <w:t xml:space="preserve"> which might be applicable when managing a </w:t>
            </w:r>
            <w:r w:rsidR="00860CD2" w:rsidRPr="00661235">
              <w:rPr>
                <w:rFonts w:ascii="Verdana" w:eastAsia="MS PMincho" w:hAnsi="Verdana"/>
                <w:color w:val="000000"/>
                <w:sz w:val="20"/>
                <w:szCs w:val="20"/>
              </w:rPr>
              <w:t xml:space="preserve">residential </w:t>
            </w:r>
            <w:r w:rsidRPr="00661235">
              <w:rPr>
                <w:rFonts w:ascii="Verdana" w:eastAsia="MS PMincho" w:hAnsi="Verdana"/>
                <w:color w:val="000000"/>
                <w:sz w:val="20"/>
                <w:szCs w:val="20"/>
              </w:rPr>
              <w:t>building/estate.</w:t>
            </w:r>
            <w:r w:rsidR="00615983" w:rsidRPr="00661235">
              <w:rPr>
                <w:rFonts w:ascii="Verdana" w:eastAsia="MS PMincho" w:hAnsi="Verdana"/>
                <w:color w:val="000000"/>
                <w:sz w:val="20"/>
                <w:szCs w:val="20"/>
              </w:rPr>
              <w:t xml:space="preserve"> </w:t>
            </w:r>
            <w:r w:rsidRPr="00661235">
              <w:rPr>
                <w:rFonts w:ascii="Verdana" w:eastAsia="MS PMincho" w:hAnsi="Verdana"/>
                <w:color w:val="000000"/>
                <w:sz w:val="20"/>
                <w:szCs w:val="20"/>
              </w:rPr>
              <w:t>You should be aware, however, that this is not an exhaustive list.</w:t>
            </w:r>
            <w:r w:rsidR="00615983" w:rsidRPr="00661235">
              <w:rPr>
                <w:rFonts w:ascii="Verdana" w:eastAsia="MS PMincho" w:hAnsi="Verdana"/>
                <w:color w:val="000000"/>
                <w:sz w:val="20"/>
                <w:szCs w:val="20"/>
              </w:rPr>
              <w:t xml:space="preserve"> </w:t>
            </w:r>
            <w:r w:rsidRPr="00661235">
              <w:rPr>
                <w:rFonts w:ascii="Verdana" w:eastAsia="MS PMincho" w:hAnsi="Verdana"/>
                <w:color w:val="000000"/>
                <w:sz w:val="20"/>
                <w:szCs w:val="20"/>
              </w:rPr>
              <w:t>The age, type and complexity of a building/estate will determine exactly what laws and regulations should be followed.</w:t>
            </w:r>
            <w:r w:rsidR="00615983" w:rsidRPr="00661235">
              <w:rPr>
                <w:rFonts w:ascii="Verdana" w:eastAsia="MS PMincho" w:hAnsi="Verdana"/>
                <w:color w:val="000000"/>
                <w:sz w:val="20"/>
                <w:szCs w:val="20"/>
              </w:rPr>
              <w:t xml:space="preserve"> </w:t>
            </w:r>
            <w:r w:rsidRPr="00661235">
              <w:rPr>
                <w:rFonts w:ascii="Verdana" w:eastAsia="MS PMincho" w:hAnsi="Verdana"/>
                <w:color w:val="000000"/>
                <w:sz w:val="20"/>
                <w:szCs w:val="20"/>
              </w:rPr>
              <w:t xml:space="preserve">You should seek advice from either the Health and Safety Executive (HSE) </w:t>
            </w:r>
            <w:r w:rsidR="008A04CE" w:rsidRPr="00661235">
              <w:rPr>
                <w:rFonts w:ascii="Verdana" w:eastAsia="MS PMincho" w:hAnsi="Verdana"/>
                <w:sz w:val="20"/>
                <w:szCs w:val="20"/>
              </w:rPr>
              <w:t>(</w:t>
            </w:r>
            <w:hyperlink r:id="rId17" w:history="1">
              <w:r w:rsidR="008A04CE" w:rsidRPr="00252DC6">
                <w:rPr>
                  <w:rStyle w:val="Hyperlink"/>
                  <w:rFonts w:ascii="Verdana" w:eastAsia="MS PMincho" w:hAnsi="Verdana"/>
                  <w:color w:val="auto"/>
                  <w:sz w:val="20"/>
                  <w:szCs w:val="20"/>
                </w:rPr>
                <w:t>www.hse.gov.uk</w:t>
              </w:r>
            </w:hyperlink>
            <w:r w:rsidR="008A04CE" w:rsidRPr="00661235">
              <w:rPr>
                <w:rFonts w:ascii="Verdana" w:eastAsia="MS PMincho" w:hAnsi="Verdana"/>
                <w:color w:val="000000"/>
                <w:sz w:val="20"/>
                <w:szCs w:val="20"/>
              </w:rPr>
              <w:t xml:space="preserve">) </w:t>
            </w:r>
            <w:r w:rsidRPr="00661235">
              <w:rPr>
                <w:rFonts w:ascii="Verdana" w:eastAsia="MS PMincho" w:hAnsi="Verdana"/>
                <w:color w:val="000000"/>
                <w:sz w:val="20"/>
                <w:szCs w:val="20"/>
              </w:rPr>
              <w:t xml:space="preserve">or a </w:t>
            </w:r>
            <w:r w:rsidR="008A04CE" w:rsidRPr="00661235">
              <w:rPr>
                <w:rFonts w:ascii="Verdana" w:eastAsia="MS PMincho" w:hAnsi="Verdana"/>
                <w:color w:val="000000"/>
                <w:sz w:val="20"/>
                <w:szCs w:val="20"/>
              </w:rPr>
              <w:t xml:space="preserve">relevant </w:t>
            </w:r>
            <w:r w:rsidRPr="00661235">
              <w:rPr>
                <w:rFonts w:ascii="Verdana" w:eastAsia="MS PMincho" w:hAnsi="Verdana"/>
                <w:color w:val="000000"/>
                <w:sz w:val="20"/>
                <w:szCs w:val="20"/>
              </w:rPr>
              <w:t>competent person.</w:t>
            </w:r>
            <w:r w:rsidR="00ED18FA">
              <w:rPr>
                <w:rFonts w:ascii="Verdana" w:eastAsia="MS PMincho" w:hAnsi="Verdana"/>
                <w:color w:val="000000"/>
                <w:sz w:val="20"/>
                <w:szCs w:val="20"/>
              </w:rPr>
              <w:t xml:space="preserve">  You should also take into account that legislation is constantly changing and </w:t>
            </w:r>
            <w:r w:rsidR="00ED18FA" w:rsidRPr="000A5676">
              <w:rPr>
                <w:rFonts w:ascii="Verdana" w:eastAsia="MS PMincho" w:hAnsi="Verdana"/>
                <w:color w:val="000000"/>
                <w:sz w:val="20"/>
                <w:szCs w:val="20"/>
              </w:rPr>
              <w:t>therefore, the references to any statute below may not be the latest.</w:t>
            </w:r>
          </w:p>
        </w:tc>
      </w:tr>
    </w:tbl>
    <w:p w14:paraId="6833A13A" w14:textId="77777777" w:rsidR="00B77ACE" w:rsidRDefault="00B77ACE" w:rsidP="00A94CD3">
      <w:pPr>
        <w:widowControl w:val="0"/>
        <w:autoSpaceDE w:val="0"/>
        <w:autoSpaceDN w:val="0"/>
        <w:adjustRightInd w:val="0"/>
        <w:spacing w:line="243" w:lineRule="auto"/>
        <w:ind w:right="-35"/>
        <w:rPr>
          <w:rFonts w:ascii="Verdana" w:eastAsia="MS PMincho" w:hAnsi="Verdana"/>
          <w:color w:val="000000"/>
          <w:sz w:val="20"/>
          <w:szCs w:val="20"/>
        </w:rPr>
      </w:pPr>
    </w:p>
    <w:p w14:paraId="1FBD1E04" w14:textId="77777777" w:rsidR="00B77ACE" w:rsidRDefault="00B77ACE" w:rsidP="00A94CD3">
      <w:pPr>
        <w:widowControl w:val="0"/>
        <w:autoSpaceDE w:val="0"/>
        <w:autoSpaceDN w:val="0"/>
        <w:adjustRightInd w:val="0"/>
        <w:spacing w:line="243" w:lineRule="auto"/>
        <w:ind w:right="-35"/>
        <w:rPr>
          <w:rFonts w:ascii="Verdana" w:eastAsia="MS PMincho" w:hAnsi="Verdana"/>
          <w:color w:val="000000"/>
          <w:sz w:val="20"/>
          <w:szCs w:val="20"/>
        </w:rPr>
      </w:pPr>
    </w:p>
    <w:p w14:paraId="3535412B" w14:textId="77777777" w:rsidR="00B77ACE" w:rsidRDefault="00463297" w:rsidP="00114E30">
      <w:pPr>
        <w:pStyle w:val="Heading2"/>
        <w:rPr>
          <w:rFonts w:eastAsia="MS PMincho"/>
        </w:rPr>
      </w:pPr>
      <w:bookmarkStart w:id="168" w:name="_Toc415753240"/>
      <w:bookmarkStart w:id="169" w:name="_Toc443380572"/>
      <w:r>
        <w:rPr>
          <w:rFonts w:eastAsia="MS PMincho"/>
        </w:rPr>
        <w:t>8.1</w:t>
      </w:r>
      <w:r w:rsidR="00B75352">
        <w:rPr>
          <w:rFonts w:eastAsia="MS PMincho"/>
        </w:rPr>
        <w:tab/>
      </w:r>
      <w:r w:rsidR="00B77ACE">
        <w:rPr>
          <w:rFonts w:eastAsia="MS PMincho"/>
        </w:rPr>
        <w:t>Introduction</w:t>
      </w:r>
      <w:bookmarkEnd w:id="168"/>
      <w:bookmarkEnd w:id="169"/>
    </w:p>
    <w:p w14:paraId="5711CD8F" w14:textId="77777777" w:rsidR="00B77ACE" w:rsidRDefault="00B77ACE" w:rsidP="00A94CD3">
      <w:pPr>
        <w:widowControl w:val="0"/>
        <w:autoSpaceDE w:val="0"/>
        <w:autoSpaceDN w:val="0"/>
        <w:adjustRightInd w:val="0"/>
        <w:spacing w:line="243" w:lineRule="auto"/>
        <w:ind w:right="-35"/>
        <w:rPr>
          <w:rFonts w:ascii="Verdana" w:eastAsia="MS PMincho" w:hAnsi="Verdana"/>
          <w:color w:val="000000"/>
          <w:sz w:val="20"/>
          <w:szCs w:val="20"/>
        </w:rPr>
      </w:pPr>
    </w:p>
    <w:p w14:paraId="6107D6F7" w14:textId="77777777" w:rsidR="008A04CE" w:rsidRDefault="008A04CE" w:rsidP="00A94CD3">
      <w:pPr>
        <w:widowControl w:val="0"/>
        <w:autoSpaceDE w:val="0"/>
        <w:autoSpaceDN w:val="0"/>
        <w:adjustRightInd w:val="0"/>
        <w:spacing w:line="243" w:lineRule="auto"/>
        <w:ind w:right="-35"/>
        <w:rPr>
          <w:rFonts w:ascii="Verdana" w:eastAsia="MS PMincho" w:hAnsi="Verdana"/>
          <w:color w:val="000000"/>
          <w:sz w:val="20"/>
          <w:szCs w:val="20"/>
        </w:rPr>
      </w:pPr>
      <w:r>
        <w:rPr>
          <w:rFonts w:ascii="Verdana" w:eastAsia="MS PMincho" w:hAnsi="Verdana"/>
          <w:color w:val="000000"/>
          <w:sz w:val="20"/>
          <w:szCs w:val="20"/>
        </w:rPr>
        <w:t>Managing agents should satisfy themselves that all buildings/estates under their management meet the relevant standards under the health and safety</w:t>
      </w:r>
      <w:r w:rsidR="006B34BB">
        <w:rPr>
          <w:rFonts w:ascii="Verdana" w:eastAsia="MS PMincho" w:hAnsi="Verdana"/>
          <w:color w:val="000000"/>
          <w:sz w:val="20"/>
          <w:szCs w:val="20"/>
        </w:rPr>
        <w:t xml:space="preserve"> statute and</w:t>
      </w:r>
      <w:r>
        <w:rPr>
          <w:rFonts w:ascii="Verdana" w:eastAsia="MS PMincho" w:hAnsi="Verdana"/>
          <w:color w:val="000000"/>
          <w:sz w:val="20"/>
          <w:szCs w:val="20"/>
        </w:rPr>
        <w:t xml:space="preserve"> regulations.</w:t>
      </w:r>
      <w:r w:rsidR="00615983">
        <w:rPr>
          <w:rFonts w:ascii="Verdana" w:eastAsia="MS PMincho" w:hAnsi="Verdana"/>
          <w:color w:val="000000"/>
          <w:sz w:val="20"/>
          <w:szCs w:val="20"/>
        </w:rPr>
        <w:t xml:space="preserve"> </w:t>
      </w:r>
      <w:r>
        <w:rPr>
          <w:rFonts w:ascii="Verdana" w:eastAsia="MS PMincho" w:hAnsi="Verdana"/>
          <w:color w:val="000000"/>
          <w:sz w:val="20"/>
          <w:szCs w:val="20"/>
        </w:rPr>
        <w:t>Where they do not, managing agents should ensure that corrective action is taken or that problems are brought to the landlord's attention.</w:t>
      </w:r>
    </w:p>
    <w:p w14:paraId="04CEB0C7" w14:textId="77777777" w:rsidR="00A1242A" w:rsidRDefault="00A1242A" w:rsidP="00A1242A">
      <w:pPr>
        <w:pStyle w:val="onlinelistbullet"/>
        <w:tabs>
          <w:tab w:val="clear" w:pos="1077"/>
        </w:tabs>
        <w:suppressAutoHyphens/>
        <w:spacing w:after="0"/>
      </w:pPr>
    </w:p>
    <w:p w14:paraId="08607D1E" w14:textId="77777777" w:rsidR="00A1242A" w:rsidRPr="007E0B8D" w:rsidRDefault="00A1242A" w:rsidP="00A1242A">
      <w:pPr>
        <w:pStyle w:val="onlinelistbullet"/>
        <w:tabs>
          <w:tab w:val="clear" w:pos="1077"/>
        </w:tabs>
        <w:suppressAutoHyphens/>
        <w:spacing w:after="0"/>
        <w:rPr>
          <w:rFonts w:eastAsia="MS PMincho"/>
          <w:color w:val="000000"/>
          <w:szCs w:val="20"/>
        </w:rPr>
      </w:pPr>
      <w:r>
        <w:t>You should be satisfied that any proposed method of work is safe and appropriate for the task in hand.</w:t>
      </w:r>
    </w:p>
    <w:p w14:paraId="78AC8B90" w14:textId="77777777" w:rsidR="008A04CE" w:rsidRDefault="008A04CE" w:rsidP="00A94CD3">
      <w:pPr>
        <w:widowControl w:val="0"/>
        <w:autoSpaceDE w:val="0"/>
        <w:autoSpaceDN w:val="0"/>
        <w:adjustRightInd w:val="0"/>
        <w:spacing w:line="243" w:lineRule="auto"/>
        <w:ind w:right="-35"/>
        <w:rPr>
          <w:rFonts w:ascii="Verdana" w:eastAsia="MS PMincho" w:hAnsi="Verdana"/>
          <w:color w:val="000000"/>
          <w:sz w:val="20"/>
          <w:szCs w:val="20"/>
        </w:rPr>
      </w:pPr>
    </w:p>
    <w:p w14:paraId="0E72FED7" w14:textId="77777777" w:rsidR="00B77ACE" w:rsidRDefault="00B77ACE" w:rsidP="00A94CD3">
      <w:pPr>
        <w:widowControl w:val="0"/>
        <w:autoSpaceDE w:val="0"/>
        <w:autoSpaceDN w:val="0"/>
        <w:adjustRightInd w:val="0"/>
        <w:spacing w:line="243" w:lineRule="auto"/>
        <w:ind w:right="-35"/>
        <w:rPr>
          <w:rFonts w:ascii="Verdana" w:eastAsia="MS PMincho" w:hAnsi="Verdana"/>
          <w:sz w:val="20"/>
          <w:szCs w:val="20"/>
        </w:rPr>
      </w:pPr>
      <w:r>
        <w:rPr>
          <w:rFonts w:ascii="Verdana" w:eastAsia="MS PMincho" w:hAnsi="Verdana"/>
          <w:color w:val="000000"/>
          <w:sz w:val="20"/>
          <w:szCs w:val="20"/>
        </w:rPr>
        <w:t>You must comply with your duties under relevant legislation, such as the</w:t>
      </w:r>
      <w:r w:rsidRPr="007E0B8D">
        <w:rPr>
          <w:rFonts w:ascii="Verdana" w:eastAsia="MS PMincho" w:hAnsi="Verdana"/>
          <w:i/>
          <w:color w:val="000000"/>
          <w:sz w:val="20"/>
          <w:szCs w:val="20"/>
        </w:rPr>
        <w:t xml:space="preserve"> Health and Safety at Work etc Act </w:t>
      </w:r>
      <w:r w:rsidRPr="007E0B8D">
        <w:rPr>
          <w:rFonts w:ascii="Verdana" w:eastAsia="MS PMincho" w:hAnsi="Verdana"/>
          <w:color w:val="000000"/>
          <w:sz w:val="20"/>
          <w:szCs w:val="20"/>
        </w:rPr>
        <w:t>1974, to ensure</w:t>
      </w:r>
      <w:r w:rsidRPr="007917A3">
        <w:rPr>
          <w:rFonts w:ascii="Verdana" w:eastAsia="MS PMincho" w:hAnsi="Verdana"/>
          <w:sz w:val="20"/>
          <w:szCs w:val="20"/>
        </w:rPr>
        <w:t xml:space="preserve"> the health and safety of your employees</w:t>
      </w:r>
      <w:r w:rsidR="006B34BB">
        <w:rPr>
          <w:rFonts w:ascii="Verdana" w:eastAsia="MS PMincho" w:hAnsi="Verdana"/>
          <w:sz w:val="20"/>
          <w:szCs w:val="20"/>
        </w:rPr>
        <w:t>, visitors and contractors</w:t>
      </w:r>
      <w:r w:rsidRPr="007917A3">
        <w:rPr>
          <w:rFonts w:ascii="Verdana" w:eastAsia="MS PMincho" w:hAnsi="Verdana"/>
          <w:sz w:val="20"/>
          <w:szCs w:val="20"/>
        </w:rPr>
        <w:t>.</w:t>
      </w:r>
    </w:p>
    <w:p w14:paraId="6CA72464" w14:textId="77777777" w:rsidR="00E07EC0" w:rsidRDefault="00E07EC0" w:rsidP="00A94CD3">
      <w:pPr>
        <w:widowControl w:val="0"/>
        <w:autoSpaceDE w:val="0"/>
        <w:autoSpaceDN w:val="0"/>
        <w:adjustRightInd w:val="0"/>
        <w:spacing w:line="243" w:lineRule="auto"/>
        <w:ind w:right="-35"/>
        <w:rPr>
          <w:rFonts w:ascii="Verdana" w:eastAsia="MS PMincho" w:hAnsi="Verdana"/>
          <w:sz w:val="20"/>
          <w:szCs w:val="20"/>
        </w:rPr>
      </w:pPr>
    </w:p>
    <w:p w14:paraId="632C098F" w14:textId="77777777" w:rsidR="00E07EC0" w:rsidRDefault="00E07EC0" w:rsidP="00A94CD3">
      <w:pPr>
        <w:widowControl w:val="0"/>
        <w:autoSpaceDE w:val="0"/>
        <w:autoSpaceDN w:val="0"/>
        <w:adjustRightInd w:val="0"/>
        <w:spacing w:line="243" w:lineRule="auto"/>
        <w:ind w:right="-35"/>
        <w:rPr>
          <w:rFonts w:ascii="Verdana" w:eastAsia="MS PMincho" w:hAnsi="Verdana"/>
          <w:sz w:val="20"/>
          <w:szCs w:val="20"/>
        </w:rPr>
      </w:pPr>
    </w:p>
    <w:p w14:paraId="2B77AF42" w14:textId="77777777" w:rsidR="009B67A3" w:rsidRDefault="009B67A3" w:rsidP="00A94CD3">
      <w:pPr>
        <w:widowControl w:val="0"/>
        <w:autoSpaceDE w:val="0"/>
        <w:autoSpaceDN w:val="0"/>
        <w:adjustRightInd w:val="0"/>
        <w:spacing w:line="243" w:lineRule="auto"/>
        <w:ind w:right="-35"/>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9B67A3" w14:paraId="0DD6835A" w14:textId="77777777" w:rsidTr="009B67A3">
        <w:tc>
          <w:tcPr>
            <w:tcW w:w="9242" w:type="dxa"/>
          </w:tcPr>
          <w:p w14:paraId="298B3791" w14:textId="77777777" w:rsidR="00F02609" w:rsidRPr="000A5676" w:rsidRDefault="00F02609" w:rsidP="000A5676">
            <w:pPr>
              <w:pStyle w:val="onlinetext"/>
              <w:rPr>
                <w:i/>
              </w:rPr>
            </w:pPr>
            <w:r w:rsidRPr="000A5676">
              <w:rPr>
                <w:i/>
              </w:rPr>
              <w:t>Health and Safety at Work etc Act 1974</w:t>
            </w:r>
          </w:p>
          <w:p w14:paraId="5CDF7F2E" w14:textId="77777777" w:rsidR="009B67A3" w:rsidRPr="000A5676" w:rsidRDefault="00F02609" w:rsidP="000A5676">
            <w:pPr>
              <w:pStyle w:val="onlinetext"/>
              <w:rPr>
                <w:i/>
              </w:rPr>
            </w:pPr>
            <w:r w:rsidRPr="000A5676">
              <w:rPr>
                <w:i/>
              </w:rPr>
              <w:t xml:space="preserve">Management of Health and Safety at Work Regulations 1999 (SI 1999/3242) </w:t>
            </w:r>
          </w:p>
          <w:p w14:paraId="051EE8D2" w14:textId="77777777" w:rsidR="00D94E59" w:rsidRPr="00280E05" w:rsidRDefault="00D94E59" w:rsidP="000A5676">
            <w:pPr>
              <w:pStyle w:val="onlinetext"/>
              <w:rPr>
                <w:color w:val="FF0000"/>
              </w:rPr>
            </w:pPr>
            <w:r w:rsidRPr="000A5676">
              <w:rPr>
                <w:i/>
              </w:rPr>
              <w:t>Workplace (Health, Safety and Welfare) Regulations 1992</w:t>
            </w:r>
          </w:p>
        </w:tc>
      </w:tr>
    </w:tbl>
    <w:p w14:paraId="7979DCF9" w14:textId="77777777" w:rsidR="00B77ACE" w:rsidRDefault="00B77ACE" w:rsidP="00A94CD3">
      <w:pPr>
        <w:widowControl w:val="0"/>
        <w:autoSpaceDE w:val="0"/>
        <w:autoSpaceDN w:val="0"/>
        <w:adjustRightInd w:val="0"/>
        <w:spacing w:line="243" w:lineRule="auto"/>
        <w:ind w:right="-35"/>
        <w:rPr>
          <w:rFonts w:ascii="Verdana" w:eastAsia="MS PMincho" w:hAnsi="Verdana"/>
          <w:color w:val="FF0000"/>
          <w:sz w:val="20"/>
          <w:szCs w:val="20"/>
        </w:rPr>
      </w:pPr>
    </w:p>
    <w:p w14:paraId="531F2F06" w14:textId="77777777" w:rsidR="00A1242A" w:rsidRDefault="007E0B8D" w:rsidP="00114E30">
      <w:pPr>
        <w:pStyle w:val="Heading2"/>
      </w:pPr>
      <w:bookmarkStart w:id="170" w:name="_Toc415753241"/>
      <w:bookmarkStart w:id="171" w:name="_Toc443380573"/>
      <w:r>
        <w:t>8.2</w:t>
      </w:r>
      <w:r w:rsidR="00B75352">
        <w:tab/>
      </w:r>
      <w:r w:rsidR="00A1242A">
        <w:t>Employers/empl</w:t>
      </w:r>
      <w:r w:rsidR="00860CD2">
        <w:t>o</w:t>
      </w:r>
      <w:r w:rsidR="00A1242A">
        <w:t>yees</w:t>
      </w:r>
      <w:bookmarkEnd w:id="170"/>
      <w:bookmarkEnd w:id="171"/>
    </w:p>
    <w:p w14:paraId="6E5BC8AD" w14:textId="4D6BCF7A" w:rsidR="00B77ACE" w:rsidRPr="007917A3" w:rsidRDefault="006234C8" w:rsidP="00B77ACE">
      <w:pPr>
        <w:pStyle w:val="onlinetext"/>
      </w:pPr>
      <w:r>
        <w:t xml:space="preserve">The Health and safety at Work etc Act </w:t>
      </w:r>
      <w:r w:rsidR="00B77ACE" w:rsidRPr="007917A3">
        <w:t xml:space="preserve"> places a legal duty on all employers to provide and maintain equipment and systems of work that are safe and without risk to the health of employees, or others who may be affected by their work. Equally, employees need to take reasonable care of their own safety and that of others who may be affected by their acts or oversights.</w:t>
      </w:r>
    </w:p>
    <w:p w14:paraId="522E8A56" w14:textId="77777777" w:rsidR="00B77ACE" w:rsidRDefault="00B77ACE" w:rsidP="00B77ACE">
      <w:pPr>
        <w:pStyle w:val="onlinetext"/>
        <w:spacing w:after="0"/>
      </w:pPr>
      <w:r w:rsidRPr="007917A3">
        <w:t>Other regulations that are important to know and adopt include:</w:t>
      </w:r>
    </w:p>
    <w:p w14:paraId="5E7DD7E3" w14:textId="77777777" w:rsidR="00A1242A" w:rsidRPr="007917A3" w:rsidRDefault="00A1242A" w:rsidP="00B77ACE">
      <w:pPr>
        <w:pStyle w:val="onlinetext"/>
        <w:spacing w:after="0"/>
      </w:pPr>
    </w:p>
    <w:p w14:paraId="1CD006B8" w14:textId="77777777" w:rsidR="00B77ACE" w:rsidRPr="007917A3" w:rsidRDefault="005C478D" w:rsidP="00F00A67">
      <w:pPr>
        <w:pStyle w:val="onlinelistbullet"/>
        <w:numPr>
          <w:ilvl w:val="0"/>
          <w:numId w:val="13"/>
        </w:numPr>
        <w:tabs>
          <w:tab w:val="clear" w:pos="1077"/>
          <w:tab w:val="clear" w:pos="1211"/>
        </w:tabs>
        <w:suppressAutoHyphens/>
        <w:spacing w:after="0"/>
        <w:ind w:left="426" w:hanging="357"/>
      </w:pPr>
      <w:r w:rsidRPr="007917A3">
        <w:t>t</w:t>
      </w:r>
      <w:r w:rsidR="00B77ACE" w:rsidRPr="007917A3">
        <w:t xml:space="preserve">he </w:t>
      </w:r>
      <w:r w:rsidR="00B77ACE" w:rsidRPr="005C478D">
        <w:rPr>
          <w:i/>
        </w:rPr>
        <w:t>Workplace (Health, Safety and Welfare) Regulations</w:t>
      </w:r>
      <w:r w:rsidR="00B77ACE" w:rsidRPr="005C478D">
        <w:t xml:space="preserve"> 1992</w:t>
      </w:r>
      <w:r w:rsidRPr="005C478D">
        <w:t>; and</w:t>
      </w:r>
    </w:p>
    <w:p w14:paraId="739E7FDB" w14:textId="77777777" w:rsidR="00A1242A" w:rsidRPr="00412158" w:rsidRDefault="005C478D" w:rsidP="00F00A67">
      <w:pPr>
        <w:pStyle w:val="onlinelistbullet"/>
        <w:numPr>
          <w:ilvl w:val="0"/>
          <w:numId w:val="13"/>
        </w:numPr>
        <w:tabs>
          <w:tab w:val="clear" w:pos="1077"/>
          <w:tab w:val="clear" w:pos="1211"/>
        </w:tabs>
        <w:suppressAutoHyphens/>
        <w:ind w:left="426" w:hanging="357"/>
      </w:pPr>
      <w:r w:rsidRPr="007917A3">
        <w:t>t</w:t>
      </w:r>
      <w:r w:rsidR="00B77ACE" w:rsidRPr="007917A3">
        <w:t xml:space="preserve">he </w:t>
      </w:r>
      <w:r w:rsidR="00B77ACE" w:rsidRPr="005C478D">
        <w:rPr>
          <w:i/>
        </w:rPr>
        <w:t>Management of Health and Safety at Work Regulations</w:t>
      </w:r>
      <w:r w:rsidR="00B77ACE" w:rsidRPr="005C478D">
        <w:t xml:space="preserve"> 1999</w:t>
      </w:r>
    </w:p>
    <w:p w14:paraId="229BEB8C" w14:textId="77777777" w:rsidR="007917A3" w:rsidRDefault="005C478D" w:rsidP="00114E30">
      <w:pPr>
        <w:pStyle w:val="Heading2"/>
      </w:pPr>
      <w:bookmarkStart w:id="172" w:name="_Toc415753242"/>
      <w:bookmarkStart w:id="173" w:name="_Toc443380574"/>
      <w:r>
        <w:t>8.3</w:t>
      </w:r>
      <w:r w:rsidR="00B75352">
        <w:tab/>
      </w:r>
      <w:r w:rsidR="007917A3">
        <w:t xml:space="preserve">Risk </w:t>
      </w:r>
      <w:r>
        <w:t>a</w:t>
      </w:r>
      <w:r w:rsidR="007917A3">
        <w:t>ssessments</w:t>
      </w:r>
      <w:bookmarkEnd w:id="172"/>
      <w:bookmarkEnd w:id="173"/>
    </w:p>
    <w:p w14:paraId="52A81E6B" w14:textId="77777777" w:rsidR="007917A3" w:rsidRDefault="007917A3" w:rsidP="007917A3">
      <w:pPr>
        <w:pStyle w:val="onlinelistbullet"/>
        <w:tabs>
          <w:tab w:val="clear" w:pos="1077"/>
        </w:tabs>
        <w:suppressAutoHyphens/>
        <w:spacing w:after="0"/>
      </w:pPr>
    </w:p>
    <w:p w14:paraId="16A3D06E" w14:textId="77777777" w:rsidR="007917A3" w:rsidRPr="007917A3" w:rsidRDefault="007917A3" w:rsidP="00EE4B05">
      <w:pPr>
        <w:pStyle w:val="onlinelistbullet"/>
        <w:tabs>
          <w:tab w:val="clear" w:pos="1077"/>
        </w:tabs>
        <w:suppressAutoHyphens/>
        <w:spacing w:after="0"/>
        <w:rPr>
          <w:lang w:eastAsia="ar-SA"/>
        </w:rPr>
      </w:pPr>
      <w:r w:rsidRPr="007917A3">
        <w:rPr>
          <w:szCs w:val="20"/>
          <w:lang w:eastAsia="ar-SA"/>
        </w:rPr>
        <w:t xml:space="preserve">As the </w:t>
      </w:r>
      <w:r w:rsidRPr="005C478D">
        <w:rPr>
          <w:rFonts w:eastAsia="Times New Roman"/>
          <w:szCs w:val="20"/>
          <w:lang w:eastAsia="ar-SA"/>
        </w:rPr>
        <w:t>common parts of residential developments are deemed to be a ‘place of work’</w:t>
      </w:r>
      <w:r w:rsidR="00A1242A" w:rsidRPr="005C478D">
        <w:rPr>
          <w:rFonts w:eastAsia="Times New Roman"/>
          <w:szCs w:val="20"/>
          <w:lang w:eastAsia="ar-SA"/>
        </w:rPr>
        <w:t>.</w:t>
      </w:r>
      <w:r w:rsidR="00615983" w:rsidRPr="005C478D">
        <w:rPr>
          <w:rFonts w:eastAsia="Times New Roman"/>
          <w:szCs w:val="20"/>
          <w:lang w:eastAsia="ar-SA"/>
        </w:rPr>
        <w:t xml:space="preserve"> </w:t>
      </w:r>
      <w:r w:rsidR="00A1242A" w:rsidRPr="005C478D">
        <w:rPr>
          <w:rFonts w:eastAsia="Times New Roman"/>
          <w:szCs w:val="20"/>
          <w:lang w:eastAsia="ar-SA"/>
        </w:rPr>
        <w:t>(</w:t>
      </w:r>
      <w:r w:rsidR="00A1242A" w:rsidRPr="0001111B">
        <w:rPr>
          <w:rFonts w:eastAsia="Times New Roman"/>
          <w:i/>
          <w:szCs w:val="20"/>
          <w:lang w:eastAsia="ar-SA"/>
        </w:rPr>
        <w:t>Westminster City Council v Select Managements Ltd</w:t>
      </w:r>
      <w:r w:rsidR="00A1242A" w:rsidRPr="005C478D">
        <w:rPr>
          <w:rFonts w:eastAsia="Times New Roman"/>
          <w:szCs w:val="20"/>
          <w:lang w:eastAsia="ar-SA"/>
        </w:rPr>
        <w:t xml:space="preserve"> [1984] 1 All E</w:t>
      </w:r>
      <w:r w:rsidR="005B75B0">
        <w:rPr>
          <w:rFonts w:eastAsia="Times New Roman"/>
          <w:szCs w:val="20"/>
          <w:lang w:eastAsia="ar-SA"/>
        </w:rPr>
        <w:t>.</w:t>
      </w:r>
      <w:r w:rsidR="00A1242A" w:rsidRPr="005C478D">
        <w:rPr>
          <w:rFonts w:eastAsia="Times New Roman"/>
          <w:szCs w:val="20"/>
          <w:lang w:eastAsia="ar-SA"/>
        </w:rPr>
        <w:t>R</w:t>
      </w:r>
      <w:r w:rsidR="005B75B0">
        <w:rPr>
          <w:rFonts w:eastAsia="Times New Roman"/>
          <w:szCs w:val="20"/>
          <w:lang w:eastAsia="ar-SA"/>
        </w:rPr>
        <w:t>.</w:t>
      </w:r>
      <w:r w:rsidR="00A1242A" w:rsidRPr="005C478D">
        <w:rPr>
          <w:rFonts w:eastAsia="Times New Roman"/>
          <w:szCs w:val="20"/>
          <w:lang w:eastAsia="ar-SA"/>
        </w:rPr>
        <w:t xml:space="preserve"> 994)</w:t>
      </w:r>
      <w:r w:rsidR="00C4692B">
        <w:rPr>
          <w:rFonts w:eastAsia="Times New Roman"/>
          <w:szCs w:val="20"/>
          <w:lang w:eastAsia="ar-SA"/>
        </w:rPr>
        <w:t>,</w:t>
      </w:r>
      <w:r w:rsidR="0001111B">
        <w:rPr>
          <w:rFonts w:eastAsia="Times New Roman"/>
          <w:szCs w:val="20"/>
          <w:lang w:eastAsia="ar-SA"/>
        </w:rPr>
        <w:t xml:space="preserve"> </w:t>
      </w:r>
      <w:r w:rsidRPr="00EE4B05">
        <w:rPr>
          <w:lang w:eastAsia="ar-SA"/>
        </w:rPr>
        <w:t>they</w:t>
      </w:r>
      <w:r w:rsidRPr="007917A3">
        <w:rPr>
          <w:lang w:eastAsia="ar-SA"/>
        </w:rPr>
        <w:t xml:space="preserve"> are</w:t>
      </w:r>
      <w:r w:rsidR="00915EF6">
        <w:rPr>
          <w:lang w:eastAsia="ar-SA"/>
        </w:rPr>
        <w:t xml:space="preserve"> hence</w:t>
      </w:r>
      <w:r w:rsidRPr="007917A3">
        <w:rPr>
          <w:lang w:eastAsia="ar-SA"/>
        </w:rPr>
        <w:t xml:space="preserve"> subject to health and safety at work legislation. The </w:t>
      </w:r>
      <w:r w:rsidRPr="0028564F">
        <w:rPr>
          <w:i/>
          <w:lang w:eastAsia="ar-SA"/>
        </w:rPr>
        <w:t xml:space="preserve">Management of Health and </w:t>
      </w:r>
      <w:r w:rsidRPr="0028564F">
        <w:rPr>
          <w:i/>
          <w:lang w:eastAsia="ar-SA"/>
        </w:rPr>
        <w:lastRenderedPageBreak/>
        <w:t xml:space="preserve">Safety at Work Regulations </w:t>
      </w:r>
      <w:r w:rsidRPr="005C478D">
        <w:rPr>
          <w:lang w:eastAsia="ar-SA"/>
        </w:rPr>
        <w:t xml:space="preserve">1999 </w:t>
      </w:r>
      <w:r w:rsidRPr="007917A3">
        <w:rPr>
          <w:lang w:eastAsia="ar-SA"/>
        </w:rPr>
        <w:t xml:space="preserve">require employers to assess and manage health and safety risks. </w:t>
      </w:r>
    </w:p>
    <w:p w14:paraId="257FD278" w14:textId="77777777" w:rsidR="007917A3" w:rsidRPr="007917A3" w:rsidRDefault="007917A3" w:rsidP="007917A3">
      <w:pPr>
        <w:autoSpaceDE w:val="0"/>
        <w:rPr>
          <w:rFonts w:ascii="Verdana" w:hAnsi="Verdana"/>
          <w:sz w:val="20"/>
          <w:szCs w:val="20"/>
          <w:lang w:eastAsia="ar-SA"/>
        </w:rPr>
      </w:pPr>
    </w:p>
    <w:p w14:paraId="33BA1C83" w14:textId="77777777" w:rsidR="007917A3" w:rsidRDefault="007917A3" w:rsidP="007917A3">
      <w:pPr>
        <w:autoSpaceDE w:val="0"/>
        <w:rPr>
          <w:rFonts w:ascii="Verdana" w:hAnsi="Verdana"/>
          <w:sz w:val="20"/>
          <w:szCs w:val="20"/>
          <w:lang w:eastAsia="ar-SA"/>
        </w:rPr>
      </w:pPr>
      <w:r w:rsidRPr="007917A3">
        <w:rPr>
          <w:rFonts w:ascii="Verdana" w:hAnsi="Verdana"/>
          <w:sz w:val="20"/>
          <w:szCs w:val="20"/>
          <w:lang w:eastAsia="ar-SA"/>
        </w:rPr>
        <w:t xml:space="preserve">Risk management involves identifying and controlling, by sensible health and safety measures, any potentially significant risk of accident or ill health to you, staff under your supervision, contractors, leaseholders, members of the public and visitors. </w:t>
      </w:r>
    </w:p>
    <w:p w14:paraId="05E49C0B" w14:textId="77777777" w:rsidR="00D94E59" w:rsidRPr="007917A3" w:rsidRDefault="00D94E59" w:rsidP="007917A3">
      <w:pPr>
        <w:autoSpaceDE w:val="0"/>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D94E59" w14:paraId="5D3B58DC" w14:textId="77777777" w:rsidTr="00D94E59">
        <w:tc>
          <w:tcPr>
            <w:tcW w:w="9242" w:type="dxa"/>
          </w:tcPr>
          <w:p w14:paraId="2E430C4B" w14:textId="77777777" w:rsidR="00D94E59" w:rsidRPr="005B75B0" w:rsidRDefault="00D94E59" w:rsidP="007917A3">
            <w:pPr>
              <w:autoSpaceDE w:val="0"/>
              <w:rPr>
                <w:rFonts w:ascii="Verdana" w:hAnsi="Verdana"/>
                <w:i/>
                <w:sz w:val="20"/>
                <w:szCs w:val="20"/>
                <w:lang w:eastAsia="ar-SA"/>
              </w:rPr>
            </w:pPr>
            <w:r>
              <w:rPr>
                <w:rFonts w:ascii="Verdana" w:hAnsi="Verdana"/>
                <w:i/>
                <w:sz w:val="20"/>
                <w:szCs w:val="20"/>
                <w:lang w:eastAsia="ar-SA"/>
              </w:rPr>
              <w:t>Management of Health and Safety at Work Regulations 1999</w:t>
            </w:r>
          </w:p>
        </w:tc>
      </w:tr>
    </w:tbl>
    <w:p w14:paraId="48CCD1EE" w14:textId="77777777" w:rsidR="007917A3" w:rsidRPr="007917A3" w:rsidRDefault="007917A3" w:rsidP="007917A3">
      <w:pPr>
        <w:autoSpaceDE w:val="0"/>
        <w:rPr>
          <w:rFonts w:ascii="Verdana" w:hAnsi="Verdana"/>
          <w:sz w:val="20"/>
          <w:szCs w:val="20"/>
          <w:lang w:eastAsia="ar-SA"/>
        </w:rPr>
      </w:pPr>
    </w:p>
    <w:p w14:paraId="749E616A" w14:textId="3C0369FD" w:rsidR="007917A3" w:rsidRPr="007917A3" w:rsidRDefault="007917A3" w:rsidP="007917A3">
      <w:pPr>
        <w:autoSpaceDE w:val="0"/>
        <w:rPr>
          <w:rFonts w:ascii="Verdana" w:hAnsi="Verdana"/>
          <w:sz w:val="20"/>
          <w:szCs w:val="20"/>
        </w:rPr>
      </w:pPr>
      <w:r w:rsidRPr="007917A3">
        <w:rPr>
          <w:rFonts w:ascii="Verdana" w:hAnsi="Verdana"/>
          <w:sz w:val="20"/>
          <w:szCs w:val="20"/>
          <w:lang w:eastAsia="ar-SA"/>
        </w:rPr>
        <w:t>You should ensure that periodic risk assessments are carried out by competent persons at every scheme with common parts. The frequency of formal review should form part of the risk assessment process</w:t>
      </w:r>
      <w:r w:rsidR="00FF78A1">
        <w:rPr>
          <w:rFonts w:ascii="Verdana" w:hAnsi="Verdana"/>
          <w:sz w:val="20"/>
          <w:szCs w:val="20"/>
          <w:lang w:eastAsia="ar-SA"/>
        </w:rPr>
        <w:t xml:space="preserve"> but should be carried out whenever there are significant changes at the scheme.  </w:t>
      </w:r>
      <w:r w:rsidR="00571383">
        <w:rPr>
          <w:rFonts w:ascii="Verdana" w:hAnsi="Verdana"/>
          <w:sz w:val="20"/>
          <w:szCs w:val="20"/>
          <w:lang w:eastAsia="ar-SA"/>
        </w:rPr>
        <w:t>T</w:t>
      </w:r>
      <w:r w:rsidR="00FF78A1">
        <w:rPr>
          <w:rFonts w:ascii="Verdana" w:hAnsi="Verdana"/>
          <w:sz w:val="20"/>
          <w:szCs w:val="20"/>
          <w:lang w:eastAsia="ar-SA"/>
        </w:rPr>
        <w:t xml:space="preserve">he risk assessment should be treated as </w:t>
      </w:r>
      <w:r w:rsidR="00D94E59">
        <w:rPr>
          <w:rFonts w:ascii="Verdana" w:hAnsi="Verdana"/>
          <w:sz w:val="20"/>
          <w:szCs w:val="20"/>
          <w:lang w:eastAsia="ar-SA"/>
        </w:rPr>
        <w:t>a ‘live</w:t>
      </w:r>
      <w:r w:rsidR="00FF78A1">
        <w:rPr>
          <w:rFonts w:ascii="Verdana" w:hAnsi="Verdana"/>
          <w:sz w:val="20"/>
          <w:szCs w:val="20"/>
          <w:lang w:eastAsia="ar-SA"/>
        </w:rPr>
        <w:t xml:space="preserve"> document’ which the property manager sho</w:t>
      </w:r>
      <w:r w:rsidR="00E07EC0">
        <w:rPr>
          <w:rFonts w:ascii="Verdana" w:hAnsi="Verdana"/>
          <w:sz w:val="20"/>
          <w:szCs w:val="20"/>
          <w:lang w:eastAsia="ar-SA"/>
        </w:rPr>
        <w:t>uld refer to from time to time.</w:t>
      </w:r>
      <w:r w:rsidRPr="007917A3">
        <w:rPr>
          <w:rFonts w:ascii="Verdana" w:hAnsi="Verdana"/>
          <w:sz w:val="20"/>
          <w:szCs w:val="20"/>
          <w:lang w:eastAsia="ar-SA"/>
        </w:rPr>
        <w:t xml:space="preserve"> </w:t>
      </w:r>
      <w:r>
        <w:rPr>
          <w:rFonts w:ascii="Verdana" w:hAnsi="Verdana"/>
          <w:sz w:val="20"/>
          <w:szCs w:val="20"/>
        </w:rPr>
        <w:t>FTT</w:t>
      </w:r>
      <w:r w:rsidRPr="007917A3">
        <w:rPr>
          <w:rFonts w:ascii="Verdana" w:hAnsi="Verdana"/>
          <w:sz w:val="20"/>
          <w:szCs w:val="20"/>
        </w:rPr>
        <w:t xml:space="preserve">s have been critical of some managers incurring costs on a regular basis by frequently procuring new risk assessments. Regular reviews do not necessarily entail producing a completely new risk assessment document. </w:t>
      </w:r>
      <w:r w:rsidRPr="007917A3">
        <w:rPr>
          <w:rFonts w:ascii="Verdana" w:hAnsi="Verdana"/>
          <w:sz w:val="20"/>
          <w:szCs w:val="20"/>
          <w:lang w:eastAsia="ar-SA"/>
        </w:rPr>
        <w:t xml:space="preserve">The extent of any review should be proportional to the risks identified and the complexity of the installations at each scheme. </w:t>
      </w:r>
    </w:p>
    <w:p w14:paraId="7B0C040F" w14:textId="77777777" w:rsidR="007917A3" w:rsidRPr="007917A3" w:rsidRDefault="007917A3" w:rsidP="007917A3">
      <w:pPr>
        <w:autoSpaceDE w:val="0"/>
        <w:rPr>
          <w:rFonts w:ascii="Verdana" w:hAnsi="Verdana"/>
          <w:sz w:val="20"/>
          <w:szCs w:val="20"/>
          <w:lang w:eastAsia="ar-SA"/>
        </w:rPr>
      </w:pPr>
    </w:p>
    <w:p w14:paraId="1704AAAA" w14:textId="77777777" w:rsidR="007917A3" w:rsidRPr="007917A3" w:rsidRDefault="007917A3" w:rsidP="007917A3">
      <w:pPr>
        <w:autoSpaceDE w:val="0"/>
        <w:rPr>
          <w:rFonts w:ascii="Verdana" w:hAnsi="Verdana"/>
          <w:sz w:val="20"/>
          <w:szCs w:val="20"/>
          <w:lang w:eastAsia="ar-SA"/>
        </w:rPr>
      </w:pPr>
      <w:r w:rsidRPr="007917A3">
        <w:rPr>
          <w:rFonts w:ascii="Verdana" w:hAnsi="Verdana"/>
          <w:sz w:val="20"/>
          <w:szCs w:val="20"/>
          <w:lang w:eastAsia="ar-SA"/>
        </w:rPr>
        <w:t xml:space="preserve">The </w:t>
      </w:r>
      <w:r>
        <w:rPr>
          <w:rFonts w:ascii="Verdana" w:hAnsi="Verdana"/>
          <w:sz w:val="20"/>
          <w:szCs w:val="20"/>
          <w:lang w:eastAsia="ar-SA"/>
        </w:rPr>
        <w:t>Health and Safety Executive (</w:t>
      </w:r>
      <w:r w:rsidRPr="007917A3">
        <w:rPr>
          <w:rFonts w:ascii="Verdana" w:hAnsi="Verdana"/>
          <w:sz w:val="20"/>
          <w:szCs w:val="20"/>
          <w:lang w:eastAsia="ar-SA"/>
        </w:rPr>
        <w:t>HSE</w:t>
      </w:r>
      <w:r>
        <w:rPr>
          <w:rFonts w:ascii="Verdana" w:hAnsi="Verdana"/>
          <w:sz w:val="20"/>
          <w:szCs w:val="20"/>
          <w:lang w:eastAsia="ar-SA"/>
        </w:rPr>
        <w:t>)</w:t>
      </w:r>
      <w:r w:rsidRPr="007917A3">
        <w:rPr>
          <w:rFonts w:ascii="Verdana" w:hAnsi="Verdana"/>
          <w:sz w:val="20"/>
          <w:szCs w:val="20"/>
          <w:lang w:eastAsia="ar-SA"/>
        </w:rPr>
        <w:t xml:space="preserve"> publishes detailed guidance on managing health and safety and recommends that </w:t>
      </w:r>
      <w:r w:rsidRPr="007917A3">
        <w:rPr>
          <w:rFonts w:ascii="Verdana" w:hAnsi="Verdana"/>
          <w:iCs/>
          <w:sz w:val="20"/>
          <w:szCs w:val="20"/>
          <w:lang w:eastAsia="ar-SA"/>
        </w:rPr>
        <w:t>risk management should be about practical steps to protect people from real harm and suffering.</w:t>
      </w:r>
      <w:r w:rsidR="00615983">
        <w:rPr>
          <w:rFonts w:ascii="Verdana" w:hAnsi="Verdana"/>
          <w:iCs/>
          <w:sz w:val="20"/>
          <w:szCs w:val="20"/>
          <w:lang w:eastAsia="ar-SA"/>
        </w:rPr>
        <w:t xml:space="preserve"> </w:t>
      </w:r>
      <w:r w:rsidRPr="007917A3">
        <w:rPr>
          <w:rFonts w:ascii="Verdana" w:hAnsi="Verdana"/>
          <w:sz w:val="20"/>
          <w:szCs w:val="20"/>
          <w:lang w:eastAsia="ar-SA"/>
        </w:rPr>
        <w:t>It has also produced an example risk assessment for the common parts of a block of flats. You should be aware of the guidance and oth</w:t>
      </w:r>
      <w:r w:rsidR="00A1242A">
        <w:rPr>
          <w:rFonts w:ascii="Verdana" w:hAnsi="Verdana"/>
          <w:sz w:val="20"/>
          <w:szCs w:val="20"/>
          <w:lang w:eastAsia="ar-SA"/>
        </w:rPr>
        <w:t>er advice published by the HSE</w:t>
      </w:r>
      <w:r w:rsidR="00615983" w:rsidRPr="00252DC6">
        <w:rPr>
          <w:rFonts w:ascii="Verdana" w:hAnsi="Verdana"/>
          <w:color w:val="000000" w:themeColor="text1"/>
          <w:sz w:val="20"/>
          <w:szCs w:val="20"/>
          <w:lang w:eastAsia="ar-SA"/>
        </w:rPr>
        <w:t xml:space="preserve"> </w:t>
      </w:r>
      <w:r w:rsidR="00A1242A" w:rsidRPr="00252DC6">
        <w:rPr>
          <w:rFonts w:ascii="Verdana" w:hAnsi="Verdana"/>
          <w:color w:val="000000" w:themeColor="text1"/>
          <w:sz w:val="20"/>
          <w:szCs w:val="20"/>
          <w:lang w:eastAsia="ar-SA"/>
        </w:rPr>
        <w:t>(</w:t>
      </w:r>
      <w:r w:rsidR="00252DC6" w:rsidRPr="00252DC6">
        <w:rPr>
          <w:rFonts w:ascii="Verdana" w:hAnsi="Verdana"/>
          <w:color w:val="000000" w:themeColor="text1"/>
          <w:sz w:val="20"/>
          <w:szCs w:val="20"/>
          <w:lang w:eastAsia="ar-SA"/>
        </w:rPr>
        <w:t xml:space="preserve">see </w:t>
      </w:r>
      <w:r w:rsidR="00A1242A" w:rsidRPr="00252DC6">
        <w:rPr>
          <w:rFonts w:ascii="Verdana" w:hAnsi="Verdana"/>
          <w:color w:val="000000" w:themeColor="text1"/>
          <w:sz w:val="20"/>
          <w:szCs w:val="20"/>
          <w:lang w:eastAsia="ar-SA"/>
        </w:rPr>
        <w:t>www.hse.gov.uk)</w:t>
      </w:r>
      <w:r w:rsidR="00252DC6">
        <w:rPr>
          <w:rFonts w:ascii="Verdana" w:hAnsi="Verdana"/>
          <w:color w:val="000000" w:themeColor="text1"/>
          <w:sz w:val="20"/>
          <w:szCs w:val="20"/>
          <w:lang w:eastAsia="ar-SA"/>
        </w:rPr>
        <w:t>.</w:t>
      </w:r>
    </w:p>
    <w:p w14:paraId="2913EEF0" w14:textId="77777777" w:rsidR="007917A3" w:rsidRPr="007917A3" w:rsidRDefault="007917A3" w:rsidP="007917A3">
      <w:pPr>
        <w:autoSpaceDE w:val="0"/>
        <w:rPr>
          <w:rFonts w:ascii="Verdana" w:hAnsi="Verdana"/>
          <w:sz w:val="20"/>
          <w:szCs w:val="20"/>
          <w:lang w:eastAsia="ar-SA"/>
        </w:rPr>
      </w:pPr>
    </w:p>
    <w:p w14:paraId="7CC222FC" w14:textId="77777777" w:rsidR="007917A3" w:rsidRPr="007917A3" w:rsidRDefault="007917A3" w:rsidP="007917A3">
      <w:pPr>
        <w:autoSpaceDE w:val="0"/>
        <w:rPr>
          <w:rFonts w:ascii="Verdana" w:hAnsi="Verdana"/>
          <w:sz w:val="20"/>
          <w:szCs w:val="20"/>
          <w:lang w:eastAsia="ar-SA"/>
        </w:rPr>
      </w:pPr>
      <w:r w:rsidRPr="007917A3">
        <w:rPr>
          <w:rFonts w:ascii="Verdana" w:hAnsi="Verdana"/>
          <w:sz w:val="20"/>
          <w:szCs w:val="20"/>
          <w:lang w:eastAsia="ar-SA"/>
        </w:rPr>
        <w:t>A managing agent is likely to be deemed as a ‘responsible person’</w:t>
      </w:r>
      <w:r w:rsidR="005609B8">
        <w:rPr>
          <w:rFonts w:ascii="Verdana" w:hAnsi="Verdana"/>
          <w:sz w:val="20"/>
          <w:szCs w:val="20"/>
          <w:lang w:eastAsia="ar-SA"/>
        </w:rPr>
        <w:t>;</w:t>
      </w:r>
      <w:r w:rsidRPr="007917A3">
        <w:rPr>
          <w:rFonts w:ascii="Verdana" w:hAnsi="Verdana"/>
          <w:sz w:val="20"/>
          <w:szCs w:val="20"/>
          <w:lang w:eastAsia="ar-SA"/>
        </w:rPr>
        <w:t xml:space="preserve"> you should</w:t>
      </w:r>
      <w:r w:rsidR="00766540">
        <w:rPr>
          <w:rFonts w:ascii="Verdana" w:hAnsi="Verdana"/>
          <w:sz w:val="20"/>
          <w:szCs w:val="20"/>
          <w:lang w:eastAsia="ar-SA"/>
        </w:rPr>
        <w:t xml:space="preserve"> therefore</w:t>
      </w:r>
      <w:r w:rsidRPr="007917A3">
        <w:rPr>
          <w:rFonts w:ascii="Verdana" w:hAnsi="Verdana"/>
          <w:sz w:val="20"/>
          <w:szCs w:val="20"/>
          <w:lang w:eastAsia="ar-SA"/>
        </w:rPr>
        <w:t xml:space="preserve"> ensure that risk assessments are undertaken by a ‘competent person’. This may be you or other suitably qualified and experienced person(s). If you are employing specialist consultants</w:t>
      </w:r>
      <w:r w:rsidR="00EE4B05">
        <w:rPr>
          <w:rFonts w:ascii="Verdana" w:hAnsi="Verdana"/>
          <w:sz w:val="20"/>
          <w:szCs w:val="20"/>
          <w:lang w:eastAsia="ar-SA"/>
        </w:rPr>
        <w:t>,</w:t>
      </w:r>
      <w:r w:rsidRPr="007917A3">
        <w:rPr>
          <w:rFonts w:ascii="Verdana" w:hAnsi="Verdana"/>
          <w:sz w:val="20"/>
          <w:szCs w:val="20"/>
          <w:lang w:eastAsia="ar-SA"/>
        </w:rPr>
        <w:t xml:space="preserve"> they should be registered on the Occupational Safety and Health Consultants Register (OSHCR). This </w:t>
      </w:r>
      <w:r w:rsidR="00A1242A">
        <w:rPr>
          <w:rFonts w:ascii="Verdana" w:hAnsi="Verdana"/>
          <w:sz w:val="20"/>
          <w:szCs w:val="20"/>
          <w:lang w:eastAsia="ar-SA"/>
        </w:rPr>
        <w:t xml:space="preserve">scheme </w:t>
      </w:r>
      <w:r w:rsidRPr="007917A3">
        <w:rPr>
          <w:rFonts w:ascii="Verdana" w:hAnsi="Verdana"/>
          <w:sz w:val="20"/>
          <w:szCs w:val="20"/>
          <w:lang w:eastAsia="ar-SA"/>
        </w:rPr>
        <w:t xml:space="preserve">was launched in January 2011 and can be accessed online at </w:t>
      </w:r>
      <w:r w:rsidRPr="007917A3">
        <w:rPr>
          <w:rFonts w:ascii="Verdana" w:hAnsi="Verdana"/>
          <w:sz w:val="20"/>
          <w:szCs w:val="20"/>
        </w:rPr>
        <w:t>www.oshcr.org.</w:t>
      </w:r>
    </w:p>
    <w:p w14:paraId="3EC5076C" w14:textId="77777777" w:rsidR="007917A3" w:rsidRPr="007917A3" w:rsidRDefault="007917A3" w:rsidP="007917A3">
      <w:pPr>
        <w:autoSpaceDE w:val="0"/>
        <w:rPr>
          <w:rFonts w:ascii="Verdana" w:hAnsi="Verdana"/>
          <w:sz w:val="20"/>
          <w:szCs w:val="20"/>
          <w:lang w:eastAsia="ar-SA"/>
        </w:rPr>
      </w:pPr>
    </w:p>
    <w:p w14:paraId="27BA870A" w14:textId="77777777" w:rsidR="007917A3" w:rsidRDefault="007917A3" w:rsidP="007917A3">
      <w:pPr>
        <w:autoSpaceDE w:val="0"/>
        <w:rPr>
          <w:rFonts w:ascii="Verdana" w:hAnsi="Verdana"/>
          <w:color w:val="FF0000"/>
          <w:sz w:val="20"/>
          <w:szCs w:val="20"/>
          <w:lang w:eastAsia="ar-SA"/>
        </w:rPr>
      </w:pPr>
      <w:r w:rsidRPr="007917A3">
        <w:rPr>
          <w:rFonts w:ascii="Verdana" w:hAnsi="Verdana"/>
          <w:sz w:val="20"/>
          <w:szCs w:val="20"/>
          <w:lang w:eastAsia="ar-SA"/>
        </w:rPr>
        <w:t xml:space="preserve">Copies of the risk assessment should be made available to anybody attending, or working, on-site. You should also make occupiers aware of any issues that have an impact on their safety, and provide copies of the risk assessment on request.  The risk assessment should be regarded as a ‘live’ document and kept under continual review. Any variations or newly identified risks should be assessed and appropriate controls actioned without delay. </w:t>
      </w:r>
    </w:p>
    <w:p w14:paraId="39DB4514" w14:textId="77777777" w:rsidR="00372C60" w:rsidRPr="00C21351" w:rsidRDefault="00B75352" w:rsidP="00114E30">
      <w:pPr>
        <w:pStyle w:val="Heading2"/>
        <w:rPr>
          <w:lang w:eastAsia="ar-SA"/>
        </w:rPr>
      </w:pPr>
      <w:bookmarkStart w:id="174" w:name="_Toc415753243"/>
      <w:bookmarkStart w:id="175" w:name="_Toc443380575"/>
      <w:r>
        <w:rPr>
          <w:lang w:eastAsia="ar-SA"/>
        </w:rPr>
        <w:t>8.4</w:t>
      </w:r>
      <w:r>
        <w:rPr>
          <w:lang w:eastAsia="ar-SA"/>
        </w:rPr>
        <w:tab/>
      </w:r>
      <w:r w:rsidR="00372C60" w:rsidRPr="00C21351">
        <w:rPr>
          <w:lang w:eastAsia="ar-SA"/>
        </w:rPr>
        <w:t>Fire risk assessments</w:t>
      </w:r>
      <w:bookmarkEnd w:id="174"/>
      <w:bookmarkEnd w:id="175"/>
    </w:p>
    <w:p w14:paraId="2BF5DDD1" w14:textId="77777777" w:rsidR="00372C60" w:rsidRPr="00372C60" w:rsidRDefault="00372C60" w:rsidP="00372C60">
      <w:pPr>
        <w:rPr>
          <w:lang w:eastAsia="ar-SA"/>
        </w:rPr>
      </w:pPr>
    </w:p>
    <w:p w14:paraId="124B74B1" w14:textId="77777777" w:rsidR="00372C60" w:rsidRPr="00372C60" w:rsidRDefault="00372C60" w:rsidP="00372C60">
      <w:pPr>
        <w:rPr>
          <w:rFonts w:ascii="Verdana" w:hAnsi="Verdana"/>
          <w:sz w:val="20"/>
          <w:szCs w:val="20"/>
          <w:lang w:eastAsia="ar-SA"/>
        </w:rPr>
      </w:pPr>
      <w:r w:rsidRPr="00372C60">
        <w:rPr>
          <w:rFonts w:ascii="Verdana" w:hAnsi="Verdana"/>
          <w:sz w:val="20"/>
          <w:szCs w:val="20"/>
          <w:lang w:eastAsia="ar-SA"/>
        </w:rPr>
        <w:t xml:space="preserve">The </w:t>
      </w:r>
      <w:r w:rsidRPr="00261899">
        <w:rPr>
          <w:rFonts w:ascii="Verdana" w:hAnsi="Verdana"/>
          <w:i/>
          <w:sz w:val="20"/>
          <w:szCs w:val="20"/>
          <w:lang w:eastAsia="ar-SA"/>
        </w:rPr>
        <w:t>Regulatory Reform (Fire Safety) Order</w:t>
      </w:r>
      <w:r w:rsidRPr="00261899">
        <w:rPr>
          <w:rFonts w:ascii="Verdana" w:hAnsi="Verdana"/>
          <w:sz w:val="20"/>
          <w:szCs w:val="20"/>
          <w:lang w:eastAsia="ar-SA"/>
        </w:rPr>
        <w:t xml:space="preserve"> 2005 </w:t>
      </w:r>
      <w:r w:rsidRPr="00372C60">
        <w:rPr>
          <w:rFonts w:ascii="Verdana" w:hAnsi="Verdana"/>
          <w:sz w:val="20"/>
          <w:szCs w:val="20"/>
          <w:lang w:eastAsia="ar-SA"/>
        </w:rPr>
        <w:t xml:space="preserve">came into force in October 2006 and replaced over 70 pieces of fire legislation. It applies to all non-domestic premises in England and Wales, including the common parts of blocks of flats and </w:t>
      </w:r>
      <w:r w:rsidR="00DC4FAE">
        <w:rPr>
          <w:rFonts w:ascii="Verdana" w:hAnsi="Verdana"/>
          <w:sz w:val="20"/>
          <w:szCs w:val="20"/>
          <w:lang w:eastAsia="ar-SA"/>
        </w:rPr>
        <w:t>h</w:t>
      </w:r>
      <w:r w:rsidR="00F77CEF" w:rsidRPr="00F77CEF">
        <w:rPr>
          <w:rFonts w:ascii="Verdana" w:hAnsi="Verdana"/>
          <w:sz w:val="20"/>
          <w:szCs w:val="20"/>
          <w:lang w:eastAsia="ar-SA"/>
        </w:rPr>
        <w:t>ouses in multiple occupation</w:t>
      </w:r>
      <w:r w:rsidR="00F77CEF">
        <w:rPr>
          <w:rFonts w:ascii="Verdana" w:hAnsi="Verdana"/>
          <w:sz w:val="20"/>
          <w:szCs w:val="20"/>
          <w:lang w:eastAsia="ar-SA"/>
        </w:rPr>
        <w:t xml:space="preserve"> (</w:t>
      </w:r>
      <w:r w:rsidRPr="00F77CEF">
        <w:rPr>
          <w:rFonts w:ascii="Verdana" w:hAnsi="Verdana"/>
          <w:sz w:val="20"/>
          <w:szCs w:val="20"/>
          <w:lang w:eastAsia="ar-SA"/>
        </w:rPr>
        <w:t>HMOs</w:t>
      </w:r>
      <w:r w:rsidR="00F77CEF">
        <w:rPr>
          <w:rFonts w:ascii="Verdana" w:hAnsi="Verdana"/>
          <w:sz w:val="20"/>
          <w:szCs w:val="20"/>
          <w:lang w:eastAsia="ar-SA"/>
        </w:rPr>
        <w:t>)</w:t>
      </w:r>
      <w:r w:rsidRPr="00372C60">
        <w:rPr>
          <w:rFonts w:ascii="Verdana" w:hAnsi="Verdana"/>
          <w:sz w:val="20"/>
          <w:szCs w:val="20"/>
          <w:lang w:eastAsia="ar-SA"/>
        </w:rPr>
        <w:t>.</w:t>
      </w:r>
    </w:p>
    <w:p w14:paraId="73C87500" w14:textId="77777777" w:rsidR="00372C60" w:rsidRPr="00372C60" w:rsidRDefault="00372C60" w:rsidP="00372C60">
      <w:pPr>
        <w:rPr>
          <w:rFonts w:ascii="Verdana" w:hAnsi="Verdana"/>
          <w:sz w:val="20"/>
          <w:szCs w:val="20"/>
          <w:lang w:eastAsia="ar-SA"/>
        </w:rPr>
      </w:pPr>
    </w:p>
    <w:p w14:paraId="6C3D84DF" w14:textId="77777777" w:rsidR="00372C60" w:rsidRDefault="00372C60" w:rsidP="00372C60">
      <w:pPr>
        <w:rPr>
          <w:rFonts w:ascii="Verdana" w:hAnsi="Verdana" w:cs="Arial"/>
          <w:sz w:val="20"/>
          <w:szCs w:val="20"/>
        </w:rPr>
      </w:pPr>
      <w:r w:rsidRPr="00372C60">
        <w:rPr>
          <w:rFonts w:ascii="Verdana" w:hAnsi="Verdana"/>
          <w:sz w:val="20"/>
          <w:szCs w:val="20"/>
        </w:rPr>
        <w:t>Under this Order, the ‘responsible person’</w:t>
      </w:r>
      <w:r w:rsidR="008D06D1">
        <w:rPr>
          <w:rFonts w:ascii="Verdana" w:hAnsi="Verdana"/>
          <w:sz w:val="20"/>
          <w:szCs w:val="20"/>
        </w:rPr>
        <w:t xml:space="preserve"> </w:t>
      </w:r>
      <w:r w:rsidRPr="00372C60">
        <w:rPr>
          <w:rFonts w:ascii="Verdana" w:hAnsi="Verdana"/>
          <w:sz w:val="20"/>
          <w:szCs w:val="20"/>
        </w:rPr>
        <w:t xml:space="preserve">must ensure that a fire safety risk assessment has been undertaken by a ‘competent person’ and must implement and maintain a fire management plan. This may be included within the generic risk assessment, or undertaken separately by a fire safety specialist. </w:t>
      </w:r>
      <w:r w:rsidRPr="00372C60">
        <w:rPr>
          <w:rFonts w:ascii="Verdana" w:hAnsi="Verdana" w:cs="Arial"/>
          <w:sz w:val="20"/>
          <w:szCs w:val="20"/>
        </w:rPr>
        <w:t>You should ensure that assessments have been undertaken and an up</w:t>
      </w:r>
      <w:r w:rsidR="008E02A0">
        <w:rPr>
          <w:rFonts w:ascii="Verdana" w:hAnsi="Verdana" w:cs="Arial"/>
          <w:sz w:val="20"/>
          <w:szCs w:val="20"/>
        </w:rPr>
        <w:t>-</w:t>
      </w:r>
      <w:r w:rsidRPr="00372C60">
        <w:rPr>
          <w:rFonts w:ascii="Verdana" w:hAnsi="Verdana" w:cs="Arial"/>
          <w:sz w:val="20"/>
          <w:szCs w:val="20"/>
        </w:rPr>
        <w:t>to</w:t>
      </w:r>
      <w:r w:rsidR="008E02A0">
        <w:rPr>
          <w:rFonts w:ascii="Verdana" w:hAnsi="Verdana" w:cs="Arial"/>
          <w:sz w:val="20"/>
          <w:szCs w:val="20"/>
        </w:rPr>
        <w:t>-</w:t>
      </w:r>
      <w:r w:rsidRPr="00372C60">
        <w:rPr>
          <w:rFonts w:ascii="Verdana" w:hAnsi="Verdana" w:cs="Arial"/>
          <w:sz w:val="20"/>
          <w:szCs w:val="20"/>
        </w:rPr>
        <w:t xml:space="preserve">date fire management plan has been implemented for every scheme. </w:t>
      </w:r>
    </w:p>
    <w:p w14:paraId="0F1F533B" w14:textId="77777777" w:rsidR="00E07EC0" w:rsidRDefault="00E07EC0" w:rsidP="00372C60">
      <w:pPr>
        <w:rPr>
          <w:rFonts w:ascii="Verdana" w:hAnsi="Verdana" w:cs="Arial"/>
          <w:sz w:val="20"/>
          <w:szCs w:val="20"/>
        </w:rPr>
      </w:pPr>
    </w:p>
    <w:p w14:paraId="3FC8A76B" w14:textId="77777777" w:rsidR="001D082F" w:rsidRPr="00F90487" w:rsidRDefault="008A7FBD" w:rsidP="00671BE3">
      <w:pPr>
        <w:pStyle w:val="legp1paratext1"/>
        <w:ind w:firstLine="0"/>
        <w:rPr>
          <w:rFonts w:ascii="Verdana" w:hAnsi="Verdana" w:cs="Arial"/>
          <w:sz w:val="20"/>
          <w:szCs w:val="20"/>
        </w:rPr>
      </w:pPr>
      <w:r w:rsidRPr="00F90487">
        <w:rPr>
          <w:rFonts w:ascii="Verdana" w:hAnsi="Verdana" w:cs="Arial"/>
          <w:sz w:val="20"/>
          <w:szCs w:val="20"/>
        </w:rPr>
        <w:t xml:space="preserve">Article 3 of </w:t>
      </w:r>
      <w:r w:rsidR="00E07EC0" w:rsidRPr="00F90487">
        <w:rPr>
          <w:rFonts w:ascii="Verdana" w:hAnsi="Verdana" w:cs="Arial"/>
          <w:sz w:val="20"/>
          <w:szCs w:val="20"/>
        </w:rPr>
        <w:t>The Order defines the ‘responsible person’ as</w:t>
      </w:r>
    </w:p>
    <w:p w14:paraId="0FCB9B6D" w14:textId="77777777" w:rsidR="001D082F" w:rsidRPr="004E7AE3" w:rsidRDefault="00E07EC0" w:rsidP="00F00A67">
      <w:pPr>
        <w:pStyle w:val="legp1paratext1"/>
        <w:numPr>
          <w:ilvl w:val="0"/>
          <w:numId w:val="44"/>
        </w:numPr>
        <w:rPr>
          <w:rFonts w:ascii="Verdana" w:hAnsi="Verdana" w:cs="Arial"/>
          <w:sz w:val="20"/>
          <w:szCs w:val="20"/>
        </w:rPr>
      </w:pPr>
      <w:r w:rsidRPr="004E7AE3">
        <w:rPr>
          <w:rFonts w:ascii="Verdana" w:hAnsi="Verdana" w:cs="Arial"/>
          <w:sz w:val="20"/>
          <w:szCs w:val="20"/>
        </w:rPr>
        <w:t>an employer</w:t>
      </w:r>
      <w:r w:rsidR="008A7FBD" w:rsidRPr="004E7AE3">
        <w:rPr>
          <w:rFonts w:ascii="Verdana" w:hAnsi="Verdana" w:cs="Arial"/>
          <w:sz w:val="20"/>
          <w:szCs w:val="20"/>
        </w:rPr>
        <w:t>,</w:t>
      </w:r>
      <w:r w:rsidRPr="004E7AE3">
        <w:rPr>
          <w:rFonts w:ascii="Verdana" w:hAnsi="Verdana" w:cs="Arial"/>
          <w:sz w:val="20"/>
          <w:szCs w:val="20"/>
        </w:rPr>
        <w:t xml:space="preserve"> if the workplace is under his or her control, </w:t>
      </w:r>
    </w:p>
    <w:p w14:paraId="11165920" w14:textId="77777777" w:rsidR="001D082F" w:rsidRPr="00F90487" w:rsidRDefault="00E07EC0" w:rsidP="00F00A67">
      <w:pPr>
        <w:pStyle w:val="legp1paratext1"/>
        <w:numPr>
          <w:ilvl w:val="0"/>
          <w:numId w:val="44"/>
        </w:numPr>
        <w:rPr>
          <w:rFonts w:ascii="Verdana" w:hAnsi="Verdana" w:cs="Arial"/>
          <w:sz w:val="20"/>
          <w:szCs w:val="20"/>
        </w:rPr>
      </w:pPr>
      <w:r w:rsidRPr="00F90487">
        <w:rPr>
          <w:rFonts w:ascii="Verdana" w:hAnsi="Verdana" w:cs="Arial"/>
          <w:sz w:val="20"/>
          <w:szCs w:val="20"/>
        </w:rPr>
        <w:lastRenderedPageBreak/>
        <w:t xml:space="preserve">a person who has control of the premises in connection with trade or business, or </w:t>
      </w:r>
    </w:p>
    <w:p w14:paraId="2165E0C4" w14:textId="77777777" w:rsidR="00E07EC0" w:rsidRPr="00F90487" w:rsidRDefault="00E07EC0" w:rsidP="00F00A67">
      <w:pPr>
        <w:pStyle w:val="legp1paratext1"/>
        <w:numPr>
          <w:ilvl w:val="0"/>
          <w:numId w:val="44"/>
        </w:numPr>
        <w:rPr>
          <w:rFonts w:ascii="Verdana" w:hAnsi="Verdana" w:cs="Arial"/>
          <w:sz w:val="20"/>
          <w:szCs w:val="20"/>
        </w:rPr>
      </w:pPr>
      <w:r w:rsidRPr="00F90487">
        <w:rPr>
          <w:rFonts w:ascii="Verdana" w:hAnsi="Verdana" w:cs="Arial"/>
          <w:sz w:val="20"/>
          <w:szCs w:val="20"/>
        </w:rPr>
        <w:t xml:space="preserve">the owner of the property. </w:t>
      </w:r>
    </w:p>
    <w:p w14:paraId="5C6C8542" w14:textId="77777777" w:rsidR="00F02609" w:rsidRDefault="00F02609" w:rsidP="00372C60">
      <w:pPr>
        <w:rPr>
          <w:rFonts w:ascii="Verdana" w:hAnsi="Verdana" w:cs="Arial"/>
          <w:sz w:val="20"/>
          <w:szCs w:val="20"/>
        </w:rPr>
      </w:pPr>
    </w:p>
    <w:tbl>
      <w:tblPr>
        <w:tblStyle w:val="TableGrid"/>
        <w:tblW w:w="0" w:type="auto"/>
        <w:tblLook w:val="04A0" w:firstRow="1" w:lastRow="0" w:firstColumn="1" w:lastColumn="0" w:noHBand="0" w:noVBand="1"/>
      </w:tblPr>
      <w:tblGrid>
        <w:gridCol w:w="9242"/>
      </w:tblGrid>
      <w:tr w:rsidR="00F02609" w14:paraId="41ADA260" w14:textId="77777777" w:rsidTr="00F02609">
        <w:tc>
          <w:tcPr>
            <w:tcW w:w="9242" w:type="dxa"/>
          </w:tcPr>
          <w:p w14:paraId="4A412ECF" w14:textId="77777777" w:rsidR="00F02609" w:rsidRPr="00280E05" w:rsidRDefault="00F02609" w:rsidP="00372C60">
            <w:pPr>
              <w:rPr>
                <w:rFonts w:ascii="Verdana" w:hAnsi="Verdana"/>
                <w:i/>
                <w:sz w:val="20"/>
                <w:szCs w:val="20"/>
              </w:rPr>
            </w:pPr>
            <w:r w:rsidRPr="00280E05">
              <w:rPr>
                <w:rFonts w:ascii="Verdana" w:eastAsiaTheme="minorHAnsi" w:hAnsi="Verdana" w:cs="ArialMT"/>
                <w:i/>
                <w:sz w:val="20"/>
                <w:szCs w:val="20"/>
              </w:rPr>
              <w:t>Regulatory Reform (Fire Safety) Order 2005</w:t>
            </w:r>
            <w:r w:rsidR="008A7FBD">
              <w:rPr>
                <w:rFonts w:ascii="Verdana" w:eastAsiaTheme="minorHAnsi" w:hAnsi="Verdana" w:cs="ArialMT"/>
                <w:i/>
                <w:sz w:val="20"/>
                <w:szCs w:val="20"/>
              </w:rPr>
              <w:t xml:space="preserve"> (SI 2005/1541)</w:t>
            </w:r>
          </w:p>
        </w:tc>
      </w:tr>
    </w:tbl>
    <w:p w14:paraId="3D3B1B49" w14:textId="77777777" w:rsidR="00F02609" w:rsidRPr="00372C60" w:rsidRDefault="00F02609" w:rsidP="00372C60">
      <w:pPr>
        <w:rPr>
          <w:rFonts w:ascii="Verdana" w:hAnsi="Verdana"/>
          <w:sz w:val="20"/>
          <w:szCs w:val="20"/>
        </w:rPr>
      </w:pPr>
    </w:p>
    <w:p w14:paraId="1F929444" w14:textId="77777777" w:rsidR="00372C60" w:rsidRPr="00817682" w:rsidRDefault="00372C60" w:rsidP="00817682">
      <w:pPr>
        <w:pStyle w:val="onlinetext"/>
        <w:spacing w:after="0"/>
        <w:rPr>
          <w:rFonts w:eastAsia="Times New Roman"/>
          <w:szCs w:val="20"/>
        </w:rPr>
      </w:pPr>
    </w:p>
    <w:p w14:paraId="554EB8E3" w14:textId="77777777" w:rsidR="00372C60" w:rsidRPr="00372C60" w:rsidRDefault="00372C60" w:rsidP="00372C60">
      <w:pPr>
        <w:jc w:val="both"/>
        <w:rPr>
          <w:rFonts w:ascii="Verdana" w:hAnsi="Verdana"/>
          <w:sz w:val="20"/>
          <w:szCs w:val="20"/>
        </w:rPr>
      </w:pPr>
      <w:r w:rsidRPr="00372C60">
        <w:rPr>
          <w:rFonts w:ascii="Verdana" w:hAnsi="Verdana"/>
          <w:sz w:val="20"/>
          <w:szCs w:val="20"/>
        </w:rPr>
        <w:t>Guidance is available from:</w:t>
      </w:r>
    </w:p>
    <w:p w14:paraId="4817C18B" w14:textId="77777777" w:rsidR="00372C60" w:rsidRPr="00372C60" w:rsidRDefault="00372C60" w:rsidP="00372C60">
      <w:pPr>
        <w:jc w:val="both"/>
        <w:rPr>
          <w:rFonts w:ascii="Verdana" w:hAnsi="Verdana"/>
          <w:sz w:val="20"/>
          <w:szCs w:val="20"/>
        </w:rPr>
      </w:pPr>
    </w:p>
    <w:p w14:paraId="5268CC9C" w14:textId="77777777" w:rsidR="00372C60" w:rsidRPr="00372C60" w:rsidRDefault="00372C60" w:rsidP="00F00A67">
      <w:pPr>
        <w:pStyle w:val="ListParagraph"/>
        <w:numPr>
          <w:ilvl w:val="0"/>
          <w:numId w:val="15"/>
        </w:numPr>
        <w:rPr>
          <w:rFonts w:ascii="Verdana" w:hAnsi="Verdana" w:cs="Arial"/>
          <w:i/>
          <w:iCs/>
          <w:sz w:val="20"/>
          <w:szCs w:val="20"/>
        </w:rPr>
      </w:pPr>
      <w:r w:rsidRPr="00372C60">
        <w:rPr>
          <w:rFonts w:ascii="Verdana" w:hAnsi="Verdana" w:cs="Arial"/>
          <w:sz w:val="20"/>
          <w:szCs w:val="20"/>
        </w:rPr>
        <w:t>Local Government Regulation (formerly LACORS) at www.lacors.gov.uk</w:t>
      </w:r>
    </w:p>
    <w:p w14:paraId="197E51B8" w14:textId="77777777" w:rsidR="00372C60" w:rsidRPr="00F9625D" w:rsidRDefault="00F9625D" w:rsidP="00F00A67">
      <w:pPr>
        <w:pStyle w:val="ListParagraph"/>
        <w:numPr>
          <w:ilvl w:val="0"/>
          <w:numId w:val="15"/>
        </w:numPr>
        <w:rPr>
          <w:rFonts w:ascii="Verdana" w:hAnsi="Verdana" w:cs="Arial"/>
          <w:iCs/>
          <w:sz w:val="20"/>
        </w:rPr>
      </w:pPr>
      <w:r>
        <w:rPr>
          <w:rFonts w:ascii="Verdana" w:hAnsi="Verdana" w:cs="Arial"/>
          <w:sz w:val="20"/>
          <w:szCs w:val="20"/>
        </w:rPr>
        <w:t xml:space="preserve">the </w:t>
      </w:r>
      <w:r w:rsidRPr="00F9625D">
        <w:rPr>
          <w:rFonts w:ascii="Verdana" w:hAnsi="Verdana" w:cs="Arial"/>
          <w:sz w:val="20"/>
          <w:szCs w:val="20"/>
        </w:rPr>
        <w:t xml:space="preserve">Department for Communities and Local Government </w:t>
      </w:r>
      <w:r w:rsidR="00372C60" w:rsidRPr="00372C60">
        <w:rPr>
          <w:rFonts w:ascii="Verdana" w:hAnsi="Verdana" w:cs="Arial"/>
          <w:sz w:val="20"/>
          <w:szCs w:val="20"/>
        </w:rPr>
        <w:t xml:space="preserve">guide </w:t>
      </w:r>
      <w:r w:rsidR="00372C60" w:rsidRPr="00372C60">
        <w:rPr>
          <w:rFonts w:ascii="Verdana" w:hAnsi="Verdana" w:cs="Arial"/>
          <w:i/>
          <w:sz w:val="20"/>
          <w:szCs w:val="20"/>
        </w:rPr>
        <w:t xml:space="preserve">Fire </w:t>
      </w:r>
      <w:r>
        <w:rPr>
          <w:rFonts w:ascii="Verdana" w:hAnsi="Verdana" w:cs="Arial"/>
          <w:i/>
          <w:sz w:val="20"/>
          <w:szCs w:val="20"/>
        </w:rPr>
        <w:t xml:space="preserve">safety </w:t>
      </w:r>
      <w:r w:rsidR="00372C60" w:rsidRPr="00372C60">
        <w:rPr>
          <w:rFonts w:ascii="Verdana" w:hAnsi="Verdana" w:cs="Arial"/>
          <w:i/>
          <w:sz w:val="20"/>
          <w:szCs w:val="20"/>
        </w:rPr>
        <w:t>risk assessment: offices and shops</w:t>
      </w:r>
      <w:r w:rsidR="00372C60" w:rsidRPr="00372C60">
        <w:rPr>
          <w:rFonts w:ascii="Verdana" w:hAnsi="Verdana" w:cs="Arial"/>
          <w:sz w:val="20"/>
          <w:szCs w:val="20"/>
        </w:rPr>
        <w:t xml:space="preserve"> </w:t>
      </w:r>
      <w:r>
        <w:rPr>
          <w:rFonts w:ascii="Verdana" w:hAnsi="Verdana" w:cs="Arial"/>
          <w:sz w:val="20"/>
          <w:szCs w:val="20"/>
        </w:rPr>
        <w:t>(available at</w:t>
      </w:r>
      <w:r>
        <w:rPr>
          <w:rFonts w:ascii="Verdana" w:hAnsi="Verdana" w:cs="Arial"/>
          <w:iCs/>
          <w:sz w:val="20"/>
        </w:rPr>
        <w:t xml:space="preserve"> </w:t>
      </w:r>
      <w:r w:rsidRPr="008104A1">
        <w:rPr>
          <w:rFonts w:ascii="Verdana" w:hAnsi="Verdana" w:cs="Arial"/>
          <w:iCs/>
          <w:sz w:val="20"/>
        </w:rPr>
        <w:t>www.gov.uk/government/publications/fire-safety-risk-assessment-offices-and-shops)</w:t>
      </w:r>
      <w:r w:rsidR="00372C60" w:rsidRPr="008104A1">
        <w:rPr>
          <w:rFonts w:ascii="Verdana" w:hAnsi="Verdana" w:cs="Arial"/>
          <w:iCs/>
          <w:sz w:val="20"/>
        </w:rPr>
        <w:t xml:space="preserve">; </w:t>
      </w:r>
      <w:r w:rsidR="00372C60" w:rsidRPr="00F9625D">
        <w:rPr>
          <w:rFonts w:ascii="Verdana" w:hAnsi="Verdana" w:cs="Arial"/>
          <w:iCs/>
          <w:sz w:val="20"/>
        </w:rPr>
        <w:t>and</w:t>
      </w:r>
    </w:p>
    <w:p w14:paraId="1E11B98A" w14:textId="77777777" w:rsidR="007917A3" w:rsidRPr="00EA7582" w:rsidRDefault="00462D7D" w:rsidP="00F00A67">
      <w:pPr>
        <w:pStyle w:val="ListParagraph"/>
        <w:numPr>
          <w:ilvl w:val="0"/>
          <w:numId w:val="14"/>
        </w:numPr>
        <w:rPr>
          <w:rFonts w:ascii="Verdana" w:hAnsi="Verdana" w:cs="Arial"/>
          <w:iCs/>
          <w:sz w:val="20"/>
        </w:rPr>
      </w:pPr>
      <w:r>
        <w:rPr>
          <w:rFonts w:ascii="Verdana" w:hAnsi="Verdana" w:cs="Arial"/>
          <w:iCs/>
          <w:sz w:val="20"/>
        </w:rPr>
        <w:t xml:space="preserve">the </w:t>
      </w:r>
      <w:r w:rsidR="00372C60" w:rsidRPr="002F15C9">
        <w:rPr>
          <w:rFonts w:ascii="Verdana" w:hAnsi="Verdana" w:cs="Arial"/>
          <w:iCs/>
          <w:sz w:val="20"/>
        </w:rPr>
        <w:t>Local Government Association's guidance</w:t>
      </w:r>
      <w:r w:rsidR="00372C60">
        <w:rPr>
          <w:rFonts w:ascii="Verdana" w:hAnsi="Verdana" w:cs="Arial"/>
          <w:iCs/>
          <w:sz w:val="20"/>
        </w:rPr>
        <w:t xml:space="preserve"> on fire safety for purpose</w:t>
      </w:r>
      <w:r w:rsidR="000F6ECC">
        <w:rPr>
          <w:rFonts w:ascii="Verdana" w:hAnsi="Verdana" w:cs="Arial"/>
          <w:iCs/>
          <w:sz w:val="20"/>
        </w:rPr>
        <w:t>-</w:t>
      </w:r>
      <w:r w:rsidR="00372C60" w:rsidRPr="00EA7582">
        <w:rPr>
          <w:rFonts w:ascii="Verdana" w:hAnsi="Verdana" w:cs="Arial"/>
          <w:iCs/>
          <w:sz w:val="20"/>
        </w:rPr>
        <w:t xml:space="preserve">built blocks of </w:t>
      </w:r>
      <w:r w:rsidR="00372C60" w:rsidRPr="00D82D50">
        <w:rPr>
          <w:rFonts w:ascii="Verdana" w:hAnsi="Verdana" w:cs="Arial"/>
          <w:sz w:val="20"/>
          <w:szCs w:val="20"/>
        </w:rPr>
        <w:t>flats (www.local.gov.uk)</w:t>
      </w:r>
      <w:r w:rsidR="00372C60" w:rsidRPr="00EA7582">
        <w:rPr>
          <w:rFonts w:ascii="Verdana" w:hAnsi="Verdana" w:cs="Arial"/>
          <w:sz w:val="20"/>
          <w:szCs w:val="20"/>
        </w:rPr>
        <w:t>.</w:t>
      </w:r>
    </w:p>
    <w:p w14:paraId="2907B7BB" w14:textId="77777777" w:rsidR="00372C60" w:rsidRPr="00372C60" w:rsidRDefault="00372C60" w:rsidP="007917A3">
      <w:pPr>
        <w:pStyle w:val="onlinelistbullet"/>
        <w:tabs>
          <w:tab w:val="clear" w:pos="1077"/>
        </w:tabs>
        <w:suppressAutoHyphens/>
        <w:spacing w:after="0"/>
      </w:pPr>
    </w:p>
    <w:p w14:paraId="2820372F" w14:textId="77777777" w:rsidR="00372C60" w:rsidRDefault="00372C60" w:rsidP="00372C60">
      <w:pPr>
        <w:rPr>
          <w:rFonts w:ascii="Verdana" w:hAnsi="Verdana" w:cs="Arial"/>
          <w:sz w:val="20"/>
          <w:szCs w:val="20"/>
        </w:rPr>
      </w:pPr>
      <w:r w:rsidRPr="00372C60">
        <w:rPr>
          <w:rFonts w:ascii="Verdana" w:hAnsi="Verdana" w:cs="Arial"/>
          <w:sz w:val="20"/>
          <w:szCs w:val="20"/>
        </w:rPr>
        <w:t xml:space="preserve">You should ensure that you are familiar with these publications and wider guidance from the HSE on fire risk assessments and management plans. </w:t>
      </w:r>
    </w:p>
    <w:p w14:paraId="76F1CD07" w14:textId="77777777" w:rsidR="00372C60" w:rsidRPr="00372C60" w:rsidRDefault="00372C60" w:rsidP="00372C60">
      <w:pPr>
        <w:rPr>
          <w:rFonts w:ascii="Verdana" w:hAnsi="Verdana"/>
          <w:sz w:val="20"/>
          <w:szCs w:val="20"/>
          <w:lang w:eastAsia="ar-SA"/>
        </w:rPr>
      </w:pPr>
    </w:p>
    <w:p w14:paraId="35538645" w14:textId="77777777" w:rsidR="00372C60" w:rsidRPr="00372C60" w:rsidRDefault="00372C60" w:rsidP="00872AC5">
      <w:pPr>
        <w:rPr>
          <w:lang w:eastAsia="ar-SA"/>
        </w:rPr>
      </w:pPr>
      <w:r w:rsidRPr="00372C60">
        <w:rPr>
          <w:rFonts w:ascii="Verdana" w:hAnsi="Verdana"/>
          <w:sz w:val="20"/>
          <w:szCs w:val="20"/>
          <w:lang w:eastAsia="ar-SA"/>
        </w:rPr>
        <w:t>Any works required to fulfil the action plan should be planned with your client without delay. To ascertain if costs are recoverable as a service charge you should refer to the lease. Where service charge monies are insufficient to meet any expenditure required, you should consult with your client regarding longer term planning or arranging other funding options. Health and safety should not be compromised due to lack of funds and further advice should be taken if necessary.</w:t>
      </w:r>
    </w:p>
    <w:p w14:paraId="6052E14D" w14:textId="77777777" w:rsidR="00372C60" w:rsidRPr="00372C60" w:rsidRDefault="00372C60" w:rsidP="00372C60">
      <w:pPr>
        <w:rPr>
          <w:rFonts w:ascii="Verdana" w:hAnsi="Verdana"/>
          <w:sz w:val="20"/>
          <w:szCs w:val="20"/>
          <w:lang w:eastAsia="ar-SA"/>
        </w:rPr>
      </w:pPr>
    </w:p>
    <w:p w14:paraId="669A37D0" w14:textId="015FACAC" w:rsidR="00372C60" w:rsidRPr="00372C60" w:rsidRDefault="00372C60" w:rsidP="00372C60">
      <w:pPr>
        <w:autoSpaceDE w:val="0"/>
        <w:rPr>
          <w:rFonts w:ascii="Verdana" w:hAnsi="Verdana"/>
          <w:sz w:val="20"/>
          <w:szCs w:val="20"/>
          <w:lang w:eastAsia="ar-SA"/>
        </w:rPr>
      </w:pPr>
      <w:r w:rsidRPr="00372C60">
        <w:rPr>
          <w:rFonts w:ascii="Verdana" w:hAnsi="Verdana"/>
          <w:sz w:val="20"/>
          <w:szCs w:val="20"/>
          <w:lang w:eastAsia="ar-SA"/>
        </w:rPr>
        <w:t>It is essential that escape routes, and the means provided to ensure they are used safely, are managed and maintained to ensure that they remain usable and available at all times. Corridors and stairways should be kept clear and hazard-free at all times.  You should monitor compliance and, if necessary, arrange for items to be removed</w:t>
      </w:r>
      <w:r w:rsidR="00366D6C">
        <w:rPr>
          <w:rFonts w:ascii="Verdana" w:hAnsi="Verdana"/>
          <w:sz w:val="20"/>
          <w:szCs w:val="20"/>
          <w:lang w:eastAsia="ar-SA"/>
        </w:rPr>
        <w:t>. Where necessary</w:t>
      </w:r>
      <w:r w:rsidRPr="00372C60">
        <w:rPr>
          <w:rFonts w:ascii="Verdana" w:hAnsi="Verdana"/>
          <w:sz w:val="20"/>
          <w:szCs w:val="20"/>
          <w:lang w:eastAsia="ar-SA"/>
        </w:rPr>
        <w:t xml:space="preserve">  </w:t>
      </w:r>
      <w:r w:rsidR="00366D6C">
        <w:rPr>
          <w:rFonts w:ascii="Verdana" w:hAnsi="Verdana"/>
          <w:sz w:val="20"/>
          <w:szCs w:val="20"/>
          <w:lang w:eastAsia="ar-SA"/>
        </w:rPr>
        <w:t xml:space="preserve">consideration should be given to taking </w:t>
      </w:r>
      <w:r w:rsidRPr="00372C60">
        <w:rPr>
          <w:rFonts w:ascii="Verdana" w:hAnsi="Verdana"/>
          <w:sz w:val="20"/>
          <w:szCs w:val="20"/>
          <w:lang w:eastAsia="ar-SA"/>
        </w:rPr>
        <w:t>action  against leaseholders breaching the terms of their lease.</w:t>
      </w:r>
    </w:p>
    <w:p w14:paraId="455C1588" w14:textId="77777777" w:rsidR="00372C60" w:rsidRPr="00372C60" w:rsidRDefault="00372C60" w:rsidP="00372C60">
      <w:pPr>
        <w:autoSpaceDE w:val="0"/>
        <w:rPr>
          <w:rFonts w:ascii="Verdana" w:hAnsi="Verdana"/>
          <w:sz w:val="20"/>
          <w:szCs w:val="20"/>
          <w:lang w:eastAsia="ar-SA"/>
        </w:rPr>
      </w:pPr>
    </w:p>
    <w:p w14:paraId="78B2DC9E" w14:textId="77777777" w:rsidR="00372C60" w:rsidRPr="00372C60" w:rsidRDefault="00372C60" w:rsidP="00372C60">
      <w:pPr>
        <w:autoSpaceDE w:val="0"/>
        <w:rPr>
          <w:rFonts w:ascii="Verdana" w:hAnsi="Verdana"/>
          <w:sz w:val="20"/>
          <w:szCs w:val="20"/>
          <w:lang w:eastAsia="ar-SA"/>
        </w:rPr>
      </w:pPr>
      <w:r w:rsidRPr="00372C60">
        <w:rPr>
          <w:rFonts w:ascii="Verdana" w:hAnsi="Verdana"/>
          <w:sz w:val="20"/>
          <w:szCs w:val="20"/>
          <w:lang w:eastAsia="ar-SA"/>
        </w:rPr>
        <w:t>You should have regular testing and servicing arrangements in place for any fire-fighting and detection equipment.</w:t>
      </w:r>
    </w:p>
    <w:p w14:paraId="00C68DEB" w14:textId="77777777" w:rsidR="00C21351" w:rsidRPr="00C21351" w:rsidRDefault="00C21351" w:rsidP="00C21351">
      <w:pPr>
        <w:rPr>
          <w:rFonts w:ascii="Verdana" w:hAnsi="Verdana"/>
          <w:sz w:val="20"/>
          <w:szCs w:val="20"/>
          <w:lang w:eastAsia="ar-SA"/>
        </w:rPr>
      </w:pPr>
    </w:p>
    <w:p w14:paraId="5C3F0EDE" w14:textId="77777777" w:rsidR="00C21351" w:rsidRPr="00C21351" w:rsidRDefault="00D82D50" w:rsidP="00114E30">
      <w:pPr>
        <w:pStyle w:val="Heading2"/>
        <w:rPr>
          <w:lang w:eastAsia="ar-SA"/>
        </w:rPr>
      </w:pPr>
      <w:bookmarkStart w:id="176" w:name="_Toc415753244"/>
      <w:bookmarkStart w:id="177" w:name="_Toc443380576"/>
      <w:r>
        <w:rPr>
          <w:lang w:eastAsia="ar-SA"/>
        </w:rPr>
        <w:t>8.5</w:t>
      </w:r>
      <w:r w:rsidR="00B75352">
        <w:rPr>
          <w:lang w:eastAsia="ar-SA"/>
        </w:rPr>
        <w:tab/>
      </w:r>
      <w:r w:rsidR="00C21351" w:rsidRPr="00C21351">
        <w:rPr>
          <w:lang w:eastAsia="ar-SA"/>
        </w:rPr>
        <w:t>Control of asbestos</w:t>
      </w:r>
      <w:bookmarkEnd w:id="176"/>
      <w:bookmarkEnd w:id="177"/>
    </w:p>
    <w:p w14:paraId="7A2A31B7" w14:textId="77777777" w:rsidR="00C21351" w:rsidRPr="00C21351" w:rsidRDefault="00C21351" w:rsidP="00C21351">
      <w:pPr>
        <w:rPr>
          <w:rFonts w:ascii="Verdana" w:hAnsi="Verdana"/>
          <w:b/>
          <w:sz w:val="20"/>
          <w:szCs w:val="20"/>
          <w:lang w:eastAsia="ar-SA"/>
        </w:rPr>
      </w:pPr>
    </w:p>
    <w:p w14:paraId="3FC22155" w14:textId="77777777" w:rsidR="00C21351" w:rsidRDefault="00C21351" w:rsidP="00C21351">
      <w:pPr>
        <w:rPr>
          <w:rFonts w:ascii="Verdana" w:hAnsi="Verdana"/>
          <w:sz w:val="20"/>
          <w:szCs w:val="20"/>
          <w:lang w:eastAsia="ar-SA"/>
        </w:rPr>
      </w:pPr>
      <w:r w:rsidRPr="00C21351">
        <w:rPr>
          <w:rFonts w:ascii="Verdana" w:hAnsi="Verdana"/>
          <w:sz w:val="20"/>
          <w:szCs w:val="20"/>
          <w:lang w:eastAsia="ar-SA"/>
        </w:rPr>
        <w:t xml:space="preserve">The duty to manage asbestos is contained in </w:t>
      </w:r>
      <w:r w:rsidRPr="00F91861">
        <w:rPr>
          <w:rFonts w:ascii="Verdana" w:hAnsi="Verdana"/>
          <w:sz w:val="20"/>
          <w:szCs w:val="20"/>
          <w:lang w:eastAsia="ar-SA"/>
        </w:rPr>
        <w:t xml:space="preserve">regulation 4 of the </w:t>
      </w:r>
      <w:r w:rsidRPr="00F91861">
        <w:rPr>
          <w:rFonts w:ascii="Verdana" w:hAnsi="Verdana"/>
          <w:i/>
          <w:sz w:val="20"/>
          <w:szCs w:val="20"/>
          <w:lang w:eastAsia="ar-SA"/>
        </w:rPr>
        <w:t xml:space="preserve">Control of Asbestos Regulations </w:t>
      </w:r>
      <w:r w:rsidR="003B35AA" w:rsidRPr="00F91861">
        <w:rPr>
          <w:rFonts w:ascii="Verdana" w:hAnsi="Verdana"/>
          <w:sz w:val="20"/>
          <w:szCs w:val="20"/>
          <w:lang w:eastAsia="ar-SA"/>
        </w:rPr>
        <w:t>20</w:t>
      </w:r>
      <w:r w:rsidR="003B35AA">
        <w:rPr>
          <w:rFonts w:ascii="Verdana" w:hAnsi="Verdana"/>
          <w:sz w:val="20"/>
          <w:szCs w:val="20"/>
          <w:lang w:eastAsia="ar-SA"/>
        </w:rPr>
        <w:t>12</w:t>
      </w:r>
      <w:r w:rsidRPr="00C21351">
        <w:rPr>
          <w:rFonts w:ascii="Verdana" w:hAnsi="Verdana"/>
          <w:sz w:val="20"/>
          <w:szCs w:val="20"/>
          <w:lang w:eastAsia="ar-SA"/>
        </w:rPr>
        <w:t xml:space="preserve">. It is not always clear who has the duty but it is, generally speaking, the person(s) who has the responsibility for maintenance and repair or who is in control of the building. In the common parts of residential properties this is likely to encompass both the landlord and the managing agent (jointly and severally). </w:t>
      </w:r>
    </w:p>
    <w:p w14:paraId="15858A6E" w14:textId="77777777" w:rsidR="00C21351" w:rsidRPr="00C21351" w:rsidRDefault="00C21351" w:rsidP="00C21351">
      <w:pPr>
        <w:rPr>
          <w:rFonts w:ascii="Verdana" w:hAnsi="Verdana"/>
          <w:sz w:val="20"/>
          <w:szCs w:val="20"/>
          <w:lang w:eastAsia="ar-SA"/>
        </w:rPr>
      </w:pPr>
    </w:p>
    <w:p w14:paraId="3F1C5B8D" w14:textId="77777777" w:rsidR="00C21351" w:rsidRDefault="00C21351" w:rsidP="00C21351">
      <w:pPr>
        <w:rPr>
          <w:rFonts w:ascii="Verdana" w:hAnsi="Verdana"/>
          <w:sz w:val="20"/>
          <w:szCs w:val="20"/>
          <w:lang w:eastAsia="ar-SA"/>
        </w:rPr>
      </w:pPr>
      <w:r w:rsidRPr="00C21351">
        <w:rPr>
          <w:rFonts w:ascii="Verdana" w:hAnsi="Verdana"/>
          <w:sz w:val="20"/>
          <w:szCs w:val="20"/>
          <w:lang w:eastAsia="ar-SA"/>
        </w:rPr>
        <w:t>There is also a requirement on anyone to co-operate as far as is necessary to allow the dut</w:t>
      </w:r>
      <w:r w:rsidR="00860CD2">
        <w:rPr>
          <w:rFonts w:ascii="Verdana" w:hAnsi="Verdana"/>
          <w:sz w:val="20"/>
          <w:szCs w:val="20"/>
          <w:lang w:eastAsia="ar-SA"/>
        </w:rPr>
        <w:t>y holder to comply with the regulations</w:t>
      </w:r>
      <w:r w:rsidRPr="00C21351">
        <w:rPr>
          <w:rFonts w:ascii="Verdana" w:hAnsi="Verdana"/>
          <w:sz w:val="20"/>
          <w:szCs w:val="20"/>
          <w:lang w:eastAsia="ar-SA"/>
        </w:rPr>
        <w:t xml:space="preserve">. </w:t>
      </w:r>
    </w:p>
    <w:p w14:paraId="3DF115E7" w14:textId="77777777" w:rsidR="00D94E59" w:rsidRDefault="00D94E59" w:rsidP="00C21351">
      <w:pPr>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D94E59" w14:paraId="4DE89E29" w14:textId="77777777" w:rsidTr="00D94E59">
        <w:tc>
          <w:tcPr>
            <w:tcW w:w="9242" w:type="dxa"/>
          </w:tcPr>
          <w:p w14:paraId="64E2050D" w14:textId="77777777" w:rsidR="00D94E59" w:rsidRPr="00C46C67" w:rsidRDefault="00D94E59" w:rsidP="00C21351">
            <w:pPr>
              <w:rPr>
                <w:rFonts w:ascii="Verdana" w:hAnsi="Verdana"/>
                <w:i/>
                <w:sz w:val="20"/>
                <w:szCs w:val="20"/>
                <w:lang w:eastAsia="ar-SA"/>
              </w:rPr>
            </w:pPr>
            <w:r>
              <w:rPr>
                <w:rFonts w:ascii="Verdana" w:hAnsi="Verdana"/>
                <w:i/>
                <w:sz w:val="20"/>
                <w:szCs w:val="20"/>
                <w:lang w:eastAsia="ar-SA"/>
              </w:rPr>
              <w:t>Control of Asbestos Regulations 2012</w:t>
            </w:r>
            <w:r w:rsidR="00671BE3">
              <w:rPr>
                <w:rFonts w:ascii="Verdana" w:hAnsi="Verdana"/>
                <w:i/>
                <w:sz w:val="20"/>
                <w:szCs w:val="20"/>
                <w:lang w:eastAsia="ar-SA"/>
              </w:rPr>
              <w:t xml:space="preserve"> (SI 2012/632</w:t>
            </w:r>
            <w:r w:rsidR="001E5833">
              <w:rPr>
                <w:rFonts w:ascii="Verdana" w:hAnsi="Verdana"/>
                <w:i/>
                <w:sz w:val="20"/>
                <w:szCs w:val="20"/>
                <w:lang w:eastAsia="ar-SA"/>
              </w:rPr>
              <w:t>)</w:t>
            </w:r>
          </w:p>
        </w:tc>
      </w:tr>
    </w:tbl>
    <w:p w14:paraId="70086DF2" w14:textId="77777777" w:rsidR="00D94E59" w:rsidRPr="00C21351" w:rsidRDefault="00D94E59" w:rsidP="00C21351">
      <w:pPr>
        <w:rPr>
          <w:rFonts w:ascii="Verdana" w:hAnsi="Verdana"/>
          <w:sz w:val="20"/>
          <w:szCs w:val="20"/>
          <w:lang w:eastAsia="ar-SA"/>
        </w:rPr>
      </w:pPr>
    </w:p>
    <w:p w14:paraId="0E6EE211" w14:textId="77777777" w:rsidR="00C21351" w:rsidRPr="00FE4AA5" w:rsidRDefault="00B75352" w:rsidP="00114E30">
      <w:pPr>
        <w:pStyle w:val="Heading2"/>
        <w:rPr>
          <w:rFonts w:eastAsia="Times New Roman"/>
          <w:lang w:eastAsia="ar-SA"/>
        </w:rPr>
      </w:pPr>
      <w:bookmarkStart w:id="178" w:name="_Toc415753245"/>
      <w:bookmarkStart w:id="179" w:name="_Toc443380577"/>
      <w:r>
        <w:rPr>
          <w:rFonts w:eastAsia="Times New Roman"/>
          <w:lang w:eastAsia="ar-SA"/>
        </w:rPr>
        <w:t>8.6</w:t>
      </w:r>
      <w:r>
        <w:rPr>
          <w:rFonts w:eastAsia="Times New Roman"/>
          <w:lang w:eastAsia="ar-SA"/>
        </w:rPr>
        <w:tab/>
      </w:r>
      <w:r w:rsidR="00C21351" w:rsidRPr="00FE4AA5">
        <w:rPr>
          <w:rFonts w:eastAsia="Times New Roman"/>
          <w:lang w:eastAsia="ar-SA"/>
        </w:rPr>
        <w:t xml:space="preserve">Gas </w:t>
      </w:r>
      <w:r w:rsidR="00DA5ED6" w:rsidRPr="00FE4AA5">
        <w:rPr>
          <w:rFonts w:eastAsia="Times New Roman"/>
          <w:lang w:eastAsia="ar-SA"/>
        </w:rPr>
        <w:t>s</w:t>
      </w:r>
      <w:r w:rsidR="00C21351" w:rsidRPr="00FE4AA5">
        <w:rPr>
          <w:rFonts w:eastAsia="Times New Roman"/>
          <w:lang w:eastAsia="ar-SA"/>
        </w:rPr>
        <w:t>afety</w:t>
      </w:r>
      <w:bookmarkEnd w:id="178"/>
      <w:bookmarkEnd w:id="179"/>
    </w:p>
    <w:p w14:paraId="4EE3511C" w14:textId="77777777" w:rsidR="00C21351" w:rsidRPr="00FE4AA5" w:rsidRDefault="00C21351" w:rsidP="00C21351">
      <w:pPr>
        <w:rPr>
          <w:rFonts w:ascii="Verdana" w:hAnsi="Verdana"/>
          <w:sz w:val="20"/>
          <w:szCs w:val="20"/>
          <w:lang w:eastAsia="ar-SA"/>
        </w:rPr>
      </w:pPr>
    </w:p>
    <w:p w14:paraId="01AB7C16" w14:textId="77777777" w:rsidR="00C21351" w:rsidRPr="00FE4AA5" w:rsidRDefault="00D07E2E" w:rsidP="00D07E2E">
      <w:pPr>
        <w:rPr>
          <w:rFonts w:ascii="Verdana" w:hAnsi="Verdana"/>
          <w:sz w:val="20"/>
          <w:szCs w:val="20"/>
        </w:rPr>
      </w:pPr>
      <w:r w:rsidRPr="00FE4AA5">
        <w:rPr>
          <w:rStyle w:val="Emphasis"/>
          <w:rFonts w:ascii="Verdana" w:hAnsi="Verdana"/>
          <w:i w:val="0"/>
          <w:iCs w:val="0"/>
          <w:sz w:val="20"/>
          <w:szCs w:val="20"/>
        </w:rPr>
        <w:t xml:space="preserve">You </w:t>
      </w:r>
      <w:r w:rsidR="00766540">
        <w:rPr>
          <w:rStyle w:val="Emphasis"/>
          <w:rFonts w:ascii="Verdana" w:hAnsi="Verdana"/>
          <w:i w:val="0"/>
          <w:iCs w:val="0"/>
          <w:sz w:val="20"/>
          <w:szCs w:val="20"/>
        </w:rPr>
        <w:t>must</w:t>
      </w:r>
      <w:r w:rsidRPr="00FE4AA5">
        <w:rPr>
          <w:rStyle w:val="Emphasis"/>
          <w:rFonts w:ascii="Verdana" w:hAnsi="Verdana"/>
          <w:i w:val="0"/>
          <w:iCs w:val="0"/>
          <w:sz w:val="20"/>
          <w:szCs w:val="20"/>
        </w:rPr>
        <w:t xml:space="preserve"> </w:t>
      </w:r>
      <w:r w:rsidRPr="004278A7">
        <w:rPr>
          <w:lang w:eastAsia="ar-SA"/>
        </w:rPr>
        <w:t xml:space="preserve">comply with </w:t>
      </w:r>
      <w:r w:rsidRPr="004278A7">
        <w:rPr>
          <w:rFonts w:ascii="Verdana" w:hAnsi="Verdana"/>
          <w:sz w:val="20"/>
          <w:szCs w:val="20"/>
          <w:lang w:eastAsia="ar-SA"/>
        </w:rPr>
        <w:t xml:space="preserve">the </w:t>
      </w:r>
      <w:r w:rsidRPr="004278A7">
        <w:rPr>
          <w:rFonts w:ascii="Verdana" w:hAnsi="Verdana"/>
          <w:i/>
          <w:sz w:val="20"/>
          <w:szCs w:val="20"/>
          <w:lang w:eastAsia="ar-SA"/>
        </w:rPr>
        <w:t>Gas Safety (Installation and Use) Regulations</w:t>
      </w:r>
      <w:r w:rsidRPr="004278A7">
        <w:rPr>
          <w:rFonts w:ascii="Verdana" w:hAnsi="Verdana"/>
          <w:sz w:val="20"/>
          <w:szCs w:val="20"/>
          <w:lang w:eastAsia="ar-SA"/>
        </w:rPr>
        <w:t xml:space="preserve"> 1998.</w:t>
      </w:r>
      <w:r w:rsidR="00615983" w:rsidRPr="004278A7">
        <w:rPr>
          <w:lang w:eastAsia="ar-SA"/>
        </w:rPr>
        <w:t xml:space="preserve"> </w:t>
      </w:r>
      <w:r w:rsidR="00C21351" w:rsidRPr="00FE4AA5">
        <w:rPr>
          <w:rFonts w:ascii="Verdana" w:hAnsi="Verdana"/>
          <w:sz w:val="20"/>
          <w:szCs w:val="20"/>
          <w:lang w:eastAsia="ar-SA"/>
        </w:rPr>
        <w:t>The</w:t>
      </w:r>
      <w:r w:rsidR="00C21351" w:rsidRPr="00FE4AA5">
        <w:rPr>
          <w:rFonts w:ascii="Verdana" w:hAnsi="Verdana"/>
          <w:sz w:val="20"/>
          <w:szCs w:val="20"/>
        </w:rPr>
        <w:t xml:space="preserve"> landlord must ensure that the gas fittings and flues</w:t>
      </w:r>
      <w:r w:rsidR="001A0F62">
        <w:rPr>
          <w:rFonts w:ascii="Verdana" w:hAnsi="Verdana"/>
          <w:sz w:val="20"/>
          <w:szCs w:val="20"/>
        </w:rPr>
        <w:t xml:space="preserve"> which fall within </w:t>
      </w:r>
      <w:r w:rsidR="00C90F29">
        <w:rPr>
          <w:rFonts w:ascii="Verdana" w:hAnsi="Verdana"/>
          <w:sz w:val="20"/>
          <w:szCs w:val="20"/>
        </w:rPr>
        <w:t>their</w:t>
      </w:r>
      <w:r w:rsidR="001A0F62">
        <w:rPr>
          <w:rFonts w:ascii="Verdana" w:hAnsi="Verdana"/>
          <w:sz w:val="20"/>
          <w:szCs w:val="20"/>
        </w:rPr>
        <w:t xml:space="preserve"> area of </w:t>
      </w:r>
      <w:r w:rsidR="001A0F62">
        <w:rPr>
          <w:rFonts w:ascii="Verdana" w:hAnsi="Verdana"/>
          <w:sz w:val="20"/>
          <w:szCs w:val="20"/>
        </w:rPr>
        <w:lastRenderedPageBreak/>
        <w:t>responsibility</w:t>
      </w:r>
      <w:r w:rsidR="00C21351" w:rsidRPr="00FE4AA5">
        <w:rPr>
          <w:rFonts w:ascii="Verdana" w:hAnsi="Verdana"/>
          <w:sz w:val="20"/>
          <w:szCs w:val="20"/>
        </w:rPr>
        <w:t xml:space="preserve"> are maintained in a safe condition. Gas appliances should be serviced in accordance with the manufacturer’s instructions. </w:t>
      </w:r>
      <w:r w:rsidRPr="00FE4AA5">
        <w:rPr>
          <w:rFonts w:ascii="Verdana" w:hAnsi="Verdana"/>
          <w:sz w:val="20"/>
          <w:szCs w:val="20"/>
        </w:rPr>
        <w:t>An annual gas safety check may also be required</w:t>
      </w:r>
      <w:r w:rsidR="00ED18FA">
        <w:rPr>
          <w:rFonts w:ascii="Verdana" w:hAnsi="Verdana"/>
          <w:sz w:val="20"/>
          <w:szCs w:val="20"/>
        </w:rPr>
        <w:t xml:space="preserve"> to ensure that boilers and heaters in communal areas are certified as safe to use</w:t>
      </w:r>
      <w:r w:rsidRPr="00FE4AA5">
        <w:rPr>
          <w:rFonts w:ascii="Verdana" w:hAnsi="Verdana"/>
          <w:sz w:val="20"/>
          <w:szCs w:val="20"/>
        </w:rPr>
        <w:t>.</w:t>
      </w:r>
    </w:p>
    <w:p w14:paraId="2AC41476" w14:textId="77777777" w:rsidR="001F4BB9" w:rsidRDefault="001F4BB9" w:rsidP="00D07E2E">
      <w:pPr>
        <w:rPr>
          <w:rStyle w:val="Emphasis"/>
          <w:rFonts w:ascii="Verdana" w:hAnsi="Verdana"/>
          <w:b/>
          <w:bCs/>
          <w:i w:val="0"/>
          <w:sz w:val="20"/>
          <w:szCs w:val="20"/>
        </w:rPr>
      </w:pPr>
    </w:p>
    <w:tbl>
      <w:tblPr>
        <w:tblStyle w:val="TableGrid"/>
        <w:tblW w:w="0" w:type="auto"/>
        <w:tblLook w:val="04A0" w:firstRow="1" w:lastRow="0" w:firstColumn="1" w:lastColumn="0" w:noHBand="0" w:noVBand="1"/>
      </w:tblPr>
      <w:tblGrid>
        <w:gridCol w:w="9242"/>
      </w:tblGrid>
      <w:tr w:rsidR="00F02609" w14:paraId="3DC2DFFA" w14:textId="77777777" w:rsidTr="00F02609">
        <w:tc>
          <w:tcPr>
            <w:tcW w:w="9242" w:type="dxa"/>
          </w:tcPr>
          <w:p w14:paraId="3F51BCC0" w14:textId="77777777" w:rsidR="00F02609" w:rsidRPr="00280E05" w:rsidRDefault="00F02609" w:rsidP="00D07E2E">
            <w:pPr>
              <w:rPr>
                <w:rStyle w:val="Emphasis"/>
                <w:rFonts w:ascii="Verdana" w:hAnsi="Verdana"/>
                <w:bCs/>
                <w:sz w:val="20"/>
                <w:szCs w:val="20"/>
              </w:rPr>
            </w:pPr>
            <w:r>
              <w:rPr>
                <w:rStyle w:val="Emphasis"/>
                <w:rFonts w:ascii="Verdana" w:hAnsi="Verdana"/>
                <w:bCs/>
                <w:sz w:val="20"/>
                <w:szCs w:val="20"/>
              </w:rPr>
              <w:t>Gas Safety (Installation and Use) Regulations 1998</w:t>
            </w:r>
          </w:p>
        </w:tc>
      </w:tr>
    </w:tbl>
    <w:p w14:paraId="78174592" w14:textId="77777777" w:rsidR="00F02609" w:rsidRPr="00FE4AA5" w:rsidRDefault="00F02609" w:rsidP="00D07E2E">
      <w:pPr>
        <w:rPr>
          <w:rStyle w:val="Emphasis"/>
          <w:rFonts w:ascii="Verdana" w:hAnsi="Verdana"/>
          <w:b/>
          <w:bCs/>
          <w:i w:val="0"/>
          <w:sz w:val="20"/>
          <w:szCs w:val="20"/>
        </w:rPr>
      </w:pPr>
    </w:p>
    <w:p w14:paraId="2FD4E462" w14:textId="77777777" w:rsidR="00C21351" w:rsidRPr="005D748D" w:rsidRDefault="007C47E8" w:rsidP="005D748D">
      <w:pPr>
        <w:pStyle w:val="Heading2"/>
        <w:rPr>
          <w:rStyle w:val="Emphasis"/>
          <w:i w:val="0"/>
          <w:iCs w:val="0"/>
        </w:rPr>
      </w:pPr>
      <w:bookmarkStart w:id="180" w:name="_Toc415753246"/>
      <w:bookmarkStart w:id="181" w:name="_Toc443380578"/>
      <w:bookmarkStart w:id="182" w:name="_Toc299113263"/>
      <w:r w:rsidRPr="005D748D">
        <w:rPr>
          <w:rStyle w:val="Emphasis"/>
          <w:i w:val="0"/>
          <w:iCs w:val="0"/>
        </w:rPr>
        <w:t>8.7</w:t>
      </w:r>
      <w:r w:rsidR="00B75352">
        <w:rPr>
          <w:rStyle w:val="Emphasis"/>
          <w:i w:val="0"/>
          <w:iCs w:val="0"/>
        </w:rPr>
        <w:tab/>
      </w:r>
      <w:r w:rsidR="00C21351" w:rsidRPr="005D748D">
        <w:rPr>
          <w:rStyle w:val="Emphasis"/>
          <w:i w:val="0"/>
          <w:iCs w:val="0"/>
        </w:rPr>
        <w:t xml:space="preserve">Electrical </w:t>
      </w:r>
      <w:r w:rsidRPr="005D748D">
        <w:rPr>
          <w:rStyle w:val="Emphasis"/>
          <w:i w:val="0"/>
          <w:iCs w:val="0"/>
        </w:rPr>
        <w:t>e</w:t>
      </w:r>
      <w:r w:rsidR="00C21351" w:rsidRPr="005D748D">
        <w:rPr>
          <w:rStyle w:val="Emphasis"/>
          <w:i w:val="0"/>
          <w:iCs w:val="0"/>
        </w:rPr>
        <w:t>quipment</w:t>
      </w:r>
      <w:bookmarkEnd w:id="180"/>
      <w:bookmarkEnd w:id="181"/>
      <w:r w:rsidR="00C21351" w:rsidRPr="005D748D">
        <w:rPr>
          <w:rStyle w:val="Emphasis"/>
          <w:i w:val="0"/>
          <w:iCs w:val="0"/>
        </w:rPr>
        <w:t xml:space="preserve"> </w:t>
      </w:r>
      <w:bookmarkEnd w:id="182"/>
    </w:p>
    <w:p w14:paraId="154A3E46" w14:textId="77777777" w:rsidR="00FF78A1" w:rsidRPr="00280E05" w:rsidRDefault="00FF78A1" w:rsidP="00280E05"/>
    <w:p w14:paraId="5C43BF85" w14:textId="77777777" w:rsidR="008D6294" w:rsidRDefault="00C21351" w:rsidP="00A32998">
      <w:pPr>
        <w:pStyle w:val="NormalWeb"/>
        <w:spacing w:before="0" w:after="0"/>
        <w:rPr>
          <w:rFonts w:ascii="Verdana" w:hAnsi="Verdana"/>
          <w:sz w:val="20"/>
          <w:szCs w:val="20"/>
          <w:lang w:eastAsia="en-US"/>
        </w:rPr>
      </w:pPr>
      <w:r w:rsidRPr="00FE4AA5">
        <w:rPr>
          <w:rFonts w:ascii="Verdana" w:hAnsi="Verdana"/>
          <w:sz w:val="20"/>
          <w:szCs w:val="20"/>
          <w:lang w:eastAsia="en-US"/>
        </w:rPr>
        <w:t xml:space="preserve">The </w:t>
      </w:r>
      <w:r w:rsidR="00D07E2E" w:rsidRPr="00BB24C0">
        <w:rPr>
          <w:rFonts w:ascii="Verdana" w:hAnsi="Verdana"/>
          <w:i/>
          <w:sz w:val="20"/>
          <w:szCs w:val="20"/>
          <w:lang w:eastAsia="en-US"/>
        </w:rPr>
        <w:t>Electrical Equipment (Safety</w:t>
      </w:r>
      <w:r w:rsidR="001F4BB9" w:rsidRPr="00BB24C0">
        <w:rPr>
          <w:rFonts w:ascii="Verdana" w:hAnsi="Verdana"/>
          <w:i/>
          <w:sz w:val="20"/>
          <w:szCs w:val="20"/>
          <w:lang w:eastAsia="en-US"/>
        </w:rPr>
        <w:t>)</w:t>
      </w:r>
      <w:r w:rsidR="00D07E2E" w:rsidRPr="00BB24C0">
        <w:rPr>
          <w:rFonts w:ascii="Verdana" w:hAnsi="Verdana"/>
          <w:i/>
          <w:sz w:val="20"/>
          <w:szCs w:val="20"/>
          <w:lang w:eastAsia="en-US"/>
        </w:rPr>
        <w:t xml:space="preserve"> Regulations</w:t>
      </w:r>
      <w:r w:rsidR="00D07E2E" w:rsidRPr="00BB24C0">
        <w:rPr>
          <w:rFonts w:ascii="Verdana" w:hAnsi="Verdana"/>
          <w:sz w:val="20"/>
          <w:szCs w:val="20"/>
          <w:lang w:eastAsia="en-US"/>
        </w:rPr>
        <w:t xml:space="preserve"> 1994 </w:t>
      </w:r>
      <w:r w:rsidRPr="00FE4AA5">
        <w:rPr>
          <w:rFonts w:ascii="Verdana" w:hAnsi="Verdana"/>
          <w:sz w:val="20"/>
          <w:szCs w:val="20"/>
          <w:lang w:eastAsia="en-US"/>
        </w:rPr>
        <w:t xml:space="preserve">require that all electrical equipment </w:t>
      </w:r>
      <w:r w:rsidR="00A32998">
        <w:rPr>
          <w:rFonts w:ascii="Verdana" w:hAnsi="Verdana"/>
          <w:sz w:val="20"/>
          <w:szCs w:val="20"/>
          <w:lang w:eastAsia="en-US"/>
        </w:rPr>
        <w:t>supplied by a landlord is safe.</w:t>
      </w:r>
      <w:r w:rsidR="00ED18FA">
        <w:rPr>
          <w:rFonts w:ascii="Verdana" w:hAnsi="Verdana"/>
          <w:sz w:val="20"/>
          <w:szCs w:val="20"/>
          <w:lang w:eastAsia="en-US"/>
        </w:rPr>
        <w:t xml:space="preserve">  You must ensure that periodic portable appliance (PAT) testing is carried out on electrical equipment situated in communal areas.</w:t>
      </w:r>
    </w:p>
    <w:p w14:paraId="2E174515" w14:textId="77777777" w:rsidR="00A32998" w:rsidRDefault="00A32998" w:rsidP="00A32998">
      <w:pPr>
        <w:pStyle w:val="NormalWeb"/>
        <w:spacing w:before="0" w:after="0"/>
        <w:rPr>
          <w:rFonts w:ascii="Verdana" w:hAnsi="Verdana"/>
          <w:sz w:val="20"/>
          <w:szCs w:val="20"/>
        </w:rPr>
      </w:pPr>
    </w:p>
    <w:p w14:paraId="4DC20275" w14:textId="77777777" w:rsidR="001F4BB9" w:rsidRDefault="005E1D0D" w:rsidP="00A32998">
      <w:pPr>
        <w:pStyle w:val="NormalWeb"/>
        <w:spacing w:before="0" w:after="0"/>
        <w:rPr>
          <w:rFonts w:ascii="Verdana" w:hAnsi="Verdana"/>
          <w:sz w:val="20"/>
          <w:szCs w:val="20"/>
        </w:rPr>
      </w:pPr>
      <w:r>
        <w:rPr>
          <w:rFonts w:ascii="Verdana" w:hAnsi="Verdana"/>
          <w:sz w:val="20"/>
          <w:szCs w:val="20"/>
        </w:rPr>
        <w:t xml:space="preserve">The </w:t>
      </w:r>
      <w:r w:rsidR="008D6294" w:rsidRPr="005E1D0D">
        <w:rPr>
          <w:rFonts w:ascii="Verdana" w:hAnsi="Verdana"/>
          <w:i/>
          <w:sz w:val="20"/>
          <w:szCs w:val="20"/>
        </w:rPr>
        <w:t>Electricity at Work Regulations</w:t>
      </w:r>
      <w:r w:rsidR="008D6294" w:rsidRPr="005E1D0D">
        <w:rPr>
          <w:rFonts w:ascii="Verdana" w:hAnsi="Verdana"/>
          <w:sz w:val="20"/>
          <w:szCs w:val="20"/>
        </w:rPr>
        <w:t xml:space="preserve"> 1989</w:t>
      </w:r>
      <w:r w:rsidR="00A32998" w:rsidRPr="00551A1C">
        <w:rPr>
          <w:rFonts w:ascii="Verdana" w:hAnsi="Verdana"/>
          <w:sz w:val="20"/>
          <w:szCs w:val="20"/>
        </w:rPr>
        <w:t xml:space="preserve"> require</w:t>
      </w:r>
      <w:r w:rsidR="00551A1C">
        <w:rPr>
          <w:rFonts w:ascii="Verdana" w:hAnsi="Verdana"/>
          <w:sz w:val="20"/>
          <w:szCs w:val="20"/>
        </w:rPr>
        <w:t>s</w:t>
      </w:r>
      <w:r w:rsidR="00A32998" w:rsidRPr="00551A1C">
        <w:rPr>
          <w:rFonts w:ascii="Verdana" w:hAnsi="Verdana"/>
          <w:sz w:val="20"/>
          <w:szCs w:val="20"/>
        </w:rPr>
        <w:t xml:space="preserve"> </w:t>
      </w:r>
      <w:r w:rsidR="00A32998">
        <w:rPr>
          <w:rFonts w:ascii="Verdana" w:hAnsi="Verdana"/>
          <w:sz w:val="20"/>
          <w:szCs w:val="20"/>
        </w:rPr>
        <w:t>e</w:t>
      </w:r>
      <w:r w:rsidR="00A32998" w:rsidRPr="00FE4AA5">
        <w:rPr>
          <w:rFonts w:ascii="Verdana" w:hAnsi="Verdana"/>
          <w:sz w:val="20"/>
          <w:szCs w:val="20"/>
        </w:rPr>
        <w:t>lectrical installa</w:t>
      </w:r>
      <w:r w:rsidR="00A32998">
        <w:rPr>
          <w:rFonts w:ascii="Verdana" w:hAnsi="Verdana"/>
          <w:sz w:val="20"/>
          <w:szCs w:val="20"/>
        </w:rPr>
        <w:t xml:space="preserve">tions </w:t>
      </w:r>
      <w:r w:rsidR="00551A1C">
        <w:rPr>
          <w:rFonts w:ascii="Verdana" w:hAnsi="Verdana"/>
          <w:sz w:val="20"/>
          <w:szCs w:val="20"/>
        </w:rPr>
        <w:t xml:space="preserve">to </w:t>
      </w:r>
      <w:r w:rsidR="00A32998" w:rsidRPr="00FE4AA5">
        <w:rPr>
          <w:rFonts w:ascii="Verdana" w:hAnsi="Verdana"/>
          <w:sz w:val="20"/>
          <w:szCs w:val="20"/>
        </w:rPr>
        <w:t>be tested</w:t>
      </w:r>
      <w:r w:rsidR="00A32998">
        <w:rPr>
          <w:rFonts w:ascii="Verdana" w:hAnsi="Verdana"/>
          <w:sz w:val="20"/>
          <w:szCs w:val="20"/>
        </w:rPr>
        <w:t>.</w:t>
      </w:r>
    </w:p>
    <w:p w14:paraId="26E51574" w14:textId="77777777" w:rsidR="00F02609" w:rsidRDefault="00F02609" w:rsidP="00A32998">
      <w:pPr>
        <w:pStyle w:val="NormalWeb"/>
        <w:spacing w:before="0" w:after="0"/>
        <w:rPr>
          <w:rFonts w:ascii="Verdana" w:hAnsi="Verdana"/>
          <w:sz w:val="20"/>
          <w:szCs w:val="20"/>
        </w:rPr>
      </w:pPr>
    </w:p>
    <w:tbl>
      <w:tblPr>
        <w:tblStyle w:val="TableGrid"/>
        <w:tblW w:w="0" w:type="auto"/>
        <w:tblLook w:val="04A0" w:firstRow="1" w:lastRow="0" w:firstColumn="1" w:lastColumn="0" w:noHBand="0" w:noVBand="1"/>
      </w:tblPr>
      <w:tblGrid>
        <w:gridCol w:w="9242"/>
      </w:tblGrid>
      <w:tr w:rsidR="00F02609" w14:paraId="63E6B6AA" w14:textId="77777777" w:rsidTr="00F02609">
        <w:tc>
          <w:tcPr>
            <w:tcW w:w="9242" w:type="dxa"/>
          </w:tcPr>
          <w:p w14:paraId="3D74B98A" w14:textId="77777777" w:rsidR="00F02609" w:rsidRDefault="00F02609" w:rsidP="00A32998">
            <w:pPr>
              <w:pStyle w:val="NormalWeb"/>
              <w:spacing w:before="0" w:after="0"/>
              <w:rPr>
                <w:rFonts w:ascii="Verdana" w:hAnsi="Verdana" w:cs="Arial"/>
                <w:i/>
                <w:color w:val="111111"/>
                <w:sz w:val="20"/>
                <w:szCs w:val="20"/>
                <w:lang w:eastAsia="en-GB"/>
              </w:rPr>
            </w:pPr>
            <w:r>
              <w:rPr>
                <w:rFonts w:ascii="Verdana" w:hAnsi="Verdana" w:cs="Arial"/>
                <w:i/>
                <w:color w:val="111111"/>
                <w:sz w:val="20"/>
                <w:szCs w:val="20"/>
                <w:lang w:eastAsia="en-GB"/>
              </w:rPr>
              <w:t>Electrical Equipment (Safety) Regulations 1994</w:t>
            </w:r>
          </w:p>
          <w:p w14:paraId="41FEB807" w14:textId="77777777" w:rsidR="00F02609" w:rsidRPr="00C46C67" w:rsidRDefault="00F02609" w:rsidP="00A32998">
            <w:pPr>
              <w:pStyle w:val="NormalWeb"/>
              <w:spacing w:before="0" w:after="0"/>
              <w:rPr>
                <w:rFonts w:ascii="Verdana" w:hAnsi="Verdana" w:cs="Arial"/>
                <w:i/>
                <w:color w:val="111111"/>
                <w:sz w:val="20"/>
                <w:szCs w:val="20"/>
                <w:lang w:eastAsia="en-GB"/>
              </w:rPr>
            </w:pPr>
            <w:r>
              <w:rPr>
                <w:rFonts w:ascii="Verdana" w:hAnsi="Verdana" w:cs="Arial"/>
                <w:i/>
                <w:color w:val="111111"/>
                <w:sz w:val="20"/>
                <w:szCs w:val="20"/>
                <w:lang w:eastAsia="en-GB"/>
              </w:rPr>
              <w:t>Electricity at Work Regulations 1989</w:t>
            </w:r>
          </w:p>
        </w:tc>
      </w:tr>
    </w:tbl>
    <w:p w14:paraId="24FA7499" w14:textId="77777777" w:rsidR="00F02609" w:rsidRDefault="00F02609" w:rsidP="00A32998">
      <w:pPr>
        <w:pStyle w:val="NormalWeb"/>
        <w:spacing w:before="0" w:after="0"/>
        <w:rPr>
          <w:rFonts w:ascii="Verdana" w:hAnsi="Verdana" w:cs="Arial"/>
          <w:color w:val="111111"/>
          <w:sz w:val="20"/>
          <w:szCs w:val="20"/>
          <w:lang w:eastAsia="en-GB"/>
        </w:rPr>
      </w:pPr>
    </w:p>
    <w:p w14:paraId="3757C715" w14:textId="77777777" w:rsidR="00FE4AA5" w:rsidRPr="00FE4AA5" w:rsidRDefault="00FE4AA5" w:rsidP="00FE4AA5">
      <w:pPr>
        <w:pStyle w:val="NormalWeb"/>
        <w:spacing w:before="0" w:after="0"/>
        <w:rPr>
          <w:rFonts w:ascii="Verdana" w:hAnsi="Verdana" w:cs="Arial"/>
          <w:color w:val="111111"/>
          <w:sz w:val="20"/>
          <w:szCs w:val="20"/>
          <w:lang w:eastAsia="en-GB"/>
        </w:rPr>
      </w:pPr>
    </w:p>
    <w:p w14:paraId="3D7D3EA1" w14:textId="77777777" w:rsidR="001F4BB9" w:rsidRDefault="004816A4" w:rsidP="00114E30">
      <w:pPr>
        <w:pStyle w:val="Heading2"/>
      </w:pPr>
      <w:bookmarkStart w:id="183" w:name="_Toc415753247"/>
      <w:bookmarkStart w:id="184" w:name="_Toc443380579"/>
      <w:r>
        <w:t>8.8</w:t>
      </w:r>
      <w:r w:rsidR="00B75352">
        <w:tab/>
      </w:r>
      <w:r w:rsidR="001F4BB9" w:rsidRPr="00FE4AA5">
        <w:t xml:space="preserve">Furniture and </w:t>
      </w:r>
      <w:r w:rsidRPr="00FE4AA5">
        <w:t>f</w:t>
      </w:r>
      <w:r w:rsidR="001F4BB9" w:rsidRPr="00FE4AA5">
        <w:t>urnishings</w:t>
      </w:r>
      <w:bookmarkEnd w:id="183"/>
      <w:bookmarkEnd w:id="184"/>
    </w:p>
    <w:p w14:paraId="08D883B4" w14:textId="77777777" w:rsidR="00F02609" w:rsidRPr="00F02609" w:rsidRDefault="00F02609" w:rsidP="00C46C67"/>
    <w:p w14:paraId="7541425D" w14:textId="77777777" w:rsidR="001F4BB9" w:rsidRDefault="00C21351" w:rsidP="00114E30">
      <w:pPr>
        <w:rPr>
          <w:rFonts w:ascii="Verdana" w:hAnsi="Verdana"/>
          <w:sz w:val="20"/>
          <w:szCs w:val="20"/>
        </w:rPr>
      </w:pPr>
      <w:r w:rsidRPr="00C46C67">
        <w:rPr>
          <w:rFonts w:ascii="Verdana" w:hAnsi="Verdana"/>
          <w:sz w:val="20"/>
          <w:szCs w:val="20"/>
        </w:rPr>
        <w:t>If the landlord supplies furniture and furnishings</w:t>
      </w:r>
      <w:r w:rsidR="00B90A18" w:rsidRPr="00C46C67">
        <w:rPr>
          <w:rFonts w:ascii="Verdana" w:hAnsi="Verdana"/>
          <w:sz w:val="20"/>
          <w:szCs w:val="20"/>
        </w:rPr>
        <w:t xml:space="preserve"> in</w:t>
      </w:r>
      <w:r w:rsidRPr="00C46C67">
        <w:rPr>
          <w:rFonts w:ascii="Verdana" w:hAnsi="Verdana"/>
          <w:sz w:val="20"/>
          <w:szCs w:val="20"/>
        </w:rPr>
        <w:t xml:space="preserve"> a property, the landlord must meet the levels of fire resistance set out within </w:t>
      </w:r>
      <w:bookmarkStart w:id="185" w:name="_Toc299113264"/>
      <w:r w:rsidR="002732D8" w:rsidRPr="00C46C67">
        <w:rPr>
          <w:rFonts w:ascii="Verdana" w:hAnsi="Verdana"/>
          <w:sz w:val="20"/>
          <w:szCs w:val="20"/>
        </w:rPr>
        <w:t xml:space="preserve">the </w:t>
      </w:r>
      <w:r w:rsidR="001F4BB9" w:rsidRPr="00C46C67">
        <w:rPr>
          <w:rFonts w:ascii="Verdana" w:hAnsi="Verdana"/>
          <w:i/>
          <w:sz w:val="20"/>
          <w:szCs w:val="20"/>
        </w:rPr>
        <w:t xml:space="preserve">Furniture and Furnishings (Fire) (Safety) Regulations </w:t>
      </w:r>
      <w:r w:rsidR="001F4BB9" w:rsidRPr="00C46C67">
        <w:rPr>
          <w:rFonts w:ascii="Verdana" w:hAnsi="Verdana"/>
          <w:sz w:val="20"/>
          <w:szCs w:val="20"/>
        </w:rPr>
        <w:t>19</w:t>
      </w:r>
      <w:bookmarkEnd w:id="185"/>
      <w:r w:rsidR="00B90A18" w:rsidRPr="00C46C67">
        <w:rPr>
          <w:rFonts w:ascii="Verdana" w:hAnsi="Verdana"/>
          <w:sz w:val="20"/>
          <w:szCs w:val="20"/>
        </w:rPr>
        <w:t>88</w:t>
      </w:r>
      <w:r w:rsidR="00BC315C" w:rsidRPr="00C46C67">
        <w:rPr>
          <w:rFonts w:ascii="Verdana" w:hAnsi="Verdana"/>
          <w:sz w:val="20"/>
          <w:szCs w:val="20"/>
        </w:rPr>
        <w:t>,</w:t>
      </w:r>
      <w:r w:rsidR="00B90A18" w:rsidRPr="00C46C67">
        <w:rPr>
          <w:rFonts w:ascii="Verdana" w:hAnsi="Verdana"/>
          <w:sz w:val="20"/>
          <w:szCs w:val="20"/>
        </w:rPr>
        <w:t xml:space="preserve"> as amended for soft furnishings.</w:t>
      </w:r>
    </w:p>
    <w:p w14:paraId="639BEFE8" w14:textId="77777777" w:rsidR="00F02609" w:rsidRDefault="00F02609" w:rsidP="00114E30">
      <w:pPr>
        <w:rPr>
          <w:rFonts w:ascii="Verdana" w:hAnsi="Verdana"/>
          <w:sz w:val="20"/>
          <w:szCs w:val="20"/>
        </w:rPr>
      </w:pPr>
    </w:p>
    <w:tbl>
      <w:tblPr>
        <w:tblStyle w:val="TableGrid"/>
        <w:tblW w:w="0" w:type="auto"/>
        <w:tblLook w:val="04A0" w:firstRow="1" w:lastRow="0" w:firstColumn="1" w:lastColumn="0" w:noHBand="0" w:noVBand="1"/>
      </w:tblPr>
      <w:tblGrid>
        <w:gridCol w:w="9242"/>
      </w:tblGrid>
      <w:tr w:rsidR="00F02609" w14:paraId="1CDC885C" w14:textId="77777777" w:rsidTr="00F02609">
        <w:tc>
          <w:tcPr>
            <w:tcW w:w="9242" w:type="dxa"/>
          </w:tcPr>
          <w:p w14:paraId="704F7683" w14:textId="77777777" w:rsidR="00F02609" w:rsidRDefault="00F02609" w:rsidP="00114E30">
            <w:pPr>
              <w:rPr>
                <w:rFonts w:ascii="Verdana" w:hAnsi="Verdana"/>
                <w:i/>
                <w:sz w:val="20"/>
                <w:szCs w:val="20"/>
              </w:rPr>
            </w:pPr>
            <w:r>
              <w:rPr>
                <w:rFonts w:ascii="Verdana" w:hAnsi="Verdana"/>
                <w:i/>
                <w:sz w:val="20"/>
                <w:szCs w:val="20"/>
              </w:rPr>
              <w:t>Furniture and Furnishings (Fire)(Safety) Regulations 1988 as amended</w:t>
            </w:r>
          </w:p>
          <w:p w14:paraId="33827AA0" w14:textId="77777777" w:rsidR="00F02609" w:rsidRDefault="00F02609" w:rsidP="00114E30">
            <w:pPr>
              <w:rPr>
                <w:rFonts w:ascii="Verdana" w:hAnsi="Verdana"/>
                <w:i/>
                <w:sz w:val="20"/>
                <w:szCs w:val="20"/>
              </w:rPr>
            </w:pPr>
            <w:r>
              <w:rPr>
                <w:rFonts w:ascii="Verdana" w:hAnsi="Verdana"/>
                <w:i/>
                <w:sz w:val="20"/>
                <w:szCs w:val="20"/>
              </w:rPr>
              <w:t>SI 1988/132</w:t>
            </w:r>
          </w:p>
          <w:p w14:paraId="2FA7097E" w14:textId="77777777" w:rsidR="00F02609" w:rsidRDefault="00F02609" w:rsidP="00114E30">
            <w:pPr>
              <w:rPr>
                <w:rFonts w:ascii="Verdana" w:hAnsi="Verdana"/>
                <w:i/>
                <w:sz w:val="20"/>
                <w:szCs w:val="20"/>
              </w:rPr>
            </w:pPr>
            <w:r>
              <w:rPr>
                <w:rFonts w:ascii="Verdana" w:hAnsi="Verdana"/>
                <w:i/>
                <w:sz w:val="20"/>
                <w:szCs w:val="20"/>
              </w:rPr>
              <w:t>SI 1989/2358</w:t>
            </w:r>
          </w:p>
          <w:p w14:paraId="3623F78C" w14:textId="77777777" w:rsidR="00F02609" w:rsidRPr="00C46C67" w:rsidRDefault="00F02609" w:rsidP="00F02609">
            <w:pPr>
              <w:rPr>
                <w:rFonts w:ascii="Verdana" w:hAnsi="Verdana"/>
                <w:i/>
                <w:sz w:val="20"/>
                <w:szCs w:val="20"/>
              </w:rPr>
            </w:pPr>
            <w:r>
              <w:rPr>
                <w:rFonts w:ascii="Verdana" w:hAnsi="Verdana"/>
                <w:i/>
                <w:sz w:val="20"/>
                <w:szCs w:val="20"/>
              </w:rPr>
              <w:t>SI 1993/207</w:t>
            </w:r>
          </w:p>
        </w:tc>
      </w:tr>
    </w:tbl>
    <w:p w14:paraId="5367E45F" w14:textId="77777777" w:rsidR="00F02609" w:rsidRPr="00C46C67" w:rsidRDefault="00F02609" w:rsidP="00114E30">
      <w:pPr>
        <w:rPr>
          <w:rFonts w:ascii="Verdana" w:hAnsi="Verdana"/>
          <w:sz w:val="20"/>
          <w:szCs w:val="20"/>
        </w:rPr>
      </w:pPr>
    </w:p>
    <w:p w14:paraId="53B0FE22" w14:textId="77777777" w:rsidR="00FE4AA5" w:rsidRDefault="00FE4AA5" w:rsidP="00114E30">
      <w:pPr>
        <w:rPr>
          <w:lang w:val="en-US"/>
        </w:rPr>
      </w:pPr>
      <w:bookmarkStart w:id="186" w:name="_Toc299113266"/>
    </w:p>
    <w:p w14:paraId="48122E3A" w14:textId="77777777" w:rsidR="00C21351" w:rsidRPr="00FE4AA5" w:rsidRDefault="00B75352" w:rsidP="00114E30">
      <w:pPr>
        <w:pStyle w:val="Heading2"/>
        <w:rPr>
          <w:lang w:val="en-US"/>
        </w:rPr>
      </w:pPr>
      <w:bookmarkStart w:id="187" w:name="_Toc415753248"/>
      <w:bookmarkStart w:id="188" w:name="_Toc443380580"/>
      <w:r>
        <w:rPr>
          <w:lang w:val="en-US"/>
        </w:rPr>
        <w:t>8.9</w:t>
      </w:r>
      <w:r>
        <w:rPr>
          <w:lang w:val="en-US"/>
        </w:rPr>
        <w:tab/>
      </w:r>
      <w:r w:rsidR="00161EF2">
        <w:rPr>
          <w:lang w:val="en-US"/>
        </w:rPr>
        <w:t>Hazardous substances</w:t>
      </w:r>
      <w:bookmarkEnd w:id="186"/>
      <w:bookmarkEnd w:id="187"/>
      <w:bookmarkEnd w:id="188"/>
    </w:p>
    <w:p w14:paraId="7C8432AB" w14:textId="77777777" w:rsidR="00C4687D" w:rsidRPr="00FE4AA5" w:rsidRDefault="00C4687D" w:rsidP="00C4687D">
      <w:pPr>
        <w:rPr>
          <w:rFonts w:ascii="Verdana" w:hAnsi="Verdana"/>
          <w:sz w:val="20"/>
          <w:szCs w:val="20"/>
          <w:lang w:val="en-US"/>
        </w:rPr>
      </w:pPr>
    </w:p>
    <w:p w14:paraId="7698D4E3" w14:textId="77777777" w:rsidR="00C21351" w:rsidRPr="00FE4AA5" w:rsidRDefault="00C21351" w:rsidP="00A32998">
      <w:pPr>
        <w:autoSpaceDE w:val="0"/>
        <w:rPr>
          <w:rFonts w:ascii="Verdana" w:hAnsi="Verdana" w:cs="Arial"/>
          <w:sz w:val="20"/>
          <w:szCs w:val="20"/>
          <w:lang w:val="en-US"/>
        </w:rPr>
      </w:pPr>
      <w:r w:rsidRPr="00FE4AA5">
        <w:rPr>
          <w:rFonts w:ascii="Verdana" w:hAnsi="Verdana" w:cs="Arial"/>
          <w:sz w:val="20"/>
          <w:szCs w:val="20"/>
          <w:lang w:val="en-US"/>
        </w:rPr>
        <w:t xml:space="preserve">The </w:t>
      </w:r>
      <w:r w:rsidR="00161EF2" w:rsidRPr="00A93672">
        <w:rPr>
          <w:rFonts w:ascii="Verdana" w:hAnsi="Verdana"/>
          <w:i/>
          <w:sz w:val="20"/>
          <w:szCs w:val="20"/>
          <w:lang w:val="en-US"/>
        </w:rPr>
        <w:t>Control of Substances Hazardous to Health Regulations</w:t>
      </w:r>
      <w:r w:rsidR="00161EF2" w:rsidRPr="00FE4AA5">
        <w:rPr>
          <w:rFonts w:ascii="Verdana" w:hAnsi="Verdana"/>
          <w:sz w:val="20"/>
          <w:szCs w:val="20"/>
          <w:lang w:val="en-US"/>
        </w:rPr>
        <w:t xml:space="preserve"> 2002 </w:t>
      </w:r>
      <w:r w:rsidR="00706182">
        <w:rPr>
          <w:rFonts w:ascii="Verdana" w:hAnsi="Verdana"/>
          <w:sz w:val="20"/>
          <w:szCs w:val="20"/>
          <w:lang w:val="en-US"/>
        </w:rPr>
        <w:t>(</w:t>
      </w:r>
      <w:r w:rsidRPr="00FE4AA5">
        <w:rPr>
          <w:rFonts w:ascii="Verdana" w:hAnsi="Verdana" w:cs="Arial"/>
          <w:sz w:val="20"/>
          <w:szCs w:val="20"/>
          <w:lang w:val="en-US"/>
        </w:rPr>
        <w:t>COSHH</w:t>
      </w:r>
      <w:r w:rsidR="00706182">
        <w:rPr>
          <w:rFonts w:ascii="Verdana" w:hAnsi="Verdana" w:cs="Arial"/>
          <w:sz w:val="20"/>
          <w:szCs w:val="20"/>
          <w:lang w:val="en-US"/>
        </w:rPr>
        <w:t>)</w:t>
      </w:r>
      <w:r w:rsidRPr="00FE4AA5">
        <w:rPr>
          <w:rFonts w:ascii="Verdana" w:hAnsi="Verdana" w:cs="Arial"/>
          <w:sz w:val="20"/>
          <w:szCs w:val="20"/>
          <w:lang w:val="en-US"/>
        </w:rPr>
        <w:t xml:space="preserve"> require employers to control substances that are hazardous to health. </w:t>
      </w:r>
      <w:r w:rsidR="00D94E59">
        <w:rPr>
          <w:rFonts w:ascii="Verdana" w:hAnsi="Verdana" w:cs="Arial"/>
          <w:sz w:val="20"/>
          <w:szCs w:val="20"/>
          <w:lang w:val="en-US"/>
        </w:rPr>
        <w:t>These may include everyday cleaning materials.</w:t>
      </w:r>
    </w:p>
    <w:p w14:paraId="602BF196" w14:textId="77777777" w:rsidR="00C21351" w:rsidRPr="00FE4AA5" w:rsidRDefault="00C21351" w:rsidP="00C21351">
      <w:pPr>
        <w:autoSpaceDE w:val="0"/>
        <w:rPr>
          <w:rFonts w:ascii="Verdana" w:hAnsi="Verdana" w:cs="Arial"/>
          <w:sz w:val="20"/>
          <w:szCs w:val="20"/>
          <w:lang w:val="en-US"/>
        </w:rPr>
      </w:pPr>
    </w:p>
    <w:p w14:paraId="10E001B4" w14:textId="77777777" w:rsidR="00C21351" w:rsidRPr="00FE4AA5" w:rsidRDefault="00C21351" w:rsidP="00C21351">
      <w:pPr>
        <w:autoSpaceDE w:val="0"/>
        <w:rPr>
          <w:rFonts w:ascii="Verdana" w:hAnsi="Verdana" w:cs="Arial"/>
          <w:sz w:val="20"/>
          <w:szCs w:val="20"/>
          <w:lang w:val="en-US"/>
        </w:rPr>
      </w:pPr>
      <w:r w:rsidRPr="00FE4AA5">
        <w:rPr>
          <w:rFonts w:ascii="Verdana" w:hAnsi="Verdana" w:cs="Arial"/>
          <w:sz w:val="20"/>
          <w:szCs w:val="20"/>
          <w:lang w:val="en-US"/>
        </w:rPr>
        <w:t xml:space="preserve">COSHH covers chemicals, products containing chemicals, fumes, dusts, </w:t>
      </w:r>
      <w:r w:rsidRPr="00FE4AA5">
        <w:rPr>
          <w:rFonts w:ascii="Verdana" w:hAnsi="Verdana" w:cs="Arial"/>
          <w:sz w:val="20"/>
          <w:szCs w:val="20"/>
        </w:rPr>
        <w:t>vapours</w:t>
      </w:r>
      <w:r w:rsidRPr="00FE4AA5">
        <w:rPr>
          <w:rFonts w:ascii="Verdana" w:hAnsi="Verdana" w:cs="Arial"/>
          <w:sz w:val="20"/>
          <w:szCs w:val="20"/>
          <w:lang w:val="en-US"/>
        </w:rPr>
        <w:t>, mists and gases</w:t>
      </w:r>
      <w:r w:rsidRPr="00FE4AA5">
        <w:rPr>
          <w:rFonts w:ascii="Verdana" w:hAnsi="Verdana" w:cs="Arial"/>
          <w:sz w:val="20"/>
          <w:szCs w:val="20"/>
        </w:rPr>
        <w:t xml:space="preserve"> (including asphyxiating gases)</w:t>
      </w:r>
      <w:r w:rsidRPr="00FE4AA5">
        <w:rPr>
          <w:rFonts w:ascii="Verdana" w:hAnsi="Verdana" w:cs="Arial"/>
          <w:sz w:val="20"/>
          <w:szCs w:val="20"/>
          <w:lang w:val="en-US"/>
        </w:rPr>
        <w:t>, and biological agents (germs). If the packaging has any of the hazard symbols, then it is classed as a hazardous substance. COSHH also covers asphyxiating gases.</w:t>
      </w:r>
    </w:p>
    <w:p w14:paraId="7CAE13AE" w14:textId="77777777" w:rsidR="00C21351" w:rsidRPr="00FE4AA5" w:rsidRDefault="00C21351" w:rsidP="00C21351">
      <w:pPr>
        <w:autoSpaceDE w:val="0"/>
        <w:rPr>
          <w:rFonts w:ascii="Verdana" w:hAnsi="Verdana" w:cs="Arial"/>
          <w:sz w:val="20"/>
          <w:szCs w:val="20"/>
          <w:lang w:val="en-US"/>
        </w:rPr>
      </w:pPr>
    </w:p>
    <w:p w14:paraId="3D35EA61" w14:textId="77777777" w:rsidR="00C4687D" w:rsidRPr="00FE4AA5" w:rsidRDefault="00C21351" w:rsidP="00C4687D">
      <w:pPr>
        <w:autoSpaceDE w:val="0"/>
        <w:rPr>
          <w:rFonts w:ascii="Verdana" w:hAnsi="Verdana" w:cs="Arial"/>
          <w:sz w:val="20"/>
          <w:szCs w:val="20"/>
          <w:lang w:val="en-US"/>
        </w:rPr>
      </w:pPr>
      <w:r w:rsidRPr="00FE4AA5">
        <w:rPr>
          <w:rFonts w:ascii="Verdana" w:hAnsi="Verdana" w:cs="Arial"/>
          <w:sz w:val="20"/>
          <w:szCs w:val="20"/>
          <w:lang w:val="en-US"/>
        </w:rPr>
        <w:t xml:space="preserve">Germs that cause diseases, such as </w:t>
      </w:r>
      <w:r w:rsidRPr="00FE4AA5">
        <w:rPr>
          <w:rFonts w:ascii="Verdana" w:hAnsi="Verdana" w:cs="Arial"/>
          <w:sz w:val="20"/>
          <w:szCs w:val="20"/>
        </w:rPr>
        <w:t>leptospirosis</w:t>
      </w:r>
      <w:r w:rsidRPr="00FE4AA5">
        <w:rPr>
          <w:rFonts w:ascii="Verdana" w:hAnsi="Verdana" w:cs="Arial"/>
          <w:sz w:val="20"/>
          <w:szCs w:val="20"/>
          <w:lang w:val="en-US"/>
        </w:rPr>
        <w:t xml:space="preserve"> or Legionnaires' disease, and germs used in laboratories</w:t>
      </w:r>
      <w:r w:rsidRPr="00FE4AA5">
        <w:rPr>
          <w:rFonts w:ascii="Verdana" w:hAnsi="Verdana" w:cs="Arial"/>
          <w:sz w:val="20"/>
          <w:szCs w:val="20"/>
        </w:rPr>
        <w:t xml:space="preserve"> are also addressed in these Regulations</w:t>
      </w:r>
      <w:bookmarkStart w:id="189" w:name="_Toc299113267"/>
      <w:r w:rsidR="00C4687D" w:rsidRPr="00FE4AA5">
        <w:rPr>
          <w:rFonts w:ascii="Verdana" w:hAnsi="Verdana" w:cs="Arial"/>
          <w:sz w:val="20"/>
          <w:szCs w:val="20"/>
          <w:lang w:val="en-US"/>
        </w:rPr>
        <w:t>.</w:t>
      </w:r>
    </w:p>
    <w:p w14:paraId="586D61EE" w14:textId="77777777" w:rsidR="00C4687D" w:rsidRDefault="00C4687D" w:rsidP="00C4687D">
      <w:pPr>
        <w:autoSpaceDE w:val="0"/>
        <w:rPr>
          <w:rFonts w:ascii="Verdana" w:hAnsi="Verdana" w:cs="Arial"/>
          <w:b/>
          <w:sz w:val="20"/>
          <w:szCs w:val="20"/>
          <w:lang w:val="en-US"/>
        </w:rPr>
      </w:pPr>
    </w:p>
    <w:tbl>
      <w:tblPr>
        <w:tblStyle w:val="TableGrid"/>
        <w:tblW w:w="0" w:type="auto"/>
        <w:tblLook w:val="04A0" w:firstRow="1" w:lastRow="0" w:firstColumn="1" w:lastColumn="0" w:noHBand="0" w:noVBand="1"/>
      </w:tblPr>
      <w:tblGrid>
        <w:gridCol w:w="9242"/>
      </w:tblGrid>
      <w:tr w:rsidR="0006799D" w14:paraId="3DB74E2B" w14:textId="77777777" w:rsidTr="0006799D">
        <w:tc>
          <w:tcPr>
            <w:tcW w:w="9242" w:type="dxa"/>
          </w:tcPr>
          <w:p w14:paraId="7752C75E" w14:textId="77777777" w:rsidR="0006799D" w:rsidRPr="00C46C67" w:rsidRDefault="0006799D" w:rsidP="00C4687D">
            <w:pPr>
              <w:autoSpaceDE w:val="0"/>
              <w:rPr>
                <w:rFonts w:ascii="Verdana" w:hAnsi="Verdana" w:cs="Arial"/>
                <w:i/>
                <w:sz w:val="20"/>
                <w:szCs w:val="20"/>
                <w:lang w:val="en-US"/>
              </w:rPr>
            </w:pPr>
            <w:r>
              <w:rPr>
                <w:rFonts w:ascii="Verdana" w:hAnsi="Verdana" w:cs="Arial"/>
                <w:i/>
                <w:sz w:val="20"/>
                <w:szCs w:val="20"/>
                <w:lang w:val="en-US"/>
              </w:rPr>
              <w:t xml:space="preserve">Control of Substances </w:t>
            </w:r>
            <w:r w:rsidR="001E5833">
              <w:rPr>
                <w:rFonts w:ascii="Verdana" w:hAnsi="Verdana" w:cs="Arial"/>
                <w:i/>
                <w:sz w:val="20"/>
                <w:szCs w:val="20"/>
                <w:lang w:val="en-US"/>
              </w:rPr>
              <w:t>Hazardous</w:t>
            </w:r>
            <w:r>
              <w:rPr>
                <w:rFonts w:ascii="Verdana" w:hAnsi="Verdana" w:cs="Arial"/>
                <w:i/>
                <w:sz w:val="20"/>
                <w:szCs w:val="20"/>
                <w:lang w:val="en-US"/>
              </w:rPr>
              <w:t xml:space="preserve"> to Health Regulations 2002</w:t>
            </w:r>
          </w:p>
        </w:tc>
      </w:tr>
    </w:tbl>
    <w:p w14:paraId="3C3EAC8D" w14:textId="77777777" w:rsidR="0006799D" w:rsidRPr="00FE4AA5" w:rsidRDefault="0006799D" w:rsidP="00C4687D">
      <w:pPr>
        <w:autoSpaceDE w:val="0"/>
        <w:rPr>
          <w:rFonts w:ascii="Verdana" w:hAnsi="Verdana" w:cs="Arial"/>
          <w:b/>
          <w:sz w:val="20"/>
          <w:szCs w:val="20"/>
          <w:lang w:val="en-US"/>
        </w:rPr>
      </w:pPr>
    </w:p>
    <w:p w14:paraId="4B6E6A66" w14:textId="77777777" w:rsidR="00C21351" w:rsidRPr="00FE4AA5" w:rsidRDefault="00F31D9C" w:rsidP="00114E30">
      <w:pPr>
        <w:pStyle w:val="Heading2"/>
      </w:pPr>
      <w:bookmarkStart w:id="190" w:name="_Toc415753249"/>
      <w:bookmarkStart w:id="191" w:name="_Toc443380581"/>
      <w:r>
        <w:t>8.10</w:t>
      </w:r>
      <w:r w:rsidR="00B75352">
        <w:tab/>
      </w:r>
      <w:r>
        <w:t>Working at height</w:t>
      </w:r>
      <w:bookmarkEnd w:id="189"/>
      <w:bookmarkEnd w:id="190"/>
      <w:bookmarkEnd w:id="191"/>
    </w:p>
    <w:p w14:paraId="65F4A857" w14:textId="77777777" w:rsidR="00C4687D" w:rsidRPr="00FE4AA5" w:rsidRDefault="00C4687D" w:rsidP="00C4687D">
      <w:pPr>
        <w:pStyle w:val="Index"/>
        <w:suppressLineNumbers w:val="0"/>
        <w:suppressAutoHyphens w:val="0"/>
        <w:autoSpaceDE w:val="0"/>
        <w:rPr>
          <w:rFonts w:ascii="Verdana" w:hAnsi="Verdana" w:cs="Times New Roman"/>
          <w:b/>
          <w:sz w:val="20"/>
          <w:szCs w:val="20"/>
          <w:lang w:val="en-US" w:eastAsia="en-US"/>
        </w:rPr>
      </w:pPr>
    </w:p>
    <w:p w14:paraId="75EAF0E9" w14:textId="77777777" w:rsidR="00C21351" w:rsidRPr="00FE4AA5" w:rsidRDefault="00F31D9C" w:rsidP="00551A1C">
      <w:pPr>
        <w:autoSpaceDE w:val="0"/>
        <w:rPr>
          <w:rFonts w:ascii="Verdana" w:hAnsi="Verdana" w:cs="Arial"/>
          <w:sz w:val="20"/>
          <w:szCs w:val="20"/>
        </w:rPr>
      </w:pPr>
      <w:r>
        <w:rPr>
          <w:rFonts w:ascii="Verdana" w:hAnsi="Verdana" w:cs="Arial"/>
          <w:sz w:val="20"/>
          <w:szCs w:val="20"/>
        </w:rPr>
        <w:t xml:space="preserve">The </w:t>
      </w:r>
      <w:r w:rsidRPr="00E55783">
        <w:rPr>
          <w:rFonts w:ascii="Verdana" w:hAnsi="Verdana"/>
          <w:i/>
          <w:sz w:val="20"/>
          <w:szCs w:val="20"/>
        </w:rPr>
        <w:t>Work</w:t>
      </w:r>
      <w:r w:rsidRPr="00573EFB">
        <w:rPr>
          <w:rFonts w:ascii="Verdana" w:hAnsi="Verdana"/>
          <w:i/>
          <w:sz w:val="20"/>
          <w:szCs w:val="20"/>
        </w:rPr>
        <w:t xml:space="preserve"> at Height Regulations</w:t>
      </w:r>
      <w:r w:rsidRPr="00FE4AA5">
        <w:rPr>
          <w:rFonts w:ascii="Verdana" w:hAnsi="Verdana"/>
          <w:b/>
          <w:sz w:val="20"/>
          <w:szCs w:val="20"/>
        </w:rPr>
        <w:t xml:space="preserve"> </w:t>
      </w:r>
      <w:r w:rsidRPr="00573EFB">
        <w:rPr>
          <w:rFonts w:ascii="Verdana" w:hAnsi="Verdana"/>
          <w:sz w:val="20"/>
          <w:szCs w:val="20"/>
        </w:rPr>
        <w:t>2005</w:t>
      </w:r>
      <w:r w:rsidR="00C21351" w:rsidRPr="00FE4AA5">
        <w:rPr>
          <w:rFonts w:ascii="Verdana" w:hAnsi="Verdana" w:cs="Arial"/>
          <w:sz w:val="20"/>
          <w:szCs w:val="20"/>
        </w:rPr>
        <w:t xml:space="preserve"> apply to all work at height where there is a risk of a fall liable to cause personal injury. They place duties on employers, the self-employed </w:t>
      </w:r>
      <w:r w:rsidR="00C21351" w:rsidRPr="00FE4AA5">
        <w:rPr>
          <w:rFonts w:ascii="Verdana" w:hAnsi="Verdana" w:cs="Arial"/>
          <w:sz w:val="20"/>
          <w:szCs w:val="20"/>
        </w:rPr>
        <w:lastRenderedPageBreak/>
        <w:t>and any person that controls the work of others</w:t>
      </w:r>
      <w:r w:rsidR="00E55783">
        <w:rPr>
          <w:rFonts w:ascii="Verdana" w:hAnsi="Verdana" w:cs="Arial"/>
          <w:sz w:val="20"/>
          <w:szCs w:val="20"/>
        </w:rPr>
        <w:t>;</w:t>
      </w:r>
      <w:r w:rsidR="00C21351" w:rsidRPr="00FE4AA5">
        <w:rPr>
          <w:rFonts w:ascii="Verdana" w:hAnsi="Verdana" w:cs="Arial"/>
          <w:sz w:val="20"/>
          <w:szCs w:val="20"/>
        </w:rPr>
        <w:t xml:space="preserve"> for example, facilities managers or building owners who may contract others to work at height.</w:t>
      </w:r>
    </w:p>
    <w:p w14:paraId="51291CA5" w14:textId="77777777" w:rsidR="00C21351" w:rsidRPr="00FE4AA5" w:rsidRDefault="00C21351" w:rsidP="00C21351">
      <w:pPr>
        <w:autoSpaceDE w:val="0"/>
        <w:rPr>
          <w:rFonts w:ascii="Verdana" w:hAnsi="Verdana" w:cs="Arial"/>
          <w:sz w:val="20"/>
          <w:szCs w:val="20"/>
          <w:lang w:val="en-US"/>
        </w:rPr>
      </w:pPr>
    </w:p>
    <w:p w14:paraId="313CC57A" w14:textId="77777777" w:rsidR="00C21351" w:rsidRDefault="00C21351" w:rsidP="00C21351">
      <w:pPr>
        <w:autoSpaceDE w:val="0"/>
        <w:rPr>
          <w:rFonts w:ascii="Verdana" w:hAnsi="Verdana" w:cs="Arial"/>
          <w:sz w:val="20"/>
          <w:szCs w:val="20"/>
        </w:rPr>
      </w:pPr>
      <w:r w:rsidRPr="00FE4AA5">
        <w:rPr>
          <w:rFonts w:ascii="Verdana" w:hAnsi="Verdana" w:cs="Arial"/>
          <w:sz w:val="20"/>
          <w:szCs w:val="20"/>
        </w:rPr>
        <w:t xml:space="preserve">The Regulations include schedules giving requirements for existing places of work and means of access for work at height, collective fall prevention (e.g. guardrails and working platforms), collective fall arrest (e.g. nets, airbags), personal fall protection (e.g. work restraints, fall arrest and rope access) and ladders. </w:t>
      </w:r>
    </w:p>
    <w:p w14:paraId="0370A381" w14:textId="77777777" w:rsidR="0006799D" w:rsidRDefault="0006799D" w:rsidP="00C21351">
      <w:pPr>
        <w:autoSpaceDE w:val="0"/>
        <w:rPr>
          <w:rFonts w:ascii="Verdana" w:hAnsi="Verdana" w:cs="Arial"/>
          <w:sz w:val="20"/>
          <w:szCs w:val="20"/>
        </w:rPr>
      </w:pPr>
    </w:p>
    <w:tbl>
      <w:tblPr>
        <w:tblStyle w:val="TableGrid"/>
        <w:tblW w:w="0" w:type="auto"/>
        <w:tblLook w:val="04A0" w:firstRow="1" w:lastRow="0" w:firstColumn="1" w:lastColumn="0" w:noHBand="0" w:noVBand="1"/>
      </w:tblPr>
      <w:tblGrid>
        <w:gridCol w:w="9242"/>
      </w:tblGrid>
      <w:tr w:rsidR="0006799D" w14:paraId="2EB109EB" w14:textId="77777777" w:rsidTr="0006799D">
        <w:tc>
          <w:tcPr>
            <w:tcW w:w="9242" w:type="dxa"/>
          </w:tcPr>
          <w:p w14:paraId="133D3899" w14:textId="77777777" w:rsidR="0006799D" w:rsidRPr="00C46C67" w:rsidRDefault="0006799D" w:rsidP="00C21351">
            <w:pPr>
              <w:autoSpaceDE w:val="0"/>
              <w:rPr>
                <w:rFonts w:ascii="Verdana" w:hAnsi="Verdana" w:cs="Arial"/>
                <w:i/>
                <w:sz w:val="20"/>
                <w:szCs w:val="20"/>
              </w:rPr>
            </w:pPr>
            <w:r>
              <w:rPr>
                <w:rFonts w:ascii="Verdana" w:hAnsi="Verdana" w:cs="Arial"/>
                <w:i/>
                <w:sz w:val="20"/>
                <w:szCs w:val="20"/>
              </w:rPr>
              <w:t>Work at Height Regulations 2005</w:t>
            </w:r>
          </w:p>
        </w:tc>
      </w:tr>
    </w:tbl>
    <w:p w14:paraId="58D64906" w14:textId="77777777" w:rsidR="0006799D" w:rsidRPr="00FE4AA5" w:rsidRDefault="0006799D" w:rsidP="00C21351">
      <w:pPr>
        <w:autoSpaceDE w:val="0"/>
        <w:rPr>
          <w:rFonts w:ascii="Verdana" w:hAnsi="Verdana" w:cs="Arial"/>
          <w:sz w:val="20"/>
          <w:szCs w:val="20"/>
        </w:rPr>
      </w:pPr>
    </w:p>
    <w:p w14:paraId="2FBC3E0D" w14:textId="77777777" w:rsidR="00C21351" w:rsidRPr="00FE4AA5" w:rsidRDefault="00B75352" w:rsidP="00114E30">
      <w:pPr>
        <w:pStyle w:val="Heading2"/>
      </w:pPr>
      <w:bookmarkStart w:id="192" w:name="_Toc299113268"/>
      <w:bookmarkStart w:id="193" w:name="_Toc415753250"/>
      <w:bookmarkStart w:id="194" w:name="_Toc443380582"/>
      <w:r>
        <w:t>8.11</w:t>
      </w:r>
      <w:r>
        <w:tab/>
      </w:r>
      <w:r w:rsidR="00E55783">
        <w:t>Manual handling</w:t>
      </w:r>
      <w:bookmarkEnd w:id="192"/>
      <w:bookmarkEnd w:id="193"/>
      <w:bookmarkEnd w:id="194"/>
    </w:p>
    <w:p w14:paraId="63A54E84" w14:textId="77777777" w:rsidR="00C4687D" w:rsidRPr="00FE4AA5" w:rsidRDefault="00C4687D" w:rsidP="00C4687D">
      <w:pPr>
        <w:rPr>
          <w:rFonts w:ascii="Verdana" w:hAnsi="Verdana"/>
          <w:sz w:val="20"/>
          <w:szCs w:val="20"/>
        </w:rPr>
      </w:pPr>
    </w:p>
    <w:p w14:paraId="57C1F6F8" w14:textId="77777777" w:rsidR="00C21351" w:rsidRPr="00FE4AA5" w:rsidRDefault="00C21351" w:rsidP="00551A1C">
      <w:pPr>
        <w:autoSpaceDE w:val="0"/>
        <w:rPr>
          <w:rFonts w:ascii="Verdana" w:hAnsi="Verdana" w:cs="Arial"/>
          <w:sz w:val="20"/>
          <w:szCs w:val="20"/>
          <w:lang w:val="en-US"/>
        </w:rPr>
      </w:pPr>
      <w:r w:rsidRPr="00FE4AA5">
        <w:rPr>
          <w:rFonts w:ascii="Verdana" w:hAnsi="Verdana" w:cs="Arial"/>
          <w:sz w:val="20"/>
          <w:szCs w:val="20"/>
          <w:lang w:val="en-US"/>
        </w:rPr>
        <w:t xml:space="preserve">Employees are required under </w:t>
      </w:r>
      <w:r w:rsidR="00E55783">
        <w:rPr>
          <w:rFonts w:ascii="Verdana" w:hAnsi="Verdana" w:cs="Arial"/>
          <w:sz w:val="20"/>
          <w:szCs w:val="20"/>
          <w:lang w:val="en-US"/>
        </w:rPr>
        <w:t xml:space="preserve">the </w:t>
      </w:r>
      <w:r w:rsidR="00E55783" w:rsidRPr="00573EFB">
        <w:rPr>
          <w:rFonts w:ascii="Verdana" w:hAnsi="Verdana"/>
          <w:i/>
          <w:sz w:val="20"/>
          <w:szCs w:val="20"/>
        </w:rPr>
        <w:t xml:space="preserve">Manual Handling Operations Regulations </w:t>
      </w:r>
      <w:r w:rsidR="00E55783" w:rsidRPr="00FE4AA5">
        <w:rPr>
          <w:rFonts w:ascii="Verdana" w:hAnsi="Verdana"/>
          <w:sz w:val="20"/>
          <w:szCs w:val="20"/>
        </w:rPr>
        <w:t xml:space="preserve">1992 (as amended) </w:t>
      </w:r>
      <w:r w:rsidRPr="00FE4AA5">
        <w:rPr>
          <w:rFonts w:ascii="Verdana" w:hAnsi="Verdana" w:cs="Arial"/>
          <w:sz w:val="20"/>
          <w:szCs w:val="20"/>
          <w:lang w:val="en-US"/>
        </w:rPr>
        <w:t xml:space="preserve"> to take steps to reduce risks from manual handling</w:t>
      </w:r>
      <w:r w:rsidRPr="00FE4AA5">
        <w:rPr>
          <w:rFonts w:ascii="Verdana" w:hAnsi="Verdana" w:cs="Arial"/>
          <w:sz w:val="20"/>
          <w:szCs w:val="20"/>
        </w:rPr>
        <w:t>, and employees must make full and proper use of any systems provided</w:t>
      </w:r>
      <w:r w:rsidRPr="00FE4AA5">
        <w:rPr>
          <w:rFonts w:ascii="Verdana" w:hAnsi="Verdana" w:cs="Arial"/>
          <w:sz w:val="20"/>
          <w:szCs w:val="20"/>
          <w:lang w:val="en-US"/>
        </w:rPr>
        <w:t xml:space="preserve">. </w:t>
      </w:r>
    </w:p>
    <w:p w14:paraId="472C59D7" w14:textId="77777777" w:rsidR="00C21351" w:rsidRPr="00FE4AA5" w:rsidRDefault="00C21351" w:rsidP="00C21351">
      <w:pPr>
        <w:autoSpaceDE w:val="0"/>
        <w:rPr>
          <w:rFonts w:ascii="Verdana" w:hAnsi="Verdana" w:cs="Arial"/>
          <w:sz w:val="20"/>
          <w:szCs w:val="20"/>
          <w:lang w:val="en-US"/>
        </w:rPr>
      </w:pPr>
    </w:p>
    <w:p w14:paraId="0B7F6D77" w14:textId="77777777" w:rsidR="00C21351" w:rsidRDefault="00C21351" w:rsidP="00C21351">
      <w:pPr>
        <w:autoSpaceDE w:val="0"/>
        <w:rPr>
          <w:rFonts w:ascii="Verdana" w:hAnsi="Verdana" w:cs="Arial"/>
          <w:sz w:val="20"/>
          <w:szCs w:val="20"/>
          <w:lang w:val="en-US"/>
        </w:rPr>
      </w:pPr>
      <w:r w:rsidRPr="00FE4AA5">
        <w:rPr>
          <w:rFonts w:ascii="Verdana" w:hAnsi="Verdana" w:cs="Arial"/>
          <w:sz w:val="20"/>
          <w:szCs w:val="20"/>
          <w:lang w:val="en-US"/>
        </w:rPr>
        <w:t>As part of the steps to reduce risk, there is a requirement for employees to receive relevant training on manual handling injury risks and prevention.</w:t>
      </w:r>
    </w:p>
    <w:p w14:paraId="32973856" w14:textId="77777777" w:rsidR="0006799D" w:rsidRDefault="0006799D" w:rsidP="00C21351">
      <w:pPr>
        <w:autoSpaceDE w:val="0"/>
        <w:rPr>
          <w:rFonts w:ascii="Verdana" w:hAnsi="Verdana" w:cs="Arial"/>
          <w:sz w:val="20"/>
          <w:szCs w:val="20"/>
          <w:lang w:val="en-US"/>
        </w:rPr>
      </w:pPr>
    </w:p>
    <w:tbl>
      <w:tblPr>
        <w:tblStyle w:val="TableGrid"/>
        <w:tblW w:w="0" w:type="auto"/>
        <w:tblLook w:val="04A0" w:firstRow="1" w:lastRow="0" w:firstColumn="1" w:lastColumn="0" w:noHBand="0" w:noVBand="1"/>
      </w:tblPr>
      <w:tblGrid>
        <w:gridCol w:w="9242"/>
      </w:tblGrid>
      <w:tr w:rsidR="0006799D" w14:paraId="687C8FF7" w14:textId="77777777" w:rsidTr="0006799D">
        <w:tc>
          <w:tcPr>
            <w:tcW w:w="9242" w:type="dxa"/>
          </w:tcPr>
          <w:p w14:paraId="6E59075E" w14:textId="77777777" w:rsidR="0006799D" w:rsidRPr="00C46C67" w:rsidRDefault="0006799D" w:rsidP="00C21351">
            <w:pPr>
              <w:autoSpaceDE w:val="0"/>
              <w:rPr>
                <w:rFonts w:ascii="Verdana" w:hAnsi="Verdana" w:cs="Arial"/>
                <w:i/>
                <w:sz w:val="20"/>
                <w:szCs w:val="20"/>
                <w:lang w:val="en-US"/>
              </w:rPr>
            </w:pPr>
            <w:r>
              <w:rPr>
                <w:rFonts w:ascii="Verdana" w:hAnsi="Verdana" w:cs="Arial"/>
                <w:i/>
                <w:sz w:val="20"/>
                <w:szCs w:val="20"/>
                <w:lang w:val="en-US"/>
              </w:rPr>
              <w:t xml:space="preserve">Manual Handling Operations Regulations 1992 </w:t>
            </w:r>
            <w:r w:rsidR="0056650B">
              <w:rPr>
                <w:rFonts w:ascii="Verdana" w:hAnsi="Verdana" w:cs="Arial"/>
                <w:i/>
                <w:sz w:val="20"/>
                <w:szCs w:val="20"/>
                <w:lang w:val="en-US"/>
              </w:rPr>
              <w:t>as amended</w:t>
            </w:r>
          </w:p>
        </w:tc>
      </w:tr>
    </w:tbl>
    <w:p w14:paraId="0DABE973" w14:textId="77777777" w:rsidR="0006799D" w:rsidRPr="00FE4AA5" w:rsidRDefault="0006799D" w:rsidP="00C21351">
      <w:pPr>
        <w:autoSpaceDE w:val="0"/>
        <w:rPr>
          <w:rFonts w:ascii="Verdana" w:hAnsi="Verdana" w:cs="Arial"/>
          <w:sz w:val="20"/>
          <w:szCs w:val="20"/>
          <w:lang w:val="en-US"/>
        </w:rPr>
      </w:pPr>
    </w:p>
    <w:p w14:paraId="172797C7" w14:textId="77777777" w:rsidR="00C4687D" w:rsidRDefault="00533549" w:rsidP="00114E30">
      <w:pPr>
        <w:pStyle w:val="Heading2"/>
      </w:pPr>
      <w:bookmarkStart w:id="195" w:name="_Toc299113269"/>
      <w:bookmarkStart w:id="196" w:name="_Toc415753251"/>
      <w:bookmarkStart w:id="197" w:name="_Toc443380583"/>
      <w:r>
        <w:t>8.12</w:t>
      </w:r>
      <w:r w:rsidR="00B75352">
        <w:tab/>
      </w:r>
      <w:r w:rsidR="00C21351" w:rsidRPr="00FE4AA5">
        <w:t>Water risk assessments</w:t>
      </w:r>
      <w:bookmarkEnd w:id="195"/>
      <w:bookmarkEnd w:id="196"/>
      <w:bookmarkEnd w:id="197"/>
    </w:p>
    <w:p w14:paraId="64F66D34" w14:textId="77777777" w:rsidR="00FF78A1" w:rsidRPr="00FF78A1" w:rsidRDefault="00FF78A1" w:rsidP="00C46C67"/>
    <w:p w14:paraId="5CC861C5" w14:textId="77777777" w:rsidR="00965527" w:rsidRDefault="00965527" w:rsidP="00114E30">
      <w:pPr>
        <w:rPr>
          <w:rFonts w:ascii="Verdana" w:hAnsi="Verdana"/>
          <w:sz w:val="20"/>
          <w:szCs w:val="20"/>
        </w:rPr>
      </w:pPr>
      <w:r w:rsidRPr="00C46C67">
        <w:rPr>
          <w:rFonts w:ascii="Verdana" w:hAnsi="Verdana"/>
          <w:sz w:val="20"/>
          <w:szCs w:val="20"/>
        </w:rPr>
        <w:t xml:space="preserve">You </w:t>
      </w:r>
      <w:r w:rsidR="00766540" w:rsidRPr="00C46C67">
        <w:rPr>
          <w:rFonts w:ascii="Verdana" w:hAnsi="Verdana"/>
          <w:sz w:val="20"/>
          <w:szCs w:val="20"/>
        </w:rPr>
        <w:t>have a duty</w:t>
      </w:r>
      <w:r w:rsidRPr="00C46C67">
        <w:rPr>
          <w:rFonts w:ascii="Verdana" w:hAnsi="Verdana"/>
          <w:sz w:val="20"/>
          <w:szCs w:val="20"/>
        </w:rPr>
        <w:t xml:space="preserve"> to keep water supplies wholesome</w:t>
      </w:r>
      <w:r w:rsidR="008B0F7C" w:rsidRPr="00C46C67">
        <w:rPr>
          <w:rFonts w:ascii="Verdana" w:hAnsi="Verdana"/>
          <w:sz w:val="20"/>
          <w:szCs w:val="20"/>
        </w:rPr>
        <w:t xml:space="preserve"> and</w:t>
      </w:r>
      <w:r w:rsidRPr="00C46C67">
        <w:rPr>
          <w:rFonts w:ascii="Verdana" w:hAnsi="Verdana"/>
          <w:sz w:val="20"/>
          <w:szCs w:val="20"/>
        </w:rPr>
        <w:t xml:space="preserve"> to monitor the quality of water, including the presence of bacteria</w:t>
      </w:r>
      <w:r w:rsidR="008B0F7C" w:rsidRPr="00C46C67">
        <w:rPr>
          <w:rFonts w:ascii="Verdana" w:hAnsi="Verdana"/>
          <w:sz w:val="20"/>
          <w:szCs w:val="20"/>
        </w:rPr>
        <w:t>,</w:t>
      </w:r>
      <w:r w:rsidRPr="00C46C67">
        <w:rPr>
          <w:rFonts w:ascii="Verdana" w:hAnsi="Verdana"/>
          <w:sz w:val="20"/>
          <w:szCs w:val="20"/>
        </w:rPr>
        <w:t xml:space="preserve"> in the </w:t>
      </w:r>
      <w:r w:rsidR="003D4E79" w:rsidRPr="00C46C67">
        <w:rPr>
          <w:rFonts w:ascii="Verdana" w:hAnsi="Verdana"/>
          <w:sz w:val="20"/>
          <w:szCs w:val="20"/>
        </w:rPr>
        <w:t xml:space="preserve">communal areas of the </w:t>
      </w:r>
      <w:r w:rsidRPr="00C46C67">
        <w:rPr>
          <w:rFonts w:ascii="Verdana" w:hAnsi="Verdana"/>
          <w:sz w:val="20"/>
          <w:szCs w:val="20"/>
        </w:rPr>
        <w:t>properties you manage, in particular where the water supply is provided other than by a water provider</w:t>
      </w:r>
      <w:r w:rsidR="00665A4A" w:rsidRPr="00C46C67">
        <w:rPr>
          <w:rFonts w:ascii="Verdana" w:hAnsi="Verdana"/>
          <w:sz w:val="20"/>
          <w:szCs w:val="20"/>
        </w:rPr>
        <w:t>;</w:t>
      </w:r>
      <w:r w:rsidRPr="00C46C67">
        <w:rPr>
          <w:rFonts w:ascii="Verdana" w:hAnsi="Verdana"/>
          <w:sz w:val="20"/>
          <w:szCs w:val="20"/>
        </w:rPr>
        <w:t xml:space="preserve"> for example</w:t>
      </w:r>
      <w:r w:rsidR="00665A4A" w:rsidRPr="00C46C67">
        <w:rPr>
          <w:rFonts w:ascii="Verdana" w:hAnsi="Verdana"/>
          <w:sz w:val="20"/>
          <w:szCs w:val="20"/>
        </w:rPr>
        <w:t>,</w:t>
      </w:r>
      <w:r w:rsidRPr="00C46C67">
        <w:rPr>
          <w:rFonts w:ascii="Verdana" w:hAnsi="Verdana"/>
          <w:sz w:val="20"/>
          <w:szCs w:val="20"/>
        </w:rPr>
        <w:t xml:space="preserve"> when you have communal tanks.</w:t>
      </w:r>
      <w:r w:rsidR="00615983" w:rsidRPr="00C46C67">
        <w:rPr>
          <w:rFonts w:ascii="Verdana" w:hAnsi="Verdana"/>
          <w:sz w:val="20"/>
          <w:szCs w:val="20"/>
        </w:rPr>
        <w:t xml:space="preserve"> </w:t>
      </w:r>
      <w:r w:rsidR="003D4E79" w:rsidRPr="00C46C67">
        <w:rPr>
          <w:rFonts w:ascii="Verdana" w:hAnsi="Verdana"/>
          <w:sz w:val="20"/>
          <w:szCs w:val="20"/>
        </w:rPr>
        <w:t xml:space="preserve">You </w:t>
      </w:r>
      <w:r w:rsidR="00766540" w:rsidRPr="00C46C67">
        <w:rPr>
          <w:rFonts w:ascii="Verdana" w:hAnsi="Verdana"/>
          <w:sz w:val="20"/>
          <w:szCs w:val="20"/>
        </w:rPr>
        <w:t>must arrange for</w:t>
      </w:r>
      <w:r w:rsidR="003D4E79" w:rsidRPr="00C46C67">
        <w:rPr>
          <w:rFonts w:ascii="Verdana" w:hAnsi="Verdana"/>
          <w:sz w:val="20"/>
          <w:szCs w:val="20"/>
        </w:rPr>
        <w:t xml:space="preserve"> a water risk </w:t>
      </w:r>
      <w:r w:rsidR="003D4E79" w:rsidRPr="00565DC3">
        <w:rPr>
          <w:rFonts w:ascii="Verdana" w:hAnsi="Verdana"/>
          <w:sz w:val="20"/>
          <w:szCs w:val="20"/>
        </w:rPr>
        <w:t>assessment from a competent person.</w:t>
      </w:r>
      <w:r w:rsidR="00FF78A1">
        <w:rPr>
          <w:rFonts w:ascii="Verdana" w:hAnsi="Verdana"/>
          <w:sz w:val="20"/>
          <w:szCs w:val="20"/>
        </w:rPr>
        <w:t xml:space="preserve">  If there are risks then a written action plan should be produced </w:t>
      </w:r>
      <w:r w:rsidR="00075B51">
        <w:rPr>
          <w:rFonts w:ascii="Verdana" w:hAnsi="Verdana"/>
          <w:sz w:val="20"/>
          <w:szCs w:val="20"/>
        </w:rPr>
        <w:t>and act</w:t>
      </w:r>
      <w:r w:rsidR="00EC3F65">
        <w:rPr>
          <w:rFonts w:ascii="Verdana" w:hAnsi="Verdana"/>
          <w:sz w:val="20"/>
          <w:szCs w:val="20"/>
        </w:rPr>
        <w:t>ed upon following discussion and instructions from the client,</w:t>
      </w:r>
      <w:r w:rsidR="00075B51">
        <w:rPr>
          <w:rFonts w:ascii="Verdana" w:hAnsi="Verdana"/>
          <w:sz w:val="20"/>
          <w:szCs w:val="20"/>
        </w:rPr>
        <w:t xml:space="preserve"> </w:t>
      </w:r>
      <w:r w:rsidR="00FF78A1">
        <w:rPr>
          <w:rFonts w:ascii="Verdana" w:hAnsi="Verdana"/>
          <w:sz w:val="20"/>
          <w:szCs w:val="20"/>
        </w:rPr>
        <w:t xml:space="preserve">to reduce the risks.  Water tanks, taps and showers within lessees’ demises are the responsibility of the lessee unless the lease puts the repairing responsibility for them on the landlord. </w:t>
      </w:r>
    </w:p>
    <w:p w14:paraId="0E5BA267" w14:textId="77777777" w:rsidR="0056650B" w:rsidRPr="00565DC3" w:rsidRDefault="0056650B" w:rsidP="00114E30">
      <w:pPr>
        <w:rPr>
          <w:rFonts w:ascii="Verdana" w:hAnsi="Verdana"/>
          <w:i/>
          <w:sz w:val="20"/>
          <w:szCs w:val="20"/>
        </w:rPr>
      </w:pPr>
    </w:p>
    <w:tbl>
      <w:tblPr>
        <w:tblStyle w:val="TableGrid"/>
        <w:tblW w:w="0" w:type="auto"/>
        <w:tblLook w:val="04A0" w:firstRow="1" w:lastRow="0" w:firstColumn="1" w:lastColumn="0" w:noHBand="0" w:noVBand="1"/>
      </w:tblPr>
      <w:tblGrid>
        <w:gridCol w:w="9242"/>
      </w:tblGrid>
      <w:tr w:rsidR="0056650B" w:rsidRPr="0056650B" w14:paraId="48530512" w14:textId="77777777" w:rsidTr="0056650B">
        <w:tc>
          <w:tcPr>
            <w:tcW w:w="9242" w:type="dxa"/>
          </w:tcPr>
          <w:p w14:paraId="6C72091B" w14:textId="77777777" w:rsidR="0056650B" w:rsidRPr="00565DC3" w:rsidRDefault="0056650B" w:rsidP="00114E30">
            <w:pPr>
              <w:rPr>
                <w:rFonts w:ascii="Verdana" w:hAnsi="Verdana" w:cs="Arial"/>
                <w:i/>
                <w:sz w:val="20"/>
                <w:szCs w:val="20"/>
              </w:rPr>
            </w:pPr>
            <w:r w:rsidRPr="00565DC3">
              <w:rPr>
                <w:rFonts w:ascii="Verdana" w:hAnsi="Verdana" w:cs="Arial"/>
                <w:i/>
                <w:sz w:val="20"/>
                <w:szCs w:val="20"/>
              </w:rPr>
              <w:t>Health and Safety at Work etc Act 1974</w:t>
            </w:r>
          </w:p>
          <w:p w14:paraId="6DD439C8" w14:textId="77777777" w:rsidR="0056650B" w:rsidRPr="00565DC3" w:rsidRDefault="0056650B" w:rsidP="00114E30">
            <w:pPr>
              <w:rPr>
                <w:rFonts w:ascii="Verdana" w:hAnsi="Verdana" w:cs="Arial"/>
                <w:i/>
                <w:sz w:val="20"/>
                <w:szCs w:val="20"/>
              </w:rPr>
            </w:pPr>
            <w:r w:rsidRPr="00565DC3">
              <w:rPr>
                <w:rFonts w:ascii="Verdana" w:hAnsi="Verdana" w:cs="Arial"/>
                <w:i/>
                <w:sz w:val="20"/>
                <w:szCs w:val="20"/>
              </w:rPr>
              <w:t>Management of Health and Safety at Work Regulations1999 (SI 1999/3242)</w:t>
            </w:r>
          </w:p>
          <w:p w14:paraId="01B999EF" w14:textId="77777777" w:rsidR="0056650B" w:rsidRPr="00565DC3" w:rsidRDefault="0056650B" w:rsidP="00114E30">
            <w:pPr>
              <w:rPr>
                <w:rFonts w:ascii="Verdana" w:hAnsi="Verdana"/>
                <w:b/>
                <w:i/>
                <w:sz w:val="20"/>
                <w:szCs w:val="20"/>
              </w:rPr>
            </w:pPr>
            <w:r w:rsidRPr="00565DC3">
              <w:rPr>
                <w:rFonts w:ascii="Verdana" w:hAnsi="Verdana" w:cs="Arial"/>
                <w:i/>
                <w:sz w:val="20"/>
                <w:szCs w:val="20"/>
              </w:rPr>
              <w:t>Control of Substances Hazardous to Health Regulations 2002</w:t>
            </w:r>
          </w:p>
        </w:tc>
      </w:tr>
    </w:tbl>
    <w:p w14:paraId="33F65391" w14:textId="77777777" w:rsidR="0056650B" w:rsidRPr="00565DC3" w:rsidRDefault="0056650B" w:rsidP="00114E30">
      <w:pPr>
        <w:rPr>
          <w:rFonts w:ascii="Verdana" w:hAnsi="Verdana"/>
          <w:b/>
          <w:sz w:val="20"/>
          <w:szCs w:val="20"/>
        </w:rPr>
      </w:pPr>
    </w:p>
    <w:p w14:paraId="0BF0ABDC" w14:textId="77777777" w:rsidR="00C21351" w:rsidRPr="00565DC3" w:rsidRDefault="00C21351" w:rsidP="00C21351">
      <w:pPr>
        <w:tabs>
          <w:tab w:val="left" w:pos="1560"/>
        </w:tabs>
        <w:rPr>
          <w:rFonts w:ascii="Verdana" w:hAnsi="Verdana"/>
          <w:i/>
          <w:sz w:val="20"/>
          <w:szCs w:val="20"/>
        </w:rPr>
      </w:pPr>
    </w:p>
    <w:p w14:paraId="2AFDC3A8" w14:textId="77777777" w:rsidR="00C21351" w:rsidRPr="00573EFB" w:rsidRDefault="00C21351" w:rsidP="00C21351">
      <w:pPr>
        <w:tabs>
          <w:tab w:val="left" w:pos="1560"/>
        </w:tabs>
        <w:rPr>
          <w:rFonts w:ascii="Verdana" w:hAnsi="Verdana"/>
          <w:color w:val="0070C0"/>
          <w:sz w:val="20"/>
          <w:szCs w:val="20"/>
        </w:rPr>
      </w:pPr>
      <w:r w:rsidRPr="00FE4AA5">
        <w:rPr>
          <w:rFonts w:ascii="Verdana" w:hAnsi="Verdana"/>
          <w:sz w:val="20"/>
          <w:szCs w:val="20"/>
        </w:rPr>
        <w:t>The HSE have published an Approved Code of Practice (ACOP) and guidance</w:t>
      </w:r>
      <w:r w:rsidR="003B35AA">
        <w:rPr>
          <w:rFonts w:ascii="Verdana" w:hAnsi="Verdana"/>
          <w:sz w:val="20"/>
          <w:szCs w:val="20"/>
        </w:rPr>
        <w:t xml:space="preserve">, </w:t>
      </w:r>
      <w:r w:rsidR="003B35AA" w:rsidRPr="00EE0CC4">
        <w:rPr>
          <w:rFonts w:ascii="Verdana" w:hAnsi="Verdana"/>
          <w:i/>
          <w:sz w:val="20"/>
          <w:szCs w:val="20"/>
        </w:rPr>
        <w:t>Legionnaires' disease: The control of legionella bacteria in water systems</w:t>
      </w:r>
      <w:r w:rsidR="003B35AA">
        <w:rPr>
          <w:rFonts w:ascii="Verdana" w:hAnsi="Verdana"/>
          <w:sz w:val="20"/>
          <w:szCs w:val="20"/>
        </w:rPr>
        <w:t xml:space="preserve"> (2013),</w:t>
      </w:r>
      <w:r w:rsidRPr="00FE4AA5">
        <w:rPr>
          <w:rFonts w:ascii="Verdana" w:hAnsi="Verdana"/>
          <w:sz w:val="20"/>
          <w:szCs w:val="20"/>
        </w:rPr>
        <w:t xml:space="preserve"> which gives further detail on managing and controlling legionella risks.</w:t>
      </w:r>
      <w:r w:rsidR="00615983">
        <w:rPr>
          <w:rFonts w:ascii="Verdana" w:hAnsi="Verdana"/>
          <w:sz w:val="20"/>
          <w:szCs w:val="20"/>
        </w:rPr>
        <w:t xml:space="preserve"> </w:t>
      </w:r>
    </w:p>
    <w:p w14:paraId="6447C85D" w14:textId="77777777" w:rsidR="00FE4AA5" w:rsidRDefault="00FE4AA5" w:rsidP="00114E30">
      <w:bookmarkStart w:id="198" w:name="_Toc299113270"/>
    </w:p>
    <w:p w14:paraId="30DE8ACD" w14:textId="77777777" w:rsidR="00C21351" w:rsidRPr="00FE4AA5" w:rsidRDefault="00665A4A" w:rsidP="00114E30">
      <w:pPr>
        <w:pStyle w:val="Heading2"/>
      </w:pPr>
      <w:bookmarkStart w:id="199" w:name="_Toc415753252"/>
      <w:bookmarkStart w:id="200" w:name="_Toc443380584"/>
      <w:r>
        <w:t>8.13</w:t>
      </w:r>
      <w:r w:rsidR="00B75352">
        <w:tab/>
      </w:r>
      <w:r w:rsidR="00C21351" w:rsidRPr="00FE4AA5">
        <w:t>Construction</w:t>
      </w:r>
      <w:bookmarkEnd w:id="198"/>
      <w:bookmarkEnd w:id="199"/>
      <w:bookmarkEnd w:id="200"/>
    </w:p>
    <w:p w14:paraId="647FAD57" w14:textId="77777777" w:rsidR="00C4687D" w:rsidRPr="00FE4AA5" w:rsidRDefault="00C4687D" w:rsidP="00C4687D">
      <w:pPr>
        <w:rPr>
          <w:rFonts w:ascii="Verdana" w:hAnsi="Verdana"/>
          <w:sz w:val="20"/>
          <w:szCs w:val="20"/>
        </w:rPr>
      </w:pPr>
    </w:p>
    <w:p w14:paraId="1129DEC4" w14:textId="77777777" w:rsidR="00C21351" w:rsidRPr="00FE4AA5" w:rsidRDefault="00C21351" w:rsidP="00C21351">
      <w:pPr>
        <w:tabs>
          <w:tab w:val="left" w:pos="1560"/>
        </w:tabs>
        <w:rPr>
          <w:rFonts w:ascii="Verdana" w:hAnsi="Verdana"/>
          <w:sz w:val="20"/>
          <w:szCs w:val="20"/>
        </w:rPr>
      </w:pPr>
      <w:r w:rsidRPr="00F54CED">
        <w:rPr>
          <w:rFonts w:ascii="Verdana" w:hAnsi="Verdana"/>
          <w:sz w:val="20"/>
          <w:szCs w:val="20"/>
        </w:rPr>
        <w:t>Everyone</w:t>
      </w:r>
      <w:r w:rsidRPr="00FE4AA5">
        <w:rPr>
          <w:rFonts w:ascii="Verdana" w:hAnsi="Verdana"/>
          <w:sz w:val="20"/>
          <w:szCs w:val="20"/>
        </w:rPr>
        <w:t xml:space="preserve"> controlling site work has health and safety responsibilities. Checking that working conditions are healthy and safe before work begins, and ensuring that the proposed work is not going to put others at risk, require planning and organisation. This applies whatever the size of the site. </w:t>
      </w:r>
    </w:p>
    <w:p w14:paraId="0E53B7DC" w14:textId="77777777" w:rsidR="00C21351" w:rsidRPr="00FE4AA5" w:rsidRDefault="00C21351" w:rsidP="00C21351">
      <w:pPr>
        <w:tabs>
          <w:tab w:val="left" w:pos="1560"/>
        </w:tabs>
        <w:rPr>
          <w:rFonts w:ascii="Verdana" w:hAnsi="Verdana"/>
          <w:sz w:val="20"/>
          <w:szCs w:val="20"/>
        </w:rPr>
      </w:pPr>
    </w:p>
    <w:p w14:paraId="3CC11E4E" w14:textId="2EC99A90" w:rsidR="00C21351" w:rsidRPr="00FE4AA5" w:rsidRDefault="00F84910" w:rsidP="00C21351">
      <w:pPr>
        <w:tabs>
          <w:tab w:val="left" w:pos="1560"/>
        </w:tabs>
        <w:rPr>
          <w:rFonts w:ascii="Verdana" w:hAnsi="Verdana"/>
          <w:sz w:val="20"/>
          <w:szCs w:val="20"/>
        </w:rPr>
      </w:pPr>
      <w:r>
        <w:rPr>
          <w:rFonts w:ascii="Verdana" w:hAnsi="Verdana"/>
          <w:sz w:val="20"/>
          <w:szCs w:val="20"/>
        </w:rPr>
        <w:t xml:space="preserve">The </w:t>
      </w:r>
      <w:r w:rsidRPr="00AA3837">
        <w:rPr>
          <w:rFonts w:ascii="Verdana" w:hAnsi="Verdana"/>
          <w:i/>
          <w:sz w:val="20"/>
          <w:szCs w:val="20"/>
        </w:rPr>
        <w:t xml:space="preserve">Construction (Design and Management) Regulations </w:t>
      </w:r>
      <w:r w:rsidRPr="00FE4AA5">
        <w:rPr>
          <w:rFonts w:ascii="Verdana" w:hAnsi="Verdana"/>
          <w:sz w:val="20"/>
          <w:szCs w:val="20"/>
        </w:rPr>
        <w:t>20</w:t>
      </w:r>
      <w:ins w:id="201" w:author="Janie Strange [2]" w:date="2016-04-05T08:45:00Z">
        <w:r w:rsidR="00E54F1E">
          <w:rPr>
            <w:rFonts w:ascii="Verdana" w:hAnsi="Verdana"/>
            <w:sz w:val="20"/>
            <w:szCs w:val="20"/>
          </w:rPr>
          <w:t>15</w:t>
        </w:r>
      </w:ins>
      <w:del w:id="202" w:author="Janie Strange [2]" w:date="2016-04-05T08:45:00Z">
        <w:r w:rsidRPr="00FE4AA5" w:rsidDel="00E54F1E">
          <w:rPr>
            <w:rFonts w:ascii="Verdana" w:hAnsi="Verdana"/>
            <w:sz w:val="20"/>
            <w:szCs w:val="20"/>
          </w:rPr>
          <w:delText>07</w:delText>
        </w:r>
      </w:del>
      <w:r>
        <w:rPr>
          <w:rFonts w:ascii="Verdana" w:hAnsi="Verdana"/>
          <w:sz w:val="20"/>
          <w:szCs w:val="20"/>
        </w:rPr>
        <w:t xml:space="preserve"> (</w:t>
      </w:r>
      <w:r w:rsidR="00C21351" w:rsidRPr="00FE4AA5">
        <w:rPr>
          <w:rFonts w:ascii="Verdana" w:hAnsi="Verdana"/>
          <w:sz w:val="20"/>
          <w:szCs w:val="20"/>
        </w:rPr>
        <w:t>CDM</w:t>
      </w:r>
      <w:r>
        <w:rPr>
          <w:rFonts w:ascii="Verdana" w:hAnsi="Verdana"/>
          <w:sz w:val="20"/>
          <w:szCs w:val="20"/>
        </w:rPr>
        <w:t>)</w:t>
      </w:r>
      <w:r w:rsidR="00C21351" w:rsidRPr="00FE4AA5">
        <w:rPr>
          <w:rFonts w:ascii="Verdana" w:hAnsi="Verdana"/>
          <w:sz w:val="20"/>
          <w:szCs w:val="20"/>
        </w:rPr>
        <w:t xml:space="preserve"> place legal duties on virtually everyone involved in construction work and therefore can all be categorised as </w:t>
      </w:r>
      <w:r w:rsidR="00F54CED" w:rsidRPr="00FE4AA5">
        <w:rPr>
          <w:rFonts w:ascii="Verdana" w:hAnsi="Verdana"/>
          <w:sz w:val="20"/>
          <w:szCs w:val="20"/>
        </w:rPr>
        <w:t>duty holders</w:t>
      </w:r>
      <w:r w:rsidR="00C21351" w:rsidRPr="00FE4AA5">
        <w:rPr>
          <w:rFonts w:ascii="Verdana" w:hAnsi="Verdana"/>
          <w:sz w:val="20"/>
          <w:szCs w:val="20"/>
        </w:rPr>
        <w:t>.</w:t>
      </w:r>
    </w:p>
    <w:p w14:paraId="57B476B1" w14:textId="77777777" w:rsidR="00FE4AA5" w:rsidRDefault="00FE4AA5" w:rsidP="00114E30">
      <w:bookmarkStart w:id="203" w:name="_Toc299113271"/>
    </w:p>
    <w:tbl>
      <w:tblPr>
        <w:tblStyle w:val="TableGrid"/>
        <w:tblW w:w="0" w:type="auto"/>
        <w:tblLook w:val="04A0" w:firstRow="1" w:lastRow="0" w:firstColumn="1" w:lastColumn="0" w:noHBand="0" w:noVBand="1"/>
      </w:tblPr>
      <w:tblGrid>
        <w:gridCol w:w="9242"/>
      </w:tblGrid>
      <w:tr w:rsidR="00BE79DC" w14:paraId="75D2D5B1" w14:textId="77777777" w:rsidTr="00BE79DC">
        <w:tc>
          <w:tcPr>
            <w:tcW w:w="9242" w:type="dxa"/>
          </w:tcPr>
          <w:p w14:paraId="413A54C5" w14:textId="568CCF83" w:rsidR="00BE79DC" w:rsidRPr="00565DC3" w:rsidRDefault="00BE79DC" w:rsidP="00C02853">
            <w:pPr>
              <w:rPr>
                <w:rFonts w:ascii="Verdana" w:hAnsi="Verdana"/>
                <w:i/>
                <w:sz w:val="20"/>
                <w:szCs w:val="20"/>
              </w:rPr>
            </w:pPr>
            <w:r w:rsidRPr="00565DC3">
              <w:rPr>
                <w:rFonts w:ascii="Verdana" w:hAnsi="Verdana"/>
                <w:i/>
                <w:sz w:val="20"/>
                <w:szCs w:val="20"/>
              </w:rPr>
              <w:lastRenderedPageBreak/>
              <w:t xml:space="preserve">Construction (Design and Management) Regulations </w:t>
            </w:r>
            <w:r w:rsidR="00C02853">
              <w:rPr>
                <w:rFonts w:ascii="Verdana" w:hAnsi="Verdana"/>
                <w:i/>
                <w:sz w:val="20"/>
                <w:szCs w:val="20"/>
              </w:rPr>
              <w:t>2015</w:t>
            </w:r>
          </w:p>
        </w:tc>
      </w:tr>
    </w:tbl>
    <w:p w14:paraId="345CD61F" w14:textId="77777777" w:rsidR="00BE79DC" w:rsidRPr="00565DC3" w:rsidRDefault="00BE79DC" w:rsidP="00114E30">
      <w:pPr>
        <w:rPr>
          <w:rFonts w:ascii="Verdana" w:hAnsi="Verdana"/>
          <w:sz w:val="20"/>
          <w:szCs w:val="20"/>
        </w:rPr>
      </w:pPr>
    </w:p>
    <w:p w14:paraId="688F2F9D" w14:textId="77777777" w:rsidR="00C21351" w:rsidRPr="00FE4AA5" w:rsidRDefault="00B75352" w:rsidP="00114E30">
      <w:pPr>
        <w:pStyle w:val="Heading2"/>
      </w:pPr>
      <w:bookmarkStart w:id="204" w:name="_Toc415753253"/>
      <w:bookmarkStart w:id="205" w:name="_Toc443380585"/>
      <w:r>
        <w:t>8.14</w:t>
      </w:r>
      <w:r>
        <w:tab/>
      </w:r>
      <w:r w:rsidR="00902FAB">
        <w:t>Signs and signals</w:t>
      </w:r>
      <w:bookmarkEnd w:id="204"/>
      <w:bookmarkEnd w:id="205"/>
      <w:r w:rsidR="00902FAB">
        <w:t xml:space="preserve"> </w:t>
      </w:r>
      <w:bookmarkEnd w:id="203"/>
    </w:p>
    <w:p w14:paraId="58227765" w14:textId="77777777" w:rsidR="00C4687D" w:rsidRPr="00FE4AA5" w:rsidRDefault="00C4687D" w:rsidP="00C4687D">
      <w:pPr>
        <w:rPr>
          <w:rFonts w:ascii="Verdana" w:hAnsi="Verdana"/>
          <w:sz w:val="20"/>
          <w:szCs w:val="20"/>
        </w:rPr>
      </w:pPr>
    </w:p>
    <w:p w14:paraId="3D4B43F8" w14:textId="77777777" w:rsidR="00C21351" w:rsidRPr="00FE4AA5" w:rsidRDefault="00902FAB" w:rsidP="00C21351">
      <w:pPr>
        <w:tabs>
          <w:tab w:val="left" w:pos="1560"/>
        </w:tabs>
        <w:rPr>
          <w:rFonts w:ascii="Verdana" w:hAnsi="Verdana"/>
          <w:sz w:val="20"/>
          <w:szCs w:val="20"/>
        </w:rPr>
      </w:pPr>
      <w:r>
        <w:rPr>
          <w:rFonts w:ascii="Verdana" w:hAnsi="Verdana"/>
          <w:sz w:val="20"/>
          <w:szCs w:val="20"/>
        </w:rPr>
        <w:t xml:space="preserve">The </w:t>
      </w:r>
      <w:r w:rsidRPr="007830B3">
        <w:rPr>
          <w:rFonts w:ascii="Verdana" w:hAnsi="Verdana"/>
          <w:i/>
          <w:sz w:val="20"/>
          <w:szCs w:val="20"/>
        </w:rPr>
        <w:t>Health and Safety (Safety Signs and Signals) Regulations</w:t>
      </w:r>
      <w:r w:rsidRPr="00FE4AA5">
        <w:rPr>
          <w:rFonts w:ascii="Verdana" w:hAnsi="Verdana"/>
          <w:sz w:val="20"/>
          <w:szCs w:val="20"/>
        </w:rPr>
        <w:t xml:space="preserve"> 1996</w:t>
      </w:r>
      <w:r w:rsidR="00BE79DC">
        <w:rPr>
          <w:rFonts w:ascii="Verdana" w:hAnsi="Verdana"/>
          <w:sz w:val="20"/>
          <w:szCs w:val="20"/>
        </w:rPr>
        <w:t xml:space="preserve"> </w:t>
      </w:r>
      <w:r w:rsidR="00C21351" w:rsidRPr="00FE4AA5">
        <w:rPr>
          <w:rFonts w:ascii="Verdana" w:hAnsi="Verdana"/>
          <w:sz w:val="20"/>
          <w:szCs w:val="20"/>
        </w:rPr>
        <w:t xml:space="preserve">cover various means of communicating health and safety information, such as the use of illuminated signs, hand and acoustic signals (e.g. fire alarms), spoken communication and the marking of pipework containing dangerous substances. </w:t>
      </w:r>
    </w:p>
    <w:p w14:paraId="0B7B589D" w14:textId="77777777" w:rsidR="00C21351" w:rsidRPr="00FE4AA5" w:rsidRDefault="00C21351" w:rsidP="00C21351">
      <w:pPr>
        <w:tabs>
          <w:tab w:val="left" w:pos="1560"/>
        </w:tabs>
        <w:rPr>
          <w:rFonts w:ascii="Verdana" w:hAnsi="Verdana"/>
          <w:sz w:val="20"/>
          <w:szCs w:val="20"/>
        </w:rPr>
      </w:pPr>
    </w:p>
    <w:p w14:paraId="16033882" w14:textId="77777777" w:rsidR="00C21351" w:rsidRPr="00FE4AA5" w:rsidRDefault="00C21351" w:rsidP="00C21351">
      <w:pPr>
        <w:tabs>
          <w:tab w:val="left" w:pos="1560"/>
        </w:tabs>
        <w:rPr>
          <w:rFonts w:ascii="Verdana" w:hAnsi="Verdana"/>
          <w:sz w:val="20"/>
          <w:szCs w:val="20"/>
        </w:rPr>
      </w:pPr>
      <w:r w:rsidRPr="00FE4AA5">
        <w:rPr>
          <w:rFonts w:ascii="Verdana" w:hAnsi="Verdana"/>
          <w:sz w:val="20"/>
          <w:szCs w:val="20"/>
        </w:rPr>
        <w:t>Employers are required to provide specific safety signs whenever there is a risk that has not been avoided or controlled by other means</w:t>
      </w:r>
      <w:r w:rsidR="00D0455C">
        <w:rPr>
          <w:rFonts w:ascii="Verdana" w:hAnsi="Verdana"/>
          <w:sz w:val="20"/>
          <w:szCs w:val="20"/>
        </w:rPr>
        <w:t>; for example,</w:t>
      </w:r>
      <w:r w:rsidRPr="00FE4AA5">
        <w:rPr>
          <w:rFonts w:ascii="Verdana" w:hAnsi="Verdana"/>
          <w:sz w:val="20"/>
          <w:szCs w:val="20"/>
        </w:rPr>
        <w:t xml:space="preserve"> by engineering controls and safe systems of work.</w:t>
      </w:r>
    </w:p>
    <w:p w14:paraId="149B92EB" w14:textId="77777777" w:rsidR="00C21351" w:rsidRPr="00FE4AA5" w:rsidRDefault="00C21351" w:rsidP="00C21351">
      <w:pPr>
        <w:tabs>
          <w:tab w:val="left" w:pos="1560"/>
        </w:tabs>
        <w:rPr>
          <w:rFonts w:ascii="Verdana" w:hAnsi="Verdana"/>
          <w:sz w:val="20"/>
          <w:szCs w:val="20"/>
        </w:rPr>
      </w:pPr>
    </w:p>
    <w:p w14:paraId="2F6003FC" w14:textId="77777777" w:rsidR="00C21351" w:rsidRPr="00FE4AA5" w:rsidRDefault="00C21351" w:rsidP="00C21351">
      <w:pPr>
        <w:tabs>
          <w:tab w:val="left" w:pos="1560"/>
        </w:tabs>
        <w:rPr>
          <w:rFonts w:ascii="Verdana" w:hAnsi="Verdana"/>
          <w:sz w:val="20"/>
          <w:szCs w:val="20"/>
        </w:rPr>
      </w:pPr>
      <w:r w:rsidRPr="00FE4AA5">
        <w:rPr>
          <w:rFonts w:ascii="Verdana" w:hAnsi="Verdana"/>
          <w:sz w:val="20"/>
          <w:szCs w:val="20"/>
        </w:rPr>
        <w:t xml:space="preserve">Fire safety signs (i.e. signs for fire exits and fire-fighting equipment) are also covered by the Regulations. </w:t>
      </w:r>
    </w:p>
    <w:p w14:paraId="1185A062" w14:textId="77777777" w:rsidR="00965527" w:rsidRDefault="00965527" w:rsidP="00114E30">
      <w:pPr>
        <w:rPr>
          <w:lang w:val="en-US"/>
        </w:rPr>
      </w:pPr>
      <w:bookmarkStart w:id="206" w:name="_Toc299113272"/>
    </w:p>
    <w:tbl>
      <w:tblPr>
        <w:tblStyle w:val="TableGrid"/>
        <w:tblW w:w="0" w:type="auto"/>
        <w:tblLook w:val="04A0" w:firstRow="1" w:lastRow="0" w:firstColumn="1" w:lastColumn="0" w:noHBand="0" w:noVBand="1"/>
      </w:tblPr>
      <w:tblGrid>
        <w:gridCol w:w="9242"/>
      </w:tblGrid>
      <w:tr w:rsidR="00BE79DC" w14:paraId="4F68D4CC" w14:textId="77777777" w:rsidTr="00BE79DC">
        <w:tc>
          <w:tcPr>
            <w:tcW w:w="9242" w:type="dxa"/>
          </w:tcPr>
          <w:p w14:paraId="4E668E2B" w14:textId="77777777" w:rsidR="00BE79DC" w:rsidRPr="00565DC3" w:rsidRDefault="00BE79DC" w:rsidP="00114E30">
            <w:pPr>
              <w:rPr>
                <w:rFonts w:ascii="Verdana" w:hAnsi="Verdana"/>
                <w:i/>
                <w:sz w:val="20"/>
                <w:szCs w:val="20"/>
                <w:lang w:val="en-US"/>
              </w:rPr>
            </w:pPr>
            <w:r w:rsidRPr="00BE79DC">
              <w:rPr>
                <w:rFonts w:ascii="Verdana" w:hAnsi="Verdana"/>
                <w:i/>
                <w:sz w:val="20"/>
                <w:szCs w:val="20"/>
                <w:lang w:val="en-US"/>
              </w:rPr>
              <w:t xml:space="preserve">Health and Safety </w:t>
            </w:r>
            <w:r>
              <w:rPr>
                <w:rFonts w:ascii="Verdana" w:hAnsi="Verdana"/>
                <w:i/>
                <w:sz w:val="20"/>
                <w:szCs w:val="20"/>
                <w:lang w:val="en-US"/>
              </w:rPr>
              <w:t>(</w:t>
            </w:r>
            <w:r w:rsidRPr="00565DC3">
              <w:rPr>
                <w:rFonts w:ascii="Verdana" w:hAnsi="Verdana"/>
                <w:i/>
                <w:sz w:val="20"/>
                <w:szCs w:val="20"/>
                <w:lang w:val="en-US"/>
              </w:rPr>
              <w:t>Safety Signs and</w:t>
            </w:r>
            <w:r>
              <w:rPr>
                <w:rFonts w:ascii="Verdana" w:hAnsi="Verdana"/>
                <w:i/>
                <w:sz w:val="20"/>
                <w:szCs w:val="20"/>
                <w:lang w:val="en-US"/>
              </w:rPr>
              <w:t xml:space="preserve"> Signals) Regulations 1996</w:t>
            </w:r>
          </w:p>
        </w:tc>
      </w:tr>
    </w:tbl>
    <w:p w14:paraId="03B87366" w14:textId="77777777" w:rsidR="00BE79DC" w:rsidRDefault="00BE79DC" w:rsidP="00114E30">
      <w:pPr>
        <w:rPr>
          <w:lang w:val="en-US"/>
        </w:rPr>
      </w:pPr>
    </w:p>
    <w:p w14:paraId="562FC900" w14:textId="77777777" w:rsidR="00C21351" w:rsidRPr="00FE4AA5" w:rsidRDefault="00696D2B" w:rsidP="00114E30">
      <w:pPr>
        <w:pStyle w:val="Heading2"/>
        <w:rPr>
          <w:lang w:val="en-US"/>
        </w:rPr>
      </w:pPr>
      <w:bookmarkStart w:id="207" w:name="_Toc415753254"/>
      <w:bookmarkStart w:id="208" w:name="_Toc443380586"/>
      <w:r>
        <w:rPr>
          <w:lang w:val="en-US"/>
        </w:rPr>
        <w:t>8.15</w:t>
      </w:r>
      <w:r w:rsidR="00B75352">
        <w:rPr>
          <w:lang w:val="en-US"/>
        </w:rPr>
        <w:tab/>
      </w:r>
      <w:r>
        <w:rPr>
          <w:lang w:val="en-US"/>
        </w:rPr>
        <w:t>Lifting equipment</w:t>
      </w:r>
      <w:bookmarkEnd w:id="207"/>
      <w:bookmarkEnd w:id="208"/>
      <w:r>
        <w:rPr>
          <w:lang w:val="en-US"/>
        </w:rPr>
        <w:t xml:space="preserve"> </w:t>
      </w:r>
      <w:bookmarkEnd w:id="206"/>
    </w:p>
    <w:p w14:paraId="023EE0A4" w14:textId="77777777" w:rsidR="00C4687D" w:rsidRPr="00FE4AA5" w:rsidRDefault="00C4687D" w:rsidP="00C4687D">
      <w:pPr>
        <w:rPr>
          <w:rFonts w:ascii="Verdana" w:hAnsi="Verdana"/>
          <w:sz w:val="20"/>
          <w:szCs w:val="20"/>
          <w:lang w:val="en-US"/>
        </w:rPr>
      </w:pPr>
    </w:p>
    <w:p w14:paraId="413CACAC" w14:textId="77777777" w:rsidR="00C21351" w:rsidRDefault="00696D2B" w:rsidP="00C21351">
      <w:pPr>
        <w:tabs>
          <w:tab w:val="left" w:pos="1560"/>
        </w:tabs>
        <w:autoSpaceDE w:val="0"/>
        <w:rPr>
          <w:rFonts w:ascii="Verdana" w:hAnsi="Verdana" w:cs="Arial"/>
          <w:sz w:val="20"/>
          <w:szCs w:val="20"/>
          <w:lang w:val="en-US"/>
        </w:rPr>
      </w:pPr>
      <w:r>
        <w:rPr>
          <w:rFonts w:ascii="Verdana" w:hAnsi="Verdana"/>
          <w:sz w:val="20"/>
          <w:szCs w:val="20"/>
          <w:lang w:val="en-US"/>
        </w:rPr>
        <w:t xml:space="preserve">The </w:t>
      </w:r>
      <w:r w:rsidRPr="002220D0">
        <w:rPr>
          <w:rFonts w:ascii="Verdana" w:hAnsi="Verdana"/>
          <w:i/>
          <w:sz w:val="20"/>
          <w:szCs w:val="20"/>
          <w:lang w:val="en-US"/>
        </w:rPr>
        <w:t>Lifting Operations and Lifting Equipment Regulations</w:t>
      </w:r>
      <w:r w:rsidRPr="00FE4AA5">
        <w:rPr>
          <w:rFonts w:ascii="Verdana" w:hAnsi="Verdana"/>
          <w:sz w:val="20"/>
          <w:szCs w:val="20"/>
          <w:lang w:val="en-US"/>
        </w:rPr>
        <w:t xml:space="preserve"> 1988</w:t>
      </w:r>
      <w:r w:rsidR="00ED18FA">
        <w:rPr>
          <w:rFonts w:ascii="Verdana" w:hAnsi="Verdana"/>
          <w:sz w:val="20"/>
          <w:szCs w:val="20"/>
          <w:lang w:val="en-US"/>
        </w:rPr>
        <w:t xml:space="preserve"> </w:t>
      </w:r>
      <w:r w:rsidR="00C21351" w:rsidRPr="00FE4AA5">
        <w:rPr>
          <w:rFonts w:ascii="Verdana" w:hAnsi="Verdana" w:cs="Arial"/>
          <w:sz w:val="20"/>
          <w:szCs w:val="20"/>
          <w:lang w:val="en-US"/>
        </w:rPr>
        <w:t xml:space="preserve">aim to reduce risks to people’s health and safety from lifting equipment provided for use at work. They apply to employers or self-employed persons providing lifting equipment for use at work, and to those who have control of the use of lifting equipment. </w:t>
      </w:r>
    </w:p>
    <w:p w14:paraId="4FB92C0F" w14:textId="77777777" w:rsidR="00B90A18" w:rsidRPr="00FE4AA5" w:rsidRDefault="00B90A18" w:rsidP="00C21351">
      <w:pPr>
        <w:tabs>
          <w:tab w:val="left" w:pos="1560"/>
        </w:tabs>
        <w:autoSpaceDE w:val="0"/>
        <w:rPr>
          <w:rFonts w:ascii="Verdana" w:hAnsi="Verdana" w:cs="Arial"/>
          <w:sz w:val="20"/>
          <w:szCs w:val="20"/>
          <w:lang w:val="en-US"/>
        </w:rPr>
      </w:pPr>
    </w:p>
    <w:p w14:paraId="0DDC29AC" w14:textId="77777777" w:rsidR="00C21351" w:rsidRDefault="00C21351" w:rsidP="00C21351">
      <w:pPr>
        <w:tabs>
          <w:tab w:val="left" w:pos="1560"/>
        </w:tabs>
        <w:autoSpaceDE w:val="0"/>
        <w:rPr>
          <w:rFonts w:ascii="Verdana" w:hAnsi="Verdana" w:cs="Arial"/>
          <w:sz w:val="20"/>
          <w:szCs w:val="20"/>
          <w:lang w:val="en-US"/>
        </w:rPr>
      </w:pPr>
      <w:r w:rsidRPr="00FE4AA5">
        <w:rPr>
          <w:rFonts w:ascii="Verdana" w:hAnsi="Verdana" w:cs="Arial"/>
          <w:sz w:val="20"/>
          <w:szCs w:val="20"/>
          <w:lang w:val="en-US"/>
        </w:rPr>
        <w:t>Any equipment used at work for lifting or lowering loads is covered in these Regulations, including attachments used for anchoring, fixing or supporting. There is a wide range of equipment included, such as cranes, fork-lift trucks, lifts, hoists and mobile elevating work platforms ('cherry pickers')</w:t>
      </w:r>
      <w:r w:rsidRPr="00FE4AA5">
        <w:rPr>
          <w:rFonts w:ascii="Verdana" w:hAnsi="Verdana" w:cs="Arial"/>
          <w:sz w:val="20"/>
          <w:szCs w:val="20"/>
        </w:rPr>
        <w:t xml:space="preserve"> that are considered lifting equipment</w:t>
      </w:r>
      <w:r w:rsidRPr="00FE4AA5">
        <w:rPr>
          <w:rFonts w:ascii="Verdana" w:hAnsi="Verdana" w:cs="Arial"/>
          <w:sz w:val="20"/>
          <w:szCs w:val="20"/>
          <w:lang w:val="en-US"/>
        </w:rPr>
        <w:t>. The HSE definition also includes lifting accessories such as chains, slings and eyebolts.</w:t>
      </w:r>
    </w:p>
    <w:p w14:paraId="52376661" w14:textId="77777777" w:rsidR="00B90A18" w:rsidRDefault="00B90A18" w:rsidP="00C21351">
      <w:pPr>
        <w:tabs>
          <w:tab w:val="left" w:pos="1560"/>
        </w:tabs>
        <w:autoSpaceDE w:val="0"/>
        <w:rPr>
          <w:rFonts w:ascii="Verdana" w:hAnsi="Verdana" w:cs="Arial"/>
          <w:sz w:val="20"/>
          <w:szCs w:val="20"/>
          <w:lang w:val="en-US"/>
        </w:rPr>
      </w:pPr>
    </w:p>
    <w:p w14:paraId="325F683D" w14:textId="77777777" w:rsidR="00CF3A37" w:rsidRDefault="00B90A18" w:rsidP="00C21351">
      <w:pPr>
        <w:tabs>
          <w:tab w:val="left" w:pos="1560"/>
        </w:tabs>
        <w:autoSpaceDE w:val="0"/>
        <w:rPr>
          <w:rFonts w:ascii="Verdana" w:hAnsi="Verdana" w:cs="Arial"/>
          <w:color w:val="000000" w:themeColor="text1"/>
          <w:sz w:val="20"/>
          <w:szCs w:val="20"/>
          <w:lang w:val="en-US"/>
        </w:rPr>
      </w:pPr>
      <w:r>
        <w:rPr>
          <w:rFonts w:ascii="Verdana" w:hAnsi="Verdana" w:cs="Arial"/>
          <w:sz w:val="20"/>
          <w:szCs w:val="20"/>
          <w:lang w:val="en-US"/>
        </w:rPr>
        <w:t>You must ensure that statutory lift inspections take place twice a year by a competent person (usually an insurance inspector).</w:t>
      </w:r>
      <w:r w:rsidR="00615983">
        <w:rPr>
          <w:rFonts w:ascii="Verdana" w:hAnsi="Verdana" w:cs="Arial"/>
          <w:sz w:val="20"/>
          <w:szCs w:val="20"/>
          <w:lang w:val="en-US"/>
        </w:rPr>
        <w:t xml:space="preserve"> </w:t>
      </w:r>
      <w:r>
        <w:rPr>
          <w:rFonts w:ascii="Verdana" w:hAnsi="Verdana" w:cs="Arial"/>
          <w:sz w:val="20"/>
          <w:szCs w:val="20"/>
          <w:lang w:val="en-US"/>
        </w:rPr>
        <w:t>Their reports will normally indicate the priority of works require</w:t>
      </w:r>
      <w:r w:rsidR="00766540">
        <w:rPr>
          <w:rFonts w:ascii="Verdana" w:hAnsi="Verdana" w:cs="Arial"/>
          <w:sz w:val="20"/>
          <w:szCs w:val="20"/>
          <w:lang w:val="en-US"/>
        </w:rPr>
        <w:t>d</w:t>
      </w:r>
      <w:r>
        <w:rPr>
          <w:rFonts w:ascii="Verdana" w:hAnsi="Verdana" w:cs="Arial"/>
          <w:sz w:val="20"/>
          <w:szCs w:val="20"/>
          <w:lang w:val="en-US"/>
        </w:rPr>
        <w:t xml:space="preserve"> or recommended</w:t>
      </w:r>
      <w:r w:rsidRPr="002220D0">
        <w:rPr>
          <w:rFonts w:ascii="Verdana" w:hAnsi="Verdana" w:cs="Arial"/>
          <w:color w:val="000000" w:themeColor="text1"/>
          <w:sz w:val="20"/>
          <w:szCs w:val="20"/>
          <w:lang w:val="en-US"/>
        </w:rPr>
        <w:t>.</w:t>
      </w:r>
    </w:p>
    <w:p w14:paraId="112EAD33" w14:textId="77777777" w:rsidR="00A72DE2" w:rsidRDefault="00A72DE2" w:rsidP="00C21351">
      <w:pPr>
        <w:tabs>
          <w:tab w:val="left" w:pos="1560"/>
        </w:tabs>
        <w:autoSpaceDE w:val="0"/>
        <w:rPr>
          <w:rFonts w:ascii="Verdana" w:hAnsi="Verdana" w:cs="Arial"/>
          <w:color w:val="000000" w:themeColor="text1"/>
          <w:sz w:val="20"/>
          <w:szCs w:val="20"/>
          <w:lang w:val="en-US"/>
        </w:rPr>
      </w:pPr>
    </w:p>
    <w:p w14:paraId="46B74A7B" w14:textId="77777777" w:rsidR="00B90A18" w:rsidRDefault="00B90A18" w:rsidP="00EE0CC4">
      <w:pPr>
        <w:pBdr>
          <w:top w:val="single" w:sz="4" w:space="1" w:color="auto"/>
          <w:left w:val="single" w:sz="4" w:space="4" w:color="auto"/>
          <w:bottom w:val="single" w:sz="4" w:space="1" w:color="auto"/>
          <w:right w:val="single" w:sz="4" w:space="4" w:color="auto"/>
        </w:pBdr>
        <w:tabs>
          <w:tab w:val="left" w:pos="1560"/>
        </w:tabs>
        <w:autoSpaceDE w:val="0"/>
        <w:rPr>
          <w:rFonts w:ascii="Verdana" w:hAnsi="Verdana" w:cs="Arial"/>
          <w:color w:val="000000" w:themeColor="text1"/>
          <w:sz w:val="20"/>
          <w:szCs w:val="20"/>
          <w:lang w:val="en-US"/>
        </w:rPr>
      </w:pPr>
    </w:p>
    <w:p w14:paraId="00B11912" w14:textId="77777777" w:rsidR="00A72DE2" w:rsidRPr="001D082F" w:rsidRDefault="00BE79DC" w:rsidP="00EE0CC4">
      <w:pPr>
        <w:pBdr>
          <w:top w:val="single" w:sz="4" w:space="1" w:color="auto"/>
          <w:left w:val="single" w:sz="4" w:space="4" w:color="auto"/>
          <w:bottom w:val="single" w:sz="4" w:space="1" w:color="auto"/>
          <w:right w:val="single" w:sz="4" w:space="4" w:color="auto"/>
        </w:pBdr>
        <w:tabs>
          <w:tab w:val="left" w:pos="1560"/>
        </w:tabs>
        <w:autoSpaceDE w:val="0"/>
        <w:rPr>
          <w:rFonts w:ascii="Verdana" w:hAnsi="Verdana" w:cs="Arial"/>
          <w:i/>
          <w:sz w:val="20"/>
          <w:szCs w:val="20"/>
          <w:lang w:val="en-US"/>
        </w:rPr>
      </w:pPr>
      <w:r w:rsidRPr="001D082F">
        <w:rPr>
          <w:rFonts w:ascii="Verdana" w:hAnsi="Verdana" w:cs="Arial"/>
          <w:i/>
          <w:sz w:val="20"/>
          <w:szCs w:val="20"/>
          <w:lang w:val="en-US"/>
        </w:rPr>
        <w:t>Lifting Operations and Liftin</w:t>
      </w:r>
      <w:r w:rsidR="00D94E59" w:rsidRPr="001D082F">
        <w:rPr>
          <w:rFonts w:ascii="Verdana" w:hAnsi="Verdana" w:cs="Arial"/>
          <w:i/>
          <w:sz w:val="20"/>
          <w:szCs w:val="20"/>
          <w:lang w:val="en-US"/>
        </w:rPr>
        <w:t>g Equipment Regulations 199</w:t>
      </w:r>
      <w:r w:rsidRPr="001D082F">
        <w:rPr>
          <w:rFonts w:ascii="Verdana" w:hAnsi="Verdana" w:cs="Arial"/>
          <w:i/>
          <w:sz w:val="20"/>
          <w:szCs w:val="20"/>
          <w:lang w:val="en-US"/>
        </w:rPr>
        <w:t>8</w:t>
      </w:r>
    </w:p>
    <w:p w14:paraId="251B667D" w14:textId="77777777" w:rsidR="00C21351" w:rsidRPr="00FE4AA5" w:rsidRDefault="00C21351" w:rsidP="00C21351">
      <w:pPr>
        <w:tabs>
          <w:tab w:val="left" w:pos="1560"/>
        </w:tabs>
        <w:autoSpaceDE w:val="0"/>
        <w:rPr>
          <w:rFonts w:ascii="Verdana" w:hAnsi="Verdana" w:cs="Arial"/>
          <w:sz w:val="20"/>
          <w:szCs w:val="20"/>
          <w:lang w:val="en-US"/>
        </w:rPr>
      </w:pPr>
    </w:p>
    <w:p w14:paraId="27377D90" w14:textId="77777777" w:rsidR="00C21351" w:rsidRPr="00565DC3" w:rsidRDefault="00D94E59" w:rsidP="00C21351">
      <w:pPr>
        <w:tabs>
          <w:tab w:val="left" w:pos="1560"/>
        </w:tabs>
        <w:autoSpaceDE w:val="0"/>
        <w:rPr>
          <w:rFonts w:ascii="Verdana" w:hAnsi="Verdana" w:cs="Arial"/>
          <w:iCs/>
          <w:color w:val="FF0000"/>
          <w:sz w:val="20"/>
          <w:szCs w:val="20"/>
          <w:lang w:val="en-US"/>
        </w:rPr>
      </w:pPr>
      <w:r>
        <w:rPr>
          <w:rFonts w:ascii="Verdana" w:hAnsi="Verdana" w:cs="Arial"/>
          <w:iCs/>
          <w:color w:val="000000" w:themeColor="text1"/>
          <w:sz w:val="20"/>
          <w:szCs w:val="20"/>
          <w:lang w:val="en-US"/>
        </w:rPr>
        <w:t xml:space="preserve">Approved Code of practice and guidance (2014) available from HSE (www.hse.gov.uk) </w:t>
      </w:r>
    </w:p>
    <w:p w14:paraId="16D8CC7A" w14:textId="77777777" w:rsidR="00965527" w:rsidRDefault="00965527" w:rsidP="00114E30">
      <w:bookmarkStart w:id="209" w:name="_Toc299113273"/>
    </w:p>
    <w:p w14:paraId="16292746" w14:textId="77777777" w:rsidR="00C21351" w:rsidRPr="00FE4AA5" w:rsidRDefault="00105764" w:rsidP="00114E30">
      <w:pPr>
        <w:pStyle w:val="Heading2"/>
      </w:pPr>
      <w:bookmarkStart w:id="210" w:name="_Toc415753255"/>
      <w:bookmarkStart w:id="211" w:name="_Toc443380587"/>
      <w:r>
        <w:t>8.16</w:t>
      </w:r>
      <w:r w:rsidR="00B75352">
        <w:tab/>
      </w:r>
      <w:r w:rsidR="0072583D">
        <w:t>Personal protective equipment</w:t>
      </w:r>
      <w:bookmarkEnd w:id="210"/>
      <w:bookmarkEnd w:id="211"/>
      <w:r w:rsidR="0072583D">
        <w:t xml:space="preserve"> </w:t>
      </w:r>
      <w:bookmarkEnd w:id="209"/>
    </w:p>
    <w:p w14:paraId="43D45413" w14:textId="77777777" w:rsidR="00C4687D" w:rsidRPr="00FE4AA5" w:rsidRDefault="00C4687D" w:rsidP="00C4687D">
      <w:pPr>
        <w:rPr>
          <w:rFonts w:ascii="Verdana" w:hAnsi="Verdana"/>
          <w:sz w:val="20"/>
          <w:szCs w:val="20"/>
        </w:rPr>
      </w:pPr>
    </w:p>
    <w:p w14:paraId="43AA4278" w14:textId="77777777" w:rsidR="00496DCC" w:rsidRPr="00565DC3" w:rsidRDefault="0072583D" w:rsidP="00114E30">
      <w:pPr>
        <w:rPr>
          <w:rFonts w:ascii="Verdana" w:hAnsi="Verdana"/>
          <w:b/>
          <w:bCs/>
          <w:sz w:val="20"/>
          <w:szCs w:val="20"/>
          <w:lang w:val="en-US"/>
        </w:rPr>
      </w:pPr>
      <w:r w:rsidRPr="00565DC3">
        <w:rPr>
          <w:rFonts w:ascii="Verdana" w:hAnsi="Verdana"/>
          <w:sz w:val="20"/>
          <w:szCs w:val="20"/>
          <w:lang w:val="en-US"/>
        </w:rPr>
        <w:t xml:space="preserve">Personal protective equipment (PPE) </w:t>
      </w:r>
      <w:r w:rsidR="00C21351" w:rsidRPr="00565DC3">
        <w:rPr>
          <w:rFonts w:ascii="Verdana" w:hAnsi="Verdana"/>
          <w:sz w:val="20"/>
          <w:szCs w:val="20"/>
          <w:lang w:val="en-US"/>
        </w:rPr>
        <w:t xml:space="preserve">is defined in the </w:t>
      </w:r>
      <w:r w:rsidRPr="00565DC3">
        <w:rPr>
          <w:rFonts w:ascii="Verdana" w:hAnsi="Verdana"/>
          <w:i/>
          <w:sz w:val="20"/>
          <w:szCs w:val="20"/>
          <w:lang w:val="en-US"/>
        </w:rPr>
        <w:t>Personal Protective Equipment at Work Regulations</w:t>
      </w:r>
      <w:r w:rsidRPr="00565DC3">
        <w:rPr>
          <w:rFonts w:ascii="Verdana" w:hAnsi="Verdana"/>
          <w:sz w:val="20"/>
          <w:szCs w:val="20"/>
          <w:lang w:val="en-US"/>
        </w:rPr>
        <w:t xml:space="preserve"> 2002 </w:t>
      </w:r>
      <w:r w:rsidR="00C21351" w:rsidRPr="00565DC3">
        <w:rPr>
          <w:rFonts w:ascii="Verdana" w:hAnsi="Verdana"/>
          <w:sz w:val="20"/>
          <w:szCs w:val="20"/>
          <w:lang w:val="en-US"/>
        </w:rPr>
        <w:t>as</w:t>
      </w:r>
      <w:r w:rsidR="00D94E59">
        <w:rPr>
          <w:rFonts w:ascii="Verdana" w:hAnsi="Verdana"/>
          <w:sz w:val="20"/>
          <w:szCs w:val="20"/>
          <w:lang w:val="en-US"/>
        </w:rPr>
        <w:t xml:space="preserve"> </w:t>
      </w:r>
      <w:r w:rsidR="00C21351" w:rsidRPr="00565DC3">
        <w:rPr>
          <w:rFonts w:ascii="Verdana" w:hAnsi="Verdana"/>
          <w:sz w:val="20"/>
          <w:szCs w:val="20"/>
          <w:lang w:val="en-US"/>
        </w:rPr>
        <w:t>‘all equipment (including clothing affording protection against the weather) which is intended to be worn or held by a person at work and which protects him against one or more risks to his health or safety’.</w:t>
      </w:r>
    </w:p>
    <w:p w14:paraId="75C4C46A" w14:textId="77777777" w:rsidR="0044332A" w:rsidRDefault="0044332A" w:rsidP="002220D0">
      <w:pPr>
        <w:rPr>
          <w:lang w:val="en-US"/>
        </w:rPr>
      </w:pPr>
    </w:p>
    <w:p w14:paraId="18B01A02" w14:textId="77777777" w:rsidR="0044332A" w:rsidRPr="002220D0" w:rsidRDefault="0044332A" w:rsidP="002220D0">
      <w:pPr>
        <w:ind w:left="720"/>
        <w:rPr>
          <w:rFonts w:ascii="Verdana" w:hAnsi="Verdana" w:cs="Arial"/>
          <w:sz w:val="20"/>
          <w:szCs w:val="20"/>
          <w:lang w:val="en-US"/>
        </w:rPr>
      </w:pPr>
      <w:r w:rsidRPr="002220D0">
        <w:rPr>
          <w:rFonts w:ascii="Verdana" w:hAnsi="Verdana" w:cs="Arial"/>
          <w:sz w:val="20"/>
          <w:szCs w:val="20"/>
          <w:lang w:val="en-US"/>
        </w:rPr>
        <w:t xml:space="preserve">Crown copyright material is reproduced under the Open Government </w:t>
      </w:r>
      <w:r w:rsidR="001E5833" w:rsidRPr="002220D0">
        <w:rPr>
          <w:rFonts w:ascii="Verdana" w:hAnsi="Verdana" w:cs="Arial"/>
          <w:sz w:val="20"/>
          <w:szCs w:val="20"/>
          <w:lang w:val="en-US"/>
        </w:rPr>
        <w:t>License</w:t>
      </w:r>
      <w:r w:rsidRPr="002220D0">
        <w:rPr>
          <w:rFonts w:ascii="Verdana" w:hAnsi="Verdana" w:cs="Arial"/>
          <w:sz w:val="20"/>
          <w:szCs w:val="20"/>
          <w:lang w:val="en-US"/>
        </w:rPr>
        <w:t xml:space="preserve"> v2.0 for public sector information: www.nationalarchives.gov.uk/doc/ open-government-</w:t>
      </w:r>
      <w:r w:rsidR="001E5833" w:rsidRPr="002220D0">
        <w:rPr>
          <w:rFonts w:ascii="Verdana" w:hAnsi="Verdana" w:cs="Arial"/>
          <w:sz w:val="20"/>
          <w:szCs w:val="20"/>
          <w:lang w:val="en-US"/>
        </w:rPr>
        <w:t>license</w:t>
      </w:r>
      <w:r w:rsidRPr="002220D0">
        <w:rPr>
          <w:rFonts w:ascii="Verdana" w:hAnsi="Verdana" w:cs="Arial"/>
          <w:sz w:val="20"/>
          <w:szCs w:val="20"/>
          <w:lang w:val="en-US"/>
        </w:rPr>
        <w:t>/</w:t>
      </w:r>
    </w:p>
    <w:p w14:paraId="36E2902D" w14:textId="77777777" w:rsidR="0044332A" w:rsidRPr="002220D0" w:rsidRDefault="0044332A" w:rsidP="002220D0">
      <w:pPr>
        <w:rPr>
          <w:lang w:val="en-US"/>
        </w:rPr>
      </w:pPr>
    </w:p>
    <w:p w14:paraId="2CC1D2D5" w14:textId="77777777" w:rsidR="00C21351" w:rsidRPr="00565DC3" w:rsidRDefault="00C21351" w:rsidP="00114E30">
      <w:pPr>
        <w:rPr>
          <w:rFonts w:ascii="Verdana" w:hAnsi="Verdana"/>
          <w:sz w:val="20"/>
          <w:szCs w:val="20"/>
          <w:lang w:val="en-US"/>
        </w:rPr>
      </w:pPr>
      <w:r w:rsidRPr="00565DC3">
        <w:rPr>
          <w:rFonts w:ascii="Verdana" w:hAnsi="Verdana"/>
          <w:sz w:val="20"/>
          <w:szCs w:val="20"/>
          <w:lang w:val="en-US"/>
        </w:rPr>
        <w:t>This includes safety helmets, gloves, eye protection, high visibility clothing, safety footwear and safety harnesses.</w:t>
      </w:r>
    </w:p>
    <w:p w14:paraId="22C20FF8" w14:textId="77777777" w:rsidR="00C21351" w:rsidRPr="00FE4AA5" w:rsidRDefault="00C21351" w:rsidP="00C21351">
      <w:pPr>
        <w:tabs>
          <w:tab w:val="left" w:pos="1560"/>
        </w:tabs>
        <w:autoSpaceDE w:val="0"/>
        <w:rPr>
          <w:rFonts w:ascii="Verdana" w:hAnsi="Verdana"/>
          <w:sz w:val="20"/>
          <w:szCs w:val="20"/>
        </w:rPr>
      </w:pPr>
    </w:p>
    <w:p w14:paraId="09EB67BA" w14:textId="77777777" w:rsidR="00B77ACE" w:rsidRPr="00965527" w:rsidRDefault="00C21351" w:rsidP="00551A1C">
      <w:pPr>
        <w:tabs>
          <w:tab w:val="left" w:pos="1560"/>
        </w:tabs>
        <w:autoSpaceDE w:val="0"/>
        <w:rPr>
          <w:rFonts w:ascii="Verdana" w:hAnsi="Verdana"/>
          <w:sz w:val="20"/>
          <w:szCs w:val="20"/>
        </w:rPr>
      </w:pPr>
      <w:r w:rsidRPr="00FE4AA5">
        <w:rPr>
          <w:rFonts w:ascii="Verdana" w:hAnsi="Verdana" w:cs="Arial"/>
          <w:sz w:val="20"/>
          <w:szCs w:val="20"/>
          <w:lang w:val="en-US"/>
        </w:rPr>
        <w:t>The main requirement of these Regulations is that PPE is to be supplied and used at work wherever there are risks to health and safety that cannot be adequately controlled in other ways</w:t>
      </w:r>
    </w:p>
    <w:p w14:paraId="26F6FAC0" w14:textId="77777777" w:rsidR="00965527" w:rsidRDefault="00965527" w:rsidP="00965527">
      <w:pPr>
        <w:suppressAutoHyphens/>
        <w:autoSpaceDE w:val="0"/>
        <w:rPr>
          <w:rFonts w:ascii="Verdana" w:hAnsi="Verdana" w:cs="Arial"/>
          <w:sz w:val="20"/>
          <w:szCs w:val="20"/>
          <w:lang w:val="en-US"/>
        </w:rPr>
      </w:pPr>
    </w:p>
    <w:tbl>
      <w:tblPr>
        <w:tblStyle w:val="TableGrid"/>
        <w:tblW w:w="0" w:type="auto"/>
        <w:tblLook w:val="04A0" w:firstRow="1" w:lastRow="0" w:firstColumn="1" w:lastColumn="0" w:noHBand="0" w:noVBand="1"/>
      </w:tblPr>
      <w:tblGrid>
        <w:gridCol w:w="9242"/>
      </w:tblGrid>
      <w:tr w:rsidR="00D94E59" w14:paraId="1A2AAD1C" w14:textId="77777777" w:rsidTr="00D94E59">
        <w:tc>
          <w:tcPr>
            <w:tcW w:w="9242" w:type="dxa"/>
          </w:tcPr>
          <w:p w14:paraId="6BFE69B8" w14:textId="5B7CA553" w:rsidR="00D94E59" w:rsidRPr="00316A3E" w:rsidRDefault="00D94E59" w:rsidP="00A727D3">
            <w:pPr>
              <w:pStyle w:val="onlinetext"/>
              <w:rPr>
                <w:i/>
                <w:lang w:val="en-US"/>
              </w:rPr>
            </w:pPr>
            <w:bookmarkStart w:id="212" w:name="_Toc415753256"/>
            <w:r w:rsidRPr="00316A3E">
              <w:rPr>
                <w:i/>
                <w:lang w:val="en-US"/>
              </w:rPr>
              <w:t>Personal Protective Equipment at Work Regulations 2002</w:t>
            </w:r>
            <w:bookmarkEnd w:id="212"/>
          </w:p>
        </w:tc>
      </w:tr>
    </w:tbl>
    <w:p w14:paraId="723FC8FC" w14:textId="77777777" w:rsidR="00965527" w:rsidRDefault="00105A3E" w:rsidP="00114E30">
      <w:pPr>
        <w:pStyle w:val="Heading2"/>
        <w:rPr>
          <w:lang w:val="en-US"/>
        </w:rPr>
      </w:pPr>
      <w:bookmarkStart w:id="213" w:name="_Toc415753257"/>
      <w:bookmarkStart w:id="214" w:name="_Toc443380588"/>
      <w:r w:rsidRPr="00791B79">
        <w:rPr>
          <w:lang w:val="en-US"/>
        </w:rPr>
        <w:t>8.17</w:t>
      </w:r>
      <w:r w:rsidR="00B75352">
        <w:rPr>
          <w:lang w:val="en-US"/>
        </w:rPr>
        <w:tab/>
      </w:r>
      <w:r w:rsidR="00965527" w:rsidRPr="00105A3E">
        <w:rPr>
          <w:lang w:val="en-US"/>
        </w:rPr>
        <w:t>Environmental</w:t>
      </w:r>
      <w:r w:rsidR="00965527" w:rsidRPr="00027BCB">
        <w:rPr>
          <w:lang w:val="en-US"/>
        </w:rPr>
        <w:t xml:space="preserve"> </w:t>
      </w:r>
      <w:r w:rsidRPr="00AB4EA4">
        <w:rPr>
          <w:lang w:val="en-US"/>
        </w:rPr>
        <w:t>p</w:t>
      </w:r>
      <w:r w:rsidR="00965527" w:rsidRPr="00AB4EA4">
        <w:rPr>
          <w:lang w:val="en-US"/>
        </w:rPr>
        <w:t>rotection</w:t>
      </w:r>
      <w:bookmarkEnd w:id="213"/>
      <w:bookmarkEnd w:id="214"/>
      <w:r w:rsidR="00965527">
        <w:rPr>
          <w:lang w:val="en-US"/>
        </w:rPr>
        <w:t xml:space="preserve"> </w:t>
      </w:r>
    </w:p>
    <w:p w14:paraId="140E6622" w14:textId="77777777" w:rsidR="00965527" w:rsidRDefault="00965527" w:rsidP="00965527">
      <w:pPr>
        <w:suppressAutoHyphens/>
        <w:autoSpaceDE w:val="0"/>
        <w:rPr>
          <w:rFonts w:ascii="Verdana" w:hAnsi="Verdana" w:cs="Arial"/>
          <w:sz w:val="20"/>
          <w:szCs w:val="20"/>
          <w:lang w:val="en-US"/>
        </w:rPr>
      </w:pPr>
    </w:p>
    <w:p w14:paraId="0770E020" w14:textId="77777777" w:rsidR="00965527" w:rsidRDefault="00965527" w:rsidP="00965527">
      <w:pPr>
        <w:suppressAutoHyphens/>
        <w:autoSpaceDE w:val="0"/>
        <w:rPr>
          <w:rFonts w:ascii="Verdana" w:hAnsi="Verdana" w:cs="Arial"/>
          <w:sz w:val="20"/>
          <w:szCs w:val="20"/>
          <w:lang w:val="en-US"/>
        </w:rPr>
      </w:pPr>
      <w:r>
        <w:rPr>
          <w:rFonts w:ascii="Verdana" w:hAnsi="Verdana" w:cs="Arial"/>
          <w:sz w:val="20"/>
          <w:szCs w:val="20"/>
          <w:lang w:val="en-US"/>
        </w:rPr>
        <w:t xml:space="preserve">You should be aware of the terms of part 2 of the </w:t>
      </w:r>
      <w:r w:rsidRPr="00791B79">
        <w:rPr>
          <w:rFonts w:ascii="Verdana" w:hAnsi="Verdana" w:cs="Arial"/>
          <w:i/>
          <w:sz w:val="20"/>
          <w:szCs w:val="20"/>
          <w:lang w:val="en-US"/>
        </w:rPr>
        <w:t>Environmental Protection Act</w:t>
      </w:r>
      <w:r>
        <w:rPr>
          <w:rFonts w:ascii="Verdana" w:hAnsi="Verdana" w:cs="Arial"/>
          <w:sz w:val="20"/>
          <w:szCs w:val="20"/>
          <w:lang w:val="en-US"/>
        </w:rPr>
        <w:t xml:space="preserve"> 1990 in so far as they affect the management of residential properties.</w:t>
      </w:r>
      <w:r w:rsidR="00615983">
        <w:rPr>
          <w:rFonts w:ascii="Verdana" w:hAnsi="Verdana" w:cs="Arial"/>
          <w:sz w:val="20"/>
          <w:szCs w:val="20"/>
          <w:lang w:val="en-US"/>
        </w:rPr>
        <w:t xml:space="preserve"> </w:t>
      </w:r>
      <w:r>
        <w:rPr>
          <w:rFonts w:ascii="Verdana" w:hAnsi="Verdana" w:cs="Arial"/>
          <w:sz w:val="20"/>
          <w:szCs w:val="20"/>
          <w:lang w:val="en-US"/>
        </w:rPr>
        <w:t>You must ensure that all waste in your care is transferred safely and by a registered contractor.</w:t>
      </w:r>
    </w:p>
    <w:p w14:paraId="1052E0D4" w14:textId="77777777" w:rsidR="00B90A18" w:rsidRDefault="00B90A18" w:rsidP="00965527">
      <w:pPr>
        <w:suppressAutoHyphens/>
        <w:autoSpaceDE w:val="0"/>
        <w:rPr>
          <w:rFonts w:ascii="Verdana" w:hAnsi="Verdana" w:cs="Arial"/>
          <w:sz w:val="20"/>
          <w:szCs w:val="20"/>
          <w:lang w:val="en-US"/>
        </w:rPr>
      </w:pPr>
    </w:p>
    <w:tbl>
      <w:tblPr>
        <w:tblStyle w:val="TableGrid"/>
        <w:tblW w:w="0" w:type="auto"/>
        <w:tblLook w:val="04A0" w:firstRow="1" w:lastRow="0" w:firstColumn="1" w:lastColumn="0" w:noHBand="0" w:noVBand="1"/>
      </w:tblPr>
      <w:tblGrid>
        <w:gridCol w:w="9242"/>
      </w:tblGrid>
      <w:tr w:rsidR="00BE79DC" w14:paraId="34556DC6" w14:textId="77777777" w:rsidTr="00BE79DC">
        <w:tc>
          <w:tcPr>
            <w:tcW w:w="9242" w:type="dxa"/>
          </w:tcPr>
          <w:p w14:paraId="5687D724" w14:textId="77777777" w:rsidR="00BE79DC" w:rsidRPr="00565DC3" w:rsidRDefault="00D94E59" w:rsidP="00965527">
            <w:pPr>
              <w:suppressAutoHyphens/>
              <w:autoSpaceDE w:val="0"/>
              <w:rPr>
                <w:rFonts w:ascii="Verdana" w:hAnsi="Verdana" w:cs="Arial"/>
                <w:i/>
                <w:sz w:val="20"/>
                <w:szCs w:val="20"/>
                <w:lang w:val="en-US"/>
              </w:rPr>
            </w:pPr>
            <w:r>
              <w:rPr>
                <w:rFonts w:ascii="Verdana" w:hAnsi="Verdana" w:cs="Arial"/>
                <w:i/>
                <w:sz w:val="20"/>
                <w:szCs w:val="20"/>
                <w:lang w:val="en-US"/>
              </w:rPr>
              <w:t xml:space="preserve">Environmental </w:t>
            </w:r>
            <w:r w:rsidR="00BE79DC">
              <w:rPr>
                <w:rFonts w:ascii="Verdana" w:hAnsi="Verdana" w:cs="Arial"/>
                <w:i/>
                <w:sz w:val="20"/>
                <w:szCs w:val="20"/>
                <w:lang w:val="en-US"/>
              </w:rPr>
              <w:t>Protection Act 1990</w:t>
            </w:r>
          </w:p>
        </w:tc>
      </w:tr>
    </w:tbl>
    <w:p w14:paraId="4C611BC5" w14:textId="77777777" w:rsidR="00BE79DC" w:rsidRDefault="00BE79DC" w:rsidP="00965527">
      <w:pPr>
        <w:suppressAutoHyphens/>
        <w:autoSpaceDE w:val="0"/>
        <w:rPr>
          <w:rFonts w:ascii="Verdana" w:hAnsi="Verdana" w:cs="Arial"/>
          <w:sz w:val="20"/>
          <w:szCs w:val="20"/>
          <w:lang w:val="en-US"/>
        </w:rPr>
      </w:pPr>
    </w:p>
    <w:p w14:paraId="44734269" w14:textId="77777777" w:rsidR="00B90A18" w:rsidRDefault="00AB4EA4" w:rsidP="00114E30">
      <w:pPr>
        <w:pStyle w:val="Heading2"/>
        <w:rPr>
          <w:lang w:val="en-US"/>
        </w:rPr>
      </w:pPr>
      <w:bookmarkStart w:id="215" w:name="_Toc415753258"/>
      <w:bookmarkStart w:id="216" w:name="_Toc443380589"/>
      <w:r>
        <w:rPr>
          <w:lang w:val="en-US"/>
        </w:rPr>
        <w:t>8.18</w:t>
      </w:r>
      <w:r w:rsidR="00B75352">
        <w:rPr>
          <w:lang w:val="en-US"/>
        </w:rPr>
        <w:tab/>
      </w:r>
      <w:r>
        <w:rPr>
          <w:lang w:val="en-US"/>
        </w:rPr>
        <w:t>Pressure systems</w:t>
      </w:r>
      <w:bookmarkEnd w:id="215"/>
      <w:bookmarkEnd w:id="216"/>
    </w:p>
    <w:p w14:paraId="14C79AED" w14:textId="77777777" w:rsidR="00B90A18" w:rsidRDefault="00B90A18" w:rsidP="00965527">
      <w:pPr>
        <w:suppressAutoHyphens/>
        <w:autoSpaceDE w:val="0"/>
        <w:rPr>
          <w:rFonts w:ascii="Verdana" w:hAnsi="Verdana" w:cs="Arial"/>
          <w:sz w:val="20"/>
          <w:szCs w:val="20"/>
          <w:lang w:val="en-US"/>
        </w:rPr>
      </w:pPr>
    </w:p>
    <w:p w14:paraId="488F3556" w14:textId="77777777" w:rsidR="00B90A18" w:rsidRPr="00B90A18" w:rsidRDefault="000237B7" w:rsidP="00965527">
      <w:pPr>
        <w:suppressAutoHyphens/>
        <w:autoSpaceDE w:val="0"/>
        <w:rPr>
          <w:rFonts w:ascii="Verdana" w:hAnsi="Verdana" w:cs="Arial"/>
          <w:sz w:val="20"/>
          <w:szCs w:val="20"/>
          <w:lang w:val="en-US"/>
        </w:rPr>
      </w:pPr>
      <w:r w:rsidRPr="00791B79">
        <w:rPr>
          <w:rFonts w:ascii="Verdana" w:hAnsi="Verdana" w:cs="Arial"/>
          <w:sz w:val="20"/>
          <w:szCs w:val="20"/>
          <w:lang w:val="en-US"/>
        </w:rPr>
        <w:t xml:space="preserve">The </w:t>
      </w:r>
      <w:r w:rsidR="00AB4EA4" w:rsidRPr="00791B79">
        <w:rPr>
          <w:rFonts w:ascii="Verdana" w:hAnsi="Verdana" w:cs="Arial"/>
          <w:i/>
          <w:sz w:val="20"/>
          <w:szCs w:val="20"/>
          <w:lang w:val="en-US"/>
        </w:rPr>
        <w:t xml:space="preserve">Pressure </w:t>
      </w:r>
      <w:r w:rsidRPr="00791B79">
        <w:rPr>
          <w:rFonts w:ascii="Verdana" w:hAnsi="Verdana" w:cs="Arial"/>
          <w:i/>
          <w:sz w:val="20"/>
          <w:szCs w:val="20"/>
          <w:lang w:val="en-US"/>
        </w:rPr>
        <w:t>S</w:t>
      </w:r>
      <w:r w:rsidR="00AB4EA4" w:rsidRPr="00791B79">
        <w:rPr>
          <w:rFonts w:ascii="Verdana" w:hAnsi="Verdana" w:cs="Arial"/>
          <w:i/>
          <w:sz w:val="20"/>
          <w:szCs w:val="20"/>
          <w:lang w:val="en-US"/>
        </w:rPr>
        <w:t>ystems and Safety Regulations</w:t>
      </w:r>
      <w:r w:rsidR="00AB4EA4" w:rsidRPr="00791B79">
        <w:rPr>
          <w:rFonts w:ascii="Verdana" w:hAnsi="Verdana" w:cs="Arial"/>
          <w:sz w:val="20"/>
          <w:szCs w:val="20"/>
          <w:lang w:val="en-US"/>
        </w:rPr>
        <w:t xml:space="preserve"> 2000</w:t>
      </w:r>
      <w:r w:rsidR="00BE79DC">
        <w:rPr>
          <w:rFonts w:ascii="Verdana" w:hAnsi="Verdana" w:cs="Arial"/>
          <w:sz w:val="20"/>
          <w:szCs w:val="20"/>
          <w:lang w:val="en-US"/>
        </w:rPr>
        <w:t xml:space="preserve"> </w:t>
      </w:r>
      <w:r w:rsidR="00B90A18">
        <w:rPr>
          <w:rFonts w:ascii="Verdana" w:hAnsi="Verdana" w:cs="Arial"/>
          <w:sz w:val="20"/>
          <w:szCs w:val="20"/>
          <w:lang w:val="en-US"/>
        </w:rPr>
        <w:t>outline the maintenance and inspection regimes you should apply to boilers, communal space heating and domestic hot water systems.</w:t>
      </w:r>
      <w:r w:rsidR="00615983">
        <w:rPr>
          <w:rFonts w:ascii="Verdana" w:hAnsi="Verdana" w:cs="Arial"/>
          <w:sz w:val="20"/>
          <w:szCs w:val="20"/>
          <w:lang w:val="en-US"/>
        </w:rPr>
        <w:t xml:space="preserve"> </w:t>
      </w:r>
      <w:r w:rsidR="00B90A18">
        <w:rPr>
          <w:rFonts w:ascii="Verdana" w:hAnsi="Verdana" w:cs="Arial"/>
          <w:sz w:val="20"/>
          <w:szCs w:val="20"/>
          <w:lang w:val="en-US"/>
        </w:rPr>
        <w:t>You should also have regard to the requirements of insurance inspectors.</w:t>
      </w:r>
    </w:p>
    <w:p w14:paraId="38FE09C5" w14:textId="77777777" w:rsidR="00965527" w:rsidRPr="00965527" w:rsidRDefault="00965527" w:rsidP="00965527">
      <w:pPr>
        <w:suppressAutoHyphens/>
        <w:autoSpaceDE w:val="0"/>
        <w:rPr>
          <w:rFonts w:ascii="Verdana" w:hAnsi="Verdana" w:cs="Arial"/>
          <w:sz w:val="20"/>
          <w:szCs w:val="20"/>
          <w:lang w:val="en-US"/>
        </w:rPr>
      </w:pPr>
    </w:p>
    <w:tbl>
      <w:tblPr>
        <w:tblStyle w:val="TableGrid"/>
        <w:tblW w:w="0" w:type="auto"/>
        <w:tblLook w:val="04A0" w:firstRow="1" w:lastRow="0" w:firstColumn="1" w:lastColumn="0" w:noHBand="0" w:noVBand="1"/>
      </w:tblPr>
      <w:tblGrid>
        <w:gridCol w:w="9242"/>
      </w:tblGrid>
      <w:tr w:rsidR="00BE79DC" w14:paraId="476A134E" w14:textId="77777777" w:rsidTr="00BE79DC">
        <w:tc>
          <w:tcPr>
            <w:tcW w:w="9242" w:type="dxa"/>
          </w:tcPr>
          <w:p w14:paraId="04C9A921" w14:textId="77777777" w:rsidR="00BE79DC" w:rsidRPr="00565DC3" w:rsidRDefault="00BE79DC" w:rsidP="00965527">
            <w:pPr>
              <w:suppressAutoHyphens/>
              <w:autoSpaceDE w:val="0"/>
              <w:rPr>
                <w:rFonts w:ascii="Verdana" w:hAnsi="Verdana" w:cs="Arial"/>
                <w:i/>
                <w:sz w:val="20"/>
                <w:szCs w:val="20"/>
                <w:lang w:val="en-US"/>
              </w:rPr>
            </w:pPr>
            <w:r>
              <w:rPr>
                <w:rFonts w:ascii="Verdana" w:hAnsi="Verdana" w:cs="Arial"/>
                <w:i/>
                <w:sz w:val="20"/>
                <w:szCs w:val="20"/>
                <w:lang w:val="en-US"/>
              </w:rPr>
              <w:t>Pressure Systems and Safety Regulations 2000</w:t>
            </w:r>
          </w:p>
        </w:tc>
      </w:tr>
    </w:tbl>
    <w:p w14:paraId="4B7379A4" w14:textId="77777777" w:rsidR="00965527" w:rsidRDefault="00965527" w:rsidP="00965527">
      <w:pPr>
        <w:suppressAutoHyphens/>
        <w:autoSpaceDE w:val="0"/>
        <w:rPr>
          <w:rFonts w:ascii="Verdana" w:hAnsi="Verdana" w:cs="Arial"/>
          <w:sz w:val="20"/>
          <w:szCs w:val="20"/>
          <w:lang w:val="en-US"/>
        </w:rPr>
      </w:pPr>
    </w:p>
    <w:p w14:paraId="280E6E68" w14:textId="77777777" w:rsidR="00965527" w:rsidRDefault="00965527" w:rsidP="00965527">
      <w:pPr>
        <w:suppressAutoHyphens/>
        <w:autoSpaceDE w:val="0"/>
        <w:rPr>
          <w:rFonts w:ascii="Verdana" w:hAnsi="Verdana" w:cs="Arial"/>
          <w:sz w:val="20"/>
          <w:szCs w:val="20"/>
          <w:lang w:val="en-US"/>
        </w:rPr>
      </w:pPr>
    </w:p>
    <w:p w14:paraId="4CAE5FDA" w14:textId="77777777" w:rsidR="00B90A18" w:rsidRDefault="00B90A18">
      <w:pPr>
        <w:jc w:val="center"/>
        <w:rPr>
          <w:rFonts w:ascii="Verdana" w:hAnsi="Verdana" w:cs="Arial"/>
          <w:sz w:val="20"/>
          <w:szCs w:val="20"/>
          <w:lang w:val="en-US"/>
        </w:rPr>
      </w:pPr>
      <w:r>
        <w:rPr>
          <w:rFonts w:ascii="Verdana" w:hAnsi="Verdana" w:cs="Arial"/>
          <w:sz w:val="20"/>
          <w:szCs w:val="20"/>
          <w:lang w:val="en-US"/>
        </w:rPr>
        <w:br w:type="page"/>
      </w:r>
    </w:p>
    <w:p w14:paraId="58A00064" w14:textId="77777777" w:rsidR="0059150F" w:rsidRDefault="00B75352" w:rsidP="00114E30">
      <w:pPr>
        <w:pStyle w:val="Heading1"/>
        <w:rPr>
          <w:lang w:val="en-US"/>
        </w:rPr>
      </w:pPr>
      <w:bookmarkStart w:id="217" w:name="_Toc415753259"/>
      <w:bookmarkStart w:id="218" w:name="_Toc443380590"/>
      <w:r>
        <w:rPr>
          <w:lang w:val="en-US"/>
        </w:rPr>
        <w:lastRenderedPageBreak/>
        <w:t>Part 9</w:t>
      </w:r>
      <w:r>
        <w:rPr>
          <w:lang w:val="en-US"/>
        </w:rPr>
        <w:tab/>
      </w:r>
      <w:r w:rsidR="002E732F" w:rsidRPr="002E732F">
        <w:rPr>
          <w:lang w:val="en-US"/>
        </w:rPr>
        <w:t>Repairs and other services</w:t>
      </w:r>
      <w:bookmarkEnd w:id="217"/>
      <w:bookmarkEnd w:id="218"/>
    </w:p>
    <w:p w14:paraId="0D3BE023" w14:textId="77777777" w:rsidR="0059150F" w:rsidRDefault="0059150F" w:rsidP="00114E30">
      <w:pPr>
        <w:rPr>
          <w:lang w:val="en-US"/>
        </w:rPr>
      </w:pPr>
    </w:p>
    <w:p w14:paraId="4D125018" w14:textId="77777777" w:rsidR="002E732F" w:rsidRDefault="00750A21" w:rsidP="00114E30">
      <w:pPr>
        <w:pStyle w:val="Heading2"/>
        <w:rPr>
          <w:lang w:val="en-US"/>
        </w:rPr>
      </w:pPr>
      <w:bookmarkStart w:id="219" w:name="_Toc415753260"/>
      <w:bookmarkStart w:id="220" w:name="_Toc443380591"/>
      <w:r>
        <w:rPr>
          <w:lang w:val="en-US"/>
        </w:rPr>
        <w:t>9.1</w:t>
      </w:r>
      <w:r w:rsidR="00B75352">
        <w:rPr>
          <w:lang w:val="en-US"/>
        </w:rPr>
        <w:tab/>
      </w:r>
      <w:r w:rsidR="002E732F" w:rsidRPr="0059150F">
        <w:rPr>
          <w:lang w:val="en-US"/>
        </w:rPr>
        <w:t>Introduction</w:t>
      </w:r>
      <w:bookmarkEnd w:id="219"/>
      <w:bookmarkEnd w:id="220"/>
    </w:p>
    <w:p w14:paraId="52977718" w14:textId="77777777" w:rsidR="0059150F" w:rsidRPr="0059150F" w:rsidRDefault="0059150F" w:rsidP="0059150F">
      <w:pPr>
        <w:rPr>
          <w:rFonts w:ascii="Verdana" w:hAnsi="Verdana"/>
          <w:sz w:val="20"/>
          <w:szCs w:val="20"/>
          <w:lang w:val="en-US" w:eastAsia="ar-SA"/>
        </w:rPr>
      </w:pPr>
    </w:p>
    <w:p w14:paraId="17C0AD69" w14:textId="77777777" w:rsidR="0059150F" w:rsidRDefault="0059150F" w:rsidP="0059150F">
      <w:pPr>
        <w:rPr>
          <w:rFonts w:ascii="Verdana" w:hAnsi="Verdana"/>
          <w:sz w:val="20"/>
          <w:szCs w:val="20"/>
          <w:lang w:val="en-US" w:eastAsia="ar-SA"/>
        </w:rPr>
      </w:pPr>
      <w:r w:rsidRPr="0059150F">
        <w:rPr>
          <w:rFonts w:ascii="Verdana" w:hAnsi="Verdana"/>
          <w:sz w:val="20"/>
          <w:szCs w:val="20"/>
          <w:lang w:val="en-US" w:eastAsia="ar-SA"/>
        </w:rPr>
        <w:t xml:space="preserve">You </w:t>
      </w:r>
      <w:r w:rsidR="00EC447E">
        <w:rPr>
          <w:rFonts w:ascii="Verdana" w:hAnsi="Verdana"/>
          <w:sz w:val="20"/>
          <w:szCs w:val="20"/>
          <w:lang w:val="en-US" w:eastAsia="ar-SA"/>
        </w:rPr>
        <w:t>should</w:t>
      </w:r>
      <w:r w:rsidRPr="0059150F">
        <w:rPr>
          <w:rFonts w:ascii="Verdana" w:hAnsi="Verdana"/>
          <w:sz w:val="20"/>
          <w:szCs w:val="20"/>
          <w:lang w:val="en-US" w:eastAsia="ar-SA"/>
        </w:rPr>
        <w:t xml:space="preserve"> have regard</w:t>
      </w:r>
      <w:r>
        <w:rPr>
          <w:rFonts w:ascii="Verdana" w:hAnsi="Verdana"/>
          <w:sz w:val="20"/>
          <w:szCs w:val="20"/>
          <w:lang w:val="en-US" w:eastAsia="ar-SA"/>
        </w:rPr>
        <w:t xml:space="preserve"> to the lease in determining the respective repairing obligations of landlord and leaseholder.</w:t>
      </w:r>
      <w:r w:rsidR="00615983">
        <w:rPr>
          <w:rFonts w:ascii="Verdana" w:hAnsi="Verdana"/>
          <w:sz w:val="20"/>
          <w:szCs w:val="20"/>
          <w:lang w:val="en-US" w:eastAsia="ar-SA"/>
        </w:rPr>
        <w:t xml:space="preserve"> </w:t>
      </w:r>
      <w:r>
        <w:rPr>
          <w:rFonts w:ascii="Verdana" w:hAnsi="Verdana"/>
          <w:sz w:val="20"/>
          <w:szCs w:val="20"/>
          <w:lang w:val="en-US" w:eastAsia="ar-SA"/>
        </w:rPr>
        <w:t>The lease may also contain prescribed time periods for cyclical works, especially for decoration.</w:t>
      </w:r>
    </w:p>
    <w:p w14:paraId="55C958E1" w14:textId="77777777" w:rsidR="0059150F" w:rsidRDefault="0059150F" w:rsidP="0059150F">
      <w:pPr>
        <w:rPr>
          <w:rFonts w:ascii="Verdana" w:hAnsi="Verdana"/>
          <w:sz w:val="20"/>
          <w:szCs w:val="20"/>
          <w:lang w:val="en-US" w:eastAsia="ar-SA"/>
        </w:rPr>
      </w:pPr>
    </w:p>
    <w:p w14:paraId="2863915F" w14:textId="77777777" w:rsidR="0059150F" w:rsidRDefault="0059150F" w:rsidP="0059150F">
      <w:pPr>
        <w:rPr>
          <w:rFonts w:ascii="Verdana" w:hAnsi="Verdana"/>
          <w:sz w:val="20"/>
          <w:szCs w:val="20"/>
          <w:lang w:val="en-US" w:eastAsia="ar-SA"/>
        </w:rPr>
      </w:pPr>
      <w:r>
        <w:rPr>
          <w:rFonts w:ascii="Verdana" w:hAnsi="Verdana"/>
          <w:sz w:val="20"/>
          <w:szCs w:val="20"/>
          <w:lang w:val="en-US" w:eastAsia="ar-SA"/>
        </w:rPr>
        <w:t xml:space="preserve">The landlord owes a duty </w:t>
      </w:r>
      <w:r w:rsidR="00E24979">
        <w:rPr>
          <w:rFonts w:ascii="Verdana" w:hAnsi="Verdana"/>
          <w:sz w:val="20"/>
          <w:szCs w:val="20"/>
          <w:lang w:val="en-US" w:eastAsia="ar-SA"/>
        </w:rPr>
        <w:t xml:space="preserve">of </w:t>
      </w:r>
      <w:r>
        <w:rPr>
          <w:rFonts w:ascii="Verdana" w:hAnsi="Verdana"/>
          <w:sz w:val="20"/>
          <w:szCs w:val="20"/>
          <w:lang w:val="en-US" w:eastAsia="ar-SA"/>
        </w:rPr>
        <w:t>care to all persons who might reasonably be affected by defects to any property that they own, to see that they are reasonably safe from personal injury and from damage to their property which might be caused by a relevant defect.</w:t>
      </w:r>
      <w:r w:rsidR="00615983">
        <w:rPr>
          <w:rFonts w:ascii="Verdana" w:hAnsi="Verdana"/>
          <w:sz w:val="20"/>
          <w:szCs w:val="20"/>
          <w:lang w:val="en-US" w:eastAsia="ar-SA"/>
        </w:rPr>
        <w:t xml:space="preserve"> </w:t>
      </w:r>
      <w:r>
        <w:rPr>
          <w:rFonts w:ascii="Verdana" w:hAnsi="Verdana"/>
          <w:sz w:val="20"/>
          <w:szCs w:val="20"/>
          <w:lang w:val="en-US" w:eastAsia="ar-SA"/>
        </w:rPr>
        <w:t xml:space="preserve">The managing agent acting on behalf of the landlord </w:t>
      </w:r>
      <w:r w:rsidR="004F535F">
        <w:rPr>
          <w:rFonts w:ascii="Verdana" w:hAnsi="Verdana"/>
          <w:sz w:val="20"/>
          <w:szCs w:val="20"/>
          <w:lang w:val="en-US" w:eastAsia="ar-SA"/>
        </w:rPr>
        <w:t>also has this duty of care.</w:t>
      </w:r>
      <w:r w:rsidR="00615983">
        <w:rPr>
          <w:rFonts w:ascii="Verdana" w:hAnsi="Verdana"/>
          <w:sz w:val="20"/>
          <w:szCs w:val="20"/>
          <w:lang w:val="en-US" w:eastAsia="ar-SA"/>
        </w:rPr>
        <w:t xml:space="preserve"> </w:t>
      </w:r>
      <w:r w:rsidR="004F535F">
        <w:rPr>
          <w:rFonts w:ascii="Verdana" w:hAnsi="Verdana"/>
          <w:sz w:val="20"/>
          <w:szCs w:val="20"/>
          <w:lang w:val="en-US" w:eastAsia="ar-SA"/>
        </w:rPr>
        <w:t>This can include</w:t>
      </w:r>
      <w:r w:rsidR="007929CA">
        <w:rPr>
          <w:rFonts w:ascii="Verdana" w:hAnsi="Verdana"/>
          <w:sz w:val="20"/>
          <w:szCs w:val="20"/>
          <w:lang w:val="en-US" w:eastAsia="ar-SA"/>
        </w:rPr>
        <w:t>,</w:t>
      </w:r>
      <w:r w:rsidR="004F535F">
        <w:rPr>
          <w:rFonts w:ascii="Verdana" w:hAnsi="Verdana"/>
          <w:sz w:val="20"/>
          <w:szCs w:val="20"/>
          <w:lang w:val="en-US" w:eastAsia="ar-SA"/>
        </w:rPr>
        <w:t xml:space="preserve"> for example, taking reasonable care to repair paths, driveways or stair carpets so that they are reasonably safe to use.</w:t>
      </w:r>
    </w:p>
    <w:p w14:paraId="0ECCB6FE" w14:textId="77777777" w:rsidR="00DA60A8" w:rsidRDefault="00DA60A8" w:rsidP="0059150F">
      <w:pPr>
        <w:rPr>
          <w:rFonts w:ascii="Verdana" w:hAnsi="Verdana"/>
          <w:sz w:val="20"/>
          <w:szCs w:val="20"/>
          <w:lang w:val="en-US" w:eastAsia="ar-SA"/>
        </w:rPr>
      </w:pPr>
    </w:p>
    <w:tbl>
      <w:tblPr>
        <w:tblStyle w:val="TableGrid"/>
        <w:tblW w:w="0" w:type="auto"/>
        <w:tblLook w:val="04A0" w:firstRow="1" w:lastRow="0" w:firstColumn="1" w:lastColumn="0" w:noHBand="0" w:noVBand="1"/>
      </w:tblPr>
      <w:tblGrid>
        <w:gridCol w:w="9242"/>
      </w:tblGrid>
      <w:tr w:rsidR="00DA60A8" w14:paraId="0F972095" w14:textId="77777777" w:rsidTr="00DA60A8">
        <w:tc>
          <w:tcPr>
            <w:tcW w:w="9242" w:type="dxa"/>
          </w:tcPr>
          <w:p w14:paraId="5E94DAB4" w14:textId="77777777" w:rsidR="00DA60A8" w:rsidRPr="00565DC3" w:rsidRDefault="00DA60A8" w:rsidP="0059150F">
            <w:pPr>
              <w:rPr>
                <w:rFonts w:ascii="Verdana" w:hAnsi="Verdana"/>
                <w:i/>
                <w:sz w:val="20"/>
                <w:szCs w:val="20"/>
                <w:lang w:val="en-US" w:eastAsia="ar-SA"/>
              </w:rPr>
            </w:pPr>
            <w:r>
              <w:rPr>
                <w:rFonts w:ascii="Verdana" w:hAnsi="Verdana"/>
                <w:i/>
                <w:sz w:val="20"/>
                <w:szCs w:val="20"/>
                <w:lang w:val="en-US" w:eastAsia="ar-SA"/>
              </w:rPr>
              <w:t>S</w:t>
            </w:r>
            <w:r w:rsidR="00B75352">
              <w:rPr>
                <w:rFonts w:ascii="Verdana" w:hAnsi="Verdana"/>
                <w:i/>
                <w:sz w:val="20"/>
                <w:szCs w:val="20"/>
                <w:lang w:val="en-US" w:eastAsia="ar-SA"/>
              </w:rPr>
              <w:t>.</w:t>
            </w:r>
            <w:r>
              <w:rPr>
                <w:rFonts w:ascii="Verdana" w:hAnsi="Verdana"/>
                <w:i/>
                <w:sz w:val="20"/>
                <w:szCs w:val="20"/>
                <w:lang w:val="en-US" w:eastAsia="ar-SA"/>
              </w:rPr>
              <w:t>4 Defective Premises Act 1972</w:t>
            </w:r>
          </w:p>
        </w:tc>
      </w:tr>
    </w:tbl>
    <w:p w14:paraId="33C9AAE7" w14:textId="77777777" w:rsidR="008A04CE" w:rsidRDefault="008A04CE" w:rsidP="0059150F">
      <w:pPr>
        <w:rPr>
          <w:rFonts w:ascii="Verdana" w:hAnsi="Verdana"/>
          <w:sz w:val="20"/>
          <w:szCs w:val="20"/>
          <w:lang w:val="en-US" w:eastAsia="ar-SA"/>
        </w:rPr>
      </w:pPr>
    </w:p>
    <w:p w14:paraId="5AAE314A" w14:textId="77777777" w:rsidR="004F535F" w:rsidRDefault="004F535F" w:rsidP="004F535F">
      <w:pPr>
        <w:pStyle w:val="onlinetext"/>
        <w:spacing w:after="0"/>
        <w:rPr>
          <w:rFonts w:eastAsia="Times New Roman"/>
          <w:szCs w:val="20"/>
          <w:lang w:eastAsia="ar-SA"/>
        </w:rPr>
      </w:pPr>
      <w:r w:rsidRPr="004F535F">
        <w:rPr>
          <w:rFonts w:eastAsia="Times New Roman"/>
          <w:szCs w:val="20"/>
          <w:lang w:eastAsia="ar-SA"/>
        </w:rPr>
        <w:t>As not all repairs can be predicted or pre-planned, reactive works will always be necessary on some occasions. The requirement for reactive works can, however, be reduced, or even minimised, by good inspection and planning regimes. You should have adequate servicing contracts in place for any plant and machinery.</w:t>
      </w:r>
    </w:p>
    <w:p w14:paraId="67A5C7C3" w14:textId="77777777" w:rsidR="00F73E6E" w:rsidRDefault="00F73E6E" w:rsidP="004F535F">
      <w:pPr>
        <w:pStyle w:val="onlinetext"/>
        <w:spacing w:after="0"/>
        <w:rPr>
          <w:rFonts w:eastAsia="Times New Roman"/>
          <w:szCs w:val="20"/>
          <w:lang w:eastAsia="ar-SA"/>
        </w:rPr>
      </w:pPr>
    </w:p>
    <w:p w14:paraId="5DED628C" w14:textId="77777777" w:rsidR="00F73E6E" w:rsidRDefault="00F73E6E" w:rsidP="004F535F">
      <w:pPr>
        <w:pStyle w:val="onlinetext"/>
        <w:spacing w:after="0"/>
        <w:rPr>
          <w:rFonts w:eastAsia="Times New Roman"/>
          <w:szCs w:val="20"/>
          <w:lang w:eastAsia="ar-SA"/>
        </w:rPr>
      </w:pPr>
      <w:r>
        <w:rPr>
          <w:rFonts w:eastAsia="Times New Roman"/>
          <w:szCs w:val="20"/>
          <w:lang w:eastAsia="ar-SA"/>
        </w:rPr>
        <w:t>You should ensure that you have sufficient funds prior to instructing a contractor, or that the method of payment has been agreed between all parties prior to works commencing.</w:t>
      </w:r>
    </w:p>
    <w:p w14:paraId="76EA8579" w14:textId="77777777" w:rsidR="00F73E6E" w:rsidRDefault="00F73E6E" w:rsidP="004F535F">
      <w:pPr>
        <w:pStyle w:val="onlinetext"/>
        <w:spacing w:after="0"/>
        <w:rPr>
          <w:rFonts w:eastAsia="Times New Roman"/>
          <w:szCs w:val="20"/>
          <w:lang w:eastAsia="ar-SA"/>
        </w:rPr>
      </w:pPr>
    </w:p>
    <w:p w14:paraId="1E0F7363" w14:textId="77777777" w:rsidR="00F73E6E" w:rsidRDefault="00F73E6E" w:rsidP="004F535F">
      <w:pPr>
        <w:pStyle w:val="onlinetext"/>
        <w:spacing w:after="0"/>
        <w:rPr>
          <w:rFonts w:eastAsia="Times New Roman"/>
          <w:szCs w:val="20"/>
          <w:lang w:eastAsia="ar-SA"/>
        </w:rPr>
      </w:pPr>
      <w:r>
        <w:rPr>
          <w:rFonts w:eastAsia="Times New Roman"/>
          <w:szCs w:val="20"/>
          <w:lang w:eastAsia="ar-SA"/>
        </w:rPr>
        <w:t>Contractors should issue appropriately detailed invoices for all works carried out, however minor, which state clearly what the charges are for.</w:t>
      </w:r>
    </w:p>
    <w:p w14:paraId="51CA5D54" w14:textId="77777777" w:rsidR="004F535F" w:rsidRPr="004F535F" w:rsidRDefault="00171695" w:rsidP="00114E30">
      <w:pPr>
        <w:pStyle w:val="Heading2"/>
        <w:rPr>
          <w:lang w:val="en-US" w:eastAsia="ar-SA"/>
        </w:rPr>
      </w:pPr>
      <w:bookmarkStart w:id="221" w:name="_Toc415753261"/>
      <w:bookmarkStart w:id="222" w:name="_Toc443380592"/>
      <w:r>
        <w:rPr>
          <w:lang w:val="en-US" w:eastAsia="ar-SA"/>
        </w:rPr>
        <w:t>9.2</w:t>
      </w:r>
      <w:r w:rsidR="00B75352">
        <w:rPr>
          <w:lang w:val="en-US" w:eastAsia="ar-SA"/>
        </w:rPr>
        <w:tab/>
      </w:r>
      <w:r w:rsidR="004F535F">
        <w:rPr>
          <w:lang w:val="en-US" w:eastAsia="ar-SA"/>
        </w:rPr>
        <w:t>Repairs</w:t>
      </w:r>
      <w:bookmarkEnd w:id="221"/>
      <w:bookmarkEnd w:id="222"/>
    </w:p>
    <w:p w14:paraId="5B6B3A7A" w14:textId="77777777" w:rsidR="004F535F" w:rsidRPr="00CF4A72" w:rsidRDefault="004F535F" w:rsidP="004F535F">
      <w:pPr>
        <w:rPr>
          <w:rFonts w:ascii="Verdana" w:hAnsi="Verdana"/>
          <w:color w:val="FF0000"/>
          <w:sz w:val="20"/>
          <w:szCs w:val="20"/>
          <w:lang w:eastAsia="ar-SA"/>
        </w:rPr>
      </w:pPr>
    </w:p>
    <w:p w14:paraId="3BAF47CB" w14:textId="77777777" w:rsidR="004F535F" w:rsidRPr="004F535F" w:rsidRDefault="004F535F" w:rsidP="004F535F">
      <w:pPr>
        <w:pStyle w:val="onlinetext"/>
        <w:spacing w:after="0"/>
        <w:rPr>
          <w:rFonts w:eastAsia="Times New Roman"/>
          <w:szCs w:val="20"/>
          <w:lang w:eastAsia="ar-SA"/>
        </w:rPr>
      </w:pPr>
      <w:r w:rsidRPr="004F535F">
        <w:rPr>
          <w:rFonts w:eastAsia="Times New Roman"/>
          <w:szCs w:val="20"/>
          <w:lang w:eastAsia="ar-SA"/>
        </w:rPr>
        <w:t xml:space="preserve">Leaseholders should be told how and to whom repairs should be reported. This process should be as straightforward as possible and can include modern forms of communication, such as email and text messaging, to improve the ease and availability of reporting regimes. </w:t>
      </w:r>
      <w:r>
        <w:rPr>
          <w:rFonts w:eastAsia="Times New Roman"/>
          <w:szCs w:val="20"/>
          <w:lang w:eastAsia="ar-SA"/>
        </w:rPr>
        <w:t xml:space="preserve">You should deal promptly with </w:t>
      </w:r>
      <w:r w:rsidR="00967C1E">
        <w:rPr>
          <w:rFonts w:eastAsia="Times New Roman"/>
          <w:szCs w:val="20"/>
          <w:lang w:eastAsia="ar-SA"/>
        </w:rPr>
        <w:t>leaseholder</w:t>
      </w:r>
      <w:r>
        <w:rPr>
          <w:rFonts w:eastAsia="Times New Roman"/>
          <w:szCs w:val="20"/>
          <w:lang w:eastAsia="ar-SA"/>
        </w:rPr>
        <w:t>'s reports of disrepair, the remedy of which is the landlord's responsibility</w:t>
      </w:r>
      <w:r w:rsidR="00CC51EF">
        <w:rPr>
          <w:rFonts w:eastAsia="Times New Roman"/>
          <w:szCs w:val="20"/>
          <w:lang w:eastAsia="ar-SA"/>
        </w:rPr>
        <w:t>,</w:t>
      </w:r>
      <w:r>
        <w:rPr>
          <w:rFonts w:eastAsia="Times New Roman"/>
          <w:szCs w:val="20"/>
          <w:lang w:eastAsia="ar-SA"/>
        </w:rPr>
        <w:t xml:space="preserve"> and y</w:t>
      </w:r>
      <w:r w:rsidRPr="004F535F">
        <w:rPr>
          <w:rFonts w:eastAsia="Times New Roman"/>
          <w:szCs w:val="20"/>
          <w:lang w:eastAsia="ar-SA"/>
        </w:rPr>
        <w:t xml:space="preserve">ou should have a notified procedure for dealing with urgent and out-of-hours repair work. </w:t>
      </w:r>
      <w:r w:rsidR="008A04CE">
        <w:rPr>
          <w:rFonts w:eastAsia="Times New Roman"/>
          <w:szCs w:val="20"/>
          <w:lang w:eastAsia="ar-SA"/>
        </w:rPr>
        <w:t>You should also have a procedure for dealing with any</w:t>
      </w:r>
      <w:r w:rsidR="00412158">
        <w:rPr>
          <w:rFonts w:eastAsia="Times New Roman"/>
          <w:szCs w:val="20"/>
          <w:lang w:eastAsia="ar-SA"/>
        </w:rPr>
        <w:t xml:space="preserve"> health and safety implications.</w:t>
      </w:r>
    </w:p>
    <w:p w14:paraId="4E61F8AF" w14:textId="77777777" w:rsidR="004F535F" w:rsidRPr="004F535F" w:rsidRDefault="004F535F" w:rsidP="004F535F">
      <w:pPr>
        <w:rPr>
          <w:rFonts w:ascii="Verdana" w:hAnsi="Verdana"/>
          <w:sz w:val="20"/>
          <w:szCs w:val="20"/>
          <w:lang w:eastAsia="ar-SA"/>
        </w:rPr>
      </w:pPr>
    </w:p>
    <w:p w14:paraId="1F8E256C" w14:textId="77777777" w:rsidR="005454EF" w:rsidRDefault="004F535F" w:rsidP="004F535F">
      <w:pPr>
        <w:rPr>
          <w:rFonts w:ascii="Verdana" w:hAnsi="Verdana"/>
          <w:sz w:val="20"/>
          <w:szCs w:val="20"/>
          <w:lang w:eastAsia="ar-SA"/>
        </w:rPr>
      </w:pPr>
      <w:r w:rsidRPr="004F535F">
        <w:rPr>
          <w:rFonts w:ascii="Verdana" w:hAnsi="Verdana"/>
          <w:sz w:val="20"/>
          <w:szCs w:val="20"/>
          <w:lang w:eastAsia="ar-SA"/>
        </w:rPr>
        <w:t>You should keep residents informed of any actions or proposed actions and, where necessary, make convenient appointments for contractors to attend. Communal parts or services, however, will require most of the repairs, which should not need access arrangements. You should notify residents of target timescales for response</w:t>
      </w:r>
      <w:r w:rsidR="00B26AE6">
        <w:rPr>
          <w:rFonts w:ascii="Verdana" w:hAnsi="Verdana"/>
          <w:sz w:val="20"/>
          <w:szCs w:val="20"/>
          <w:lang w:eastAsia="ar-SA"/>
        </w:rPr>
        <w:t>s</w:t>
      </w:r>
      <w:r w:rsidRPr="004F535F">
        <w:rPr>
          <w:rFonts w:ascii="Verdana" w:hAnsi="Verdana"/>
          <w:sz w:val="20"/>
          <w:szCs w:val="20"/>
          <w:lang w:eastAsia="ar-SA"/>
        </w:rPr>
        <w:t xml:space="preserve"> to repairs, which may vary depending upon</w:t>
      </w:r>
      <w:r w:rsidR="00C93055">
        <w:rPr>
          <w:rFonts w:ascii="Verdana" w:hAnsi="Verdana"/>
          <w:sz w:val="20"/>
          <w:szCs w:val="20"/>
          <w:lang w:eastAsia="ar-SA"/>
        </w:rPr>
        <w:t xml:space="preserve"> the</w:t>
      </w:r>
      <w:r w:rsidRPr="004F535F">
        <w:rPr>
          <w:rFonts w:ascii="Verdana" w:hAnsi="Verdana"/>
          <w:sz w:val="20"/>
          <w:szCs w:val="20"/>
          <w:lang w:eastAsia="ar-SA"/>
        </w:rPr>
        <w:t xml:space="preserve"> urgency</w:t>
      </w:r>
      <w:r w:rsidR="00766540">
        <w:rPr>
          <w:rFonts w:ascii="Verdana" w:hAnsi="Verdana"/>
          <w:sz w:val="20"/>
          <w:szCs w:val="20"/>
          <w:lang w:eastAsia="ar-SA"/>
        </w:rPr>
        <w:t xml:space="preserve"> and nature of the repair</w:t>
      </w:r>
      <w:r w:rsidRPr="004F535F">
        <w:rPr>
          <w:rFonts w:ascii="Verdana" w:hAnsi="Verdana"/>
          <w:sz w:val="20"/>
          <w:szCs w:val="20"/>
          <w:lang w:eastAsia="ar-SA"/>
        </w:rPr>
        <w:t xml:space="preserve">. </w:t>
      </w:r>
      <w:r w:rsidR="003E2AEF">
        <w:rPr>
          <w:rFonts w:ascii="Verdana" w:hAnsi="Verdana"/>
          <w:sz w:val="20"/>
          <w:szCs w:val="20"/>
          <w:lang w:eastAsia="ar-SA"/>
        </w:rPr>
        <w:t>Depending on the nature of the repair and</w:t>
      </w:r>
      <w:r w:rsidR="00C93055">
        <w:rPr>
          <w:rFonts w:ascii="Verdana" w:hAnsi="Verdana"/>
          <w:sz w:val="20"/>
          <w:szCs w:val="20"/>
          <w:lang w:eastAsia="ar-SA"/>
        </w:rPr>
        <w:t xml:space="preserve"> its</w:t>
      </w:r>
      <w:r w:rsidR="003E2AEF">
        <w:rPr>
          <w:rFonts w:ascii="Verdana" w:hAnsi="Verdana"/>
          <w:sz w:val="20"/>
          <w:szCs w:val="20"/>
          <w:lang w:eastAsia="ar-SA"/>
        </w:rPr>
        <w:t xml:space="preserve"> impact, r</w:t>
      </w:r>
      <w:r w:rsidRPr="004F535F">
        <w:rPr>
          <w:rFonts w:ascii="Verdana" w:hAnsi="Verdana"/>
          <w:sz w:val="20"/>
          <w:szCs w:val="20"/>
          <w:lang w:eastAsia="ar-SA"/>
        </w:rPr>
        <w:t>esidents should be informed of contractors</w:t>
      </w:r>
      <w:r w:rsidR="00766540">
        <w:rPr>
          <w:rFonts w:ascii="Verdana" w:hAnsi="Verdana"/>
          <w:sz w:val="20"/>
          <w:szCs w:val="20"/>
          <w:lang w:eastAsia="ar-SA"/>
        </w:rPr>
        <w:t>'</w:t>
      </w:r>
      <w:r w:rsidRPr="004F535F">
        <w:rPr>
          <w:rFonts w:ascii="Verdana" w:hAnsi="Verdana"/>
          <w:sz w:val="20"/>
          <w:szCs w:val="20"/>
          <w:lang w:eastAsia="ar-SA"/>
        </w:rPr>
        <w:t xml:space="preserve"> start dates and any contact details prior to works being commenced. </w:t>
      </w:r>
    </w:p>
    <w:p w14:paraId="2B3E5D87" w14:textId="77777777" w:rsidR="005454EF" w:rsidRDefault="005454EF" w:rsidP="004F535F">
      <w:pPr>
        <w:rPr>
          <w:rFonts w:ascii="Verdana" w:hAnsi="Verdana"/>
          <w:sz w:val="20"/>
          <w:szCs w:val="20"/>
          <w:lang w:eastAsia="ar-SA"/>
        </w:rPr>
      </w:pPr>
    </w:p>
    <w:p w14:paraId="1296CDDA" w14:textId="77777777" w:rsidR="004F535F" w:rsidRDefault="004F535F" w:rsidP="004F535F">
      <w:pPr>
        <w:rPr>
          <w:rFonts w:ascii="Verdana" w:hAnsi="Verdana"/>
          <w:sz w:val="20"/>
          <w:szCs w:val="20"/>
          <w:lang w:eastAsia="ar-SA"/>
        </w:rPr>
      </w:pPr>
      <w:r w:rsidRPr="004F535F">
        <w:rPr>
          <w:rFonts w:ascii="Verdana" w:hAnsi="Verdana"/>
          <w:sz w:val="20"/>
          <w:szCs w:val="20"/>
          <w:lang w:eastAsia="ar-SA"/>
        </w:rPr>
        <w:t>You should have control systems in place to ensure that works have been completed to an acceptable standard prior to authorising payment of any invoice.</w:t>
      </w:r>
      <w:r w:rsidR="00DD5640">
        <w:rPr>
          <w:rFonts w:ascii="Verdana" w:hAnsi="Verdana"/>
          <w:sz w:val="20"/>
          <w:szCs w:val="20"/>
          <w:lang w:eastAsia="ar-SA"/>
        </w:rPr>
        <w:t xml:space="preserve">  Checks should be proportionate to the level or costs incurred. </w:t>
      </w:r>
      <w:r w:rsidRPr="004F535F">
        <w:rPr>
          <w:rFonts w:ascii="Verdana" w:hAnsi="Verdana"/>
          <w:sz w:val="20"/>
          <w:szCs w:val="20"/>
          <w:lang w:eastAsia="ar-SA"/>
        </w:rPr>
        <w:t xml:space="preserve"> </w:t>
      </w:r>
      <w:r w:rsidR="005454EF">
        <w:rPr>
          <w:rFonts w:ascii="Verdana" w:hAnsi="Verdana"/>
          <w:sz w:val="20"/>
          <w:szCs w:val="20"/>
          <w:lang w:eastAsia="ar-SA"/>
        </w:rPr>
        <w:t>Repair work should be cost effective taking into account its durability and expense.</w:t>
      </w:r>
      <w:r w:rsidR="00615983">
        <w:rPr>
          <w:rFonts w:ascii="Verdana" w:hAnsi="Verdana"/>
          <w:sz w:val="20"/>
          <w:szCs w:val="20"/>
          <w:lang w:eastAsia="ar-SA"/>
        </w:rPr>
        <w:t xml:space="preserve"> </w:t>
      </w:r>
      <w:r w:rsidR="005454EF">
        <w:rPr>
          <w:rFonts w:ascii="Verdana" w:hAnsi="Verdana"/>
          <w:sz w:val="20"/>
          <w:szCs w:val="20"/>
          <w:lang w:eastAsia="ar-SA"/>
        </w:rPr>
        <w:t>In the long term it may prove more cost effective to replace than to continue to repair.</w:t>
      </w:r>
      <w:r w:rsidR="00615983">
        <w:rPr>
          <w:rFonts w:ascii="Verdana" w:hAnsi="Verdana"/>
          <w:sz w:val="20"/>
          <w:szCs w:val="20"/>
          <w:lang w:eastAsia="ar-SA"/>
        </w:rPr>
        <w:t xml:space="preserve"> </w:t>
      </w:r>
      <w:r w:rsidR="005454EF">
        <w:rPr>
          <w:rFonts w:ascii="Verdana" w:hAnsi="Verdana"/>
          <w:sz w:val="20"/>
          <w:szCs w:val="20"/>
          <w:lang w:eastAsia="ar-SA"/>
        </w:rPr>
        <w:t>In certain circumstances work which is considered not to be of a reasonable standard can be the subject of court action on the basis of a breach of contract.</w:t>
      </w:r>
    </w:p>
    <w:p w14:paraId="3E63D473" w14:textId="77777777" w:rsidR="000B190C" w:rsidRDefault="000B190C" w:rsidP="004F535F">
      <w:pPr>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0B190C" w14:paraId="47F3159F" w14:textId="77777777" w:rsidTr="000B190C">
        <w:tc>
          <w:tcPr>
            <w:tcW w:w="9242" w:type="dxa"/>
          </w:tcPr>
          <w:p w14:paraId="16DA18B8" w14:textId="77777777" w:rsidR="000B190C" w:rsidRPr="00565DC3" w:rsidRDefault="001D082F" w:rsidP="004F535F">
            <w:pPr>
              <w:rPr>
                <w:rFonts w:ascii="Verdana" w:hAnsi="Verdana"/>
                <w:i/>
                <w:sz w:val="20"/>
                <w:szCs w:val="20"/>
                <w:lang w:eastAsia="ar-SA"/>
              </w:rPr>
            </w:pPr>
            <w:r>
              <w:rPr>
                <w:rFonts w:ascii="Verdana" w:hAnsi="Verdana"/>
                <w:i/>
                <w:sz w:val="20"/>
                <w:szCs w:val="20"/>
                <w:lang w:eastAsia="ar-SA"/>
              </w:rPr>
              <w:t>s.</w:t>
            </w:r>
            <w:r w:rsidR="000B190C">
              <w:rPr>
                <w:rFonts w:ascii="Verdana" w:hAnsi="Verdana"/>
                <w:i/>
                <w:sz w:val="20"/>
                <w:szCs w:val="20"/>
                <w:lang w:eastAsia="ar-SA"/>
              </w:rPr>
              <w:t>13 Supply of Goods and Services Act 1982</w:t>
            </w:r>
          </w:p>
        </w:tc>
      </w:tr>
    </w:tbl>
    <w:p w14:paraId="5391593D" w14:textId="77777777" w:rsidR="00A1242A" w:rsidRDefault="00A1242A" w:rsidP="004F535F">
      <w:pPr>
        <w:rPr>
          <w:rFonts w:ascii="Verdana" w:hAnsi="Verdana"/>
          <w:sz w:val="20"/>
          <w:szCs w:val="20"/>
          <w:lang w:eastAsia="ar-SA"/>
        </w:rPr>
      </w:pPr>
    </w:p>
    <w:p w14:paraId="0A196942" w14:textId="77777777" w:rsidR="00A1242A" w:rsidRPr="00A1242A" w:rsidRDefault="003D4D5F" w:rsidP="00114E30">
      <w:pPr>
        <w:pStyle w:val="Heading2"/>
        <w:rPr>
          <w:lang w:eastAsia="ar-SA"/>
        </w:rPr>
      </w:pPr>
      <w:bookmarkStart w:id="223" w:name="_Toc415753262"/>
      <w:bookmarkStart w:id="224" w:name="_Toc443380593"/>
      <w:r>
        <w:rPr>
          <w:lang w:eastAsia="ar-SA"/>
        </w:rPr>
        <w:t>9.3</w:t>
      </w:r>
      <w:r w:rsidR="00B75352">
        <w:rPr>
          <w:lang w:eastAsia="ar-SA"/>
        </w:rPr>
        <w:tab/>
      </w:r>
      <w:r w:rsidR="00A1242A">
        <w:rPr>
          <w:lang w:eastAsia="ar-SA"/>
        </w:rPr>
        <w:t>Planned and cyclical works</w:t>
      </w:r>
      <w:bookmarkEnd w:id="223"/>
      <w:bookmarkEnd w:id="224"/>
    </w:p>
    <w:p w14:paraId="0BE7B244" w14:textId="77777777" w:rsidR="004F535F" w:rsidRPr="004F535F" w:rsidRDefault="004F535F" w:rsidP="004F535F">
      <w:pPr>
        <w:rPr>
          <w:rFonts w:ascii="Verdana" w:hAnsi="Verdana"/>
          <w:sz w:val="20"/>
          <w:szCs w:val="20"/>
          <w:lang w:eastAsia="ar-SA"/>
        </w:rPr>
      </w:pPr>
    </w:p>
    <w:p w14:paraId="52AE9166" w14:textId="77777777" w:rsidR="005454EF" w:rsidRPr="00282BC4" w:rsidRDefault="004F535F" w:rsidP="00791B79">
      <w:pPr>
        <w:pStyle w:val="onlinetext"/>
        <w:spacing w:after="0"/>
        <w:rPr>
          <w:szCs w:val="20"/>
          <w:lang w:eastAsia="ar-SA"/>
        </w:rPr>
      </w:pPr>
      <w:r w:rsidRPr="00791B79">
        <w:rPr>
          <w:rFonts w:eastAsia="Times New Roman"/>
          <w:szCs w:val="20"/>
          <w:lang w:eastAsia="ar-SA"/>
        </w:rPr>
        <w:t>You should use scheme inspections to inform a programme of planned and cyclical works. This plan should be used to inform budget calculations and reserve fund contributions</w:t>
      </w:r>
      <w:r w:rsidR="001B25D4">
        <w:rPr>
          <w:rFonts w:eastAsia="Times New Roman"/>
          <w:szCs w:val="20"/>
          <w:lang w:eastAsia="ar-SA"/>
        </w:rPr>
        <w:t xml:space="preserve"> and should cover a minimum period of three years</w:t>
      </w:r>
      <w:r w:rsidRPr="00791B79">
        <w:rPr>
          <w:rFonts w:eastAsia="Times New Roman"/>
          <w:szCs w:val="20"/>
          <w:lang w:eastAsia="ar-SA"/>
        </w:rPr>
        <w:t>.</w:t>
      </w:r>
      <w:r w:rsidR="001B25D4">
        <w:rPr>
          <w:rFonts w:eastAsia="Times New Roman"/>
          <w:szCs w:val="20"/>
          <w:lang w:eastAsia="ar-SA"/>
        </w:rPr>
        <w:t xml:space="preserve">  Programmes for large, more complicated developments should cover a longer period.</w:t>
      </w:r>
      <w:r w:rsidRPr="00791B79">
        <w:rPr>
          <w:rFonts w:eastAsia="Times New Roman"/>
          <w:szCs w:val="20"/>
          <w:lang w:eastAsia="ar-SA"/>
        </w:rPr>
        <w:t xml:space="preserve"> </w:t>
      </w:r>
      <w:r w:rsidR="00615983">
        <w:rPr>
          <w:rFonts w:eastAsia="Times New Roman"/>
          <w:szCs w:val="20"/>
          <w:lang w:eastAsia="ar-SA"/>
        </w:rPr>
        <w:t xml:space="preserve"> </w:t>
      </w:r>
      <w:r w:rsidR="005454EF" w:rsidRPr="00791B79">
        <w:rPr>
          <w:rFonts w:eastAsia="Times New Roman"/>
          <w:szCs w:val="20"/>
          <w:lang w:eastAsia="ar-SA"/>
        </w:rPr>
        <w:t>You should consider the use of experienced or qualified building consultants/specialists, depending on the size and complexity of the project.</w:t>
      </w:r>
      <w:r w:rsidR="00615983">
        <w:rPr>
          <w:rFonts w:eastAsia="Times New Roman"/>
          <w:szCs w:val="20"/>
          <w:lang w:eastAsia="ar-SA"/>
        </w:rPr>
        <w:t xml:space="preserve"> </w:t>
      </w:r>
      <w:r w:rsidR="005454EF" w:rsidRPr="00791B79">
        <w:rPr>
          <w:rFonts w:eastAsia="Times New Roman"/>
          <w:szCs w:val="20"/>
          <w:lang w:eastAsia="ar-SA"/>
        </w:rPr>
        <w:t>The building specialist should also inspect reported defects before work is done if it is likely to be complicated and/or costly.</w:t>
      </w:r>
      <w:r w:rsidR="00615983">
        <w:rPr>
          <w:rFonts w:eastAsia="Times New Roman"/>
          <w:szCs w:val="20"/>
          <w:lang w:eastAsia="ar-SA"/>
        </w:rPr>
        <w:t xml:space="preserve"> </w:t>
      </w:r>
      <w:r w:rsidR="008A04CE" w:rsidRPr="00791B79">
        <w:rPr>
          <w:rFonts w:eastAsia="Times New Roman"/>
          <w:szCs w:val="20"/>
          <w:lang w:eastAsia="ar-SA"/>
        </w:rPr>
        <w:t>Their use should also be considered for carrying out periodic inspections to identify defects.</w:t>
      </w:r>
    </w:p>
    <w:p w14:paraId="0E0CE6D3" w14:textId="77777777" w:rsidR="005454EF" w:rsidRDefault="005454EF" w:rsidP="004F535F">
      <w:pPr>
        <w:rPr>
          <w:rFonts w:ascii="Verdana" w:hAnsi="Verdana"/>
          <w:sz w:val="20"/>
          <w:szCs w:val="20"/>
          <w:lang w:eastAsia="ar-SA"/>
        </w:rPr>
      </w:pPr>
    </w:p>
    <w:p w14:paraId="1FFFEE4B" w14:textId="77777777" w:rsidR="004F535F" w:rsidRPr="004F535F" w:rsidRDefault="005454EF" w:rsidP="004F535F">
      <w:pPr>
        <w:rPr>
          <w:rFonts w:ascii="Verdana" w:hAnsi="Verdana"/>
          <w:sz w:val="20"/>
          <w:szCs w:val="20"/>
          <w:lang w:eastAsia="ar-SA"/>
        </w:rPr>
      </w:pPr>
      <w:r>
        <w:rPr>
          <w:rFonts w:ascii="Verdana" w:hAnsi="Verdana"/>
          <w:sz w:val="20"/>
          <w:szCs w:val="20"/>
          <w:lang w:eastAsia="ar-SA"/>
        </w:rPr>
        <w:t>The programme should reflect a realistic cost of maintenance including periodic redecoration work.</w:t>
      </w:r>
      <w:r w:rsidR="00615983">
        <w:rPr>
          <w:rFonts w:ascii="Verdana" w:hAnsi="Verdana"/>
          <w:sz w:val="20"/>
          <w:szCs w:val="20"/>
          <w:lang w:eastAsia="ar-SA"/>
        </w:rPr>
        <w:t xml:space="preserve"> </w:t>
      </w:r>
      <w:r>
        <w:rPr>
          <w:rFonts w:ascii="Verdana" w:hAnsi="Verdana"/>
          <w:sz w:val="20"/>
          <w:szCs w:val="20"/>
          <w:lang w:eastAsia="ar-SA"/>
        </w:rPr>
        <w:t>You should be aware of the adverse cost implications for older buildings.</w:t>
      </w:r>
      <w:r w:rsidR="00615983">
        <w:rPr>
          <w:rFonts w:ascii="Verdana" w:hAnsi="Verdana"/>
          <w:sz w:val="20"/>
          <w:szCs w:val="20"/>
          <w:lang w:eastAsia="ar-SA"/>
        </w:rPr>
        <w:t xml:space="preserve"> </w:t>
      </w:r>
      <w:r w:rsidR="004F535F" w:rsidRPr="004F535F">
        <w:rPr>
          <w:rFonts w:ascii="Verdana" w:hAnsi="Verdana"/>
          <w:sz w:val="20"/>
          <w:szCs w:val="20"/>
          <w:lang w:eastAsia="ar-SA"/>
        </w:rPr>
        <w:t>Your planned and cyclical works programmes should be agreed with your client</w:t>
      </w:r>
      <w:r w:rsidR="00DE2024">
        <w:rPr>
          <w:rFonts w:ascii="Verdana" w:hAnsi="Verdana"/>
          <w:sz w:val="20"/>
          <w:szCs w:val="20"/>
          <w:lang w:eastAsia="ar-SA"/>
        </w:rPr>
        <w:t>,</w:t>
      </w:r>
      <w:r w:rsidR="00D94D7D">
        <w:rPr>
          <w:rFonts w:ascii="Verdana" w:hAnsi="Verdana"/>
          <w:sz w:val="20"/>
          <w:szCs w:val="20"/>
          <w:lang w:eastAsia="ar-SA"/>
        </w:rPr>
        <w:t xml:space="preserve"> </w:t>
      </w:r>
      <w:r w:rsidR="004F535F" w:rsidRPr="004F535F">
        <w:rPr>
          <w:rFonts w:ascii="Verdana" w:hAnsi="Verdana"/>
          <w:sz w:val="20"/>
          <w:szCs w:val="20"/>
          <w:lang w:eastAsia="ar-SA"/>
        </w:rPr>
        <w:t>communicated to leaseholders</w:t>
      </w:r>
      <w:r w:rsidR="00DE2024">
        <w:rPr>
          <w:rFonts w:ascii="Verdana" w:hAnsi="Verdana"/>
          <w:sz w:val="20"/>
          <w:szCs w:val="20"/>
          <w:lang w:eastAsia="ar-SA"/>
        </w:rPr>
        <w:t xml:space="preserve"> and be included</w:t>
      </w:r>
      <w:r w:rsidR="0001475E">
        <w:rPr>
          <w:rFonts w:ascii="Verdana" w:hAnsi="Verdana"/>
          <w:sz w:val="20"/>
          <w:szCs w:val="20"/>
          <w:lang w:eastAsia="ar-SA"/>
        </w:rPr>
        <w:t xml:space="preserve"> as a note</w:t>
      </w:r>
      <w:r w:rsidR="00DE2024">
        <w:rPr>
          <w:rFonts w:ascii="Verdana" w:hAnsi="Verdana"/>
          <w:sz w:val="20"/>
          <w:szCs w:val="20"/>
          <w:lang w:eastAsia="ar-SA"/>
        </w:rPr>
        <w:t xml:space="preserve"> in each year’s service charge budget</w:t>
      </w:r>
      <w:r w:rsidR="004F535F" w:rsidRPr="004F535F">
        <w:rPr>
          <w:rFonts w:ascii="Verdana" w:hAnsi="Verdana"/>
          <w:sz w:val="20"/>
          <w:szCs w:val="20"/>
          <w:lang w:eastAsia="ar-SA"/>
        </w:rPr>
        <w:t xml:space="preserve">. </w:t>
      </w:r>
      <w:r>
        <w:rPr>
          <w:rFonts w:ascii="Verdana" w:hAnsi="Verdana"/>
          <w:sz w:val="20"/>
          <w:szCs w:val="20"/>
          <w:lang w:eastAsia="ar-SA"/>
        </w:rPr>
        <w:t>A budget for the cost of maintenance should be included in each year's service charge</w:t>
      </w:r>
      <w:r w:rsidR="000B190C">
        <w:rPr>
          <w:rFonts w:ascii="Verdana" w:hAnsi="Verdana"/>
          <w:sz w:val="20"/>
          <w:szCs w:val="20"/>
          <w:lang w:eastAsia="ar-SA"/>
        </w:rPr>
        <w:t xml:space="preserve"> budget</w:t>
      </w:r>
      <w:r>
        <w:rPr>
          <w:rFonts w:ascii="Verdana" w:hAnsi="Verdana"/>
          <w:sz w:val="20"/>
          <w:szCs w:val="20"/>
          <w:lang w:eastAsia="ar-SA"/>
        </w:rPr>
        <w:t xml:space="preserve"> to ensure an adequate fund to meet the cost where permitted in the lease.</w:t>
      </w:r>
    </w:p>
    <w:p w14:paraId="38656B38" w14:textId="77777777" w:rsidR="004F535F" w:rsidRPr="004F535F" w:rsidRDefault="004F535F" w:rsidP="004F535F">
      <w:pPr>
        <w:rPr>
          <w:rFonts w:ascii="Verdana" w:hAnsi="Verdana"/>
          <w:sz w:val="20"/>
          <w:szCs w:val="20"/>
          <w:lang w:eastAsia="ar-SA"/>
        </w:rPr>
      </w:pPr>
    </w:p>
    <w:p w14:paraId="25CF111F" w14:textId="77777777" w:rsidR="004F535F" w:rsidRDefault="004F535F" w:rsidP="004F535F">
      <w:pPr>
        <w:pStyle w:val="onlinetext"/>
        <w:spacing w:after="0"/>
        <w:rPr>
          <w:rFonts w:eastAsia="Times New Roman"/>
          <w:szCs w:val="20"/>
          <w:lang w:eastAsia="ar-SA"/>
        </w:rPr>
      </w:pPr>
      <w:r w:rsidRPr="004F535F">
        <w:rPr>
          <w:rFonts w:eastAsia="Times New Roman"/>
          <w:szCs w:val="20"/>
          <w:lang w:eastAsia="ar-SA"/>
        </w:rPr>
        <w:t>Your contract should specify the level of your authority to instruct contractors and commit to expenditure. The level of financial authorisation should also be stated and may vary according to urgency of works required. You should not exceed your authority to instruct contractors or your financial authorisation without your client’s instructions.</w:t>
      </w:r>
      <w:r w:rsidR="00615983">
        <w:rPr>
          <w:rFonts w:eastAsia="Times New Roman"/>
          <w:szCs w:val="20"/>
          <w:lang w:eastAsia="ar-SA"/>
        </w:rPr>
        <w:t xml:space="preserve"> </w:t>
      </w:r>
      <w:r w:rsidRPr="004F535F">
        <w:rPr>
          <w:rFonts w:eastAsia="Times New Roman"/>
          <w:szCs w:val="20"/>
          <w:lang w:eastAsia="ar-SA"/>
        </w:rPr>
        <w:t>On-site staff should be aware of the</w:t>
      </w:r>
      <w:r w:rsidR="008A04CE">
        <w:rPr>
          <w:rFonts w:eastAsia="Times New Roman"/>
          <w:szCs w:val="20"/>
          <w:lang w:eastAsia="ar-SA"/>
        </w:rPr>
        <w:t xml:space="preserve"> (limited)</w:t>
      </w:r>
      <w:r w:rsidRPr="004F535F">
        <w:rPr>
          <w:rFonts w:eastAsia="Times New Roman"/>
          <w:szCs w:val="20"/>
          <w:lang w:eastAsia="ar-SA"/>
        </w:rPr>
        <w:t xml:space="preserve"> extent of their authority to order urgent repair work.</w:t>
      </w:r>
    </w:p>
    <w:p w14:paraId="13D09A92" w14:textId="77777777" w:rsidR="006928A2" w:rsidRDefault="006928A2" w:rsidP="004F535F">
      <w:pPr>
        <w:pStyle w:val="onlinetext"/>
        <w:spacing w:after="0"/>
        <w:rPr>
          <w:rFonts w:eastAsia="Times New Roman"/>
          <w:szCs w:val="20"/>
          <w:lang w:eastAsia="ar-SA"/>
        </w:rPr>
      </w:pPr>
    </w:p>
    <w:p w14:paraId="44C69161" w14:textId="77777777" w:rsidR="006928A2" w:rsidRPr="00B75352" w:rsidRDefault="00B75352" w:rsidP="00B75352">
      <w:pPr>
        <w:pStyle w:val="Heading2"/>
      </w:pPr>
      <w:bookmarkStart w:id="225" w:name="_Toc415753263"/>
      <w:bookmarkStart w:id="226" w:name="_Toc443380594"/>
      <w:r w:rsidRPr="00B75352">
        <w:t>9.4</w:t>
      </w:r>
      <w:r w:rsidRPr="00B75352">
        <w:tab/>
      </w:r>
      <w:r w:rsidR="006928A2" w:rsidRPr="00B75352">
        <w:t>Services</w:t>
      </w:r>
      <w:bookmarkEnd w:id="225"/>
      <w:bookmarkEnd w:id="226"/>
    </w:p>
    <w:p w14:paraId="10C414E0" w14:textId="77777777" w:rsidR="006928A2" w:rsidRPr="001D082F" w:rsidRDefault="006928A2" w:rsidP="004F535F">
      <w:pPr>
        <w:pStyle w:val="onlinetext"/>
        <w:spacing w:after="0"/>
        <w:rPr>
          <w:rFonts w:eastAsia="Times New Roman"/>
          <w:szCs w:val="20"/>
          <w:lang w:eastAsia="ar-SA"/>
        </w:rPr>
      </w:pPr>
    </w:p>
    <w:p w14:paraId="4D6198A9" w14:textId="77777777" w:rsidR="006928A2" w:rsidRPr="001D082F" w:rsidRDefault="006928A2" w:rsidP="006928A2">
      <w:pPr>
        <w:pStyle w:val="onlinetext"/>
        <w:spacing w:after="0"/>
        <w:rPr>
          <w:rFonts w:eastAsia="MS PMincho"/>
          <w:szCs w:val="20"/>
        </w:rPr>
      </w:pPr>
      <w:r w:rsidRPr="001D082F">
        <w:rPr>
          <w:rFonts w:eastAsia="MS PMincho"/>
          <w:spacing w:val="-10"/>
          <w:w w:val="97"/>
          <w:szCs w:val="20"/>
        </w:rPr>
        <w:t>U</w:t>
      </w:r>
      <w:r w:rsidRPr="001D082F">
        <w:rPr>
          <w:rFonts w:eastAsia="MS PMincho"/>
          <w:w w:val="97"/>
          <w:szCs w:val="20"/>
        </w:rPr>
        <w:t>nless</w:t>
      </w:r>
      <w:r w:rsidRPr="001D082F">
        <w:rPr>
          <w:rFonts w:eastAsia="MS PMincho"/>
          <w:spacing w:val="-5"/>
          <w:w w:val="97"/>
          <w:szCs w:val="20"/>
        </w:rPr>
        <w:t xml:space="preserve"> </w:t>
      </w:r>
      <w:r w:rsidRPr="001D082F">
        <w:rPr>
          <w:rFonts w:eastAsia="MS PMincho"/>
          <w:szCs w:val="20"/>
        </w:rPr>
        <w:t>it</w:t>
      </w:r>
      <w:r w:rsidRPr="001D082F">
        <w:rPr>
          <w:rFonts w:eastAsia="MS PMincho"/>
          <w:spacing w:val="-5"/>
          <w:szCs w:val="20"/>
        </w:rPr>
        <w:t xml:space="preserve"> </w:t>
      </w:r>
      <w:r w:rsidRPr="001D082F">
        <w:rPr>
          <w:rFonts w:eastAsia="MS PMincho"/>
          <w:szCs w:val="20"/>
        </w:rPr>
        <w:t>is</w:t>
      </w:r>
      <w:r w:rsidRPr="001D082F">
        <w:rPr>
          <w:rFonts w:eastAsia="MS PMincho"/>
          <w:spacing w:val="-17"/>
          <w:szCs w:val="20"/>
        </w:rPr>
        <w:t xml:space="preserve"> </w:t>
      </w:r>
      <w:r w:rsidRPr="001D082F">
        <w:rPr>
          <w:rFonts w:eastAsia="MS PMincho"/>
          <w:szCs w:val="20"/>
        </w:rPr>
        <w:t>a</w:t>
      </w:r>
      <w:r w:rsidRPr="001D082F">
        <w:rPr>
          <w:rFonts w:eastAsia="MS PMincho"/>
          <w:spacing w:val="-10"/>
          <w:szCs w:val="20"/>
        </w:rPr>
        <w:t xml:space="preserve"> </w:t>
      </w:r>
      <w:r w:rsidR="00967C1E" w:rsidRPr="001D082F">
        <w:rPr>
          <w:rFonts w:eastAsia="MS PMincho"/>
          <w:spacing w:val="-4"/>
          <w:w w:val="106"/>
          <w:szCs w:val="20"/>
        </w:rPr>
        <w:t>leaseholder</w:t>
      </w:r>
      <w:r w:rsidRPr="001D082F">
        <w:rPr>
          <w:rFonts w:eastAsia="MS PMincho"/>
          <w:spacing w:val="-13"/>
          <w:w w:val="73"/>
          <w:szCs w:val="20"/>
        </w:rPr>
        <w:t>’</w:t>
      </w:r>
      <w:r w:rsidRPr="001D082F">
        <w:rPr>
          <w:rFonts w:eastAsia="MS PMincho"/>
          <w:w w:val="91"/>
          <w:szCs w:val="20"/>
        </w:rPr>
        <w:t>s</w:t>
      </w:r>
      <w:r w:rsidRPr="001D082F">
        <w:rPr>
          <w:rFonts w:eastAsia="MS PMincho"/>
          <w:spacing w:val="-8"/>
          <w:szCs w:val="20"/>
        </w:rPr>
        <w:t xml:space="preserve"> </w:t>
      </w:r>
      <w:r w:rsidRPr="001D082F">
        <w:rPr>
          <w:rFonts w:eastAsia="MS PMincho"/>
          <w:szCs w:val="20"/>
        </w:rPr>
        <w:t>or</w:t>
      </w:r>
      <w:r w:rsidRPr="001D082F">
        <w:rPr>
          <w:rFonts w:eastAsia="MS PMincho"/>
          <w:spacing w:val="2"/>
          <w:szCs w:val="20"/>
        </w:rPr>
        <w:t xml:space="preserve"> </w:t>
      </w:r>
      <w:r w:rsidRPr="001D082F">
        <w:rPr>
          <w:rFonts w:eastAsia="MS PMincho"/>
          <w:szCs w:val="20"/>
        </w:rPr>
        <w:t>other</w:t>
      </w:r>
      <w:r w:rsidRPr="001D082F">
        <w:rPr>
          <w:rFonts w:eastAsia="MS PMincho"/>
          <w:spacing w:val="8"/>
          <w:szCs w:val="20"/>
        </w:rPr>
        <w:t xml:space="preserve"> </w:t>
      </w:r>
      <w:r w:rsidRPr="001D082F">
        <w:rPr>
          <w:rFonts w:eastAsia="MS PMincho"/>
          <w:w w:val="98"/>
          <w:szCs w:val="20"/>
        </w:rPr>
        <w:t>pa</w:t>
      </w:r>
      <w:r w:rsidRPr="001D082F">
        <w:rPr>
          <w:rFonts w:eastAsia="MS PMincho"/>
          <w:spacing w:val="4"/>
          <w:w w:val="98"/>
          <w:szCs w:val="20"/>
        </w:rPr>
        <w:t>r</w:t>
      </w:r>
      <w:r w:rsidRPr="001D082F">
        <w:rPr>
          <w:rFonts w:eastAsia="MS PMincho"/>
          <w:spacing w:val="3"/>
          <w:w w:val="98"/>
          <w:szCs w:val="20"/>
        </w:rPr>
        <w:t>t</w:t>
      </w:r>
      <w:r w:rsidRPr="001D082F">
        <w:rPr>
          <w:rFonts w:eastAsia="MS PMincho"/>
          <w:w w:val="98"/>
          <w:szCs w:val="20"/>
        </w:rPr>
        <w:t>y</w:t>
      </w:r>
      <w:r w:rsidRPr="001D082F">
        <w:rPr>
          <w:rFonts w:eastAsia="MS PMincho"/>
          <w:spacing w:val="-13"/>
          <w:w w:val="98"/>
          <w:szCs w:val="20"/>
        </w:rPr>
        <w:t>’</w:t>
      </w:r>
      <w:r w:rsidRPr="001D082F">
        <w:rPr>
          <w:rFonts w:eastAsia="MS PMincho"/>
          <w:w w:val="98"/>
          <w:szCs w:val="20"/>
        </w:rPr>
        <w:t>s</w:t>
      </w:r>
      <w:r w:rsidRPr="001D082F">
        <w:rPr>
          <w:rFonts w:eastAsia="MS PMincho"/>
          <w:spacing w:val="-6"/>
          <w:w w:val="98"/>
          <w:szCs w:val="20"/>
        </w:rPr>
        <w:t xml:space="preserve"> </w:t>
      </w:r>
      <w:r w:rsidRPr="001D082F">
        <w:rPr>
          <w:rFonts w:eastAsia="MS PMincho"/>
          <w:szCs w:val="20"/>
        </w:rPr>
        <w:t>obligation</w:t>
      </w:r>
      <w:r w:rsidR="008F7261" w:rsidRPr="001D082F">
        <w:rPr>
          <w:rFonts w:eastAsia="MS PMincho"/>
          <w:szCs w:val="20"/>
        </w:rPr>
        <w:t>,</w:t>
      </w:r>
      <w:r w:rsidR="003E2AEF" w:rsidRPr="001D082F">
        <w:rPr>
          <w:rFonts w:eastAsia="MS PMincho"/>
          <w:szCs w:val="20"/>
        </w:rPr>
        <w:t xml:space="preserve"> and where costs are recoverable under the terms of the lease</w:t>
      </w:r>
      <w:r w:rsidRPr="001D082F">
        <w:rPr>
          <w:rFonts w:eastAsia="MS PMincho"/>
          <w:szCs w:val="20"/>
        </w:rPr>
        <w:t>,</w:t>
      </w:r>
      <w:r w:rsidRPr="001D082F">
        <w:rPr>
          <w:rFonts w:eastAsia="MS PMincho"/>
          <w:spacing w:val="-14"/>
          <w:szCs w:val="20"/>
        </w:rPr>
        <w:t xml:space="preserve"> </w:t>
      </w:r>
      <w:r w:rsidRPr="001D082F">
        <w:rPr>
          <w:rFonts w:eastAsia="MS PMincho"/>
          <w:spacing w:val="-4"/>
          <w:szCs w:val="20"/>
        </w:rPr>
        <w:t>y</w:t>
      </w:r>
      <w:r w:rsidRPr="001D082F">
        <w:rPr>
          <w:rFonts w:eastAsia="MS PMincho"/>
          <w:szCs w:val="20"/>
        </w:rPr>
        <w:t>ou</w:t>
      </w:r>
      <w:r w:rsidRPr="001D082F">
        <w:rPr>
          <w:rFonts w:eastAsia="MS PMincho"/>
          <w:spacing w:val="-9"/>
          <w:szCs w:val="20"/>
        </w:rPr>
        <w:t xml:space="preserve"> </w:t>
      </w:r>
      <w:r w:rsidRPr="001D082F">
        <w:rPr>
          <w:rFonts w:eastAsia="MS PMincho"/>
          <w:szCs w:val="20"/>
        </w:rPr>
        <w:t>should</w:t>
      </w:r>
      <w:r w:rsidRPr="001D082F">
        <w:rPr>
          <w:rFonts w:eastAsia="MS PMincho"/>
          <w:spacing w:val="3"/>
          <w:szCs w:val="20"/>
        </w:rPr>
        <w:t xml:space="preserve"> </w:t>
      </w:r>
      <w:r w:rsidRPr="001D082F">
        <w:rPr>
          <w:rFonts w:eastAsia="MS PMincho"/>
          <w:spacing w:val="3"/>
          <w:w w:val="94"/>
          <w:szCs w:val="20"/>
        </w:rPr>
        <w:t>arrange for the regular cleaning of all internal common areas including among other things corridors, staircases, glass in doors and windows accessible from common areas. Cleaning</w:t>
      </w:r>
      <w:r w:rsidR="00615983" w:rsidRPr="001D082F">
        <w:rPr>
          <w:rFonts w:eastAsia="MS PMincho"/>
          <w:spacing w:val="3"/>
          <w:w w:val="94"/>
          <w:szCs w:val="20"/>
        </w:rPr>
        <w:t xml:space="preserve"> </w:t>
      </w:r>
      <w:r w:rsidRPr="001D082F">
        <w:rPr>
          <w:rFonts w:eastAsia="MS PMincho"/>
          <w:spacing w:val="3"/>
          <w:w w:val="94"/>
          <w:szCs w:val="20"/>
        </w:rPr>
        <w:t>materials must be stored safely</w:t>
      </w:r>
      <w:r w:rsidR="006A22E2" w:rsidRPr="001D082F">
        <w:rPr>
          <w:rFonts w:eastAsia="MS PMincho"/>
          <w:spacing w:val="3"/>
          <w:w w:val="94"/>
          <w:szCs w:val="20"/>
        </w:rPr>
        <w:t xml:space="preserve"> in accordance with the</w:t>
      </w:r>
      <w:r w:rsidR="00615983" w:rsidRPr="001D082F">
        <w:rPr>
          <w:rFonts w:eastAsia="MS PMincho"/>
          <w:spacing w:val="3"/>
          <w:w w:val="94"/>
          <w:szCs w:val="20"/>
        </w:rPr>
        <w:t xml:space="preserve"> </w:t>
      </w:r>
      <w:r w:rsidRPr="001D082F">
        <w:rPr>
          <w:rFonts w:eastAsia="MS PMincho"/>
          <w:spacing w:val="3"/>
          <w:w w:val="94"/>
          <w:szCs w:val="20"/>
        </w:rPr>
        <w:t xml:space="preserve">COSHH </w:t>
      </w:r>
      <w:r w:rsidR="006A22E2" w:rsidRPr="001D082F">
        <w:rPr>
          <w:rFonts w:eastAsia="MS PMincho"/>
          <w:spacing w:val="3"/>
          <w:w w:val="94"/>
          <w:szCs w:val="20"/>
        </w:rPr>
        <w:t xml:space="preserve">2002 </w:t>
      </w:r>
      <w:r w:rsidRPr="001D082F">
        <w:rPr>
          <w:rFonts w:eastAsia="MS PMincho"/>
          <w:spacing w:val="3"/>
          <w:w w:val="94"/>
          <w:szCs w:val="20"/>
        </w:rPr>
        <w:t>Regulations</w:t>
      </w:r>
      <w:r w:rsidR="00D335C7" w:rsidRPr="001D082F">
        <w:rPr>
          <w:rFonts w:eastAsia="MS PMincho"/>
          <w:spacing w:val="3"/>
          <w:w w:val="94"/>
          <w:szCs w:val="20"/>
        </w:rPr>
        <w:t>.</w:t>
      </w:r>
      <w:r w:rsidRPr="001D082F">
        <w:rPr>
          <w:rFonts w:eastAsia="MS PMincho"/>
          <w:spacing w:val="3"/>
          <w:w w:val="94"/>
          <w:szCs w:val="20"/>
        </w:rPr>
        <w:t xml:space="preserve"> Landings</w:t>
      </w:r>
      <w:r w:rsidRPr="001D082F">
        <w:rPr>
          <w:rFonts w:eastAsia="MS PMincho"/>
          <w:spacing w:val="2"/>
          <w:szCs w:val="20"/>
        </w:rPr>
        <w:t>,</w:t>
      </w:r>
      <w:r w:rsidRPr="001D082F">
        <w:rPr>
          <w:rFonts w:eastAsia="MS PMincho"/>
          <w:spacing w:val="-16"/>
          <w:szCs w:val="20"/>
        </w:rPr>
        <w:t xml:space="preserve"> </w:t>
      </w:r>
      <w:r w:rsidRPr="001D082F">
        <w:rPr>
          <w:rFonts w:eastAsia="MS PMincho"/>
          <w:spacing w:val="-3"/>
          <w:szCs w:val="20"/>
        </w:rPr>
        <w:t>c</w:t>
      </w:r>
      <w:r w:rsidRPr="001D082F">
        <w:rPr>
          <w:rFonts w:eastAsia="MS PMincho"/>
          <w:spacing w:val="-1"/>
          <w:szCs w:val="20"/>
        </w:rPr>
        <w:t>o</w:t>
      </w:r>
      <w:r w:rsidRPr="001D082F">
        <w:rPr>
          <w:rFonts w:eastAsia="MS PMincho"/>
          <w:spacing w:val="3"/>
          <w:szCs w:val="20"/>
        </w:rPr>
        <w:t>rr</w:t>
      </w:r>
      <w:r w:rsidRPr="001D082F">
        <w:rPr>
          <w:rFonts w:eastAsia="MS PMincho"/>
          <w:szCs w:val="20"/>
        </w:rPr>
        <w:t>i</w:t>
      </w:r>
      <w:r w:rsidRPr="001D082F">
        <w:rPr>
          <w:rFonts w:eastAsia="MS PMincho"/>
          <w:spacing w:val="-1"/>
          <w:szCs w:val="20"/>
        </w:rPr>
        <w:t>do</w:t>
      </w:r>
      <w:r w:rsidRPr="001D082F">
        <w:rPr>
          <w:rFonts w:eastAsia="MS PMincho"/>
          <w:szCs w:val="20"/>
        </w:rPr>
        <w:t>rs</w:t>
      </w:r>
      <w:r w:rsidRPr="001D082F">
        <w:rPr>
          <w:rFonts w:eastAsia="MS PMincho"/>
          <w:spacing w:val="5"/>
          <w:szCs w:val="20"/>
        </w:rPr>
        <w:t xml:space="preserve"> </w:t>
      </w:r>
      <w:r w:rsidRPr="001D082F">
        <w:rPr>
          <w:rFonts w:eastAsia="MS PMincho"/>
          <w:szCs w:val="20"/>
        </w:rPr>
        <w:t>and</w:t>
      </w:r>
      <w:r w:rsidRPr="001D082F">
        <w:rPr>
          <w:rFonts w:eastAsia="MS PMincho"/>
          <w:spacing w:val="7"/>
          <w:szCs w:val="20"/>
        </w:rPr>
        <w:t xml:space="preserve"> </w:t>
      </w:r>
      <w:r w:rsidRPr="001D082F">
        <w:rPr>
          <w:rFonts w:eastAsia="MS PMincho"/>
          <w:w w:val="96"/>
          <w:szCs w:val="20"/>
        </w:rPr>
        <w:t>stai</w:t>
      </w:r>
      <w:r w:rsidRPr="001D082F">
        <w:rPr>
          <w:rFonts w:eastAsia="MS PMincho"/>
          <w:spacing w:val="-3"/>
          <w:w w:val="96"/>
          <w:szCs w:val="20"/>
        </w:rPr>
        <w:t>r</w:t>
      </w:r>
      <w:r w:rsidRPr="001D082F">
        <w:rPr>
          <w:rFonts w:eastAsia="MS PMincho"/>
          <w:w w:val="96"/>
          <w:szCs w:val="20"/>
        </w:rPr>
        <w:t>cases</w:t>
      </w:r>
      <w:r w:rsidRPr="001D082F">
        <w:rPr>
          <w:rFonts w:eastAsia="MS PMincho"/>
          <w:spacing w:val="2"/>
          <w:w w:val="96"/>
          <w:szCs w:val="20"/>
        </w:rPr>
        <w:t xml:space="preserve"> </w:t>
      </w:r>
      <w:r w:rsidRPr="001D082F">
        <w:rPr>
          <w:rFonts w:eastAsia="MS PMincho"/>
          <w:szCs w:val="20"/>
        </w:rPr>
        <w:t>should</w:t>
      </w:r>
      <w:r w:rsidRPr="001D082F">
        <w:rPr>
          <w:rFonts w:eastAsia="MS PMincho"/>
          <w:spacing w:val="6"/>
          <w:szCs w:val="20"/>
        </w:rPr>
        <w:t xml:space="preserve"> </w:t>
      </w:r>
      <w:r w:rsidRPr="001D082F">
        <w:rPr>
          <w:rFonts w:eastAsia="MS PMincho"/>
          <w:szCs w:val="20"/>
        </w:rPr>
        <w:t>be</w:t>
      </w:r>
      <w:r w:rsidRPr="001D082F">
        <w:rPr>
          <w:rFonts w:eastAsia="MS PMincho"/>
          <w:spacing w:val="-7"/>
          <w:szCs w:val="20"/>
        </w:rPr>
        <w:t xml:space="preserve"> </w:t>
      </w:r>
      <w:r w:rsidRPr="001D082F">
        <w:rPr>
          <w:rFonts w:eastAsia="MS PMincho"/>
          <w:spacing w:val="-4"/>
          <w:w w:val="98"/>
          <w:szCs w:val="20"/>
        </w:rPr>
        <w:t>k</w:t>
      </w:r>
      <w:r w:rsidRPr="001D082F">
        <w:rPr>
          <w:rFonts w:eastAsia="MS PMincho"/>
          <w:w w:val="94"/>
          <w:szCs w:val="20"/>
        </w:rPr>
        <w:t>e</w:t>
      </w:r>
      <w:r w:rsidRPr="001D082F">
        <w:rPr>
          <w:rFonts w:eastAsia="MS PMincho"/>
          <w:w w:val="107"/>
          <w:szCs w:val="20"/>
        </w:rPr>
        <w:t>pt</w:t>
      </w:r>
      <w:r w:rsidRPr="001D082F">
        <w:rPr>
          <w:rFonts w:eastAsia="MS PMincho"/>
          <w:spacing w:val="-5"/>
          <w:szCs w:val="20"/>
        </w:rPr>
        <w:t xml:space="preserve"> </w:t>
      </w:r>
      <w:r w:rsidRPr="001D082F">
        <w:rPr>
          <w:rFonts w:eastAsia="MS PMincho"/>
          <w:szCs w:val="20"/>
        </w:rPr>
        <w:t>clear</w:t>
      </w:r>
      <w:r w:rsidRPr="001D082F">
        <w:rPr>
          <w:rFonts w:eastAsia="MS PMincho"/>
          <w:spacing w:val="-17"/>
          <w:szCs w:val="20"/>
        </w:rPr>
        <w:t xml:space="preserve"> </w:t>
      </w:r>
      <w:r w:rsidRPr="001D082F">
        <w:rPr>
          <w:rFonts w:eastAsia="MS PMincho"/>
          <w:szCs w:val="20"/>
        </w:rPr>
        <w:t>and</w:t>
      </w:r>
      <w:r w:rsidRPr="001D082F">
        <w:rPr>
          <w:rFonts w:eastAsia="MS PMincho"/>
          <w:spacing w:val="7"/>
          <w:szCs w:val="20"/>
        </w:rPr>
        <w:t xml:space="preserve"> </w:t>
      </w:r>
      <w:r w:rsidRPr="001D082F">
        <w:rPr>
          <w:rFonts w:eastAsia="MS PMincho"/>
          <w:szCs w:val="20"/>
        </w:rPr>
        <w:t>safe.</w:t>
      </w:r>
    </w:p>
    <w:p w14:paraId="342A6995" w14:textId="77777777" w:rsidR="006928A2" w:rsidRPr="001D082F" w:rsidRDefault="006928A2" w:rsidP="006928A2">
      <w:pPr>
        <w:pStyle w:val="onlinetext"/>
        <w:spacing w:after="0"/>
        <w:rPr>
          <w:rFonts w:eastAsia="MS PMincho"/>
          <w:szCs w:val="20"/>
        </w:rPr>
      </w:pPr>
    </w:p>
    <w:tbl>
      <w:tblPr>
        <w:tblStyle w:val="TableGrid"/>
        <w:tblW w:w="9242" w:type="dxa"/>
        <w:tblLook w:val="04A0" w:firstRow="1" w:lastRow="0" w:firstColumn="1" w:lastColumn="0" w:noHBand="0" w:noVBand="1"/>
      </w:tblPr>
      <w:tblGrid>
        <w:gridCol w:w="9242"/>
      </w:tblGrid>
      <w:tr w:rsidR="001E5833" w:rsidRPr="001D082F" w14:paraId="2B9CE416" w14:textId="77777777" w:rsidTr="001E5833">
        <w:tc>
          <w:tcPr>
            <w:tcW w:w="9242" w:type="dxa"/>
          </w:tcPr>
          <w:p w14:paraId="5A2138F7" w14:textId="77777777" w:rsidR="001E5833" w:rsidRPr="001D082F" w:rsidRDefault="001E5833" w:rsidP="006928A2">
            <w:pPr>
              <w:pStyle w:val="onlinetext"/>
              <w:spacing w:after="0"/>
              <w:rPr>
                <w:rFonts w:cs="Arial"/>
                <w:i/>
                <w:szCs w:val="20"/>
                <w:lang w:val="en-US"/>
              </w:rPr>
            </w:pPr>
            <w:r w:rsidRPr="001D082F">
              <w:rPr>
                <w:rFonts w:cs="Arial"/>
                <w:i/>
                <w:szCs w:val="20"/>
                <w:lang w:val="en-US"/>
              </w:rPr>
              <w:t>Control of Substances Hazardous to Health Regulations 2002</w:t>
            </w:r>
          </w:p>
          <w:p w14:paraId="479352A4" w14:textId="77777777" w:rsidR="001E5833" w:rsidRPr="001D082F" w:rsidRDefault="001E5833" w:rsidP="006928A2">
            <w:pPr>
              <w:pStyle w:val="onlinetext"/>
              <w:spacing w:after="0"/>
              <w:rPr>
                <w:rFonts w:cs="Arial"/>
                <w:i/>
                <w:szCs w:val="20"/>
                <w:lang w:val="en-US"/>
              </w:rPr>
            </w:pPr>
            <w:r w:rsidRPr="001D082F">
              <w:rPr>
                <w:rFonts w:cs="Arial"/>
                <w:i/>
                <w:szCs w:val="20"/>
                <w:lang w:val="en-US"/>
              </w:rPr>
              <w:t>Regulatory Reform (Fire Safety) Order 2005</w:t>
            </w:r>
          </w:p>
          <w:p w14:paraId="79D64187" w14:textId="77777777" w:rsidR="001E5833" w:rsidRPr="001D082F" w:rsidRDefault="001E5833" w:rsidP="006928A2">
            <w:pPr>
              <w:pStyle w:val="onlinetext"/>
              <w:spacing w:after="0"/>
              <w:rPr>
                <w:rFonts w:eastAsia="MS PMincho"/>
                <w:szCs w:val="20"/>
              </w:rPr>
            </w:pPr>
            <w:r w:rsidRPr="001D082F">
              <w:rPr>
                <w:rFonts w:cs="Arial"/>
                <w:i/>
                <w:szCs w:val="20"/>
                <w:lang w:val="en-US"/>
              </w:rPr>
              <w:t xml:space="preserve">Health and Safety at Work Act </w:t>
            </w:r>
            <w:r>
              <w:rPr>
                <w:rFonts w:cs="Arial"/>
                <w:i/>
                <w:szCs w:val="20"/>
                <w:lang w:val="en-US"/>
              </w:rPr>
              <w:t>etc</w:t>
            </w:r>
            <w:r w:rsidR="00D94D7D">
              <w:rPr>
                <w:rFonts w:cs="Arial"/>
                <w:i/>
                <w:szCs w:val="20"/>
                <w:lang w:val="en-US"/>
              </w:rPr>
              <w:t>.</w:t>
            </w:r>
            <w:r>
              <w:rPr>
                <w:rFonts w:cs="Arial"/>
                <w:i/>
                <w:szCs w:val="20"/>
                <w:lang w:val="en-US"/>
              </w:rPr>
              <w:t xml:space="preserve"> </w:t>
            </w:r>
            <w:r w:rsidRPr="001D082F">
              <w:rPr>
                <w:rFonts w:cs="Arial"/>
                <w:i/>
                <w:szCs w:val="20"/>
                <w:lang w:val="en-US"/>
              </w:rPr>
              <w:t>1974</w:t>
            </w:r>
          </w:p>
        </w:tc>
      </w:tr>
    </w:tbl>
    <w:p w14:paraId="3CE6E633" w14:textId="77777777" w:rsidR="0065691C" w:rsidRPr="001D082F" w:rsidRDefault="0065691C" w:rsidP="006928A2">
      <w:pPr>
        <w:pStyle w:val="onlinetext"/>
        <w:spacing w:after="0"/>
        <w:rPr>
          <w:rFonts w:eastAsia="MS PMincho"/>
          <w:szCs w:val="20"/>
        </w:rPr>
      </w:pPr>
    </w:p>
    <w:p w14:paraId="011A13F0" w14:textId="77777777" w:rsidR="006928A2" w:rsidRPr="001D082F" w:rsidRDefault="006928A2" w:rsidP="006928A2">
      <w:pPr>
        <w:pStyle w:val="onlinetext"/>
        <w:spacing w:after="0"/>
        <w:rPr>
          <w:rFonts w:eastAsia="MS PMincho"/>
          <w:szCs w:val="20"/>
        </w:rPr>
      </w:pPr>
      <w:r w:rsidRPr="001D082F">
        <w:rPr>
          <w:rFonts w:eastAsia="MS PMincho"/>
          <w:spacing w:val="-9"/>
          <w:szCs w:val="20"/>
        </w:rPr>
        <w:t>U</w:t>
      </w:r>
      <w:r w:rsidRPr="001D082F">
        <w:rPr>
          <w:rFonts w:eastAsia="MS PMincho"/>
          <w:spacing w:val="1"/>
          <w:szCs w:val="20"/>
        </w:rPr>
        <w:t>nles</w:t>
      </w:r>
      <w:r w:rsidRPr="001D082F">
        <w:rPr>
          <w:rFonts w:eastAsia="MS PMincho"/>
          <w:szCs w:val="20"/>
        </w:rPr>
        <w:t xml:space="preserve">s </w:t>
      </w:r>
      <w:r w:rsidRPr="001D082F">
        <w:rPr>
          <w:rFonts w:eastAsia="MS PMincho"/>
          <w:spacing w:val="1"/>
          <w:szCs w:val="20"/>
        </w:rPr>
        <w:t>i</w:t>
      </w:r>
      <w:r w:rsidRPr="001D082F">
        <w:rPr>
          <w:rFonts w:eastAsia="MS PMincho"/>
          <w:szCs w:val="20"/>
        </w:rPr>
        <w:t>t</w:t>
      </w:r>
      <w:r w:rsidRPr="001D082F">
        <w:rPr>
          <w:rFonts w:eastAsia="MS PMincho"/>
          <w:spacing w:val="11"/>
          <w:szCs w:val="20"/>
        </w:rPr>
        <w:t xml:space="preserve"> </w:t>
      </w:r>
      <w:r w:rsidRPr="001D082F">
        <w:rPr>
          <w:rFonts w:eastAsia="MS PMincho"/>
          <w:spacing w:val="1"/>
          <w:szCs w:val="20"/>
        </w:rPr>
        <w:t>i</w:t>
      </w:r>
      <w:r w:rsidRPr="001D082F">
        <w:rPr>
          <w:rFonts w:eastAsia="MS PMincho"/>
          <w:szCs w:val="20"/>
        </w:rPr>
        <w:t>s</w:t>
      </w:r>
      <w:r w:rsidRPr="001D082F">
        <w:rPr>
          <w:rFonts w:eastAsia="MS PMincho"/>
          <w:spacing w:val="5"/>
          <w:szCs w:val="20"/>
        </w:rPr>
        <w:t xml:space="preserve"> </w:t>
      </w:r>
      <w:r w:rsidRPr="001D082F">
        <w:rPr>
          <w:rFonts w:eastAsia="MS PMincho"/>
          <w:szCs w:val="20"/>
        </w:rPr>
        <w:t>a</w:t>
      </w:r>
      <w:r w:rsidRPr="001D082F">
        <w:rPr>
          <w:rFonts w:eastAsia="MS PMincho"/>
          <w:spacing w:val="7"/>
          <w:szCs w:val="20"/>
        </w:rPr>
        <w:t xml:space="preserve"> </w:t>
      </w:r>
      <w:r w:rsidR="00967C1E" w:rsidRPr="001D082F">
        <w:rPr>
          <w:rFonts w:eastAsia="MS PMincho"/>
          <w:spacing w:val="-3"/>
          <w:w w:val="106"/>
          <w:szCs w:val="20"/>
        </w:rPr>
        <w:t>leaseholder</w:t>
      </w:r>
      <w:r w:rsidRPr="001D082F">
        <w:rPr>
          <w:rFonts w:eastAsia="MS PMincho"/>
          <w:spacing w:val="-12"/>
          <w:w w:val="73"/>
          <w:szCs w:val="20"/>
        </w:rPr>
        <w:t>’</w:t>
      </w:r>
      <w:r w:rsidRPr="001D082F">
        <w:rPr>
          <w:rFonts w:eastAsia="MS PMincho"/>
          <w:w w:val="91"/>
          <w:szCs w:val="20"/>
        </w:rPr>
        <w:t>s</w:t>
      </w:r>
      <w:r w:rsidRPr="001D082F">
        <w:rPr>
          <w:rFonts w:eastAsia="MS PMincho"/>
          <w:spacing w:val="9"/>
          <w:w w:val="91"/>
          <w:szCs w:val="20"/>
        </w:rPr>
        <w:t xml:space="preserve"> </w:t>
      </w:r>
      <w:r w:rsidRPr="001D082F">
        <w:rPr>
          <w:rFonts w:eastAsia="MS PMincho"/>
          <w:spacing w:val="1"/>
          <w:szCs w:val="20"/>
        </w:rPr>
        <w:t>obligation</w:t>
      </w:r>
      <w:r w:rsidRPr="001D082F">
        <w:rPr>
          <w:rFonts w:eastAsia="MS PMincho"/>
          <w:szCs w:val="20"/>
        </w:rPr>
        <w:t>,</w:t>
      </w:r>
      <w:r w:rsidRPr="001D082F">
        <w:rPr>
          <w:rFonts w:eastAsia="MS PMincho"/>
          <w:spacing w:val="2"/>
          <w:szCs w:val="20"/>
        </w:rPr>
        <w:t xml:space="preserve"> </w:t>
      </w:r>
      <w:r w:rsidRPr="001D082F">
        <w:rPr>
          <w:rFonts w:eastAsia="MS PMincho"/>
          <w:spacing w:val="-3"/>
          <w:szCs w:val="20"/>
        </w:rPr>
        <w:t>y</w:t>
      </w:r>
      <w:r w:rsidRPr="001D082F">
        <w:rPr>
          <w:rFonts w:eastAsia="MS PMincho"/>
          <w:spacing w:val="1"/>
          <w:szCs w:val="20"/>
        </w:rPr>
        <w:t>o</w:t>
      </w:r>
      <w:r w:rsidRPr="001D082F">
        <w:rPr>
          <w:rFonts w:eastAsia="MS PMincho"/>
          <w:szCs w:val="20"/>
        </w:rPr>
        <w:t>u</w:t>
      </w:r>
      <w:r w:rsidRPr="001D082F">
        <w:rPr>
          <w:rFonts w:eastAsia="MS PMincho"/>
          <w:spacing w:val="3"/>
          <w:szCs w:val="20"/>
        </w:rPr>
        <w:t xml:space="preserve"> </w:t>
      </w:r>
      <w:r w:rsidRPr="001D082F">
        <w:rPr>
          <w:rFonts w:eastAsia="MS PMincho"/>
          <w:spacing w:val="1"/>
          <w:szCs w:val="20"/>
        </w:rPr>
        <w:t>shoul</w:t>
      </w:r>
      <w:r w:rsidRPr="001D082F">
        <w:rPr>
          <w:rFonts w:eastAsia="MS PMincho"/>
          <w:szCs w:val="20"/>
        </w:rPr>
        <w:t>d</w:t>
      </w:r>
      <w:r w:rsidRPr="001D082F">
        <w:rPr>
          <w:rFonts w:eastAsia="MS PMincho"/>
          <w:spacing w:val="18"/>
          <w:szCs w:val="20"/>
        </w:rPr>
        <w:t xml:space="preserve"> </w:t>
      </w:r>
      <w:r w:rsidRPr="001D082F">
        <w:rPr>
          <w:rFonts w:eastAsia="MS PMincho"/>
          <w:spacing w:val="-4"/>
          <w:szCs w:val="20"/>
        </w:rPr>
        <w:t>k</w:t>
      </w:r>
      <w:r w:rsidRPr="001D082F">
        <w:rPr>
          <w:rFonts w:eastAsia="MS PMincho"/>
          <w:spacing w:val="1"/>
          <w:szCs w:val="20"/>
        </w:rPr>
        <w:t>ee</w:t>
      </w:r>
      <w:r w:rsidRPr="001D082F">
        <w:rPr>
          <w:rFonts w:eastAsia="MS PMincho"/>
          <w:szCs w:val="20"/>
        </w:rPr>
        <w:t>p</w:t>
      </w:r>
      <w:r w:rsidRPr="001D082F">
        <w:rPr>
          <w:rFonts w:eastAsia="MS PMincho"/>
          <w:spacing w:val="2"/>
          <w:szCs w:val="20"/>
        </w:rPr>
        <w:t xml:space="preserve"> </w:t>
      </w:r>
      <w:r w:rsidRPr="001D082F">
        <w:rPr>
          <w:rFonts w:eastAsia="MS PMincho"/>
          <w:spacing w:val="1"/>
          <w:szCs w:val="20"/>
        </w:rPr>
        <w:t>sha</w:t>
      </w:r>
      <w:r w:rsidRPr="001D082F">
        <w:rPr>
          <w:rFonts w:eastAsia="MS PMincho"/>
          <w:spacing w:val="-2"/>
          <w:szCs w:val="20"/>
        </w:rPr>
        <w:t>r</w:t>
      </w:r>
      <w:r w:rsidRPr="001D082F">
        <w:rPr>
          <w:rFonts w:eastAsia="MS PMincho"/>
          <w:spacing w:val="1"/>
          <w:szCs w:val="20"/>
        </w:rPr>
        <w:t>e</w:t>
      </w:r>
      <w:r w:rsidRPr="001D082F">
        <w:rPr>
          <w:rFonts w:eastAsia="MS PMincho"/>
          <w:szCs w:val="20"/>
        </w:rPr>
        <w:t>d</w:t>
      </w:r>
      <w:r w:rsidRPr="001D082F">
        <w:rPr>
          <w:rFonts w:eastAsia="MS PMincho"/>
          <w:spacing w:val="12"/>
          <w:szCs w:val="20"/>
        </w:rPr>
        <w:t xml:space="preserve"> </w:t>
      </w:r>
      <w:r w:rsidRPr="001D082F">
        <w:rPr>
          <w:rFonts w:eastAsia="MS PMincho"/>
          <w:spacing w:val="1"/>
          <w:szCs w:val="20"/>
        </w:rPr>
        <w:t>ga</w:t>
      </w:r>
      <w:r w:rsidRPr="001D082F">
        <w:rPr>
          <w:rFonts w:eastAsia="MS PMincho"/>
          <w:spacing w:val="-2"/>
          <w:szCs w:val="20"/>
        </w:rPr>
        <w:t>r</w:t>
      </w:r>
      <w:r w:rsidRPr="001D082F">
        <w:rPr>
          <w:rFonts w:eastAsia="MS PMincho"/>
          <w:spacing w:val="1"/>
          <w:szCs w:val="20"/>
        </w:rPr>
        <w:t>de</w:t>
      </w:r>
      <w:r w:rsidRPr="001D082F">
        <w:rPr>
          <w:rFonts w:eastAsia="MS PMincho"/>
          <w:szCs w:val="20"/>
        </w:rPr>
        <w:t>n</w:t>
      </w:r>
      <w:r w:rsidRPr="001D082F">
        <w:rPr>
          <w:rFonts w:eastAsia="MS PMincho"/>
          <w:spacing w:val="11"/>
          <w:szCs w:val="20"/>
        </w:rPr>
        <w:t xml:space="preserve"> </w:t>
      </w:r>
      <w:r w:rsidRPr="001D082F">
        <w:rPr>
          <w:rFonts w:eastAsia="MS PMincho"/>
          <w:spacing w:val="1"/>
          <w:szCs w:val="20"/>
        </w:rPr>
        <w:t>a</w:t>
      </w:r>
      <w:r w:rsidRPr="001D082F">
        <w:rPr>
          <w:rFonts w:eastAsia="MS PMincho"/>
          <w:spacing w:val="-2"/>
          <w:szCs w:val="20"/>
        </w:rPr>
        <w:t>r</w:t>
      </w:r>
      <w:r w:rsidRPr="001D082F">
        <w:rPr>
          <w:rFonts w:eastAsia="MS PMincho"/>
          <w:spacing w:val="1"/>
          <w:szCs w:val="20"/>
        </w:rPr>
        <w:t>eas</w:t>
      </w:r>
      <w:r w:rsidRPr="001D082F">
        <w:rPr>
          <w:rFonts w:eastAsia="MS PMincho"/>
          <w:szCs w:val="20"/>
        </w:rPr>
        <w:t xml:space="preserve"> t</w:t>
      </w:r>
      <w:r w:rsidRPr="001D082F">
        <w:rPr>
          <w:rFonts w:eastAsia="MS PMincho"/>
          <w:spacing w:val="1"/>
          <w:szCs w:val="20"/>
        </w:rPr>
        <w:t>e</w:t>
      </w:r>
      <w:r w:rsidRPr="001D082F">
        <w:rPr>
          <w:rFonts w:eastAsia="MS PMincho"/>
          <w:spacing w:val="2"/>
          <w:szCs w:val="20"/>
        </w:rPr>
        <w:t>nde</w:t>
      </w:r>
      <w:r w:rsidRPr="001D082F">
        <w:rPr>
          <w:rFonts w:eastAsia="MS PMincho"/>
          <w:szCs w:val="20"/>
        </w:rPr>
        <w:t>d</w:t>
      </w:r>
      <w:r w:rsidRPr="001D082F">
        <w:rPr>
          <w:rFonts w:eastAsia="MS PMincho"/>
          <w:spacing w:val="44"/>
          <w:szCs w:val="20"/>
        </w:rPr>
        <w:t xml:space="preserve"> </w:t>
      </w:r>
      <w:r w:rsidRPr="001D082F">
        <w:rPr>
          <w:rFonts w:eastAsia="MS PMincho"/>
          <w:szCs w:val="20"/>
        </w:rPr>
        <w:t>to</w:t>
      </w:r>
      <w:r w:rsidRPr="001D082F">
        <w:rPr>
          <w:rFonts w:eastAsia="MS PMincho"/>
          <w:spacing w:val="41"/>
          <w:szCs w:val="20"/>
        </w:rPr>
        <w:t xml:space="preserve"> </w:t>
      </w:r>
      <w:r w:rsidRPr="001D082F">
        <w:rPr>
          <w:rFonts w:eastAsia="MS PMincho"/>
          <w:szCs w:val="20"/>
        </w:rPr>
        <w:t>a</w:t>
      </w:r>
      <w:r w:rsidR="00615983" w:rsidRPr="001D082F">
        <w:rPr>
          <w:rFonts w:eastAsia="MS PMincho"/>
          <w:szCs w:val="20"/>
        </w:rPr>
        <w:t xml:space="preserve"> </w:t>
      </w:r>
      <w:r w:rsidRPr="001D082F">
        <w:rPr>
          <w:rFonts w:eastAsia="MS PMincho"/>
          <w:spacing w:val="-1"/>
          <w:szCs w:val="20"/>
        </w:rPr>
        <w:t>r</w:t>
      </w:r>
      <w:r w:rsidRPr="001D082F">
        <w:rPr>
          <w:rFonts w:eastAsia="MS PMincho"/>
          <w:spacing w:val="2"/>
          <w:szCs w:val="20"/>
        </w:rPr>
        <w:t>easonabl</w:t>
      </w:r>
      <w:r w:rsidRPr="001D082F">
        <w:rPr>
          <w:rFonts w:eastAsia="MS PMincho"/>
          <w:szCs w:val="20"/>
        </w:rPr>
        <w:t>e</w:t>
      </w:r>
      <w:r w:rsidRPr="001D082F">
        <w:rPr>
          <w:rFonts w:eastAsia="MS PMincho"/>
          <w:spacing w:val="27"/>
          <w:szCs w:val="20"/>
        </w:rPr>
        <w:t xml:space="preserve"> </w:t>
      </w:r>
      <w:r w:rsidRPr="001D082F">
        <w:rPr>
          <w:rFonts w:eastAsia="MS PMincho"/>
          <w:spacing w:val="2"/>
          <w:szCs w:val="20"/>
        </w:rPr>
        <w:t>standa</w:t>
      </w:r>
      <w:r w:rsidRPr="001D082F">
        <w:rPr>
          <w:rFonts w:eastAsia="MS PMincho"/>
          <w:spacing w:val="-1"/>
          <w:szCs w:val="20"/>
        </w:rPr>
        <w:t>r</w:t>
      </w:r>
      <w:r w:rsidRPr="001D082F">
        <w:rPr>
          <w:rFonts w:eastAsia="MS PMincho"/>
          <w:szCs w:val="20"/>
        </w:rPr>
        <w:t>d</w:t>
      </w:r>
      <w:r w:rsidR="00615983" w:rsidRPr="001D082F">
        <w:rPr>
          <w:rFonts w:eastAsia="MS PMincho"/>
          <w:szCs w:val="20"/>
        </w:rPr>
        <w:t xml:space="preserve"> </w:t>
      </w:r>
      <w:r w:rsidRPr="001D082F">
        <w:rPr>
          <w:rFonts w:eastAsia="MS PMincho"/>
          <w:spacing w:val="-1"/>
          <w:szCs w:val="20"/>
        </w:rPr>
        <w:t>c</w:t>
      </w:r>
      <w:r w:rsidRPr="001D082F">
        <w:rPr>
          <w:rFonts w:eastAsia="MS PMincho"/>
          <w:spacing w:val="1"/>
          <w:szCs w:val="20"/>
        </w:rPr>
        <w:t>o</w:t>
      </w:r>
      <w:r w:rsidRPr="001D082F">
        <w:rPr>
          <w:rFonts w:eastAsia="MS PMincho"/>
          <w:spacing w:val="2"/>
          <w:szCs w:val="20"/>
        </w:rPr>
        <w:t>nsis</w:t>
      </w:r>
      <w:r w:rsidRPr="001D082F">
        <w:rPr>
          <w:rFonts w:eastAsia="MS PMincho"/>
          <w:szCs w:val="20"/>
        </w:rPr>
        <w:t>t</w:t>
      </w:r>
      <w:r w:rsidRPr="001D082F">
        <w:rPr>
          <w:rFonts w:eastAsia="MS PMincho"/>
          <w:spacing w:val="1"/>
          <w:szCs w:val="20"/>
        </w:rPr>
        <w:t>e</w:t>
      </w:r>
      <w:r w:rsidRPr="001D082F">
        <w:rPr>
          <w:rFonts w:eastAsia="MS PMincho"/>
          <w:spacing w:val="2"/>
          <w:szCs w:val="20"/>
        </w:rPr>
        <w:t>n</w:t>
      </w:r>
      <w:r w:rsidRPr="001D082F">
        <w:rPr>
          <w:rFonts w:eastAsia="MS PMincho"/>
          <w:szCs w:val="20"/>
        </w:rPr>
        <w:t>t</w:t>
      </w:r>
      <w:r w:rsidRPr="001D082F">
        <w:rPr>
          <w:rFonts w:eastAsia="MS PMincho"/>
          <w:spacing w:val="31"/>
          <w:szCs w:val="20"/>
        </w:rPr>
        <w:t xml:space="preserve"> </w:t>
      </w:r>
      <w:r w:rsidRPr="001D082F">
        <w:rPr>
          <w:rFonts w:eastAsia="MS PMincho"/>
          <w:spacing w:val="6"/>
          <w:szCs w:val="20"/>
        </w:rPr>
        <w:t>w</w:t>
      </w:r>
      <w:r w:rsidRPr="001D082F">
        <w:rPr>
          <w:rFonts w:eastAsia="MS PMincho"/>
          <w:spacing w:val="2"/>
          <w:szCs w:val="20"/>
        </w:rPr>
        <w:t>it</w:t>
      </w:r>
      <w:r w:rsidRPr="001D082F">
        <w:rPr>
          <w:rFonts w:eastAsia="MS PMincho"/>
          <w:szCs w:val="20"/>
        </w:rPr>
        <w:t>h</w:t>
      </w:r>
      <w:r w:rsidRPr="001D082F">
        <w:rPr>
          <w:rFonts w:eastAsia="MS PMincho"/>
          <w:spacing w:val="27"/>
          <w:szCs w:val="20"/>
        </w:rPr>
        <w:t xml:space="preserve"> </w:t>
      </w:r>
      <w:r w:rsidRPr="001D082F">
        <w:rPr>
          <w:rFonts w:eastAsia="MS PMincho"/>
          <w:spacing w:val="2"/>
          <w:szCs w:val="20"/>
        </w:rPr>
        <w:t>th</w:t>
      </w:r>
      <w:r w:rsidRPr="001D082F">
        <w:rPr>
          <w:rFonts w:eastAsia="MS PMincho"/>
          <w:szCs w:val="20"/>
        </w:rPr>
        <w:t>e</w:t>
      </w:r>
      <w:r w:rsidRPr="001D082F">
        <w:rPr>
          <w:rFonts w:eastAsia="MS PMincho"/>
          <w:spacing w:val="37"/>
          <w:szCs w:val="20"/>
        </w:rPr>
        <w:t xml:space="preserve"> </w:t>
      </w:r>
      <w:r w:rsidRPr="001D082F">
        <w:rPr>
          <w:rFonts w:eastAsia="MS PMincho"/>
          <w:spacing w:val="2"/>
          <w:szCs w:val="20"/>
        </w:rPr>
        <w:t>quali</w:t>
      </w:r>
      <w:r w:rsidRPr="001D082F">
        <w:rPr>
          <w:rFonts w:eastAsia="MS PMincho"/>
          <w:spacing w:val="5"/>
          <w:szCs w:val="20"/>
        </w:rPr>
        <w:t>t</w:t>
      </w:r>
      <w:r w:rsidRPr="001D082F">
        <w:rPr>
          <w:rFonts w:eastAsia="MS PMincho"/>
          <w:szCs w:val="20"/>
        </w:rPr>
        <w:t>y</w:t>
      </w:r>
      <w:r w:rsidRPr="001D082F">
        <w:rPr>
          <w:rFonts w:eastAsia="MS PMincho"/>
          <w:spacing w:val="25"/>
          <w:szCs w:val="20"/>
        </w:rPr>
        <w:t xml:space="preserve"> </w:t>
      </w:r>
      <w:r w:rsidRPr="001D082F">
        <w:rPr>
          <w:rFonts w:eastAsia="MS PMincho"/>
          <w:spacing w:val="2"/>
          <w:szCs w:val="20"/>
        </w:rPr>
        <w:t>o</w:t>
      </w:r>
      <w:r w:rsidRPr="001D082F">
        <w:rPr>
          <w:rFonts w:eastAsia="MS PMincho"/>
          <w:szCs w:val="20"/>
        </w:rPr>
        <w:t>f</w:t>
      </w:r>
      <w:r w:rsidRPr="001D082F">
        <w:rPr>
          <w:rFonts w:eastAsia="MS PMincho"/>
          <w:spacing w:val="36"/>
          <w:szCs w:val="20"/>
        </w:rPr>
        <w:t xml:space="preserve"> </w:t>
      </w:r>
      <w:r w:rsidRPr="001D082F">
        <w:rPr>
          <w:rFonts w:eastAsia="MS PMincho"/>
          <w:spacing w:val="2"/>
          <w:szCs w:val="20"/>
        </w:rPr>
        <w:t>the</w:t>
      </w:r>
      <w:r w:rsidRPr="001D082F">
        <w:rPr>
          <w:rFonts w:eastAsia="MS PMincho"/>
          <w:spacing w:val="7"/>
          <w:szCs w:val="20"/>
        </w:rPr>
        <w:t xml:space="preserve"> </w:t>
      </w:r>
      <w:r w:rsidRPr="001D082F">
        <w:rPr>
          <w:rFonts w:eastAsia="MS PMincho"/>
          <w:szCs w:val="20"/>
        </w:rPr>
        <w:t>p</w:t>
      </w:r>
      <w:r w:rsidRPr="001D082F">
        <w:rPr>
          <w:rFonts w:eastAsia="MS PMincho"/>
          <w:spacing w:val="-3"/>
          <w:szCs w:val="20"/>
        </w:rPr>
        <w:t>r</w:t>
      </w:r>
      <w:r w:rsidRPr="001D082F">
        <w:rPr>
          <w:rFonts w:eastAsia="MS PMincho"/>
          <w:spacing w:val="-1"/>
          <w:szCs w:val="20"/>
        </w:rPr>
        <w:t>o</w:t>
      </w:r>
      <w:r w:rsidRPr="001D082F">
        <w:rPr>
          <w:rFonts w:eastAsia="MS PMincho"/>
          <w:spacing w:val="1"/>
          <w:szCs w:val="20"/>
        </w:rPr>
        <w:t>p</w:t>
      </w:r>
      <w:r w:rsidRPr="001D082F">
        <w:rPr>
          <w:rFonts w:eastAsia="MS PMincho"/>
          <w:szCs w:val="20"/>
        </w:rPr>
        <w:t>e</w:t>
      </w:r>
      <w:r w:rsidRPr="001D082F">
        <w:rPr>
          <w:rFonts w:eastAsia="MS PMincho"/>
          <w:spacing w:val="4"/>
          <w:szCs w:val="20"/>
        </w:rPr>
        <w:t>r</w:t>
      </w:r>
      <w:r w:rsidRPr="001D082F">
        <w:rPr>
          <w:rFonts w:eastAsia="MS PMincho"/>
          <w:spacing w:val="3"/>
          <w:szCs w:val="20"/>
        </w:rPr>
        <w:t>t</w:t>
      </w:r>
      <w:r w:rsidRPr="001D082F">
        <w:rPr>
          <w:rFonts w:eastAsia="MS PMincho"/>
          <w:spacing w:val="-15"/>
          <w:szCs w:val="20"/>
        </w:rPr>
        <w:t>y</w:t>
      </w:r>
      <w:r w:rsidRPr="001D082F">
        <w:rPr>
          <w:rFonts w:eastAsia="MS PMincho"/>
          <w:szCs w:val="20"/>
        </w:rPr>
        <w:t>.</w:t>
      </w:r>
      <w:r w:rsidRPr="001D082F">
        <w:rPr>
          <w:rFonts w:eastAsia="MS PMincho"/>
          <w:spacing w:val="-3"/>
          <w:szCs w:val="20"/>
        </w:rPr>
        <w:t xml:space="preserve"> </w:t>
      </w:r>
      <w:r w:rsidRPr="001D082F">
        <w:rPr>
          <w:rFonts w:eastAsia="MS PMincho"/>
          <w:szCs w:val="20"/>
        </w:rPr>
        <w:t>The</w:t>
      </w:r>
      <w:r w:rsidRPr="001D082F">
        <w:rPr>
          <w:rFonts w:eastAsia="MS PMincho"/>
          <w:spacing w:val="-5"/>
          <w:szCs w:val="20"/>
        </w:rPr>
        <w:t xml:space="preserve"> </w:t>
      </w:r>
      <w:r w:rsidRPr="001D082F">
        <w:rPr>
          <w:rFonts w:eastAsia="MS PMincho"/>
          <w:w w:val="98"/>
          <w:szCs w:val="20"/>
        </w:rPr>
        <w:t>ga</w:t>
      </w:r>
      <w:r w:rsidRPr="001D082F">
        <w:rPr>
          <w:rFonts w:eastAsia="MS PMincho"/>
          <w:spacing w:val="-3"/>
          <w:w w:val="98"/>
          <w:szCs w:val="20"/>
        </w:rPr>
        <w:t>r</w:t>
      </w:r>
      <w:r w:rsidRPr="001D082F">
        <w:rPr>
          <w:rFonts w:eastAsia="MS PMincho"/>
          <w:w w:val="101"/>
          <w:szCs w:val="20"/>
        </w:rPr>
        <w:t>dening</w:t>
      </w:r>
      <w:r w:rsidRPr="001D082F">
        <w:rPr>
          <w:rFonts w:eastAsia="MS PMincho"/>
          <w:spacing w:val="-5"/>
          <w:szCs w:val="20"/>
        </w:rPr>
        <w:t xml:space="preserve"> </w:t>
      </w:r>
      <w:r w:rsidRPr="001D082F">
        <w:rPr>
          <w:rFonts w:eastAsia="MS PMincho"/>
          <w:w w:val="97"/>
          <w:szCs w:val="20"/>
        </w:rPr>
        <w:t>se</w:t>
      </w:r>
      <w:r w:rsidRPr="001D082F">
        <w:rPr>
          <w:rFonts w:eastAsia="MS PMincho"/>
          <w:spacing w:val="5"/>
          <w:w w:val="97"/>
          <w:szCs w:val="20"/>
        </w:rPr>
        <w:t>r</w:t>
      </w:r>
      <w:r w:rsidRPr="001D082F">
        <w:rPr>
          <w:rFonts w:eastAsia="MS PMincho"/>
          <w:spacing w:val="4"/>
          <w:w w:val="97"/>
          <w:szCs w:val="20"/>
        </w:rPr>
        <w:t>v</w:t>
      </w:r>
      <w:r w:rsidRPr="001D082F">
        <w:rPr>
          <w:rFonts w:eastAsia="MS PMincho"/>
          <w:w w:val="97"/>
          <w:szCs w:val="20"/>
        </w:rPr>
        <w:t>i</w:t>
      </w:r>
      <w:r w:rsidRPr="001D082F">
        <w:rPr>
          <w:rFonts w:eastAsia="MS PMincho"/>
          <w:spacing w:val="-3"/>
          <w:w w:val="97"/>
          <w:szCs w:val="20"/>
        </w:rPr>
        <w:t>c</w:t>
      </w:r>
      <w:r w:rsidRPr="001D082F">
        <w:rPr>
          <w:rFonts w:eastAsia="MS PMincho"/>
          <w:w w:val="97"/>
          <w:szCs w:val="20"/>
        </w:rPr>
        <w:t>e</w:t>
      </w:r>
      <w:r w:rsidRPr="001D082F">
        <w:rPr>
          <w:rFonts w:eastAsia="MS PMincho"/>
          <w:spacing w:val="-2"/>
          <w:w w:val="97"/>
          <w:szCs w:val="20"/>
        </w:rPr>
        <w:t xml:space="preserve"> </w:t>
      </w:r>
      <w:r w:rsidRPr="001D082F">
        <w:rPr>
          <w:rFonts w:eastAsia="MS PMincho"/>
          <w:szCs w:val="20"/>
        </w:rPr>
        <w:t>should</w:t>
      </w:r>
      <w:r w:rsidRPr="001D082F">
        <w:rPr>
          <w:rFonts w:eastAsia="MS PMincho"/>
          <w:spacing w:val="6"/>
          <w:szCs w:val="20"/>
        </w:rPr>
        <w:t xml:space="preserve"> </w:t>
      </w:r>
      <w:r w:rsidRPr="001D082F">
        <w:rPr>
          <w:rFonts w:eastAsia="MS PMincho"/>
          <w:szCs w:val="20"/>
        </w:rPr>
        <w:t>no</w:t>
      </w:r>
      <w:r w:rsidRPr="001D082F">
        <w:rPr>
          <w:rFonts w:eastAsia="MS PMincho"/>
          <w:spacing w:val="2"/>
          <w:szCs w:val="20"/>
        </w:rPr>
        <w:t>r</w:t>
      </w:r>
      <w:r w:rsidRPr="001D082F">
        <w:rPr>
          <w:rFonts w:eastAsia="MS PMincho"/>
          <w:szCs w:val="20"/>
        </w:rPr>
        <w:t>mally</w:t>
      </w:r>
      <w:r w:rsidRPr="001D082F">
        <w:rPr>
          <w:rFonts w:eastAsia="MS PMincho"/>
          <w:spacing w:val="-5"/>
          <w:szCs w:val="20"/>
        </w:rPr>
        <w:t xml:space="preserve"> </w:t>
      </w:r>
      <w:r w:rsidRPr="001D082F">
        <w:rPr>
          <w:rFonts w:eastAsia="MS PMincho"/>
          <w:szCs w:val="20"/>
        </w:rPr>
        <w:t>inc</w:t>
      </w:r>
      <w:r w:rsidRPr="001D082F">
        <w:rPr>
          <w:rFonts w:eastAsia="MS PMincho"/>
          <w:spacing w:val="-1"/>
          <w:szCs w:val="20"/>
        </w:rPr>
        <w:t>l</w:t>
      </w:r>
      <w:r w:rsidRPr="001D082F">
        <w:rPr>
          <w:rFonts w:eastAsia="MS PMincho"/>
          <w:szCs w:val="20"/>
        </w:rPr>
        <w:t>ude:</w:t>
      </w:r>
    </w:p>
    <w:p w14:paraId="607B96C2" w14:textId="77777777" w:rsidR="006928A2" w:rsidRPr="001D082F" w:rsidRDefault="006928A2" w:rsidP="006928A2">
      <w:pPr>
        <w:widowControl w:val="0"/>
        <w:autoSpaceDE w:val="0"/>
        <w:autoSpaceDN w:val="0"/>
        <w:adjustRightInd w:val="0"/>
        <w:spacing w:line="280" w:lineRule="exact"/>
        <w:rPr>
          <w:rFonts w:ascii="Verdana" w:eastAsia="MS PMincho" w:hAnsi="Verdana"/>
          <w:sz w:val="20"/>
          <w:szCs w:val="20"/>
        </w:rPr>
      </w:pPr>
    </w:p>
    <w:p w14:paraId="00536FA4" w14:textId="77777777" w:rsidR="006928A2" w:rsidRPr="001D082F" w:rsidRDefault="006928A2" w:rsidP="006928A2">
      <w:pPr>
        <w:widowControl w:val="0"/>
        <w:tabs>
          <w:tab w:val="left" w:pos="1060"/>
        </w:tabs>
        <w:autoSpaceDE w:val="0"/>
        <w:autoSpaceDN w:val="0"/>
        <w:adjustRightInd w:val="0"/>
        <w:ind w:left="681" w:right="2884"/>
        <w:jc w:val="both"/>
        <w:rPr>
          <w:rFonts w:ascii="Verdana" w:eastAsia="MS PMincho" w:hAnsi="Verdana"/>
          <w:sz w:val="20"/>
          <w:szCs w:val="20"/>
        </w:rPr>
      </w:pPr>
      <w:r w:rsidRPr="001D082F">
        <w:rPr>
          <w:rFonts w:ascii="Verdana" w:eastAsia="MS PMincho" w:hAnsi="Verdana"/>
          <w:sz w:val="20"/>
          <w:szCs w:val="20"/>
        </w:rPr>
        <w:t>a)</w:t>
      </w:r>
      <w:r w:rsidRPr="001D082F">
        <w:rPr>
          <w:rFonts w:ascii="Verdana" w:eastAsia="MS PMincho" w:hAnsi="Verdana"/>
          <w:spacing w:val="-54"/>
          <w:sz w:val="20"/>
          <w:szCs w:val="20"/>
        </w:rPr>
        <w:t xml:space="preserve"> </w:t>
      </w:r>
      <w:r w:rsidRPr="001D082F">
        <w:rPr>
          <w:rFonts w:ascii="Verdana" w:eastAsia="MS PMincho" w:hAnsi="Verdana"/>
          <w:sz w:val="20"/>
          <w:szCs w:val="20"/>
        </w:rPr>
        <w:tab/>
      </w:r>
      <w:r w:rsidRPr="001D082F">
        <w:rPr>
          <w:rFonts w:ascii="Verdana" w:eastAsia="MS PMincho" w:hAnsi="Verdana"/>
          <w:spacing w:val="2"/>
          <w:w w:val="95"/>
          <w:sz w:val="20"/>
          <w:szCs w:val="20"/>
        </w:rPr>
        <w:t>gr</w:t>
      </w:r>
      <w:r w:rsidRPr="001D082F">
        <w:rPr>
          <w:rFonts w:ascii="Verdana" w:eastAsia="MS PMincho" w:hAnsi="Verdana"/>
          <w:w w:val="95"/>
          <w:sz w:val="20"/>
          <w:szCs w:val="20"/>
        </w:rPr>
        <w:t>ass</w:t>
      </w:r>
      <w:r w:rsidRPr="001D082F">
        <w:rPr>
          <w:rFonts w:ascii="Verdana" w:eastAsia="MS PMincho" w:hAnsi="Verdana"/>
          <w:spacing w:val="-1"/>
          <w:w w:val="95"/>
          <w:sz w:val="20"/>
          <w:szCs w:val="20"/>
        </w:rPr>
        <w:t xml:space="preserve"> </w:t>
      </w:r>
      <w:r w:rsidRPr="001D082F">
        <w:rPr>
          <w:rFonts w:ascii="Verdana" w:eastAsia="MS PMincho" w:hAnsi="Verdana"/>
          <w:sz w:val="20"/>
          <w:szCs w:val="20"/>
        </w:rPr>
        <w:t>cutting</w:t>
      </w:r>
      <w:r w:rsidRPr="001D082F">
        <w:rPr>
          <w:rFonts w:ascii="Verdana" w:eastAsia="MS PMincho" w:hAnsi="Verdana"/>
          <w:spacing w:val="6"/>
          <w:sz w:val="20"/>
          <w:szCs w:val="20"/>
        </w:rPr>
        <w:t xml:space="preserve"> </w:t>
      </w:r>
      <w:r w:rsidRPr="001D082F">
        <w:rPr>
          <w:rFonts w:ascii="Verdana" w:eastAsia="MS PMincho" w:hAnsi="Verdana"/>
          <w:sz w:val="20"/>
          <w:szCs w:val="20"/>
        </w:rPr>
        <w:t>and</w:t>
      </w:r>
      <w:r w:rsidRPr="001D082F">
        <w:rPr>
          <w:rFonts w:ascii="Verdana" w:eastAsia="MS PMincho" w:hAnsi="Verdana"/>
          <w:spacing w:val="7"/>
          <w:sz w:val="20"/>
          <w:szCs w:val="20"/>
        </w:rPr>
        <w:t xml:space="preserve"> </w:t>
      </w:r>
      <w:r w:rsidRPr="001D082F">
        <w:rPr>
          <w:rFonts w:ascii="Verdana" w:eastAsia="MS PMincho" w:hAnsi="Verdana"/>
          <w:sz w:val="20"/>
          <w:szCs w:val="20"/>
        </w:rPr>
        <w:t>l</w:t>
      </w:r>
      <w:r w:rsidRPr="001D082F">
        <w:rPr>
          <w:rFonts w:ascii="Verdana" w:eastAsia="MS PMincho" w:hAnsi="Verdana"/>
          <w:spacing w:val="-5"/>
          <w:sz w:val="20"/>
          <w:szCs w:val="20"/>
        </w:rPr>
        <w:t>a</w:t>
      </w:r>
      <w:r w:rsidRPr="001D082F">
        <w:rPr>
          <w:rFonts w:ascii="Verdana" w:eastAsia="MS PMincho" w:hAnsi="Verdana"/>
          <w:spacing w:val="4"/>
          <w:sz w:val="20"/>
          <w:szCs w:val="20"/>
        </w:rPr>
        <w:t>w</w:t>
      </w:r>
      <w:r w:rsidRPr="001D082F">
        <w:rPr>
          <w:rFonts w:ascii="Verdana" w:eastAsia="MS PMincho" w:hAnsi="Verdana"/>
          <w:sz w:val="20"/>
          <w:szCs w:val="20"/>
        </w:rPr>
        <w:t>n</w:t>
      </w:r>
      <w:r w:rsidRPr="001D082F">
        <w:rPr>
          <w:rFonts w:ascii="Verdana" w:eastAsia="MS PMincho" w:hAnsi="Verdana"/>
          <w:spacing w:val="-9"/>
          <w:sz w:val="20"/>
          <w:szCs w:val="20"/>
        </w:rPr>
        <w:t xml:space="preserve"> </w:t>
      </w:r>
      <w:r w:rsidRPr="001D082F">
        <w:rPr>
          <w:rFonts w:ascii="Verdana" w:eastAsia="MS PMincho" w:hAnsi="Verdana"/>
          <w:w w:val="104"/>
          <w:sz w:val="20"/>
          <w:szCs w:val="20"/>
        </w:rPr>
        <w:t>main</w:t>
      </w:r>
      <w:r w:rsidRPr="001D082F">
        <w:rPr>
          <w:rFonts w:ascii="Verdana" w:eastAsia="MS PMincho" w:hAnsi="Verdana"/>
          <w:spacing w:val="-2"/>
          <w:w w:val="104"/>
          <w:sz w:val="20"/>
          <w:szCs w:val="20"/>
        </w:rPr>
        <w:t>t</w:t>
      </w:r>
      <w:r w:rsidRPr="001D082F">
        <w:rPr>
          <w:rFonts w:ascii="Verdana" w:eastAsia="MS PMincho" w:hAnsi="Verdana"/>
          <w:w w:val="101"/>
          <w:sz w:val="20"/>
          <w:szCs w:val="20"/>
        </w:rPr>
        <w:t>enan</w:t>
      </w:r>
      <w:r w:rsidRPr="001D082F">
        <w:rPr>
          <w:rFonts w:ascii="Verdana" w:eastAsia="MS PMincho" w:hAnsi="Verdana"/>
          <w:spacing w:val="-3"/>
          <w:w w:val="101"/>
          <w:sz w:val="20"/>
          <w:szCs w:val="20"/>
        </w:rPr>
        <w:t>c</w:t>
      </w:r>
      <w:r w:rsidRPr="001D082F">
        <w:rPr>
          <w:rFonts w:ascii="Verdana" w:eastAsia="MS PMincho" w:hAnsi="Verdana"/>
          <w:w w:val="91"/>
          <w:sz w:val="20"/>
          <w:szCs w:val="20"/>
        </w:rPr>
        <w:t>e</w:t>
      </w:r>
    </w:p>
    <w:p w14:paraId="1BEE9962" w14:textId="77777777" w:rsidR="006928A2" w:rsidRPr="001D082F" w:rsidRDefault="006928A2" w:rsidP="006928A2">
      <w:pPr>
        <w:widowControl w:val="0"/>
        <w:autoSpaceDE w:val="0"/>
        <w:autoSpaceDN w:val="0"/>
        <w:adjustRightInd w:val="0"/>
        <w:spacing w:before="4" w:line="280" w:lineRule="exact"/>
        <w:rPr>
          <w:rFonts w:ascii="Verdana" w:eastAsia="MS PMincho" w:hAnsi="Verdana"/>
          <w:sz w:val="20"/>
          <w:szCs w:val="20"/>
        </w:rPr>
      </w:pPr>
    </w:p>
    <w:p w14:paraId="2B7EFDED" w14:textId="77777777" w:rsidR="006928A2" w:rsidRPr="001D082F" w:rsidRDefault="006928A2" w:rsidP="006928A2">
      <w:pPr>
        <w:widowControl w:val="0"/>
        <w:autoSpaceDE w:val="0"/>
        <w:autoSpaceDN w:val="0"/>
        <w:adjustRightInd w:val="0"/>
        <w:ind w:left="681" w:right="4276"/>
        <w:jc w:val="both"/>
        <w:rPr>
          <w:rFonts w:ascii="Verdana" w:eastAsia="MS PMincho" w:hAnsi="Verdana"/>
          <w:sz w:val="20"/>
          <w:szCs w:val="20"/>
        </w:rPr>
      </w:pPr>
      <w:r w:rsidRPr="001D082F">
        <w:rPr>
          <w:rFonts w:ascii="Verdana" w:eastAsia="MS PMincho" w:hAnsi="Verdana"/>
          <w:sz w:val="20"/>
          <w:szCs w:val="20"/>
        </w:rPr>
        <w:t>b)</w:t>
      </w:r>
      <w:r w:rsidR="00615983" w:rsidRPr="001D082F">
        <w:rPr>
          <w:rFonts w:ascii="Verdana" w:eastAsia="MS PMincho" w:hAnsi="Verdana"/>
          <w:sz w:val="20"/>
          <w:szCs w:val="20"/>
        </w:rPr>
        <w:t xml:space="preserve"> </w:t>
      </w:r>
      <w:r w:rsidR="00D936A2" w:rsidRPr="001D082F">
        <w:rPr>
          <w:rFonts w:ascii="Verdana" w:eastAsia="MS PMincho" w:hAnsi="Verdana"/>
          <w:sz w:val="20"/>
          <w:szCs w:val="20"/>
        </w:rPr>
        <w:t xml:space="preserve"> </w:t>
      </w:r>
      <w:r w:rsidRPr="001D082F">
        <w:rPr>
          <w:rFonts w:ascii="Verdana" w:eastAsia="MS PMincho" w:hAnsi="Verdana"/>
          <w:spacing w:val="-2"/>
          <w:w w:val="97"/>
          <w:sz w:val="20"/>
          <w:szCs w:val="20"/>
        </w:rPr>
        <w:t>w</w:t>
      </w:r>
      <w:r w:rsidRPr="001D082F">
        <w:rPr>
          <w:rFonts w:ascii="Verdana" w:eastAsia="MS PMincho" w:hAnsi="Verdana"/>
          <w:w w:val="97"/>
          <w:sz w:val="20"/>
          <w:szCs w:val="20"/>
        </w:rPr>
        <w:t>eeding</w:t>
      </w:r>
      <w:r w:rsidRPr="001D082F">
        <w:rPr>
          <w:rFonts w:ascii="Verdana" w:eastAsia="MS PMincho" w:hAnsi="Verdana"/>
          <w:spacing w:val="-3"/>
          <w:w w:val="97"/>
          <w:sz w:val="20"/>
          <w:szCs w:val="20"/>
        </w:rPr>
        <w:t xml:space="preserve"> </w:t>
      </w:r>
      <w:r w:rsidRPr="001D082F">
        <w:rPr>
          <w:rFonts w:ascii="Verdana" w:eastAsia="MS PMincho" w:hAnsi="Verdana"/>
          <w:sz w:val="20"/>
          <w:szCs w:val="20"/>
        </w:rPr>
        <w:t>and</w:t>
      </w:r>
      <w:r w:rsidRPr="001D082F">
        <w:rPr>
          <w:rFonts w:ascii="Verdana" w:eastAsia="MS PMincho" w:hAnsi="Verdana"/>
          <w:spacing w:val="7"/>
          <w:sz w:val="20"/>
          <w:szCs w:val="20"/>
        </w:rPr>
        <w:t xml:space="preserve"> </w:t>
      </w:r>
      <w:r w:rsidRPr="001D082F">
        <w:rPr>
          <w:rFonts w:ascii="Verdana" w:eastAsia="MS PMincho" w:hAnsi="Verdana"/>
          <w:w w:val="107"/>
          <w:sz w:val="20"/>
          <w:szCs w:val="20"/>
        </w:rPr>
        <w:t>p</w:t>
      </w:r>
      <w:r w:rsidRPr="001D082F">
        <w:rPr>
          <w:rFonts w:ascii="Verdana" w:eastAsia="MS PMincho" w:hAnsi="Verdana"/>
          <w:spacing w:val="2"/>
          <w:w w:val="107"/>
          <w:sz w:val="20"/>
          <w:szCs w:val="20"/>
        </w:rPr>
        <w:t>r</w:t>
      </w:r>
      <w:r w:rsidRPr="001D082F">
        <w:rPr>
          <w:rFonts w:ascii="Verdana" w:eastAsia="MS PMincho" w:hAnsi="Verdana"/>
          <w:w w:val="101"/>
          <w:sz w:val="20"/>
          <w:szCs w:val="20"/>
        </w:rPr>
        <w:t>uning;</w:t>
      </w:r>
      <w:r w:rsidR="00794040" w:rsidRPr="001D082F">
        <w:rPr>
          <w:rFonts w:ascii="Verdana" w:eastAsia="MS PMincho" w:hAnsi="Verdana"/>
          <w:w w:val="101"/>
          <w:sz w:val="20"/>
          <w:szCs w:val="20"/>
        </w:rPr>
        <w:t xml:space="preserve"> and</w:t>
      </w:r>
    </w:p>
    <w:p w14:paraId="41E02D3D" w14:textId="77777777" w:rsidR="006928A2" w:rsidRPr="001D082F" w:rsidRDefault="006928A2" w:rsidP="006928A2">
      <w:pPr>
        <w:widowControl w:val="0"/>
        <w:autoSpaceDE w:val="0"/>
        <w:autoSpaceDN w:val="0"/>
        <w:adjustRightInd w:val="0"/>
        <w:spacing w:before="4" w:line="280" w:lineRule="exact"/>
        <w:rPr>
          <w:rFonts w:ascii="Verdana" w:eastAsia="MS PMincho" w:hAnsi="Verdana"/>
          <w:sz w:val="20"/>
          <w:szCs w:val="20"/>
        </w:rPr>
      </w:pPr>
    </w:p>
    <w:p w14:paraId="50344338" w14:textId="77777777" w:rsidR="006928A2" w:rsidRPr="001D082F" w:rsidRDefault="006928A2" w:rsidP="006928A2">
      <w:pPr>
        <w:widowControl w:val="0"/>
        <w:tabs>
          <w:tab w:val="left" w:pos="1060"/>
        </w:tabs>
        <w:autoSpaceDE w:val="0"/>
        <w:autoSpaceDN w:val="0"/>
        <w:adjustRightInd w:val="0"/>
        <w:ind w:left="681" w:right="1410"/>
        <w:jc w:val="both"/>
        <w:rPr>
          <w:rFonts w:ascii="Verdana" w:eastAsia="MS PMincho" w:hAnsi="Verdana"/>
          <w:w w:val="101"/>
          <w:sz w:val="20"/>
          <w:szCs w:val="20"/>
        </w:rPr>
      </w:pPr>
      <w:r w:rsidRPr="001D082F">
        <w:rPr>
          <w:rFonts w:ascii="Verdana" w:eastAsia="MS PMincho" w:hAnsi="Verdana"/>
          <w:sz w:val="20"/>
          <w:szCs w:val="20"/>
        </w:rPr>
        <w:t>c)</w:t>
      </w:r>
      <w:r w:rsidRPr="001D082F">
        <w:rPr>
          <w:rFonts w:ascii="Verdana" w:eastAsia="MS PMincho" w:hAnsi="Verdana"/>
          <w:spacing w:val="-58"/>
          <w:sz w:val="20"/>
          <w:szCs w:val="20"/>
        </w:rPr>
        <w:t xml:space="preserve"> </w:t>
      </w:r>
      <w:r w:rsidRPr="001D082F">
        <w:rPr>
          <w:rFonts w:ascii="Verdana" w:eastAsia="MS PMincho" w:hAnsi="Verdana"/>
          <w:sz w:val="20"/>
          <w:szCs w:val="20"/>
        </w:rPr>
        <w:tab/>
        <w:t>app</w:t>
      </w:r>
      <w:r w:rsidRPr="001D082F">
        <w:rPr>
          <w:rFonts w:ascii="Verdana" w:eastAsia="MS PMincho" w:hAnsi="Verdana"/>
          <w:spacing w:val="-3"/>
          <w:sz w:val="20"/>
          <w:szCs w:val="20"/>
        </w:rPr>
        <w:t>r</w:t>
      </w:r>
      <w:r w:rsidRPr="001D082F">
        <w:rPr>
          <w:rFonts w:ascii="Verdana" w:eastAsia="MS PMincho" w:hAnsi="Verdana"/>
          <w:spacing w:val="-1"/>
          <w:sz w:val="20"/>
          <w:szCs w:val="20"/>
        </w:rPr>
        <w:t>op</w:t>
      </w:r>
      <w:r w:rsidRPr="001D082F">
        <w:rPr>
          <w:rFonts w:ascii="Verdana" w:eastAsia="MS PMincho" w:hAnsi="Verdana"/>
          <w:spacing w:val="3"/>
          <w:sz w:val="20"/>
          <w:szCs w:val="20"/>
        </w:rPr>
        <w:t>r</w:t>
      </w:r>
      <w:r w:rsidRPr="001D082F">
        <w:rPr>
          <w:rFonts w:ascii="Verdana" w:eastAsia="MS PMincho" w:hAnsi="Verdana"/>
          <w:sz w:val="20"/>
          <w:szCs w:val="20"/>
        </w:rPr>
        <w:t>ia</w:t>
      </w:r>
      <w:r w:rsidRPr="001D082F">
        <w:rPr>
          <w:rFonts w:ascii="Verdana" w:eastAsia="MS PMincho" w:hAnsi="Verdana"/>
          <w:spacing w:val="-2"/>
          <w:sz w:val="20"/>
          <w:szCs w:val="20"/>
        </w:rPr>
        <w:t>t</w:t>
      </w:r>
      <w:r w:rsidRPr="001D082F">
        <w:rPr>
          <w:rFonts w:ascii="Verdana" w:eastAsia="MS PMincho" w:hAnsi="Verdana"/>
          <w:sz w:val="20"/>
          <w:szCs w:val="20"/>
        </w:rPr>
        <w:t>e</w:t>
      </w:r>
      <w:r w:rsidRPr="001D082F">
        <w:rPr>
          <w:rFonts w:ascii="Verdana" w:eastAsia="MS PMincho" w:hAnsi="Verdana"/>
          <w:spacing w:val="17"/>
          <w:sz w:val="20"/>
          <w:szCs w:val="20"/>
        </w:rPr>
        <w:t xml:space="preserve"> </w:t>
      </w:r>
      <w:r w:rsidRPr="001D082F">
        <w:rPr>
          <w:rFonts w:ascii="Verdana" w:eastAsia="MS PMincho" w:hAnsi="Verdana"/>
          <w:spacing w:val="-3"/>
          <w:sz w:val="20"/>
          <w:szCs w:val="20"/>
        </w:rPr>
        <w:t>r</w:t>
      </w:r>
      <w:r w:rsidRPr="001D082F">
        <w:rPr>
          <w:rFonts w:ascii="Verdana" w:eastAsia="MS PMincho" w:hAnsi="Verdana"/>
          <w:sz w:val="20"/>
          <w:szCs w:val="20"/>
        </w:rPr>
        <w:t>epla</w:t>
      </w:r>
      <w:r w:rsidRPr="001D082F">
        <w:rPr>
          <w:rFonts w:ascii="Verdana" w:eastAsia="MS PMincho" w:hAnsi="Verdana"/>
          <w:spacing w:val="-3"/>
          <w:sz w:val="20"/>
          <w:szCs w:val="20"/>
        </w:rPr>
        <w:t>c</w:t>
      </w:r>
      <w:r w:rsidRPr="001D082F">
        <w:rPr>
          <w:rFonts w:ascii="Verdana" w:eastAsia="MS PMincho" w:hAnsi="Verdana"/>
          <w:spacing w:val="-1"/>
          <w:sz w:val="20"/>
          <w:szCs w:val="20"/>
        </w:rPr>
        <w:t>e</w:t>
      </w:r>
      <w:r w:rsidRPr="001D082F">
        <w:rPr>
          <w:rFonts w:ascii="Verdana" w:eastAsia="MS PMincho" w:hAnsi="Verdana"/>
          <w:sz w:val="20"/>
          <w:szCs w:val="20"/>
        </w:rPr>
        <w:t>ment</w:t>
      </w:r>
      <w:r w:rsidRPr="001D082F">
        <w:rPr>
          <w:rFonts w:ascii="Verdana" w:eastAsia="MS PMincho" w:hAnsi="Verdana"/>
          <w:spacing w:val="6"/>
          <w:sz w:val="20"/>
          <w:szCs w:val="20"/>
        </w:rPr>
        <w:t xml:space="preserve"> </w:t>
      </w:r>
      <w:r w:rsidRPr="001D082F">
        <w:rPr>
          <w:rFonts w:ascii="Verdana" w:eastAsia="MS PMincho" w:hAnsi="Verdana"/>
          <w:sz w:val="20"/>
          <w:szCs w:val="20"/>
        </w:rPr>
        <w:t>of</w:t>
      </w:r>
      <w:r w:rsidRPr="001D082F">
        <w:rPr>
          <w:rFonts w:ascii="Verdana" w:eastAsia="MS PMincho" w:hAnsi="Verdana"/>
          <w:spacing w:val="-3"/>
          <w:sz w:val="20"/>
          <w:szCs w:val="20"/>
        </w:rPr>
        <w:t xml:space="preserve"> </w:t>
      </w:r>
      <w:r w:rsidRPr="001D082F">
        <w:rPr>
          <w:rFonts w:ascii="Verdana" w:eastAsia="MS PMincho" w:hAnsi="Verdana"/>
          <w:sz w:val="20"/>
          <w:szCs w:val="20"/>
        </w:rPr>
        <w:t>sh</w:t>
      </w:r>
      <w:r w:rsidRPr="001D082F">
        <w:rPr>
          <w:rFonts w:ascii="Verdana" w:eastAsia="MS PMincho" w:hAnsi="Verdana"/>
          <w:spacing w:val="2"/>
          <w:sz w:val="20"/>
          <w:szCs w:val="20"/>
        </w:rPr>
        <w:t>r</w:t>
      </w:r>
      <w:r w:rsidRPr="001D082F">
        <w:rPr>
          <w:rFonts w:ascii="Verdana" w:eastAsia="MS PMincho" w:hAnsi="Verdana"/>
          <w:sz w:val="20"/>
          <w:szCs w:val="20"/>
        </w:rPr>
        <w:t>ubs,</w:t>
      </w:r>
      <w:r w:rsidRPr="001D082F">
        <w:rPr>
          <w:rFonts w:ascii="Verdana" w:eastAsia="MS PMincho" w:hAnsi="Verdana"/>
          <w:spacing w:val="-8"/>
          <w:sz w:val="20"/>
          <w:szCs w:val="20"/>
        </w:rPr>
        <w:t xml:space="preserve"> </w:t>
      </w:r>
      <w:r w:rsidRPr="001D082F">
        <w:rPr>
          <w:rFonts w:ascii="Verdana" w:eastAsia="MS PMincho" w:hAnsi="Verdana"/>
          <w:spacing w:val="1"/>
          <w:sz w:val="20"/>
          <w:szCs w:val="20"/>
        </w:rPr>
        <w:t>t</w:t>
      </w:r>
      <w:r w:rsidRPr="001D082F">
        <w:rPr>
          <w:rFonts w:ascii="Verdana" w:eastAsia="MS PMincho" w:hAnsi="Verdana"/>
          <w:spacing w:val="-3"/>
          <w:sz w:val="20"/>
          <w:szCs w:val="20"/>
        </w:rPr>
        <w:t>r</w:t>
      </w:r>
      <w:r w:rsidRPr="001D082F">
        <w:rPr>
          <w:rFonts w:ascii="Verdana" w:eastAsia="MS PMincho" w:hAnsi="Verdana"/>
          <w:sz w:val="20"/>
          <w:szCs w:val="20"/>
        </w:rPr>
        <w:t>ees</w:t>
      </w:r>
      <w:r w:rsidRPr="001D082F">
        <w:rPr>
          <w:rFonts w:ascii="Verdana" w:eastAsia="MS PMincho" w:hAnsi="Verdana"/>
          <w:spacing w:val="-10"/>
          <w:sz w:val="20"/>
          <w:szCs w:val="20"/>
        </w:rPr>
        <w:t xml:space="preserve"> </w:t>
      </w:r>
      <w:r w:rsidRPr="001D082F">
        <w:rPr>
          <w:rFonts w:ascii="Verdana" w:eastAsia="MS PMincho" w:hAnsi="Verdana"/>
          <w:sz w:val="20"/>
          <w:szCs w:val="20"/>
        </w:rPr>
        <w:t>and</w:t>
      </w:r>
      <w:r w:rsidRPr="001D082F">
        <w:rPr>
          <w:rFonts w:ascii="Verdana" w:eastAsia="MS PMincho" w:hAnsi="Verdana"/>
          <w:spacing w:val="7"/>
          <w:sz w:val="20"/>
          <w:szCs w:val="20"/>
        </w:rPr>
        <w:t xml:space="preserve"> </w:t>
      </w:r>
      <w:r w:rsidRPr="001D082F">
        <w:rPr>
          <w:rFonts w:ascii="Verdana" w:eastAsia="MS PMincho" w:hAnsi="Verdana"/>
          <w:w w:val="101"/>
          <w:sz w:val="20"/>
          <w:szCs w:val="20"/>
        </w:rPr>
        <w:t>plants.</w:t>
      </w:r>
    </w:p>
    <w:p w14:paraId="00038ED1" w14:textId="77777777" w:rsidR="006928A2" w:rsidRPr="001D082F" w:rsidRDefault="006928A2" w:rsidP="006928A2">
      <w:pPr>
        <w:widowControl w:val="0"/>
        <w:tabs>
          <w:tab w:val="left" w:pos="1060"/>
        </w:tabs>
        <w:autoSpaceDE w:val="0"/>
        <w:autoSpaceDN w:val="0"/>
        <w:adjustRightInd w:val="0"/>
        <w:ind w:left="681" w:right="1410"/>
        <w:jc w:val="both"/>
        <w:rPr>
          <w:rFonts w:ascii="Verdana" w:eastAsia="MS PMincho" w:hAnsi="Verdana"/>
          <w:w w:val="101"/>
          <w:sz w:val="20"/>
          <w:szCs w:val="20"/>
        </w:rPr>
      </w:pPr>
    </w:p>
    <w:p w14:paraId="238AA8BE" w14:textId="77777777" w:rsidR="006928A2" w:rsidRPr="001D082F" w:rsidRDefault="006928A2" w:rsidP="006928A2">
      <w:pPr>
        <w:widowControl w:val="0"/>
        <w:tabs>
          <w:tab w:val="left" w:pos="1060"/>
        </w:tabs>
        <w:autoSpaceDE w:val="0"/>
        <w:autoSpaceDN w:val="0"/>
        <w:adjustRightInd w:val="0"/>
        <w:ind w:right="1410"/>
        <w:jc w:val="both"/>
        <w:rPr>
          <w:rFonts w:ascii="Verdana" w:eastAsia="MS PMincho" w:hAnsi="Verdana"/>
          <w:w w:val="96"/>
          <w:sz w:val="20"/>
          <w:szCs w:val="20"/>
        </w:rPr>
      </w:pPr>
      <w:r w:rsidRPr="001D082F">
        <w:rPr>
          <w:rFonts w:ascii="Verdana" w:eastAsia="MS PMincho" w:hAnsi="Verdana"/>
          <w:spacing w:val="2"/>
          <w:sz w:val="20"/>
          <w:szCs w:val="20"/>
        </w:rPr>
        <w:t>Ga</w:t>
      </w:r>
      <w:r w:rsidRPr="001D082F">
        <w:rPr>
          <w:rFonts w:ascii="Verdana" w:eastAsia="MS PMincho" w:hAnsi="Verdana"/>
          <w:spacing w:val="-1"/>
          <w:sz w:val="20"/>
          <w:szCs w:val="20"/>
        </w:rPr>
        <w:t>r</w:t>
      </w:r>
      <w:r w:rsidRPr="001D082F">
        <w:rPr>
          <w:rFonts w:ascii="Verdana" w:eastAsia="MS PMincho" w:hAnsi="Verdana"/>
          <w:spacing w:val="2"/>
          <w:sz w:val="20"/>
          <w:szCs w:val="20"/>
        </w:rPr>
        <w:t>de</w:t>
      </w:r>
      <w:r w:rsidRPr="001D082F">
        <w:rPr>
          <w:rFonts w:ascii="Verdana" w:eastAsia="MS PMincho" w:hAnsi="Verdana"/>
          <w:sz w:val="20"/>
          <w:szCs w:val="20"/>
        </w:rPr>
        <w:t>n</w:t>
      </w:r>
      <w:r w:rsidRPr="001D082F">
        <w:rPr>
          <w:rFonts w:ascii="Verdana" w:eastAsia="MS PMincho" w:hAnsi="Verdana"/>
          <w:spacing w:val="25"/>
          <w:sz w:val="20"/>
          <w:szCs w:val="20"/>
        </w:rPr>
        <w:t xml:space="preserve"> </w:t>
      </w:r>
      <w:r w:rsidRPr="001D082F">
        <w:rPr>
          <w:rFonts w:ascii="Verdana" w:eastAsia="MS PMincho" w:hAnsi="Verdana"/>
          <w:spacing w:val="2"/>
          <w:sz w:val="20"/>
          <w:szCs w:val="20"/>
        </w:rPr>
        <w:t>was</w:t>
      </w:r>
      <w:r w:rsidRPr="001D082F">
        <w:rPr>
          <w:rFonts w:ascii="Verdana" w:eastAsia="MS PMincho" w:hAnsi="Verdana"/>
          <w:sz w:val="20"/>
          <w:szCs w:val="20"/>
        </w:rPr>
        <w:t>te</w:t>
      </w:r>
      <w:r w:rsidRPr="001D082F">
        <w:rPr>
          <w:rFonts w:ascii="Verdana" w:eastAsia="MS PMincho" w:hAnsi="Verdana"/>
          <w:spacing w:val="4"/>
          <w:sz w:val="20"/>
          <w:szCs w:val="20"/>
        </w:rPr>
        <w:t xml:space="preserve"> </w:t>
      </w:r>
      <w:r w:rsidRPr="001D082F">
        <w:rPr>
          <w:rFonts w:ascii="Verdana" w:eastAsia="MS PMincho" w:hAnsi="Verdana"/>
          <w:spacing w:val="2"/>
          <w:sz w:val="20"/>
          <w:szCs w:val="20"/>
        </w:rPr>
        <w:t>shoul</w:t>
      </w:r>
      <w:r w:rsidRPr="001D082F">
        <w:rPr>
          <w:rFonts w:ascii="Verdana" w:eastAsia="MS PMincho" w:hAnsi="Verdana"/>
          <w:sz w:val="20"/>
          <w:szCs w:val="20"/>
        </w:rPr>
        <w:t>d</w:t>
      </w:r>
      <w:r w:rsidRPr="001D082F">
        <w:rPr>
          <w:rFonts w:ascii="Verdana" w:eastAsia="MS PMincho" w:hAnsi="Verdana"/>
          <w:spacing w:val="28"/>
          <w:sz w:val="20"/>
          <w:szCs w:val="20"/>
        </w:rPr>
        <w:t xml:space="preserve"> </w:t>
      </w:r>
      <w:r w:rsidRPr="001D082F">
        <w:rPr>
          <w:rFonts w:ascii="Verdana" w:eastAsia="MS PMincho" w:hAnsi="Verdana"/>
          <w:spacing w:val="2"/>
          <w:sz w:val="20"/>
          <w:szCs w:val="20"/>
        </w:rPr>
        <w:t>b</w:t>
      </w:r>
      <w:r w:rsidRPr="001D082F">
        <w:rPr>
          <w:rFonts w:ascii="Verdana" w:eastAsia="MS PMincho" w:hAnsi="Verdana"/>
          <w:sz w:val="20"/>
          <w:szCs w:val="20"/>
        </w:rPr>
        <w:t>e</w:t>
      </w:r>
      <w:r w:rsidRPr="001D082F">
        <w:rPr>
          <w:rFonts w:ascii="Verdana" w:eastAsia="MS PMincho" w:hAnsi="Verdana"/>
          <w:spacing w:val="18"/>
          <w:sz w:val="20"/>
          <w:szCs w:val="20"/>
        </w:rPr>
        <w:t xml:space="preserve"> </w:t>
      </w:r>
      <w:r w:rsidRPr="001D082F">
        <w:rPr>
          <w:rFonts w:ascii="Verdana" w:eastAsia="MS PMincho" w:hAnsi="Verdana"/>
          <w:spacing w:val="-1"/>
          <w:sz w:val="20"/>
          <w:szCs w:val="20"/>
        </w:rPr>
        <w:t>r</w:t>
      </w:r>
      <w:r w:rsidRPr="001D082F">
        <w:rPr>
          <w:rFonts w:ascii="Verdana" w:eastAsia="MS PMincho" w:hAnsi="Verdana"/>
          <w:spacing w:val="1"/>
          <w:sz w:val="20"/>
          <w:szCs w:val="20"/>
        </w:rPr>
        <w:t>e</w:t>
      </w:r>
      <w:r w:rsidRPr="001D082F">
        <w:rPr>
          <w:rFonts w:ascii="Verdana" w:eastAsia="MS PMincho" w:hAnsi="Verdana"/>
          <w:spacing w:val="2"/>
          <w:sz w:val="20"/>
          <w:szCs w:val="20"/>
        </w:rPr>
        <w:t>m</w:t>
      </w:r>
      <w:r w:rsidRPr="001D082F">
        <w:rPr>
          <w:rFonts w:ascii="Verdana" w:eastAsia="MS PMincho" w:hAnsi="Verdana"/>
          <w:spacing w:val="-1"/>
          <w:sz w:val="20"/>
          <w:szCs w:val="20"/>
        </w:rPr>
        <w:t>o</w:t>
      </w:r>
      <w:r w:rsidRPr="001D082F">
        <w:rPr>
          <w:rFonts w:ascii="Verdana" w:eastAsia="MS PMincho" w:hAnsi="Verdana"/>
          <w:spacing w:val="-2"/>
          <w:sz w:val="20"/>
          <w:szCs w:val="20"/>
        </w:rPr>
        <w:t>v</w:t>
      </w:r>
      <w:r w:rsidRPr="001D082F">
        <w:rPr>
          <w:rFonts w:ascii="Verdana" w:eastAsia="MS PMincho" w:hAnsi="Verdana"/>
          <w:spacing w:val="3"/>
          <w:sz w:val="20"/>
          <w:szCs w:val="20"/>
        </w:rPr>
        <w:t>e</w:t>
      </w:r>
      <w:r w:rsidRPr="001D082F">
        <w:rPr>
          <w:rFonts w:ascii="Verdana" w:eastAsia="MS PMincho" w:hAnsi="Verdana"/>
          <w:sz w:val="20"/>
          <w:szCs w:val="20"/>
        </w:rPr>
        <w:t>d</w:t>
      </w:r>
      <w:r w:rsidRPr="001D082F">
        <w:rPr>
          <w:rFonts w:ascii="Verdana" w:eastAsia="MS PMincho" w:hAnsi="Verdana"/>
          <w:spacing w:val="19"/>
          <w:sz w:val="20"/>
          <w:szCs w:val="20"/>
        </w:rPr>
        <w:t xml:space="preserve"> </w:t>
      </w:r>
      <w:r w:rsidRPr="001D082F">
        <w:rPr>
          <w:rFonts w:ascii="Verdana" w:eastAsia="MS PMincho" w:hAnsi="Verdana"/>
          <w:spacing w:val="2"/>
          <w:sz w:val="20"/>
          <w:szCs w:val="20"/>
        </w:rPr>
        <w:t>o</w:t>
      </w:r>
      <w:r w:rsidRPr="001D082F">
        <w:rPr>
          <w:rFonts w:ascii="Verdana" w:eastAsia="MS PMincho" w:hAnsi="Verdana"/>
          <w:sz w:val="20"/>
          <w:szCs w:val="20"/>
        </w:rPr>
        <w:t>r</w:t>
      </w:r>
      <w:r w:rsidRPr="001D082F">
        <w:rPr>
          <w:rFonts w:ascii="Verdana" w:eastAsia="MS PMincho" w:hAnsi="Verdana"/>
          <w:spacing w:val="25"/>
          <w:sz w:val="20"/>
          <w:szCs w:val="20"/>
        </w:rPr>
        <w:t xml:space="preserve"> </w:t>
      </w:r>
      <w:r w:rsidRPr="001D082F">
        <w:rPr>
          <w:rFonts w:ascii="Verdana" w:eastAsia="MS PMincho" w:hAnsi="Verdana"/>
          <w:spacing w:val="-1"/>
          <w:sz w:val="20"/>
          <w:szCs w:val="20"/>
        </w:rPr>
        <w:t>c</w:t>
      </w:r>
      <w:r w:rsidRPr="001D082F">
        <w:rPr>
          <w:rFonts w:ascii="Verdana" w:eastAsia="MS PMincho" w:hAnsi="Verdana"/>
          <w:spacing w:val="1"/>
          <w:sz w:val="20"/>
          <w:szCs w:val="20"/>
        </w:rPr>
        <w:t>o</w:t>
      </w:r>
      <w:r w:rsidRPr="001D082F">
        <w:rPr>
          <w:rFonts w:ascii="Verdana" w:eastAsia="MS PMincho" w:hAnsi="Verdana"/>
          <w:spacing w:val="2"/>
          <w:sz w:val="20"/>
          <w:szCs w:val="20"/>
        </w:rPr>
        <w:t>mpos</w:t>
      </w:r>
      <w:r w:rsidRPr="001D082F">
        <w:rPr>
          <w:rFonts w:ascii="Verdana" w:eastAsia="MS PMincho" w:hAnsi="Verdana"/>
          <w:sz w:val="20"/>
          <w:szCs w:val="20"/>
        </w:rPr>
        <w:t>t</w:t>
      </w:r>
      <w:r w:rsidRPr="001D082F">
        <w:rPr>
          <w:rFonts w:ascii="Verdana" w:eastAsia="MS PMincho" w:hAnsi="Verdana"/>
          <w:spacing w:val="2"/>
          <w:sz w:val="20"/>
          <w:szCs w:val="20"/>
        </w:rPr>
        <w:t>e</w:t>
      </w:r>
      <w:r w:rsidRPr="001D082F">
        <w:rPr>
          <w:rFonts w:ascii="Verdana" w:eastAsia="MS PMincho" w:hAnsi="Verdana"/>
          <w:sz w:val="20"/>
          <w:szCs w:val="20"/>
        </w:rPr>
        <w:t>d</w:t>
      </w:r>
      <w:r w:rsidRPr="001D082F">
        <w:rPr>
          <w:rFonts w:ascii="Verdana" w:eastAsia="MS PMincho" w:hAnsi="Verdana"/>
          <w:spacing w:val="17"/>
          <w:sz w:val="20"/>
          <w:szCs w:val="20"/>
        </w:rPr>
        <w:t xml:space="preserve"> </w:t>
      </w:r>
      <w:r w:rsidRPr="001D082F">
        <w:rPr>
          <w:rFonts w:ascii="Verdana" w:eastAsia="MS PMincho" w:hAnsi="Verdana"/>
          <w:spacing w:val="2"/>
          <w:sz w:val="20"/>
          <w:szCs w:val="20"/>
        </w:rPr>
        <w:t>o</w:t>
      </w:r>
      <w:r w:rsidRPr="001D082F">
        <w:rPr>
          <w:rFonts w:ascii="Verdana" w:eastAsia="MS PMincho" w:hAnsi="Verdana"/>
          <w:sz w:val="20"/>
          <w:szCs w:val="20"/>
        </w:rPr>
        <w:t>n</w:t>
      </w:r>
      <w:r w:rsidR="00E63F55" w:rsidRPr="001D082F">
        <w:rPr>
          <w:rFonts w:ascii="Verdana" w:eastAsia="MS PMincho" w:hAnsi="Verdana"/>
          <w:spacing w:val="25"/>
          <w:sz w:val="20"/>
          <w:szCs w:val="20"/>
        </w:rPr>
        <w:t>-</w:t>
      </w:r>
      <w:r w:rsidRPr="001D082F">
        <w:rPr>
          <w:rFonts w:ascii="Verdana" w:eastAsia="MS PMincho" w:hAnsi="Verdana"/>
          <w:spacing w:val="2"/>
          <w:sz w:val="20"/>
          <w:szCs w:val="20"/>
        </w:rPr>
        <w:t>si</w:t>
      </w:r>
      <w:r w:rsidRPr="001D082F">
        <w:rPr>
          <w:rFonts w:ascii="Verdana" w:eastAsia="MS PMincho" w:hAnsi="Verdana"/>
          <w:sz w:val="20"/>
          <w:szCs w:val="20"/>
        </w:rPr>
        <w:t>te</w:t>
      </w:r>
      <w:r w:rsidRPr="001D082F">
        <w:rPr>
          <w:rFonts w:ascii="Verdana" w:eastAsia="MS PMincho" w:hAnsi="Verdana"/>
          <w:spacing w:val="11"/>
          <w:sz w:val="20"/>
          <w:szCs w:val="20"/>
        </w:rPr>
        <w:t xml:space="preserve"> </w:t>
      </w:r>
      <w:r w:rsidRPr="001D082F">
        <w:rPr>
          <w:rFonts w:ascii="Verdana" w:eastAsia="MS PMincho" w:hAnsi="Verdana"/>
          <w:spacing w:val="2"/>
          <w:sz w:val="20"/>
          <w:szCs w:val="20"/>
        </w:rPr>
        <w:t>i</w:t>
      </w:r>
      <w:r w:rsidRPr="001D082F">
        <w:rPr>
          <w:rFonts w:ascii="Verdana" w:eastAsia="MS PMincho" w:hAnsi="Verdana"/>
          <w:sz w:val="20"/>
          <w:szCs w:val="20"/>
        </w:rPr>
        <w:t>n</w:t>
      </w:r>
      <w:r w:rsidRPr="001D082F">
        <w:rPr>
          <w:rFonts w:ascii="Verdana" w:eastAsia="MS PMincho" w:hAnsi="Verdana"/>
          <w:spacing w:val="21"/>
          <w:sz w:val="20"/>
          <w:szCs w:val="20"/>
        </w:rPr>
        <w:t xml:space="preserve"> </w:t>
      </w:r>
      <w:r w:rsidRPr="001D082F">
        <w:rPr>
          <w:rFonts w:ascii="Verdana" w:eastAsia="MS PMincho" w:hAnsi="Verdana"/>
          <w:sz w:val="20"/>
          <w:szCs w:val="20"/>
        </w:rPr>
        <w:t>a</w:t>
      </w:r>
      <w:r w:rsidRPr="001D082F">
        <w:rPr>
          <w:rFonts w:ascii="Verdana" w:eastAsia="MS PMincho" w:hAnsi="Verdana"/>
          <w:spacing w:val="17"/>
          <w:sz w:val="20"/>
          <w:szCs w:val="20"/>
        </w:rPr>
        <w:t xml:space="preserve"> </w:t>
      </w:r>
      <w:r w:rsidRPr="001D082F">
        <w:rPr>
          <w:rFonts w:ascii="Verdana" w:eastAsia="MS PMincho" w:hAnsi="Verdana"/>
          <w:spacing w:val="2"/>
          <w:sz w:val="20"/>
          <w:szCs w:val="20"/>
        </w:rPr>
        <w:t>suitable</w:t>
      </w:r>
      <w:r w:rsidRPr="001D082F">
        <w:rPr>
          <w:rFonts w:ascii="Verdana" w:eastAsia="MS PMincho" w:hAnsi="Verdana"/>
          <w:sz w:val="20"/>
          <w:szCs w:val="20"/>
        </w:rPr>
        <w:t xml:space="preserve"> sc</w:t>
      </w:r>
      <w:r w:rsidRPr="001D082F">
        <w:rPr>
          <w:rFonts w:ascii="Verdana" w:eastAsia="MS PMincho" w:hAnsi="Verdana"/>
          <w:spacing w:val="-3"/>
          <w:sz w:val="20"/>
          <w:szCs w:val="20"/>
        </w:rPr>
        <w:t>r</w:t>
      </w:r>
      <w:r w:rsidRPr="001D082F">
        <w:rPr>
          <w:rFonts w:ascii="Verdana" w:eastAsia="MS PMincho" w:hAnsi="Verdana"/>
          <w:sz w:val="20"/>
          <w:szCs w:val="20"/>
        </w:rPr>
        <w:t>eened</w:t>
      </w:r>
      <w:r w:rsidRPr="001D082F">
        <w:rPr>
          <w:rFonts w:ascii="Verdana" w:eastAsia="MS PMincho" w:hAnsi="Verdana"/>
          <w:spacing w:val="-12"/>
          <w:sz w:val="20"/>
          <w:szCs w:val="20"/>
        </w:rPr>
        <w:t xml:space="preserve"> </w:t>
      </w:r>
      <w:r w:rsidRPr="001D082F">
        <w:rPr>
          <w:rFonts w:ascii="Verdana" w:eastAsia="MS PMincho" w:hAnsi="Verdana"/>
          <w:spacing w:val="-3"/>
          <w:sz w:val="20"/>
          <w:szCs w:val="20"/>
        </w:rPr>
        <w:t>c</w:t>
      </w:r>
      <w:r w:rsidRPr="001D082F">
        <w:rPr>
          <w:rFonts w:ascii="Verdana" w:eastAsia="MS PMincho" w:hAnsi="Verdana"/>
          <w:spacing w:val="-1"/>
          <w:sz w:val="20"/>
          <w:szCs w:val="20"/>
        </w:rPr>
        <w:t>o</w:t>
      </w:r>
      <w:r w:rsidRPr="001D082F">
        <w:rPr>
          <w:rFonts w:ascii="Verdana" w:eastAsia="MS PMincho" w:hAnsi="Verdana"/>
          <w:sz w:val="20"/>
          <w:szCs w:val="20"/>
        </w:rPr>
        <w:t>mpound</w:t>
      </w:r>
      <w:r w:rsidRPr="001D082F">
        <w:rPr>
          <w:rFonts w:ascii="Verdana" w:eastAsia="MS PMincho" w:hAnsi="Verdana"/>
          <w:spacing w:val="25"/>
          <w:sz w:val="20"/>
          <w:szCs w:val="20"/>
        </w:rPr>
        <w:t xml:space="preserve"> </w:t>
      </w:r>
      <w:r w:rsidRPr="001D082F">
        <w:rPr>
          <w:rFonts w:ascii="Verdana" w:eastAsia="MS PMincho" w:hAnsi="Verdana"/>
          <w:spacing w:val="-3"/>
          <w:sz w:val="20"/>
          <w:szCs w:val="20"/>
        </w:rPr>
        <w:t>r</w:t>
      </w:r>
      <w:r w:rsidRPr="001D082F">
        <w:rPr>
          <w:rFonts w:ascii="Verdana" w:eastAsia="MS PMincho" w:hAnsi="Verdana"/>
          <w:spacing w:val="-1"/>
          <w:sz w:val="20"/>
          <w:szCs w:val="20"/>
        </w:rPr>
        <w:t>e</w:t>
      </w:r>
      <w:r w:rsidRPr="001D082F">
        <w:rPr>
          <w:rFonts w:ascii="Verdana" w:eastAsia="MS PMincho" w:hAnsi="Verdana"/>
          <w:sz w:val="20"/>
          <w:szCs w:val="20"/>
        </w:rPr>
        <w:t>mo</w:t>
      </w:r>
      <w:r w:rsidRPr="001D082F">
        <w:rPr>
          <w:rFonts w:ascii="Verdana" w:eastAsia="MS PMincho" w:hAnsi="Verdana"/>
          <w:spacing w:val="-2"/>
          <w:sz w:val="20"/>
          <w:szCs w:val="20"/>
        </w:rPr>
        <w:t>t</w:t>
      </w:r>
      <w:r w:rsidRPr="001D082F">
        <w:rPr>
          <w:rFonts w:ascii="Verdana" w:eastAsia="MS PMincho" w:hAnsi="Verdana"/>
          <w:sz w:val="20"/>
          <w:szCs w:val="20"/>
        </w:rPr>
        <w:t>e</w:t>
      </w:r>
      <w:r w:rsidRPr="001D082F">
        <w:rPr>
          <w:rFonts w:ascii="Verdana" w:eastAsia="MS PMincho" w:hAnsi="Verdana"/>
          <w:spacing w:val="-1"/>
          <w:sz w:val="20"/>
          <w:szCs w:val="20"/>
        </w:rPr>
        <w:t xml:space="preserve"> </w:t>
      </w:r>
      <w:r w:rsidRPr="001D082F">
        <w:rPr>
          <w:rFonts w:ascii="Verdana" w:eastAsia="MS PMincho" w:hAnsi="Verdana"/>
          <w:sz w:val="20"/>
          <w:szCs w:val="20"/>
        </w:rPr>
        <w:t>f</w:t>
      </w:r>
      <w:r w:rsidRPr="001D082F">
        <w:rPr>
          <w:rFonts w:ascii="Verdana" w:eastAsia="MS PMincho" w:hAnsi="Verdana"/>
          <w:spacing w:val="-3"/>
          <w:sz w:val="20"/>
          <w:szCs w:val="20"/>
        </w:rPr>
        <w:t>r</w:t>
      </w:r>
      <w:r w:rsidRPr="001D082F">
        <w:rPr>
          <w:rFonts w:ascii="Verdana" w:eastAsia="MS PMincho" w:hAnsi="Verdana"/>
          <w:sz w:val="20"/>
          <w:szCs w:val="20"/>
        </w:rPr>
        <w:t>om a</w:t>
      </w:r>
      <w:r w:rsidRPr="001D082F">
        <w:rPr>
          <w:rFonts w:ascii="Verdana" w:eastAsia="MS PMincho" w:hAnsi="Verdana"/>
          <w:spacing w:val="-6"/>
          <w:sz w:val="20"/>
          <w:szCs w:val="20"/>
        </w:rPr>
        <w:t>n</w:t>
      </w:r>
      <w:r w:rsidRPr="001D082F">
        <w:rPr>
          <w:rFonts w:ascii="Verdana" w:eastAsia="MS PMincho" w:hAnsi="Verdana"/>
          <w:sz w:val="20"/>
          <w:szCs w:val="20"/>
        </w:rPr>
        <w:t>y</w:t>
      </w:r>
      <w:r w:rsidRPr="001D082F">
        <w:rPr>
          <w:rFonts w:ascii="Verdana" w:eastAsia="MS PMincho" w:hAnsi="Verdana"/>
          <w:spacing w:val="-19"/>
          <w:sz w:val="20"/>
          <w:szCs w:val="20"/>
        </w:rPr>
        <w:t xml:space="preserve"> </w:t>
      </w:r>
      <w:r w:rsidRPr="001D082F">
        <w:rPr>
          <w:rFonts w:ascii="Verdana" w:eastAsia="MS PMincho" w:hAnsi="Verdana"/>
          <w:spacing w:val="-3"/>
          <w:w w:val="96"/>
          <w:sz w:val="20"/>
          <w:szCs w:val="20"/>
        </w:rPr>
        <w:t>d</w:t>
      </w:r>
      <w:r w:rsidRPr="001D082F">
        <w:rPr>
          <w:rFonts w:ascii="Verdana" w:eastAsia="MS PMincho" w:hAnsi="Verdana"/>
          <w:spacing w:val="-2"/>
          <w:w w:val="96"/>
          <w:sz w:val="20"/>
          <w:szCs w:val="20"/>
        </w:rPr>
        <w:t>w</w:t>
      </w:r>
      <w:r w:rsidRPr="001D082F">
        <w:rPr>
          <w:rFonts w:ascii="Verdana" w:eastAsia="MS PMincho" w:hAnsi="Verdana"/>
          <w:w w:val="96"/>
          <w:sz w:val="20"/>
          <w:szCs w:val="20"/>
        </w:rPr>
        <w:t>elling</w:t>
      </w:r>
      <w:r w:rsidRPr="001D082F">
        <w:rPr>
          <w:rFonts w:ascii="Verdana" w:eastAsia="MS PMincho" w:hAnsi="Verdana"/>
          <w:spacing w:val="-6"/>
          <w:w w:val="96"/>
          <w:sz w:val="20"/>
          <w:szCs w:val="20"/>
        </w:rPr>
        <w:t xml:space="preserve"> </w:t>
      </w:r>
      <w:r w:rsidRPr="001D082F">
        <w:rPr>
          <w:rFonts w:ascii="Verdana" w:eastAsia="MS PMincho" w:hAnsi="Verdana"/>
          <w:sz w:val="20"/>
          <w:szCs w:val="20"/>
        </w:rPr>
        <w:t>or</w:t>
      </w:r>
      <w:r w:rsidRPr="001D082F">
        <w:rPr>
          <w:rFonts w:ascii="Verdana" w:eastAsia="MS PMincho" w:hAnsi="Verdana"/>
          <w:spacing w:val="-2"/>
          <w:sz w:val="20"/>
          <w:szCs w:val="20"/>
        </w:rPr>
        <w:t xml:space="preserve"> </w:t>
      </w:r>
      <w:r w:rsidRPr="001D082F">
        <w:rPr>
          <w:rFonts w:ascii="Verdana" w:eastAsia="MS PMincho" w:hAnsi="Verdana"/>
          <w:spacing w:val="-3"/>
          <w:sz w:val="20"/>
          <w:szCs w:val="20"/>
        </w:rPr>
        <w:t>r</w:t>
      </w:r>
      <w:r w:rsidRPr="001D082F">
        <w:rPr>
          <w:rFonts w:ascii="Verdana" w:eastAsia="MS PMincho" w:hAnsi="Verdana"/>
          <w:spacing w:val="-1"/>
          <w:sz w:val="20"/>
          <w:szCs w:val="20"/>
        </w:rPr>
        <w:t>e</w:t>
      </w:r>
      <w:r w:rsidRPr="001D082F">
        <w:rPr>
          <w:rFonts w:ascii="Verdana" w:eastAsia="MS PMincho" w:hAnsi="Verdana"/>
          <w:sz w:val="20"/>
          <w:szCs w:val="20"/>
        </w:rPr>
        <w:t>m</w:t>
      </w:r>
      <w:r w:rsidRPr="001D082F">
        <w:rPr>
          <w:rFonts w:ascii="Verdana" w:eastAsia="MS PMincho" w:hAnsi="Verdana"/>
          <w:spacing w:val="-3"/>
          <w:sz w:val="20"/>
          <w:szCs w:val="20"/>
        </w:rPr>
        <w:t>o</w:t>
      </w:r>
      <w:r w:rsidRPr="001D082F">
        <w:rPr>
          <w:rFonts w:ascii="Verdana" w:eastAsia="MS PMincho" w:hAnsi="Verdana"/>
          <w:spacing w:val="-4"/>
          <w:sz w:val="20"/>
          <w:szCs w:val="20"/>
        </w:rPr>
        <w:t>v</w:t>
      </w:r>
      <w:r w:rsidRPr="001D082F">
        <w:rPr>
          <w:rFonts w:ascii="Verdana" w:eastAsia="MS PMincho" w:hAnsi="Verdana"/>
          <w:sz w:val="20"/>
          <w:szCs w:val="20"/>
        </w:rPr>
        <w:t>ed</w:t>
      </w:r>
      <w:r w:rsidRPr="001D082F">
        <w:rPr>
          <w:rFonts w:ascii="Verdana" w:eastAsia="MS PMincho" w:hAnsi="Verdana"/>
          <w:spacing w:val="-12"/>
          <w:sz w:val="20"/>
          <w:szCs w:val="20"/>
        </w:rPr>
        <w:t xml:space="preserve"> </w:t>
      </w:r>
      <w:r w:rsidRPr="001D082F">
        <w:rPr>
          <w:rFonts w:ascii="Verdana" w:eastAsia="MS PMincho" w:hAnsi="Verdana"/>
          <w:spacing w:val="-3"/>
          <w:sz w:val="20"/>
          <w:szCs w:val="20"/>
        </w:rPr>
        <w:t>b</w:t>
      </w:r>
      <w:r w:rsidRPr="001D082F">
        <w:rPr>
          <w:rFonts w:ascii="Verdana" w:eastAsia="MS PMincho" w:hAnsi="Verdana"/>
          <w:sz w:val="20"/>
          <w:szCs w:val="20"/>
        </w:rPr>
        <w:t>y</w:t>
      </w:r>
      <w:r w:rsidRPr="001D082F">
        <w:rPr>
          <w:rFonts w:ascii="Verdana" w:eastAsia="MS PMincho" w:hAnsi="Verdana"/>
          <w:spacing w:val="-19"/>
          <w:sz w:val="20"/>
          <w:szCs w:val="20"/>
        </w:rPr>
        <w:t xml:space="preserve"> </w:t>
      </w:r>
      <w:r w:rsidRPr="001D082F">
        <w:rPr>
          <w:rFonts w:ascii="Verdana" w:eastAsia="MS PMincho" w:hAnsi="Verdana"/>
          <w:sz w:val="20"/>
          <w:szCs w:val="20"/>
        </w:rPr>
        <w:t>a</w:t>
      </w:r>
      <w:r w:rsidRPr="001D082F">
        <w:rPr>
          <w:rFonts w:ascii="Verdana" w:eastAsia="MS PMincho" w:hAnsi="Verdana"/>
          <w:spacing w:val="-14"/>
          <w:sz w:val="20"/>
          <w:szCs w:val="20"/>
        </w:rPr>
        <w:t xml:space="preserve"> </w:t>
      </w:r>
      <w:r w:rsidRPr="001D082F">
        <w:rPr>
          <w:rFonts w:ascii="Verdana" w:eastAsia="MS PMincho" w:hAnsi="Verdana"/>
          <w:sz w:val="20"/>
          <w:szCs w:val="20"/>
        </w:rPr>
        <w:t>suitably</w:t>
      </w:r>
      <w:r w:rsidRPr="001D082F">
        <w:rPr>
          <w:rFonts w:ascii="Verdana" w:eastAsia="MS PMincho" w:hAnsi="Verdana"/>
          <w:spacing w:val="-13"/>
          <w:sz w:val="20"/>
          <w:szCs w:val="20"/>
        </w:rPr>
        <w:t xml:space="preserve"> </w:t>
      </w:r>
      <w:r w:rsidRPr="001D082F">
        <w:rPr>
          <w:rFonts w:ascii="Verdana" w:eastAsia="MS PMincho" w:hAnsi="Verdana"/>
          <w:sz w:val="20"/>
          <w:szCs w:val="20"/>
        </w:rPr>
        <w:t>li</w:t>
      </w:r>
      <w:r w:rsidRPr="001D082F">
        <w:rPr>
          <w:rFonts w:ascii="Verdana" w:eastAsia="MS PMincho" w:hAnsi="Verdana"/>
          <w:spacing w:val="-3"/>
          <w:sz w:val="20"/>
          <w:szCs w:val="20"/>
        </w:rPr>
        <w:t>c</w:t>
      </w:r>
      <w:r w:rsidRPr="001D082F">
        <w:rPr>
          <w:rFonts w:ascii="Verdana" w:eastAsia="MS PMincho" w:hAnsi="Verdana"/>
          <w:spacing w:val="-1"/>
          <w:sz w:val="20"/>
          <w:szCs w:val="20"/>
        </w:rPr>
        <w:t>e</w:t>
      </w:r>
      <w:r w:rsidRPr="001D082F">
        <w:rPr>
          <w:rFonts w:ascii="Verdana" w:eastAsia="MS PMincho" w:hAnsi="Verdana"/>
          <w:sz w:val="20"/>
          <w:szCs w:val="20"/>
        </w:rPr>
        <w:t>nsed</w:t>
      </w:r>
      <w:r w:rsidRPr="001D082F">
        <w:rPr>
          <w:rFonts w:ascii="Verdana" w:eastAsia="MS PMincho" w:hAnsi="Verdana"/>
          <w:spacing w:val="-18"/>
          <w:sz w:val="20"/>
          <w:szCs w:val="20"/>
        </w:rPr>
        <w:t xml:space="preserve"> </w:t>
      </w:r>
      <w:r w:rsidRPr="001D082F">
        <w:rPr>
          <w:rFonts w:ascii="Verdana" w:eastAsia="MS PMincho" w:hAnsi="Verdana"/>
          <w:spacing w:val="-3"/>
          <w:w w:val="94"/>
          <w:sz w:val="20"/>
          <w:szCs w:val="20"/>
        </w:rPr>
        <w:t>c</w:t>
      </w:r>
      <w:r w:rsidRPr="001D082F">
        <w:rPr>
          <w:rFonts w:ascii="Verdana" w:eastAsia="MS PMincho" w:hAnsi="Verdana"/>
          <w:spacing w:val="-1"/>
          <w:w w:val="103"/>
          <w:sz w:val="20"/>
          <w:szCs w:val="20"/>
        </w:rPr>
        <w:t>o</w:t>
      </w:r>
      <w:r w:rsidRPr="001D082F">
        <w:rPr>
          <w:rFonts w:ascii="Verdana" w:eastAsia="MS PMincho" w:hAnsi="Verdana"/>
          <w:w w:val="110"/>
          <w:sz w:val="20"/>
          <w:szCs w:val="20"/>
        </w:rPr>
        <w:t>n</w:t>
      </w:r>
      <w:r w:rsidRPr="001D082F">
        <w:rPr>
          <w:rFonts w:ascii="Verdana" w:eastAsia="MS PMincho" w:hAnsi="Verdana"/>
          <w:spacing w:val="1"/>
          <w:w w:val="110"/>
          <w:sz w:val="20"/>
          <w:szCs w:val="20"/>
        </w:rPr>
        <w:t>t</w:t>
      </w:r>
      <w:r w:rsidRPr="001D082F">
        <w:rPr>
          <w:rFonts w:ascii="Verdana" w:eastAsia="MS PMincho" w:hAnsi="Verdana"/>
          <w:spacing w:val="2"/>
          <w:w w:val="110"/>
          <w:sz w:val="20"/>
          <w:szCs w:val="20"/>
        </w:rPr>
        <w:t>r</w:t>
      </w:r>
      <w:r w:rsidRPr="001D082F">
        <w:rPr>
          <w:rFonts w:ascii="Verdana" w:eastAsia="MS PMincho" w:hAnsi="Verdana"/>
          <w:w w:val="98"/>
          <w:sz w:val="20"/>
          <w:szCs w:val="20"/>
        </w:rPr>
        <w:t>a</w:t>
      </w:r>
      <w:r w:rsidRPr="001D082F">
        <w:rPr>
          <w:rFonts w:ascii="Verdana" w:eastAsia="MS PMincho" w:hAnsi="Verdana"/>
          <w:sz w:val="20"/>
          <w:szCs w:val="20"/>
        </w:rPr>
        <w:t>c</w:t>
      </w:r>
      <w:r w:rsidRPr="001D082F">
        <w:rPr>
          <w:rFonts w:ascii="Verdana" w:eastAsia="MS PMincho" w:hAnsi="Verdana"/>
          <w:spacing w:val="-2"/>
          <w:sz w:val="20"/>
          <w:szCs w:val="20"/>
        </w:rPr>
        <w:t>t</w:t>
      </w:r>
      <w:r w:rsidRPr="001D082F">
        <w:rPr>
          <w:rFonts w:ascii="Verdana" w:eastAsia="MS PMincho" w:hAnsi="Verdana"/>
          <w:w w:val="106"/>
          <w:sz w:val="20"/>
          <w:szCs w:val="20"/>
        </w:rPr>
        <w:t>o</w:t>
      </w:r>
      <w:r w:rsidRPr="001D082F">
        <w:rPr>
          <w:rFonts w:ascii="Verdana" w:eastAsia="MS PMincho" w:hAnsi="Verdana"/>
          <w:spacing w:val="-13"/>
          <w:w w:val="106"/>
          <w:sz w:val="20"/>
          <w:szCs w:val="20"/>
        </w:rPr>
        <w:t>r</w:t>
      </w:r>
      <w:r w:rsidRPr="001D082F">
        <w:rPr>
          <w:rFonts w:ascii="Verdana" w:eastAsia="MS PMincho" w:hAnsi="Verdana"/>
          <w:w w:val="96"/>
          <w:sz w:val="20"/>
          <w:szCs w:val="20"/>
        </w:rPr>
        <w:t>.</w:t>
      </w:r>
    </w:p>
    <w:p w14:paraId="19783913" w14:textId="77777777" w:rsidR="000B190C" w:rsidRPr="006928A2" w:rsidRDefault="000B190C" w:rsidP="006928A2">
      <w:pPr>
        <w:widowControl w:val="0"/>
        <w:tabs>
          <w:tab w:val="left" w:pos="1060"/>
        </w:tabs>
        <w:autoSpaceDE w:val="0"/>
        <w:autoSpaceDN w:val="0"/>
        <w:adjustRightInd w:val="0"/>
        <w:ind w:right="1410"/>
        <w:jc w:val="both"/>
        <w:rPr>
          <w:rFonts w:ascii="Verdana" w:eastAsia="MS PMincho" w:hAnsi="Verdana"/>
          <w:color w:val="000000"/>
          <w:sz w:val="20"/>
          <w:szCs w:val="20"/>
        </w:rPr>
      </w:pPr>
    </w:p>
    <w:tbl>
      <w:tblPr>
        <w:tblStyle w:val="TableGrid"/>
        <w:tblW w:w="0" w:type="auto"/>
        <w:tblLook w:val="04A0" w:firstRow="1" w:lastRow="0" w:firstColumn="1" w:lastColumn="0" w:noHBand="0" w:noVBand="1"/>
      </w:tblPr>
      <w:tblGrid>
        <w:gridCol w:w="9242"/>
      </w:tblGrid>
      <w:tr w:rsidR="000B190C" w14:paraId="0851D8D9" w14:textId="77777777" w:rsidTr="000B190C">
        <w:tc>
          <w:tcPr>
            <w:tcW w:w="9242" w:type="dxa"/>
          </w:tcPr>
          <w:p w14:paraId="34324A1C" w14:textId="77777777" w:rsidR="001E5833" w:rsidRPr="00D923A7" w:rsidRDefault="001E5833" w:rsidP="006928A2">
            <w:pPr>
              <w:widowControl w:val="0"/>
              <w:autoSpaceDE w:val="0"/>
              <w:autoSpaceDN w:val="0"/>
              <w:adjustRightInd w:val="0"/>
              <w:spacing w:line="280" w:lineRule="exact"/>
              <w:rPr>
                <w:rFonts w:ascii="Verdana" w:eastAsia="MS PMincho" w:hAnsi="Verdana"/>
                <w:i/>
                <w:sz w:val="20"/>
                <w:szCs w:val="20"/>
                <w:u w:val="single"/>
              </w:rPr>
            </w:pPr>
            <w:r w:rsidRPr="00D923A7">
              <w:rPr>
                <w:rFonts w:ascii="Verdana" w:eastAsia="MS PMincho" w:hAnsi="Verdana"/>
                <w:i/>
                <w:sz w:val="20"/>
                <w:szCs w:val="20"/>
                <w:u w:val="single"/>
              </w:rPr>
              <w:lastRenderedPageBreak/>
              <w:t>Environmental Protection Act 1990</w:t>
            </w:r>
            <w:r w:rsidR="00D923A7" w:rsidRPr="00D923A7">
              <w:rPr>
                <w:rFonts w:ascii="Verdana" w:eastAsia="MS PMincho" w:hAnsi="Verdana"/>
                <w:i/>
                <w:sz w:val="20"/>
                <w:szCs w:val="20"/>
                <w:u w:val="single"/>
              </w:rPr>
              <w:t>, Controlled Waste Regulations 1992</w:t>
            </w:r>
          </w:p>
        </w:tc>
      </w:tr>
    </w:tbl>
    <w:p w14:paraId="46F8AF4C" w14:textId="77777777" w:rsidR="006928A2" w:rsidRPr="006928A2" w:rsidRDefault="006928A2" w:rsidP="006928A2">
      <w:pPr>
        <w:widowControl w:val="0"/>
        <w:autoSpaceDE w:val="0"/>
        <w:autoSpaceDN w:val="0"/>
        <w:adjustRightInd w:val="0"/>
        <w:spacing w:line="280" w:lineRule="exact"/>
        <w:rPr>
          <w:rFonts w:ascii="Verdana" w:eastAsia="MS PMincho" w:hAnsi="Verdana"/>
          <w:color w:val="000000"/>
          <w:sz w:val="20"/>
          <w:szCs w:val="20"/>
        </w:rPr>
      </w:pPr>
    </w:p>
    <w:p w14:paraId="4D69CA1E" w14:textId="77777777" w:rsidR="006928A2" w:rsidRPr="00074455" w:rsidRDefault="006928A2" w:rsidP="006928A2">
      <w:pPr>
        <w:widowControl w:val="0"/>
        <w:autoSpaceDE w:val="0"/>
        <w:autoSpaceDN w:val="0"/>
        <w:adjustRightInd w:val="0"/>
        <w:spacing w:line="243" w:lineRule="auto"/>
        <w:ind w:right="-36"/>
        <w:jc w:val="both"/>
        <w:rPr>
          <w:rFonts w:ascii="Verdana" w:eastAsia="MS PMincho" w:hAnsi="Verdana"/>
          <w:w w:val="101"/>
          <w:sz w:val="20"/>
          <w:szCs w:val="20"/>
        </w:rPr>
      </w:pPr>
      <w:r w:rsidRPr="00074455">
        <w:rPr>
          <w:rFonts w:ascii="Verdana" w:eastAsia="MS PMincho" w:hAnsi="Verdana"/>
          <w:spacing w:val="-27"/>
          <w:w w:val="93"/>
          <w:sz w:val="20"/>
          <w:szCs w:val="20"/>
        </w:rPr>
        <w:t>Y</w:t>
      </w:r>
      <w:r w:rsidRPr="00074455">
        <w:rPr>
          <w:rFonts w:ascii="Verdana" w:eastAsia="MS PMincho" w:hAnsi="Verdana"/>
          <w:w w:val="93"/>
          <w:sz w:val="20"/>
          <w:szCs w:val="20"/>
        </w:rPr>
        <w:t>ou</w:t>
      </w:r>
      <w:r w:rsidRPr="00074455">
        <w:rPr>
          <w:rFonts w:ascii="Verdana" w:eastAsia="MS PMincho" w:hAnsi="Verdana"/>
          <w:spacing w:val="1"/>
          <w:w w:val="93"/>
          <w:sz w:val="20"/>
          <w:szCs w:val="20"/>
        </w:rPr>
        <w:t xml:space="preserve"> </w:t>
      </w:r>
      <w:r w:rsidRPr="00074455">
        <w:rPr>
          <w:rFonts w:ascii="Verdana" w:eastAsia="MS PMincho" w:hAnsi="Verdana"/>
          <w:sz w:val="20"/>
          <w:szCs w:val="20"/>
        </w:rPr>
        <w:t>should</w:t>
      </w:r>
      <w:r w:rsidRPr="00074455">
        <w:rPr>
          <w:rFonts w:ascii="Verdana" w:eastAsia="MS PMincho" w:hAnsi="Verdana"/>
          <w:spacing w:val="6"/>
          <w:sz w:val="20"/>
          <w:szCs w:val="20"/>
        </w:rPr>
        <w:t xml:space="preserve"> </w:t>
      </w:r>
      <w:r w:rsidRPr="00074455">
        <w:rPr>
          <w:rFonts w:ascii="Verdana" w:eastAsia="MS PMincho" w:hAnsi="Verdana"/>
          <w:w w:val="96"/>
          <w:sz w:val="20"/>
          <w:szCs w:val="20"/>
        </w:rPr>
        <w:t>ca</w:t>
      </w:r>
      <w:r w:rsidRPr="00074455">
        <w:rPr>
          <w:rFonts w:ascii="Verdana" w:eastAsia="MS PMincho" w:hAnsi="Verdana"/>
          <w:spacing w:val="-3"/>
          <w:w w:val="96"/>
          <w:sz w:val="20"/>
          <w:szCs w:val="20"/>
        </w:rPr>
        <w:t>r</w:t>
      </w:r>
      <w:r w:rsidRPr="00074455">
        <w:rPr>
          <w:rFonts w:ascii="Verdana" w:eastAsia="MS PMincho" w:hAnsi="Verdana"/>
          <w:w w:val="96"/>
          <w:sz w:val="20"/>
          <w:szCs w:val="20"/>
        </w:rPr>
        <w:t>efully</w:t>
      </w:r>
      <w:r w:rsidRPr="00074455">
        <w:rPr>
          <w:rFonts w:ascii="Verdana" w:eastAsia="MS PMincho" w:hAnsi="Verdana"/>
          <w:spacing w:val="-3"/>
          <w:w w:val="96"/>
          <w:sz w:val="20"/>
          <w:szCs w:val="20"/>
        </w:rPr>
        <w:t xml:space="preserve"> </w:t>
      </w:r>
      <w:r w:rsidRPr="00074455">
        <w:rPr>
          <w:rFonts w:ascii="Verdana" w:eastAsia="MS PMincho" w:hAnsi="Verdana"/>
          <w:spacing w:val="-3"/>
          <w:sz w:val="20"/>
          <w:szCs w:val="20"/>
        </w:rPr>
        <w:t>c</w:t>
      </w:r>
      <w:r w:rsidRPr="00074455">
        <w:rPr>
          <w:rFonts w:ascii="Verdana" w:eastAsia="MS PMincho" w:hAnsi="Verdana"/>
          <w:spacing w:val="-1"/>
          <w:sz w:val="20"/>
          <w:szCs w:val="20"/>
        </w:rPr>
        <w:t>o</w:t>
      </w:r>
      <w:r w:rsidRPr="00074455">
        <w:rPr>
          <w:rFonts w:ascii="Verdana" w:eastAsia="MS PMincho" w:hAnsi="Verdana"/>
          <w:sz w:val="20"/>
          <w:szCs w:val="20"/>
        </w:rPr>
        <w:t>nsider</w:t>
      </w:r>
      <w:r w:rsidRPr="00074455">
        <w:rPr>
          <w:rFonts w:ascii="Verdana" w:eastAsia="MS PMincho" w:hAnsi="Verdana"/>
          <w:spacing w:val="-2"/>
          <w:sz w:val="20"/>
          <w:szCs w:val="20"/>
        </w:rPr>
        <w:t xml:space="preserve"> </w:t>
      </w:r>
      <w:r w:rsidRPr="00074455">
        <w:rPr>
          <w:rFonts w:ascii="Verdana" w:eastAsia="MS PMincho" w:hAnsi="Verdana"/>
          <w:sz w:val="20"/>
          <w:szCs w:val="20"/>
        </w:rPr>
        <w:t>the</w:t>
      </w:r>
      <w:r w:rsidRPr="00074455">
        <w:rPr>
          <w:rFonts w:ascii="Verdana" w:eastAsia="MS PMincho" w:hAnsi="Verdana"/>
          <w:spacing w:val="2"/>
          <w:sz w:val="20"/>
          <w:szCs w:val="20"/>
        </w:rPr>
        <w:t xml:space="preserve"> </w:t>
      </w:r>
      <w:r w:rsidRPr="00074455">
        <w:rPr>
          <w:rFonts w:ascii="Verdana" w:eastAsia="MS PMincho" w:hAnsi="Verdana"/>
          <w:sz w:val="20"/>
          <w:szCs w:val="20"/>
        </w:rPr>
        <w:t>implications</w:t>
      </w:r>
      <w:r w:rsidRPr="00074455">
        <w:rPr>
          <w:rFonts w:ascii="Verdana" w:eastAsia="MS PMincho" w:hAnsi="Verdana"/>
          <w:spacing w:val="-5"/>
          <w:sz w:val="20"/>
          <w:szCs w:val="20"/>
        </w:rPr>
        <w:t xml:space="preserve"> </w:t>
      </w:r>
      <w:r w:rsidRPr="00074455">
        <w:rPr>
          <w:rFonts w:ascii="Verdana" w:eastAsia="MS PMincho" w:hAnsi="Verdana"/>
          <w:sz w:val="20"/>
          <w:szCs w:val="20"/>
        </w:rPr>
        <w:t>of</w:t>
      </w:r>
      <w:r w:rsidRPr="00074455">
        <w:rPr>
          <w:rFonts w:ascii="Verdana" w:eastAsia="MS PMincho" w:hAnsi="Verdana"/>
          <w:spacing w:val="-3"/>
          <w:sz w:val="20"/>
          <w:szCs w:val="20"/>
        </w:rPr>
        <w:t xml:space="preserve"> r</w:t>
      </w:r>
      <w:r w:rsidRPr="00074455">
        <w:rPr>
          <w:rFonts w:ascii="Verdana" w:eastAsia="MS PMincho" w:hAnsi="Verdana"/>
          <w:sz w:val="20"/>
          <w:szCs w:val="20"/>
        </w:rPr>
        <w:t>equests</w:t>
      </w:r>
      <w:r w:rsidRPr="00074455">
        <w:rPr>
          <w:rFonts w:ascii="Verdana" w:eastAsia="MS PMincho" w:hAnsi="Verdana"/>
          <w:spacing w:val="-9"/>
          <w:sz w:val="20"/>
          <w:szCs w:val="20"/>
        </w:rPr>
        <w:t xml:space="preserve"> </w:t>
      </w:r>
      <w:r w:rsidRPr="00074455">
        <w:rPr>
          <w:rFonts w:ascii="Verdana" w:eastAsia="MS PMincho" w:hAnsi="Verdana"/>
          <w:spacing w:val="-3"/>
          <w:sz w:val="20"/>
          <w:szCs w:val="20"/>
        </w:rPr>
        <w:t>b</w:t>
      </w:r>
      <w:r w:rsidRPr="00074455">
        <w:rPr>
          <w:rFonts w:ascii="Verdana" w:eastAsia="MS PMincho" w:hAnsi="Verdana"/>
          <w:sz w:val="20"/>
          <w:szCs w:val="20"/>
        </w:rPr>
        <w:t>y</w:t>
      </w:r>
      <w:r w:rsidRPr="00074455">
        <w:rPr>
          <w:rFonts w:ascii="Verdana" w:eastAsia="MS PMincho" w:hAnsi="Verdana"/>
          <w:spacing w:val="-13"/>
          <w:sz w:val="20"/>
          <w:szCs w:val="20"/>
        </w:rPr>
        <w:t xml:space="preserve"> </w:t>
      </w:r>
      <w:r w:rsidR="00967C1E" w:rsidRPr="00074455">
        <w:rPr>
          <w:rFonts w:ascii="Verdana" w:eastAsia="MS PMincho" w:hAnsi="Verdana"/>
          <w:sz w:val="20"/>
          <w:szCs w:val="20"/>
        </w:rPr>
        <w:t>leaseholder</w:t>
      </w:r>
      <w:r w:rsidRPr="00074455">
        <w:rPr>
          <w:rFonts w:ascii="Verdana" w:eastAsia="MS PMincho" w:hAnsi="Verdana"/>
          <w:sz w:val="20"/>
          <w:szCs w:val="20"/>
        </w:rPr>
        <w:t>s</w:t>
      </w:r>
      <w:r w:rsidRPr="00074455">
        <w:rPr>
          <w:rFonts w:ascii="Verdana" w:eastAsia="MS PMincho" w:hAnsi="Verdana"/>
          <w:spacing w:val="8"/>
          <w:sz w:val="20"/>
          <w:szCs w:val="20"/>
        </w:rPr>
        <w:t xml:space="preserve"> </w:t>
      </w:r>
      <w:r w:rsidRPr="00074455">
        <w:rPr>
          <w:rFonts w:ascii="Verdana" w:eastAsia="MS PMincho" w:hAnsi="Verdana"/>
          <w:spacing w:val="-2"/>
          <w:sz w:val="20"/>
          <w:szCs w:val="20"/>
        </w:rPr>
        <w:t>t</w:t>
      </w:r>
      <w:r w:rsidRPr="00074455">
        <w:rPr>
          <w:rFonts w:ascii="Verdana" w:eastAsia="MS PMincho" w:hAnsi="Verdana"/>
          <w:sz w:val="20"/>
          <w:szCs w:val="20"/>
        </w:rPr>
        <w:t>o</w:t>
      </w:r>
      <w:r w:rsidRPr="00074455">
        <w:rPr>
          <w:rFonts w:ascii="Verdana" w:eastAsia="MS PMincho" w:hAnsi="Verdana"/>
          <w:spacing w:val="9"/>
          <w:sz w:val="20"/>
          <w:szCs w:val="20"/>
        </w:rPr>
        <w:t xml:space="preserve"> </w:t>
      </w:r>
      <w:r w:rsidRPr="00074455">
        <w:rPr>
          <w:rFonts w:ascii="Verdana" w:eastAsia="MS PMincho" w:hAnsi="Verdana"/>
          <w:spacing w:val="2"/>
          <w:sz w:val="20"/>
          <w:szCs w:val="20"/>
        </w:rPr>
        <w:t>b</w:t>
      </w:r>
      <w:r w:rsidRPr="00074455">
        <w:rPr>
          <w:rFonts w:ascii="Verdana" w:eastAsia="MS PMincho" w:hAnsi="Verdana"/>
          <w:sz w:val="20"/>
          <w:szCs w:val="20"/>
        </w:rPr>
        <w:t>e</w:t>
      </w:r>
      <w:r w:rsidRPr="00074455">
        <w:rPr>
          <w:rFonts w:ascii="Verdana" w:eastAsia="MS PMincho" w:hAnsi="Verdana"/>
          <w:spacing w:val="29"/>
          <w:sz w:val="20"/>
          <w:szCs w:val="20"/>
        </w:rPr>
        <w:t xml:space="preserve"> </w:t>
      </w:r>
      <w:r w:rsidRPr="00074455">
        <w:rPr>
          <w:rFonts w:ascii="Verdana" w:eastAsia="MS PMincho" w:hAnsi="Verdana"/>
          <w:spacing w:val="2"/>
          <w:sz w:val="20"/>
          <w:szCs w:val="20"/>
        </w:rPr>
        <w:t>all</w:t>
      </w:r>
      <w:r w:rsidRPr="00074455">
        <w:rPr>
          <w:rFonts w:ascii="Verdana" w:eastAsia="MS PMincho" w:hAnsi="Verdana"/>
          <w:spacing w:val="-2"/>
          <w:sz w:val="20"/>
          <w:szCs w:val="20"/>
        </w:rPr>
        <w:t>o</w:t>
      </w:r>
      <w:r w:rsidRPr="00074455">
        <w:rPr>
          <w:rFonts w:ascii="Verdana" w:eastAsia="MS PMincho" w:hAnsi="Verdana"/>
          <w:sz w:val="20"/>
          <w:szCs w:val="20"/>
        </w:rPr>
        <w:t>w</w:t>
      </w:r>
      <w:r w:rsidRPr="00074455">
        <w:rPr>
          <w:rFonts w:ascii="Verdana" w:eastAsia="MS PMincho" w:hAnsi="Verdana"/>
          <w:spacing w:val="3"/>
          <w:sz w:val="20"/>
          <w:szCs w:val="20"/>
        </w:rPr>
        <w:t>e</w:t>
      </w:r>
      <w:r w:rsidRPr="00074455">
        <w:rPr>
          <w:rFonts w:ascii="Verdana" w:eastAsia="MS PMincho" w:hAnsi="Verdana"/>
          <w:sz w:val="20"/>
          <w:szCs w:val="20"/>
        </w:rPr>
        <w:t>d</w:t>
      </w:r>
      <w:r w:rsidRPr="00074455">
        <w:rPr>
          <w:rFonts w:ascii="Verdana" w:eastAsia="MS PMincho" w:hAnsi="Verdana"/>
          <w:spacing w:val="14"/>
          <w:sz w:val="20"/>
          <w:szCs w:val="20"/>
        </w:rPr>
        <w:t xml:space="preserve"> </w:t>
      </w:r>
      <w:r w:rsidRPr="00074455">
        <w:rPr>
          <w:rFonts w:ascii="Verdana" w:eastAsia="MS PMincho" w:hAnsi="Verdana"/>
          <w:w w:val="111"/>
          <w:sz w:val="20"/>
          <w:szCs w:val="20"/>
        </w:rPr>
        <w:t>t</w:t>
      </w:r>
      <w:r w:rsidRPr="00074455">
        <w:rPr>
          <w:rFonts w:ascii="Verdana" w:eastAsia="MS PMincho" w:hAnsi="Verdana"/>
          <w:w w:val="103"/>
          <w:sz w:val="20"/>
          <w:szCs w:val="20"/>
        </w:rPr>
        <w:t>o</w:t>
      </w:r>
      <w:r w:rsidRPr="00074455">
        <w:rPr>
          <w:rFonts w:ascii="Verdana" w:eastAsia="MS PMincho" w:hAnsi="Verdana"/>
          <w:spacing w:val="-20"/>
          <w:sz w:val="20"/>
          <w:szCs w:val="20"/>
        </w:rPr>
        <w:t xml:space="preserve"> </w:t>
      </w:r>
      <w:r w:rsidRPr="00074455">
        <w:rPr>
          <w:rFonts w:ascii="Verdana" w:eastAsia="MS PMincho" w:hAnsi="Verdana"/>
          <w:spacing w:val="2"/>
          <w:sz w:val="20"/>
          <w:szCs w:val="20"/>
        </w:rPr>
        <w:t>unde</w:t>
      </w:r>
      <w:r w:rsidRPr="00074455">
        <w:rPr>
          <w:rFonts w:ascii="Verdana" w:eastAsia="MS PMincho" w:hAnsi="Verdana"/>
          <w:spacing w:val="6"/>
          <w:sz w:val="20"/>
          <w:szCs w:val="20"/>
        </w:rPr>
        <w:t>r</w:t>
      </w:r>
      <w:r w:rsidRPr="00074455">
        <w:rPr>
          <w:rFonts w:ascii="Verdana" w:eastAsia="MS PMincho" w:hAnsi="Verdana"/>
          <w:spacing w:val="2"/>
          <w:sz w:val="20"/>
          <w:szCs w:val="20"/>
        </w:rPr>
        <w:t>ta</w:t>
      </w:r>
      <w:r w:rsidRPr="00074455">
        <w:rPr>
          <w:rFonts w:ascii="Verdana" w:eastAsia="MS PMincho" w:hAnsi="Verdana"/>
          <w:spacing w:val="-2"/>
          <w:sz w:val="20"/>
          <w:szCs w:val="20"/>
        </w:rPr>
        <w:t>k</w:t>
      </w:r>
      <w:r w:rsidRPr="00074455">
        <w:rPr>
          <w:rFonts w:ascii="Verdana" w:eastAsia="MS PMincho" w:hAnsi="Verdana"/>
          <w:sz w:val="20"/>
          <w:szCs w:val="20"/>
        </w:rPr>
        <w:t>e</w:t>
      </w:r>
      <w:r w:rsidRPr="00074455">
        <w:rPr>
          <w:rFonts w:ascii="Verdana" w:eastAsia="MS PMincho" w:hAnsi="Verdana"/>
          <w:spacing w:val="46"/>
          <w:sz w:val="20"/>
          <w:szCs w:val="20"/>
        </w:rPr>
        <w:t xml:space="preserve"> </w:t>
      </w:r>
      <w:r w:rsidRPr="00074455">
        <w:rPr>
          <w:rFonts w:ascii="Verdana" w:eastAsia="MS PMincho" w:hAnsi="Verdana"/>
          <w:spacing w:val="2"/>
          <w:sz w:val="20"/>
          <w:szCs w:val="20"/>
        </w:rPr>
        <w:t>th</w:t>
      </w:r>
      <w:r w:rsidRPr="00074455">
        <w:rPr>
          <w:rFonts w:ascii="Verdana" w:eastAsia="MS PMincho" w:hAnsi="Verdana"/>
          <w:sz w:val="20"/>
          <w:szCs w:val="20"/>
        </w:rPr>
        <w:t>e</w:t>
      </w:r>
      <w:r w:rsidRPr="00074455">
        <w:rPr>
          <w:rFonts w:ascii="Verdana" w:eastAsia="MS PMincho" w:hAnsi="Verdana"/>
          <w:spacing w:val="35"/>
          <w:sz w:val="20"/>
          <w:szCs w:val="20"/>
        </w:rPr>
        <w:t xml:space="preserve"> </w:t>
      </w:r>
      <w:r w:rsidRPr="00074455">
        <w:rPr>
          <w:rFonts w:ascii="Verdana" w:eastAsia="MS PMincho" w:hAnsi="Verdana"/>
          <w:spacing w:val="2"/>
          <w:sz w:val="20"/>
          <w:szCs w:val="20"/>
        </w:rPr>
        <w:t>ab</w:t>
      </w:r>
      <w:r w:rsidRPr="00074455">
        <w:rPr>
          <w:rFonts w:ascii="Verdana" w:eastAsia="MS PMincho" w:hAnsi="Verdana"/>
          <w:spacing w:val="-1"/>
          <w:sz w:val="20"/>
          <w:szCs w:val="20"/>
        </w:rPr>
        <w:t>o</w:t>
      </w:r>
      <w:r w:rsidRPr="00074455">
        <w:rPr>
          <w:rFonts w:ascii="Verdana" w:eastAsia="MS PMincho" w:hAnsi="Verdana"/>
          <w:spacing w:val="-2"/>
          <w:sz w:val="20"/>
          <w:szCs w:val="20"/>
        </w:rPr>
        <w:t>v</w:t>
      </w:r>
      <w:r w:rsidRPr="00074455">
        <w:rPr>
          <w:rFonts w:ascii="Verdana" w:eastAsia="MS PMincho" w:hAnsi="Verdana"/>
          <w:sz w:val="20"/>
          <w:szCs w:val="20"/>
        </w:rPr>
        <w:t>e</w:t>
      </w:r>
      <w:r w:rsidRPr="00074455">
        <w:rPr>
          <w:rFonts w:ascii="Verdana" w:eastAsia="MS PMincho" w:hAnsi="Verdana"/>
          <w:spacing w:val="18"/>
          <w:sz w:val="20"/>
          <w:szCs w:val="20"/>
        </w:rPr>
        <w:t xml:space="preserve"> </w:t>
      </w:r>
      <w:r w:rsidRPr="00074455">
        <w:rPr>
          <w:rFonts w:ascii="Verdana" w:eastAsia="MS PMincho" w:hAnsi="Verdana"/>
          <w:spacing w:val="-1"/>
          <w:sz w:val="20"/>
          <w:szCs w:val="20"/>
        </w:rPr>
        <w:t>r</w:t>
      </w:r>
      <w:r w:rsidRPr="00074455">
        <w:rPr>
          <w:rFonts w:ascii="Verdana" w:eastAsia="MS PMincho" w:hAnsi="Verdana"/>
          <w:spacing w:val="2"/>
          <w:sz w:val="20"/>
          <w:szCs w:val="20"/>
        </w:rPr>
        <w:t>ole</w:t>
      </w:r>
      <w:r w:rsidRPr="00074455">
        <w:rPr>
          <w:rFonts w:ascii="Verdana" w:eastAsia="MS PMincho" w:hAnsi="Verdana"/>
          <w:sz w:val="20"/>
          <w:szCs w:val="20"/>
        </w:rPr>
        <w:t>s</w:t>
      </w:r>
      <w:r w:rsidRPr="00074455">
        <w:rPr>
          <w:rFonts w:ascii="Verdana" w:eastAsia="MS PMincho" w:hAnsi="Verdana"/>
          <w:spacing w:val="24"/>
          <w:sz w:val="20"/>
          <w:szCs w:val="20"/>
        </w:rPr>
        <w:t xml:space="preserve"> </w:t>
      </w:r>
      <w:r w:rsidRPr="00074455">
        <w:rPr>
          <w:rFonts w:ascii="Verdana" w:eastAsia="MS PMincho" w:hAnsi="Verdana"/>
          <w:spacing w:val="2"/>
          <w:sz w:val="20"/>
          <w:szCs w:val="20"/>
        </w:rPr>
        <w:t>themse</w:t>
      </w:r>
      <w:r w:rsidRPr="00074455">
        <w:rPr>
          <w:rFonts w:ascii="Verdana" w:eastAsia="MS PMincho" w:hAnsi="Verdana"/>
          <w:sz w:val="20"/>
          <w:szCs w:val="20"/>
        </w:rPr>
        <w:t>l</w:t>
      </w:r>
      <w:r w:rsidRPr="00074455">
        <w:rPr>
          <w:rFonts w:ascii="Verdana" w:eastAsia="MS PMincho" w:hAnsi="Verdana"/>
          <w:spacing w:val="-2"/>
          <w:sz w:val="20"/>
          <w:szCs w:val="20"/>
        </w:rPr>
        <w:t>v</w:t>
      </w:r>
      <w:r w:rsidRPr="00074455">
        <w:rPr>
          <w:rFonts w:ascii="Verdana" w:eastAsia="MS PMincho" w:hAnsi="Verdana"/>
          <w:spacing w:val="2"/>
          <w:sz w:val="20"/>
          <w:szCs w:val="20"/>
        </w:rPr>
        <w:t>es</w:t>
      </w:r>
      <w:r w:rsidRPr="00074455">
        <w:rPr>
          <w:rFonts w:ascii="Verdana" w:eastAsia="MS PMincho" w:hAnsi="Verdana"/>
          <w:sz w:val="20"/>
          <w:szCs w:val="20"/>
        </w:rPr>
        <w:t>,</w:t>
      </w:r>
      <w:r w:rsidRPr="00074455">
        <w:rPr>
          <w:rFonts w:ascii="Verdana" w:eastAsia="MS PMincho" w:hAnsi="Verdana"/>
          <w:spacing w:val="2"/>
          <w:sz w:val="20"/>
          <w:szCs w:val="20"/>
        </w:rPr>
        <w:t xml:space="preserve"> subje</w:t>
      </w:r>
      <w:r w:rsidRPr="00074455">
        <w:rPr>
          <w:rFonts w:ascii="Verdana" w:eastAsia="MS PMincho" w:hAnsi="Verdana"/>
          <w:spacing w:val="3"/>
          <w:sz w:val="20"/>
          <w:szCs w:val="20"/>
        </w:rPr>
        <w:t>c</w:t>
      </w:r>
      <w:r w:rsidRPr="00074455">
        <w:rPr>
          <w:rFonts w:ascii="Verdana" w:eastAsia="MS PMincho" w:hAnsi="Verdana"/>
          <w:sz w:val="20"/>
          <w:szCs w:val="20"/>
        </w:rPr>
        <w:t>t</w:t>
      </w:r>
      <w:r w:rsidRPr="00074455">
        <w:rPr>
          <w:rFonts w:ascii="Verdana" w:eastAsia="MS PMincho" w:hAnsi="Verdana"/>
          <w:spacing w:val="28"/>
          <w:sz w:val="20"/>
          <w:szCs w:val="20"/>
        </w:rPr>
        <w:t xml:space="preserve"> </w:t>
      </w:r>
      <w:r w:rsidRPr="00074455">
        <w:rPr>
          <w:rFonts w:ascii="Verdana" w:eastAsia="MS PMincho" w:hAnsi="Verdana"/>
          <w:sz w:val="20"/>
          <w:szCs w:val="20"/>
        </w:rPr>
        <w:t>to</w:t>
      </w:r>
      <w:r w:rsidRPr="00074455">
        <w:rPr>
          <w:rFonts w:ascii="Verdana" w:eastAsia="MS PMincho" w:hAnsi="Verdana"/>
          <w:spacing w:val="39"/>
          <w:sz w:val="20"/>
          <w:szCs w:val="20"/>
        </w:rPr>
        <w:t xml:space="preserve"> </w:t>
      </w:r>
      <w:r w:rsidRPr="00074455">
        <w:rPr>
          <w:rFonts w:ascii="Verdana" w:eastAsia="MS PMincho" w:hAnsi="Verdana"/>
          <w:spacing w:val="2"/>
          <w:sz w:val="20"/>
          <w:szCs w:val="20"/>
        </w:rPr>
        <w:t>the</w:t>
      </w:r>
      <w:r w:rsidRPr="00074455">
        <w:rPr>
          <w:rFonts w:ascii="Verdana" w:eastAsia="MS PMincho" w:hAnsi="Verdana"/>
          <w:spacing w:val="7"/>
          <w:sz w:val="20"/>
          <w:szCs w:val="20"/>
        </w:rPr>
        <w:t xml:space="preserve"> </w:t>
      </w:r>
      <w:r w:rsidRPr="00074455">
        <w:rPr>
          <w:rFonts w:ascii="Verdana" w:eastAsia="MS PMincho" w:hAnsi="Verdana"/>
          <w:sz w:val="20"/>
          <w:szCs w:val="20"/>
        </w:rPr>
        <w:t>a</w:t>
      </w:r>
      <w:r w:rsidRPr="00074455">
        <w:rPr>
          <w:rFonts w:ascii="Verdana" w:eastAsia="MS PMincho" w:hAnsi="Verdana"/>
          <w:spacing w:val="3"/>
          <w:sz w:val="20"/>
          <w:szCs w:val="20"/>
        </w:rPr>
        <w:t>r</w:t>
      </w:r>
      <w:r w:rsidRPr="00074455">
        <w:rPr>
          <w:rFonts w:ascii="Verdana" w:eastAsia="MS PMincho" w:hAnsi="Verdana"/>
          <w:spacing w:val="2"/>
          <w:sz w:val="20"/>
          <w:szCs w:val="20"/>
        </w:rPr>
        <w:t>r</w:t>
      </w:r>
      <w:r w:rsidRPr="00074455">
        <w:rPr>
          <w:rFonts w:ascii="Verdana" w:eastAsia="MS PMincho" w:hAnsi="Verdana"/>
          <w:sz w:val="20"/>
          <w:szCs w:val="20"/>
        </w:rPr>
        <w:t>an</w:t>
      </w:r>
      <w:r w:rsidRPr="00074455">
        <w:rPr>
          <w:rFonts w:ascii="Verdana" w:eastAsia="MS PMincho" w:hAnsi="Verdana"/>
          <w:spacing w:val="2"/>
          <w:sz w:val="20"/>
          <w:szCs w:val="20"/>
        </w:rPr>
        <w:t>g</w:t>
      </w:r>
      <w:r w:rsidRPr="00074455">
        <w:rPr>
          <w:rFonts w:ascii="Verdana" w:eastAsia="MS PMincho" w:hAnsi="Verdana"/>
          <w:sz w:val="20"/>
          <w:szCs w:val="20"/>
        </w:rPr>
        <w:t>ing of</w:t>
      </w:r>
      <w:r w:rsidRPr="00074455">
        <w:rPr>
          <w:rFonts w:ascii="Verdana" w:eastAsia="MS PMincho" w:hAnsi="Verdana"/>
          <w:spacing w:val="-3"/>
          <w:sz w:val="20"/>
          <w:szCs w:val="20"/>
        </w:rPr>
        <w:t xml:space="preserve"> </w:t>
      </w:r>
      <w:r w:rsidRPr="00074455">
        <w:rPr>
          <w:rFonts w:ascii="Verdana" w:eastAsia="MS PMincho" w:hAnsi="Verdana"/>
          <w:sz w:val="20"/>
          <w:szCs w:val="20"/>
        </w:rPr>
        <w:t>insu</w:t>
      </w:r>
      <w:r w:rsidRPr="00074455">
        <w:rPr>
          <w:rFonts w:ascii="Verdana" w:eastAsia="MS PMincho" w:hAnsi="Verdana"/>
          <w:spacing w:val="2"/>
          <w:sz w:val="20"/>
          <w:szCs w:val="20"/>
        </w:rPr>
        <w:t>r</w:t>
      </w:r>
      <w:r w:rsidRPr="00074455">
        <w:rPr>
          <w:rFonts w:ascii="Verdana" w:eastAsia="MS PMincho" w:hAnsi="Verdana"/>
          <w:sz w:val="20"/>
          <w:szCs w:val="20"/>
        </w:rPr>
        <w:t>an</w:t>
      </w:r>
      <w:r w:rsidRPr="00074455">
        <w:rPr>
          <w:rFonts w:ascii="Verdana" w:eastAsia="MS PMincho" w:hAnsi="Verdana"/>
          <w:spacing w:val="-3"/>
          <w:sz w:val="20"/>
          <w:szCs w:val="20"/>
        </w:rPr>
        <w:t>c</w:t>
      </w:r>
      <w:r w:rsidRPr="00074455">
        <w:rPr>
          <w:rFonts w:ascii="Verdana" w:eastAsia="MS PMincho" w:hAnsi="Verdana"/>
          <w:sz w:val="20"/>
          <w:szCs w:val="20"/>
        </w:rPr>
        <w:t xml:space="preserve">e </w:t>
      </w:r>
      <w:r w:rsidRPr="00074455">
        <w:rPr>
          <w:rFonts w:ascii="Verdana" w:eastAsia="MS PMincho" w:hAnsi="Verdana"/>
          <w:spacing w:val="-3"/>
          <w:sz w:val="20"/>
          <w:szCs w:val="20"/>
        </w:rPr>
        <w:t>co</w:t>
      </w:r>
      <w:r w:rsidRPr="00074455">
        <w:rPr>
          <w:rFonts w:ascii="Verdana" w:eastAsia="MS PMincho" w:hAnsi="Verdana"/>
          <w:spacing w:val="-4"/>
          <w:sz w:val="20"/>
          <w:szCs w:val="20"/>
        </w:rPr>
        <w:t>v</w:t>
      </w:r>
      <w:r w:rsidRPr="00074455">
        <w:rPr>
          <w:rFonts w:ascii="Verdana" w:eastAsia="MS PMincho" w:hAnsi="Verdana"/>
          <w:spacing w:val="-1"/>
          <w:sz w:val="20"/>
          <w:szCs w:val="20"/>
        </w:rPr>
        <w:t>e</w:t>
      </w:r>
      <w:r w:rsidRPr="00074455">
        <w:rPr>
          <w:rFonts w:ascii="Verdana" w:eastAsia="MS PMincho" w:hAnsi="Verdana"/>
          <w:sz w:val="20"/>
          <w:szCs w:val="20"/>
        </w:rPr>
        <w:t>r</w:t>
      </w:r>
      <w:r w:rsidRPr="00074455">
        <w:rPr>
          <w:rFonts w:ascii="Verdana" w:eastAsia="MS PMincho" w:hAnsi="Verdana"/>
          <w:spacing w:val="-5"/>
          <w:sz w:val="20"/>
          <w:szCs w:val="20"/>
        </w:rPr>
        <w:t xml:space="preserve"> </w:t>
      </w:r>
      <w:r w:rsidRPr="00074455">
        <w:rPr>
          <w:rFonts w:ascii="Verdana" w:eastAsia="MS PMincho" w:hAnsi="Verdana"/>
          <w:sz w:val="20"/>
          <w:szCs w:val="20"/>
        </w:rPr>
        <w:t>and</w:t>
      </w:r>
      <w:r w:rsidRPr="00074455">
        <w:rPr>
          <w:rFonts w:ascii="Verdana" w:eastAsia="MS PMincho" w:hAnsi="Verdana"/>
          <w:spacing w:val="7"/>
          <w:sz w:val="20"/>
          <w:szCs w:val="20"/>
        </w:rPr>
        <w:t xml:space="preserve"> </w:t>
      </w:r>
      <w:r w:rsidRPr="00074455">
        <w:rPr>
          <w:rFonts w:ascii="Verdana" w:eastAsia="MS PMincho" w:hAnsi="Verdana"/>
          <w:spacing w:val="-3"/>
          <w:sz w:val="20"/>
          <w:szCs w:val="20"/>
        </w:rPr>
        <w:t>c</w:t>
      </w:r>
      <w:r w:rsidRPr="00074455">
        <w:rPr>
          <w:rFonts w:ascii="Verdana" w:eastAsia="MS PMincho" w:hAnsi="Verdana"/>
          <w:spacing w:val="-1"/>
          <w:sz w:val="20"/>
          <w:szCs w:val="20"/>
        </w:rPr>
        <w:t>o</w:t>
      </w:r>
      <w:r w:rsidRPr="00074455">
        <w:rPr>
          <w:rFonts w:ascii="Verdana" w:eastAsia="MS PMincho" w:hAnsi="Verdana"/>
          <w:sz w:val="20"/>
          <w:szCs w:val="20"/>
        </w:rPr>
        <w:t>nside</w:t>
      </w:r>
      <w:r w:rsidRPr="00074455">
        <w:rPr>
          <w:rFonts w:ascii="Verdana" w:eastAsia="MS PMincho" w:hAnsi="Verdana"/>
          <w:spacing w:val="2"/>
          <w:sz w:val="20"/>
          <w:szCs w:val="20"/>
        </w:rPr>
        <w:t>r</w:t>
      </w:r>
      <w:r w:rsidRPr="00074455">
        <w:rPr>
          <w:rFonts w:ascii="Verdana" w:eastAsia="MS PMincho" w:hAnsi="Verdana"/>
          <w:sz w:val="20"/>
          <w:szCs w:val="20"/>
        </w:rPr>
        <w:t>ation</w:t>
      </w:r>
      <w:r w:rsidRPr="00074455">
        <w:rPr>
          <w:rFonts w:ascii="Verdana" w:eastAsia="MS PMincho" w:hAnsi="Verdana"/>
          <w:spacing w:val="9"/>
          <w:sz w:val="20"/>
          <w:szCs w:val="20"/>
        </w:rPr>
        <w:t xml:space="preserve"> </w:t>
      </w:r>
      <w:r w:rsidRPr="00074455">
        <w:rPr>
          <w:rFonts w:ascii="Verdana" w:eastAsia="MS PMincho" w:hAnsi="Verdana"/>
          <w:sz w:val="20"/>
          <w:szCs w:val="20"/>
        </w:rPr>
        <w:t>of</w:t>
      </w:r>
      <w:r w:rsidRPr="00074455">
        <w:rPr>
          <w:rFonts w:ascii="Verdana" w:eastAsia="MS PMincho" w:hAnsi="Verdana"/>
          <w:spacing w:val="-3"/>
          <w:sz w:val="20"/>
          <w:szCs w:val="20"/>
        </w:rPr>
        <w:t xml:space="preserve"> </w:t>
      </w:r>
      <w:r w:rsidRPr="00074455">
        <w:rPr>
          <w:rFonts w:ascii="Verdana" w:eastAsia="MS PMincho" w:hAnsi="Verdana"/>
          <w:w w:val="95"/>
          <w:sz w:val="20"/>
          <w:szCs w:val="20"/>
        </w:rPr>
        <w:t>safe</w:t>
      </w:r>
      <w:r w:rsidRPr="00074455">
        <w:rPr>
          <w:rFonts w:ascii="Verdana" w:eastAsia="MS PMincho" w:hAnsi="Verdana"/>
          <w:spacing w:val="3"/>
          <w:w w:val="95"/>
          <w:sz w:val="20"/>
          <w:szCs w:val="20"/>
        </w:rPr>
        <w:t>t</w:t>
      </w:r>
      <w:r w:rsidRPr="00074455">
        <w:rPr>
          <w:rFonts w:ascii="Verdana" w:eastAsia="MS PMincho" w:hAnsi="Verdana"/>
          <w:w w:val="95"/>
          <w:sz w:val="20"/>
          <w:szCs w:val="20"/>
        </w:rPr>
        <w:t>y</w:t>
      </w:r>
      <w:r w:rsidRPr="00074455">
        <w:rPr>
          <w:rFonts w:ascii="Verdana" w:eastAsia="MS PMincho" w:hAnsi="Verdana"/>
          <w:spacing w:val="-2"/>
          <w:w w:val="95"/>
          <w:sz w:val="20"/>
          <w:szCs w:val="20"/>
        </w:rPr>
        <w:t xml:space="preserve"> </w:t>
      </w:r>
      <w:r w:rsidRPr="00074455">
        <w:rPr>
          <w:rFonts w:ascii="Verdana" w:eastAsia="MS PMincho" w:hAnsi="Verdana"/>
          <w:spacing w:val="-3"/>
          <w:w w:val="110"/>
          <w:sz w:val="20"/>
          <w:szCs w:val="20"/>
        </w:rPr>
        <w:t>r</w:t>
      </w:r>
      <w:r w:rsidRPr="00074455">
        <w:rPr>
          <w:rFonts w:ascii="Verdana" w:eastAsia="MS PMincho" w:hAnsi="Verdana"/>
          <w:w w:val="94"/>
          <w:sz w:val="20"/>
          <w:szCs w:val="20"/>
        </w:rPr>
        <w:t>e</w:t>
      </w:r>
      <w:r w:rsidRPr="00074455">
        <w:rPr>
          <w:rFonts w:ascii="Verdana" w:eastAsia="MS PMincho" w:hAnsi="Verdana"/>
          <w:w w:val="104"/>
          <w:sz w:val="20"/>
          <w:szCs w:val="20"/>
        </w:rPr>
        <w:t>qui</w:t>
      </w:r>
      <w:r w:rsidRPr="00074455">
        <w:rPr>
          <w:rFonts w:ascii="Verdana" w:eastAsia="MS PMincho" w:hAnsi="Verdana"/>
          <w:spacing w:val="-3"/>
          <w:w w:val="104"/>
          <w:sz w:val="20"/>
          <w:szCs w:val="20"/>
        </w:rPr>
        <w:t>r</w:t>
      </w:r>
      <w:r w:rsidRPr="00074455">
        <w:rPr>
          <w:rFonts w:ascii="Verdana" w:eastAsia="MS PMincho" w:hAnsi="Verdana"/>
          <w:w w:val="101"/>
          <w:sz w:val="20"/>
          <w:szCs w:val="20"/>
        </w:rPr>
        <w:t>ements.</w:t>
      </w:r>
    </w:p>
    <w:p w14:paraId="6E7BB86A" w14:textId="77777777" w:rsidR="006928A2" w:rsidRDefault="006928A2" w:rsidP="006928A2">
      <w:pPr>
        <w:widowControl w:val="0"/>
        <w:autoSpaceDE w:val="0"/>
        <w:autoSpaceDN w:val="0"/>
        <w:adjustRightInd w:val="0"/>
        <w:spacing w:line="243" w:lineRule="auto"/>
        <w:ind w:right="-36"/>
        <w:jc w:val="both"/>
        <w:rPr>
          <w:rFonts w:ascii="Verdana" w:eastAsia="MS PMincho" w:hAnsi="Verdana"/>
          <w:color w:val="363435"/>
          <w:w w:val="101"/>
          <w:sz w:val="20"/>
          <w:szCs w:val="20"/>
        </w:rPr>
      </w:pPr>
    </w:p>
    <w:p w14:paraId="1B5E9A58" w14:textId="77777777" w:rsidR="006928A2" w:rsidRDefault="00BB0306" w:rsidP="00114E30">
      <w:pPr>
        <w:pStyle w:val="Heading2"/>
        <w:rPr>
          <w:rFonts w:eastAsia="MS PMincho"/>
          <w:w w:val="101"/>
        </w:rPr>
      </w:pPr>
      <w:bookmarkStart w:id="227" w:name="_Toc415753264"/>
      <w:bookmarkStart w:id="228" w:name="_Toc443380595"/>
      <w:r>
        <w:rPr>
          <w:rFonts w:eastAsia="MS PMincho"/>
          <w:w w:val="101"/>
        </w:rPr>
        <w:t>9.5</w:t>
      </w:r>
      <w:r w:rsidR="00B75352">
        <w:rPr>
          <w:rFonts w:eastAsia="MS PMincho"/>
          <w:w w:val="101"/>
        </w:rPr>
        <w:tab/>
      </w:r>
      <w:r w:rsidR="006928A2">
        <w:rPr>
          <w:rFonts w:eastAsia="MS PMincho"/>
          <w:w w:val="101"/>
        </w:rPr>
        <w:t>Bulk buying</w:t>
      </w:r>
      <w:bookmarkEnd w:id="227"/>
      <w:bookmarkEnd w:id="228"/>
    </w:p>
    <w:p w14:paraId="1753E1BC" w14:textId="77777777" w:rsidR="006928A2" w:rsidRDefault="006928A2" w:rsidP="006928A2">
      <w:pPr>
        <w:widowControl w:val="0"/>
        <w:autoSpaceDE w:val="0"/>
        <w:autoSpaceDN w:val="0"/>
        <w:adjustRightInd w:val="0"/>
        <w:spacing w:line="243" w:lineRule="auto"/>
        <w:ind w:right="-36"/>
        <w:jc w:val="both"/>
        <w:rPr>
          <w:rFonts w:ascii="Verdana" w:eastAsia="MS PMincho" w:hAnsi="Verdana"/>
          <w:color w:val="363435"/>
          <w:w w:val="101"/>
          <w:sz w:val="20"/>
          <w:szCs w:val="20"/>
        </w:rPr>
      </w:pPr>
    </w:p>
    <w:p w14:paraId="0807B2E1" w14:textId="77777777" w:rsidR="006928A2" w:rsidRPr="00074455" w:rsidRDefault="006928A2" w:rsidP="006928A2">
      <w:pPr>
        <w:widowControl w:val="0"/>
        <w:autoSpaceDE w:val="0"/>
        <w:autoSpaceDN w:val="0"/>
        <w:adjustRightInd w:val="0"/>
        <w:spacing w:line="243" w:lineRule="auto"/>
        <w:ind w:right="-36"/>
        <w:jc w:val="both"/>
        <w:rPr>
          <w:rFonts w:ascii="Verdana" w:eastAsia="MS PMincho" w:hAnsi="Verdana"/>
          <w:w w:val="101"/>
          <w:sz w:val="20"/>
          <w:szCs w:val="20"/>
        </w:rPr>
      </w:pPr>
      <w:r w:rsidRPr="00074455">
        <w:rPr>
          <w:rFonts w:ascii="Verdana" w:eastAsia="MS PMincho" w:hAnsi="Verdana"/>
          <w:w w:val="101"/>
          <w:sz w:val="20"/>
          <w:szCs w:val="20"/>
        </w:rPr>
        <w:t>If you enter into a bulk buying agreement involving the provision of goods or services to more than one property you:</w:t>
      </w:r>
    </w:p>
    <w:p w14:paraId="2A662374" w14:textId="77777777" w:rsidR="006928A2" w:rsidRPr="00074455" w:rsidRDefault="006928A2" w:rsidP="006928A2">
      <w:pPr>
        <w:widowControl w:val="0"/>
        <w:autoSpaceDE w:val="0"/>
        <w:autoSpaceDN w:val="0"/>
        <w:adjustRightInd w:val="0"/>
        <w:spacing w:line="243" w:lineRule="auto"/>
        <w:ind w:right="-36"/>
        <w:jc w:val="both"/>
        <w:rPr>
          <w:rFonts w:ascii="Verdana" w:eastAsia="MS PMincho" w:hAnsi="Verdana"/>
          <w:w w:val="101"/>
          <w:sz w:val="20"/>
          <w:szCs w:val="20"/>
        </w:rPr>
      </w:pPr>
    </w:p>
    <w:p w14:paraId="2B6AD815" w14:textId="77777777" w:rsidR="006928A2" w:rsidRPr="00074455" w:rsidRDefault="00512C90" w:rsidP="00F00A67">
      <w:pPr>
        <w:pStyle w:val="ListParagraph"/>
        <w:widowControl w:val="0"/>
        <w:numPr>
          <w:ilvl w:val="0"/>
          <w:numId w:val="34"/>
        </w:numPr>
        <w:autoSpaceDE w:val="0"/>
        <w:autoSpaceDN w:val="0"/>
        <w:adjustRightInd w:val="0"/>
        <w:spacing w:line="243" w:lineRule="auto"/>
        <w:ind w:right="-36"/>
        <w:jc w:val="both"/>
        <w:rPr>
          <w:rFonts w:ascii="Verdana" w:eastAsia="MS PMincho" w:hAnsi="Verdana"/>
          <w:w w:val="101"/>
          <w:sz w:val="20"/>
          <w:szCs w:val="20"/>
        </w:rPr>
      </w:pPr>
      <w:r w:rsidRPr="00074455">
        <w:rPr>
          <w:rFonts w:ascii="Verdana" w:eastAsia="MS PMincho" w:hAnsi="Verdana"/>
          <w:w w:val="101"/>
          <w:sz w:val="20"/>
          <w:szCs w:val="20"/>
        </w:rPr>
        <w:t>m</w:t>
      </w:r>
      <w:r w:rsidR="006928A2" w:rsidRPr="00074455">
        <w:rPr>
          <w:rFonts w:ascii="Verdana" w:eastAsia="MS PMincho" w:hAnsi="Verdana"/>
          <w:w w:val="101"/>
          <w:sz w:val="20"/>
          <w:szCs w:val="20"/>
        </w:rPr>
        <w:t>ust ensure that the prices and services which are the subject of the agreement meet the test of reasonableness</w:t>
      </w:r>
    </w:p>
    <w:p w14:paraId="3CF06749" w14:textId="77777777" w:rsidR="006928A2" w:rsidRPr="00074455" w:rsidRDefault="006928A2" w:rsidP="006928A2">
      <w:pPr>
        <w:widowControl w:val="0"/>
        <w:autoSpaceDE w:val="0"/>
        <w:autoSpaceDN w:val="0"/>
        <w:adjustRightInd w:val="0"/>
        <w:spacing w:line="243" w:lineRule="auto"/>
        <w:ind w:right="-36"/>
        <w:jc w:val="both"/>
        <w:rPr>
          <w:rFonts w:ascii="Verdana" w:eastAsia="MS PMincho" w:hAnsi="Verdana"/>
          <w:w w:val="101"/>
          <w:sz w:val="20"/>
          <w:szCs w:val="20"/>
        </w:rPr>
      </w:pPr>
    </w:p>
    <w:p w14:paraId="6DB72433" w14:textId="77777777" w:rsidR="006928A2" w:rsidRPr="00074455" w:rsidRDefault="00512C90" w:rsidP="00F00A67">
      <w:pPr>
        <w:pStyle w:val="ListParagraph"/>
        <w:widowControl w:val="0"/>
        <w:numPr>
          <w:ilvl w:val="0"/>
          <w:numId w:val="34"/>
        </w:numPr>
        <w:autoSpaceDE w:val="0"/>
        <w:autoSpaceDN w:val="0"/>
        <w:adjustRightInd w:val="0"/>
        <w:spacing w:line="243" w:lineRule="auto"/>
        <w:ind w:right="-36"/>
        <w:jc w:val="both"/>
        <w:rPr>
          <w:rFonts w:ascii="Verdana" w:eastAsia="MS PMincho" w:hAnsi="Verdana"/>
          <w:w w:val="101"/>
          <w:sz w:val="20"/>
          <w:szCs w:val="20"/>
        </w:rPr>
      </w:pPr>
      <w:r w:rsidRPr="00074455">
        <w:rPr>
          <w:rFonts w:ascii="Verdana" w:eastAsia="MS PMincho" w:hAnsi="Verdana"/>
          <w:w w:val="101"/>
          <w:sz w:val="20"/>
          <w:szCs w:val="20"/>
        </w:rPr>
        <w:t>m</w:t>
      </w:r>
      <w:r w:rsidR="00FA4EE0" w:rsidRPr="00074455">
        <w:rPr>
          <w:rFonts w:ascii="Verdana" w:eastAsia="MS PMincho" w:hAnsi="Verdana"/>
          <w:w w:val="101"/>
          <w:sz w:val="20"/>
          <w:szCs w:val="20"/>
        </w:rPr>
        <w:t>ust have regard to the consultation requirements for long-term agreements</w:t>
      </w:r>
    </w:p>
    <w:p w14:paraId="25F499B6" w14:textId="77777777" w:rsidR="00FA4EE0" w:rsidRPr="00074455" w:rsidRDefault="00FA4EE0" w:rsidP="006928A2">
      <w:pPr>
        <w:widowControl w:val="0"/>
        <w:autoSpaceDE w:val="0"/>
        <w:autoSpaceDN w:val="0"/>
        <w:adjustRightInd w:val="0"/>
        <w:spacing w:line="243" w:lineRule="auto"/>
        <w:ind w:right="-36"/>
        <w:jc w:val="both"/>
        <w:rPr>
          <w:rFonts w:ascii="Verdana" w:eastAsia="MS PMincho" w:hAnsi="Verdana"/>
          <w:w w:val="101"/>
          <w:sz w:val="20"/>
          <w:szCs w:val="20"/>
        </w:rPr>
      </w:pPr>
    </w:p>
    <w:p w14:paraId="33B9A539" w14:textId="77777777" w:rsidR="00FA4EE0" w:rsidRPr="00074455" w:rsidRDefault="000A0C15" w:rsidP="00F00A67">
      <w:pPr>
        <w:pStyle w:val="ListParagraph"/>
        <w:widowControl w:val="0"/>
        <w:numPr>
          <w:ilvl w:val="0"/>
          <w:numId w:val="34"/>
        </w:numPr>
        <w:autoSpaceDE w:val="0"/>
        <w:autoSpaceDN w:val="0"/>
        <w:adjustRightInd w:val="0"/>
        <w:spacing w:line="243" w:lineRule="auto"/>
        <w:ind w:right="-36"/>
        <w:jc w:val="both"/>
        <w:rPr>
          <w:rFonts w:ascii="Verdana" w:eastAsia="MS PMincho" w:hAnsi="Verdana"/>
          <w:w w:val="101"/>
          <w:sz w:val="20"/>
          <w:szCs w:val="20"/>
        </w:rPr>
      </w:pPr>
      <w:r w:rsidRPr="00074455">
        <w:rPr>
          <w:rFonts w:ascii="Verdana" w:eastAsia="MS PMincho" w:hAnsi="Verdana"/>
          <w:w w:val="101"/>
          <w:sz w:val="20"/>
          <w:szCs w:val="20"/>
        </w:rPr>
        <w:t>s</w:t>
      </w:r>
      <w:r w:rsidR="00FA4EE0" w:rsidRPr="00074455">
        <w:rPr>
          <w:rFonts w:ascii="Verdana" w:eastAsia="MS PMincho" w:hAnsi="Verdana"/>
          <w:w w:val="101"/>
          <w:sz w:val="20"/>
          <w:szCs w:val="20"/>
        </w:rPr>
        <w:t>hould notify your clients of the agreement</w:t>
      </w:r>
      <w:r w:rsidRPr="00074455">
        <w:rPr>
          <w:rFonts w:ascii="Verdana" w:eastAsia="MS PMincho" w:hAnsi="Verdana"/>
          <w:w w:val="101"/>
          <w:sz w:val="20"/>
          <w:szCs w:val="20"/>
        </w:rPr>
        <w:t>; and</w:t>
      </w:r>
    </w:p>
    <w:p w14:paraId="740447D5" w14:textId="77777777" w:rsidR="00FA4EE0" w:rsidRPr="00074455" w:rsidRDefault="00FA4EE0" w:rsidP="006928A2">
      <w:pPr>
        <w:widowControl w:val="0"/>
        <w:autoSpaceDE w:val="0"/>
        <w:autoSpaceDN w:val="0"/>
        <w:adjustRightInd w:val="0"/>
        <w:spacing w:line="243" w:lineRule="auto"/>
        <w:ind w:right="-36"/>
        <w:jc w:val="both"/>
        <w:rPr>
          <w:rFonts w:ascii="Verdana" w:eastAsia="MS PMincho" w:hAnsi="Verdana"/>
          <w:w w:val="101"/>
          <w:sz w:val="20"/>
          <w:szCs w:val="20"/>
        </w:rPr>
      </w:pPr>
    </w:p>
    <w:p w14:paraId="6344A532" w14:textId="77777777" w:rsidR="00FA4EE0" w:rsidRPr="00074455" w:rsidRDefault="000A0C15" w:rsidP="00F00A67">
      <w:pPr>
        <w:pStyle w:val="ListParagraph"/>
        <w:widowControl w:val="0"/>
        <w:numPr>
          <w:ilvl w:val="0"/>
          <w:numId w:val="34"/>
        </w:numPr>
        <w:autoSpaceDE w:val="0"/>
        <w:autoSpaceDN w:val="0"/>
        <w:adjustRightInd w:val="0"/>
        <w:spacing w:line="243" w:lineRule="auto"/>
        <w:ind w:right="-36"/>
        <w:jc w:val="both"/>
        <w:rPr>
          <w:rFonts w:ascii="Verdana" w:eastAsia="MS PMincho" w:hAnsi="Verdana"/>
          <w:w w:val="101"/>
          <w:sz w:val="20"/>
          <w:szCs w:val="20"/>
        </w:rPr>
      </w:pPr>
      <w:r w:rsidRPr="00074455">
        <w:rPr>
          <w:rFonts w:ascii="Verdana" w:eastAsia="MS PMincho" w:hAnsi="Verdana"/>
          <w:w w:val="101"/>
          <w:sz w:val="20"/>
          <w:szCs w:val="20"/>
        </w:rPr>
        <w:t>s</w:t>
      </w:r>
      <w:r w:rsidR="00FA4EE0" w:rsidRPr="00074455">
        <w:rPr>
          <w:rFonts w:ascii="Verdana" w:eastAsia="MS PMincho" w:hAnsi="Verdana"/>
          <w:w w:val="101"/>
          <w:sz w:val="20"/>
          <w:szCs w:val="20"/>
        </w:rPr>
        <w:t>hould enter into the agreement in your name on behalf</w:t>
      </w:r>
      <w:r w:rsidR="00BB0306" w:rsidRPr="00074455">
        <w:rPr>
          <w:rFonts w:ascii="Verdana" w:eastAsia="MS PMincho" w:hAnsi="Verdana"/>
          <w:w w:val="101"/>
          <w:sz w:val="20"/>
          <w:szCs w:val="20"/>
        </w:rPr>
        <w:t xml:space="preserve"> </w:t>
      </w:r>
      <w:r w:rsidR="00FA4EE0" w:rsidRPr="00074455">
        <w:rPr>
          <w:rFonts w:ascii="Verdana" w:eastAsia="MS PMincho" w:hAnsi="Verdana"/>
          <w:w w:val="101"/>
          <w:sz w:val="20"/>
          <w:szCs w:val="20"/>
        </w:rPr>
        <w:t>of the clients for the properties subject to the agreement.</w:t>
      </w:r>
    </w:p>
    <w:p w14:paraId="5B8261E1" w14:textId="77777777" w:rsidR="00FA4EE0" w:rsidRPr="00074455" w:rsidRDefault="00FA4EE0" w:rsidP="006928A2">
      <w:pPr>
        <w:widowControl w:val="0"/>
        <w:autoSpaceDE w:val="0"/>
        <w:autoSpaceDN w:val="0"/>
        <w:adjustRightInd w:val="0"/>
        <w:spacing w:line="243" w:lineRule="auto"/>
        <w:ind w:right="-36"/>
        <w:jc w:val="both"/>
        <w:rPr>
          <w:rFonts w:ascii="Verdana" w:eastAsia="MS PMincho" w:hAnsi="Verdana"/>
          <w:w w:val="101"/>
          <w:sz w:val="20"/>
          <w:szCs w:val="20"/>
        </w:rPr>
      </w:pPr>
    </w:p>
    <w:tbl>
      <w:tblPr>
        <w:tblStyle w:val="TableGrid"/>
        <w:tblW w:w="0" w:type="auto"/>
        <w:tblLook w:val="04A0" w:firstRow="1" w:lastRow="0" w:firstColumn="1" w:lastColumn="0" w:noHBand="0" w:noVBand="1"/>
      </w:tblPr>
      <w:tblGrid>
        <w:gridCol w:w="9242"/>
      </w:tblGrid>
      <w:tr w:rsidR="0065691C" w:rsidRPr="00074455" w14:paraId="678C73F0" w14:textId="77777777" w:rsidTr="0065691C">
        <w:tc>
          <w:tcPr>
            <w:tcW w:w="9242" w:type="dxa"/>
          </w:tcPr>
          <w:p w14:paraId="33F1D21A" w14:textId="77777777" w:rsidR="0065691C" w:rsidRPr="00074455" w:rsidRDefault="00074455" w:rsidP="006928A2">
            <w:pPr>
              <w:widowControl w:val="0"/>
              <w:autoSpaceDE w:val="0"/>
              <w:autoSpaceDN w:val="0"/>
              <w:adjustRightInd w:val="0"/>
              <w:spacing w:line="243" w:lineRule="auto"/>
              <w:ind w:right="-36"/>
              <w:jc w:val="both"/>
              <w:rPr>
                <w:rFonts w:ascii="Verdana" w:eastAsia="MS PMincho" w:hAnsi="Verdana"/>
                <w:i/>
                <w:w w:val="101"/>
                <w:sz w:val="20"/>
                <w:szCs w:val="20"/>
              </w:rPr>
            </w:pPr>
            <w:r>
              <w:rPr>
                <w:rFonts w:ascii="Verdana" w:eastAsia="MS PMincho" w:hAnsi="Verdana"/>
                <w:i/>
                <w:w w:val="101"/>
                <w:sz w:val="20"/>
                <w:szCs w:val="20"/>
              </w:rPr>
              <w:t>s</w:t>
            </w:r>
            <w:r w:rsidR="00452FB2" w:rsidRPr="00074455">
              <w:rPr>
                <w:rFonts w:ascii="Verdana" w:eastAsia="MS PMincho" w:hAnsi="Verdana"/>
                <w:i/>
                <w:w w:val="101"/>
                <w:sz w:val="20"/>
                <w:szCs w:val="20"/>
              </w:rPr>
              <w:t>s</w:t>
            </w:r>
            <w:r>
              <w:rPr>
                <w:rFonts w:ascii="Verdana" w:eastAsia="MS PMincho" w:hAnsi="Verdana"/>
                <w:i/>
                <w:w w:val="101"/>
                <w:sz w:val="20"/>
                <w:szCs w:val="20"/>
              </w:rPr>
              <w:t>.</w:t>
            </w:r>
            <w:r w:rsidR="00452FB2" w:rsidRPr="00074455">
              <w:rPr>
                <w:rFonts w:ascii="Verdana" w:eastAsia="MS PMincho" w:hAnsi="Verdana"/>
                <w:i/>
                <w:w w:val="101"/>
                <w:sz w:val="20"/>
                <w:szCs w:val="20"/>
              </w:rPr>
              <w:t>18 and 19 Landlord and Tenant Act 1985</w:t>
            </w:r>
          </w:p>
          <w:p w14:paraId="5F15EF5C" w14:textId="77777777" w:rsidR="0065691C" w:rsidRPr="00074455" w:rsidRDefault="00074455" w:rsidP="0065691C">
            <w:pPr>
              <w:widowControl w:val="0"/>
              <w:autoSpaceDE w:val="0"/>
              <w:autoSpaceDN w:val="0"/>
              <w:adjustRightInd w:val="0"/>
              <w:spacing w:line="243" w:lineRule="auto"/>
              <w:ind w:right="-36"/>
              <w:jc w:val="both"/>
              <w:rPr>
                <w:rFonts w:ascii="Verdana" w:eastAsia="MS PMincho" w:hAnsi="Verdana"/>
                <w:i/>
                <w:w w:val="101"/>
                <w:sz w:val="20"/>
                <w:szCs w:val="20"/>
              </w:rPr>
            </w:pPr>
            <w:r>
              <w:rPr>
                <w:rFonts w:ascii="Verdana" w:eastAsia="MS PMincho" w:hAnsi="Verdana"/>
                <w:i/>
                <w:w w:val="101"/>
                <w:sz w:val="20"/>
                <w:szCs w:val="20"/>
              </w:rPr>
              <w:t>s.</w:t>
            </w:r>
            <w:r w:rsidR="0065691C" w:rsidRPr="00074455">
              <w:rPr>
                <w:rFonts w:ascii="Verdana" w:eastAsia="MS PMincho" w:hAnsi="Verdana"/>
                <w:i/>
                <w:w w:val="101"/>
                <w:sz w:val="20"/>
                <w:szCs w:val="20"/>
              </w:rPr>
              <w:t>20 Landlord and Tenant Act 1985 (as amended by s</w:t>
            </w:r>
            <w:r>
              <w:rPr>
                <w:rFonts w:ascii="Verdana" w:eastAsia="MS PMincho" w:hAnsi="Verdana"/>
                <w:i/>
                <w:w w:val="101"/>
                <w:sz w:val="20"/>
                <w:szCs w:val="20"/>
              </w:rPr>
              <w:t>.</w:t>
            </w:r>
            <w:r w:rsidR="0065691C" w:rsidRPr="00074455">
              <w:rPr>
                <w:rFonts w:ascii="Verdana" w:eastAsia="MS PMincho" w:hAnsi="Verdana"/>
                <w:i/>
                <w:w w:val="101"/>
                <w:sz w:val="20"/>
                <w:szCs w:val="20"/>
              </w:rPr>
              <w:t>151 Commonhold and Leasehold Reform Act 2002)</w:t>
            </w:r>
          </w:p>
        </w:tc>
      </w:tr>
    </w:tbl>
    <w:p w14:paraId="12489E06" w14:textId="77777777" w:rsidR="0065691C" w:rsidRPr="00074455" w:rsidRDefault="0065691C" w:rsidP="006928A2">
      <w:pPr>
        <w:widowControl w:val="0"/>
        <w:autoSpaceDE w:val="0"/>
        <w:autoSpaceDN w:val="0"/>
        <w:adjustRightInd w:val="0"/>
        <w:spacing w:line="243" w:lineRule="auto"/>
        <w:ind w:right="-36"/>
        <w:jc w:val="both"/>
        <w:rPr>
          <w:rFonts w:ascii="Verdana" w:eastAsia="MS PMincho" w:hAnsi="Verdana"/>
          <w:w w:val="101"/>
          <w:sz w:val="20"/>
          <w:szCs w:val="20"/>
        </w:rPr>
      </w:pPr>
    </w:p>
    <w:p w14:paraId="06E30BDF" w14:textId="77777777" w:rsidR="00FA4EE0" w:rsidRPr="00074455" w:rsidRDefault="00FA4EE0" w:rsidP="006928A2">
      <w:pPr>
        <w:widowControl w:val="0"/>
        <w:autoSpaceDE w:val="0"/>
        <w:autoSpaceDN w:val="0"/>
        <w:adjustRightInd w:val="0"/>
        <w:spacing w:line="243" w:lineRule="auto"/>
        <w:ind w:right="-36"/>
        <w:jc w:val="both"/>
        <w:rPr>
          <w:rFonts w:ascii="Verdana" w:eastAsia="MS PMincho" w:hAnsi="Verdana"/>
          <w:w w:val="101"/>
          <w:sz w:val="20"/>
          <w:szCs w:val="20"/>
        </w:rPr>
      </w:pPr>
      <w:r w:rsidRPr="00074455">
        <w:rPr>
          <w:rFonts w:ascii="Verdana" w:eastAsia="MS PMincho" w:hAnsi="Verdana"/>
          <w:w w:val="101"/>
          <w:sz w:val="20"/>
          <w:szCs w:val="20"/>
        </w:rPr>
        <w:t>You or your clients should be able to withdraw from the arrangement withou</w:t>
      </w:r>
      <w:r w:rsidR="002F1EFE" w:rsidRPr="00074455">
        <w:rPr>
          <w:rFonts w:ascii="Verdana" w:eastAsia="MS PMincho" w:hAnsi="Verdana"/>
          <w:w w:val="101"/>
          <w:sz w:val="20"/>
          <w:szCs w:val="20"/>
        </w:rPr>
        <w:t>t penalty on reasonable notice.</w:t>
      </w:r>
    </w:p>
    <w:p w14:paraId="4F4B2C9F" w14:textId="77777777" w:rsidR="00FA4EE0" w:rsidRDefault="00B75352" w:rsidP="00114E30">
      <w:pPr>
        <w:pStyle w:val="Heading2"/>
        <w:rPr>
          <w:rFonts w:eastAsia="MS PMincho"/>
          <w:w w:val="101"/>
        </w:rPr>
      </w:pPr>
      <w:bookmarkStart w:id="229" w:name="_Toc415753265"/>
      <w:bookmarkStart w:id="230" w:name="_Toc443380596"/>
      <w:bookmarkStart w:id="231" w:name="_Toc299113118"/>
      <w:r>
        <w:rPr>
          <w:rFonts w:eastAsia="MS PMincho"/>
          <w:w w:val="101"/>
        </w:rPr>
        <w:t>9.6</w:t>
      </w:r>
      <w:r>
        <w:rPr>
          <w:rFonts w:eastAsia="MS PMincho"/>
          <w:w w:val="101"/>
        </w:rPr>
        <w:tab/>
      </w:r>
      <w:r w:rsidR="00FA4EE0">
        <w:rPr>
          <w:rFonts w:eastAsia="MS PMincho"/>
          <w:w w:val="101"/>
        </w:rPr>
        <w:t xml:space="preserve">Central </w:t>
      </w:r>
      <w:r w:rsidR="003E2AEF">
        <w:rPr>
          <w:rFonts w:eastAsia="MS PMincho"/>
          <w:w w:val="101"/>
        </w:rPr>
        <w:t>utility</w:t>
      </w:r>
      <w:r w:rsidR="00FA4EE0">
        <w:rPr>
          <w:rFonts w:eastAsia="MS PMincho"/>
          <w:w w:val="101"/>
        </w:rPr>
        <w:t xml:space="preserve"> suppl</w:t>
      </w:r>
      <w:r w:rsidR="003E2AEF">
        <w:rPr>
          <w:rFonts w:eastAsia="MS PMincho"/>
          <w:w w:val="101"/>
        </w:rPr>
        <w:t>ies</w:t>
      </w:r>
      <w:bookmarkEnd w:id="229"/>
      <w:bookmarkEnd w:id="230"/>
    </w:p>
    <w:p w14:paraId="11FBBBF6" w14:textId="77777777" w:rsidR="00FA4EE0" w:rsidRDefault="00FA4EE0" w:rsidP="00FA4EE0"/>
    <w:p w14:paraId="01668AF0" w14:textId="77777777" w:rsidR="003E2AEF" w:rsidRPr="00074455" w:rsidRDefault="00FA4EE0" w:rsidP="00FA4EE0">
      <w:pPr>
        <w:rPr>
          <w:rFonts w:ascii="Verdana" w:eastAsia="MS PMincho" w:hAnsi="Verdana"/>
          <w:sz w:val="20"/>
          <w:szCs w:val="20"/>
        </w:rPr>
      </w:pPr>
      <w:r w:rsidRPr="00074455">
        <w:rPr>
          <w:rFonts w:ascii="Verdana" w:eastAsia="MS PMincho" w:hAnsi="Verdana"/>
          <w:spacing w:val="-6"/>
          <w:sz w:val="20"/>
          <w:szCs w:val="20"/>
        </w:rPr>
        <w:t>W</w:t>
      </w:r>
      <w:r w:rsidRPr="00074455">
        <w:rPr>
          <w:rFonts w:ascii="Verdana" w:eastAsia="MS PMincho" w:hAnsi="Verdana"/>
          <w:sz w:val="20"/>
          <w:szCs w:val="20"/>
        </w:rPr>
        <w:t>he</w:t>
      </w:r>
      <w:r w:rsidRPr="00074455">
        <w:rPr>
          <w:rFonts w:ascii="Verdana" w:eastAsia="MS PMincho" w:hAnsi="Verdana"/>
          <w:spacing w:val="-3"/>
          <w:sz w:val="20"/>
          <w:szCs w:val="20"/>
        </w:rPr>
        <w:t>r</w:t>
      </w:r>
      <w:r w:rsidRPr="00074455">
        <w:rPr>
          <w:rFonts w:ascii="Verdana" w:eastAsia="MS PMincho" w:hAnsi="Verdana"/>
          <w:sz w:val="20"/>
          <w:szCs w:val="20"/>
        </w:rPr>
        <w:t>e</w:t>
      </w:r>
      <w:r w:rsidRPr="00074455">
        <w:rPr>
          <w:rFonts w:ascii="Verdana" w:eastAsia="MS PMincho" w:hAnsi="Verdana"/>
          <w:spacing w:val="4"/>
          <w:sz w:val="20"/>
          <w:szCs w:val="20"/>
        </w:rPr>
        <w:t xml:space="preserve"> </w:t>
      </w:r>
      <w:r w:rsidRPr="00074455">
        <w:rPr>
          <w:rFonts w:ascii="Verdana" w:eastAsia="MS PMincho" w:hAnsi="Verdana"/>
          <w:sz w:val="20"/>
          <w:szCs w:val="20"/>
        </w:rPr>
        <w:t>the</w:t>
      </w:r>
      <w:r w:rsidRPr="00074455">
        <w:rPr>
          <w:rFonts w:ascii="Verdana" w:eastAsia="MS PMincho" w:hAnsi="Verdana"/>
          <w:spacing w:val="-3"/>
          <w:sz w:val="20"/>
          <w:szCs w:val="20"/>
        </w:rPr>
        <w:t>r</w:t>
      </w:r>
      <w:r w:rsidRPr="00074455">
        <w:rPr>
          <w:rFonts w:ascii="Verdana" w:eastAsia="MS PMincho" w:hAnsi="Verdana"/>
          <w:sz w:val="20"/>
          <w:szCs w:val="20"/>
        </w:rPr>
        <w:t>e</w:t>
      </w:r>
      <w:r w:rsidRPr="00074455">
        <w:rPr>
          <w:rFonts w:ascii="Verdana" w:eastAsia="MS PMincho" w:hAnsi="Verdana"/>
          <w:spacing w:val="6"/>
          <w:sz w:val="20"/>
          <w:szCs w:val="20"/>
        </w:rPr>
        <w:t xml:space="preserve"> </w:t>
      </w:r>
      <w:r w:rsidRPr="00074455">
        <w:rPr>
          <w:rFonts w:ascii="Verdana" w:eastAsia="MS PMincho" w:hAnsi="Verdana"/>
          <w:sz w:val="20"/>
          <w:szCs w:val="20"/>
        </w:rPr>
        <w:t>is</w:t>
      </w:r>
      <w:r w:rsidRPr="00074455">
        <w:rPr>
          <w:rFonts w:ascii="Verdana" w:eastAsia="MS PMincho" w:hAnsi="Verdana"/>
          <w:spacing w:val="-7"/>
          <w:sz w:val="20"/>
          <w:szCs w:val="20"/>
        </w:rPr>
        <w:t xml:space="preserve"> </w:t>
      </w:r>
      <w:r w:rsidRPr="00074455">
        <w:rPr>
          <w:rFonts w:ascii="Verdana" w:eastAsia="MS PMincho" w:hAnsi="Verdana"/>
          <w:sz w:val="20"/>
          <w:szCs w:val="20"/>
        </w:rPr>
        <w:t>a mas</w:t>
      </w:r>
      <w:r w:rsidRPr="00074455">
        <w:rPr>
          <w:rFonts w:ascii="Verdana" w:eastAsia="MS PMincho" w:hAnsi="Verdana"/>
          <w:spacing w:val="-2"/>
          <w:sz w:val="20"/>
          <w:szCs w:val="20"/>
        </w:rPr>
        <w:t>t</w:t>
      </w:r>
      <w:r w:rsidRPr="00074455">
        <w:rPr>
          <w:rFonts w:ascii="Verdana" w:eastAsia="MS PMincho" w:hAnsi="Verdana"/>
          <w:spacing w:val="-1"/>
          <w:sz w:val="20"/>
          <w:szCs w:val="20"/>
        </w:rPr>
        <w:t>e</w:t>
      </w:r>
      <w:r w:rsidRPr="00074455">
        <w:rPr>
          <w:rFonts w:ascii="Verdana" w:eastAsia="MS PMincho" w:hAnsi="Verdana"/>
          <w:sz w:val="20"/>
          <w:szCs w:val="20"/>
        </w:rPr>
        <w:t>r</w:t>
      </w:r>
      <w:r w:rsidRPr="00074455">
        <w:rPr>
          <w:rFonts w:ascii="Verdana" w:eastAsia="MS PMincho" w:hAnsi="Verdana"/>
          <w:spacing w:val="10"/>
          <w:sz w:val="20"/>
          <w:szCs w:val="20"/>
        </w:rPr>
        <w:t xml:space="preserve"> </w:t>
      </w:r>
      <w:r w:rsidRPr="00074455">
        <w:rPr>
          <w:rFonts w:ascii="Verdana" w:eastAsia="MS PMincho" w:hAnsi="Verdana"/>
          <w:sz w:val="20"/>
          <w:szCs w:val="20"/>
        </w:rPr>
        <w:t>ele</w:t>
      </w:r>
      <w:r w:rsidRPr="00074455">
        <w:rPr>
          <w:rFonts w:ascii="Verdana" w:eastAsia="MS PMincho" w:hAnsi="Verdana"/>
          <w:spacing w:val="1"/>
          <w:sz w:val="20"/>
          <w:szCs w:val="20"/>
        </w:rPr>
        <w:t>ct</w:t>
      </w:r>
      <w:r w:rsidRPr="00074455">
        <w:rPr>
          <w:rFonts w:ascii="Verdana" w:eastAsia="MS PMincho" w:hAnsi="Verdana"/>
          <w:spacing w:val="3"/>
          <w:sz w:val="20"/>
          <w:szCs w:val="20"/>
        </w:rPr>
        <w:t>r</w:t>
      </w:r>
      <w:r w:rsidRPr="00074455">
        <w:rPr>
          <w:rFonts w:ascii="Verdana" w:eastAsia="MS PMincho" w:hAnsi="Verdana"/>
          <w:sz w:val="20"/>
          <w:szCs w:val="20"/>
        </w:rPr>
        <w:t>ici</w:t>
      </w:r>
      <w:r w:rsidRPr="00074455">
        <w:rPr>
          <w:rFonts w:ascii="Verdana" w:eastAsia="MS PMincho" w:hAnsi="Verdana"/>
          <w:spacing w:val="3"/>
          <w:sz w:val="20"/>
          <w:szCs w:val="20"/>
        </w:rPr>
        <w:t>t</w:t>
      </w:r>
      <w:r w:rsidRPr="00074455">
        <w:rPr>
          <w:rFonts w:ascii="Verdana" w:eastAsia="MS PMincho" w:hAnsi="Verdana"/>
          <w:sz w:val="20"/>
          <w:szCs w:val="20"/>
        </w:rPr>
        <w:t>y</w:t>
      </w:r>
      <w:r w:rsidRPr="00074455">
        <w:rPr>
          <w:rFonts w:ascii="Verdana" w:eastAsia="MS PMincho" w:hAnsi="Verdana"/>
          <w:spacing w:val="-17"/>
          <w:sz w:val="20"/>
          <w:szCs w:val="20"/>
        </w:rPr>
        <w:t xml:space="preserve"> </w:t>
      </w:r>
      <w:r w:rsidRPr="00074455">
        <w:rPr>
          <w:rFonts w:ascii="Verdana" w:eastAsia="MS PMincho" w:hAnsi="Verdana"/>
          <w:sz w:val="20"/>
          <w:szCs w:val="20"/>
        </w:rPr>
        <w:t>me</w:t>
      </w:r>
      <w:r w:rsidRPr="00074455">
        <w:rPr>
          <w:rFonts w:ascii="Verdana" w:eastAsia="MS PMincho" w:hAnsi="Verdana"/>
          <w:spacing w:val="-2"/>
          <w:sz w:val="20"/>
          <w:szCs w:val="20"/>
        </w:rPr>
        <w:t>t</w:t>
      </w:r>
      <w:r w:rsidRPr="00074455">
        <w:rPr>
          <w:rFonts w:ascii="Verdana" w:eastAsia="MS PMincho" w:hAnsi="Verdana"/>
          <w:spacing w:val="-1"/>
          <w:sz w:val="20"/>
          <w:szCs w:val="20"/>
        </w:rPr>
        <w:t>e</w:t>
      </w:r>
      <w:r w:rsidRPr="00074455">
        <w:rPr>
          <w:rFonts w:ascii="Verdana" w:eastAsia="MS PMincho" w:hAnsi="Verdana"/>
          <w:sz w:val="20"/>
          <w:szCs w:val="20"/>
        </w:rPr>
        <w:t>r</w:t>
      </w:r>
      <w:r w:rsidRPr="00074455">
        <w:rPr>
          <w:rFonts w:ascii="Verdana" w:eastAsia="MS PMincho" w:hAnsi="Verdana"/>
          <w:spacing w:val="11"/>
          <w:sz w:val="20"/>
          <w:szCs w:val="20"/>
        </w:rPr>
        <w:t xml:space="preserve"> </w:t>
      </w:r>
      <w:r w:rsidRPr="00074455">
        <w:rPr>
          <w:rFonts w:ascii="Verdana" w:eastAsia="MS PMincho" w:hAnsi="Verdana"/>
          <w:sz w:val="20"/>
          <w:szCs w:val="20"/>
        </w:rPr>
        <w:t>and</w:t>
      </w:r>
      <w:r w:rsidRPr="00074455">
        <w:rPr>
          <w:rFonts w:ascii="Verdana" w:eastAsia="MS PMincho" w:hAnsi="Verdana"/>
          <w:spacing w:val="14"/>
          <w:sz w:val="20"/>
          <w:szCs w:val="20"/>
        </w:rPr>
        <w:t xml:space="preserve"> </w:t>
      </w:r>
      <w:r w:rsidRPr="00074455">
        <w:rPr>
          <w:rFonts w:ascii="Verdana" w:eastAsia="MS PMincho" w:hAnsi="Verdana"/>
          <w:sz w:val="20"/>
          <w:szCs w:val="20"/>
        </w:rPr>
        <w:t>ele</w:t>
      </w:r>
      <w:r w:rsidRPr="00074455">
        <w:rPr>
          <w:rFonts w:ascii="Verdana" w:eastAsia="MS PMincho" w:hAnsi="Verdana"/>
          <w:spacing w:val="1"/>
          <w:sz w:val="20"/>
          <w:szCs w:val="20"/>
        </w:rPr>
        <w:t>ct</w:t>
      </w:r>
      <w:r w:rsidRPr="00074455">
        <w:rPr>
          <w:rFonts w:ascii="Verdana" w:eastAsia="MS PMincho" w:hAnsi="Verdana"/>
          <w:spacing w:val="3"/>
          <w:sz w:val="20"/>
          <w:szCs w:val="20"/>
        </w:rPr>
        <w:t>r</w:t>
      </w:r>
      <w:r w:rsidRPr="00074455">
        <w:rPr>
          <w:rFonts w:ascii="Verdana" w:eastAsia="MS PMincho" w:hAnsi="Verdana"/>
          <w:sz w:val="20"/>
          <w:szCs w:val="20"/>
        </w:rPr>
        <w:t>ici</w:t>
      </w:r>
      <w:r w:rsidRPr="00074455">
        <w:rPr>
          <w:rFonts w:ascii="Verdana" w:eastAsia="MS PMincho" w:hAnsi="Verdana"/>
          <w:spacing w:val="3"/>
          <w:sz w:val="20"/>
          <w:szCs w:val="20"/>
        </w:rPr>
        <w:t>t</w:t>
      </w:r>
      <w:r w:rsidRPr="00074455">
        <w:rPr>
          <w:rFonts w:ascii="Verdana" w:eastAsia="MS PMincho" w:hAnsi="Verdana"/>
          <w:sz w:val="20"/>
          <w:szCs w:val="20"/>
        </w:rPr>
        <w:t>y</w:t>
      </w:r>
      <w:r w:rsidRPr="00074455">
        <w:rPr>
          <w:rFonts w:ascii="Verdana" w:eastAsia="MS PMincho" w:hAnsi="Verdana"/>
          <w:spacing w:val="-17"/>
          <w:sz w:val="20"/>
          <w:szCs w:val="20"/>
        </w:rPr>
        <w:t xml:space="preserve"> </w:t>
      </w:r>
      <w:r w:rsidRPr="00074455">
        <w:rPr>
          <w:rFonts w:ascii="Verdana" w:eastAsia="MS PMincho" w:hAnsi="Verdana"/>
          <w:sz w:val="20"/>
          <w:szCs w:val="20"/>
        </w:rPr>
        <w:t>is</w:t>
      </w:r>
      <w:r w:rsidRPr="00074455">
        <w:rPr>
          <w:rFonts w:ascii="Verdana" w:eastAsia="MS PMincho" w:hAnsi="Verdana"/>
          <w:spacing w:val="-7"/>
          <w:sz w:val="20"/>
          <w:szCs w:val="20"/>
        </w:rPr>
        <w:t xml:space="preserve"> </w:t>
      </w:r>
      <w:r w:rsidRPr="00074455">
        <w:rPr>
          <w:rFonts w:ascii="Verdana" w:eastAsia="MS PMincho" w:hAnsi="Verdana"/>
          <w:spacing w:val="-3"/>
          <w:sz w:val="20"/>
          <w:szCs w:val="20"/>
        </w:rPr>
        <w:t>r</w:t>
      </w:r>
      <w:r w:rsidRPr="00074455">
        <w:rPr>
          <w:rFonts w:ascii="Verdana" w:eastAsia="MS PMincho" w:hAnsi="Verdana"/>
          <w:sz w:val="20"/>
          <w:szCs w:val="20"/>
        </w:rPr>
        <w:t xml:space="preserve">esold </w:t>
      </w:r>
      <w:r w:rsidRPr="00074455">
        <w:rPr>
          <w:rFonts w:ascii="Verdana" w:eastAsia="MS PMincho" w:hAnsi="Verdana"/>
          <w:spacing w:val="-2"/>
          <w:sz w:val="20"/>
          <w:szCs w:val="20"/>
        </w:rPr>
        <w:t>t</w:t>
      </w:r>
      <w:r w:rsidRPr="00074455">
        <w:rPr>
          <w:rFonts w:ascii="Verdana" w:eastAsia="MS PMincho" w:hAnsi="Verdana"/>
          <w:sz w:val="20"/>
          <w:szCs w:val="20"/>
        </w:rPr>
        <w:t>o</w:t>
      </w:r>
      <w:r w:rsidRPr="00074455">
        <w:rPr>
          <w:rFonts w:ascii="Verdana" w:eastAsia="MS PMincho" w:hAnsi="Verdana"/>
          <w:spacing w:val="11"/>
          <w:sz w:val="20"/>
          <w:szCs w:val="20"/>
        </w:rPr>
        <w:t xml:space="preserve"> </w:t>
      </w:r>
      <w:r w:rsidRPr="00074455">
        <w:rPr>
          <w:rFonts w:ascii="Verdana" w:eastAsia="MS PMincho" w:hAnsi="Verdana"/>
          <w:sz w:val="20"/>
          <w:szCs w:val="20"/>
        </w:rPr>
        <w:t>the</w:t>
      </w:r>
      <w:r w:rsidRPr="00074455">
        <w:rPr>
          <w:rFonts w:ascii="Verdana" w:eastAsia="MS PMincho" w:hAnsi="Verdana"/>
          <w:spacing w:val="7"/>
          <w:sz w:val="20"/>
          <w:szCs w:val="20"/>
        </w:rPr>
        <w:t xml:space="preserve"> </w:t>
      </w:r>
      <w:r w:rsidR="00967C1E" w:rsidRPr="00074455">
        <w:rPr>
          <w:rFonts w:ascii="Verdana" w:eastAsia="MS PMincho" w:hAnsi="Verdana"/>
          <w:sz w:val="20"/>
          <w:szCs w:val="20"/>
        </w:rPr>
        <w:t>leaseholder</w:t>
      </w:r>
      <w:r w:rsidRPr="00074455">
        <w:rPr>
          <w:rFonts w:ascii="Verdana" w:eastAsia="MS PMincho" w:hAnsi="Verdana"/>
          <w:sz w:val="20"/>
          <w:szCs w:val="20"/>
        </w:rPr>
        <w:t>s</w:t>
      </w:r>
      <w:r w:rsidR="003E2AEF" w:rsidRPr="00074455">
        <w:rPr>
          <w:rFonts w:ascii="Verdana" w:eastAsia="MS PMincho" w:hAnsi="Verdana"/>
          <w:sz w:val="20"/>
          <w:szCs w:val="20"/>
        </w:rPr>
        <w:t xml:space="preserve"> for electricity used within their premises rather than a communal supply</w:t>
      </w:r>
      <w:r w:rsidRPr="00074455">
        <w:rPr>
          <w:rFonts w:ascii="Verdana" w:eastAsia="MS PMincho" w:hAnsi="Verdana"/>
          <w:sz w:val="20"/>
          <w:szCs w:val="20"/>
        </w:rPr>
        <w:t>,</w:t>
      </w:r>
      <w:r w:rsidRPr="00074455">
        <w:rPr>
          <w:rFonts w:ascii="Verdana" w:eastAsia="MS PMincho" w:hAnsi="Verdana"/>
          <w:spacing w:val="17"/>
          <w:sz w:val="20"/>
          <w:szCs w:val="20"/>
        </w:rPr>
        <w:t xml:space="preserve"> </w:t>
      </w:r>
      <w:r w:rsidRPr="00074455">
        <w:rPr>
          <w:rFonts w:ascii="Verdana" w:eastAsia="MS PMincho" w:hAnsi="Verdana"/>
          <w:w w:val="103"/>
          <w:sz w:val="20"/>
          <w:szCs w:val="20"/>
        </w:rPr>
        <w:t>the</w:t>
      </w:r>
      <w:r w:rsidRPr="00074455">
        <w:rPr>
          <w:rFonts w:ascii="Verdana" w:eastAsia="MS PMincho" w:hAnsi="Verdana"/>
          <w:spacing w:val="9"/>
          <w:sz w:val="20"/>
          <w:szCs w:val="20"/>
        </w:rPr>
        <w:t xml:space="preserve"> </w:t>
      </w:r>
      <w:r w:rsidRPr="00074455">
        <w:rPr>
          <w:rFonts w:ascii="Verdana" w:eastAsia="MS PMincho" w:hAnsi="Verdana"/>
          <w:spacing w:val="-1"/>
          <w:sz w:val="20"/>
          <w:szCs w:val="20"/>
        </w:rPr>
        <w:t>c</w:t>
      </w:r>
      <w:r w:rsidRPr="00074455">
        <w:rPr>
          <w:rFonts w:ascii="Verdana" w:eastAsia="MS PMincho" w:hAnsi="Verdana"/>
          <w:sz w:val="20"/>
          <w:szCs w:val="20"/>
        </w:rPr>
        <w:t>harge</w:t>
      </w:r>
      <w:r w:rsidRPr="00074455">
        <w:rPr>
          <w:rFonts w:ascii="Verdana" w:eastAsia="MS PMincho" w:hAnsi="Verdana"/>
          <w:spacing w:val="-1"/>
          <w:sz w:val="20"/>
          <w:szCs w:val="20"/>
        </w:rPr>
        <w:t xml:space="preserve"> </w:t>
      </w:r>
      <w:r w:rsidRPr="00074455">
        <w:rPr>
          <w:rFonts w:ascii="Verdana" w:eastAsia="MS PMincho" w:hAnsi="Verdana"/>
          <w:sz w:val="20"/>
          <w:szCs w:val="20"/>
        </w:rPr>
        <w:t>should</w:t>
      </w:r>
      <w:r w:rsidRPr="00074455">
        <w:rPr>
          <w:rFonts w:ascii="Verdana" w:eastAsia="MS PMincho" w:hAnsi="Verdana"/>
          <w:spacing w:val="20"/>
          <w:sz w:val="20"/>
          <w:szCs w:val="20"/>
        </w:rPr>
        <w:t xml:space="preserve"> </w:t>
      </w:r>
      <w:r w:rsidRPr="00074455">
        <w:rPr>
          <w:rFonts w:ascii="Verdana" w:eastAsia="MS PMincho" w:hAnsi="Verdana"/>
          <w:sz w:val="20"/>
          <w:szCs w:val="20"/>
        </w:rPr>
        <w:t>be</w:t>
      </w:r>
      <w:r w:rsidRPr="00074455">
        <w:rPr>
          <w:rFonts w:ascii="Verdana" w:eastAsia="MS PMincho" w:hAnsi="Verdana"/>
          <w:spacing w:val="7"/>
          <w:sz w:val="20"/>
          <w:szCs w:val="20"/>
        </w:rPr>
        <w:t xml:space="preserve"> </w:t>
      </w:r>
      <w:r w:rsidRPr="00074455">
        <w:rPr>
          <w:rFonts w:ascii="Verdana" w:eastAsia="MS PMincho" w:hAnsi="Verdana"/>
          <w:spacing w:val="-2"/>
          <w:sz w:val="20"/>
          <w:szCs w:val="20"/>
        </w:rPr>
        <w:t>r</w:t>
      </w:r>
      <w:r w:rsidRPr="00074455">
        <w:rPr>
          <w:rFonts w:ascii="Verdana" w:eastAsia="MS PMincho" w:hAnsi="Verdana"/>
          <w:sz w:val="20"/>
          <w:szCs w:val="20"/>
        </w:rPr>
        <w:t>easonable</w:t>
      </w:r>
      <w:r w:rsidRPr="00074455">
        <w:rPr>
          <w:rFonts w:ascii="Verdana" w:eastAsia="MS PMincho" w:hAnsi="Verdana"/>
          <w:spacing w:val="3"/>
          <w:sz w:val="20"/>
          <w:szCs w:val="20"/>
        </w:rPr>
        <w:t xml:space="preserve"> </w:t>
      </w:r>
      <w:r w:rsidRPr="00074455">
        <w:rPr>
          <w:rFonts w:ascii="Verdana" w:eastAsia="MS PMincho" w:hAnsi="Verdana"/>
          <w:sz w:val="20"/>
          <w:szCs w:val="20"/>
        </w:rPr>
        <w:t>and</w:t>
      </w:r>
      <w:r w:rsidRPr="00074455">
        <w:rPr>
          <w:rFonts w:ascii="Verdana" w:eastAsia="MS PMincho" w:hAnsi="Verdana"/>
          <w:spacing w:val="21"/>
          <w:sz w:val="20"/>
          <w:szCs w:val="20"/>
        </w:rPr>
        <w:t xml:space="preserve"> </w:t>
      </w:r>
      <w:r w:rsidRPr="00074455">
        <w:rPr>
          <w:rFonts w:ascii="Verdana" w:eastAsia="MS PMincho" w:hAnsi="Verdana"/>
          <w:spacing w:val="-4"/>
          <w:sz w:val="20"/>
          <w:szCs w:val="20"/>
        </w:rPr>
        <w:t>y</w:t>
      </w:r>
      <w:r w:rsidRPr="00074455">
        <w:rPr>
          <w:rFonts w:ascii="Verdana" w:eastAsia="MS PMincho" w:hAnsi="Verdana"/>
          <w:sz w:val="20"/>
          <w:szCs w:val="20"/>
        </w:rPr>
        <w:t>ou</w:t>
      </w:r>
      <w:r w:rsidRPr="00074455">
        <w:rPr>
          <w:rFonts w:ascii="Verdana" w:eastAsia="MS PMincho" w:hAnsi="Verdana"/>
          <w:spacing w:val="8"/>
          <w:sz w:val="20"/>
          <w:szCs w:val="20"/>
        </w:rPr>
        <w:t xml:space="preserve"> </w:t>
      </w:r>
      <w:r w:rsidRPr="00074455">
        <w:rPr>
          <w:rFonts w:ascii="Verdana" w:eastAsia="MS PMincho" w:hAnsi="Verdana"/>
          <w:spacing w:val="-1"/>
          <w:sz w:val="20"/>
          <w:szCs w:val="20"/>
        </w:rPr>
        <w:t>m</w:t>
      </w:r>
      <w:r w:rsidRPr="00074455">
        <w:rPr>
          <w:rFonts w:ascii="Verdana" w:eastAsia="MS PMincho" w:hAnsi="Verdana"/>
          <w:sz w:val="20"/>
          <w:szCs w:val="20"/>
        </w:rPr>
        <w:t>ust</w:t>
      </w:r>
      <w:r w:rsidRPr="00074455">
        <w:rPr>
          <w:rFonts w:ascii="Verdana" w:eastAsia="MS PMincho" w:hAnsi="Verdana"/>
          <w:spacing w:val="25"/>
          <w:sz w:val="20"/>
          <w:szCs w:val="20"/>
        </w:rPr>
        <w:t xml:space="preserve"> </w:t>
      </w:r>
      <w:r w:rsidRPr="00074455">
        <w:rPr>
          <w:rFonts w:ascii="Verdana" w:eastAsia="MS PMincho" w:hAnsi="Verdana"/>
          <w:sz w:val="20"/>
          <w:szCs w:val="20"/>
        </w:rPr>
        <w:t>h</w:t>
      </w:r>
      <w:r w:rsidRPr="00074455">
        <w:rPr>
          <w:rFonts w:ascii="Verdana" w:eastAsia="MS PMincho" w:hAnsi="Verdana"/>
          <w:spacing w:val="-4"/>
          <w:sz w:val="20"/>
          <w:szCs w:val="20"/>
        </w:rPr>
        <w:t>a</w:t>
      </w:r>
      <w:r w:rsidRPr="00074455">
        <w:rPr>
          <w:rFonts w:ascii="Verdana" w:eastAsia="MS PMincho" w:hAnsi="Verdana"/>
          <w:spacing w:val="-3"/>
          <w:sz w:val="20"/>
          <w:szCs w:val="20"/>
        </w:rPr>
        <w:t>v</w:t>
      </w:r>
      <w:r w:rsidRPr="00074455">
        <w:rPr>
          <w:rFonts w:ascii="Verdana" w:eastAsia="MS PMincho" w:hAnsi="Verdana"/>
          <w:sz w:val="20"/>
          <w:szCs w:val="20"/>
        </w:rPr>
        <w:t>e</w:t>
      </w:r>
      <w:r w:rsidRPr="00074455">
        <w:rPr>
          <w:rFonts w:ascii="Verdana" w:eastAsia="MS PMincho" w:hAnsi="Verdana"/>
          <w:spacing w:val="-3"/>
          <w:sz w:val="20"/>
          <w:szCs w:val="20"/>
        </w:rPr>
        <w:t xml:space="preserve"> </w:t>
      </w:r>
      <w:r w:rsidRPr="00074455">
        <w:rPr>
          <w:rFonts w:ascii="Verdana" w:eastAsia="MS PMincho" w:hAnsi="Verdana"/>
          <w:spacing w:val="-2"/>
          <w:sz w:val="20"/>
          <w:szCs w:val="20"/>
        </w:rPr>
        <w:t>r</w:t>
      </w:r>
      <w:r w:rsidRPr="00074455">
        <w:rPr>
          <w:rFonts w:ascii="Verdana" w:eastAsia="MS PMincho" w:hAnsi="Verdana"/>
          <w:spacing w:val="1"/>
          <w:sz w:val="20"/>
          <w:szCs w:val="20"/>
        </w:rPr>
        <w:t>e</w:t>
      </w:r>
      <w:r w:rsidRPr="00074455">
        <w:rPr>
          <w:rFonts w:ascii="Verdana" w:eastAsia="MS PMincho" w:hAnsi="Verdana"/>
          <w:sz w:val="20"/>
          <w:szCs w:val="20"/>
        </w:rPr>
        <w:t>ga</w:t>
      </w:r>
      <w:r w:rsidRPr="00074455">
        <w:rPr>
          <w:rFonts w:ascii="Verdana" w:eastAsia="MS PMincho" w:hAnsi="Verdana"/>
          <w:spacing w:val="-2"/>
          <w:sz w:val="20"/>
          <w:szCs w:val="20"/>
        </w:rPr>
        <w:t>r</w:t>
      </w:r>
      <w:r w:rsidRPr="00074455">
        <w:rPr>
          <w:rFonts w:ascii="Verdana" w:eastAsia="MS PMincho" w:hAnsi="Verdana"/>
          <w:sz w:val="20"/>
          <w:szCs w:val="20"/>
        </w:rPr>
        <w:t>d</w:t>
      </w:r>
      <w:r w:rsidRPr="00074455">
        <w:rPr>
          <w:rFonts w:ascii="Verdana" w:eastAsia="MS PMincho" w:hAnsi="Verdana"/>
          <w:spacing w:val="12"/>
          <w:sz w:val="20"/>
          <w:szCs w:val="20"/>
        </w:rPr>
        <w:t xml:space="preserve"> </w:t>
      </w:r>
      <w:r w:rsidRPr="00074455">
        <w:rPr>
          <w:rFonts w:ascii="Verdana" w:eastAsia="MS PMincho" w:hAnsi="Verdana"/>
          <w:spacing w:val="-2"/>
          <w:sz w:val="20"/>
          <w:szCs w:val="20"/>
        </w:rPr>
        <w:t>t</w:t>
      </w:r>
      <w:r w:rsidRPr="00074455">
        <w:rPr>
          <w:rFonts w:ascii="Verdana" w:eastAsia="MS PMincho" w:hAnsi="Verdana"/>
          <w:sz w:val="20"/>
          <w:szCs w:val="20"/>
        </w:rPr>
        <w:t>o</w:t>
      </w:r>
      <w:r w:rsidRPr="00074455">
        <w:rPr>
          <w:rFonts w:ascii="Verdana" w:eastAsia="MS PMincho" w:hAnsi="Verdana"/>
          <w:spacing w:val="9"/>
          <w:sz w:val="20"/>
          <w:szCs w:val="20"/>
        </w:rPr>
        <w:t xml:space="preserve"> </w:t>
      </w:r>
      <w:r w:rsidRPr="00074455">
        <w:rPr>
          <w:rFonts w:ascii="Verdana" w:eastAsia="MS PMincho" w:hAnsi="Verdana"/>
          <w:spacing w:val="2"/>
          <w:sz w:val="20"/>
          <w:szCs w:val="20"/>
        </w:rPr>
        <w:t>th</w:t>
      </w:r>
      <w:r w:rsidRPr="00074455">
        <w:rPr>
          <w:rFonts w:ascii="Verdana" w:eastAsia="MS PMincho" w:hAnsi="Verdana"/>
          <w:sz w:val="20"/>
          <w:szCs w:val="20"/>
        </w:rPr>
        <w:t>e</w:t>
      </w:r>
      <w:r w:rsidRPr="00074455">
        <w:rPr>
          <w:rFonts w:ascii="Verdana" w:eastAsia="MS PMincho" w:hAnsi="Verdana"/>
          <w:spacing w:val="42"/>
          <w:sz w:val="20"/>
          <w:szCs w:val="20"/>
        </w:rPr>
        <w:t xml:space="preserve"> </w:t>
      </w:r>
      <w:r w:rsidRPr="00074455">
        <w:rPr>
          <w:rFonts w:ascii="Verdana" w:eastAsia="MS PMincho" w:hAnsi="Verdana"/>
          <w:spacing w:val="2"/>
          <w:sz w:val="20"/>
          <w:szCs w:val="20"/>
        </w:rPr>
        <w:t>maxi</w:t>
      </w:r>
      <w:r w:rsidRPr="00074455">
        <w:rPr>
          <w:rFonts w:ascii="Verdana" w:eastAsia="MS PMincho" w:hAnsi="Verdana"/>
          <w:spacing w:val="1"/>
          <w:sz w:val="20"/>
          <w:szCs w:val="20"/>
        </w:rPr>
        <w:t>m</w:t>
      </w:r>
      <w:r w:rsidRPr="00074455">
        <w:rPr>
          <w:rFonts w:ascii="Verdana" w:eastAsia="MS PMincho" w:hAnsi="Verdana"/>
          <w:spacing w:val="2"/>
          <w:sz w:val="20"/>
          <w:szCs w:val="20"/>
        </w:rPr>
        <w:t>u</w:t>
      </w:r>
      <w:r w:rsidRPr="00074455">
        <w:rPr>
          <w:rFonts w:ascii="Verdana" w:eastAsia="MS PMincho" w:hAnsi="Verdana"/>
          <w:sz w:val="20"/>
          <w:szCs w:val="20"/>
        </w:rPr>
        <w:t xml:space="preserve">m </w:t>
      </w:r>
      <w:r w:rsidRPr="00074455">
        <w:rPr>
          <w:rFonts w:ascii="Verdana" w:eastAsia="MS PMincho" w:hAnsi="Verdana"/>
          <w:spacing w:val="-1"/>
          <w:sz w:val="20"/>
          <w:szCs w:val="20"/>
        </w:rPr>
        <w:t>r</w:t>
      </w:r>
      <w:r w:rsidRPr="00074455">
        <w:rPr>
          <w:rFonts w:ascii="Verdana" w:eastAsia="MS PMincho" w:hAnsi="Verdana"/>
          <w:spacing w:val="2"/>
          <w:sz w:val="20"/>
          <w:szCs w:val="20"/>
        </w:rPr>
        <w:t>esal</w:t>
      </w:r>
      <w:r w:rsidRPr="00074455">
        <w:rPr>
          <w:rFonts w:ascii="Verdana" w:eastAsia="MS PMincho" w:hAnsi="Verdana"/>
          <w:sz w:val="20"/>
          <w:szCs w:val="20"/>
        </w:rPr>
        <w:t xml:space="preserve">e </w:t>
      </w:r>
      <w:r w:rsidRPr="00074455">
        <w:rPr>
          <w:rFonts w:ascii="Verdana" w:eastAsia="MS PMincho" w:hAnsi="Verdana"/>
          <w:spacing w:val="2"/>
          <w:sz w:val="20"/>
          <w:szCs w:val="20"/>
        </w:rPr>
        <w:t>p</w:t>
      </w:r>
      <w:r w:rsidRPr="00074455">
        <w:rPr>
          <w:rFonts w:ascii="Verdana" w:eastAsia="MS PMincho" w:hAnsi="Verdana"/>
          <w:spacing w:val="5"/>
          <w:sz w:val="20"/>
          <w:szCs w:val="20"/>
        </w:rPr>
        <w:t>r</w:t>
      </w:r>
      <w:r w:rsidRPr="00074455">
        <w:rPr>
          <w:rFonts w:ascii="Verdana" w:eastAsia="MS PMincho" w:hAnsi="Verdana"/>
          <w:spacing w:val="2"/>
          <w:sz w:val="20"/>
          <w:szCs w:val="20"/>
        </w:rPr>
        <w:t>i</w:t>
      </w:r>
      <w:r w:rsidRPr="00074455">
        <w:rPr>
          <w:rFonts w:ascii="Verdana" w:eastAsia="MS PMincho" w:hAnsi="Verdana"/>
          <w:sz w:val="20"/>
          <w:szCs w:val="20"/>
        </w:rPr>
        <w:t>ce</w:t>
      </w:r>
      <w:r w:rsidRPr="00074455">
        <w:rPr>
          <w:rFonts w:ascii="Verdana" w:eastAsia="MS PMincho" w:hAnsi="Verdana"/>
          <w:spacing w:val="46"/>
          <w:sz w:val="20"/>
          <w:szCs w:val="20"/>
        </w:rPr>
        <w:t xml:space="preserve"> </w:t>
      </w:r>
      <w:r w:rsidRPr="00074455">
        <w:rPr>
          <w:rFonts w:ascii="Verdana" w:eastAsia="MS PMincho" w:hAnsi="Verdana"/>
          <w:spacing w:val="2"/>
          <w:sz w:val="20"/>
          <w:szCs w:val="20"/>
        </w:rPr>
        <w:t>se</w:t>
      </w:r>
      <w:r w:rsidRPr="00074455">
        <w:rPr>
          <w:rFonts w:ascii="Verdana" w:eastAsia="MS PMincho" w:hAnsi="Verdana"/>
          <w:sz w:val="20"/>
          <w:szCs w:val="20"/>
        </w:rPr>
        <w:t>t</w:t>
      </w:r>
      <w:r w:rsidRPr="00074455">
        <w:rPr>
          <w:rFonts w:ascii="Verdana" w:eastAsia="MS PMincho" w:hAnsi="Verdana"/>
          <w:spacing w:val="37"/>
          <w:sz w:val="20"/>
          <w:szCs w:val="20"/>
        </w:rPr>
        <w:t xml:space="preserve"> </w:t>
      </w:r>
      <w:r w:rsidRPr="00074455">
        <w:rPr>
          <w:rFonts w:ascii="Verdana" w:eastAsia="MS PMincho" w:hAnsi="Verdana"/>
          <w:spacing w:val="-1"/>
          <w:sz w:val="20"/>
          <w:szCs w:val="20"/>
        </w:rPr>
        <w:t>b</w:t>
      </w:r>
      <w:r w:rsidRPr="00074455">
        <w:rPr>
          <w:rFonts w:ascii="Verdana" w:eastAsia="MS PMincho" w:hAnsi="Verdana"/>
          <w:sz w:val="20"/>
          <w:szCs w:val="20"/>
        </w:rPr>
        <w:t>y</w:t>
      </w:r>
      <w:r w:rsidRPr="00074455">
        <w:rPr>
          <w:rFonts w:ascii="Verdana" w:eastAsia="MS PMincho" w:hAnsi="Verdana"/>
          <w:spacing w:val="34"/>
          <w:sz w:val="20"/>
          <w:szCs w:val="20"/>
        </w:rPr>
        <w:t xml:space="preserve"> </w:t>
      </w:r>
      <w:r w:rsidRPr="00074455">
        <w:rPr>
          <w:rFonts w:ascii="Verdana" w:eastAsia="MS PMincho" w:hAnsi="Verdana"/>
          <w:spacing w:val="2"/>
          <w:sz w:val="20"/>
          <w:szCs w:val="20"/>
        </w:rPr>
        <w:t>th</w:t>
      </w:r>
      <w:r w:rsidRPr="00074455">
        <w:rPr>
          <w:rFonts w:ascii="Verdana" w:eastAsia="MS PMincho" w:hAnsi="Verdana"/>
          <w:sz w:val="20"/>
          <w:szCs w:val="20"/>
        </w:rPr>
        <w:t>e</w:t>
      </w:r>
      <w:r w:rsidRPr="00074455">
        <w:rPr>
          <w:rFonts w:ascii="Verdana" w:eastAsia="MS PMincho" w:hAnsi="Verdana"/>
          <w:spacing w:val="47"/>
          <w:sz w:val="20"/>
          <w:szCs w:val="20"/>
        </w:rPr>
        <w:t xml:space="preserve"> </w:t>
      </w:r>
      <w:r w:rsidRPr="00074455">
        <w:rPr>
          <w:rFonts w:ascii="Verdana" w:eastAsia="MS PMincho" w:hAnsi="Verdana"/>
          <w:spacing w:val="2"/>
          <w:sz w:val="20"/>
          <w:szCs w:val="20"/>
        </w:rPr>
        <w:t>Ga</w:t>
      </w:r>
      <w:r w:rsidRPr="00074455">
        <w:rPr>
          <w:rFonts w:ascii="Verdana" w:eastAsia="MS PMincho" w:hAnsi="Verdana"/>
          <w:sz w:val="20"/>
          <w:szCs w:val="20"/>
        </w:rPr>
        <w:t>s</w:t>
      </w:r>
      <w:r w:rsidRPr="00074455">
        <w:rPr>
          <w:rFonts w:ascii="Verdana" w:eastAsia="MS PMincho" w:hAnsi="Verdana"/>
          <w:spacing w:val="33"/>
          <w:sz w:val="20"/>
          <w:szCs w:val="20"/>
        </w:rPr>
        <w:t xml:space="preserve"> </w:t>
      </w:r>
      <w:r w:rsidRPr="00074455">
        <w:rPr>
          <w:rFonts w:ascii="Verdana" w:eastAsia="MS PMincho" w:hAnsi="Verdana"/>
          <w:spacing w:val="2"/>
          <w:sz w:val="20"/>
          <w:szCs w:val="20"/>
        </w:rPr>
        <w:t>an</w:t>
      </w:r>
      <w:r w:rsidRPr="00074455">
        <w:rPr>
          <w:rFonts w:ascii="Verdana" w:eastAsia="MS PMincho" w:hAnsi="Verdana"/>
          <w:sz w:val="20"/>
          <w:szCs w:val="20"/>
        </w:rPr>
        <w:t>d</w:t>
      </w:r>
      <w:r w:rsidRPr="00074455">
        <w:rPr>
          <w:rFonts w:ascii="Verdana" w:eastAsia="MS PMincho" w:hAnsi="Verdana"/>
          <w:spacing w:val="50"/>
          <w:sz w:val="20"/>
          <w:szCs w:val="20"/>
        </w:rPr>
        <w:t xml:space="preserve"> </w:t>
      </w:r>
      <w:r w:rsidRPr="00074455">
        <w:rPr>
          <w:rFonts w:ascii="Verdana" w:eastAsia="MS PMincho" w:hAnsi="Verdana"/>
          <w:spacing w:val="2"/>
          <w:sz w:val="20"/>
          <w:szCs w:val="20"/>
        </w:rPr>
        <w:t>Elec</w:t>
      </w:r>
      <w:r w:rsidRPr="00074455">
        <w:rPr>
          <w:rFonts w:ascii="Verdana" w:eastAsia="MS PMincho" w:hAnsi="Verdana"/>
          <w:spacing w:val="4"/>
          <w:sz w:val="20"/>
          <w:szCs w:val="20"/>
        </w:rPr>
        <w:t>t</w:t>
      </w:r>
      <w:r w:rsidRPr="00074455">
        <w:rPr>
          <w:rFonts w:ascii="Verdana" w:eastAsia="MS PMincho" w:hAnsi="Verdana"/>
          <w:spacing w:val="5"/>
          <w:sz w:val="20"/>
          <w:szCs w:val="20"/>
        </w:rPr>
        <w:t>r</w:t>
      </w:r>
      <w:r w:rsidRPr="00074455">
        <w:rPr>
          <w:rFonts w:ascii="Verdana" w:eastAsia="MS PMincho" w:hAnsi="Verdana"/>
          <w:spacing w:val="2"/>
          <w:sz w:val="20"/>
          <w:szCs w:val="20"/>
        </w:rPr>
        <w:t>ici</w:t>
      </w:r>
      <w:r w:rsidRPr="00074455">
        <w:rPr>
          <w:rFonts w:ascii="Verdana" w:eastAsia="MS PMincho" w:hAnsi="Verdana"/>
          <w:spacing w:val="5"/>
          <w:sz w:val="20"/>
          <w:szCs w:val="20"/>
        </w:rPr>
        <w:t>t</w:t>
      </w:r>
      <w:r w:rsidRPr="00074455">
        <w:rPr>
          <w:rFonts w:ascii="Verdana" w:eastAsia="MS PMincho" w:hAnsi="Verdana"/>
          <w:sz w:val="20"/>
          <w:szCs w:val="20"/>
        </w:rPr>
        <w:t>y</w:t>
      </w:r>
      <w:r w:rsidRPr="00074455">
        <w:rPr>
          <w:rFonts w:ascii="Verdana" w:eastAsia="MS PMincho" w:hAnsi="Verdana"/>
          <w:spacing w:val="16"/>
          <w:sz w:val="20"/>
          <w:szCs w:val="20"/>
        </w:rPr>
        <w:t xml:space="preserve"> </w:t>
      </w:r>
      <w:r w:rsidRPr="00074455">
        <w:rPr>
          <w:rFonts w:ascii="Verdana" w:eastAsia="MS PMincho" w:hAnsi="Verdana"/>
          <w:spacing w:val="-2"/>
          <w:sz w:val="20"/>
          <w:szCs w:val="20"/>
        </w:rPr>
        <w:t>M</w:t>
      </w:r>
      <w:r w:rsidRPr="00074455">
        <w:rPr>
          <w:rFonts w:ascii="Verdana" w:eastAsia="MS PMincho" w:hAnsi="Verdana"/>
          <w:spacing w:val="2"/>
          <w:sz w:val="20"/>
          <w:szCs w:val="20"/>
        </w:rPr>
        <w:t>a</w:t>
      </w:r>
      <w:r w:rsidRPr="00074455">
        <w:rPr>
          <w:rFonts w:ascii="Verdana" w:eastAsia="MS PMincho" w:hAnsi="Verdana"/>
          <w:spacing w:val="4"/>
          <w:sz w:val="20"/>
          <w:szCs w:val="20"/>
        </w:rPr>
        <w:t>r</w:t>
      </w:r>
      <w:r w:rsidRPr="00074455">
        <w:rPr>
          <w:rFonts w:ascii="Verdana" w:eastAsia="MS PMincho" w:hAnsi="Verdana"/>
          <w:spacing w:val="-2"/>
          <w:sz w:val="20"/>
          <w:szCs w:val="20"/>
        </w:rPr>
        <w:t>k</w:t>
      </w:r>
      <w:r w:rsidRPr="00074455">
        <w:rPr>
          <w:rFonts w:ascii="Verdana" w:eastAsia="MS PMincho" w:hAnsi="Verdana"/>
          <w:spacing w:val="2"/>
          <w:sz w:val="20"/>
          <w:szCs w:val="20"/>
        </w:rPr>
        <w:t>ets</w:t>
      </w:r>
      <w:r w:rsidRPr="00074455">
        <w:rPr>
          <w:rFonts w:ascii="Verdana" w:eastAsia="MS PMincho" w:hAnsi="Verdana"/>
          <w:spacing w:val="-4"/>
          <w:sz w:val="20"/>
          <w:szCs w:val="20"/>
        </w:rPr>
        <w:t xml:space="preserve"> </w:t>
      </w:r>
      <w:r w:rsidRPr="00074455">
        <w:rPr>
          <w:rFonts w:ascii="Verdana" w:eastAsia="MS PMincho" w:hAnsi="Verdana"/>
          <w:spacing w:val="-7"/>
          <w:sz w:val="20"/>
          <w:szCs w:val="20"/>
        </w:rPr>
        <w:t>A</w:t>
      </w:r>
      <w:r w:rsidRPr="00074455">
        <w:rPr>
          <w:rFonts w:ascii="Verdana" w:eastAsia="MS PMincho" w:hAnsi="Verdana"/>
          <w:spacing w:val="1"/>
          <w:sz w:val="20"/>
          <w:szCs w:val="20"/>
        </w:rPr>
        <w:t>u</w:t>
      </w:r>
      <w:r w:rsidRPr="00074455">
        <w:rPr>
          <w:rFonts w:ascii="Verdana" w:eastAsia="MS PMincho" w:hAnsi="Verdana"/>
          <w:spacing w:val="2"/>
          <w:sz w:val="20"/>
          <w:szCs w:val="20"/>
        </w:rPr>
        <w:t>tho</w:t>
      </w:r>
      <w:r w:rsidRPr="00074455">
        <w:rPr>
          <w:rFonts w:ascii="Verdana" w:eastAsia="MS PMincho" w:hAnsi="Verdana"/>
          <w:spacing w:val="5"/>
          <w:sz w:val="20"/>
          <w:szCs w:val="20"/>
        </w:rPr>
        <w:t>r</w:t>
      </w:r>
      <w:r w:rsidRPr="00074455">
        <w:rPr>
          <w:rFonts w:ascii="Verdana" w:eastAsia="MS PMincho" w:hAnsi="Verdana"/>
          <w:spacing w:val="2"/>
          <w:sz w:val="20"/>
          <w:szCs w:val="20"/>
        </w:rPr>
        <w:t>i</w:t>
      </w:r>
      <w:r w:rsidRPr="00074455">
        <w:rPr>
          <w:rFonts w:ascii="Verdana" w:eastAsia="MS PMincho" w:hAnsi="Verdana"/>
          <w:spacing w:val="5"/>
          <w:sz w:val="20"/>
          <w:szCs w:val="20"/>
        </w:rPr>
        <w:t>t</w:t>
      </w:r>
      <w:r w:rsidRPr="00074455">
        <w:rPr>
          <w:rFonts w:ascii="Verdana" w:eastAsia="MS PMincho" w:hAnsi="Verdana"/>
          <w:sz w:val="20"/>
          <w:szCs w:val="20"/>
        </w:rPr>
        <w:t>y</w:t>
      </w:r>
      <w:r w:rsidRPr="00074455">
        <w:rPr>
          <w:rFonts w:ascii="Verdana" w:eastAsia="MS PMincho" w:hAnsi="Verdana"/>
          <w:spacing w:val="31"/>
          <w:sz w:val="20"/>
          <w:szCs w:val="20"/>
        </w:rPr>
        <w:t xml:space="preserve"> </w:t>
      </w:r>
      <w:r w:rsidRPr="00074455">
        <w:rPr>
          <w:rFonts w:ascii="Verdana" w:eastAsia="MS PMincho" w:hAnsi="Verdana"/>
          <w:spacing w:val="2"/>
          <w:sz w:val="20"/>
          <w:szCs w:val="20"/>
        </w:rPr>
        <w:t>(</w:t>
      </w:r>
      <w:r w:rsidR="00074455">
        <w:rPr>
          <w:rFonts w:ascii="Verdana" w:eastAsia="MS PMincho" w:hAnsi="Verdana"/>
          <w:spacing w:val="2"/>
          <w:sz w:val="20"/>
          <w:szCs w:val="20"/>
        </w:rPr>
        <w:t>Ofgem</w:t>
      </w:r>
      <w:r w:rsidRPr="00074455">
        <w:rPr>
          <w:rFonts w:ascii="Verdana" w:eastAsia="MS PMincho" w:hAnsi="Verdana"/>
          <w:spacing w:val="2"/>
          <w:sz w:val="20"/>
          <w:szCs w:val="20"/>
        </w:rPr>
        <w:t>)</w:t>
      </w:r>
      <w:r w:rsidRPr="00074455">
        <w:rPr>
          <w:rFonts w:ascii="Verdana" w:eastAsia="MS PMincho" w:hAnsi="Verdana"/>
          <w:sz w:val="20"/>
          <w:szCs w:val="20"/>
        </w:rPr>
        <w:t>.</w:t>
      </w:r>
    </w:p>
    <w:p w14:paraId="55ECC000" w14:textId="77777777" w:rsidR="00452FB2" w:rsidRPr="00074455" w:rsidRDefault="00452FB2" w:rsidP="00FA4EE0">
      <w:pPr>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452FB2" w:rsidRPr="00074455" w14:paraId="5834E44B" w14:textId="77777777" w:rsidTr="00452FB2">
        <w:tc>
          <w:tcPr>
            <w:tcW w:w="9242" w:type="dxa"/>
          </w:tcPr>
          <w:p w14:paraId="768E9D49" w14:textId="722AA93F" w:rsidR="00452FB2" w:rsidRPr="00074455" w:rsidRDefault="00452FB2" w:rsidP="00FA4EE0">
            <w:pPr>
              <w:rPr>
                <w:rFonts w:ascii="Verdana" w:eastAsia="MS PMincho" w:hAnsi="Verdana"/>
                <w:i/>
                <w:sz w:val="20"/>
                <w:szCs w:val="20"/>
              </w:rPr>
            </w:pPr>
            <w:del w:id="232" w:author="Charlie Chappell" w:date="2016-04-19T18:05:00Z">
              <w:r w:rsidRPr="00074455" w:rsidDel="00C02853">
                <w:rPr>
                  <w:rFonts w:ascii="Verdana" w:eastAsia="MS PMincho" w:hAnsi="Verdana"/>
                  <w:i/>
                  <w:sz w:val="20"/>
                  <w:szCs w:val="20"/>
                </w:rPr>
                <w:delText xml:space="preserve">Ss18 </w:delText>
              </w:r>
            </w:del>
            <w:ins w:id="233" w:author="Charlie Chappell" w:date="2016-04-19T18:05:00Z">
              <w:r w:rsidR="00C02853">
                <w:rPr>
                  <w:rFonts w:ascii="Verdana" w:eastAsia="MS PMincho" w:hAnsi="Verdana"/>
                  <w:i/>
                  <w:sz w:val="20"/>
                  <w:szCs w:val="20"/>
                </w:rPr>
                <w:t>ss.</w:t>
              </w:r>
              <w:r w:rsidR="00C02853" w:rsidRPr="00074455">
                <w:rPr>
                  <w:rFonts w:ascii="Verdana" w:eastAsia="MS PMincho" w:hAnsi="Verdana"/>
                  <w:i/>
                  <w:sz w:val="20"/>
                  <w:szCs w:val="20"/>
                </w:rPr>
                <w:t xml:space="preserve">18 </w:t>
              </w:r>
            </w:ins>
            <w:r w:rsidRPr="00074455">
              <w:rPr>
                <w:rFonts w:ascii="Verdana" w:eastAsia="MS PMincho" w:hAnsi="Verdana"/>
                <w:i/>
                <w:sz w:val="20"/>
                <w:szCs w:val="20"/>
              </w:rPr>
              <w:t>and 19 Lan</w:t>
            </w:r>
            <w:r w:rsidR="000B190C" w:rsidRPr="00074455">
              <w:rPr>
                <w:rFonts w:ascii="Verdana" w:eastAsia="MS PMincho" w:hAnsi="Verdana"/>
                <w:i/>
                <w:sz w:val="20"/>
                <w:szCs w:val="20"/>
              </w:rPr>
              <w:t>d</w:t>
            </w:r>
            <w:r w:rsidRPr="00074455">
              <w:rPr>
                <w:rFonts w:ascii="Verdana" w:eastAsia="MS PMincho" w:hAnsi="Verdana"/>
                <w:i/>
                <w:sz w:val="20"/>
                <w:szCs w:val="20"/>
              </w:rPr>
              <w:t>lord and Tenant Act 1985</w:t>
            </w:r>
          </w:p>
        </w:tc>
      </w:tr>
    </w:tbl>
    <w:p w14:paraId="0026E4F2" w14:textId="77777777" w:rsidR="00452FB2" w:rsidRDefault="00452FB2" w:rsidP="00FA4EE0">
      <w:pPr>
        <w:rPr>
          <w:rFonts w:ascii="Verdana" w:eastAsia="MS PMincho" w:hAnsi="Verdana"/>
          <w:color w:val="363435"/>
          <w:sz w:val="20"/>
          <w:szCs w:val="20"/>
        </w:rPr>
      </w:pPr>
    </w:p>
    <w:p w14:paraId="6F29C744" w14:textId="77777777" w:rsidR="00FA4EE0" w:rsidRPr="00074455" w:rsidRDefault="003E2AEF" w:rsidP="00FA4EE0">
      <w:pPr>
        <w:rPr>
          <w:rFonts w:ascii="Verdana" w:eastAsia="MS PMincho" w:hAnsi="Verdana"/>
          <w:spacing w:val="-4"/>
          <w:sz w:val="20"/>
          <w:szCs w:val="20"/>
        </w:rPr>
      </w:pPr>
      <w:r w:rsidRPr="00074455">
        <w:rPr>
          <w:rFonts w:ascii="Verdana" w:eastAsia="MS PMincho" w:hAnsi="Verdana"/>
          <w:sz w:val="20"/>
          <w:szCs w:val="20"/>
        </w:rPr>
        <w:t xml:space="preserve">There are also restrictions </w:t>
      </w:r>
      <w:r w:rsidR="000B190C" w:rsidRPr="00074455">
        <w:rPr>
          <w:rFonts w:ascii="Verdana" w:eastAsia="MS PMincho" w:hAnsi="Verdana"/>
          <w:sz w:val="20"/>
          <w:szCs w:val="20"/>
        </w:rPr>
        <w:t>set by the Water Services Regulatory Authority (</w:t>
      </w:r>
      <w:r w:rsidR="00565DC3" w:rsidRPr="00074455">
        <w:rPr>
          <w:rFonts w:ascii="Verdana" w:eastAsia="MS PMincho" w:hAnsi="Verdana"/>
          <w:sz w:val="20"/>
          <w:szCs w:val="20"/>
        </w:rPr>
        <w:t>Ofwat</w:t>
      </w:r>
      <w:r w:rsidR="000B190C" w:rsidRPr="00074455">
        <w:rPr>
          <w:rFonts w:ascii="Verdana" w:eastAsia="MS PMincho" w:hAnsi="Verdana"/>
          <w:sz w:val="20"/>
          <w:szCs w:val="20"/>
        </w:rPr>
        <w:t xml:space="preserve">) </w:t>
      </w:r>
      <w:r w:rsidRPr="00074455">
        <w:rPr>
          <w:rFonts w:ascii="Verdana" w:eastAsia="MS PMincho" w:hAnsi="Verdana"/>
          <w:sz w:val="20"/>
          <w:szCs w:val="20"/>
        </w:rPr>
        <w:t xml:space="preserve">on water charges and administration costs which </w:t>
      </w:r>
      <w:r w:rsidR="00AC67E1" w:rsidRPr="00074455">
        <w:rPr>
          <w:rFonts w:ascii="Verdana" w:eastAsia="MS PMincho" w:hAnsi="Verdana"/>
          <w:sz w:val="20"/>
          <w:szCs w:val="20"/>
        </w:rPr>
        <w:t xml:space="preserve">you </w:t>
      </w:r>
      <w:r w:rsidRPr="00074455">
        <w:rPr>
          <w:rFonts w:ascii="Verdana" w:eastAsia="MS PMincho" w:hAnsi="Verdana"/>
          <w:sz w:val="20"/>
          <w:szCs w:val="20"/>
        </w:rPr>
        <w:t>should be aware of.</w:t>
      </w:r>
      <w:r w:rsidR="00FA4EE0" w:rsidRPr="00074455">
        <w:rPr>
          <w:rFonts w:ascii="Verdana" w:eastAsia="MS PMincho" w:hAnsi="Verdana"/>
          <w:spacing w:val="8"/>
          <w:sz w:val="20"/>
          <w:szCs w:val="20"/>
        </w:rPr>
        <w:t xml:space="preserve"> </w:t>
      </w:r>
    </w:p>
    <w:p w14:paraId="30CE741E" w14:textId="77777777" w:rsidR="00921AC1" w:rsidRDefault="00B75352" w:rsidP="00114E30">
      <w:pPr>
        <w:pStyle w:val="Heading2"/>
        <w:rPr>
          <w:lang w:eastAsia="ar-SA"/>
        </w:rPr>
      </w:pPr>
      <w:bookmarkStart w:id="234" w:name="_Toc415753266"/>
      <w:bookmarkStart w:id="235" w:name="_Toc443380597"/>
      <w:r>
        <w:rPr>
          <w:lang w:eastAsia="ar-SA"/>
        </w:rPr>
        <w:t>9.7</w:t>
      </w:r>
      <w:r>
        <w:rPr>
          <w:lang w:eastAsia="ar-SA"/>
        </w:rPr>
        <w:tab/>
      </w:r>
      <w:r w:rsidR="00921AC1" w:rsidRPr="00921AC1">
        <w:rPr>
          <w:lang w:eastAsia="ar-SA"/>
        </w:rPr>
        <w:t>Access</w:t>
      </w:r>
      <w:bookmarkEnd w:id="231"/>
      <w:bookmarkEnd w:id="234"/>
      <w:bookmarkEnd w:id="235"/>
    </w:p>
    <w:p w14:paraId="7B4960DC" w14:textId="77777777" w:rsidR="00921AC1" w:rsidRPr="006928A2" w:rsidRDefault="00921AC1" w:rsidP="006928A2">
      <w:pPr>
        <w:pStyle w:val="Index"/>
        <w:suppressLineNumbers w:val="0"/>
        <w:suppressAutoHyphens w:val="0"/>
        <w:rPr>
          <w:rFonts w:cs="Times New Roman"/>
        </w:rPr>
      </w:pPr>
    </w:p>
    <w:p w14:paraId="4915E071" w14:textId="77777777" w:rsidR="00921AC1" w:rsidRPr="00921AC1" w:rsidRDefault="00921AC1" w:rsidP="00921AC1">
      <w:pPr>
        <w:autoSpaceDE w:val="0"/>
        <w:rPr>
          <w:rFonts w:ascii="Verdana" w:hAnsi="Verdana"/>
          <w:sz w:val="20"/>
          <w:szCs w:val="20"/>
          <w:lang w:eastAsia="ar-SA"/>
        </w:rPr>
      </w:pPr>
      <w:r w:rsidRPr="004B08E6">
        <w:rPr>
          <w:rFonts w:ascii="Verdana" w:hAnsi="Verdana"/>
          <w:sz w:val="20"/>
          <w:szCs w:val="20"/>
          <w:lang w:eastAsia="ar-SA"/>
        </w:rPr>
        <w:t>Staff</w:t>
      </w:r>
      <w:r w:rsidRPr="00921AC1">
        <w:rPr>
          <w:rFonts w:ascii="Verdana" w:hAnsi="Verdana"/>
          <w:sz w:val="20"/>
          <w:szCs w:val="20"/>
          <w:lang w:eastAsia="ar-SA"/>
        </w:rPr>
        <w:t xml:space="preserve"> or contractors may need to gain entry to individual dwellings to carry out building works or repairs. You should always give adequate notice and try to arrange a convenient appointment with occupiers.</w:t>
      </w:r>
    </w:p>
    <w:p w14:paraId="67502717" w14:textId="77777777" w:rsidR="00921AC1" w:rsidRPr="00921AC1" w:rsidRDefault="00921AC1" w:rsidP="00921AC1">
      <w:pPr>
        <w:autoSpaceDE w:val="0"/>
        <w:rPr>
          <w:rFonts w:ascii="Verdana" w:hAnsi="Verdana"/>
          <w:sz w:val="20"/>
          <w:szCs w:val="20"/>
          <w:lang w:eastAsia="ar-SA"/>
        </w:rPr>
      </w:pPr>
    </w:p>
    <w:p w14:paraId="08F8879C" w14:textId="77777777" w:rsidR="00921AC1" w:rsidRDefault="00921AC1" w:rsidP="00921AC1">
      <w:pPr>
        <w:autoSpaceDE w:val="0"/>
        <w:rPr>
          <w:rFonts w:ascii="Verdana" w:hAnsi="Verdana"/>
          <w:sz w:val="20"/>
          <w:szCs w:val="20"/>
          <w:lang w:eastAsia="ar-SA"/>
        </w:rPr>
      </w:pPr>
      <w:r w:rsidRPr="00921AC1">
        <w:rPr>
          <w:rFonts w:ascii="Verdana" w:hAnsi="Verdana"/>
          <w:sz w:val="20"/>
          <w:szCs w:val="20"/>
          <w:lang w:eastAsia="ar-SA"/>
        </w:rPr>
        <w:t>The lease often grants powers for landlords to gain access to a leaseholder’s property to:</w:t>
      </w:r>
    </w:p>
    <w:p w14:paraId="41770E84" w14:textId="77777777" w:rsidR="00A1242A" w:rsidRPr="00921AC1" w:rsidRDefault="00A1242A" w:rsidP="00921AC1">
      <w:pPr>
        <w:autoSpaceDE w:val="0"/>
        <w:rPr>
          <w:rFonts w:ascii="Verdana" w:hAnsi="Verdana"/>
          <w:sz w:val="20"/>
          <w:szCs w:val="20"/>
          <w:lang w:eastAsia="ar-SA"/>
        </w:rPr>
      </w:pPr>
    </w:p>
    <w:p w14:paraId="0F74A331" w14:textId="77777777" w:rsidR="00921AC1" w:rsidRPr="00921AC1" w:rsidRDefault="00921AC1" w:rsidP="00F00A67">
      <w:pPr>
        <w:numPr>
          <w:ilvl w:val="0"/>
          <w:numId w:val="4"/>
        </w:numPr>
        <w:tabs>
          <w:tab w:val="clear" w:pos="720"/>
          <w:tab w:val="num" w:pos="0"/>
        </w:tabs>
        <w:suppressAutoHyphens/>
        <w:autoSpaceDE w:val="0"/>
        <w:ind w:left="426" w:hanging="360"/>
        <w:rPr>
          <w:rFonts w:ascii="Verdana" w:hAnsi="Verdana"/>
          <w:sz w:val="20"/>
          <w:szCs w:val="20"/>
          <w:lang w:eastAsia="ar-SA"/>
        </w:rPr>
      </w:pPr>
      <w:r w:rsidRPr="00921AC1">
        <w:rPr>
          <w:rFonts w:ascii="Verdana" w:hAnsi="Verdana"/>
          <w:sz w:val="20"/>
          <w:szCs w:val="20"/>
          <w:lang w:eastAsia="ar-SA"/>
        </w:rPr>
        <w:t>undertake repairs for which the landlord is responsible</w:t>
      </w:r>
    </w:p>
    <w:p w14:paraId="08A53BFC" w14:textId="77777777" w:rsidR="00921AC1" w:rsidRPr="00921AC1" w:rsidRDefault="00921AC1" w:rsidP="00F00A67">
      <w:pPr>
        <w:numPr>
          <w:ilvl w:val="0"/>
          <w:numId w:val="4"/>
        </w:numPr>
        <w:tabs>
          <w:tab w:val="clear" w:pos="720"/>
          <w:tab w:val="num" w:pos="0"/>
        </w:tabs>
        <w:suppressAutoHyphens/>
        <w:autoSpaceDE w:val="0"/>
        <w:ind w:left="426" w:hanging="360"/>
        <w:rPr>
          <w:rFonts w:ascii="Verdana" w:hAnsi="Verdana"/>
          <w:sz w:val="20"/>
          <w:szCs w:val="20"/>
          <w:lang w:eastAsia="ar-SA"/>
        </w:rPr>
      </w:pPr>
      <w:r w:rsidRPr="00921AC1">
        <w:rPr>
          <w:rFonts w:ascii="Verdana" w:hAnsi="Verdana"/>
          <w:sz w:val="20"/>
          <w:szCs w:val="20"/>
          <w:lang w:eastAsia="ar-SA"/>
        </w:rPr>
        <w:t xml:space="preserve">monitor the leaseholder’s performance of repairing obligations </w:t>
      </w:r>
    </w:p>
    <w:p w14:paraId="45FAFA54" w14:textId="77777777" w:rsidR="00921AC1" w:rsidRPr="00921AC1" w:rsidRDefault="00921AC1" w:rsidP="00F00A67">
      <w:pPr>
        <w:numPr>
          <w:ilvl w:val="0"/>
          <w:numId w:val="4"/>
        </w:numPr>
        <w:tabs>
          <w:tab w:val="clear" w:pos="720"/>
          <w:tab w:val="num" w:pos="0"/>
        </w:tabs>
        <w:suppressAutoHyphens/>
        <w:autoSpaceDE w:val="0"/>
        <w:ind w:left="426" w:hanging="360"/>
        <w:rPr>
          <w:rFonts w:ascii="Verdana" w:hAnsi="Verdana"/>
          <w:sz w:val="20"/>
          <w:szCs w:val="20"/>
          <w:lang w:eastAsia="ar-SA"/>
        </w:rPr>
      </w:pPr>
      <w:r w:rsidRPr="00921AC1">
        <w:rPr>
          <w:rFonts w:ascii="Verdana" w:hAnsi="Verdana"/>
          <w:sz w:val="20"/>
          <w:szCs w:val="20"/>
          <w:lang w:eastAsia="ar-SA"/>
        </w:rPr>
        <w:t>undertake works in default; and</w:t>
      </w:r>
    </w:p>
    <w:p w14:paraId="486242CE" w14:textId="77777777" w:rsidR="00921AC1" w:rsidRPr="00921AC1" w:rsidRDefault="00921AC1" w:rsidP="00F00A67">
      <w:pPr>
        <w:numPr>
          <w:ilvl w:val="0"/>
          <w:numId w:val="4"/>
        </w:numPr>
        <w:tabs>
          <w:tab w:val="clear" w:pos="720"/>
          <w:tab w:val="num" w:pos="0"/>
        </w:tabs>
        <w:suppressAutoHyphens/>
        <w:autoSpaceDE w:val="0"/>
        <w:ind w:left="426" w:hanging="360"/>
        <w:rPr>
          <w:rFonts w:ascii="Verdana" w:hAnsi="Verdana"/>
          <w:sz w:val="20"/>
          <w:szCs w:val="20"/>
          <w:lang w:eastAsia="ar-SA"/>
        </w:rPr>
      </w:pPr>
      <w:r w:rsidRPr="00921AC1">
        <w:rPr>
          <w:rFonts w:ascii="Verdana" w:hAnsi="Verdana"/>
          <w:sz w:val="20"/>
          <w:szCs w:val="20"/>
          <w:lang w:eastAsia="ar-SA"/>
        </w:rPr>
        <w:t>undertake emergency works.</w:t>
      </w:r>
    </w:p>
    <w:p w14:paraId="7CA9ADF3" w14:textId="77777777" w:rsidR="00921AC1" w:rsidRPr="00921AC1" w:rsidRDefault="00921AC1" w:rsidP="00921AC1">
      <w:pPr>
        <w:autoSpaceDE w:val="0"/>
        <w:rPr>
          <w:rFonts w:ascii="Verdana" w:hAnsi="Verdana"/>
          <w:sz w:val="20"/>
          <w:szCs w:val="20"/>
          <w:lang w:eastAsia="ar-SA"/>
        </w:rPr>
      </w:pPr>
    </w:p>
    <w:p w14:paraId="148350AC" w14:textId="77777777" w:rsidR="00921AC1" w:rsidRPr="00921AC1" w:rsidRDefault="00921AC1" w:rsidP="00921AC1">
      <w:pPr>
        <w:autoSpaceDE w:val="0"/>
        <w:rPr>
          <w:rFonts w:ascii="Verdana" w:hAnsi="Verdana"/>
          <w:sz w:val="20"/>
          <w:szCs w:val="20"/>
          <w:lang w:eastAsia="ar-SA"/>
        </w:rPr>
      </w:pPr>
      <w:r w:rsidRPr="00921AC1">
        <w:rPr>
          <w:rFonts w:ascii="Verdana" w:hAnsi="Verdana"/>
          <w:sz w:val="20"/>
          <w:szCs w:val="20"/>
          <w:lang w:eastAsia="ar-SA"/>
        </w:rPr>
        <w:t>Each of these powers is specific and different; the circumstances should not be confused with each other.</w:t>
      </w:r>
    </w:p>
    <w:p w14:paraId="0CBA80AC" w14:textId="77777777" w:rsidR="00921AC1" w:rsidRPr="00921AC1" w:rsidRDefault="00921AC1" w:rsidP="00921AC1">
      <w:pPr>
        <w:autoSpaceDE w:val="0"/>
        <w:rPr>
          <w:rFonts w:ascii="Verdana" w:hAnsi="Verdana"/>
          <w:sz w:val="20"/>
          <w:szCs w:val="20"/>
          <w:lang w:eastAsia="ar-SA"/>
        </w:rPr>
      </w:pPr>
    </w:p>
    <w:p w14:paraId="69E70413" w14:textId="77777777" w:rsidR="00921AC1" w:rsidRPr="00921AC1" w:rsidRDefault="00921AC1" w:rsidP="00921AC1">
      <w:pPr>
        <w:autoSpaceDE w:val="0"/>
        <w:rPr>
          <w:rFonts w:ascii="Verdana" w:hAnsi="Verdana"/>
          <w:sz w:val="20"/>
          <w:szCs w:val="20"/>
          <w:lang w:eastAsia="ar-SA"/>
        </w:rPr>
      </w:pPr>
      <w:r w:rsidRPr="00921AC1">
        <w:rPr>
          <w:rFonts w:ascii="Verdana" w:hAnsi="Verdana"/>
          <w:sz w:val="20"/>
          <w:szCs w:val="20"/>
          <w:lang w:eastAsia="ar-SA"/>
        </w:rPr>
        <w:t>Reasonable notice will be required, and the lease often specifies what the minimum notice periods are. In any event, you should give leaseholders as much notice as possible and have due regard to their valid difficulties in providing access during normal working hours. Even after giving reasonable notice, you should not assume that you have any rights to force entry</w:t>
      </w:r>
      <w:r w:rsidR="003E2AEF">
        <w:rPr>
          <w:rFonts w:ascii="Verdana" w:hAnsi="Verdana"/>
          <w:sz w:val="20"/>
          <w:szCs w:val="20"/>
          <w:lang w:eastAsia="ar-SA"/>
        </w:rPr>
        <w:t xml:space="preserve"> unless specified in the lease for the premises</w:t>
      </w:r>
      <w:r w:rsidRPr="00921AC1">
        <w:rPr>
          <w:rFonts w:ascii="Verdana" w:hAnsi="Verdana"/>
          <w:sz w:val="20"/>
          <w:szCs w:val="20"/>
          <w:lang w:eastAsia="ar-SA"/>
        </w:rPr>
        <w:t xml:space="preserve"> and an application to the courts for permission may be required. In the event of an emergency, such as a fire, gas or electrical emergency, escape of water or something similar, the police or fire brigade may attend and force entry if necessary. In other situations, forced entry should only be contemplated in extreme circumstances.</w:t>
      </w:r>
      <w:r w:rsidR="000B190C">
        <w:rPr>
          <w:rFonts w:ascii="Verdana" w:hAnsi="Verdana"/>
          <w:sz w:val="20"/>
          <w:szCs w:val="20"/>
          <w:lang w:eastAsia="ar-SA"/>
        </w:rPr>
        <w:t xml:space="preserve">  (See Part 9.8 Forced Entry)</w:t>
      </w:r>
    </w:p>
    <w:p w14:paraId="5E943294" w14:textId="77777777" w:rsidR="00A1242A" w:rsidRPr="00A1242A" w:rsidRDefault="004B08E6" w:rsidP="00114E30">
      <w:pPr>
        <w:pStyle w:val="Heading2"/>
      </w:pPr>
      <w:bookmarkStart w:id="236" w:name="_Toc415753267"/>
      <w:bookmarkStart w:id="237" w:name="_Toc443380598"/>
      <w:r>
        <w:t>9.8</w:t>
      </w:r>
      <w:r w:rsidR="00B75352">
        <w:tab/>
      </w:r>
      <w:r w:rsidR="00A1242A">
        <w:t>Forced entry</w:t>
      </w:r>
      <w:bookmarkEnd w:id="236"/>
      <w:bookmarkEnd w:id="237"/>
    </w:p>
    <w:p w14:paraId="76654442" w14:textId="77777777" w:rsidR="00A1242A" w:rsidRDefault="00A1242A" w:rsidP="00921AC1">
      <w:pPr>
        <w:autoSpaceDE w:val="0"/>
        <w:rPr>
          <w:rFonts w:ascii="Verdana" w:hAnsi="Verdana"/>
          <w:sz w:val="20"/>
          <w:szCs w:val="20"/>
        </w:rPr>
      </w:pPr>
    </w:p>
    <w:p w14:paraId="25F898C8" w14:textId="77777777" w:rsidR="00921AC1" w:rsidRPr="00921AC1" w:rsidRDefault="00921AC1" w:rsidP="00921AC1">
      <w:pPr>
        <w:autoSpaceDE w:val="0"/>
        <w:rPr>
          <w:rFonts w:ascii="Verdana" w:hAnsi="Verdana"/>
          <w:sz w:val="20"/>
          <w:szCs w:val="20"/>
          <w:lang w:eastAsia="ar-SA"/>
        </w:rPr>
      </w:pPr>
      <w:r w:rsidRPr="00921AC1">
        <w:rPr>
          <w:rFonts w:ascii="Verdana" w:hAnsi="Verdana"/>
          <w:sz w:val="20"/>
          <w:szCs w:val="20"/>
        </w:rPr>
        <w:t>No decision to force entry should be taken until you have exhausted all timely possibilities of contacting the leaseholder and the occupier.</w:t>
      </w:r>
      <w:r w:rsidR="00DD5640">
        <w:rPr>
          <w:rFonts w:ascii="Verdana" w:hAnsi="Verdana"/>
          <w:sz w:val="20"/>
          <w:szCs w:val="20"/>
        </w:rPr>
        <w:t xml:space="preserve">  You should also read the lease to establish what power of entry you have. </w:t>
      </w:r>
      <w:r w:rsidRPr="00921AC1">
        <w:rPr>
          <w:rFonts w:ascii="Verdana" w:hAnsi="Verdana"/>
          <w:sz w:val="20"/>
          <w:szCs w:val="20"/>
        </w:rPr>
        <w:t xml:space="preserve"> </w:t>
      </w:r>
      <w:r w:rsidRPr="00921AC1">
        <w:rPr>
          <w:rFonts w:ascii="Verdana" w:hAnsi="Verdana"/>
          <w:sz w:val="20"/>
          <w:szCs w:val="20"/>
          <w:lang w:eastAsia="ar-SA"/>
        </w:rPr>
        <w:t>If the decision to force entry is taken you should (as a minimum):</w:t>
      </w:r>
    </w:p>
    <w:p w14:paraId="4D09ED6C" w14:textId="77777777" w:rsidR="00921AC1" w:rsidRPr="00921AC1" w:rsidRDefault="00921AC1" w:rsidP="00F00A67">
      <w:pPr>
        <w:numPr>
          <w:ilvl w:val="0"/>
          <w:numId w:val="4"/>
        </w:numPr>
        <w:tabs>
          <w:tab w:val="clear" w:pos="720"/>
          <w:tab w:val="num" w:pos="0"/>
        </w:tabs>
        <w:suppressAutoHyphens/>
        <w:autoSpaceDE w:val="0"/>
        <w:ind w:left="426" w:hanging="360"/>
        <w:rPr>
          <w:rFonts w:ascii="Verdana" w:hAnsi="Verdana"/>
          <w:sz w:val="20"/>
          <w:szCs w:val="20"/>
          <w:lang w:eastAsia="ar-SA"/>
        </w:rPr>
      </w:pPr>
      <w:r w:rsidRPr="00921AC1">
        <w:rPr>
          <w:rFonts w:ascii="Verdana" w:hAnsi="Verdana"/>
          <w:sz w:val="20"/>
          <w:szCs w:val="20"/>
          <w:lang w:eastAsia="ar-SA"/>
        </w:rPr>
        <w:t xml:space="preserve">advise the police and request their attendance (remember that many properties are now fitted with alarms, in which case police attendance is required) </w:t>
      </w:r>
    </w:p>
    <w:p w14:paraId="10E62DFD" w14:textId="77777777" w:rsidR="00921AC1" w:rsidRPr="00921AC1" w:rsidRDefault="00921AC1" w:rsidP="00F00A67">
      <w:pPr>
        <w:numPr>
          <w:ilvl w:val="0"/>
          <w:numId w:val="4"/>
        </w:numPr>
        <w:tabs>
          <w:tab w:val="clear" w:pos="720"/>
          <w:tab w:val="num" w:pos="0"/>
        </w:tabs>
        <w:suppressAutoHyphens/>
        <w:autoSpaceDE w:val="0"/>
        <w:ind w:left="426" w:hanging="360"/>
        <w:rPr>
          <w:rFonts w:ascii="Verdana" w:hAnsi="Verdana"/>
          <w:sz w:val="20"/>
          <w:szCs w:val="20"/>
          <w:lang w:eastAsia="ar-SA"/>
        </w:rPr>
      </w:pPr>
      <w:r w:rsidRPr="00921AC1">
        <w:rPr>
          <w:rFonts w:ascii="Verdana" w:hAnsi="Verdana"/>
          <w:sz w:val="20"/>
          <w:szCs w:val="20"/>
          <w:lang w:eastAsia="ar-SA"/>
        </w:rPr>
        <w:t xml:space="preserve">find an independent witness and keep photographic or video records </w:t>
      </w:r>
    </w:p>
    <w:p w14:paraId="697F1002" w14:textId="77777777" w:rsidR="00921AC1" w:rsidRPr="00921AC1" w:rsidRDefault="00921AC1" w:rsidP="00F00A67">
      <w:pPr>
        <w:numPr>
          <w:ilvl w:val="0"/>
          <w:numId w:val="4"/>
        </w:numPr>
        <w:tabs>
          <w:tab w:val="clear" w:pos="720"/>
          <w:tab w:val="num" w:pos="0"/>
        </w:tabs>
        <w:suppressAutoHyphens/>
        <w:autoSpaceDE w:val="0"/>
        <w:ind w:left="426" w:hanging="360"/>
        <w:rPr>
          <w:rFonts w:ascii="Verdana" w:hAnsi="Verdana"/>
          <w:sz w:val="20"/>
          <w:szCs w:val="20"/>
          <w:lang w:eastAsia="ar-SA"/>
        </w:rPr>
      </w:pPr>
      <w:r w:rsidRPr="00921AC1">
        <w:rPr>
          <w:rFonts w:ascii="Verdana" w:hAnsi="Verdana"/>
          <w:sz w:val="20"/>
          <w:szCs w:val="20"/>
          <w:lang w:eastAsia="ar-SA"/>
        </w:rPr>
        <w:t>avoid damaging the property or its contents unreasonably</w:t>
      </w:r>
    </w:p>
    <w:p w14:paraId="4A961968" w14:textId="77777777" w:rsidR="00921AC1" w:rsidRPr="00921AC1" w:rsidRDefault="00921AC1" w:rsidP="00F00A67">
      <w:pPr>
        <w:numPr>
          <w:ilvl w:val="0"/>
          <w:numId w:val="4"/>
        </w:numPr>
        <w:tabs>
          <w:tab w:val="clear" w:pos="720"/>
          <w:tab w:val="num" w:pos="0"/>
        </w:tabs>
        <w:suppressAutoHyphens/>
        <w:autoSpaceDE w:val="0"/>
        <w:ind w:left="426" w:hanging="360"/>
        <w:rPr>
          <w:rFonts w:ascii="Verdana" w:hAnsi="Verdana"/>
          <w:sz w:val="20"/>
          <w:szCs w:val="20"/>
          <w:lang w:eastAsia="ar-SA"/>
        </w:rPr>
      </w:pPr>
      <w:r w:rsidRPr="00921AC1">
        <w:rPr>
          <w:rFonts w:ascii="Verdana" w:hAnsi="Verdana"/>
          <w:sz w:val="20"/>
          <w:szCs w:val="20"/>
          <w:lang w:eastAsia="ar-SA"/>
        </w:rPr>
        <w:t>make the property safe and secure before leaving</w:t>
      </w:r>
    </w:p>
    <w:p w14:paraId="7B598E35" w14:textId="77777777" w:rsidR="00921AC1" w:rsidRPr="00921AC1" w:rsidRDefault="00921AC1" w:rsidP="00F00A67">
      <w:pPr>
        <w:numPr>
          <w:ilvl w:val="0"/>
          <w:numId w:val="4"/>
        </w:numPr>
        <w:tabs>
          <w:tab w:val="clear" w:pos="720"/>
          <w:tab w:val="num" w:pos="0"/>
        </w:tabs>
        <w:suppressAutoHyphens/>
        <w:autoSpaceDE w:val="0"/>
        <w:ind w:left="426" w:hanging="360"/>
        <w:rPr>
          <w:rFonts w:ascii="Verdana" w:hAnsi="Verdana"/>
          <w:sz w:val="20"/>
          <w:szCs w:val="20"/>
          <w:lang w:eastAsia="ar-SA"/>
        </w:rPr>
      </w:pPr>
      <w:r w:rsidRPr="00921AC1">
        <w:rPr>
          <w:rFonts w:ascii="Verdana" w:hAnsi="Verdana"/>
          <w:sz w:val="20"/>
          <w:szCs w:val="20"/>
          <w:lang w:eastAsia="ar-SA"/>
        </w:rPr>
        <w:t>organise repairs to make good any damage without delay; and</w:t>
      </w:r>
    </w:p>
    <w:p w14:paraId="35B188E1" w14:textId="77777777" w:rsidR="00921AC1" w:rsidRPr="00921AC1" w:rsidRDefault="00921AC1" w:rsidP="00F00A67">
      <w:pPr>
        <w:numPr>
          <w:ilvl w:val="0"/>
          <w:numId w:val="4"/>
        </w:numPr>
        <w:tabs>
          <w:tab w:val="clear" w:pos="720"/>
          <w:tab w:val="num" w:pos="0"/>
        </w:tabs>
        <w:suppressAutoHyphens/>
        <w:autoSpaceDE w:val="0"/>
        <w:ind w:left="426" w:hanging="360"/>
        <w:rPr>
          <w:rFonts w:ascii="Verdana" w:hAnsi="Verdana"/>
          <w:sz w:val="20"/>
          <w:szCs w:val="20"/>
          <w:lang w:eastAsia="ar-SA"/>
        </w:rPr>
      </w:pPr>
      <w:r w:rsidRPr="00921AC1">
        <w:rPr>
          <w:rFonts w:ascii="Verdana" w:hAnsi="Verdana"/>
          <w:sz w:val="20"/>
          <w:szCs w:val="20"/>
          <w:lang w:eastAsia="ar-SA"/>
        </w:rPr>
        <w:t>take identification and evidence of your authority to act.</w:t>
      </w:r>
    </w:p>
    <w:p w14:paraId="76DD02DE" w14:textId="77777777" w:rsidR="00921AC1" w:rsidRPr="00921AC1" w:rsidRDefault="00921AC1" w:rsidP="00921AC1">
      <w:pPr>
        <w:autoSpaceDE w:val="0"/>
        <w:rPr>
          <w:rFonts w:ascii="Verdana" w:hAnsi="Verdana"/>
          <w:sz w:val="20"/>
          <w:szCs w:val="20"/>
          <w:lang w:eastAsia="ar-SA"/>
        </w:rPr>
      </w:pPr>
    </w:p>
    <w:p w14:paraId="17C3E467" w14:textId="77777777" w:rsidR="00921AC1" w:rsidRPr="00921AC1" w:rsidRDefault="00921AC1" w:rsidP="00921AC1">
      <w:pPr>
        <w:pStyle w:val="onlinetext"/>
        <w:spacing w:after="0"/>
        <w:rPr>
          <w:rFonts w:eastAsia="Times New Roman"/>
          <w:szCs w:val="20"/>
          <w:lang w:eastAsia="ar-SA"/>
        </w:rPr>
      </w:pPr>
      <w:r w:rsidRPr="00921AC1">
        <w:rPr>
          <w:szCs w:val="20"/>
          <w:lang w:eastAsia="ar-SA"/>
        </w:rPr>
        <w:t xml:space="preserve">To reduce the likelihood of forced entry being necessary, occupiers should be advised to keep you informed of emergency contact and of key holder details. Many leasehold properties have been underlet on </w:t>
      </w:r>
      <w:r w:rsidR="00F76CB3">
        <w:rPr>
          <w:szCs w:val="20"/>
          <w:lang w:eastAsia="ar-SA"/>
        </w:rPr>
        <w:t>assured shorthold tenancies (</w:t>
      </w:r>
      <w:r w:rsidRPr="003E57CD">
        <w:rPr>
          <w:szCs w:val="20"/>
          <w:lang w:eastAsia="ar-SA"/>
        </w:rPr>
        <w:t>ASTs</w:t>
      </w:r>
      <w:r w:rsidR="00F76CB3">
        <w:rPr>
          <w:szCs w:val="20"/>
          <w:lang w:eastAsia="ar-SA"/>
        </w:rPr>
        <w:t>)</w:t>
      </w:r>
      <w:r w:rsidRPr="00921AC1">
        <w:rPr>
          <w:szCs w:val="20"/>
          <w:lang w:eastAsia="ar-SA"/>
        </w:rPr>
        <w:t xml:space="preserve">. You should bear in mind the </w:t>
      </w:r>
      <w:r w:rsidR="000B190C">
        <w:rPr>
          <w:szCs w:val="20"/>
          <w:lang w:eastAsia="ar-SA"/>
        </w:rPr>
        <w:t>tenant</w:t>
      </w:r>
      <w:r w:rsidRPr="00921AC1">
        <w:rPr>
          <w:szCs w:val="20"/>
          <w:lang w:eastAsia="ar-SA"/>
        </w:rPr>
        <w:t xml:space="preserve"> in occupation has a right to ‘quiet enjoyment’, as does the leaseholder</w:t>
      </w:r>
      <w:r w:rsidR="004B08E6">
        <w:rPr>
          <w:szCs w:val="20"/>
          <w:lang w:eastAsia="ar-SA"/>
        </w:rPr>
        <w:t>.</w:t>
      </w:r>
    </w:p>
    <w:p w14:paraId="511E10AB" w14:textId="77777777" w:rsidR="00412158" w:rsidRDefault="00412158" w:rsidP="004F535F">
      <w:pPr>
        <w:pStyle w:val="onlinetext"/>
        <w:spacing w:after="0"/>
        <w:rPr>
          <w:rFonts w:eastAsia="Times New Roman"/>
          <w:szCs w:val="20"/>
          <w:lang w:eastAsia="ar-SA"/>
        </w:rPr>
      </w:pPr>
    </w:p>
    <w:p w14:paraId="09725461" w14:textId="77777777" w:rsidR="00412158" w:rsidRDefault="00B75352" w:rsidP="00114E30">
      <w:pPr>
        <w:pStyle w:val="Heading2"/>
        <w:rPr>
          <w:rFonts w:eastAsia="Times New Roman"/>
          <w:lang w:eastAsia="ar-SA"/>
        </w:rPr>
      </w:pPr>
      <w:bookmarkStart w:id="238" w:name="_Toc415753268"/>
      <w:bookmarkStart w:id="239" w:name="_Toc443380599"/>
      <w:r>
        <w:rPr>
          <w:rFonts w:eastAsia="Times New Roman"/>
          <w:lang w:eastAsia="ar-SA"/>
        </w:rPr>
        <w:t>9.9</w:t>
      </w:r>
      <w:r>
        <w:rPr>
          <w:rFonts w:eastAsia="Times New Roman"/>
          <w:lang w:eastAsia="ar-SA"/>
        </w:rPr>
        <w:tab/>
      </w:r>
      <w:r w:rsidR="00412158">
        <w:rPr>
          <w:rFonts w:eastAsia="Times New Roman"/>
          <w:lang w:eastAsia="ar-SA"/>
        </w:rPr>
        <w:t>Consultation</w:t>
      </w:r>
      <w:bookmarkEnd w:id="238"/>
      <w:bookmarkEnd w:id="239"/>
    </w:p>
    <w:p w14:paraId="021BC211" w14:textId="77777777" w:rsidR="00412158" w:rsidRDefault="00412158" w:rsidP="004F535F">
      <w:pPr>
        <w:pStyle w:val="onlinetext"/>
        <w:spacing w:after="0"/>
        <w:rPr>
          <w:rFonts w:eastAsia="Times New Roman"/>
          <w:b/>
          <w:szCs w:val="20"/>
          <w:lang w:eastAsia="ar-SA"/>
        </w:rPr>
      </w:pPr>
    </w:p>
    <w:p w14:paraId="7DF0BBD2" w14:textId="77777777" w:rsidR="00412158" w:rsidRPr="00412158" w:rsidRDefault="00412158" w:rsidP="00412158">
      <w:pPr>
        <w:rPr>
          <w:rFonts w:ascii="Verdana" w:hAnsi="Verdana"/>
          <w:sz w:val="20"/>
          <w:szCs w:val="20"/>
          <w:lang w:eastAsia="ar-SA"/>
        </w:rPr>
      </w:pPr>
      <w:r w:rsidRPr="00412158">
        <w:rPr>
          <w:rFonts w:ascii="Verdana" w:hAnsi="Verdana"/>
          <w:sz w:val="20"/>
          <w:szCs w:val="20"/>
          <w:lang w:eastAsia="ar-SA"/>
        </w:rPr>
        <w:t xml:space="preserve">You should aim to achieve good and effective communication with clients, leaseholders, residents, occupiers </w:t>
      </w:r>
      <w:r w:rsidR="005A76C7">
        <w:rPr>
          <w:rFonts w:ascii="Verdana" w:hAnsi="Verdana"/>
          <w:sz w:val="20"/>
          <w:szCs w:val="20"/>
          <w:lang w:eastAsia="ar-SA"/>
        </w:rPr>
        <w:t xml:space="preserve">and any </w:t>
      </w:r>
      <w:r w:rsidR="005A76C7" w:rsidRPr="00813E22">
        <w:rPr>
          <w:rFonts w:ascii="Verdana" w:hAnsi="Verdana"/>
          <w:sz w:val="20"/>
          <w:szCs w:val="20"/>
          <w:lang w:eastAsia="ar-SA"/>
        </w:rPr>
        <w:t>RTAs</w:t>
      </w:r>
      <w:r w:rsidR="005A76C7">
        <w:rPr>
          <w:rFonts w:ascii="Verdana" w:hAnsi="Verdana"/>
          <w:sz w:val="20"/>
          <w:szCs w:val="20"/>
          <w:lang w:eastAsia="ar-SA"/>
        </w:rPr>
        <w:t>. In addition to any</w:t>
      </w:r>
      <w:r w:rsidRPr="00412158">
        <w:rPr>
          <w:rFonts w:ascii="Verdana" w:hAnsi="Verdana"/>
          <w:sz w:val="20"/>
          <w:szCs w:val="20"/>
          <w:lang w:eastAsia="ar-SA"/>
        </w:rPr>
        <w:t xml:space="preserve"> statutory consultation r</w:t>
      </w:r>
      <w:r>
        <w:rPr>
          <w:rFonts w:ascii="Verdana" w:hAnsi="Verdana"/>
          <w:sz w:val="20"/>
          <w:szCs w:val="20"/>
          <w:lang w:eastAsia="ar-SA"/>
        </w:rPr>
        <w:t>equirement</w:t>
      </w:r>
      <w:r w:rsidR="005A76C7">
        <w:rPr>
          <w:rFonts w:ascii="Verdana" w:hAnsi="Verdana"/>
          <w:sz w:val="20"/>
          <w:szCs w:val="20"/>
          <w:lang w:eastAsia="ar-SA"/>
        </w:rPr>
        <w:t xml:space="preserve">s </w:t>
      </w:r>
      <w:r w:rsidRPr="00412158">
        <w:rPr>
          <w:rFonts w:ascii="Verdana" w:hAnsi="Verdana"/>
          <w:sz w:val="20"/>
          <w:szCs w:val="20"/>
          <w:lang w:eastAsia="ar-SA"/>
        </w:rPr>
        <w:t>you should consult with leaseholders on management matters that are likely to have a significant effect on the level, quality or cost of services provided.</w:t>
      </w:r>
    </w:p>
    <w:p w14:paraId="17626998" w14:textId="77777777" w:rsidR="00412158" w:rsidRPr="00412158" w:rsidRDefault="00412158" w:rsidP="00412158">
      <w:pPr>
        <w:rPr>
          <w:rFonts w:ascii="Verdana" w:hAnsi="Verdana"/>
          <w:sz w:val="20"/>
          <w:szCs w:val="20"/>
          <w:lang w:eastAsia="ar-SA"/>
        </w:rPr>
      </w:pPr>
    </w:p>
    <w:p w14:paraId="3579B1D4" w14:textId="77777777" w:rsidR="00412158" w:rsidRPr="00412158" w:rsidRDefault="00412158" w:rsidP="00412158">
      <w:pPr>
        <w:rPr>
          <w:rFonts w:ascii="Verdana" w:hAnsi="Verdana"/>
          <w:sz w:val="20"/>
          <w:szCs w:val="20"/>
          <w:lang w:eastAsia="ar-SA"/>
        </w:rPr>
      </w:pPr>
      <w:r w:rsidRPr="00412158">
        <w:rPr>
          <w:rFonts w:ascii="Verdana" w:hAnsi="Verdana"/>
          <w:sz w:val="20"/>
          <w:szCs w:val="20"/>
          <w:lang w:eastAsia="ar-SA"/>
        </w:rPr>
        <w:t xml:space="preserve">When managing on behalf of </w:t>
      </w:r>
      <w:r w:rsidRPr="00813E22">
        <w:rPr>
          <w:rFonts w:ascii="Verdana" w:hAnsi="Verdana"/>
          <w:sz w:val="20"/>
          <w:szCs w:val="20"/>
          <w:lang w:eastAsia="ar-SA"/>
        </w:rPr>
        <w:t>RMCs</w:t>
      </w:r>
      <w:r w:rsidRPr="00412158">
        <w:rPr>
          <w:rFonts w:ascii="Verdana" w:hAnsi="Verdana"/>
          <w:sz w:val="20"/>
          <w:szCs w:val="20"/>
          <w:lang w:eastAsia="ar-SA"/>
        </w:rPr>
        <w:t xml:space="preserve"> or, in particular, RTM companies, you should distinguish between seeking the views of shareholders</w:t>
      </w:r>
      <w:r w:rsidR="00357645">
        <w:rPr>
          <w:rFonts w:ascii="Verdana" w:hAnsi="Verdana"/>
          <w:sz w:val="20"/>
          <w:szCs w:val="20"/>
          <w:lang w:eastAsia="ar-SA"/>
        </w:rPr>
        <w:t>/guar</w:t>
      </w:r>
      <w:r w:rsidR="008C54D6">
        <w:rPr>
          <w:rFonts w:ascii="Verdana" w:hAnsi="Verdana"/>
          <w:sz w:val="20"/>
          <w:szCs w:val="20"/>
          <w:lang w:eastAsia="ar-SA"/>
        </w:rPr>
        <w:t>a</w:t>
      </w:r>
      <w:r w:rsidR="00357645">
        <w:rPr>
          <w:rFonts w:ascii="Verdana" w:hAnsi="Verdana"/>
          <w:sz w:val="20"/>
          <w:szCs w:val="20"/>
          <w:lang w:eastAsia="ar-SA"/>
        </w:rPr>
        <w:t>ntors</w:t>
      </w:r>
      <w:r w:rsidR="008C54D6">
        <w:rPr>
          <w:rFonts w:ascii="Verdana" w:hAnsi="Verdana"/>
          <w:sz w:val="20"/>
          <w:szCs w:val="20"/>
          <w:lang w:eastAsia="ar-SA"/>
        </w:rPr>
        <w:t>,</w:t>
      </w:r>
      <w:r w:rsidRPr="00412158">
        <w:rPr>
          <w:rFonts w:ascii="Verdana" w:hAnsi="Verdana"/>
          <w:sz w:val="20"/>
          <w:szCs w:val="20"/>
          <w:lang w:eastAsia="ar-SA"/>
        </w:rPr>
        <w:t xml:space="preserve"> </w:t>
      </w:r>
      <w:r w:rsidR="008C54D6">
        <w:rPr>
          <w:rFonts w:ascii="Verdana" w:hAnsi="Verdana"/>
          <w:sz w:val="20"/>
          <w:szCs w:val="20"/>
          <w:lang w:eastAsia="ar-SA"/>
        </w:rPr>
        <w:t>clients</w:t>
      </w:r>
      <w:r w:rsidR="000B190C">
        <w:rPr>
          <w:rFonts w:ascii="Verdana" w:hAnsi="Verdana"/>
          <w:sz w:val="20"/>
          <w:szCs w:val="20"/>
          <w:lang w:eastAsia="ar-SA"/>
        </w:rPr>
        <w:t xml:space="preserve"> </w:t>
      </w:r>
      <w:r w:rsidR="00357645">
        <w:rPr>
          <w:rFonts w:ascii="Verdana" w:hAnsi="Verdana"/>
          <w:sz w:val="20"/>
          <w:szCs w:val="20"/>
          <w:lang w:eastAsia="ar-SA"/>
        </w:rPr>
        <w:t>(</w:t>
      </w:r>
      <w:r w:rsidRPr="00412158">
        <w:rPr>
          <w:rFonts w:ascii="Verdana" w:hAnsi="Verdana"/>
          <w:sz w:val="20"/>
          <w:szCs w:val="20"/>
          <w:lang w:eastAsia="ar-SA"/>
        </w:rPr>
        <w:t>‘landlords’</w:t>
      </w:r>
      <w:r w:rsidR="00357645">
        <w:rPr>
          <w:rFonts w:ascii="Verdana" w:hAnsi="Verdana"/>
          <w:sz w:val="20"/>
          <w:szCs w:val="20"/>
          <w:lang w:eastAsia="ar-SA"/>
        </w:rPr>
        <w:t>)</w:t>
      </w:r>
      <w:r w:rsidRPr="00412158">
        <w:rPr>
          <w:rFonts w:ascii="Verdana" w:hAnsi="Verdana"/>
          <w:sz w:val="20"/>
          <w:szCs w:val="20"/>
          <w:lang w:eastAsia="ar-SA"/>
        </w:rPr>
        <w:t xml:space="preserve"> and consulting with leaseholders. You will frequently need to do both.</w:t>
      </w:r>
    </w:p>
    <w:p w14:paraId="18A7E20B" w14:textId="77777777" w:rsidR="00412158" w:rsidRPr="00412158" w:rsidRDefault="00412158" w:rsidP="00412158">
      <w:pPr>
        <w:rPr>
          <w:rFonts w:ascii="Verdana" w:hAnsi="Verdana"/>
          <w:sz w:val="20"/>
          <w:szCs w:val="20"/>
          <w:lang w:eastAsia="ar-SA"/>
        </w:rPr>
      </w:pPr>
    </w:p>
    <w:p w14:paraId="7B97732B" w14:textId="4E7005C5" w:rsidR="00412158" w:rsidRDefault="00412158" w:rsidP="00412158">
      <w:pPr>
        <w:rPr>
          <w:rFonts w:ascii="Verdana" w:hAnsi="Verdana"/>
          <w:sz w:val="20"/>
          <w:szCs w:val="20"/>
          <w:lang w:eastAsia="ar-SA"/>
        </w:rPr>
      </w:pPr>
      <w:r w:rsidRPr="00412158">
        <w:rPr>
          <w:rFonts w:ascii="Verdana" w:hAnsi="Verdana"/>
          <w:sz w:val="20"/>
          <w:szCs w:val="20"/>
          <w:lang w:eastAsia="ar-SA"/>
        </w:rPr>
        <w:t xml:space="preserve">You should also be aware of the importance of the lease with regard to </w:t>
      </w:r>
      <w:r w:rsidR="004B08E6">
        <w:rPr>
          <w:rFonts w:ascii="Verdana" w:hAnsi="Verdana"/>
          <w:sz w:val="20"/>
          <w:szCs w:val="20"/>
          <w:lang w:eastAsia="ar-SA"/>
        </w:rPr>
        <w:t xml:space="preserve">the </w:t>
      </w:r>
      <w:r w:rsidRPr="00412158">
        <w:rPr>
          <w:rFonts w:ascii="Verdana" w:hAnsi="Verdana"/>
          <w:sz w:val="20"/>
          <w:szCs w:val="20"/>
          <w:lang w:eastAsia="ar-SA"/>
        </w:rPr>
        <w:t xml:space="preserve">landlord’s obligations and right to recover costs as service charges. Obtaining majority support from leaseholders does not </w:t>
      </w:r>
      <w:r w:rsidR="001A0F62">
        <w:rPr>
          <w:rFonts w:ascii="Verdana" w:hAnsi="Verdana"/>
          <w:sz w:val="20"/>
          <w:szCs w:val="20"/>
          <w:lang w:eastAsia="ar-SA"/>
        </w:rPr>
        <w:t>override the terms of the lease.</w:t>
      </w:r>
      <w:r w:rsidRPr="00412158">
        <w:rPr>
          <w:rFonts w:ascii="Verdana" w:hAnsi="Verdana"/>
          <w:sz w:val="20"/>
          <w:szCs w:val="20"/>
          <w:lang w:eastAsia="ar-SA"/>
        </w:rPr>
        <w:t xml:space="preserve"> You should ensure your clients are in a position to make fully informed decisions regarding any proposed works or services and the cost recovery implications thereof.</w:t>
      </w:r>
    </w:p>
    <w:p w14:paraId="7C2A3B25" w14:textId="77777777" w:rsidR="00A1242A" w:rsidRPr="004F535F" w:rsidRDefault="00A1242A" w:rsidP="00A1242A">
      <w:pPr>
        <w:rPr>
          <w:rFonts w:ascii="Verdana" w:hAnsi="Verdana"/>
          <w:sz w:val="20"/>
          <w:szCs w:val="20"/>
          <w:lang w:eastAsia="ar-SA"/>
        </w:rPr>
      </w:pPr>
    </w:p>
    <w:p w14:paraId="7B2BE476" w14:textId="77777777" w:rsidR="00A1242A" w:rsidRDefault="00DD5640" w:rsidP="002F1EFE">
      <w:pPr>
        <w:rPr>
          <w:rFonts w:ascii="Verdana" w:hAnsi="Verdana"/>
          <w:sz w:val="20"/>
          <w:szCs w:val="20"/>
          <w:lang w:eastAsia="ar-SA"/>
        </w:rPr>
      </w:pPr>
      <w:r>
        <w:rPr>
          <w:rFonts w:ascii="Verdana" w:hAnsi="Verdana"/>
          <w:sz w:val="20"/>
          <w:szCs w:val="20"/>
          <w:lang w:eastAsia="ar-SA"/>
        </w:rPr>
        <w:t>In addition, c</w:t>
      </w:r>
      <w:r w:rsidR="00A1242A" w:rsidRPr="004F535F">
        <w:rPr>
          <w:rFonts w:ascii="Verdana" w:hAnsi="Verdana"/>
          <w:sz w:val="20"/>
          <w:szCs w:val="20"/>
          <w:lang w:eastAsia="ar-SA"/>
        </w:rPr>
        <w:t>onsultation with clients, leaseholders, residents, occupiers and any</w:t>
      </w:r>
      <w:r w:rsidR="00615983">
        <w:rPr>
          <w:rFonts w:ascii="Verdana" w:hAnsi="Verdana"/>
          <w:sz w:val="20"/>
          <w:szCs w:val="20"/>
          <w:lang w:eastAsia="ar-SA"/>
        </w:rPr>
        <w:t xml:space="preserve"> </w:t>
      </w:r>
      <w:r w:rsidR="00A1242A" w:rsidRPr="004F535F">
        <w:rPr>
          <w:rFonts w:ascii="Verdana" w:hAnsi="Verdana"/>
          <w:sz w:val="20"/>
          <w:szCs w:val="20"/>
          <w:lang w:eastAsia="ar-SA"/>
        </w:rPr>
        <w:t xml:space="preserve">RTAs may be required under </w:t>
      </w:r>
      <w:r w:rsidR="00A1242A" w:rsidRPr="00FF6D97">
        <w:rPr>
          <w:rFonts w:ascii="Verdana" w:hAnsi="Verdana"/>
          <w:sz w:val="20"/>
          <w:szCs w:val="20"/>
          <w:lang w:eastAsia="ar-SA"/>
        </w:rPr>
        <w:t>section 20 of the</w:t>
      </w:r>
      <w:r w:rsidR="00A1242A" w:rsidRPr="00FF6D97">
        <w:rPr>
          <w:rFonts w:ascii="Verdana" w:hAnsi="Verdana"/>
          <w:i/>
          <w:sz w:val="20"/>
          <w:szCs w:val="20"/>
          <w:lang w:eastAsia="ar-SA"/>
        </w:rPr>
        <w:t xml:space="preserve"> Landlord and Tenant Act </w:t>
      </w:r>
      <w:r w:rsidR="00A1242A" w:rsidRPr="00FF6D97">
        <w:rPr>
          <w:rFonts w:ascii="Verdana" w:hAnsi="Verdana"/>
          <w:sz w:val="20"/>
          <w:szCs w:val="20"/>
          <w:lang w:eastAsia="ar-SA"/>
        </w:rPr>
        <w:t>1985</w:t>
      </w:r>
      <w:r w:rsidR="00A1242A" w:rsidRPr="004F535F">
        <w:rPr>
          <w:rFonts w:ascii="Verdana" w:hAnsi="Verdana"/>
          <w:sz w:val="20"/>
          <w:szCs w:val="20"/>
          <w:lang w:eastAsia="ar-SA"/>
        </w:rPr>
        <w:t xml:space="preserve"> (as amended) before any contractors are selected or tendering is commenced. You should allow adequate time to complete the consultation process and collect any additional funds required to undertake the works.</w:t>
      </w:r>
      <w:r w:rsidR="00615983">
        <w:rPr>
          <w:rFonts w:ascii="Verdana" w:hAnsi="Verdana"/>
          <w:sz w:val="20"/>
          <w:szCs w:val="20"/>
          <w:lang w:eastAsia="ar-SA"/>
        </w:rPr>
        <w:t xml:space="preserve"> </w:t>
      </w:r>
      <w:r w:rsidR="00A1242A">
        <w:rPr>
          <w:rFonts w:ascii="Verdana" w:hAnsi="Verdana"/>
          <w:sz w:val="20"/>
          <w:szCs w:val="20"/>
          <w:lang w:eastAsia="ar-SA"/>
        </w:rPr>
        <w:t>In addition</w:t>
      </w:r>
      <w:r w:rsidR="00FF6D97">
        <w:rPr>
          <w:rFonts w:ascii="Verdana" w:hAnsi="Verdana"/>
          <w:sz w:val="20"/>
          <w:szCs w:val="20"/>
          <w:lang w:eastAsia="ar-SA"/>
        </w:rPr>
        <w:t>,</w:t>
      </w:r>
      <w:r w:rsidR="00A1242A">
        <w:rPr>
          <w:rFonts w:ascii="Verdana" w:hAnsi="Verdana"/>
          <w:sz w:val="20"/>
          <w:szCs w:val="20"/>
          <w:lang w:eastAsia="ar-SA"/>
        </w:rPr>
        <w:t xml:space="preserve"> reasonable allowance should be made in the programme </w:t>
      </w:r>
      <w:r w:rsidR="00524211">
        <w:rPr>
          <w:rFonts w:ascii="Verdana" w:hAnsi="Verdana"/>
          <w:sz w:val="20"/>
          <w:szCs w:val="20"/>
          <w:lang w:eastAsia="ar-SA"/>
        </w:rPr>
        <w:t xml:space="preserve">of works </w:t>
      </w:r>
      <w:r w:rsidR="00A1242A">
        <w:rPr>
          <w:rFonts w:ascii="Verdana" w:hAnsi="Verdana"/>
          <w:sz w:val="20"/>
          <w:szCs w:val="20"/>
          <w:lang w:eastAsia="ar-SA"/>
        </w:rPr>
        <w:t>for leaseholder's absence</w:t>
      </w:r>
      <w:r w:rsidR="00FF6D97">
        <w:rPr>
          <w:rFonts w:ascii="Verdana" w:hAnsi="Verdana"/>
          <w:sz w:val="20"/>
          <w:szCs w:val="20"/>
          <w:lang w:eastAsia="ar-SA"/>
        </w:rPr>
        <w:t>;</w:t>
      </w:r>
      <w:r w:rsidR="00A1242A">
        <w:rPr>
          <w:rFonts w:ascii="Verdana" w:hAnsi="Verdana"/>
          <w:sz w:val="20"/>
          <w:szCs w:val="20"/>
          <w:lang w:eastAsia="ar-SA"/>
        </w:rPr>
        <w:t xml:space="preserve"> for example</w:t>
      </w:r>
      <w:r w:rsidR="00FF6D97">
        <w:rPr>
          <w:rFonts w:ascii="Verdana" w:hAnsi="Verdana"/>
          <w:sz w:val="20"/>
          <w:szCs w:val="20"/>
          <w:lang w:eastAsia="ar-SA"/>
        </w:rPr>
        <w:t>,</w:t>
      </w:r>
      <w:r w:rsidR="00A1242A">
        <w:rPr>
          <w:rFonts w:ascii="Verdana" w:hAnsi="Verdana"/>
          <w:sz w:val="20"/>
          <w:szCs w:val="20"/>
          <w:lang w:eastAsia="ar-SA"/>
        </w:rPr>
        <w:t xml:space="preserve"> when they are away from the property when the works are being und</w:t>
      </w:r>
      <w:r w:rsidR="002F1EFE">
        <w:rPr>
          <w:rFonts w:ascii="Verdana" w:hAnsi="Verdana"/>
          <w:sz w:val="20"/>
          <w:szCs w:val="20"/>
          <w:lang w:eastAsia="ar-SA"/>
        </w:rPr>
        <w:t>ertaken and access is required.</w:t>
      </w:r>
      <w:r w:rsidR="000B190C">
        <w:rPr>
          <w:rFonts w:ascii="Verdana" w:hAnsi="Verdana"/>
          <w:sz w:val="20"/>
          <w:szCs w:val="20"/>
          <w:lang w:eastAsia="ar-SA"/>
        </w:rPr>
        <w:t xml:space="preserve">  (See Part 9.10 Section 20 consultation)</w:t>
      </w:r>
    </w:p>
    <w:p w14:paraId="5DE883F8" w14:textId="77777777" w:rsidR="000B190C" w:rsidRDefault="000B190C" w:rsidP="002F1EFE">
      <w:pPr>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0B190C" w14:paraId="09E59692" w14:textId="77777777" w:rsidTr="000B190C">
        <w:tc>
          <w:tcPr>
            <w:tcW w:w="9242" w:type="dxa"/>
          </w:tcPr>
          <w:p w14:paraId="3C1B99BC" w14:textId="77777777" w:rsidR="000B190C" w:rsidRPr="00565DC3" w:rsidRDefault="005C7DB7" w:rsidP="002F1EFE">
            <w:pPr>
              <w:rPr>
                <w:rFonts w:ascii="Verdana" w:hAnsi="Verdana"/>
                <w:i/>
                <w:sz w:val="20"/>
                <w:szCs w:val="20"/>
                <w:lang w:eastAsia="ar-SA"/>
              </w:rPr>
            </w:pPr>
            <w:r>
              <w:rPr>
                <w:rFonts w:ascii="Verdana" w:hAnsi="Verdana"/>
                <w:i/>
                <w:sz w:val="20"/>
                <w:szCs w:val="20"/>
                <w:lang w:eastAsia="ar-SA"/>
              </w:rPr>
              <w:t>s.</w:t>
            </w:r>
            <w:r w:rsidR="000B190C">
              <w:rPr>
                <w:rFonts w:ascii="Verdana" w:hAnsi="Verdana"/>
                <w:i/>
                <w:sz w:val="20"/>
                <w:szCs w:val="20"/>
                <w:lang w:eastAsia="ar-SA"/>
              </w:rPr>
              <w:t>20 Landlord and Tenant Act 1985 (as amended)</w:t>
            </w:r>
          </w:p>
        </w:tc>
      </w:tr>
    </w:tbl>
    <w:p w14:paraId="47CE0747" w14:textId="77777777" w:rsidR="000B190C" w:rsidRPr="002F1EFE" w:rsidRDefault="000B190C" w:rsidP="002F1EFE">
      <w:pPr>
        <w:rPr>
          <w:rFonts w:ascii="Verdana" w:hAnsi="Verdana"/>
          <w:sz w:val="20"/>
          <w:szCs w:val="20"/>
          <w:lang w:eastAsia="ar-SA"/>
        </w:rPr>
      </w:pPr>
    </w:p>
    <w:p w14:paraId="45F9F706" w14:textId="77777777" w:rsidR="00412158" w:rsidRDefault="00B75352" w:rsidP="00114E30">
      <w:pPr>
        <w:pStyle w:val="Heading2"/>
        <w:rPr>
          <w:lang w:eastAsia="ar-SA"/>
        </w:rPr>
      </w:pPr>
      <w:bookmarkStart w:id="240" w:name="_Toc299113120"/>
      <w:bookmarkStart w:id="241" w:name="_Toc415753269"/>
      <w:bookmarkStart w:id="242" w:name="_Toc443380600"/>
      <w:r>
        <w:rPr>
          <w:lang w:eastAsia="ar-SA"/>
        </w:rPr>
        <w:t>9.10</w:t>
      </w:r>
      <w:r>
        <w:rPr>
          <w:lang w:eastAsia="ar-SA"/>
        </w:rPr>
        <w:tab/>
      </w:r>
      <w:r w:rsidR="00412158" w:rsidRPr="00371746">
        <w:rPr>
          <w:lang w:eastAsia="ar-SA"/>
        </w:rPr>
        <w:t>Section</w:t>
      </w:r>
      <w:r w:rsidR="00412158" w:rsidRPr="00412158">
        <w:rPr>
          <w:lang w:eastAsia="ar-SA"/>
        </w:rPr>
        <w:t xml:space="preserve"> 20 consultation</w:t>
      </w:r>
      <w:bookmarkEnd w:id="240"/>
      <w:bookmarkEnd w:id="241"/>
      <w:bookmarkEnd w:id="242"/>
    </w:p>
    <w:p w14:paraId="21867EEB" w14:textId="77777777" w:rsidR="008B268A" w:rsidRDefault="008B268A" w:rsidP="008B268A">
      <w:pPr>
        <w:rPr>
          <w:lang w:eastAsia="ar-SA"/>
        </w:rPr>
      </w:pPr>
    </w:p>
    <w:p w14:paraId="3FBFB9C3" w14:textId="77777777" w:rsidR="008B268A" w:rsidRPr="00974691" w:rsidRDefault="008B268A" w:rsidP="008B268A">
      <w:pPr>
        <w:rPr>
          <w:rFonts w:ascii="Verdana" w:eastAsia="DejaVu LGC Sans" w:hAnsi="Verdana" w:cs="DejaVu LGC Sans"/>
          <w:i/>
          <w:kern w:val="1"/>
          <w:sz w:val="20"/>
          <w:szCs w:val="20"/>
          <w:lang w:eastAsia="ar-SA"/>
        </w:rPr>
      </w:pPr>
      <w:r w:rsidRPr="00974691">
        <w:rPr>
          <w:rFonts w:ascii="Verdana" w:eastAsia="DejaVu LGC Sans" w:hAnsi="Verdana" w:cs="DejaVu LGC Sans"/>
          <w:kern w:val="1"/>
          <w:sz w:val="20"/>
          <w:szCs w:val="20"/>
          <w:lang w:eastAsia="ar-SA"/>
        </w:rPr>
        <w:t>You should be aware that there is considerable case law in connection with s</w:t>
      </w:r>
      <w:r w:rsidR="00371746">
        <w:rPr>
          <w:rFonts w:ascii="Verdana" w:eastAsia="DejaVu LGC Sans" w:hAnsi="Verdana" w:cs="DejaVu LGC Sans"/>
          <w:kern w:val="1"/>
          <w:sz w:val="20"/>
          <w:szCs w:val="20"/>
          <w:lang w:eastAsia="ar-SA"/>
        </w:rPr>
        <w:t xml:space="preserve">ection </w:t>
      </w:r>
      <w:r w:rsidRPr="00974691">
        <w:rPr>
          <w:rFonts w:ascii="Verdana" w:eastAsia="DejaVu LGC Sans" w:hAnsi="Verdana" w:cs="DejaVu LGC Sans"/>
          <w:kern w:val="1"/>
          <w:sz w:val="20"/>
          <w:szCs w:val="20"/>
          <w:lang w:eastAsia="ar-SA"/>
        </w:rPr>
        <w:t xml:space="preserve">20 of the </w:t>
      </w:r>
      <w:r w:rsidRPr="00974691">
        <w:rPr>
          <w:rFonts w:ascii="Verdana" w:eastAsia="DejaVu LGC Sans" w:hAnsi="Verdana" w:cs="DejaVu LGC Sans"/>
          <w:i/>
          <w:kern w:val="1"/>
          <w:sz w:val="20"/>
          <w:szCs w:val="20"/>
          <w:lang w:eastAsia="ar-SA"/>
        </w:rPr>
        <w:t>Landlord and Tenant Act</w:t>
      </w:r>
      <w:r w:rsidRPr="00974691">
        <w:rPr>
          <w:rFonts w:ascii="Verdana" w:eastAsia="DejaVu LGC Sans" w:hAnsi="Verdana" w:cs="DejaVu LGC Sans"/>
          <w:kern w:val="1"/>
          <w:sz w:val="20"/>
          <w:szCs w:val="20"/>
          <w:lang w:eastAsia="ar-SA"/>
        </w:rPr>
        <w:t xml:space="preserve"> 1985 (as amended) and you should keep yourself up to date with case decisions.</w:t>
      </w:r>
      <w:r w:rsidR="00615983" w:rsidRPr="00974691">
        <w:rPr>
          <w:rFonts w:ascii="Verdana" w:eastAsia="DejaVu LGC Sans" w:hAnsi="Verdana" w:cs="DejaVu LGC Sans"/>
          <w:kern w:val="1"/>
          <w:sz w:val="20"/>
          <w:szCs w:val="20"/>
          <w:lang w:eastAsia="ar-SA"/>
        </w:rPr>
        <w:t xml:space="preserve"> </w:t>
      </w:r>
      <w:r w:rsidR="00354E58" w:rsidRPr="00974691">
        <w:rPr>
          <w:rFonts w:ascii="Verdana" w:eastAsia="DejaVu LGC Sans" w:hAnsi="Verdana" w:cs="DejaVu LGC Sans"/>
          <w:kern w:val="1"/>
          <w:sz w:val="20"/>
          <w:szCs w:val="20"/>
          <w:lang w:eastAsia="ar-SA"/>
        </w:rPr>
        <w:t xml:space="preserve">The most notable decision is </w:t>
      </w:r>
      <w:r w:rsidR="007E79D2" w:rsidRPr="00974691">
        <w:rPr>
          <w:rFonts w:ascii="Verdana" w:eastAsia="DejaVu LGC Sans" w:hAnsi="Verdana" w:cs="DejaVu LGC Sans"/>
          <w:i/>
          <w:kern w:val="1"/>
          <w:sz w:val="20"/>
          <w:szCs w:val="20"/>
          <w:lang w:eastAsia="ar-SA"/>
        </w:rPr>
        <w:t xml:space="preserve">Daejan Investments Ltd v Benson &amp; Ors </w:t>
      </w:r>
      <w:r w:rsidR="007E79D2" w:rsidRPr="00974691">
        <w:rPr>
          <w:rFonts w:ascii="Verdana" w:eastAsia="DejaVu LGC Sans" w:hAnsi="Verdana" w:cs="DejaVu LGC Sans"/>
          <w:kern w:val="1"/>
          <w:sz w:val="20"/>
          <w:szCs w:val="20"/>
          <w:lang w:eastAsia="ar-SA"/>
        </w:rPr>
        <w:t>[2013] UKSC 14</w:t>
      </w:r>
      <w:r w:rsidR="00354E58" w:rsidRPr="00974691">
        <w:rPr>
          <w:rFonts w:ascii="Verdana" w:eastAsia="DejaVu LGC Sans" w:hAnsi="Verdana" w:cs="DejaVu LGC Sans"/>
          <w:kern w:val="1"/>
          <w:sz w:val="20"/>
          <w:szCs w:val="20"/>
          <w:lang w:eastAsia="ar-SA"/>
        </w:rPr>
        <w:t>.</w:t>
      </w:r>
    </w:p>
    <w:p w14:paraId="3946571D" w14:textId="77777777" w:rsidR="00412158" w:rsidRPr="00A1242A" w:rsidRDefault="00412158" w:rsidP="00412158">
      <w:pPr>
        <w:rPr>
          <w:lang w:eastAsia="ar-SA"/>
        </w:rPr>
      </w:pPr>
    </w:p>
    <w:p w14:paraId="5A88D53E" w14:textId="3A9A34C1" w:rsidR="00412158" w:rsidRDefault="00412158" w:rsidP="00412158">
      <w:pPr>
        <w:rPr>
          <w:rFonts w:ascii="Verdana" w:eastAsia="DejaVu LGC Sans" w:hAnsi="Verdana" w:cs="DejaVu LGC Sans"/>
          <w:kern w:val="1"/>
          <w:sz w:val="20"/>
          <w:szCs w:val="20"/>
          <w:lang w:eastAsia="ar-SA"/>
        </w:rPr>
      </w:pPr>
      <w:r w:rsidRPr="00A1242A">
        <w:rPr>
          <w:rFonts w:ascii="Verdana" w:hAnsi="Verdana"/>
          <w:sz w:val="20"/>
          <w:szCs w:val="20"/>
          <w:lang w:eastAsia="ar-SA"/>
        </w:rPr>
        <w:t xml:space="preserve">You should be fully aware of the consultation requirements of </w:t>
      </w:r>
      <w:r w:rsidRPr="00974691">
        <w:rPr>
          <w:rFonts w:ascii="Verdana" w:hAnsi="Verdana"/>
          <w:sz w:val="20"/>
          <w:szCs w:val="20"/>
          <w:lang w:eastAsia="ar-SA"/>
        </w:rPr>
        <w:t xml:space="preserve">section 20 of the </w:t>
      </w:r>
      <w:r w:rsidRPr="00954319">
        <w:rPr>
          <w:rFonts w:ascii="Verdana" w:hAnsi="Verdana"/>
          <w:i/>
          <w:sz w:val="20"/>
          <w:szCs w:val="20"/>
          <w:lang w:eastAsia="ar-SA"/>
        </w:rPr>
        <w:t xml:space="preserve">Landlord and Tenant Act </w:t>
      </w:r>
      <w:r w:rsidRPr="00974691">
        <w:rPr>
          <w:rFonts w:ascii="Verdana" w:hAnsi="Verdana"/>
          <w:sz w:val="20"/>
          <w:szCs w:val="20"/>
          <w:lang w:eastAsia="ar-SA"/>
        </w:rPr>
        <w:t xml:space="preserve">1985 (as amended). </w:t>
      </w:r>
      <w:r w:rsidRPr="00412158">
        <w:rPr>
          <w:rFonts w:ascii="Verdana" w:hAnsi="Verdana"/>
          <w:sz w:val="20"/>
          <w:szCs w:val="20"/>
          <w:lang w:eastAsia="ar-SA"/>
        </w:rPr>
        <w:t xml:space="preserve">Your clients </w:t>
      </w:r>
      <w:r w:rsidR="0008459C">
        <w:rPr>
          <w:rFonts w:ascii="Verdana" w:hAnsi="Verdana"/>
          <w:sz w:val="20"/>
          <w:szCs w:val="20"/>
          <w:lang w:eastAsia="ar-SA"/>
        </w:rPr>
        <w:t xml:space="preserve">must </w:t>
      </w:r>
      <w:r w:rsidRPr="00412158">
        <w:rPr>
          <w:rFonts w:ascii="Verdana" w:hAnsi="Verdana"/>
          <w:sz w:val="20"/>
          <w:szCs w:val="20"/>
          <w:lang w:eastAsia="ar-SA"/>
        </w:rPr>
        <w:t>fully comply with the</w:t>
      </w:r>
      <w:r>
        <w:rPr>
          <w:rFonts w:ascii="Verdana" w:hAnsi="Verdana"/>
          <w:sz w:val="20"/>
          <w:szCs w:val="20"/>
          <w:lang w:eastAsia="ar-SA"/>
        </w:rPr>
        <w:t xml:space="preserve"> consultation requirements and </w:t>
      </w:r>
      <w:r w:rsidRPr="00412158">
        <w:rPr>
          <w:rFonts w:ascii="Verdana" w:hAnsi="Verdana"/>
          <w:sz w:val="20"/>
          <w:szCs w:val="20"/>
          <w:lang w:eastAsia="ar-SA"/>
        </w:rPr>
        <w:t xml:space="preserve">take further advice where necessary. </w:t>
      </w:r>
      <w:r w:rsidRPr="00412158">
        <w:rPr>
          <w:rFonts w:ascii="Verdana" w:eastAsia="DejaVu LGC Sans" w:hAnsi="Verdana" w:cs="DejaVu LGC Sans"/>
          <w:kern w:val="1"/>
          <w:sz w:val="20"/>
          <w:szCs w:val="20"/>
          <w:lang w:eastAsia="ar-SA"/>
        </w:rPr>
        <w:t xml:space="preserve">Non-compliance can have serious financial consequences for landlords and, potentially, managing agents. </w:t>
      </w:r>
    </w:p>
    <w:p w14:paraId="4E697FF8" w14:textId="77777777" w:rsidR="00412158" w:rsidRPr="00412158" w:rsidRDefault="00412158" w:rsidP="00412158">
      <w:pPr>
        <w:pStyle w:val="Index"/>
        <w:suppressLineNumbers w:val="0"/>
        <w:rPr>
          <w:rFonts w:ascii="Verdana" w:hAnsi="Verdana"/>
          <w:sz w:val="20"/>
          <w:szCs w:val="20"/>
        </w:rPr>
      </w:pPr>
    </w:p>
    <w:p w14:paraId="405F1BC5" w14:textId="7BBC6607" w:rsidR="00412158" w:rsidRPr="00954319" w:rsidRDefault="00412158" w:rsidP="00412158">
      <w:pPr>
        <w:pStyle w:val="Index"/>
        <w:suppressLineNumbers w:val="0"/>
        <w:rPr>
          <w:rFonts w:ascii="Verdana" w:hAnsi="Verdana"/>
          <w:sz w:val="20"/>
          <w:szCs w:val="20"/>
        </w:rPr>
      </w:pPr>
      <w:r w:rsidRPr="00412158">
        <w:rPr>
          <w:rFonts w:ascii="Verdana" w:hAnsi="Verdana"/>
          <w:sz w:val="20"/>
          <w:szCs w:val="20"/>
        </w:rPr>
        <w:t>There are five different consultation routes</w:t>
      </w:r>
      <w:r w:rsidR="004A1191">
        <w:rPr>
          <w:rFonts w:ascii="Verdana" w:hAnsi="Verdana"/>
          <w:sz w:val="20"/>
          <w:szCs w:val="20"/>
        </w:rPr>
        <w:t xml:space="preserve"> depending on the particular circumstances</w:t>
      </w:r>
      <w:r w:rsidRPr="00412158">
        <w:rPr>
          <w:rFonts w:ascii="Verdana" w:hAnsi="Verdana"/>
          <w:sz w:val="20"/>
          <w:szCs w:val="20"/>
        </w:rPr>
        <w:t>, and their requirements are</w:t>
      </w:r>
      <w:r w:rsidR="004A1191">
        <w:rPr>
          <w:rFonts w:ascii="Verdana" w:hAnsi="Verdana"/>
          <w:sz w:val="20"/>
          <w:szCs w:val="20"/>
        </w:rPr>
        <w:t xml:space="preserve"> prescribed by law.</w:t>
      </w:r>
      <w:r w:rsidRPr="00412158">
        <w:rPr>
          <w:rFonts w:ascii="Verdana" w:hAnsi="Verdana"/>
          <w:sz w:val="20"/>
          <w:szCs w:val="20"/>
        </w:rPr>
        <w:t xml:space="preserve">  When undertaking consultations you may need to refer to the specific detail contained within the</w:t>
      </w:r>
      <w:r w:rsidR="00565DC3">
        <w:rPr>
          <w:rFonts w:ascii="Verdana" w:hAnsi="Verdana"/>
          <w:sz w:val="20"/>
          <w:szCs w:val="20"/>
        </w:rPr>
        <w:t xml:space="preserve"> </w:t>
      </w:r>
      <w:r w:rsidR="000B190C">
        <w:rPr>
          <w:rFonts w:ascii="Verdana" w:hAnsi="Verdana"/>
          <w:sz w:val="20"/>
          <w:szCs w:val="20"/>
        </w:rPr>
        <w:t>Service Charges (Consultation Requirements)</w:t>
      </w:r>
      <w:r w:rsidRPr="00954319">
        <w:rPr>
          <w:rFonts w:ascii="Verdana" w:hAnsi="Verdana"/>
          <w:sz w:val="20"/>
          <w:szCs w:val="20"/>
        </w:rPr>
        <w:t>. You should take further advice if necessary.</w:t>
      </w:r>
    </w:p>
    <w:p w14:paraId="1BB923C5" w14:textId="77777777" w:rsidR="00412158" w:rsidRDefault="00412158" w:rsidP="00412158">
      <w:pPr>
        <w:pStyle w:val="Index"/>
        <w:suppressLineNumbers w:val="0"/>
        <w:rPr>
          <w:rFonts w:ascii="Verdana" w:hAnsi="Verdana"/>
          <w:sz w:val="20"/>
          <w:szCs w:val="20"/>
        </w:rPr>
      </w:pPr>
    </w:p>
    <w:tbl>
      <w:tblPr>
        <w:tblStyle w:val="TableGrid"/>
        <w:tblW w:w="0" w:type="auto"/>
        <w:tblLook w:val="04A0" w:firstRow="1" w:lastRow="0" w:firstColumn="1" w:lastColumn="0" w:noHBand="0" w:noVBand="1"/>
      </w:tblPr>
      <w:tblGrid>
        <w:gridCol w:w="9242"/>
      </w:tblGrid>
      <w:tr w:rsidR="000B190C" w14:paraId="4E06080E" w14:textId="77777777" w:rsidTr="000B190C">
        <w:tc>
          <w:tcPr>
            <w:tcW w:w="9242" w:type="dxa"/>
          </w:tcPr>
          <w:p w14:paraId="289DEFD2" w14:textId="77777777" w:rsidR="000B190C" w:rsidRDefault="000B190C" w:rsidP="005C7DB7">
            <w:pPr>
              <w:pStyle w:val="Index"/>
              <w:suppressLineNumbers w:val="0"/>
              <w:rPr>
                <w:rFonts w:ascii="Verdana" w:hAnsi="Verdana"/>
                <w:sz w:val="20"/>
                <w:szCs w:val="20"/>
              </w:rPr>
            </w:pPr>
            <w:r w:rsidRPr="00E64FD1">
              <w:rPr>
                <w:rFonts w:ascii="Verdana" w:hAnsi="Verdana"/>
                <w:i/>
                <w:sz w:val="20"/>
                <w:szCs w:val="20"/>
              </w:rPr>
              <w:t>Service Charges (Consultation Requirements) (England) Regulations</w:t>
            </w:r>
            <w:r w:rsidR="005C7DB7">
              <w:rPr>
                <w:rFonts w:ascii="Verdana" w:hAnsi="Verdana"/>
                <w:i/>
                <w:sz w:val="20"/>
                <w:szCs w:val="20"/>
              </w:rPr>
              <w:t xml:space="preserve"> (SI</w:t>
            </w:r>
            <w:r w:rsidRPr="00954319">
              <w:rPr>
                <w:rFonts w:ascii="Verdana" w:hAnsi="Verdana"/>
                <w:sz w:val="20"/>
                <w:szCs w:val="20"/>
              </w:rPr>
              <w:t xml:space="preserve"> 2003/1987</w:t>
            </w:r>
            <w:r w:rsidR="005C7DB7">
              <w:rPr>
                <w:rFonts w:ascii="Verdana" w:hAnsi="Verdana"/>
                <w:sz w:val="20"/>
                <w:szCs w:val="20"/>
              </w:rPr>
              <w:t>)</w:t>
            </w:r>
            <w:r w:rsidRPr="00954319">
              <w:rPr>
                <w:rFonts w:ascii="Verdana" w:hAnsi="Verdana"/>
                <w:sz w:val="20"/>
                <w:szCs w:val="20"/>
              </w:rPr>
              <w:t xml:space="preserve">, or the </w:t>
            </w:r>
            <w:r w:rsidRPr="001E69AD">
              <w:rPr>
                <w:rFonts w:ascii="Verdana" w:hAnsi="Verdana"/>
                <w:i/>
                <w:sz w:val="20"/>
                <w:szCs w:val="20"/>
              </w:rPr>
              <w:t xml:space="preserve">Service Charges (Consultation Requirements) (Wales) Regulations </w:t>
            </w:r>
            <w:r w:rsidR="005C7DB7">
              <w:rPr>
                <w:rFonts w:ascii="Verdana" w:hAnsi="Verdana"/>
                <w:i/>
                <w:sz w:val="20"/>
                <w:szCs w:val="20"/>
              </w:rPr>
              <w:t xml:space="preserve">(SI </w:t>
            </w:r>
            <w:r w:rsidRPr="00954319">
              <w:rPr>
                <w:rFonts w:ascii="Verdana" w:hAnsi="Verdana"/>
                <w:sz w:val="20"/>
                <w:szCs w:val="20"/>
              </w:rPr>
              <w:t>2004</w:t>
            </w:r>
            <w:r w:rsidR="005C7DB7">
              <w:rPr>
                <w:rFonts w:ascii="Verdana" w:hAnsi="Verdana"/>
                <w:sz w:val="20"/>
                <w:szCs w:val="20"/>
              </w:rPr>
              <w:t>/</w:t>
            </w:r>
            <w:r w:rsidRPr="00954319">
              <w:rPr>
                <w:rFonts w:ascii="Verdana" w:hAnsi="Verdana"/>
                <w:sz w:val="20"/>
                <w:szCs w:val="20"/>
              </w:rPr>
              <w:t>684 (W.72</w:t>
            </w:r>
            <w:r>
              <w:rPr>
                <w:rFonts w:ascii="Verdana" w:hAnsi="Verdana"/>
                <w:sz w:val="20"/>
                <w:szCs w:val="20"/>
              </w:rPr>
              <w:t>)</w:t>
            </w:r>
            <w:r w:rsidR="005C7DB7">
              <w:rPr>
                <w:rFonts w:ascii="Verdana" w:hAnsi="Verdana"/>
                <w:sz w:val="20"/>
                <w:szCs w:val="20"/>
              </w:rPr>
              <w:t>)</w:t>
            </w:r>
          </w:p>
        </w:tc>
      </w:tr>
    </w:tbl>
    <w:p w14:paraId="586FE6D6" w14:textId="77777777" w:rsidR="000B190C" w:rsidRPr="00412158" w:rsidRDefault="000B190C" w:rsidP="00412158">
      <w:pPr>
        <w:pStyle w:val="Index"/>
        <w:suppressLineNumbers w:val="0"/>
        <w:rPr>
          <w:rFonts w:ascii="Verdana" w:hAnsi="Verdana"/>
          <w:sz w:val="20"/>
          <w:szCs w:val="20"/>
        </w:rPr>
      </w:pPr>
    </w:p>
    <w:p w14:paraId="57F79335" w14:textId="5A0FC81F" w:rsidR="00412158" w:rsidRPr="00412158" w:rsidRDefault="00412158" w:rsidP="00813E22">
      <w:pPr>
        <w:pStyle w:val="Index"/>
        <w:suppressLineNumbers w:val="0"/>
        <w:tabs>
          <w:tab w:val="left" w:pos="3402"/>
        </w:tabs>
        <w:rPr>
          <w:rFonts w:ascii="Verdana" w:hAnsi="Verdana"/>
          <w:sz w:val="20"/>
          <w:szCs w:val="20"/>
        </w:rPr>
      </w:pPr>
      <w:r w:rsidRPr="00813E22">
        <w:rPr>
          <w:rFonts w:ascii="Verdana" w:hAnsi="Verdana"/>
          <w:sz w:val="20"/>
          <w:szCs w:val="20"/>
        </w:rPr>
        <w:t>ARMA</w:t>
      </w:r>
      <w:r w:rsidR="00813E22" w:rsidRPr="001E69AD">
        <w:rPr>
          <w:rFonts w:ascii="Verdana" w:hAnsi="Verdana"/>
          <w:sz w:val="20"/>
          <w:szCs w:val="20"/>
        </w:rPr>
        <w:t xml:space="preserve"> </w:t>
      </w:r>
      <w:r w:rsidRPr="00813E22">
        <w:rPr>
          <w:rFonts w:ascii="Verdana" w:hAnsi="Verdana"/>
          <w:sz w:val="20"/>
          <w:szCs w:val="20"/>
        </w:rPr>
        <w:t>and LEASE</w:t>
      </w:r>
      <w:r w:rsidRPr="00412158">
        <w:rPr>
          <w:rFonts w:ascii="Verdana" w:hAnsi="Verdana"/>
          <w:sz w:val="20"/>
          <w:szCs w:val="20"/>
        </w:rPr>
        <w:t xml:space="preserve"> have produced joint guidance, </w:t>
      </w:r>
      <w:r w:rsidR="005C7DB7">
        <w:rPr>
          <w:rFonts w:ascii="Verdana" w:hAnsi="Verdana"/>
          <w:i/>
          <w:sz w:val="20"/>
          <w:szCs w:val="20"/>
        </w:rPr>
        <w:t>s</w:t>
      </w:r>
      <w:r w:rsidRPr="001E69AD">
        <w:rPr>
          <w:rFonts w:ascii="Verdana" w:hAnsi="Verdana"/>
          <w:i/>
          <w:sz w:val="20"/>
          <w:szCs w:val="20"/>
        </w:rPr>
        <w:t xml:space="preserve">.20: Consultation for </w:t>
      </w:r>
      <w:r w:rsidR="008A3E11" w:rsidRPr="001E69AD">
        <w:rPr>
          <w:rFonts w:ascii="Verdana" w:hAnsi="Verdana"/>
          <w:i/>
          <w:sz w:val="20"/>
          <w:szCs w:val="20"/>
        </w:rPr>
        <w:t xml:space="preserve">private landlords, resident management companies and their agents </w:t>
      </w:r>
      <w:r w:rsidRPr="008A3E11">
        <w:rPr>
          <w:rFonts w:ascii="Verdana" w:hAnsi="Verdana"/>
          <w:sz w:val="20"/>
          <w:szCs w:val="20"/>
        </w:rPr>
        <w:t>(</w:t>
      </w:r>
      <w:r w:rsidR="00FF05F5" w:rsidRPr="008A3E11">
        <w:rPr>
          <w:rFonts w:ascii="Verdana" w:hAnsi="Verdana"/>
          <w:sz w:val="20"/>
          <w:szCs w:val="20"/>
        </w:rPr>
        <w:t>201</w:t>
      </w:r>
      <w:r w:rsidR="00FF05F5">
        <w:rPr>
          <w:rFonts w:ascii="Verdana" w:hAnsi="Verdana"/>
          <w:sz w:val="20"/>
          <w:szCs w:val="20"/>
        </w:rPr>
        <w:t>3</w:t>
      </w:r>
      <w:r w:rsidRPr="008A3E11">
        <w:rPr>
          <w:rFonts w:ascii="Verdana" w:hAnsi="Verdana"/>
          <w:sz w:val="20"/>
          <w:szCs w:val="20"/>
        </w:rPr>
        <w:t>),</w:t>
      </w:r>
      <w:r w:rsidRPr="00954319">
        <w:rPr>
          <w:rFonts w:ascii="Verdana" w:hAnsi="Verdana"/>
          <w:sz w:val="20"/>
          <w:szCs w:val="20"/>
        </w:rPr>
        <w:t xml:space="preserve"> </w:t>
      </w:r>
      <w:r w:rsidRPr="00412158">
        <w:rPr>
          <w:rFonts w:ascii="Verdana" w:hAnsi="Verdana"/>
          <w:sz w:val="20"/>
          <w:szCs w:val="20"/>
        </w:rPr>
        <w:t>and precedent notices for each of the consultation stages within each of the five routes. These notices have been upheld and recommended by the Lands Tribunal</w:t>
      </w:r>
      <w:r w:rsidR="00354E58">
        <w:rPr>
          <w:rFonts w:ascii="Verdana" w:hAnsi="Verdana"/>
          <w:sz w:val="20"/>
          <w:szCs w:val="20"/>
        </w:rPr>
        <w:t xml:space="preserve"> (now Upper Tribunal – Lands Chamber)</w:t>
      </w:r>
      <w:r w:rsidR="004A1191">
        <w:rPr>
          <w:rFonts w:ascii="Verdana" w:hAnsi="Verdana"/>
          <w:sz w:val="20"/>
          <w:szCs w:val="20"/>
        </w:rPr>
        <w:t>.</w:t>
      </w:r>
      <w:r w:rsidRPr="00412158">
        <w:rPr>
          <w:rFonts w:ascii="Verdana" w:hAnsi="Verdana"/>
          <w:sz w:val="20"/>
          <w:szCs w:val="20"/>
        </w:rPr>
        <w:t xml:space="preserve"> </w:t>
      </w:r>
    </w:p>
    <w:p w14:paraId="4FD72E92" w14:textId="77777777" w:rsidR="00412158" w:rsidRPr="00412158" w:rsidRDefault="00412158" w:rsidP="00412158">
      <w:pPr>
        <w:rPr>
          <w:rFonts w:ascii="Verdana" w:hAnsi="Verdana"/>
          <w:sz w:val="20"/>
          <w:szCs w:val="20"/>
          <w:lang w:eastAsia="ar-SA"/>
        </w:rPr>
      </w:pPr>
    </w:p>
    <w:p w14:paraId="0D227A79" w14:textId="77777777" w:rsidR="00412158" w:rsidRPr="00412158" w:rsidRDefault="00412158" w:rsidP="00412158">
      <w:pPr>
        <w:pStyle w:val="Index"/>
        <w:suppressLineNumbers w:val="0"/>
        <w:rPr>
          <w:rFonts w:ascii="Verdana" w:hAnsi="Verdana"/>
          <w:sz w:val="20"/>
          <w:szCs w:val="20"/>
        </w:rPr>
      </w:pPr>
      <w:r w:rsidRPr="00412158">
        <w:rPr>
          <w:rFonts w:ascii="Verdana" w:hAnsi="Verdana"/>
          <w:sz w:val="20"/>
          <w:szCs w:val="20"/>
        </w:rPr>
        <w:t>Where you are managing on behalf of head or intermediate landlords, you should understand</w:t>
      </w:r>
      <w:r w:rsidRPr="00412158" w:rsidDel="00B10327">
        <w:rPr>
          <w:rFonts w:ascii="Verdana" w:hAnsi="Verdana"/>
          <w:sz w:val="20"/>
          <w:szCs w:val="20"/>
        </w:rPr>
        <w:t xml:space="preserve"> </w:t>
      </w:r>
      <w:r w:rsidRPr="00412158">
        <w:rPr>
          <w:rFonts w:ascii="Verdana" w:hAnsi="Verdana"/>
          <w:sz w:val="20"/>
          <w:szCs w:val="20"/>
        </w:rPr>
        <w:t>the obligations to consult and the rights to be consulted. Where your client is an intermediate landlord, you should be aware of their obligations to cascade any consultation to their own leaseholders and both parties’ rights to challenge the reasonableness of service charges.</w:t>
      </w:r>
    </w:p>
    <w:p w14:paraId="7EC128DA" w14:textId="77777777" w:rsidR="00412158" w:rsidRDefault="00E846BE" w:rsidP="00114E30">
      <w:pPr>
        <w:pStyle w:val="Heading2"/>
        <w:rPr>
          <w:lang w:eastAsia="ar-SA"/>
        </w:rPr>
      </w:pPr>
      <w:bookmarkStart w:id="243" w:name="_Toc299113121"/>
      <w:bookmarkStart w:id="244" w:name="_Toc415753270"/>
      <w:bookmarkStart w:id="245" w:name="_Toc443380601"/>
      <w:r w:rsidRPr="00FE4974">
        <w:rPr>
          <w:lang w:eastAsia="ar-SA"/>
        </w:rPr>
        <w:t>9.11</w:t>
      </w:r>
      <w:r w:rsidR="00B75352">
        <w:rPr>
          <w:lang w:eastAsia="ar-SA"/>
        </w:rPr>
        <w:tab/>
      </w:r>
      <w:r w:rsidR="00412158" w:rsidRPr="00E846BE">
        <w:rPr>
          <w:lang w:eastAsia="ar-SA"/>
        </w:rPr>
        <w:t>Qualifying</w:t>
      </w:r>
      <w:r w:rsidR="00412158" w:rsidRPr="00921AC1">
        <w:rPr>
          <w:lang w:eastAsia="ar-SA"/>
        </w:rPr>
        <w:t xml:space="preserve"> long-term agreements</w:t>
      </w:r>
      <w:bookmarkEnd w:id="243"/>
      <w:bookmarkEnd w:id="244"/>
      <w:bookmarkEnd w:id="245"/>
    </w:p>
    <w:p w14:paraId="53493C8A" w14:textId="77777777" w:rsidR="00921AC1" w:rsidRPr="00921AC1" w:rsidRDefault="00921AC1" w:rsidP="00921AC1">
      <w:pPr>
        <w:rPr>
          <w:lang w:eastAsia="ar-SA"/>
        </w:rPr>
      </w:pPr>
    </w:p>
    <w:p w14:paraId="3BA45206" w14:textId="2A7D22FB" w:rsidR="00412158" w:rsidRDefault="00412158" w:rsidP="00412158">
      <w:pPr>
        <w:autoSpaceDE w:val="0"/>
        <w:rPr>
          <w:rFonts w:ascii="Verdana" w:hAnsi="Verdana" w:cs="GaramondThree-BoldItalic"/>
          <w:bCs/>
          <w:iCs/>
          <w:sz w:val="20"/>
          <w:szCs w:val="20"/>
          <w:lang w:eastAsia="ar-SA"/>
        </w:rPr>
      </w:pPr>
      <w:r w:rsidRPr="00412158">
        <w:rPr>
          <w:rFonts w:ascii="Verdana" w:hAnsi="Verdana" w:cs="GaramondThree-Bold"/>
          <w:bCs/>
          <w:sz w:val="20"/>
          <w:szCs w:val="20"/>
          <w:lang w:eastAsia="ar-SA"/>
        </w:rPr>
        <w:t>A qualifying long-term agreement is an agreement entered into by the landlord with a</w:t>
      </w:r>
      <w:r w:rsidR="00F251BF">
        <w:rPr>
          <w:rFonts w:ascii="Verdana" w:hAnsi="Verdana" w:cs="GaramondThree-Bold"/>
          <w:bCs/>
          <w:sz w:val="20"/>
          <w:szCs w:val="20"/>
          <w:lang w:eastAsia="ar-SA"/>
        </w:rPr>
        <w:t>n</w:t>
      </w:r>
      <w:r w:rsidRPr="00412158">
        <w:rPr>
          <w:rFonts w:ascii="Verdana" w:hAnsi="Verdana" w:cs="GaramondThree-Bold"/>
          <w:bCs/>
          <w:sz w:val="20"/>
          <w:szCs w:val="20"/>
          <w:lang w:eastAsia="ar-SA"/>
        </w:rPr>
        <w:t xml:space="preserve">  organisation or contractor for a period of more than </w:t>
      </w:r>
      <w:r w:rsidRPr="00412158">
        <w:rPr>
          <w:rFonts w:ascii="Verdana" w:hAnsi="Verdana" w:cs="GaramondThree-BoldItalic"/>
          <w:bCs/>
          <w:iCs/>
          <w:sz w:val="20"/>
          <w:szCs w:val="20"/>
          <w:lang w:eastAsia="ar-SA"/>
        </w:rPr>
        <w:t>12</w:t>
      </w:r>
      <w:r w:rsidRPr="00412158">
        <w:rPr>
          <w:rFonts w:ascii="Verdana" w:hAnsi="Verdana" w:cs="GaramondThree-BoldItalic"/>
          <w:bCs/>
          <w:i/>
          <w:iCs/>
          <w:sz w:val="20"/>
          <w:szCs w:val="20"/>
          <w:lang w:eastAsia="ar-SA"/>
        </w:rPr>
        <w:t xml:space="preserve"> </w:t>
      </w:r>
      <w:r w:rsidRPr="00412158">
        <w:rPr>
          <w:rFonts w:ascii="Verdana" w:hAnsi="Verdana" w:cs="GaramondThree-BoldItalic"/>
          <w:bCs/>
          <w:iCs/>
          <w:sz w:val="20"/>
          <w:szCs w:val="20"/>
          <w:lang w:eastAsia="ar-SA"/>
        </w:rPr>
        <w:t xml:space="preserve">months, </w:t>
      </w:r>
      <w:r w:rsidRPr="00412158">
        <w:rPr>
          <w:rFonts w:ascii="Verdana" w:hAnsi="Verdana" w:cs="GaramondThree"/>
          <w:bCs/>
          <w:iCs/>
          <w:sz w:val="20"/>
          <w:szCs w:val="20"/>
          <w:lang w:eastAsia="ar-SA"/>
        </w:rPr>
        <w:t>where the amount payable by any one contributing leaseholder under the agreement in an</w:t>
      </w:r>
      <w:r w:rsidR="00921AC1">
        <w:rPr>
          <w:rFonts w:ascii="Verdana" w:hAnsi="Verdana" w:cs="GaramondThree"/>
          <w:bCs/>
          <w:iCs/>
          <w:sz w:val="20"/>
          <w:szCs w:val="20"/>
          <w:lang w:eastAsia="ar-SA"/>
        </w:rPr>
        <w:t>y accounting period exceeds the statutory limit</w:t>
      </w:r>
      <w:r w:rsidRPr="00412158">
        <w:rPr>
          <w:rFonts w:ascii="Verdana" w:hAnsi="Verdana" w:cs="GaramondThree"/>
          <w:bCs/>
          <w:iCs/>
          <w:sz w:val="20"/>
          <w:szCs w:val="20"/>
          <w:lang w:eastAsia="ar-SA"/>
        </w:rPr>
        <w:t>.</w:t>
      </w:r>
      <w:r w:rsidR="00615983">
        <w:rPr>
          <w:rFonts w:ascii="Verdana" w:hAnsi="Verdana" w:cs="GaramondThree-BoldItalic"/>
          <w:bCs/>
          <w:iCs/>
          <w:sz w:val="20"/>
          <w:szCs w:val="20"/>
          <w:lang w:eastAsia="ar-SA"/>
        </w:rPr>
        <w:t xml:space="preserve"> </w:t>
      </w:r>
    </w:p>
    <w:p w14:paraId="29EB8C7E" w14:textId="77777777" w:rsidR="00D14A6E" w:rsidRPr="00412158" w:rsidRDefault="00D14A6E" w:rsidP="00412158">
      <w:pPr>
        <w:autoSpaceDE w:val="0"/>
        <w:rPr>
          <w:rFonts w:ascii="Verdana" w:hAnsi="Verdana"/>
          <w:sz w:val="20"/>
          <w:szCs w:val="20"/>
          <w:lang w:eastAsia="ar-SA"/>
        </w:rPr>
      </w:pPr>
    </w:p>
    <w:p w14:paraId="4C798F38" w14:textId="3BA3E039" w:rsidR="00412158" w:rsidRPr="00412158" w:rsidRDefault="00F05DF6" w:rsidP="00412158">
      <w:pPr>
        <w:autoSpaceDE w:val="0"/>
        <w:rPr>
          <w:rFonts w:ascii="Verdana" w:hAnsi="Verdana" w:cs="GaramondThree"/>
          <w:sz w:val="20"/>
          <w:szCs w:val="20"/>
          <w:lang w:eastAsia="ar-SA"/>
        </w:rPr>
      </w:pPr>
      <w:r>
        <w:rPr>
          <w:rFonts w:ascii="Verdana" w:hAnsi="Verdana" w:cs="GaramondThree"/>
          <w:sz w:val="20"/>
          <w:szCs w:val="20"/>
          <w:lang w:eastAsia="ar-SA"/>
        </w:rPr>
        <w:t>Where the costs are above the statutory limit and i</w:t>
      </w:r>
      <w:r w:rsidR="008035B5">
        <w:rPr>
          <w:rFonts w:ascii="Verdana" w:hAnsi="Verdana" w:cs="GaramondThree"/>
          <w:sz w:val="20"/>
          <w:szCs w:val="20"/>
          <w:lang w:eastAsia="ar-SA"/>
        </w:rPr>
        <w:t>n order for the costs to be recoverable above the statutory limit, t</w:t>
      </w:r>
      <w:r w:rsidR="00412158" w:rsidRPr="00412158">
        <w:rPr>
          <w:rFonts w:ascii="Verdana" w:hAnsi="Verdana" w:cs="GaramondThree"/>
          <w:sz w:val="20"/>
          <w:szCs w:val="20"/>
          <w:lang w:eastAsia="ar-SA"/>
        </w:rPr>
        <w:t xml:space="preserve">he landlord </w:t>
      </w:r>
      <w:r>
        <w:rPr>
          <w:rFonts w:ascii="Verdana" w:hAnsi="Verdana" w:cs="GaramondThree"/>
          <w:sz w:val="20"/>
          <w:szCs w:val="20"/>
          <w:lang w:eastAsia="ar-SA"/>
        </w:rPr>
        <w:t>must</w:t>
      </w:r>
      <w:r w:rsidR="00A941F8">
        <w:rPr>
          <w:rFonts w:ascii="Verdana" w:hAnsi="Verdana" w:cs="GaramondThree"/>
          <w:sz w:val="20"/>
          <w:szCs w:val="20"/>
          <w:lang w:eastAsia="ar-SA"/>
        </w:rPr>
        <w:t xml:space="preserve"> </w:t>
      </w:r>
      <w:r w:rsidR="00412158" w:rsidRPr="00412158">
        <w:rPr>
          <w:rFonts w:ascii="Verdana" w:hAnsi="Verdana" w:cs="GaramondThree"/>
          <w:sz w:val="20"/>
          <w:szCs w:val="20"/>
          <w:lang w:eastAsia="ar-SA"/>
        </w:rPr>
        <w:t>consult wi</w:t>
      </w:r>
      <w:r w:rsidR="00A1242A">
        <w:rPr>
          <w:rFonts w:ascii="Verdana" w:hAnsi="Verdana" w:cs="GaramondThree"/>
          <w:sz w:val="20"/>
          <w:szCs w:val="20"/>
          <w:lang w:eastAsia="ar-SA"/>
        </w:rPr>
        <w:t>th every leaseholder and any recognised tenants' association</w:t>
      </w:r>
      <w:r w:rsidR="00412158" w:rsidRPr="00412158">
        <w:rPr>
          <w:rFonts w:ascii="Verdana" w:hAnsi="Verdana" w:cs="GaramondThree"/>
          <w:sz w:val="20"/>
          <w:szCs w:val="20"/>
          <w:lang w:eastAsia="ar-SA"/>
        </w:rPr>
        <w:t xml:space="preserve">. Thus, in a property with unequal service charge proportions, the landlord </w:t>
      </w:r>
      <w:r>
        <w:rPr>
          <w:rFonts w:ascii="Verdana" w:hAnsi="Verdana" w:cs="GaramondThree"/>
          <w:sz w:val="20"/>
          <w:szCs w:val="20"/>
          <w:lang w:eastAsia="ar-SA"/>
        </w:rPr>
        <w:t>must</w:t>
      </w:r>
      <w:r w:rsidR="00072DDE">
        <w:rPr>
          <w:rFonts w:ascii="Verdana" w:hAnsi="Verdana" w:cs="GaramondThree"/>
          <w:sz w:val="20"/>
          <w:szCs w:val="20"/>
          <w:lang w:eastAsia="ar-SA"/>
        </w:rPr>
        <w:t xml:space="preserve"> </w:t>
      </w:r>
      <w:r w:rsidR="00412158" w:rsidRPr="00412158">
        <w:rPr>
          <w:rFonts w:ascii="Verdana" w:hAnsi="Verdana" w:cs="GaramondThree"/>
          <w:sz w:val="20"/>
          <w:szCs w:val="20"/>
          <w:lang w:eastAsia="ar-SA"/>
        </w:rPr>
        <w:t xml:space="preserve">consult all leaseholders if any one of them </w:t>
      </w:r>
      <w:r w:rsidR="00921AC1">
        <w:rPr>
          <w:rFonts w:ascii="Verdana" w:hAnsi="Verdana" w:cs="GaramondThree"/>
          <w:sz w:val="20"/>
          <w:szCs w:val="20"/>
          <w:lang w:eastAsia="ar-SA"/>
        </w:rPr>
        <w:t>would have to pay more than the statutory limit</w:t>
      </w:r>
      <w:r w:rsidR="00412158" w:rsidRPr="00412158">
        <w:rPr>
          <w:rFonts w:ascii="Verdana" w:hAnsi="Verdana" w:cs="GaramondThree"/>
          <w:sz w:val="20"/>
          <w:szCs w:val="20"/>
          <w:lang w:eastAsia="ar-SA"/>
        </w:rPr>
        <w:t xml:space="preserve"> in any one year</w:t>
      </w:r>
      <w:r w:rsidR="00072DDE">
        <w:rPr>
          <w:rFonts w:ascii="Verdana" w:hAnsi="Verdana" w:cs="GaramondThree"/>
          <w:sz w:val="20"/>
          <w:szCs w:val="20"/>
          <w:lang w:eastAsia="ar-SA"/>
        </w:rPr>
        <w:t xml:space="preserve"> (i.e. the accounting period)</w:t>
      </w:r>
      <w:r w:rsidR="00412158" w:rsidRPr="00412158">
        <w:rPr>
          <w:rFonts w:ascii="Verdana" w:hAnsi="Verdana" w:cs="GaramondThree"/>
          <w:sz w:val="20"/>
          <w:szCs w:val="20"/>
          <w:lang w:eastAsia="ar-SA"/>
        </w:rPr>
        <w:t xml:space="preserve">. The figure is to be calculated on the basis of the leaseholder’s total contribution resulting from the </w:t>
      </w:r>
      <w:r w:rsidR="00072DDE">
        <w:rPr>
          <w:rFonts w:ascii="Verdana" w:hAnsi="Verdana" w:cs="GaramondThree"/>
          <w:sz w:val="20"/>
          <w:szCs w:val="20"/>
          <w:lang w:eastAsia="ar-SA"/>
        </w:rPr>
        <w:t xml:space="preserve">relevant costs incurred under the </w:t>
      </w:r>
      <w:r w:rsidR="00412158" w:rsidRPr="00412158">
        <w:rPr>
          <w:rFonts w:ascii="Verdana" w:hAnsi="Verdana" w:cs="GaramondThree"/>
          <w:sz w:val="20"/>
          <w:szCs w:val="20"/>
          <w:lang w:eastAsia="ar-SA"/>
        </w:rPr>
        <w:t xml:space="preserve">agreement, including VAT. </w:t>
      </w:r>
    </w:p>
    <w:p w14:paraId="6E784230" w14:textId="77777777" w:rsidR="00412158" w:rsidRDefault="00412158" w:rsidP="00412158">
      <w:pPr>
        <w:autoSpaceDE w:val="0"/>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452FB2" w14:paraId="2083C1B9" w14:textId="77777777" w:rsidTr="00452FB2">
        <w:tc>
          <w:tcPr>
            <w:tcW w:w="9242" w:type="dxa"/>
          </w:tcPr>
          <w:p w14:paraId="16902C64" w14:textId="77777777" w:rsidR="00452FB2" w:rsidRDefault="00452FB2" w:rsidP="00412158">
            <w:pPr>
              <w:autoSpaceDE w:val="0"/>
              <w:rPr>
                <w:rFonts w:ascii="Verdana" w:eastAsia="MS PMincho" w:hAnsi="Verdana"/>
                <w:i/>
                <w:color w:val="363435"/>
                <w:w w:val="101"/>
                <w:sz w:val="20"/>
                <w:szCs w:val="20"/>
              </w:rPr>
            </w:pPr>
            <w:r w:rsidRPr="004E7AE3">
              <w:rPr>
                <w:rFonts w:ascii="Verdana" w:eastAsia="MS PMincho" w:hAnsi="Verdana"/>
                <w:i/>
                <w:color w:val="363435"/>
                <w:w w:val="101"/>
                <w:sz w:val="20"/>
                <w:szCs w:val="20"/>
              </w:rPr>
              <w:t>S20 Landlord and Tenant Act 1985 (as amended by s151 Commonhold and Leasehold Reform Act 2002)</w:t>
            </w:r>
          </w:p>
          <w:p w14:paraId="3403C308" w14:textId="77777777" w:rsidR="00D14A6E" w:rsidRDefault="00D14A6E" w:rsidP="00412158">
            <w:pPr>
              <w:autoSpaceDE w:val="0"/>
              <w:rPr>
                <w:rFonts w:ascii="Verdana" w:hAnsi="Verdana"/>
                <w:i/>
                <w:sz w:val="20"/>
                <w:szCs w:val="20"/>
                <w:lang w:eastAsia="ar-SA"/>
              </w:rPr>
            </w:pPr>
          </w:p>
          <w:p w14:paraId="0F5DE76C" w14:textId="77777777" w:rsidR="00D14A6E" w:rsidRPr="00565DC3" w:rsidRDefault="00D14A6E" w:rsidP="00D14A6E">
            <w:pPr>
              <w:autoSpaceDE w:val="0"/>
              <w:rPr>
                <w:rFonts w:ascii="Verdana" w:hAnsi="Verdana"/>
                <w:i/>
                <w:sz w:val="20"/>
                <w:szCs w:val="20"/>
                <w:lang w:eastAsia="ar-SA"/>
              </w:rPr>
            </w:pPr>
            <w:r>
              <w:rPr>
                <w:rFonts w:ascii="Verdana" w:hAnsi="Verdana"/>
                <w:i/>
                <w:sz w:val="20"/>
                <w:szCs w:val="20"/>
                <w:lang w:eastAsia="ar-SA"/>
              </w:rPr>
              <w:t>The Service Charges (Consultation Requirements) (England) Regulations 2003 (as amended). SI 2003/1987</w:t>
            </w:r>
          </w:p>
        </w:tc>
      </w:tr>
    </w:tbl>
    <w:p w14:paraId="79ABA57A" w14:textId="77777777" w:rsidR="00452FB2" w:rsidRPr="00412158" w:rsidRDefault="00452FB2" w:rsidP="00412158">
      <w:pPr>
        <w:autoSpaceDE w:val="0"/>
        <w:rPr>
          <w:rFonts w:ascii="Verdana" w:hAnsi="Verdana"/>
          <w:sz w:val="20"/>
          <w:szCs w:val="20"/>
          <w:lang w:eastAsia="ar-SA"/>
        </w:rPr>
      </w:pPr>
    </w:p>
    <w:p w14:paraId="48F84044" w14:textId="77777777" w:rsidR="00412158" w:rsidRPr="00412158" w:rsidRDefault="00412158" w:rsidP="00412158">
      <w:pPr>
        <w:autoSpaceDE w:val="0"/>
        <w:rPr>
          <w:rFonts w:ascii="Verdana" w:hAnsi="Verdana" w:cs="GaramondThree"/>
          <w:sz w:val="20"/>
          <w:szCs w:val="20"/>
          <w:lang w:eastAsia="ar-SA"/>
        </w:rPr>
      </w:pPr>
      <w:r w:rsidRPr="00412158">
        <w:rPr>
          <w:rFonts w:ascii="Verdana" w:hAnsi="Verdana" w:cs="GaramondThree"/>
          <w:sz w:val="20"/>
          <w:szCs w:val="20"/>
          <w:lang w:eastAsia="ar-SA"/>
        </w:rPr>
        <w:t>If consultation is not undertaken in full compliance with the procedures the landlord may not b</w:t>
      </w:r>
      <w:r w:rsidR="00921AC1">
        <w:rPr>
          <w:rFonts w:ascii="Verdana" w:hAnsi="Verdana" w:cs="GaramondThree"/>
          <w:sz w:val="20"/>
          <w:szCs w:val="20"/>
          <w:lang w:eastAsia="ar-SA"/>
        </w:rPr>
        <w:t xml:space="preserve">e able to recover more than </w:t>
      </w:r>
      <w:r w:rsidR="002419B7">
        <w:rPr>
          <w:rFonts w:ascii="Verdana" w:hAnsi="Verdana" w:cs="GaramondThree"/>
          <w:sz w:val="20"/>
          <w:szCs w:val="20"/>
          <w:lang w:eastAsia="ar-SA"/>
        </w:rPr>
        <w:t xml:space="preserve">the </w:t>
      </w:r>
      <w:r w:rsidR="00921AC1">
        <w:rPr>
          <w:rFonts w:ascii="Verdana" w:hAnsi="Verdana" w:cs="GaramondThree"/>
          <w:sz w:val="20"/>
          <w:szCs w:val="20"/>
          <w:lang w:eastAsia="ar-SA"/>
        </w:rPr>
        <w:t>statutory limit</w:t>
      </w:r>
      <w:r w:rsidRPr="00412158">
        <w:rPr>
          <w:rFonts w:ascii="Verdana" w:hAnsi="Verdana" w:cs="GaramondThree"/>
          <w:sz w:val="20"/>
          <w:szCs w:val="20"/>
          <w:lang w:eastAsia="ar-SA"/>
        </w:rPr>
        <w:t xml:space="preserve"> per leaseholder in any accounting period towards</w:t>
      </w:r>
      <w:r w:rsidR="002F1EFE">
        <w:rPr>
          <w:rFonts w:ascii="Verdana" w:hAnsi="Verdana" w:cs="GaramondThree"/>
          <w:sz w:val="20"/>
          <w:szCs w:val="20"/>
          <w:lang w:eastAsia="ar-SA"/>
        </w:rPr>
        <w:t xml:space="preserve"> the costs under the agreement.</w:t>
      </w:r>
    </w:p>
    <w:p w14:paraId="76C64FC9" w14:textId="77777777" w:rsidR="00412158" w:rsidRDefault="00B75352" w:rsidP="00114E30">
      <w:pPr>
        <w:pStyle w:val="Heading2"/>
        <w:rPr>
          <w:lang w:eastAsia="ar-SA"/>
        </w:rPr>
      </w:pPr>
      <w:bookmarkStart w:id="246" w:name="_Toc299113122"/>
      <w:bookmarkStart w:id="247" w:name="_Toc415753271"/>
      <w:bookmarkStart w:id="248" w:name="_Toc443380602"/>
      <w:r>
        <w:rPr>
          <w:lang w:eastAsia="ar-SA"/>
        </w:rPr>
        <w:t>9.12</w:t>
      </w:r>
      <w:r>
        <w:rPr>
          <w:lang w:eastAsia="ar-SA"/>
        </w:rPr>
        <w:tab/>
      </w:r>
      <w:r w:rsidR="00412158" w:rsidRPr="00921AC1">
        <w:rPr>
          <w:lang w:eastAsia="ar-SA"/>
        </w:rPr>
        <w:t>Qualifying works</w:t>
      </w:r>
      <w:bookmarkEnd w:id="246"/>
      <w:bookmarkEnd w:id="247"/>
      <w:bookmarkEnd w:id="248"/>
    </w:p>
    <w:p w14:paraId="30EFBF1E" w14:textId="77777777" w:rsidR="00921AC1" w:rsidRPr="00921AC1" w:rsidRDefault="00921AC1" w:rsidP="00921AC1">
      <w:pPr>
        <w:rPr>
          <w:lang w:eastAsia="ar-SA"/>
        </w:rPr>
      </w:pPr>
    </w:p>
    <w:p w14:paraId="7883A75B" w14:textId="7CA02527" w:rsidR="000B190C" w:rsidRPr="00412158" w:rsidRDefault="00412158" w:rsidP="000B190C">
      <w:pPr>
        <w:autoSpaceDE w:val="0"/>
        <w:rPr>
          <w:rFonts w:ascii="Verdana" w:hAnsi="Verdana" w:cs="GaramondThree-BoldItalic"/>
          <w:bCs/>
          <w:i/>
          <w:iCs/>
          <w:sz w:val="20"/>
          <w:szCs w:val="20"/>
          <w:lang w:eastAsia="ar-SA"/>
        </w:rPr>
      </w:pPr>
      <w:r w:rsidRPr="00412158">
        <w:rPr>
          <w:rFonts w:ascii="Verdana" w:hAnsi="Verdana"/>
          <w:sz w:val="20"/>
          <w:szCs w:val="20"/>
          <w:lang w:eastAsia="ar-SA"/>
        </w:rPr>
        <w:t xml:space="preserve">Qualifying works are </w:t>
      </w:r>
      <w:r w:rsidRPr="00412158">
        <w:rPr>
          <w:rFonts w:ascii="Verdana" w:hAnsi="Verdana" w:cs="GaramondThree-Bold"/>
          <w:sz w:val="20"/>
          <w:szCs w:val="20"/>
          <w:lang w:eastAsia="ar-SA"/>
        </w:rPr>
        <w:t>works on a building or any other premises</w:t>
      </w:r>
      <w:r w:rsidR="00AF4C2F">
        <w:rPr>
          <w:rFonts w:ascii="Verdana" w:hAnsi="Verdana" w:cs="GaramondThree-Bold"/>
          <w:sz w:val="20"/>
          <w:szCs w:val="20"/>
          <w:lang w:eastAsia="ar-SA"/>
        </w:rPr>
        <w:t>;</w:t>
      </w:r>
      <w:r w:rsidRPr="00412158">
        <w:rPr>
          <w:rFonts w:ascii="Verdana" w:hAnsi="Verdana" w:cs="GaramondThree-Bold"/>
          <w:sz w:val="20"/>
          <w:szCs w:val="20"/>
          <w:lang w:eastAsia="ar-SA"/>
        </w:rPr>
        <w:t xml:space="preserve"> that is, works of repair, maintenance or improvement. The inclusion of ‘improvement’ in the definition of qualifying works does not allow a landlord to recover costs of improvement works, unless a </w:t>
      </w:r>
      <w:r w:rsidR="00A941F8">
        <w:rPr>
          <w:rFonts w:ascii="Verdana" w:hAnsi="Verdana" w:cs="GaramondThree-Bold"/>
          <w:sz w:val="20"/>
          <w:szCs w:val="20"/>
          <w:lang w:eastAsia="ar-SA"/>
        </w:rPr>
        <w:t xml:space="preserve">provision </w:t>
      </w:r>
      <w:r w:rsidRPr="00412158">
        <w:rPr>
          <w:rFonts w:ascii="Verdana" w:hAnsi="Verdana" w:cs="GaramondThree-Bold"/>
          <w:sz w:val="20"/>
          <w:szCs w:val="20"/>
          <w:lang w:eastAsia="ar-SA"/>
        </w:rPr>
        <w:t xml:space="preserve">for </w:t>
      </w:r>
      <w:r w:rsidR="00A941F8">
        <w:rPr>
          <w:rFonts w:ascii="Verdana" w:hAnsi="Verdana" w:cs="GaramondThree-Bold"/>
          <w:sz w:val="20"/>
          <w:szCs w:val="20"/>
          <w:lang w:eastAsia="ar-SA"/>
        </w:rPr>
        <w:t xml:space="preserve">the recovery of </w:t>
      </w:r>
      <w:r w:rsidRPr="00412158">
        <w:rPr>
          <w:rFonts w:ascii="Verdana" w:hAnsi="Verdana" w:cs="GaramondThree-Bold"/>
          <w:sz w:val="20"/>
          <w:szCs w:val="20"/>
          <w:lang w:eastAsia="ar-SA"/>
        </w:rPr>
        <w:t>costs of improvements is included in the lease.</w:t>
      </w:r>
      <w:r w:rsidR="000B190C">
        <w:rPr>
          <w:rFonts w:ascii="Verdana" w:hAnsi="Verdana" w:cs="GaramondThree-Bold"/>
          <w:sz w:val="20"/>
          <w:szCs w:val="20"/>
          <w:lang w:eastAsia="ar-SA"/>
        </w:rPr>
        <w:t xml:space="preserve">  </w:t>
      </w:r>
      <w:r w:rsidR="000B190C">
        <w:rPr>
          <w:rFonts w:ascii="Verdana" w:hAnsi="Verdana" w:cs="GaramondThree-BoldItalic"/>
          <w:bCs/>
          <w:iCs/>
          <w:sz w:val="20"/>
          <w:szCs w:val="20"/>
          <w:lang w:eastAsia="ar-SA"/>
        </w:rPr>
        <w:t>However, a renewal</w:t>
      </w:r>
      <w:r w:rsidR="00A941F8">
        <w:rPr>
          <w:rFonts w:ascii="Verdana" w:hAnsi="Verdana" w:cs="GaramondThree-BoldItalic"/>
          <w:bCs/>
          <w:iCs/>
          <w:sz w:val="20"/>
          <w:szCs w:val="20"/>
          <w:lang w:eastAsia="ar-SA"/>
        </w:rPr>
        <w:t xml:space="preserve"> of something</w:t>
      </w:r>
      <w:r w:rsidR="000B190C">
        <w:rPr>
          <w:rFonts w:ascii="Verdana" w:hAnsi="Verdana" w:cs="GaramondThree-BoldItalic"/>
          <w:bCs/>
          <w:iCs/>
          <w:sz w:val="20"/>
          <w:szCs w:val="20"/>
          <w:lang w:eastAsia="ar-SA"/>
        </w:rPr>
        <w:t xml:space="preserve"> which may </w:t>
      </w:r>
      <w:r w:rsidR="00A941F8">
        <w:rPr>
          <w:rFonts w:ascii="Verdana" w:hAnsi="Verdana" w:cs="GaramondThree-BoldItalic"/>
          <w:bCs/>
          <w:iCs/>
          <w:sz w:val="20"/>
          <w:szCs w:val="20"/>
          <w:lang w:eastAsia="ar-SA"/>
        </w:rPr>
        <w:t>result in</w:t>
      </w:r>
      <w:r w:rsidR="000B190C">
        <w:rPr>
          <w:rFonts w:ascii="Verdana" w:hAnsi="Verdana" w:cs="GaramondThree-BoldItalic"/>
          <w:bCs/>
          <w:iCs/>
          <w:sz w:val="20"/>
          <w:szCs w:val="20"/>
          <w:lang w:eastAsia="ar-SA"/>
        </w:rPr>
        <w:t xml:space="preserve"> an improvement </w:t>
      </w:r>
      <w:r w:rsidR="00A941F8">
        <w:rPr>
          <w:rFonts w:ascii="Verdana" w:hAnsi="Verdana" w:cs="GaramondThree-BoldItalic"/>
          <w:bCs/>
          <w:iCs/>
          <w:sz w:val="20"/>
          <w:szCs w:val="20"/>
          <w:lang w:eastAsia="ar-SA"/>
        </w:rPr>
        <w:t xml:space="preserve">being made, </w:t>
      </w:r>
      <w:r w:rsidR="000B190C">
        <w:rPr>
          <w:rFonts w:ascii="Verdana" w:hAnsi="Verdana" w:cs="GaramondThree-BoldItalic"/>
          <w:bCs/>
          <w:iCs/>
          <w:sz w:val="20"/>
          <w:szCs w:val="20"/>
          <w:lang w:eastAsia="ar-SA"/>
        </w:rPr>
        <w:t>may be regarded as a repair where this represents a cost-effective solution.</w:t>
      </w:r>
    </w:p>
    <w:p w14:paraId="6DB83682" w14:textId="77777777" w:rsidR="00412158" w:rsidRPr="00412158" w:rsidRDefault="00412158" w:rsidP="00412158">
      <w:pPr>
        <w:rPr>
          <w:rFonts w:ascii="Verdana" w:hAnsi="Verdana" w:cs="GaramondThree-Bold"/>
          <w:sz w:val="20"/>
          <w:szCs w:val="20"/>
          <w:lang w:eastAsia="ar-SA"/>
        </w:rPr>
      </w:pPr>
    </w:p>
    <w:p w14:paraId="4F0FFB28" w14:textId="77777777" w:rsidR="00412158" w:rsidRPr="00412158" w:rsidRDefault="00412158" w:rsidP="00412158">
      <w:pPr>
        <w:autoSpaceDE w:val="0"/>
        <w:rPr>
          <w:rFonts w:ascii="Verdana" w:hAnsi="Verdana" w:cs="GaramondThree-Bold"/>
          <w:sz w:val="20"/>
          <w:szCs w:val="20"/>
          <w:lang w:eastAsia="ar-SA"/>
        </w:rPr>
      </w:pPr>
    </w:p>
    <w:p w14:paraId="332316F5" w14:textId="4AB41ACC" w:rsidR="00412158" w:rsidRPr="00412158" w:rsidRDefault="00F05DF6" w:rsidP="00412158">
      <w:pPr>
        <w:autoSpaceDE w:val="0"/>
        <w:rPr>
          <w:rFonts w:ascii="Verdana" w:hAnsi="Verdana" w:cs="GaramondThree"/>
          <w:sz w:val="20"/>
          <w:szCs w:val="20"/>
          <w:lang w:eastAsia="ar-SA"/>
        </w:rPr>
      </w:pPr>
      <w:r>
        <w:rPr>
          <w:rFonts w:ascii="Verdana" w:hAnsi="Verdana" w:cs="GaramondThree"/>
          <w:sz w:val="20"/>
          <w:szCs w:val="20"/>
          <w:lang w:eastAsia="ar-SA"/>
        </w:rPr>
        <w:t>Where the costs are above the statutory limit</w:t>
      </w:r>
      <w:del w:id="249" w:author="Charlie Chappell" w:date="2016-04-19T18:05:00Z">
        <w:r w:rsidDel="00C02853">
          <w:rPr>
            <w:rFonts w:ascii="Verdana" w:hAnsi="Verdana" w:cs="GaramondThree"/>
            <w:sz w:val="20"/>
            <w:szCs w:val="20"/>
            <w:lang w:eastAsia="ar-SA"/>
          </w:rPr>
          <w:delText xml:space="preserve"> </w:delText>
        </w:r>
      </w:del>
      <w:r>
        <w:rPr>
          <w:rFonts w:ascii="Verdana" w:hAnsi="Verdana" w:cs="GaramondThree"/>
          <w:sz w:val="20"/>
          <w:szCs w:val="20"/>
          <w:lang w:eastAsia="ar-SA"/>
        </w:rPr>
        <w:t xml:space="preserve"> </w:t>
      </w:r>
      <w:r w:rsidR="00F251BF">
        <w:rPr>
          <w:rFonts w:ascii="Verdana" w:hAnsi="Verdana" w:cs="GaramondThree"/>
          <w:sz w:val="20"/>
          <w:szCs w:val="20"/>
          <w:lang w:eastAsia="ar-SA"/>
        </w:rPr>
        <w:t>t</w:t>
      </w:r>
      <w:r w:rsidR="00412158" w:rsidRPr="00412158">
        <w:rPr>
          <w:rFonts w:ascii="Verdana" w:hAnsi="Verdana" w:cs="GaramondThree"/>
          <w:sz w:val="20"/>
          <w:szCs w:val="20"/>
          <w:lang w:eastAsia="ar-SA"/>
        </w:rPr>
        <w:t xml:space="preserve">he landlords </w:t>
      </w:r>
      <w:r>
        <w:rPr>
          <w:rFonts w:ascii="Verdana" w:hAnsi="Verdana" w:cs="GaramondThree"/>
          <w:sz w:val="20"/>
          <w:szCs w:val="20"/>
          <w:lang w:eastAsia="ar-SA"/>
        </w:rPr>
        <w:t>must</w:t>
      </w:r>
      <w:r w:rsidR="00A941F8">
        <w:rPr>
          <w:rFonts w:ascii="Verdana" w:hAnsi="Verdana" w:cs="GaramondThree"/>
          <w:sz w:val="20"/>
          <w:szCs w:val="20"/>
          <w:lang w:eastAsia="ar-SA"/>
        </w:rPr>
        <w:t xml:space="preserve"> </w:t>
      </w:r>
      <w:r w:rsidR="00412158" w:rsidRPr="00412158">
        <w:rPr>
          <w:rFonts w:ascii="Verdana" w:hAnsi="Verdana" w:cs="GaramondThree"/>
          <w:sz w:val="20"/>
          <w:szCs w:val="20"/>
          <w:lang w:eastAsia="ar-SA"/>
        </w:rPr>
        <w:t xml:space="preserve">consult with every leaseholder </w:t>
      </w:r>
      <w:r w:rsidR="00412158" w:rsidRPr="00412158">
        <w:rPr>
          <w:rFonts w:ascii="Verdana" w:hAnsi="Verdana" w:cs="GaramondThree"/>
          <w:bCs/>
          <w:iCs/>
          <w:sz w:val="20"/>
          <w:szCs w:val="20"/>
          <w:lang w:eastAsia="ar-SA"/>
        </w:rPr>
        <w:t>contributing to the costs</w:t>
      </w:r>
      <w:r w:rsidR="00AE57B5">
        <w:rPr>
          <w:rFonts w:ascii="Verdana" w:hAnsi="Verdana" w:cs="GaramondThree"/>
          <w:bCs/>
          <w:iCs/>
          <w:sz w:val="20"/>
          <w:szCs w:val="20"/>
          <w:lang w:eastAsia="ar-SA"/>
        </w:rPr>
        <w:t>,</w:t>
      </w:r>
      <w:r w:rsidR="00412158" w:rsidRPr="00412158">
        <w:rPr>
          <w:rFonts w:ascii="Verdana" w:hAnsi="Verdana" w:cs="GaramondThree"/>
          <w:bCs/>
          <w:iCs/>
          <w:sz w:val="20"/>
          <w:szCs w:val="20"/>
          <w:lang w:eastAsia="ar-SA"/>
        </w:rPr>
        <w:t xml:space="preserve"> </w:t>
      </w:r>
      <w:r w:rsidR="00412158" w:rsidRPr="00412158">
        <w:rPr>
          <w:rFonts w:ascii="Verdana" w:hAnsi="Verdana" w:cs="GaramondThree"/>
          <w:sz w:val="20"/>
          <w:szCs w:val="20"/>
          <w:lang w:eastAsia="ar-SA"/>
        </w:rPr>
        <w:t>and</w:t>
      </w:r>
      <w:r w:rsidR="00AE57B5">
        <w:rPr>
          <w:rFonts w:ascii="Verdana" w:hAnsi="Verdana" w:cs="GaramondThree"/>
          <w:sz w:val="20"/>
          <w:szCs w:val="20"/>
          <w:lang w:eastAsia="ar-SA"/>
        </w:rPr>
        <w:t xml:space="preserve"> must consult</w:t>
      </w:r>
      <w:r w:rsidR="00412158" w:rsidRPr="00412158">
        <w:rPr>
          <w:rFonts w:ascii="Verdana" w:hAnsi="Verdana" w:cs="GaramondThree"/>
          <w:sz w:val="20"/>
          <w:szCs w:val="20"/>
          <w:lang w:eastAsia="ar-SA"/>
        </w:rPr>
        <w:t xml:space="preserve"> </w:t>
      </w:r>
      <w:r>
        <w:rPr>
          <w:rFonts w:ascii="Verdana" w:hAnsi="Verdana" w:cs="GaramondThree"/>
          <w:sz w:val="20"/>
          <w:szCs w:val="20"/>
          <w:lang w:eastAsia="ar-SA"/>
        </w:rPr>
        <w:t xml:space="preserve">with </w:t>
      </w:r>
      <w:r w:rsidR="00412158" w:rsidRPr="00412158">
        <w:rPr>
          <w:rFonts w:ascii="Verdana" w:hAnsi="Verdana" w:cs="GaramondThree"/>
          <w:sz w:val="20"/>
          <w:szCs w:val="20"/>
          <w:lang w:eastAsia="ar-SA"/>
        </w:rPr>
        <w:t xml:space="preserve">any RTA, if the amount payable by </w:t>
      </w:r>
      <w:r w:rsidR="00412158" w:rsidRPr="00412158">
        <w:rPr>
          <w:rFonts w:ascii="Verdana" w:hAnsi="Verdana" w:cs="GaramondThree"/>
          <w:bCs/>
          <w:sz w:val="20"/>
          <w:szCs w:val="20"/>
          <w:lang w:eastAsia="ar-SA"/>
        </w:rPr>
        <w:t>any one</w:t>
      </w:r>
      <w:r w:rsidR="00412158" w:rsidRPr="00412158">
        <w:rPr>
          <w:rFonts w:ascii="Verdana" w:hAnsi="Verdana" w:cs="GaramondThree"/>
          <w:sz w:val="20"/>
          <w:szCs w:val="20"/>
          <w:lang w:eastAsia="ar-SA"/>
        </w:rPr>
        <w:t xml:space="preserve"> contribut</w:t>
      </w:r>
      <w:r w:rsidR="00921AC1">
        <w:rPr>
          <w:rFonts w:ascii="Verdana" w:hAnsi="Verdana" w:cs="GaramondThree"/>
          <w:sz w:val="20"/>
          <w:szCs w:val="20"/>
          <w:lang w:eastAsia="ar-SA"/>
        </w:rPr>
        <w:t>ing leaseholder is more than the statutory limit</w:t>
      </w:r>
      <w:r w:rsidR="00412158" w:rsidRPr="00412158">
        <w:rPr>
          <w:rFonts w:ascii="Verdana" w:hAnsi="Verdana" w:cs="GaramondThree"/>
          <w:sz w:val="20"/>
          <w:szCs w:val="20"/>
          <w:lang w:eastAsia="ar-SA"/>
        </w:rPr>
        <w:t xml:space="preserve">. Thus, in a property with unequal service charge proportions, the landlord </w:t>
      </w:r>
      <w:r>
        <w:rPr>
          <w:rFonts w:ascii="Verdana" w:hAnsi="Verdana" w:cs="GaramondThree"/>
          <w:sz w:val="20"/>
          <w:szCs w:val="20"/>
          <w:lang w:eastAsia="ar-SA"/>
        </w:rPr>
        <w:t>must</w:t>
      </w:r>
      <w:r w:rsidR="00A941F8">
        <w:rPr>
          <w:rFonts w:ascii="Verdana" w:hAnsi="Verdana" w:cs="GaramondThree"/>
          <w:sz w:val="20"/>
          <w:szCs w:val="20"/>
          <w:lang w:eastAsia="ar-SA"/>
        </w:rPr>
        <w:t xml:space="preserve"> </w:t>
      </w:r>
      <w:r w:rsidR="00412158" w:rsidRPr="00412158">
        <w:rPr>
          <w:rFonts w:ascii="Verdana" w:hAnsi="Verdana" w:cs="GaramondThree"/>
          <w:sz w:val="20"/>
          <w:szCs w:val="20"/>
          <w:lang w:eastAsia="ar-SA"/>
        </w:rPr>
        <w:t xml:space="preserve">consult all contributing leaseholders if any one of them </w:t>
      </w:r>
      <w:r w:rsidR="00921AC1">
        <w:rPr>
          <w:rFonts w:ascii="Verdana" w:hAnsi="Verdana" w:cs="GaramondThree"/>
          <w:sz w:val="20"/>
          <w:szCs w:val="20"/>
          <w:lang w:eastAsia="ar-SA"/>
        </w:rPr>
        <w:t>would have to pay more than the statutory limit</w:t>
      </w:r>
      <w:r w:rsidR="00412158" w:rsidRPr="00412158">
        <w:rPr>
          <w:rFonts w:ascii="Verdana" w:hAnsi="Verdana" w:cs="GaramondThree"/>
          <w:sz w:val="20"/>
          <w:szCs w:val="20"/>
          <w:lang w:eastAsia="ar-SA"/>
        </w:rPr>
        <w:t xml:space="preserve">. </w:t>
      </w:r>
    </w:p>
    <w:p w14:paraId="64347E48" w14:textId="77777777" w:rsidR="00412158" w:rsidRDefault="00412158" w:rsidP="00412158">
      <w:pPr>
        <w:autoSpaceDE w:val="0"/>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452FB2" w14:paraId="62DBE87E" w14:textId="77777777" w:rsidTr="00452FB2">
        <w:tc>
          <w:tcPr>
            <w:tcW w:w="9242" w:type="dxa"/>
          </w:tcPr>
          <w:p w14:paraId="4CDD82B9" w14:textId="77777777" w:rsidR="00452FB2" w:rsidRDefault="00B75352" w:rsidP="00412158">
            <w:pPr>
              <w:autoSpaceDE w:val="0"/>
              <w:rPr>
                <w:rFonts w:ascii="Verdana" w:hAnsi="Verdana"/>
                <w:i/>
                <w:sz w:val="20"/>
                <w:szCs w:val="20"/>
                <w:lang w:eastAsia="ar-SA"/>
              </w:rPr>
            </w:pPr>
            <w:r>
              <w:rPr>
                <w:rFonts w:ascii="Verdana" w:hAnsi="Verdana"/>
                <w:i/>
                <w:sz w:val="20"/>
                <w:szCs w:val="20"/>
                <w:lang w:eastAsia="ar-SA"/>
              </w:rPr>
              <w:t>s.</w:t>
            </w:r>
            <w:r w:rsidR="00452FB2">
              <w:rPr>
                <w:rFonts w:ascii="Verdana" w:hAnsi="Verdana"/>
                <w:i/>
                <w:sz w:val="20"/>
                <w:szCs w:val="20"/>
                <w:lang w:eastAsia="ar-SA"/>
              </w:rPr>
              <w:t>20 Landlord and Tenant Act</w:t>
            </w:r>
            <w:r>
              <w:rPr>
                <w:rFonts w:ascii="Verdana" w:hAnsi="Verdana"/>
                <w:i/>
                <w:sz w:val="20"/>
                <w:szCs w:val="20"/>
                <w:lang w:eastAsia="ar-SA"/>
              </w:rPr>
              <w:t xml:space="preserve"> </w:t>
            </w:r>
            <w:r w:rsidR="00452FB2">
              <w:rPr>
                <w:rFonts w:ascii="Verdana" w:hAnsi="Verdana"/>
                <w:i/>
                <w:sz w:val="20"/>
                <w:szCs w:val="20"/>
                <w:lang w:eastAsia="ar-SA"/>
              </w:rPr>
              <w:t>1985 (as amended by s</w:t>
            </w:r>
            <w:r>
              <w:rPr>
                <w:rFonts w:ascii="Verdana" w:hAnsi="Verdana"/>
                <w:i/>
                <w:sz w:val="20"/>
                <w:szCs w:val="20"/>
                <w:lang w:eastAsia="ar-SA"/>
              </w:rPr>
              <w:t>.</w:t>
            </w:r>
            <w:r w:rsidR="00452FB2">
              <w:rPr>
                <w:rFonts w:ascii="Verdana" w:hAnsi="Verdana"/>
                <w:i/>
                <w:sz w:val="20"/>
                <w:szCs w:val="20"/>
                <w:lang w:eastAsia="ar-SA"/>
              </w:rPr>
              <w:t>151 Commonhold and Leasehold Reform Act 2002)</w:t>
            </w:r>
          </w:p>
          <w:p w14:paraId="68ECC2A1" w14:textId="77777777" w:rsidR="00A941F8" w:rsidRDefault="00A941F8" w:rsidP="00412158">
            <w:pPr>
              <w:autoSpaceDE w:val="0"/>
              <w:rPr>
                <w:rFonts w:ascii="Verdana" w:hAnsi="Verdana"/>
                <w:i/>
                <w:sz w:val="20"/>
                <w:szCs w:val="20"/>
                <w:lang w:eastAsia="ar-SA"/>
              </w:rPr>
            </w:pPr>
          </w:p>
          <w:p w14:paraId="5DF38902" w14:textId="77777777" w:rsidR="00A941F8" w:rsidRPr="00565DC3" w:rsidRDefault="00A941F8" w:rsidP="00412158">
            <w:pPr>
              <w:autoSpaceDE w:val="0"/>
              <w:rPr>
                <w:rFonts w:ascii="Verdana" w:hAnsi="Verdana"/>
                <w:i/>
                <w:sz w:val="20"/>
                <w:szCs w:val="20"/>
                <w:lang w:eastAsia="ar-SA"/>
              </w:rPr>
            </w:pPr>
            <w:r>
              <w:rPr>
                <w:rFonts w:ascii="Verdana" w:hAnsi="Verdana"/>
                <w:i/>
                <w:sz w:val="20"/>
                <w:szCs w:val="20"/>
                <w:lang w:eastAsia="ar-SA"/>
              </w:rPr>
              <w:t>The Service Charges (Consultation Requirements) (England) Regulations 2003 (as amended). SI 2003/1987</w:t>
            </w:r>
          </w:p>
        </w:tc>
      </w:tr>
    </w:tbl>
    <w:p w14:paraId="297310A7" w14:textId="77777777" w:rsidR="00452FB2" w:rsidRPr="00412158" w:rsidRDefault="00452FB2" w:rsidP="00412158">
      <w:pPr>
        <w:autoSpaceDE w:val="0"/>
        <w:rPr>
          <w:rFonts w:ascii="Verdana" w:hAnsi="Verdana"/>
          <w:sz w:val="20"/>
          <w:szCs w:val="20"/>
          <w:lang w:eastAsia="ar-SA"/>
        </w:rPr>
      </w:pPr>
    </w:p>
    <w:p w14:paraId="3E529934" w14:textId="77777777" w:rsidR="00412158" w:rsidRPr="00921AC1" w:rsidRDefault="00412158" w:rsidP="00921AC1">
      <w:pPr>
        <w:autoSpaceDE w:val="0"/>
        <w:rPr>
          <w:rFonts w:ascii="Verdana" w:hAnsi="Verdana" w:cs="GaramondThree"/>
          <w:sz w:val="20"/>
          <w:szCs w:val="20"/>
          <w:lang w:eastAsia="ar-SA"/>
        </w:rPr>
      </w:pPr>
      <w:r w:rsidRPr="00412158">
        <w:rPr>
          <w:rFonts w:ascii="Verdana" w:hAnsi="Verdana" w:cs="GaramondThree"/>
          <w:sz w:val="20"/>
          <w:szCs w:val="20"/>
          <w:lang w:eastAsia="ar-SA"/>
        </w:rPr>
        <w:t>If consultation is not undertaken in full compliance with the procedures the landlord may not be</w:t>
      </w:r>
      <w:r w:rsidR="00921AC1">
        <w:rPr>
          <w:rFonts w:ascii="Verdana" w:hAnsi="Verdana" w:cs="GaramondThree"/>
          <w:sz w:val="20"/>
          <w:szCs w:val="20"/>
          <w:lang w:eastAsia="ar-SA"/>
        </w:rPr>
        <w:t xml:space="preserve"> able to recover costs over the statutory limit</w:t>
      </w:r>
      <w:r w:rsidRPr="00412158">
        <w:rPr>
          <w:rFonts w:ascii="Verdana" w:hAnsi="Verdana" w:cs="GaramondThree"/>
          <w:sz w:val="20"/>
          <w:szCs w:val="20"/>
          <w:lang w:eastAsia="ar-SA"/>
        </w:rPr>
        <w:t xml:space="preserve"> per leaseholder.</w:t>
      </w:r>
    </w:p>
    <w:p w14:paraId="01CC451F" w14:textId="77777777" w:rsidR="00412158" w:rsidRDefault="00B75352" w:rsidP="00114E30">
      <w:pPr>
        <w:pStyle w:val="Heading2"/>
        <w:rPr>
          <w:lang w:eastAsia="ar-SA"/>
        </w:rPr>
      </w:pPr>
      <w:bookmarkStart w:id="250" w:name="_Toc299113123"/>
      <w:bookmarkStart w:id="251" w:name="_Toc415753272"/>
      <w:bookmarkStart w:id="252" w:name="_Toc443380603"/>
      <w:r>
        <w:rPr>
          <w:lang w:eastAsia="ar-SA"/>
        </w:rPr>
        <w:t>9.13</w:t>
      </w:r>
      <w:r>
        <w:rPr>
          <w:lang w:eastAsia="ar-SA"/>
        </w:rPr>
        <w:tab/>
      </w:r>
      <w:r w:rsidR="00412158" w:rsidRPr="00921AC1">
        <w:rPr>
          <w:lang w:eastAsia="ar-SA"/>
        </w:rPr>
        <w:t>Emergencies and escalation of works</w:t>
      </w:r>
      <w:bookmarkEnd w:id="250"/>
      <w:bookmarkEnd w:id="251"/>
      <w:bookmarkEnd w:id="252"/>
    </w:p>
    <w:p w14:paraId="148478F3" w14:textId="77777777" w:rsidR="00921AC1" w:rsidRPr="00921AC1" w:rsidRDefault="00921AC1" w:rsidP="00921AC1">
      <w:pPr>
        <w:rPr>
          <w:lang w:eastAsia="ar-SA"/>
        </w:rPr>
      </w:pPr>
    </w:p>
    <w:p w14:paraId="3920CF15" w14:textId="29E02002" w:rsidR="00412158" w:rsidRPr="00412158" w:rsidRDefault="00412158" w:rsidP="00412158">
      <w:pPr>
        <w:rPr>
          <w:rFonts w:ascii="Verdana" w:hAnsi="Verdana"/>
          <w:sz w:val="20"/>
          <w:szCs w:val="20"/>
          <w:lang w:eastAsia="ar-SA"/>
        </w:rPr>
      </w:pPr>
      <w:r w:rsidRPr="00412158">
        <w:rPr>
          <w:rFonts w:ascii="Verdana" w:hAnsi="Verdana"/>
          <w:sz w:val="20"/>
          <w:szCs w:val="20"/>
          <w:lang w:eastAsia="ar-SA"/>
        </w:rPr>
        <w:t xml:space="preserve">The consultation regulations </w:t>
      </w:r>
      <w:r w:rsidRPr="00412158">
        <w:rPr>
          <w:rFonts w:ascii="Verdana" w:hAnsi="Verdana"/>
          <w:bCs/>
          <w:sz w:val="20"/>
          <w:szCs w:val="20"/>
          <w:lang w:eastAsia="ar-SA"/>
        </w:rPr>
        <w:t>do not</w:t>
      </w:r>
      <w:r w:rsidRPr="00412158">
        <w:rPr>
          <w:rFonts w:ascii="Verdana" w:hAnsi="Verdana"/>
          <w:sz w:val="20"/>
          <w:szCs w:val="20"/>
          <w:lang w:eastAsia="ar-SA"/>
        </w:rPr>
        <w:t xml:space="preserve"> provide any exceptions from the procedures due to urgency. Even if you believe that works are urgently required, non-compliance with the regulations may lead</w:t>
      </w:r>
      <w:r w:rsidR="00921AC1">
        <w:rPr>
          <w:rFonts w:ascii="Verdana" w:hAnsi="Verdana"/>
          <w:sz w:val="20"/>
          <w:szCs w:val="20"/>
          <w:lang w:eastAsia="ar-SA"/>
        </w:rPr>
        <w:t xml:space="preserve"> to any costs in excess of the statutory limit</w:t>
      </w:r>
      <w:r w:rsidRPr="00412158">
        <w:rPr>
          <w:rFonts w:ascii="Verdana" w:hAnsi="Verdana"/>
          <w:sz w:val="20"/>
          <w:szCs w:val="20"/>
          <w:lang w:eastAsia="ar-SA"/>
        </w:rPr>
        <w:t xml:space="preserve"> for each leaseholder, being irrecoverable.</w:t>
      </w:r>
    </w:p>
    <w:p w14:paraId="3AB52A14" w14:textId="77777777" w:rsidR="0008459C" w:rsidRDefault="0008459C" w:rsidP="00412158">
      <w:pPr>
        <w:rPr>
          <w:rFonts w:ascii="Verdana" w:hAnsi="Verdana"/>
          <w:sz w:val="20"/>
          <w:szCs w:val="20"/>
          <w:lang w:eastAsia="ar-SA"/>
        </w:rPr>
      </w:pPr>
    </w:p>
    <w:p w14:paraId="531C05C0" w14:textId="274A30D7" w:rsidR="00412158" w:rsidRPr="00412158" w:rsidRDefault="00412158" w:rsidP="00412158">
      <w:pPr>
        <w:rPr>
          <w:rFonts w:ascii="Verdana" w:hAnsi="Verdana"/>
          <w:sz w:val="20"/>
          <w:szCs w:val="20"/>
          <w:lang w:eastAsia="ar-SA"/>
        </w:rPr>
      </w:pPr>
      <w:r w:rsidRPr="00412158">
        <w:rPr>
          <w:rFonts w:ascii="Verdana" w:hAnsi="Verdana"/>
          <w:sz w:val="20"/>
          <w:szCs w:val="20"/>
          <w:lang w:eastAsia="ar-SA"/>
        </w:rPr>
        <w:t xml:space="preserve">Under </w:t>
      </w:r>
      <w:r w:rsidRPr="005C6500">
        <w:rPr>
          <w:rFonts w:ascii="Verdana" w:hAnsi="Verdana"/>
          <w:sz w:val="20"/>
          <w:szCs w:val="20"/>
          <w:lang w:eastAsia="ar-SA"/>
        </w:rPr>
        <w:t xml:space="preserve">section 20ZA of the </w:t>
      </w:r>
      <w:r w:rsidRPr="005C6500">
        <w:rPr>
          <w:rFonts w:ascii="Verdana" w:hAnsi="Verdana"/>
          <w:i/>
          <w:sz w:val="20"/>
          <w:szCs w:val="20"/>
          <w:lang w:eastAsia="ar-SA"/>
        </w:rPr>
        <w:t>Landlord and Tenant Act</w:t>
      </w:r>
      <w:r w:rsidRPr="005C6500">
        <w:rPr>
          <w:rFonts w:ascii="Verdana" w:hAnsi="Verdana"/>
          <w:sz w:val="20"/>
          <w:szCs w:val="20"/>
          <w:lang w:eastAsia="ar-SA"/>
        </w:rPr>
        <w:t xml:space="preserve"> 1985</w:t>
      </w:r>
      <w:r w:rsidR="00921AC1">
        <w:rPr>
          <w:rFonts w:ascii="Verdana" w:hAnsi="Verdana"/>
          <w:sz w:val="20"/>
          <w:szCs w:val="20"/>
          <w:lang w:eastAsia="ar-SA"/>
        </w:rPr>
        <w:t xml:space="preserve"> </w:t>
      </w:r>
      <w:r w:rsidR="004A7ECC">
        <w:rPr>
          <w:rFonts w:ascii="Verdana" w:hAnsi="Verdana"/>
          <w:sz w:val="20"/>
          <w:szCs w:val="20"/>
          <w:lang w:eastAsia="ar-SA"/>
        </w:rPr>
        <w:t xml:space="preserve">the </w:t>
      </w:r>
      <w:r w:rsidR="00921AC1">
        <w:rPr>
          <w:rFonts w:ascii="Verdana" w:hAnsi="Verdana"/>
          <w:sz w:val="20"/>
          <w:szCs w:val="20"/>
          <w:lang w:eastAsia="ar-SA"/>
        </w:rPr>
        <w:t>FTT</w:t>
      </w:r>
      <w:r w:rsidRPr="00412158">
        <w:rPr>
          <w:rFonts w:ascii="Verdana" w:hAnsi="Verdana"/>
          <w:sz w:val="20"/>
          <w:szCs w:val="20"/>
          <w:lang w:eastAsia="ar-SA"/>
        </w:rPr>
        <w:t xml:space="preserve"> can, however, dispense with all or any of the requirements, if satisfied that it is reasonable to do so. If works are urgently required that are likely to exceed the consultation threshold, you should advise your client t</w:t>
      </w:r>
      <w:r w:rsidR="00A1242A">
        <w:rPr>
          <w:rFonts w:ascii="Verdana" w:hAnsi="Verdana"/>
          <w:sz w:val="20"/>
          <w:szCs w:val="20"/>
          <w:lang w:eastAsia="ar-SA"/>
        </w:rPr>
        <w:t xml:space="preserve">o seek dispensation from </w:t>
      </w:r>
      <w:r w:rsidR="004A7ECC">
        <w:rPr>
          <w:rFonts w:ascii="Verdana" w:hAnsi="Verdana"/>
          <w:sz w:val="20"/>
          <w:szCs w:val="20"/>
          <w:lang w:eastAsia="ar-SA"/>
        </w:rPr>
        <w:t xml:space="preserve">the </w:t>
      </w:r>
      <w:r w:rsidR="00A1242A">
        <w:rPr>
          <w:rFonts w:ascii="Verdana" w:hAnsi="Verdana"/>
          <w:sz w:val="20"/>
          <w:szCs w:val="20"/>
          <w:lang w:eastAsia="ar-SA"/>
        </w:rPr>
        <w:t>FTT</w:t>
      </w:r>
      <w:r w:rsidRPr="00412158">
        <w:rPr>
          <w:rFonts w:ascii="Verdana" w:hAnsi="Verdana"/>
          <w:sz w:val="20"/>
          <w:szCs w:val="20"/>
          <w:lang w:eastAsia="ar-SA"/>
        </w:rPr>
        <w:t xml:space="preserve"> if the client wishes to recover the full costs of the works as service charge.</w:t>
      </w:r>
    </w:p>
    <w:p w14:paraId="75157156" w14:textId="77777777" w:rsidR="00412158" w:rsidRPr="00412158" w:rsidRDefault="00412158" w:rsidP="00412158">
      <w:pPr>
        <w:rPr>
          <w:rFonts w:ascii="Verdana" w:hAnsi="Verdana"/>
          <w:sz w:val="20"/>
          <w:szCs w:val="20"/>
        </w:rPr>
      </w:pPr>
    </w:p>
    <w:p w14:paraId="52A9E13C" w14:textId="54247495" w:rsidR="00412158" w:rsidRPr="00412158" w:rsidRDefault="00412158" w:rsidP="00412158">
      <w:pPr>
        <w:rPr>
          <w:rFonts w:ascii="Verdana" w:hAnsi="Verdana"/>
          <w:sz w:val="20"/>
          <w:szCs w:val="20"/>
          <w:lang w:eastAsia="ar-SA"/>
        </w:rPr>
      </w:pPr>
      <w:r w:rsidRPr="00412158">
        <w:rPr>
          <w:rFonts w:ascii="Verdana" w:hAnsi="Verdana"/>
          <w:sz w:val="20"/>
          <w:szCs w:val="20"/>
          <w:lang w:eastAsia="ar-SA"/>
        </w:rPr>
        <w:t>In extremely urgent situations your client may wish to undertake works prior to o</w:t>
      </w:r>
      <w:r w:rsidR="00921AC1">
        <w:rPr>
          <w:rFonts w:ascii="Verdana" w:hAnsi="Verdana"/>
          <w:sz w:val="20"/>
          <w:szCs w:val="20"/>
          <w:lang w:eastAsia="ar-SA"/>
        </w:rPr>
        <w:t xml:space="preserve">btaining dispensation from </w:t>
      </w:r>
      <w:r w:rsidR="004A7ECC">
        <w:rPr>
          <w:rFonts w:ascii="Verdana" w:hAnsi="Verdana"/>
          <w:sz w:val="20"/>
          <w:szCs w:val="20"/>
          <w:lang w:eastAsia="ar-SA"/>
        </w:rPr>
        <w:t xml:space="preserve">the </w:t>
      </w:r>
      <w:r w:rsidR="00921AC1">
        <w:rPr>
          <w:rFonts w:ascii="Verdana" w:hAnsi="Verdana"/>
          <w:sz w:val="20"/>
          <w:szCs w:val="20"/>
          <w:lang w:eastAsia="ar-SA"/>
        </w:rPr>
        <w:t>FTT</w:t>
      </w:r>
      <w:r w:rsidRPr="00412158">
        <w:rPr>
          <w:rFonts w:ascii="Verdana" w:hAnsi="Verdana"/>
          <w:sz w:val="20"/>
          <w:szCs w:val="20"/>
          <w:lang w:eastAsia="ar-SA"/>
        </w:rPr>
        <w:t xml:space="preserve">, which can be granted retrospectively. </w:t>
      </w:r>
      <w:r w:rsidR="008035B5">
        <w:rPr>
          <w:rFonts w:ascii="Verdana" w:hAnsi="Verdana"/>
          <w:sz w:val="20"/>
          <w:szCs w:val="20"/>
          <w:lang w:eastAsia="ar-SA"/>
        </w:rPr>
        <w:t>Such situations have resulted in a number of challenges in the FTT</w:t>
      </w:r>
      <w:r w:rsidRPr="00412158">
        <w:rPr>
          <w:rFonts w:ascii="Verdana" w:hAnsi="Verdana"/>
          <w:sz w:val="20"/>
          <w:szCs w:val="20"/>
          <w:lang w:eastAsia="ar-SA"/>
        </w:rPr>
        <w:t>, but one common theme</w:t>
      </w:r>
      <w:r w:rsidR="003F3E92">
        <w:rPr>
          <w:rFonts w:ascii="Verdana" w:hAnsi="Verdana"/>
          <w:sz w:val="20"/>
          <w:szCs w:val="20"/>
          <w:lang w:eastAsia="ar-SA"/>
        </w:rPr>
        <w:t xml:space="preserve"> </w:t>
      </w:r>
      <w:r w:rsidRPr="00412158">
        <w:rPr>
          <w:rFonts w:ascii="Verdana" w:hAnsi="Verdana"/>
          <w:sz w:val="20"/>
          <w:szCs w:val="20"/>
          <w:lang w:eastAsia="ar-SA"/>
        </w:rPr>
        <w:t xml:space="preserve">from </w:t>
      </w:r>
      <w:r w:rsidR="008035B5">
        <w:rPr>
          <w:rFonts w:ascii="Verdana" w:hAnsi="Verdana"/>
          <w:sz w:val="20"/>
          <w:szCs w:val="20"/>
          <w:lang w:eastAsia="ar-SA"/>
        </w:rPr>
        <w:t xml:space="preserve">resulting </w:t>
      </w:r>
      <w:r w:rsidRPr="00412158">
        <w:rPr>
          <w:rFonts w:ascii="Verdana" w:hAnsi="Verdana"/>
          <w:sz w:val="20"/>
          <w:szCs w:val="20"/>
          <w:lang w:eastAsia="ar-SA"/>
        </w:rPr>
        <w:t xml:space="preserve">determinations is that landlords should undertake as much of the consultation process as possible. They should attempt to ensure that leaseholders are not prejudiced and that demonstrable value for money has been obtained. </w:t>
      </w:r>
    </w:p>
    <w:p w14:paraId="5A329156" w14:textId="77777777" w:rsidR="00412158" w:rsidRPr="00412158" w:rsidRDefault="00412158" w:rsidP="00412158">
      <w:pPr>
        <w:rPr>
          <w:rFonts w:ascii="Verdana" w:hAnsi="Verdana"/>
          <w:sz w:val="20"/>
          <w:szCs w:val="20"/>
          <w:lang w:eastAsia="ar-SA"/>
        </w:rPr>
      </w:pPr>
    </w:p>
    <w:p w14:paraId="60FE8893" w14:textId="27D0BD12" w:rsidR="00412158" w:rsidRPr="00412158" w:rsidRDefault="004A7ECC" w:rsidP="00412158">
      <w:pPr>
        <w:rPr>
          <w:rFonts w:ascii="Verdana" w:hAnsi="Verdana"/>
          <w:sz w:val="20"/>
          <w:szCs w:val="20"/>
          <w:lang w:eastAsia="ar-SA"/>
        </w:rPr>
      </w:pPr>
      <w:r>
        <w:rPr>
          <w:rFonts w:ascii="Verdana" w:hAnsi="Verdana"/>
          <w:sz w:val="20"/>
          <w:szCs w:val="20"/>
          <w:lang w:eastAsia="ar-SA"/>
        </w:rPr>
        <w:t xml:space="preserve">The </w:t>
      </w:r>
      <w:r w:rsidR="00921AC1">
        <w:rPr>
          <w:rFonts w:ascii="Verdana" w:hAnsi="Verdana"/>
          <w:sz w:val="20"/>
          <w:szCs w:val="20"/>
          <w:lang w:eastAsia="ar-SA"/>
        </w:rPr>
        <w:t>FTT</w:t>
      </w:r>
      <w:r w:rsidR="00412158" w:rsidRPr="00412158">
        <w:rPr>
          <w:rFonts w:ascii="Verdana" w:hAnsi="Verdana"/>
          <w:sz w:val="20"/>
          <w:szCs w:val="20"/>
          <w:lang w:eastAsia="ar-SA"/>
        </w:rPr>
        <w:t xml:space="preserve"> will look at every individual application on its merits, so you should not assume that dispensation will be granted. Dispensation is unlikely to be forthcoming where consultation has not occurred due to incompetence, ignorance or lack of forward planning. Before instructing any contractor to undertake works at a cost above the consultation threshold and without fulfilling all the statutory consultation requirements, </w:t>
      </w:r>
      <w:r w:rsidR="00412158" w:rsidRPr="00412158">
        <w:rPr>
          <w:rFonts w:ascii="Verdana" w:hAnsi="Verdana"/>
          <w:sz w:val="20"/>
          <w:szCs w:val="20"/>
          <w:lang w:eastAsia="ar-SA"/>
        </w:rPr>
        <w:lastRenderedPageBreak/>
        <w:t>you should make your client fully aware of all the financial risks involved and only proceed with the client’s express instructions to do so.</w:t>
      </w:r>
    </w:p>
    <w:p w14:paraId="1FCA64AB" w14:textId="77777777" w:rsidR="00412158" w:rsidRPr="00412158" w:rsidRDefault="00412158" w:rsidP="00412158">
      <w:pPr>
        <w:rPr>
          <w:rFonts w:ascii="Verdana" w:hAnsi="Verdana"/>
          <w:sz w:val="20"/>
          <w:szCs w:val="20"/>
          <w:lang w:eastAsia="ar-SA"/>
        </w:rPr>
      </w:pPr>
    </w:p>
    <w:p w14:paraId="3284B1DD" w14:textId="4BC81450" w:rsidR="00412158" w:rsidRPr="00412158" w:rsidRDefault="00412158" w:rsidP="00412158">
      <w:pPr>
        <w:pStyle w:val="BodyText3"/>
        <w:rPr>
          <w:rFonts w:ascii="Verdana" w:hAnsi="Verdana"/>
          <w:sz w:val="20"/>
          <w:szCs w:val="20"/>
          <w:lang w:val="en-GB" w:eastAsia="ar-SA"/>
        </w:rPr>
      </w:pPr>
      <w:r w:rsidRPr="00412158">
        <w:rPr>
          <w:rFonts w:ascii="Verdana" w:hAnsi="Verdana"/>
          <w:sz w:val="20"/>
          <w:szCs w:val="20"/>
          <w:lang w:val="en-GB" w:eastAsia="ar-SA"/>
        </w:rPr>
        <w:t>It is not uncommon for contracts to be specified, tendered and works commenced, only to subsequently discover that more extensive works are required at greater cost. This may lead to further consultation being required. It can frequently be prudent or more cost effective to complete the required works, rather than suspending the contract until the consultation requirements can be fulfilled. This is another situation in wh</w:t>
      </w:r>
      <w:r w:rsidR="00921AC1">
        <w:rPr>
          <w:rFonts w:ascii="Verdana" w:hAnsi="Verdana"/>
          <w:sz w:val="20"/>
          <w:szCs w:val="20"/>
          <w:lang w:val="en-GB" w:eastAsia="ar-SA"/>
        </w:rPr>
        <w:t xml:space="preserve">ich a request can made to </w:t>
      </w:r>
      <w:r w:rsidR="004A7ECC">
        <w:rPr>
          <w:rFonts w:ascii="Verdana" w:hAnsi="Verdana"/>
          <w:sz w:val="20"/>
          <w:szCs w:val="20"/>
          <w:lang w:val="en-GB" w:eastAsia="ar-SA"/>
        </w:rPr>
        <w:t xml:space="preserve">the </w:t>
      </w:r>
      <w:r w:rsidR="00921AC1">
        <w:rPr>
          <w:rFonts w:ascii="Verdana" w:hAnsi="Verdana"/>
          <w:sz w:val="20"/>
          <w:szCs w:val="20"/>
          <w:lang w:val="en-GB" w:eastAsia="ar-SA"/>
        </w:rPr>
        <w:t>FTT</w:t>
      </w:r>
      <w:r w:rsidRPr="00412158">
        <w:rPr>
          <w:rFonts w:ascii="Verdana" w:hAnsi="Verdana"/>
          <w:sz w:val="20"/>
          <w:szCs w:val="20"/>
          <w:lang w:val="en-GB" w:eastAsia="ar-SA"/>
        </w:rPr>
        <w:t xml:space="preserve"> to grant dispensation from the (further) consultation requirements so that the works can continue in a timely manner.</w:t>
      </w:r>
    </w:p>
    <w:p w14:paraId="27A8388A" w14:textId="6B6008AF" w:rsidR="00412158" w:rsidRPr="001E69AD" w:rsidRDefault="004A7ECC" w:rsidP="00412158">
      <w:pPr>
        <w:pStyle w:val="BodyText3"/>
        <w:rPr>
          <w:rFonts w:ascii="Verdana" w:hAnsi="Verdana"/>
          <w:b/>
          <w:i/>
          <w:sz w:val="20"/>
          <w:szCs w:val="20"/>
          <w:lang w:val="en-GB" w:eastAsia="ar-SA"/>
        </w:rPr>
      </w:pPr>
      <w:r>
        <w:rPr>
          <w:rFonts w:ascii="Verdana" w:hAnsi="Verdana"/>
          <w:sz w:val="20"/>
          <w:szCs w:val="20"/>
          <w:lang w:val="en-GB" w:eastAsia="ar-SA"/>
        </w:rPr>
        <w:t xml:space="preserve">The </w:t>
      </w:r>
      <w:r w:rsidR="00921AC1">
        <w:rPr>
          <w:rFonts w:ascii="Verdana" w:hAnsi="Verdana"/>
          <w:sz w:val="20"/>
          <w:szCs w:val="20"/>
          <w:lang w:val="en-GB" w:eastAsia="ar-SA"/>
        </w:rPr>
        <w:t>FTT</w:t>
      </w:r>
      <w:r w:rsidR="00412158" w:rsidRPr="00412158">
        <w:rPr>
          <w:rFonts w:ascii="Verdana" w:hAnsi="Verdana"/>
          <w:sz w:val="20"/>
          <w:szCs w:val="20"/>
          <w:lang w:val="en-GB" w:eastAsia="ar-SA"/>
        </w:rPr>
        <w:t xml:space="preserve"> will consider carefully the circumstances of each individual case in deciding if the consultation requirements have been fully met and, if not, whether to grant dispensation. This is a complex area of case law and tribunal determinations, with which you should familiarise yourself and take further advice where necessary.</w:t>
      </w:r>
      <w:r w:rsidR="00354E58" w:rsidRPr="00450E6D">
        <w:rPr>
          <w:rFonts w:ascii="Verdana" w:hAnsi="Verdana"/>
          <w:sz w:val="20"/>
          <w:szCs w:val="20"/>
          <w:lang w:val="en-GB" w:eastAsia="ar-SA"/>
        </w:rPr>
        <w:t xml:space="preserve"> </w:t>
      </w:r>
    </w:p>
    <w:p w14:paraId="7B8DC405" w14:textId="77777777" w:rsidR="00412158" w:rsidRPr="00412158" w:rsidRDefault="00412158" w:rsidP="004F535F">
      <w:pPr>
        <w:pStyle w:val="onlinetext"/>
        <w:spacing w:after="0"/>
        <w:rPr>
          <w:rFonts w:eastAsia="Times New Roman"/>
          <w:b/>
          <w:szCs w:val="20"/>
          <w:lang w:eastAsia="ar-SA"/>
        </w:rPr>
      </w:pPr>
    </w:p>
    <w:p w14:paraId="08A5F55F" w14:textId="77777777" w:rsidR="008A04CE" w:rsidRPr="00412158" w:rsidRDefault="008A04CE" w:rsidP="004F535F">
      <w:pPr>
        <w:pStyle w:val="onlinetext"/>
        <w:spacing w:after="0"/>
        <w:rPr>
          <w:rFonts w:eastAsia="Times New Roman"/>
          <w:szCs w:val="20"/>
          <w:lang w:eastAsia="ar-SA"/>
        </w:rPr>
      </w:pPr>
    </w:p>
    <w:p w14:paraId="61C2F33C" w14:textId="77777777" w:rsidR="00921AC1" w:rsidRDefault="00921AC1">
      <w:pPr>
        <w:jc w:val="center"/>
        <w:rPr>
          <w:rFonts w:ascii="Verdana" w:hAnsi="Verdana"/>
          <w:sz w:val="20"/>
          <w:szCs w:val="20"/>
          <w:lang w:eastAsia="ar-SA"/>
        </w:rPr>
      </w:pPr>
      <w:r>
        <w:rPr>
          <w:szCs w:val="20"/>
          <w:lang w:eastAsia="ar-SA"/>
        </w:rPr>
        <w:br w:type="page"/>
      </w:r>
    </w:p>
    <w:p w14:paraId="0EFA27B5" w14:textId="77777777" w:rsidR="008A04CE" w:rsidRPr="00412158" w:rsidRDefault="008A04CE" w:rsidP="004F535F">
      <w:pPr>
        <w:pStyle w:val="onlinetext"/>
        <w:spacing w:after="0"/>
        <w:rPr>
          <w:rFonts w:eastAsia="Times New Roman"/>
          <w:szCs w:val="20"/>
          <w:lang w:eastAsia="ar-SA"/>
        </w:rPr>
      </w:pPr>
    </w:p>
    <w:p w14:paraId="2DD1F53D" w14:textId="77777777" w:rsidR="008A04CE" w:rsidRPr="00412158" w:rsidRDefault="008A04CE">
      <w:pPr>
        <w:jc w:val="center"/>
        <w:rPr>
          <w:rFonts w:ascii="Verdana" w:hAnsi="Verdana"/>
          <w:sz w:val="20"/>
          <w:szCs w:val="20"/>
          <w:lang w:eastAsia="ar-SA"/>
        </w:rPr>
      </w:pPr>
    </w:p>
    <w:p w14:paraId="6AB9FE9F" w14:textId="77777777" w:rsidR="008A04CE" w:rsidRPr="00412158" w:rsidRDefault="001E00B6" w:rsidP="00114E30">
      <w:pPr>
        <w:pStyle w:val="Heading1"/>
        <w:rPr>
          <w:szCs w:val="20"/>
          <w:lang w:eastAsia="ar-SA"/>
        </w:rPr>
      </w:pPr>
      <w:bookmarkStart w:id="253" w:name="_Toc415753273"/>
      <w:bookmarkStart w:id="254" w:name="_Toc443380604"/>
      <w:r w:rsidRPr="002E6E87">
        <w:rPr>
          <w:lang w:eastAsia="ar-SA"/>
        </w:rPr>
        <w:t>Part</w:t>
      </w:r>
      <w:r w:rsidR="00B75352">
        <w:rPr>
          <w:lang w:eastAsia="ar-SA"/>
        </w:rPr>
        <w:t xml:space="preserve"> </w:t>
      </w:r>
      <w:r>
        <w:rPr>
          <w:lang w:eastAsia="ar-SA"/>
        </w:rPr>
        <w:t>10</w:t>
      </w:r>
      <w:r w:rsidR="00B75352">
        <w:rPr>
          <w:lang w:eastAsia="ar-SA"/>
        </w:rPr>
        <w:tab/>
      </w:r>
      <w:r w:rsidR="00A947A4" w:rsidRPr="00412158">
        <w:rPr>
          <w:lang w:eastAsia="ar-SA"/>
        </w:rPr>
        <w:t>Contractors and suppliers</w:t>
      </w:r>
      <w:bookmarkEnd w:id="253"/>
      <w:bookmarkEnd w:id="254"/>
    </w:p>
    <w:p w14:paraId="7C6A1551" w14:textId="77777777" w:rsidR="00A947A4" w:rsidRPr="00412158" w:rsidRDefault="00A947A4" w:rsidP="004F535F">
      <w:pPr>
        <w:pStyle w:val="onlinetext"/>
        <w:spacing w:after="0"/>
        <w:rPr>
          <w:rFonts w:eastAsia="Times New Roman"/>
          <w:szCs w:val="20"/>
          <w:lang w:eastAsia="ar-SA"/>
        </w:rPr>
      </w:pPr>
    </w:p>
    <w:p w14:paraId="0CC0B26D" w14:textId="77777777" w:rsidR="00A947A4" w:rsidRPr="00412158" w:rsidRDefault="00A947A4" w:rsidP="004F535F">
      <w:pPr>
        <w:pStyle w:val="onlinetext"/>
        <w:spacing w:after="0"/>
        <w:rPr>
          <w:rFonts w:eastAsia="Times New Roman"/>
          <w:szCs w:val="20"/>
          <w:lang w:eastAsia="ar-SA"/>
        </w:rPr>
      </w:pPr>
    </w:p>
    <w:p w14:paraId="5789A596" w14:textId="77777777" w:rsidR="00A947A4" w:rsidRPr="00412158" w:rsidRDefault="00E76BBF" w:rsidP="00114E30">
      <w:pPr>
        <w:pStyle w:val="Heading2"/>
        <w:rPr>
          <w:rFonts w:eastAsia="Times New Roman"/>
          <w:lang w:eastAsia="ar-SA"/>
        </w:rPr>
      </w:pPr>
      <w:bookmarkStart w:id="255" w:name="_Toc415753274"/>
      <w:bookmarkStart w:id="256" w:name="_Toc443380605"/>
      <w:r>
        <w:rPr>
          <w:rFonts w:eastAsia="Times New Roman"/>
          <w:lang w:eastAsia="ar-SA"/>
        </w:rPr>
        <w:t xml:space="preserve">10.1 </w:t>
      </w:r>
      <w:r w:rsidR="00B75352">
        <w:rPr>
          <w:rFonts w:eastAsia="Times New Roman"/>
          <w:lang w:eastAsia="ar-SA"/>
        </w:rPr>
        <w:tab/>
      </w:r>
      <w:r w:rsidR="00A947A4" w:rsidRPr="00412158">
        <w:rPr>
          <w:rFonts w:eastAsia="Times New Roman"/>
          <w:lang w:eastAsia="ar-SA"/>
        </w:rPr>
        <w:t>In</w:t>
      </w:r>
      <w:r w:rsidR="00B75352">
        <w:rPr>
          <w:rFonts w:eastAsia="Times New Roman"/>
          <w:lang w:eastAsia="ar-SA"/>
        </w:rPr>
        <w:t>t</w:t>
      </w:r>
      <w:r w:rsidR="00A947A4" w:rsidRPr="00412158">
        <w:rPr>
          <w:rFonts w:eastAsia="Times New Roman"/>
          <w:lang w:eastAsia="ar-SA"/>
        </w:rPr>
        <w:t>roduction</w:t>
      </w:r>
      <w:bookmarkEnd w:id="255"/>
      <w:bookmarkEnd w:id="256"/>
    </w:p>
    <w:p w14:paraId="56A248DA" w14:textId="77777777" w:rsidR="00D37201" w:rsidRPr="00CF4A72" w:rsidRDefault="00D37201" w:rsidP="00D37201">
      <w:pPr>
        <w:rPr>
          <w:rFonts w:ascii="Verdana" w:hAnsi="Verdana"/>
          <w:color w:val="FF0000"/>
          <w:sz w:val="20"/>
          <w:szCs w:val="20"/>
          <w:lang w:eastAsia="ar-SA"/>
        </w:rPr>
      </w:pPr>
    </w:p>
    <w:p w14:paraId="2AD1B979" w14:textId="77777777" w:rsidR="00D37201" w:rsidRDefault="00D37201" w:rsidP="00D37201">
      <w:pPr>
        <w:rPr>
          <w:rFonts w:ascii="Verdana" w:hAnsi="Verdana"/>
          <w:b/>
          <w:sz w:val="20"/>
          <w:szCs w:val="20"/>
          <w:lang w:eastAsia="ar-SA"/>
        </w:rPr>
      </w:pPr>
      <w:r w:rsidRPr="00D37201">
        <w:rPr>
          <w:rFonts w:ascii="Verdana" w:hAnsi="Verdana"/>
          <w:sz w:val="20"/>
          <w:szCs w:val="20"/>
          <w:lang w:eastAsia="ar-SA"/>
        </w:rPr>
        <w:t>The landlord or manager under the lease should normally be the employer under any contract, not the managing agent.</w:t>
      </w:r>
      <w:r w:rsidRPr="00D37201">
        <w:rPr>
          <w:rFonts w:ascii="Verdana" w:hAnsi="Verdana"/>
          <w:b/>
          <w:sz w:val="20"/>
          <w:szCs w:val="20"/>
          <w:lang w:eastAsia="ar-SA"/>
        </w:rPr>
        <w:t xml:space="preserve"> </w:t>
      </w:r>
    </w:p>
    <w:p w14:paraId="4AC52E79" w14:textId="77777777" w:rsidR="00D37201" w:rsidRDefault="00D37201" w:rsidP="00D37201">
      <w:pPr>
        <w:rPr>
          <w:rFonts w:ascii="Verdana" w:hAnsi="Verdana"/>
          <w:b/>
          <w:sz w:val="20"/>
          <w:szCs w:val="20"/>
          <w:lang w:eastAsia="ar-SA"/>
        </w:rPr>
      </w:pPr>
    </w:p>
    <w:p w14:paraId="0994B7CB" w14:textId="77777777" w:rsidR="00D37201" w:rsidRPr="00D37201" w:rsidRDefault="00D37201" w:rsidP="00D37201">
      <w:pPr>
        <w:pStyle w:val="onlinetext"/>
        <w:spacing w:after="0"/>
        <w:rPr>
          <w:rFonts w:eastAsia="Times New Roman"/>
          <w:szCs w:val="20"/>
          <w:lang w:eastAsia="ar-SA"/>
        </w:rPr>
      </w:pPr>
      <w:r>
        <w:rPr>
          <w:rFonts w:eastAsia="Times New Roman"/>
          <w:szCs w:val="20"/>
          <w:lang w:eastAsia="ar-SA"/>
        </w:rPr>
        <w:t>All persons, including managing agents and landlords, should only undertake property</w:t>
      </w:r>
      <w:r w:rsidR="00083933">
        <w:rPr>
          <w:rFonts w:eastAsia="Times New Roman"/>
          <w:szCs w:val="20"/>
          <w:lang w:eastAsia="ar-SA"/>
        </w:rPr>
        <w:t>-</w:t>
      </w:r>
      <w:r>
        <w:rPr>
          <w:rFonts w:eastAsia="Times New Roman"/>
          <w:szCs w:val="20"/>
          <w:lang w:eastAsia="ar-SA"/>
        </w:rPr>
        <w:t xml:space="preserve">related </w:t>
      </w:r>
      <w:r w:rsidR="00F73E6E">
        <w:rPr>
          <w:rFonts w:eastAsia="Times New Roman"/>
          <w:szCs w:val="20"/>
          <w:lang w:eastAsia="ar-SA"/>
        </w:rPr>
        <w:t xml:space="preserve">services or </w:t>
      </w:r>
      <w:r>
        <w:rPr>
          <w:rFonts w:eastAsia="Times New Roman"/>
          <w:szCs w:val="20"/>
          <w:lang w:eastAsia="ar-SA"/>
        </w:rPr>
        <w:t>repairs where they are competent to do so.</w:t>
      </w:r>
    </w:p>
    <w:p w14:paraId="295BA670" w14:textId="77777777" w:rsidR="00D37201" w:rsidRPr="00D37201" w:rsidRDefault="00D37201" w:rsidP="00D37201">
      <w:pPr>
        <w:rPr>
          <w:rFonts w:ascii="Verdana" w:hAnsi="Verdana"/>
          <w:sz w:val="20"/>
          <w:szCs w:val="20"/>
          <w:lang w:eastAsia="ar-SA"/>
        </w:rPr>
      </w:pPr>
    </w:p>
    <w:p w14:paraId="3C0CD94D" w14:textId="77777777" w:rsidR="00D37201" w:rsidRPr="00D37201" w:rsidRDefault="00D37201" w:rsidP="00D37201">
      <w:pPr>
        <w:rPr>
          <w:rFonts w:ascii="Verdana" w:hAnsi="Verdana"/>
          <w:sz w:val="20"/>
          <w:szCs w:val="20"/>
          <w:lang w:eastAsia="ar-SA"/>
        </w:rPr>
      </w:pPr>
      <w:r w:rsidRPr="00D37201">
        <w:rPr>
          <w:rFonts w:ascii="Verdana" w:hAnsi="Verdana"/>
          <w:sz w:val="20"/>
          <w:szCs w:val="20"/>
          <w:lang w:eastAsia="ar-SA"/>
        </w:rPr>
        <w:t xml:space="preserve">Where you have a connection with any </w:t>
      </w:r>
      <w:r w:rsidR="0001475E" w:rsidRPr="00D37201">
        <w:rPr>
          <w:rFonts w:ascii="Verdana" w:hAnsi="Verdana"/>
          <w:sz w:val="20"/>
          <w:szCs w:val="20"/>
          <w:lang w:eastAsia="ar-SA"/>
        </w:rPr>
        <w:t>proposed</w:t>
      </w:r>
      <w:r w:rsidR="0001475E">
        <w:rPr>
          <w:rFonts w:ascii="Verdana" w:hAnsi="Verdana"/>
          <w:sz w:val="20"/>
          <w:szCs w:val="20"/>
          <w:lang w:eastAsia="ar-SA"/>
        </w:rPr>
        <w:t xml:space="preserve"> company, individual, </w:t>
      </w:r>
      <w:r w:rsidRPr="00D37201">
        <w:rPr>
          <w:rFonts w:ascii="Verdana" w:hAnsi="Verdana"/>
          <w:sz w:val="20"/>
          <w:szCs w:val="20"/>
          <w:lang w:eastAsia="ar-SA"/>
        </w:rPr>
        <w:t>contractor</w:t>
      </w:r>
      <w:r w:rsidR="001B25D4">
        <w:rPr>
          <w:rFonts w:ascii="Verdana" w:hAnsi="Verdana"/>
          <w:sz w:val="20"/>
          <w:szCs w:val="20"/>
          <w:lang w:eastAsia="ar-SA"/>
        </w:rPr>
        <w:t xml:space="preserve"> or supplier</w:t>
      </w:r>
      <w:r w:rsidRPr="00D37201">
        <w:rPr>
          <w:rFonts w:ascii="Verdana" w:hAnsi="Verdana"/>
          <w:sz w:val="20"/>
          <w:szCs w:val="20"/>
          <w:lang w:eastAsia="ar-SA"/>
        </w:rPr>
        <w:t>, whether financial or otherwise, this should be declared to your client and the leaseholders</w:t>
      </w:r>
      <w:r w:rsidR="0001475E">
        <w:rPr>
          <w:rFonts w:ascii="Verdana" w:hAnsi="Verdana"/>
          <w:sz w:val="20"/>
          <w:szCs w:val="20"/>
          <w:lang w:eastAsia="ar-SA"/>
        </w:rPr>
        <w:t xml:space="preserve"> as a note in the year end service charge accounts. </w:t>
      </w:r>
      <w:r w:rsidR="002B0610">
        <w:rPr>
          <w:rFonts w:ascii="Verdana" w:hAnsi="Verdana"/>
          <w:sz w:val="20"/>
          <w:szCs w:val="20"/>
          <w:lang w:eastAsia="ar-SA"/>
        </w:rPr>
        <w:t xml:space="preserve"> The statutory consultation requirements (S20 Landlord and Tenant Act 1985) also require any connections to be identified).</w:t>
      </w:r>
    </w:p>
    <w:p w14:paraId="53F924CE" w14:textId="77777777" w:rsidR="00D37201" w:rsidRPr="00D37201" w:rsidRDefault="00D37201" w:rsidP="00D37201">
      <w:pPr>
        <w:rPr>
          <w:rFonts w:ascii="Verdana" w:hAnsi="Verdana"/>
          <w:sz w:val="20"/>
          <w:szCs w:val="20"/>
          <w:lang w:eastAsia="ar-SA"/>
        </w:rPr>
      </w:pPr>
    </w:p>
    <w:p w14:paraId="1805D7C4" w14:textId="77777777" w:rsidR="00D37201" w:rsidRDefault="00D37201" w:rsidP="00D37201">
      <w:pPr>
        <w:rPr>
          <w:rFonts w:ascii="Verdana" w:hAnsi="Verdana"/>
          <w:sz w:val="20"/>
          <w:szCs w:val="20"/>
          <w:lang w:eastAsia="ar-SA"/>
        </w:rPr>
      </w:pPr>
      <w:r w:rsidRPr="00D37201">
        <w:rPr>
          <w:rFonts w:ascii="Verdana" w:hAnsi="Verdana"/>
          <w:sz w:val="20"/>
          <w:szCs w:val="20"/>
          <w:lang w:eastAsia="ar-SA"/>
        </w:rPr>
        <w:t>Any charges for specifying, tendering and monitoring contracts should be pre-agreed with your clients and proportional to the tasks involved. All appointments or re-appointments should be confirmed by a written works order providing cont</w:t>
      </w:r>
      <w:r>
        <w:rPr>
          <w:rFonts w:ascii="Verdana" w:hAnsi="Verdana"/>
          <w:sz w:val="20"/>
          <w:szCs w:val="20"/>
          <w:lang w:eastAsia="ar-SA"/>
        </w:rPr>
        <w:t>ractors with a ‘licence to work'.</w:t>
      </w:r>
      <w:bookmarkStart w:id="257" w:name="_Toc299113115"/>
    </w:p>
    <w:p w14:paraId="33334761" w14:textId="77777777" w:rsidR="00D37201" w:rsidRDefault="00D37201" w:rsidP="00D37201">
      <w:pPr>
        <w:rPr>
          <w:rFonts w:ascii="Verdana" w:hAnsi="Verdana"/>
          <w:sz w:val="20"/>
          <w:szCs w:val="20"/>
          <w:lang w:eastAsia="ar-SA"/>
        </w:rPr>
      </w:pPr>
    </w:p>
    <w:p w14:paraId="51463186" w14:textId="77777777" w:rsidR="00D37201" w:rsidRDefault="00C73EAC" w:rsidP="00114E30">
      <w:pPr>
        <w:pStyle w:val="Heading2"/>
        <w:rPr>
          <w:lang w:eastAsia="ar-SA"/>
        </w:rPr>
      </w:pPr>
      <w:bookmarkStart w:id="258" w:name="_Toc415753275"/>
      <w:bookmarkStart w:id="259" w:name="_Toc443380606"/>
      <w:r>
        <w:rPr>
          <w:lang w:eastAsia="ar-SA"/>
        </w:rPr>
        <w:t>10.2</w:t>
      </w:r>
      <w:r w:rsidR="00B75352">
        <w:rPr>
          <w:lang w:eastAsia="ar-SA"/>
        </w:rPr>
        <w:tab/>
      </w:r>
      <w:r w:rsidR="00D37201" w:rsidRPr="00D37201">
        <w:rPr>
          <w:lang w:eastAsia="ar-SA"/>
        </w:rPr>
        <w:t>Selection, approval and tendering</w:t>
      </w:r>
      <w:bookmarkEnd w:id="257"/>
      <w:bookmarkEnd w:id="258"/>
      <w:bookmarkEnd w:id="259"/>
    </w:p>
    <w:p w14:paraId="0CE6C0FE" w14:textId="77777777" w:rsidR="00D37201" w:rsidRPr="00D37201" w:rsidRDefault="00D37201" w:rsidP="00D37201">
      <w:pPr>
        <w:rPr>
          <w:rFonts w:ascii="Verdana" w:hAnsi="Verdana"/>
          <w:b/>
          <w:sz w:val="20"/>
          <w:szCs w:val="20"/>
          <w:lang w:eastAsia="ar-SA"/>
        </w:rPr>
      </w:pPr>
    </w:p>
    <w:p w14:paraId="0B86858D" w14:textId="77777777" w:rsidR="00D37201" w:rsidRPr="00D37201" w:rsidRDefault="00D37201" w:rsidP="00D37201">
      <w:pPr>
        <w:rPr>
          <w:rFonts w:ascii="Verdana" w:hAnsi="Verdana"/>
          <w:sz w:val="20"/>
          <w:szCs w:val="20"/>
          <w:lang w:eastAsia="ar-SA"/>
        </w:rPr>
      </w:pPr>
      <w:r w:rsidRPr="00D37201">
        <w:rPr>
          <w:rFonts w:ascii="Verdana" w:hAnsi="Verdana"/>
          <w:sz w:val="20"/>
          <w:szCs w:val="20"/>
          <w:lang w:eastAsia="ar-SA"/>
        </w:rPr>
        <w:t>You should have criteria in place for the selection of contractors prior to employing them. This should include:</w:t>
      </w:r>
    </w:p>
    <w:p w14:paraId="42BE2B51" w14:textId="77777777" w:rsidR="00D37201" w:rsidRPr="00D37201" w:rsidRDefault="00D37201" w:rsidP="00D37201">
      <w:pPr>
        <w:rPr>
          <w:rFonts w:ascii="Verdana" w:hAnsi="Verdana"/>
          <w:sz w:val="20"/>
          <w:szCs w:val="20"/>
          <w:lang w:eastAsia="ar-SA"/>
        </w:rPr>
      </w:pPr>
    </w:p>
    <w:p w14:paraId="1490AC01" w14:textId="77777777" w:rsidR="00D37201" w:rsidRPr="00D04C88" w:rsidRDefault="00D37201" w:rsidP="00F00A67">
      <w:pPr>
        <w:numPr>
          <w:ilvl w:val="0"/>
          <w:numId w:val="5"/>
        </w:numPr>
        <w:suppressAutoHyphens/>
        <w:ind w:left="426"/>
        <w:rPr>
          <w:rFonts w:ascii="Verdana" w:hAnsi="Verdana"/>
          <w:sz w:val="20"/>
          <w:szCs w:val="20"/>
          <w:lang w:eastAsia="ar-SA"/>
        </w:rPr>
      </w:pPr>
      <w:r w:rsidRPr="00D37201">
        <w:rPr>
          <w:rFonts w:ascii="Verdana" w:hAnsi="Verdana"/>
          <w:sz w:val="20"/>
          <w:szCs w:val="20"/>
          <w:lang w:eastAsia="ar-SA"/>
        </w:rPr>
        <w:t>identity</w:t>
      </w:r>
    </w:p>
    <w:p w14:paraId="0D235338" w14:textId="77777777" w:rsidR="00D37201" w:rsidRPr="00D04C88" w:rsidRDefault="00D37201" w:rsidP="00F00A67">
      <w:pPr>
        <w:numPr>
          <w:ilvl w:val="0"/>
          <w:numId w:val="5"/>
        </w:numPr>
        <w:suppressAutoHyphens/>
        <w:ind w:left="426"/>
        <w:rPr>
          <w:rFonts w:ascii="Verdana" w:hAnsi="Verdana"/>
          <w:sz w:val="20"/>
          <w:szCs w:val="20"/>
          <w:lang w:eastAsia="ar-SA"/>
        </w:rPr>
      </w:pPr>
      <w:r w:rsidRPr="00D37201">
        <w:rPr>
          <w:rFonts w:ascii="Verdana" w:hAnsi="Verdana"/>
          <w:sz w:val="20"/>
          <w:szCs w:val="20"/>
          <w:lang w:eastAsia="ar-SA"/>
        </w:rPr>
        <w:t>competency and experience</w:t>
      </w:r>
    </w:p>
    <w:p w14:paraId="1F3C4F4E" w14:textId="77777777" w:rsidR="00D37201" w:rsidRPr="00D37201" w:rsidRDefault="00F73E6E" w:rsidP="00F00A67">
      <w:pPr>
        <w:numPr>
          <w:ilvl w:val="0"/>
          <w:numId w:val="5"/>
        </w:numPr>
        <w:suppressAutoHyphens/>
        <w:ind w:left="426"/>
        <w:rPr>
          <w:rFonts w:ascii="Verdana" w:hAnsi="Verdana"/>
          <w:sz w:val="20"/>
          <w:szCs w:val="20"/>
          <w:lang w:eastAsia="ar-SA"/>
        </w:rPr>
      </w:pPr>
      <w:r>
        <w:rPr>
          <w:rFonts w:ascii="Verdana" w:hAnsi="Verdana"/>
          <w:sz w:val="20"/>
          <w:szCs w:val="20"/>
          <w:lang w:eastAsia="ar-SA"/>
        </w:rPr>
        <w:t xml:space="preserve">appropriate </w:t>
      </w:r>
      <w:r w:rsidR="00D37201" w:rsidRPr="00D37201">
        <w:rPr>
          <w:rFonts w:ascii="Verdana" w:hAnsi="Verdana"/>
          <w:sz w:val="20"/>
          <w:szCs w:val="20"/>
          <w:lang w:eastAsia="ar-SA"/>
        </w:rPr>
        <w:t>insurance</w:t>
      </w:r>
      <w:r w:rsidR="007C49FC">
        <w:rPr>
          <w:rFonts w:ascii="Verdana" w:hAnsi="Verdana"/>
          <w:sz w:val="20"/>
          <w:szCs w:val="20"/>
          <w:lang w:eastAsia="ar-SA"/>
        </w:rPr>
        <w:t xml:space="preserve"> –</w:t>
      </w:r>
      <w:r w:rsidR="00F1633A">
        <w:rPr>
          <w:rFonts w:ascii="Verdana" w:hAnsi="Verdana"/>
          <w:sz w:val="20"/>
          <w:szCs w:val="20"/>
          <w:lang w:eastAsia="ar-SA"/>
        </w:rPr>
        <w:t xml:space="preserve"> </w:t>
      </w:r>
      <w:r w:rsidR="00D37201" w:rsidRPr="00D37201">
        <w:rPr>
          <w:rFonts w:ascii="Verdana" w:hAnsi="Verdana"/>
          <w:sz w:val="20"/>
          <w:szCs w:val="20"/>
          <w:lang w:eastAsia="ar-SA"/>
        </w:rPr>
        <w:t>employers’ liability and third-party liability</w:t>
      </w:r>
    </w:p>
    <w:p w14:paraId="67BB3382" w14:textId="77777777" w:rsidR="00D37201" w:rsidRPr="00D37201" w:rsidRDefault="00D37201" w:rsidP="00F00A67">
      <w:pPr>
        <w:numPr>
          <w:ilvl w:val="0"/>
          <w:numId w:val="5"/>
        </w:numPr>
        <w:suppressAutoHyphens/>
        <w:ind w:left="426"/>
        <w:rPr>
          <w:rFonts w:ascii="Verdana" w:hAnsi="Verdana"/>
          <w:sz w:val="20"/>
          <w:szCs w:val="20"/>
          <w:lang w:eastAsia="ar-SA"/>
        </w:rPr>
      </w:pPr>
      <w:r w:rsidRPr="00D37201">
        <w:rPr>
          <w:rFonts w:ascii="Verdana" w:hAnsi="Verdana"/>
          <w:sz w:val="20"/>
          <w:szCs w:val="20"/>
          <w:lang w:eastAsia="ar-SA"/>
        </w:rPr>
        <w:t>tax</w:t>
      </w:r>
      <w:r w:rsidR="007C49FC">
        <w:rPr>
          <w:rFonts w:ascii="Verdana" w:hAnsi="Verdana"/>
          <w:sz w:val="20"/>
          <w:szCs w:val="20"/>
          <w:lang w:eastAsia="ar-SA"/>
        </w:rPr>
        <w:t xml:space="preserve"> – </w:t>
      </w:r>
      <w:r w:rsidRPr="00D37201">
        <w:rPr>
          <w:rFonts w:ascii="Verdana" w:hAnsi="Verdana"/>
          <w:sz w:val="20"/>
          <w:szCs w:val="20"/>
          <w:lang w:eastAsia="ar-SA"/>
        </w:rPr>
        <w:t>HMRC Construction Industry Scheme, VAT</w:t>
      </w:r>
    </w:p>
    <w:p w14:paraId="13B3E9B5" w14:textId="77777777" w:rsidR="00D37201" w:rsidRPr="00387FC6" w:rsidRDefault="00D37201" w:rsidP="00F00A67">
      <w:pPr>
        <w:numPr>
          <w:ilvl w:val="0"/>
          <w:numId w:val="5"/>
        </w:numPr>
        <w:suppressAutoHyphens/>
        <w:ind w:left="426"/>
        <w:rPr>
          <w:rFonts w:ascii="Verdana" w:hAnsi="Verdana"/>
          <w:sz w:val="20"/>
          <w:szCs w:val="20"/>
          <w:lang w:eastAsia="ar-SA"/>
        </w:rPr>
      </w:pPr>
      <w:r w:rsidRPr="00D37201">
        <w:rPr>
          <w:rFonts w:ascii="Verdana" w:hAnsi="Verdana"/>
          <w:sz w:val="20"/>
          <w:szCs w:val="20"/>
          <w:lang w:eastAsia="ar-SA"/>
        </w:rPr>
        <w:t>health and safety</w:t>
      </w:r>
      <w:r w:rsidR="007C49FC">
        <w:rPr>
          <w:rFonts w:ascii="Verdana" w:hAnsi="Verdana"/>
          <w:sz w:val="20"/>
          <w:szCs w:val="20"/>
          <w:lang w:eastAsia="ar-SA"/>
        </w:rPr>
        <w:t xml:space="preserve"> – </w:t>
      </w:r>
      <w:r w:rsidRPr="00D37201">
        <w:rPr>
          <w:rFonts w:ascii="Verdana" w:hAnsi="Verdana"/>
          <w:sz w:val="20"/>
          <w:szCs w:val="20"/>
          <w:lang w:eastAsia="ar-SA"/>
        </w:rPr>
        <w:t>compliance with codes and regulations, provision of safe working method statement;</w:t>
      </w:r>
      <w:r w:rsidR="0002324A">
        <w:rPr>
          <w:rFonts w:ascii="Verdana" w:hAnsi="Verdana"/>
          <w:sz w:val="20"/>
          <w:szCs w:val="20"/>
          <w:lang w:eastAsia="ar-SA"/>
        </w:rPr>
        <w:t xml:space="preserve"> </w:t>
      </w:r>
      <w:r w:rsidRPr="00387FC6">
        <w:rPr>
          <w:rFonts w:ascii="Verdana" w:hAnsi="Verdana"/>
          <w:sz w:val="20"/>
          <w:szCs w:val="20"/>
          <w:lang w:eastAsia="ar-SA"/>
        </w:rPr>
        <w:t>and</w:t>
      </w:r>
    </w:p>
    <w:p w14:paraId="7819724F" w14:textId="77777777" w:rsidR="00357645" w:rsidRPr="00357645" w:rsidRDefault="00D37201" w:rsidP="00F00A67">
      <w:pPr>
        <w:numPr>
          <w:ilvl w:val="0"/>
          <w:numId w:val="5"/>
        </w:numPr>
        <w:suppressAutoHyphens/>
        <w:ind w:left="426"/>
        <w:rPr>
          <w:rFonts w:ascii="Verdana" w:hAnsi="Verdana"/>
          <w:sz w:val="20"/>
          <w:szCs w:val="20"/>
          <w:lang w:eastAsia="ar-SA"/>
        </w:rPr>
      </w:pPr>
      <w:r w:rsidRPr="00D37201">
        <w:rPr>
          <w:rFonts w:ascii="Verdana" w:hAnsi="Verdana"/>
          <w:sz w:val="20"/>
          <w:szCs w:val="20"/>
          <w:lang w:eastAsia="ar-SA"/>
        </w:rPr>
        <w:t>compliance with your equal opportunities and anti-discrimination policy.</w:t>
      </w:r>
    </w:p>
    <w:p w14:paraId="03432B54" w14:textId="77777777" w:rsidR="00D37201" w:rsidRPr="00D37201" w:rsidRDefault="00D37201" w:rsidP="00D37201">
      <w:pPr>
        <w:rPr>
          <w:rFonts w:ascii="Verdana" w:hAnsi="Verdana"/>
          <w:sz w:val="20"/>
          <w:szCs w:val="20"/>
          <w:lang w:eastAsia="ar-SA"/>
        </w:rPr>
      </w:pPr>
    </w:p>
    <w:p w14:paraId="42E1D4E9" w14:textId="77777777" w:rsidR="006F3FF5" w:rsidRDefault="006F3FF5" w:rsidP="00D37201">
      <w:pPr>
        <w:autoSpaceDE w:val="0"/>
        <w:rPr>
          <w:rFonts w:ascii="Verdana" w:hAnsi="Verdana"/>
          <w:sz w:val="20"/>
          <w:szCs w:val="20"/>
          <w:lang w:eastAsia="ar-SA"/>
        </w:rPr>
      </w:pPr>
      <w:r>
        <w:rPr>
          <w:rFonts w:ascii="Verdana" w:hAnsi="Verdana"/>
          <w:sz w:val="20"/>
          <w:szCs w:val="20"/>
          <w:lang w:eastAsia="ar-SA"/>
        </w:rPr>
        <w:t>For more major works you should also include:</w:t>
      </w:r>
    </w:p>
    <w:p w14:paraId="6CB1CC9B" w14:textId="77777777" w:rsidR="00B75352" w:rsidRDefault="006F3FF5" w:rsidP="00B75352">
      <w:pPr>
        <w:pStyle w:val="ListParagraph"/>
        <w:numPr>
          <w:ilvl w:val="0"/>
          <w:numId w:val="23"/>
        </w:numPr>
        <w:tabs>
          <w:tab w:val="left" w:pos="426"/>
        </w:tabs>
        <w:autoSpaceDE w:val="0"/>
        <w:ind w:left="0" w:firstLine="0"/>
        <w:rPr>
          <w:rFonts w:ascii="Verdana" w:hAnsi="Verdana"/>
          <w:sz w:val="20"/>
          <w:szCs w:val="20"/>
          <w:lang w:eastAsia="ar-SA"/>
        </w:rPr>
      </w:pPr>
      <w:r>
        <w:rPr>
          <w:rFonts w:ascii="Verdana" w:hAnsi="Verdana"/>
          <w:sz w:val="20"/>
          <w:szCs w:val="20"/>
          <w:lang w:eastAsia="ar-SA"/>
        </w:rPr>
        <w:t>financial position</w:t>
      </w:r>
    </w:p>
    <w:p w14:paraId="7C033E9B" w14:textId="77777777" w:rsidR="00B75352" w:rsidRDefault="006F3FF5" w:rsidP="00B75352">
      <w:pPr>
        <w:pStyle w:val="ListParagraph"/>
        <w:numPr>
          <w:ilvl w:val="0"/>
          <w:numId w:val="23"/>
        </w:numPr>
        <w:tabs>
          <w:tab w:val="left" w:pos="426"/>
        </w:tabs>
        <w:autoSpaceDE w:val="0"/>
        <w:ind w:left="0" w:firstLine="0"/>
        <w:rPr>
          <w:rFonts w:ascii="Verdana" w:hAnsi="Verdana"/>
          <w:sz w:val="20"/>
          <w:szCs w:val="20"/>
          <w:lang w:eastAsia="ar-SA"/>
        </w:rPr>
      </w:pPr>
      <w:r w:rsidRPr="00B75352">
        <w:rPr>
          <w:rFonts w:ascii="Verdana" w:hAnsi="Verdana"/>
          <w:sz w:val="20"/>
          <w:szCs w:val="20"/>
          <w:lang w:eastAsia="ar-SA"/>
        </w:rPr>
        <w:t>membership of relevant trade organisations</w:t>
      </w:r>
      <w:r w:rsidR="0002324A" w:rsidRPr="00B75352">
        <w:rPr>
          <w:rFonts w:ascii="Verdana" w:hAnsi="Verdana"/>
          <w:sz w:val="20"/>
          <w:szCs w:val="20"/>
          <w:lang w:eastAsia="ar-SA"/>
        </w:rPr>
        <w:t>; and</w:t>
      </w:r>
    </w:p>
    <w:p w14:paraId="2385BA85" w14:textId="7D437834" w:rsidR="006F3FF5" w:rsidRPr="00B75352" w:rsidRDefault="006F3FF5" w:rsidP="00B75352">
      <w:pPr>
        <w:pStyle w:val="ListParagraph"/>
        <w:numPr>
          <w:ilvl w:val="0"/>
          <w:numId w:val="23"/>
        </w:numPr>
        <w:tabs>
          <w:tab w:val="left" w:pos="426"/>
        </w:tabs>
        <w:autoSpaceDE w:val="0"/>
        <w:ind w:left="0" w:firstLine="0"/>
        <w:rPr>
          <w:rFonts w:ascii="Verdana" w:hAnsi="Verdana"/>
          <w:sz w:val="20"/>
          <w:szCs w:val="20"/>
          <w:lang w:eastAsia="ar-SA"/>
        </w:rPr>
      </w:pPr>
      <w:r w:rsidRPr="00B75352">
        <w:rPr>
          <w:rFonts w:ascii="Verdana" w:hAnsi="Verdana"/>
          <w:sz w:val="20"/>
          <w:szCs w:val="20"/>
          <w:lang w:eastAsia="ar-SA"/>
        </w:rPr>
        <w:t xml:space="preserve">compliance with </w:t>
      </w:r>
      <w:r w:rsidRPr="00B75352">
        <w:rPr>
          <w:rFonts w:ascii="Verdana" w:hAnsi="Verdana"/>
          <w:i/>
          <w:sz w:val="20"/>
          <w:szCs w:val="20"/>
          <w:lang w:eastAsia="ar-SA"/>
        </w:rPr>
        <w:t>Construction (Design and Management) Regulations</w:t>
      </w:r>
      <w:r w:rsidRPr="00B75352">
        <w:rPr>
          <w:rFonts w:ascii="Verdana" w:hAnsi="Verdana"/>
          <w:sz w:val="20"/>
          <w:szCs w:val="20"/>
          <w:lang w:eastAsia="ar-SA"/>
        </w:rPr>
        <w:t xml:space="preserve"> 20</w:t>
      </w:r>
      <w:r w:rsidR="00033512">
        <w:rPr>
          <w:rFonts w:ascii="Verdana" w:hAnsi="Verdana"/>
          <w:sz w:val="20"/>
          <w:szCs w:val="20"/>
          <w:lang w:eastAsia="ar-SA"/>
        </w:rPr>
        <w:t>15</w:t>
      </w:r>
      <w:r w:rsidRPr="00B75352">
        <w:rPr>
          <w:rFonts w:ascii="Verdana" w:hAnsi="Verdana"/>
          <w:sz w:val="20"/>
          <w:szCs w:val="20"/>
          <w:lang w:eastAsia="ar-SA"/>
        </w:rPr>
        <w:t xml:space="preserve"> (CDM)</w:t>
      </w:r>
      <w:r w:rsidR="009A23FB" w:rsidRPr="00B75352">
        <w:rPr>
          <w:rFonts w:ascii="Verdana" w:hAnsi="Verdana"/>
          <w:sz w:val="20"/>
          <w:szCs w:val="20"/>
          <w:lang w:eastAsia="ar-SA"/>
        </w:rPr>
        <w:t>.</w:t>
      </w:r>
    </w:p>
    <w:p w14:paraId="5C513DAE" w14:textId="77777777" w:rsidR="006F3FF5" w:rsidRDefault="006F3FF5" w:rsidP="00D37201">
      <w:pPr>
        <w:autoSpaceDE w:val="0"/>
        <w:rPr>
          <w:rFonts w:ascii="Verdana" w:hAnsi="Verdana"/>
          <w:sz w:val="20"/>
          <w:szCs w:val="20"/>
          <w:lang w:eastAsia="ar-SA"/>
        </w:rPr>
      </w:pPr>
    </w:p>
    <w:p w14:paraId="33B83359" w14:textId="77777777" w:rsidR="00D37201" w:rsidRPr="00D37201" w:rsidRDefault="00D37201" w:rsidP="00D37201">
      <w:pPr>
        <w:autoSpaceDE w:val="0"/>
        <w:rPr>
          <w:rFonts w:ascii="Verdana" w:hAnsi="Verdana"/>
          <w:sz w:val="20"/>
          <w:szCs w:val="20"/>
          <w:lang w:eastAsia="ar-SA"/>
        </w:rPr>
      </w:pPr>
      <w:r w:rsidRPr="00D37201">
        <w:rPr>
          <w:rFonts w:ascii="Verdana" w:hAnsi="Verdana"/>
          <w:sz w:val="20"/>
          <w:szCs w:val="20"/>
          <w:lang w:eastAsia="ar-SA"/>
        </w:rPr>
        <w:t xml:space="preserve">You may have a list of pre-selected, approved contractors for small value or urgent works. In these cases you should have agreed pricing mechanisms (e.g. hourly rates) and financial limits that are reviewed at appropriate intervals. You should be able to justify the reasonableness of expenditure to your client and have some process for market testing and ensuring value for money. </w:t>
      </w:r>
    </w:p>
    <w:p w14:paraId="3C96AFD4" w14:textId="77777777" w:rsidR="00D37201" w:rsidRPr="00D37201" w:rsidRDefault="00D37201" w:rsidP="00D37201">
      <w:pPr>
        <w:autoSpaceDE w:val="0"/>
        <w:rPr>
          <w:rFonts w:ascii="Verdana" w:hAnsi="Verdana"/>
          <w:sz w:val="20"/>
          <w:szCs w:val="20"/>
          <w:lang w:eastAsia="ar-SA"/>
        </w:rPr>
      </w:pPr>
    </w:p>
    <w:p w14:paraId="7BE43154" w14:textId="77777777" w:rsidR="00D37201" w:rsidRPr="00D37201" w:rsidRDefault="00D37201" w:rsidP="00D37201">
      <w:pPr>
        <w:autoSpaceDE w:val="0"/>
        <w:rPr>
          <w:rFonts w:ascii="Verdana" w:hAnsi="Verdana"/>
          <w:sz w:val="20"/>
          <w:szCs w:val="20"/>
          <w:lang w:eastAsia="ar-SA"/>
        </w:rPr>
      </w:pPr>
      <w:r w:rsidRPr="00D37201">
        <w:rPr>
          <w:rFonts w:ascii="Verdana" w:hAnsi="Verdana"/>
          <w:sz w:val="20"/>
          <w:szCs w:val="20"/>
          <w:lang w:eastAsia="ar-SA"/>
        </w:rPr>
        <w:t xml:space="preserve">For larger value works, you </w:t>
      </w:r>
      <w:r w:rsidR="00064ACA">
        <w:rPr>
          <w:rFonts w:ascii="Verdana" w:hAnsi="Verdana"/>
          <w:sz w:val="20"/>
          <w:szCs w:val="20"/>
          <w:lang w:eastAsia="ar-SA"/>
        </w:rPr>
        <w:t>must</w:t>
      </w:r>
      <w:r w:rsidRPr="00D37201">
        <w:rPr>
          <w:rFonts w:ascii="Verdana" w:hAnsi="Verdana"/>
          <w:sz w:val="20"/>
          <w:szCs w:val="20"/>
          <w:lang w:eastAsia="ar-SA"/>
        </w:rPr>
        <w:t xml:space="preserve"> obtain competitive prices from a minimum of two selected contractors</w:t>
      </w:r>
      <w:r w:rsidR="00524211">
        <w:rPr>
          <w:rFonts w:ascii="Verdana" w:hAnsi="Verdana"/>
          <w:sz w:val="20"/>
          <w:szCs w:val="20"/>
          <w:lang w:eastAsia="ar-SA"/>
        </w:rPr>
        <w:t xml:space="preserve"> one of which must not be connected with the landlord</w:t>
      </w:r>
      <w:r w:rsidRPr="00D37201">
        <w:rPr>
          <w:rFonts w:ascii="Verdana" w:hAnsi="Verdana"/>
          <w:sz w:val="20"/>
          <w:szCs w:val="20"/>
          <w:lang w:eastAsia="ar-SA"/>
        </w:rPr>
        <w:t xml:space="preserve">. For low-value contracts or extremely urgent works, however, this may not always be appropriate. Selection should be by competitive tender based upon a uniform specification. Selection criteria should have regard to economy, quality, value for money, </w:t>
      </w:r>
      <w:r w:rsidRPr="00D37201">
        <w:rPr>
          <w:rFonts w:ascii="Verdana" w:hAnsi="Verdana"/>
          <w:sz w:val="20"/>
          <w:szCs w:val="20"/>
          <w:lang w:eastAsia="ar-SA"/>
        </w:rPr>
        <w:lastRenderedPageBreak/>
        <w:t>and health and safety policies, and final selection should be approved by your client</w:t>
      </w:r>
      <w:r w:rsidR="00524211">
        <w:rPr>
          <w:rFonts w:ascii="Verdana" w:hAnsi="Verdana"/>
          <w:sz w:val="20"/>
          <w:szCs w:val="20"/>
          <w:lang w:eastAsia="ar-SA"/>
        </w:rPr>
        <w:t xml:space="preserve"> unless you have delegated authority to act</w:t>
      </w:r>
      <w:r w:rsidRPr="00D37201">
        <w:rPr>
          <w:rFonts w:ascii="Verdana" w:hAnsi="Verdana"/>
          <w:sz w:val="20"/>
          <w:szCs w:val="20"/>
          <w:lang w:eastAsia="ar-SA"/>
        </w:rPr>
        <w:t>.</w:t>
      </w:r>
      <w:r w:rsidR="00615983">
        <w:rPr>
          <w:rFonts w:ascii="Verdana" w:hAnsi="Verdana"/>
          <w:sz w:val="20"/>
          <w:szCs w:val="20"/>
          <w:lang w:eastAsia="ar-SA"/>
        </w:rPr>
        <w:t xml:space="preserve"> </w:t>
      </w:r>
      <w:r w:rsidR="00F73E6E">
        <w:rPr>
          <w:rFonts w:ascii="Verdana" w:hAnsi="Verdana"/>
          <w:sz w:val="20"/>
          <w:szCs w:val="20"/>
          <w:lang w:eastAsia="ar-SA"/>
        </w:rPr>
        <w:t>You should clearly define the duties of the contractor including expected response times.</w:t>
      </w:r>
    </w:p>
    <w:p w14:paraId="7C455122" w14:textId="77777777" w:rsidR="00D37201" w:rsidRDefault="00D37201" w:rsidP="00D37201">
      <w:pPr>
        <w:autoSpaceDE w:val="0"/>
        <w:rPr>
          <w:rFonts w:ascii="Verdana" w:hAnsi="Verdana"/>
          <w:color w:val="FF0000"/>
          <w:sz w:val="20"/>
          <w:szCs w:val="20"/>
          <w:lang w:eastAsia="ar-SA"/>
        </w:rPr>
      </w:pPr>
    </w:p>
    <w:tbl>
      <w:tblPr>
        <w:tblStyle w:val="TableGrid"/>
        <w:tblW w:w="0" w:type="auto"/>
        <w:tblLook w:val="04A0" w:firstRow="1" w:lastRow="0" w:firstColumn="1" w:lastColumn="0" w:noHBand="0" w:noVBand="1"/>
      </w:tblPr>
      <w:tblGrid>
        <w:gridCol w:w="9242"/>
      </w:tblGrid>
      <w:tr w:rsidR="00E113B2" w14:paraId="4D02FB67" w14:textId="77777777" w:rsidTr="00E113B2">
        <w:tc>
          <w:tcPr>
            <w:tcW w:w="9242" w:type="dxa"/>
          </w:tcPr>
          <w:p w14:paraId="0A467BAB" w14:textId="77777777" w:rsidR="00E113B2" w:rsidRPr="00AC0876" w:rsidRDefault="00E113B2" w:rsidP="00E113B2">
            <w:pPr>
              <w:autoSpaceDE w:val="0"/>
              <w:rPr>
                <w:rFonts w:ascii="Verdana" w:hAnsi="Verdana"/>
                <w:i/>
                <w:color w:val="FF0000"/>
                <w:sz w:val="20"/>
                <w:szCs w:val="20"/>
                <w:lang w:eastAsia="ar-SA"/>
              </w:rPr>
            </w:pPr>
            <w:r>
              <w:rPr>
                <w:rFonts w:ascii="Verdana" w:hAnsi="Verdana"/>
                <w:i/>
                <w:sz w:val="20"/>
                <w:szCs w:val="20"/>
                <w:lang w:eastAsia="ar-SA"/>
              </w:rPr>
              <w:t>S20 Landlord and Tenant Act1985 (as amended by s151 Commonhold and Leasehold Reform Act 2002)</w:t>
            </w:r>
          </w:p>
        </w:tc>
      </w:tr>
    </w:tbl>
    <w:p w14:paraId="067385AC" w14:textId="77777777" w:rsidR="00E113B2" w:rsidRPr="00CF4A72" w:rsidRDefault="00E113B2" w:rsidP="00D37201">
      <w:pPr>
        <w:autoSpaceDE w:val="0"/>
        <w:rPr>
          <w:rFonts w:ascii="Verdana" w:hAnsi="Verdana"/>
          <w:color w:val="FF0000"/>
          <w:sz w:val="20"/>
          <w:szCs w:val="20"/>
          <w:lang w:eastAsia="ar-SA"/>
        </w:rPr>
      </w:pPr>
    </w:p>
    <w:p w14:paraId="18DBD680" w14:textId="77777777" w:rsidR="00D37201" w:rsidRPr="00D37201" w:rsidRDefault="00D37201" w:rsidP="00D04C88">
      <w:pPr>
        <w:rPr>
          <w:rFonts w:ascii="Verdana" w:hAnsi="Verdana"/>
          <w:color w:val="00B0F0"/>
          <w:sz w:val="20"/>
          <w:szCs w:val="20"/>
          <w:lang w:eastAsia="ar-SA"/>
        </w:rPr>
      </w:pPr>
      <w:r w:rsidRPr="00D37201">
        <w:rPr>
          <w:rFonts w:ascii="Verdana" w:hAnsi="Verdana"/>
          <w:sz w:val="20"/>
          <w:szCs w:val="20"/>
          <w:lang w:eastAsia="ar-SA"/>
        </w:rPr>
        <w:t xml:space="preserve">All ‘qualifying works’ must be fully consulted under </w:t>
      </w:r>
      <w:r w:rsidRPr="006B2C53">
        <w:rPr>
          <w:rFonts w:ascii="Verdana" w:hAnsi="Verdana"/>
          <w:sz w:val="20"/>
          <w:szCs w:val="20"/>
          <w:lang w:eastAsia="ar-SA"/>
        </w:rPr>
        <w:t>section 20 of the</w:t>
      </w:r>
      <w:r w:rsidRPr="006B2C53">
        <w:rPr>
          <w:rFonts w:ascii="Verdana" w:hAnsi="Verdana"/>
          <w:i/>
          <w:sz w:val="20"/>
          <w:szCs w:val="20"/>
          <w:lang w:eastAsia="ar-SA"/>
        </w:rPr>
        <w:t xml:space="preserve"> Landlord and Tenant Act</w:t>
      </w:r>
      <w:r w:rsidRPr="006B2C53">
        <w:rPr>
          <w:rFonts w:ascii="Verdana" w:hAnsi="Verdana"/>
          <w:sz w:val="20"/>
          <w:szCs w:val="20"/>
          <w:lang w:eastAsia="ar-SA"/>
        </w:rPr>
        <w:t xml:space="preserve"> 1985 (as amended) </w:t>
      </w:r>
      <w:r w:rsidRPr="00D37201">
        <w:rPr>
          <w:rFonts w:ascii="Verdana" w:hAnsi="Verdana"/>
          <w:sz w:val="20"/>
          <w:szCs w:val="20"/>
          <w:lang w:eastAsia="ar-SA"/>
        </w:rPr>
        <w:t>before the appointment of a contractor</w:t>
      </w:r>
      <w:r w:rsidR="00615983">
        <w:rPr>
          <w:rFonts w:ascii="Verdana" w:hAnsi="Verdana"/>
          <w:sz w:val="20"/>
          <w:szCs w:val="20"/>
          <w:lang w:eastAsia="ar-SA"/>
        </w:rPr>
        <w:t xml:space="preserve"> </w:t>
      </w:r>
      <w:r w:rsidR="00792135">
        <w:rPr>
          <w:rFonts w:ascii="Verdana" w:hAnsi="Verdana"/>
          <w:sz w:val="20"/>
          <w:szCs w:val="20"/>
          <w:lang w:eastAsia="ar-SA"/>
        </w:rPr>
        <w:t>(</w:t>
      </w:r>
      <w:r w:rsidR="00792135" w:rsidRPr="001E69AD">
        <w:rPr>
          <w:rFonts w:ascii="Verdana" w:hAnsi="Verdana"/>
          <w:color w:val="000000" w:themeColor="text1"/>
          <w:sz w:val="20"/>
          <w:szCs w:val="20"/>
          <w:lang w:eastAsia="ar-SA"/>
        </w:rPr>
        <w:t>s</w:t>
      </w:r>
      <w:r w:rsidRPr="001E69AD">
        <w:rPr>
          <w:rFonts w:ascii="Verdana" w:hAnsi="Verdana"/>
          <w:color w:val="000000" w:themeColor="text1"/>
          <w:sz w:val="20"/>
          <w:szCs w:val="20"/>
          <w:lang w:eastAsia="ar-SA"/>
        </w:rPr>
        <w:t xml:space="preserve">ee </w:t>
      </w:r>
      <w:r w:rsidR="003B4AC6">
        <w:rPr>
          <w:rFonts w:ascii="Verdana" w:hAnsi="Verdana"/>
          <w:color w:val="000000" w:themeColor="text1"/>
          <w:sz w:val="20"/>
          <w:szCs w:val="20"/>
          <w:lang w:eastAsia="ar-SA"/>
        </w:rPr>
        <w:t>Part</w:t>
      </w:r>
      <w:r w:rsidR="00792135">
        <w:rPr>
          <w:rFonts w:ascii="Verdana" w:hAnsi="Verdana"/>
          <w:color w:val="000000" w:themeColor="text1"/>
          <w:sz w:val="20"/>
          <w:szCs w:val="20"/>
          <w:lang w:eastAsia="ar-SA"/>
        </w:rPr>
        <w:t xml:space="preserve"> 9.9–9.12</w:t>
      </w:r>
      <w:r w:rsidR="003B4AC6">
        <w:rPr>
          <w:rFonts w:ascii="Verdana" w:hAnsi="Verdana"/>
          <w:color w:val="000000" w:themeColor="text1"/>
          <w:sz w:val="20"/>
          <w:szCs w:val="20"/>
          <w:lang w:eastAsia="ar-SA"/>
        </w:rPr>
        <w:t xml:space="preserve"> Consultation</w:t>
      </w:r>
      <w:r w:rsidR="00792135">
        <w:rPr>
          <w:rFonts w:ascii="Verdana" w:hAnsi="Verdana"/>
          <w:color w:val="000000" w:themeColor="text1"/>
          <w:sz w:val="20"/>
          <w:szCs w:val="20"/>
          <w:lang w:eastAsia="ar-SA"/>
        </w:rPr>
        <w:t>).</w:t>
      </w:r>
    </w:p>
    <w:p w14:paraId="44C0BD1F" w14:textId="77777777" w:rsidR="00D37201" w:rsidRDefault="006B2C53" w:rsidP="00114E30">
      <w:pPr>
        <w:pStyle w:val="Heading2"/>
        <w:rPr>
          <w:lang w:eastAsia="ar-SA"/>
        </w:rPr>
      </w:pPr>
      <w:bookmarkStart w:id="260" w:name="_Toc299113116"/>
      <w:bookmarkStart w:id="261" w:name="_Toc415753276"/>
      <w:bookmarkStart w:id="262" w:name="_Toc443380607"/>
      <w:r>
        <w:rPr>
          <w:lang w:eastAsia="ar-SA"/>
        </w:rPr>
        <w:t>10.3</w:t>
      </w:r>
      <w:r w:rsidR="00B75352">
        <w:rPr>
          <w:lang w:eastAsia="ar-SA"/>
        </w:rPr>
        <w:tab/>
      </w:r>
      <w:r w:rsidR="00D37201" w:rsidRPr="00D37201">
        <w:rPr>
          <w:lang w:eastAsia="ar-SA"/>
        </w:rPr>
        <w:t>Health and safety method statements</w:t>
      </w:r>
      <w:bookmarkEnd w:id="260"/>
      <w:bookmarkEnd w:id="261"/>
      <w:bookmarkEnd w:id="262"/>
    </w:p>
    <w:p w14:paraId="31243930" w14:textId="77777777" w:rsidR="00D37201" w:rsidRPr="00D37201" w:rsidRDefault="00D37201" w:rsidP="00D37201">
      <w:pPr>
        <w:rPr>
          <w:lang w:eastAsia="ar-SA"/>
        </w:rPr>
      </w:pPr>
    </w:p>
    <w:p w14:paraId="55B2A1A1" w14:textId="77777777" w:rsidR="00D37201" w:rsidRPr="00D37201" w:rsidRDefault="00D37201" w:rsidP="00D37201">
      <w:pPr>
        <w:rPr>
          <w:rFonts w:ascii="Verdana" w:hAnsi="Verdana"/>
          <w:sz w:val="20"/>
          <w:szCs w:val="20"/>
          <w:lang w:eastAsia="ar-SA"/>
        </w:rPr>
      </w:pPr>
      <w:r w:rsidRPr="00D37201">
        <w:rPr>
          <w:rFonts w:ascii="Verdana" w:hAnsi="Verdana"/>
          <w:sz w:val="20"/>
          <w:szCs w:val="20"/>
          <w:lang w:eastAsia="ar-SA"/>
        </w:rPr>
        <w:t>You should obtain a health and safety method statement from all contractors before entering into a contract. You should be satisfied that the proposed method(s) of work is safe and appropriate to the task in</w:t>
      </w:r>
      <w:r w:rsidR="00A1242A">
        <w:rPr>
          <w:rFonts w:ascii="Verdana" w:hAnsi="Verdana"/>
          <w:sz w:val="20"/>
          <w:szCs w:val="20"/>
          <w:lang w:eastAsia="ar-SA"/>
        </w:rPr>
        <w:t xml:space="preserve"> hand. No contractors should </w:t>
      </w:r>
      <w:r w:rsidRPr="00D37201">
        <w:rPr>
          <w:rFonts w:ascii="Verdana" w:hAnsi="Verdana"/>
          <w:sz w:val="20"/>
          <w:szCs w:val="20"/>
          <w:lang w:eastAsia="ar-SA"/>
        </w:rPr>
        <w:t>undertake any work until you are fully satisfied with the proposals, and the contract should be conditional upon full compliance.</w:t>
      </w:r>
    </w:p>
    <w:p w14:paraId="40EF8A5C" w14:textId="77777777" w:rsidR="00D37201" w:rsidRDefault="00B75352" w:rsidP="00114E30">
      <w:pPr>
        <w:pStyle w:val="Heading2"/>
        <w:rPr>
          <w:lang w:eastAsia="ar-SA"/>
        </w:rPr>
      </w:pPr>
      <w:bookmarkStart w:id="263" w:name="_Toc299113117"/>
      <w:bookmarkStart w:id="264" w:name="_Toc415753277"/>
      <w:bookmarkStart w:id="265" w:name="_Toc443380608"/>
      <w:r>
        <w:rPr>
          <w:lang w:eastAsia="ar-SA"/>
        </w:rPr>
        <w:t>10.4</w:t>
      </w:r>
      <w:r>
        <w:rPr>
          <w:lang w:eastAsia="ar-SA"/>
        </w:rPr>
        <w:tab/>
      </w:r>
      <w:r w:rsidR="00D37201" w:rsidRPr="00D37201">
        <w:rPr>
          <w:lang w:eastAsia="ar-SA"/>
        </w:rPr>
        <w:t>Monitoring</w:t>
      </w:r>
      <w:bookmarkEnd w:id="263"/>
      <w:bookmarkEnd w:id="264"/>
      <w:bookmarkEnd w:id="265"/>
    </w:p>
    <w:p w14:paraId="409BC257" w14:textId="77777777" w:rsidR="00D37201" w:rsidRPr="00D37201" w:rsidRDefault="00D37201" w:rsidP="00D37201">
      <w:pPr>
        <w:rPr>
          <w:lang w:eastAsia="ar-SA"/>
        </w:rPr>
      </w:pPr>
    </w:p>
    <w:p w14:paraId="327B520E" w14:textId="77777777" w:rsidR="00D37201" w:rsidRPr="00D37201" w:rsidRDefault="00D37201" w:rsidP="00D37201">
      <w:pPr>
        <w:rPr>
          <w:rFonts w:ascii="Verdana" w:hAnsi="Verdana"/>
          <w:sz w:val="20"/>
          <w:szCs w:val="20"/>
          <w:lang w:eastAsia="ar-SA"/>
        </w:rPr>
      </w:pPr>
      <w:r w:rsidRPr="00D37201">
        <w:rPr>
          <w:rFonts w:ascii="Verdana" w:hAnsi="Verdana"/>
          <w:sz w:val="20"/>
          <w:szCs w:val="20"/>
          <w:lang w:eastAsia="ar-SA"/>
        </w:rPr>
        <w:t xml:space="preserve">You should have procedures in place for monitoring all contractors, either in-house or via appropriate external consultants (e.g. building surveyors, chartered engineers). </w:t>
      </w:r>
    </w:p>
    <w:p w14:paraId="4007C3BE" w14:textId="77777777" w:rsidR="00D37201" w:rsidRPr="00D37201" w:rsidRDefault="00D37201" w:rsidP="00D37201">
      <w:pPr>
        <w:rPr>
          <w:rFonts w:ascii="Verdana" w:hAnsi="Verdana"/>
          <w:sz w:val="20"/>
          <w:szCs w:val="20"/>
          <w:lang w:eastAsia="ar-SA"/>
        </w:rPr>
      </w:pPr>
    </w:p>
    <w:p w14:paraId="04ED3601" w14:textId="77777777" w:rsidR="00D37201" w:rsidRPr="00D37201" w:rsidRDefault="00D37201" w:rsidP="00D37201">
      <w:pPr>
        <w:autoSpaceDE w:val="0"/>
        <w:rPr>
          <w:rFonts w:ascii="Verdana" w:hAnsi="Verdana"/>
          <w:sz w:val="20"/>
          <w:szCs w:val="20"/>
          <w:lang w:eastAsia="ar-SA"/>
        </w:rPr>
      </w:pPr>
      <w:r w:rsidRPr="00D37201">
        <w:rPr>
          <w:rFonts w:ascii="Verdana" w:hAnsi="Verdana"/>
          <w:sz w:val="20"/>
          <w:szCs w:val="20"/>
          <w:lang w:eastAsia="ar-SA"/>
        </w:rPr>
        <w:t xml:space="preserve">You should make sufficient checks that all contractors </w:t>
      </w:r>
      <w:r w:rsidR="005A5FD4">
        <w:rPr>
          <w:rFonts w:ascii="Verdana" w:hAnsi="Verdana"/>
          <w:sz w:val="20"/>
          <w:szCs w:val="20"/>
          <w:lang w:eastAsia="ar-SA"/>
        </w:rPr>
        <w:t>give</w:t>
      </w:r>
      <w:r w:rsidRPr="00D37201">
        <w:rPr>
          <w:rFonts w:ascii="Verdana" w:hAnsi="Verdana"/>
          <w:sz w:val="20"/>
          <w:szCs w:val="20"/>
          <w:lang w:eastAsia="ar-SA"/>
        </w:rPr>
        <w:t xml:space="preserve"> due attention to any health and safety issues on-site that have been identified before work started. You should also ensure that they </w:t>
      </w:r>
      <w:r w:rsidR="00136B1D">
        <w:rPr>
          <w:rFonts w:ascii="Verdana" w:hAnsi="Verdana"/>
          <w:sz w:val="20"/>
          <w:szCs w:val="20"/>
          <w:lang w:eastAsia="ar-SA"/>
        </w:rPr>
        <w:t>work</w:t>
      </w:r>
      <w:r w:rsidRPr="00D37201">
        <w:rPr>
          <w:rFonts w:ascii="Verdana" w:hAnsi="Verdana"/>
          <w:sz w:val="20"/>
          <w:szCs w:val="20"/>
          <w:lang w:eastAsia="ar-SA"/>
        </w:rPr>
        <w:t xml:space="preserve"> in a safe manner, in accordance with their health and safety method statement.</w:t>
      </w:r>
    </w:p>
    <w:p w14:paraId="1B3D8002" w14:textId="77777777" w:rsidR="00D37201" w:rsidRPr="00D37201" w:rsidRDefault="00D37201" w:rsidP="00D37201">
      <w:pPr>
        <w:autoSpaceDE w:val="0"/>
        <w:rPr>
          <w:rFonts w:ascii="Verdana" w:hAnsi="Verdana"/>
          <w:sz w:val="20"/>
          <w:szCs w:val="20"/>
          <w:lang w:eastAsia="ar-SA"/>
        </w:rPr>
      </w:pPr>
    </w:p>
    <w:p w14:paraId="216496AF" w14:textId="71959F59" w:rsidR="00D37201" w:rsidRDefault="00D37201" w:rsidP="00D37201">
      <w:pPr>
        <w:autoSpaceDE w:val="0"/>
        <w:rPr>
          <w:rFonts w:ascii="Verdana" w:hAnsi="Verdana"/>
          <w:sz w:val="20"/>
          <w:szCs w:val="20"/>
          <w:lang w:eastAsia="ar-SA"/>
        </w:rPr>
      </w:pPr>
      <w:r w:rsidRPr="00D37201">
        <w:rPr>
          <w:rFonts w:ascii="Verdana" w:hAnsi="Verdana"/>
          <w:sz w:val="20"/>
          <w:szCs w:val="20"/>
          <w:lang w:eastAsia="ar-SA"/>
        </w:rPr>
        <w:t xml:space="preserve">You should have procedures for checking the standard of work carried out and for ensuring that contractors behave courteously, are trustworthy and work in a manner that does not cause undue inconvenience to </w:t>
      </w:r>
      <w:r w:rsidR="003B4AC6">
        <w:rPr>
          <w:rFonts w:ascii="Verdana" w:hAnsi="Verdana"/>
          <w:sz w:val="20"/>
          <w:szCs w:val="20"/>
          <w:lang w:eastAsia="ar-SA"/>
        </w:rPr>
        <w:t>occupiers</w:t>
      </w:r>
      <w:r w:rsidRPr="00D37201">
        <w:rPr>
          <w:rFonts w:ascii="Verdana" w:hAnsi="Verdana"/>
          <w:sz w:val="20"/>
          <w:szCs w:val="20"/>
          <w:lang w:eastAsia="ar-SA"/>
        </w:rPr>
        <w:t>. The views o</w:t>
      </w:r>
      <w:r w:rsidR="00A1242A">
        <w:rPr>
          <w:rFonts w:ascii="Verdana" w:hAnsi="Verdana"/>
          <w:sz w:val="20"/>
          <w:szCs w:val="20"/>
          <w:lang w:eastAsia="ar-SA"/>
        </w:rPr>
        <w:t>f leaseholders and residents</w:t>
      </w:r>
      <w:r w:rsidRPr="00D37201">
        <w:rPr>
          <w:rFonts w:ascii="Verdana" w:hAnsi="Verdana"/>
          <w:sz w:val="20"/>
          <w:szCs w:val="20"/>
          <w:lang w:eastAsia="ar-SA"/>
        </w:rPr>
        <w:t xml:space="preserve"> should be sought and taken into account. This monitoring process should</w:t>
      </w:r>
      <w:r w:rsidR="00524211">
        <w:rPr>
          <w:rFonts w:ascii="Verdana" w:hAnsi="Verdana"/>
          <w:sz w:val="20"/>
          <w:szCs w:val="20"/>
          <w:lang w:eastAsia="ar-SA"/>
        </w:rPr>
        <w:t xml:space="preserve"> have regard to the value and extent of the works and</w:t>
      </w:r>
      <w:r w:rsidRPr="00D37201">
        <w:rPr>
          <w:rFonts w:ascii="Verdana" w:hAnsi="Verdana"/>
          <w:sz w:val="20"/>
          <w:szCs w:val="20"/>
          <w:lang w:eastAsia="ar-SA"/>
        </w:rPr>
        <w:t xml:space="preserve"> be linked to any interim payments and the final payment to the contractors. The results of such monitoring will also be a material factor in deciding whether to award further work to those contractors.</w:t>
      </w:r>
    </w:p>
    <w:p w14:paraId="140F05FB" w14:textId="7E15D222" w:rsidR="006234C8" w:rsidRDefault="006234C8" w:rsidP="00D37201">
      <w:pPr>
        <w:autoSpaceDE w:val="0"/>
        <w:rPr>
          <w:rFonts w:ascii="Verdana" w:hAnsi="Verdana"/>
          <w:sz w:val="20"/>
          <w:szCs w:val="20"/>
          <w:lang w:eastAsia="ar-SA"/>
        </w:rPr>
      </w:pPr>
    </w:p>
    <w:p w14:paraId="53FB7A10" w14:textId="77777777" w:rsidR="006234C8" w:rsidRPr="00D37201" w:rsidRDefault="006234C8" w:rsidP="006234C8">
      <w:pPr>
        <w:autoSpaceDE w:val="0"/>
        <w:rPr>
          <w:rFonts w:ascii="Verdana" w:hAnsi="Verdana"/>
          <w:sz w:val="20"/>
          <w:szCs w:val="20"/>
          <w:lang w:eastAsia="ar-SA"/>
        </w:rPr>
      </w:pPr>
      <w:r>
        <w:rPr>
          <w:rFonts w:ascii="Verdana" w:hAnsi="Verdana"/>
          <w:sz w:val="20"/>
          <w:szCs w:val="20"/>
          <w:lang w:eastAsia="ar-SA"/>
        </w:rPr>
        <w:t>Contractors should issue appropriately detailed invoices for all works carried out, however minor, which should state clearly what the charges are for.</w:t>
      </w:r>
    </w:p>
    <w:p w14:paraId="2AF575C4" w14:textId="77777777" w:rsidR="00D37201" w:rsidRPr="00D37201" w:rsidRDefault="00D37201" w:rsidP="00D37201">
      <w:pPr>
        <w:autoSpaceDE w:val="0"/>
        <w:rPr>
          <w:rFonts w:ascii="Verdana" w:hAnsi="Verdana"/>
          <w:sz w:val="20"/>
          <w:szCs w:val="20"/>
          <w:lang w:eastAsia="ar-SA"/>
        </w:rPr>
      </w:pPr>
    </w:p>
    <w:p w14:paraId="25B3B0E7" w14:textId="5E3A0647" w:rsidR="00D37201" w:rsidRPr="00D37201" w:rsidRDefault="00D37201" w:rsidP="00D37201">
      <w:pPr>
        <w:autoSpaceDE w:val="0"/>
        <w:rPr>
          <w:rFonts w:ascii="Verdana" w:hAnsi="Verdana"/>
          <w:sz w:val="20"/>
          <w:szCs w:val="20"/>
          <w:lang w:eastAsia="ar-SA"/>
        </w:rPr>
      </w:pPr>
      <w:r w:rsidRPr="008A3E11">
        <w:rPr>
          <w:rFonts w:ascii="Verdana" w:hAnsi="Verdana"/>
          <w:sz w:val="20"/>
          <w:szCs w:val="20"/>
          <w:lang w:eastAsia="ar-SA"/>
        </w:rPr>
        <w:t xml:space="preserve">Contracts for major works </w:t>
      </w:r>
      <w:r w:rsidR="00792135">
        <w:rPr>
          <w:rFonts w:ascii="Verdana" w:hAnsi="Verdana"/>
          <w:sz w:val="20"/>
          <w:szCs w:val="20"/>
          <w:lang w:eastAsia="ar-SA"/>
        </w:rPr>
        <w:t>may</w:t>
      </w:r>
      <w:r w:rsidR="00792135" w:rsidRPr="008A3E11">
        <w:rPr>
          <w:rFonts w:ascii="Verdana" w:hAnsi="Verdana"/>
          <w:sz w:val="20"/>
          <w:szCs w:val="20"/>
          <w:lang w:eastAsia="ar-SA"/>
        </w:rPr>
        <w:t xml:space="preserve"> </w:t>
      </w:r>
      <w:r w:rsidR="00354E58" w:rsidRPr="008A3E11">
        <w:rPr>
          <w:rFonts w:ascii="Verdana" w:hAnsi="Verdana"/>
          <w:sz w:val="20"/>
          <w:szCs w:val="20"/>
          <w:lang w:eastAsia="ar-SA"/>
        </w:rPr>
        <w:t xml:space="preserve">provide for liquidated and ascertained damages </w:t>
      </w:r>
      <w:r w:rsidRPr="008A3E11">
        <w:rPr>
          <w:rFonts w:ascii="Verdana" w:hAnsi="Verdana"/>
          <w:sz w:val="20"/>
          <w:szCs w:val="20"/>
          <w:lang w:eastAsia="ar-SA"/>
        </w:rPr>
        <w:t>as another device that can be used to ensure that work is carried out promptly and to a reasonable standard.</w:t>
      </w:r>
    </w:p>
    <w:p w14:paraId="79965971" w14:textId="77777777" w:rsidR="00412158" w:rsidRPr="00412158" w:rsidRDefault="00412158" w:rsidP="004F535F">
      <w:pPr>
        <w:pStyle w:val="onlinetext"/>
        <w:spacing w:after="0"/>
        <w:rPr>
          <w:rFonts w:eastAsia="Times New Roman"/>
          <w:b/>
          <w:szCs w:val="20"/>
          <w:lang w:eastAsia="ar-SA"/>
        </w:rPr>
      </w:pPr>
    </w:p>
    <w:p w14:paraId="17F247DA" w14:textId="77777777" w:rsidR="00412158" w:rsidRPr="00412158" w:rsidRDefault="00412158" w:rsidP="004F535F">
      <w:pPr>
        <w:pStyle w:val="onlinetext"/>
        <w:spacing w:after="0"/>
        <w:rPr>
          <w:rFonts w:eastAsia="Times New Roman"/>
          <w:b/>
          <w:szCs w:val="20"/>
          <w:lang w:eastAsia="ar-SA"/>
        </w:rPr>
      </w:pPr>
    </w:p>
    <w:p w14:paraId="44BB3D27" w14:textId="77777777" w:rsidR="004F535F" w:rsidRPr="00412158" w:rsidRDefault="004F535F" w:rsidP="004F535F">
      <w:pPr>
        <w:rPr>
          <w:rFonts w:ascii="Verdana" w:hAnsi="Verdana"/>
          <w:sz w:val="20"/>
          <w:szCs w:val="20"/>
          <w:lang w:eastAsia="ar-SA"/>
        </w:rPr>
      </w:pPr>
    </w:p>
    <w:p w14:paraId="5E25DB88" w14:textId="77777777" w:rsidR="00663C3B" w:rsidRDefault="00663C3B">
      <w:pPr>
        <w:jc w:val="center"/>
        <w:rPr>
          <w:rFonts w:ascii="Verdana" w:hAnsi="Verdana"/>
          <w:sz w:val="20"/>
          <w:szCs w:val="20"/>
          <w:lang w:val="en-US" w:eastAsia="ar-SA"/>
        </w:rPr>
      </w:pPr>
      <w:r>
        <w:rPr>
          <w:szCs w:val="20"/>
          <w:lang w:val="en-US" w:eastAsia="ar-SA"/>
        </w:rPr>
        <w:br w:type="page"/>
      </w:r>
    </w:p>
    <w:p w14:paraId="6D63CC7E" w14:textId="77777777" w:rsidR="004F535F" w:rsidRDefault="00B75352" w:rsidP="00114E30">
      <w:pPr>
        <w:pStyle w:val="Heading1"/>
        <w:rPr>
          <w:szCs w:val="20"/>
          <w:lang w:val="en-US" w:eastAsia="ar-SA"/>
        </w:rPr>
      </w:pPr>
      <w:bookmarkStart w:id="266" w:name="_Toc415753278"/>
      <w:bookmarkStart w:id="267" w:name="_Toc443380609"/>
      <w:r>
        <w:rPr>
          <w:lang w:val="en-US" w:eastAsia="ar-SA"/>
        </w:rPr>
        <w:lastRenderedPageBreak/>
        <w:t>Part 11</w:t>
      </w:r>
      <w:r>
        <w:rPr>
          <w:lang w:val="en-US" w:eastAsia="ar-SA"/>
        </w:rPr>
        <w:tab/>
      </w:r>
      <w:r w:rsidR="00663C3B">
        <w:rPr>
          <w:lang w:val="en-US" w:eastAsia="ar-SA"/>
        </w:rPr>
        <w:t>Works to extend or develop an existing block o</w:t>
      </w:r>
      <w:r w:rsidR="00253DFB">
        <w:rPr>
          <w:lang w:val="en-US" w:eastAsia="ar-SA"/>
        </w:rPr>
        <w:t>r</w:t>
      </w:r>
      <w:r w:rsidR="00663C3B">
        <w:rPr>
          <w:lang w:val="en-US" w:eastAsia="ar-SA"/>
        </w:rPr>
        <w:t xml:space="preserve"> new phase</w:t>
      </w:r>
      <w:bookmarkEnd w:id="266"/>
      <w:bookmarkEnd w:id="267"/>
    </w:p>
    <w:p w14:paraId="28A8E0AE" w14:textId="77777777" w:rsidR="00663C3B" w:rsidRDefault="00663C3B" w:rsidP="00D37201">
      <w:pPr>
        <w:pStyle w:val="onlinetext"/>
        <w:spacing w:after="0"/>
        <w:rPr>
          <w:rFonts w:eastAsia="Times New Roman"/>
          <w:b/>
          <w:szCs w:val="20"/>
          <w:lang w:val="en-US" w:eastAsia="ar-SA"/>
        </w:rPr>
      </w:pPr>
    </w:p>
    <w:p w14:paraId="71C0440E" w14:textId="77777777" w:rsidR="00663C3B" w:rsidRDefault="00663C3B" w:rsidP="00D37201">
      <w:pPr>
        <w:pStyle w:val="onlinetext"/>
        <w:spacing w:after="0"/>
        <w:rPr>
          <w:rFonts w:eastAsia="Times New Roman"/>
          <w:b/>
          <w:szCs w:val="20"/>
          <w:lang w:val="en-US" w:eastAsia="ar-SA"/>
        </w:rPr>
      </w:pPr>
    </w:p>
    <w:p w14:paraId="77FFCCE9" w14:textId="77777777" w:rsidR="00663C3B" w:rsidRDefault="00663C3B" w:rsidP="00D37201">
      <w:pPr>
        <w:pStyle w:val="onlinetext"/>
        <w:spacing w:after="0"/>
        <w:rPr>
          <w:rFonts w:eastAsia="Times New Roman"/>
          <w:b/>
          <w:szCs w:val="20"/>
          <w:lang w:val="en-US" w:eastAsia="ar-SA"/>
        </w:rPr>
      </w:pPr>
    </w:p>
    <w:p w14:paraId="2B65025A" w14:textId="77777777" w:rsidR="00663C3B" w:rsidRDefault="00663C3B" w:rsidP="00663C3B">
      <w:pPr>
        <w:widowControl w:val="0"/>
        <w:autoSpaceDE w:val="0"/>
        <w:autoSpaceDN w:val="0"/>
        <w:adjustRightInd w:val="0"/>
        <w:spacing w:line="200" w:lineRule="exact"/>
        <w:rPr>
          <w:rFonts w:eastAsia="MS PMincho"/>
          <w:color w:val="000000"/>
          <w:sz w:val="20"/>
          <w:szCs w:val="20"/>
        </w:rPr>
      </w:pPr>
    </w:p>
    <w:p w14:paraId="5D180C56" w14:textId="77777777" w:rsidR="00663C3B" w:rsidRPr="00B75352" w:rsidRDefault="00663C3B" w:rsidP="00663C3B">
      <w:pPr>
        <w:widowControl w:val="0"/>
        <w:autoSpaceDE w:val="0"/>
        <w:autoSpaceDN w:val="0"/>
        <w:adjustRightInd w:val="0"/>
        <w:spacing w:line="243" w:lineRule="auto"/>
        <w:ind w:right="1680"/>
        <w:rPr>
          <w:rFonts w:ascii="Verdana" w:eastAsia="MS PMincho" w:hAnsi="Verdana"/>
          <w:sz w:val="20"/>
          <w:szCs w:val="20"/>
        </w:rPr>
      </w:pPr>
      <w:r w:rsidRPr="00B75352">
        <w:rPr>
          <w:rFonts w:ascii="Verdana" w:eastAsia="MS PMincho" w:hAnsi="Verdana"/>
          <w:spacing w:val="-6"/>
          <w:sz w:val="20"/>
          <w:szCs w:val="20"/>
        </w:rPr>
        <w:t>W</w:t>
      </w:r>
      <w:r w:rsidRPr="00B75352">
        <w:rPr>
          <w:rFonts w:ascii="Verdana" w:eastAsia="MS PMincho" w:hAnsi="Verdana"/>
          <w:sz w:val="20"/>
          <w:szCs w:val="20"/>
        </w:rPr>
        <w:t>hen a</w:t>
      </w:r>
      <w:r w:rsidRPr="00B75352">
        <w:rPr>
          <w:rFonts w:ascii="Verdana" w:eastAsia="MS PMincho" w:hAnsi="Verdana"/>
          <w:spacing w:val="3"/>
          <w:sz w:val="20"/>
          <w:szCs w:val="20"/>
        </w:rPr>
        <w:t>r</w:t>
      </w:r>
      <w:r w:rsidRPr="00B75352">
        <w:rPr>
          <w:rFonts w:ascii="Verdana" w:eastAsia="MS PMincho" w:hAnsi="Verdana"/>
          <w:spacing w:val="2"/>
          <w:sz w:val="20"/>
          <w:szCs w:val="20"/>
        </w:rPr>
        <w:t>r</w:t>
      </w:r>
      <w:r w:rsidRPr="00B75352">
        <w:rPr>
          <w:rFonts w:ascii="Verdana" w:eastAsia="MS PMincho" w:hAnsi="Verdana"/>
          <w:sz w:val="20"/>
          <w:szCs w:val="20"/>
        </w:rPr>
        <w:t>an</w:t>
      </w:r>
      <w:r w:rsidRPr="00B75352">
        <w:rPr>
          <w:rFonts w:ascii="Verdana" w:eastAsia="MS PMincho" w:hAnsi="Verdana"/>
          <w:spacing w:val="2"/>
          <w:sz w:val="20"/>
          <w:szCs w:val="20"/>
        </w:rPr>
        <w:t>g</w:t>
      </w:r>
      <w:r w:rsidRPr="00B75352">
        <w:rPr>
          <w:rFonts w:ascii="Verdana" w:eastAsia="MS PMincho" w:hAnsi="Verdana"/>
          <w:sz w:val="20"/>
          <w:szCs w:val="20"/>
        </w:rPr>
        <w:t>ing</w:t>
      </w:r>
      <w:r w:rsidRPr="00B75352">
        <w:rPr>
          <w:rFonts w:ascii="Verdana" w:eastAsia="MS PMincho" w:hAnsi="Verdana"/>
          <w:spacing w:val="-3"/>
          <w:sz w:val="20"/>
          <w:szCs w:val="20"/>
        </w:rPr>
        <w:t xml:space="preserve"> </w:t>
      </w:r>
      <w:r w:rsidRPr="00B75352">
        <w:rPr>
          <w:rFonts w:ascii="Verdana" w:eastAsia="MS PMincho" w:hAnsi="Verdana"/>
          <w:sz w:val="20"/>
          <w:szCs w:val="20"/>
        </w:rPr>
        <w:t>new</w:t>
      </w:r>
      <w:r w:rsidRPr="00B75352">
        <w:rPr>
          <w:rFonts w:ascii="Verdana" w:eastAsia="MS PMincho" w:hAnsi="Verdana"/>
          <w:spacing w:val="-17"/>
          <w:sz w:val="20"/>
          <w:szCs w:val="20"/>
        </w:rPr>
        <w:t xml:space="preserve"> </w:t>
      </w:r>
      <w:r w:rsidRPr="00B75352">
        <w:rPr>
          <w:rFonts w:ascii="Verdana" w:eastAsia="MS PMincho" w:hAnsi="Verdana"/>
          <w:spacing w:val="-3"/>
          <w:sz w:val="20"/>
          <w:szCs w:val="20"/>
        </w:rPr>
        <w:t>c</w:t>
      </w:r>
      <w:r w:rsidRPr="00B75352">
        <w:rPr>
          <w:rFonts w:ascii="Verdana" w:eastAsia="MS PMincho" w:hAnsi="Verdana"/>
          <w:spacing w:val="-1"/>
          <w:sz w:val="20"/>
          <w:szCs w:val="20"/>
        </w:rPr>
        <w:t>o</w:t>
      </w:r>
      <w:r w:rsidRPr="00B75352">
        <w:rPr>
          <w:rFonts w:ascii="Verdana" w:eastAsia="MS PMincho" w:hAnsi="Verdana"/>
          <w:sz w:val="20"/>
          <w:szCs w:val="20"/>
        </w:rPr>
        <w:t>ns</w:t>
      </w:r>
      <w:r w:rsidRPr="00B75352">
        <w:rPr>
          <w:rFonts w:ascii="Verdana" w:eastAsia="MS PMincho" w:hAnsi="Verdana"/>
          <w:spacing w:val="1"/>
          <w:sz w:val="20"/>
          <w:szCs w:val="20"/>
        </w:rPr>
        <w:t>t</w:t>
      </w:r>
      <w:r w:rsidRPr="00B75352">
        <w:rPr>
          <w:rFonts w:ascii="Verdana" w:eastAsia="MS PMincho" w:hAnsi="Verdana"/>
          <w:spacing w:val="2"/>
          <w:sz w:val="20"/>
          <w:szCs w:val="20"/>
        </w:rPr>
        <w:t>r</w:t>
      </w:r>
      <w:r w:rsidRPr="00B75352">
        <w:rPr>
          <w:rFonts w:ascii="Verdana" w:eastAsia="MS PMincho" w:hAnsi="Verdana"/>
          <w:sz w:val="20"/>
          <w:szCs w:val="20"/>
        </w:rPr>
        <w:t>u</w:t>
      </w:r>
      <w:r w:rsidRPr="00B75352">
        <w:rPr>
          <w:rFonts w:ascii="Verdana" w:eastAsia="MS PMincho" w:hAnsi="Verdana"/>
          <w:spacing w:val="1"/>
          <w:sz w:val="20"/>
          <w:szCs w:val="20"/>
        </w:rPr>
        <w:t>c</w:t>
      </w:r>
      <w:r w:rsidRPr="00B75352">
        <w:rPr>
          <w:rFonts w:ascii="Verdana" w:eastAsia="MS PMincho" w:hAnsi="Verdana"/>
          <w:sz w:val="20"/>
          <w:szCs w:val="20"/>
        </w:rPr>
        <w:t>tion</w:t>
      </w:r>
      <w:r w:rsidRPr="00B75352">
        <w:rPr>
          <w:rFonts w:ascii="Verdana" w:eastAsia="MS PMincho" w:hAnsi="Verdana"/>
          <w:spacing w:val="11"/>
          <w:sz w:val="20"/>
          <w:szCs w:val="20"/>
        </w:rPr>
        <w:t xml:space="preserve"> </w:t>
      </w:r>
      <w:r w:rsidRPr="00B75352">
        <w:rPr>
          <w:rFonts w:ascii="Verdana" w:eastAsia="MS PMincho" w:hAnsi="Verdana"/>
          <w:spacing w:val="-3"/>
          <w:sz w:val="20"/>
          <w:szCs w:val="20"/>
        </w:rPr>
        <w:t>w</w:t>
      </w:r>
      <w:r w:rsidRPr="00B75352">
        <w:rPr>
          <w:rFonts w:ascii="Verdana" w:eastAsia="MS PMincho" w:hAnsi="Verdana"/>
          <w:spacing w:val="-1"/>
          <w:sz w:val="20"/>
          <w:szCs w:val="20"/>
        </w:rPr>
        <w:t>o</w:t>
      </w:r>
      <w:r w:rsidRPr="00B75352">
        <w:rPr>
          <w:rFonts w:ascii="Verdana" w:eastAsia="MS PMincho" w:hAnsi="Verdana"/>
          <w:spacing w:val="1"/>
          <w:sz w:val="20"/>
          <w:szCs w:val="20"/>
        </w:rPr>
        <w:t>r</w:t>
      </w:r>
      <w:r w:rsidRPr="00B75352">
        <w:rPr>
          <w:rFonts w:ascii="Verdana" w:eastAsia="MS PMincho" w:hAnsi="Verdana"/>
          <w:sz w:val="20"/>
          <w:szCs w:val="20"/>
        </w:rPr>
        <w:t>ks</w:t>
      </w:r>
      <w:r w:rsidRPr="00B75352">
        <w:rPr>
          <w:rFonts w:ascii="Verdana" w:eastAsia="MS PMincho" w:hAnsi="Verdana"/>
          <w:spacing w:val="-19"/>
          <w:sz w:val="20"/>
          <w:szCs w:val="20"/>
        </w:rPr>
        <w:t xml:space="preserve"> </w:t>
      </w:r>
      <w:r w:rsidR="00253DFB" w:rsidRPr="00B75352">
        <w:rPr>
          <w:rFonts w:ascii="Verdana" w:eastAsia="MS PMincho" w:hAnsi="Verdana"/>
          <w:sz w:val="20"/>
          <w:szCs w:val="20"/>
        </w:rPr>
        <w:t>the landlord</w:t>
      </w:r>
      <w:r w:rsidRPr="00B75352">
        <w:rPr>
          <w:rFonts w:ascii="Verdana" w:eastAsia="MS PMincho" w:hAnsi="Verdana"/>
          <w:spacing w:val="-11"/>
          <w:sz w:val="20"/>
          <w:szCs w:val="20"/>
        </w:rPr>
        <w:t xml:space="preserve"> </w:t>
      </w:r>
      <w:r w:rsidRPr="00B75352">
        <w:rPr>
          <w:rFonts w:ascii="Verdana" w:eastAsia="MS PMincho" w:hAnsi="Verdana"/>
          <w:sz w:val="20"/>
          <w:szCs w:val="20"/>
        </w:rPr>
        <w:t>should</w:t>
      </w:r>
      <w:r w:rsidRPr="00B75352">
        <w:rPr>
          <w:rFonts w:ascii="Verdana" w:eastAsia="MS PMincho" w:hAnsi="Verdana"/>
          <w:spacing w:val="1"/>
          <w:sz w:val="20"/>
          <w:szCs w:val="20"/>
        </w:rPr>
        <w:t xml:space="preserve"> </w:t>
      </w:r>
      <w:r w:rsidRPr="00B75352">
        <w:rPr>
          <w:rFonts w:ascii="Verdana" w:eastAsia="MS PMincho" w:hAnsi="Verdana"/>
          <w:w w:val="96"/>
          <w:sz w:val="20"/>
          <w:szCs w:val="20"/>
        </w:rPr>
        <w:t>h</w:t>
      </w:r>
      <w:r w:rsidRPr="00B75352">
        <w:rPr>
          <w:rFonts w:ascii="Verdana" w:eastAsia="MS PMincho" w:hAnsi="Verdana"/>
          <w:spacing w:val="-4"/>
          <w:w w:val="96"/>
          <w:sz w:val="20"/>
          <w:szCs w:val="20"/>
        </w:rPr>
        <w:t>av</w:t>
      </w:r>
      <w:r w:rsidRPr="00B75352">
        <w:rPr>
          <w:rFonts w:ascii="Verdana" w:eastAsia="MS PMincho" w:hAnsi="Verdana"/>
          <w:w w:val="96"/>
          <w:sz w:val="20"/>
          <w:szCs w:val="20"/>
        </w:rPr>
        <w:t>e</w:t>
      </w:r>
      <w:r w:rsidRPr="00B75352">
        <w:rPr>
          <w:rFonts w:ascii="Verdana" w:eastAsia="MS PMincho" w:hAnsi="Verdana"/>
          <w:spacing w:val="-6"/>
          <w:w w:val="96"/>
          <w:sz w:val="20"/>
          <w:szCs w:val="20"/>
        </w:rPr>
        <w:t xml:space="preserve"> </w:t>
      </w:r>
      <w:r w:rsidRPr="00B75352">
        <w:rPr>
          <w:rFonts w:ascii="Verdana" w:eastAsia="MS PMincho" w:hAnsi="Verdana"/>
          <w:spacing w:val="-3"/>
          <w:sz w:val="20"/>
          <w:szCs w:val="20"/>
        </w:rPr>
        <w:t>r</w:t>
      </w:r>
      <w:r w:rsidRPr="00B75352">
        <w:rPr>
          <w:rFonts w:ascii="Verdana" w:eastAsia="MS PMincho" w:hAnsi="Verdana"/>
          <w:spacing w:val="1"/>
          <w:sz w:val="20"/>
          <w:szCs w:val="20"/>
        </w:rPr>
        <w:t>e</w:t>
      </w:r>
      <w:r w:rsidRPr="00B75352">
        <w:rPr>
          <w:rFonts w:ascii="Verdana" w:eastAsia="MS PMincho" w:hAnsi="Verdana"/>
          <w:sz w:val="20"/>
          <w:szCs w:val="20"/>
        </w:rPr>
        <w:t>ga</w:t>
      </w:r>
      <w:r w:rsidRPr="00B75352">
        <w:rPr>
          <w:rFonts w:ascii="Verdana" w:eastAsia="MS PMincho" w:hAnsi="Verdana"/>
          <w:spacing w:val="-3"/>
          <w:sz w:val="20"/>
          <w:szCs w:val="20"/>
        </w:rPr>
        <w:t>r</w:t>
      </w:r>
      <w:r w:rsidRPr="00B75352">
        <w:rPr>
          <w:rFonts w:ascii="Verdana" w:eastAsia="MS PMincho" w:hAnsi="Verdana"/>
          <w:sz w:val="20"/>
          <w:szCs w:val="20"/>
        </w:rPr>
        <w:t>d</w:t>
      </w:r>
      <w:r w:rsidR="00AC0876" w:rsidRPr="00B75352">
        <w:rPr>
          <w:rFonts w:ascii="Verdana" w:eastAsia="MS PMincho" w:hAnsi="Verdana"/>
          <w:sz w:val="20"/>
          <w:szCs w:val="20"/>
        </w:rPr>
        <w:t xml:space="preserve"> </w:t>
      </w:r>
      <w:r w:rsidR="00AC0876" w:rsidRPr="00B75352">
        <w:rPr>
          <w:rFonts w:ascii="Verdana" w:eastAsia="MS PMincho" w:hAnsi="Verdana"/>
          <w:spacing w:val="-7"/>
          <w:sz w:val="20"/>
          <w:szCs w:val="20"/>
        </w:rPr>
        <w:t>t</w:t>
      </w:r>
      <w:r w:rsidRPr="00B75352">
        <w:rPr>
          <w:rFonts w:ascii="Verdana" w:eastAsia="MS PMincho" w:hAnsi="Verdana"/>
          <w:sz w:val="20"/>
          <w:szCs w:val="20"/>
        </w:rPr>
        <w:t>o</w:t>
      </w:r>
      <w:r w:rsidRPr="00B75352">
        <w:rPr>
          <w:rFonts w:ascii="Verdana" w:eastAsia="MS PMincho" w:hAnsi="Verdana"/>
          <w:spacing w:val="-1"/>
          <w:sz w:val="20"/>
          <w:szCs w:val="20"/>
        </w:rPr>
        <w:t xml:space="preserve"> </w:t>
      </w:r>
      <w:r w:rsidRPr="00B75352">
        <w:rPr>
          <w:rFonts w:ascii="Verdana" w:eastAsia="MS PMincho" w:hAnsi="Verdana"/>
          <w:sz w:val="20"/>
          <w:szCs w:val="20"/>
        </w:rPr>
        <w:t>a</w:t>
      </w:r>
      <w:r w:rsidRPr="00B75352">
        <w:rPr>
          <w:rFonts w:ascii="Verdana" w:eastAsia="MS PMincho" w:hAnsi="Verdana"/>
          <w:spacing w:val="-6"/>
          <w:sz w:val="20"/>
          <w:szCs w:val="20"/>
        </w:rPr>
        <w:t>n</w:t>
      </w:r>
      <w:r w:rsidRPr="00B75352">
        <w:rPr>
          <w:rFonts w:ascii="Verdana" w:eastAsia="MS PMincho" w:hAnsi="Verdana"/>
          <w:sz w:val="20"/>
          <w:szCs w:val="20"/>
        </w:rPr>
        <w:t>y</w:t>
      </w:r>
      <w:r w:rsidRPr="00B75352">
        <w:rPr>
          <w:rFonts w:ascii="Verdana" w:eastAsia="MS PMincho" w:hAnsi="Verdana"/>
          <w:spacing w:val="-7"/>
          <w:sz w:val="20"/>
          <w:szCs w:val="20"/>
        </w:rPr>
        <w:t xml:space="preserve"> </w:t>
      </w:r>
      <w:r w:rsidRPr="00B75352">
        <w:rPr>
          <w:rFonts w:ascii="Verdana" w:eastAsia="MS PMincho" w:hAnsi="Verdana"/>
          <w:spacing w:val="-1"/>
          <w:w w:val="110"/>
          <w:sz w:val="20"/>
          <w:szCs w:val="20"/>
        </w:rPr>
        <w:t>r</w:t>
      </w:r>
      <w:r w:rsidRPr="00B75352">
        <w:rPr>
          <w:rFonts w:ascii="Verdana" w:eastAsia="MS PMincho" w:hAnsi="Verdana"/>
          <w:spacing w:val="2"/>
          <w:w w:val="94"/>
          <w:sz w:val="20"/>
          <w:szCs w:val="20"/>
        </w:rPr>
        <w:t>e</w:t>
      </w:r>
      <w:r w:rsidRPr="00B75352">
        <w:rPr>
          <w:rFonts w:ascii="Verdana" w:eastAsia="MS PMincho" w:hAnsi="Verdana"/>
          <w:spacing w:val="2"/>
          <w:w w:val="104"/>
          <w:sz w:val="20"/>
          <w:szCs w:val="20"/>
        </w:rPr>
        <w:t>qui</w:t>
      </w:r>
      <w:r w:rsidRPr="00B75352">
        <w:rPr>
          <w:rFonts w:ascii="Verdana" w:eastAsia="MS PMincho" w:hAnsi="Verdana"/>
          <w:spacing w:val="-1"/>
          <w:w w:val="104"/>
          <w:sz w:val="20"/>
          <w:szCs w:val="20"/>
        </w:rPr>
        <w:t>r</w:t>
      </w:r>
      <w:r w:rsidRPr="00B75352">
        <w:rPr>
          <w:rFonts w:ascii="Verdana" w:eastAsia="MS PMincho" w:hAnsi="Verdana"/>
          <w:spacing w:val="2"/>
          <w:w w:val="101"/>
          <w:sz w:val="20"/>
          <w:szCs w:val="20"/>
        </w:rPr>
        <w:t>ement</w:t>
      </w:r>
      <w:r w:rsidRPr="00B75352">
        <w:rPr>
          <w:rFonts w:ascii="Verdana" w:eastAsia="MS PMincho" w:hAnsi="Verdana"/>
          <w:w w:val="101"/>
          <w:sz w:val="20"/>
          <w:szCs w:val="20"/>
        </w:rPr>
        <w:t>s</w:t>
      </w:r>
      <w:r w:rsidRPr="00B75352">
        <w:rPr>
          <w:rFonts w:ascii="Verdana" w:eastAsia="MS PMincho" w:hAnsi="Verdana"/>
          <w:spacing w:val="11"/>
          <w:sz w:val="20"/>
          <w:szCs w:val="20"/>
        </w:rPr>
        <w:t xml:space="preserve"> </w:t>
      </w:r>
      <w:r w:rsidRPr="00B75352">
        <w:rPr>
          <w:rFonts w:ascii="Verdana" w:eastAsia="MS PMincho" w:hAnsi="Verdana"/>
          <w:spacing w:val="2"/>
          <w:sz w:val="20"/>
          <w:szCs w:val="20"/>
        </w:rPr>
        <w:t>unde</w:t>
      </w:r>
      <w:r w:rsidRPr="00B75352">
        <w:rPr>
          <w:rFonts w:ascii="Verdana" w:eastAsia="MS PMincho" w:hAnsi="Verdana"/>
          <w:sz w:val="20"/>
          <w:szCs w:val="20"/>
        </w:rPr>
        <w:t>r</w:t>
      </w:r>
      <w:r w:rsidRPr="00B75352">
        <w:rPr>
          <w:rFonts w:ascii="Verdana" w:eastAsia="MS PMincho" w:hAnsi="Verdana"/>
          <w:spacing w:val="30"/>
          <w:sz w:val="20"/>
          <w:szCs w:val="20"/>
        </w:rPr>
        <w:t xml:space="preserve"> </w:t>
      </w:r>
      <w:r w:rsidRPr="00B75352">
        <w:rPr>
          <w:rFonts w:ascii="Verdana" w:eastAsia="MS PMincho" w:hAnsi="Verdana"/>
          <w:spacing w:val="2"/>
          <w:sz w:val="20"/>
          <w:szCs w:val="20"/>
        </w:rPr>
        <w:t>th</w:t>
      </w:r>
      <w:r w:rsidRPr="00B75352">
        <w:rPr>
          <w:rFonts w:ascii="Verdana" w:eastAsia="MS PMincho" w:hAnsi="Verdana"/>
          <w:sz w:val="20"/>
          <w:szCs w:val="20"/>
        </w:rPr>
        <w:t>e</w:t>
      </w:r>
      <w:r w:rsidRPr="00B75352">
        <w:rPr>
          <w:rFonts w:ascii="Verdana" w:eastAsia="MS PMincho" w:hAnsi="Verdana"/>
          <w:spacing w:val="16"/>
          <w:sz w:val="20"/>
          <w:szCs w:val="20"/>
        </w:rPr>
        <w:t xml:space="preserve"> </w:t>
      </w:r>
      <w:r w:rsidRPr="00B75352">
        <w:rPr>
          <w:rFonts w:ascii="Verdana" w:eastAsia="MS PMincho" w:hAnsi="Verdana"/>
          <w:sz w:val="20"/>
          <w:szCs w:val="20"/>
        </w:rPr>
        <w:t>t</w:t>
      </w:r>
      <w:r w:rsidRPr="00B75352">
        <w:rPr>
          <w:rFonts w:ascii="Verdana" w:eastAsia="MS PMincho" w:hAnsi="Verdana"/>
          <w:spacing w:val="1"/>
          <w:sz w:val="20"/>
          <w:szCs w:val="20"/>
        </w:rPr>
        <w:t>e</w:t>
      </w:r>
      <w:r w:rsidRPr="00B75352">
        <w:rPr>
          <w:rFonts w:ascii="Verdana" w:eastAsia="MS PMincho" w:hAnsi="Verdana"/>
          <w:spacing w:val="4"/>
          <w:sz w:val="20"/>
          <w:szCs w:val="20"/>
        </w:rPr>
        <w:t>r</w:t>
      </w:r>
      <w:r w:rsidRPr="00B75352">
        <w:rPr>
          <w:rFonts w:ascii="Verdana" w:eastAsia="MS PMincho" w:hAnsi="Verdana"/>
          <w:spacing w:val="2"/>
          <w:sz w:val="20"/>
          <w:szCs w:val="20"/>
        </w:rPr>
        <w:t>m</w:t>
      </w:r>
      <w:r w:rsidRPr="00B75352">
        <w:rPr>
          <w:rFonts w:ascii="Verdana" w:eastAsia="MS PMincho" w:hAnsi="Verdana"/>
          <w:sz w:val="20"/>
          <w:szCs w:val="20"/>
        </w:rPr>
        <w:t>s</w:t>
      </w:r>
      <w:r w:rsidRPr="00B75352">
        <w:rPr>
          <w:rFonts w:ascii="Verdana" w:eastAsia="MS PMincho" w:hAnsi="Verdana"/>
          <w:spacing w:val="21"/>
          <w:sz w:val="20"/>
          <w:szCs w:val="20"/>
        </w:rPr>
        <w:t xml:space="preserve"> </w:t>
      </w:r>
      <w:r w:rsidRPr="00B75352">
        <w:rPr>
          <w:rFonts w:ascii="Verdana" w:eastAsia="MS PMincho" w:hAnsi="Verdana"/>
          <w:spacing w:val="2"/>
          <w:sz w:val="20"/>
          <w:szCs w:val="20"/>
        </w:rPr>
        <w:t>o</w:t>
      </w:r>
      <w:r w:rsidRPr="00B75352">
        <w:rPr>
          <w:rFonts w:ascii="Verdana" w:eastAsia="MS PMincho" w:hAnsi="Verdana"/>
          <w:sz w:val="20"/>
          <w:szCs w:val="20"/>
        </w:rPr>
        <w:t>f</w:t>
      </w:r>
      <w:r w:rsidRPr="00B75352">
        <w:rPr>
          <w:rFonts w:ascii="Verdana" w:eastAsia="MS PMincho" w:hAnsi="Verdana"/>
          <w:spacing w:val="15"/>
          <w:sz w:val="20"/>
          <w:szCs w:val="20"/>
        </w:rPr>
        <w:t xml:space="preserve"> </w:t>
      </w:r>
      <w:r w:rsidRPr="00B75352">
        <w:rPr>
          <w:rFonts w:ascii="Verdana" w:eastAsia="MS PMincho" w:hAnsi="Verdana"/>
          <w:spacing w:val="2"/>
          <w:sz w:val="20"/>
          <w:szCs w:val="20"/>
        </w:rPr>
        <w:t>th</w:t>
      </w:r>
      <w:r w:rsidRPr="00B75352">
        <w:rPr>
          <w:rFonts w:ascii="Verdana" w:eastAsia="MS PMincho" w:hAnsi="Verdana"/>
          <w:sz w:val="20"/>
          <w:szCs w:val="20"/>
        </w:rPr>
        <w:t>e</w:t>
      </w:r>
      <w:r w:rsidRPr="00B75352">
        <w:rPr>
          <w:rFonts w:ascii="Verdana" w:eastAsia="MS PMincho" w:hAnsi="Verdana"/>
          <w:spacing w:val="16"/>
          <w:sz w:val="20"/>
          <w:szCs w:val="20"/>
        </w:rPr>
        <w:t xml:space="preserve"> </w:t>
      </w:r>
      <w:r w:rsidRPr="00B75352">
        <w:rPr>
          <w:rFonts w:ascii="Verdana" w:eastAsia="MS PMincho" w:hAnsi="Verdana"/>
          <w:spacing w:val="2"/>
          <w:w w:val="94"/>
          <w:sz w:val="20"/>
          <w:szCs w:val="20"/>
        </w:rPr>
        <w:t>leases</w:t>
      </w:r>
      <w:r w:rsidRPr="00B75352">
        <w:rPr>
          <w:rFonts w:ascii="Verdana" w:eastAsia="MS PMincho" w:hAnsi="Verdana"/>
          <w:w w:val="94"/>
          <w:sz w:val="20"/>
          <w:szCs w:val="20"/>
        </w:rPr>
        <w:t>,</w:t>
      </w:r>
      <w:r w:rsidRPr="00B75352">
        <w:rPr>
          <w:rFonts w:ascii="Verdana" w:eastAsia="MS PMincho" w:hAnsi="Verdana"/>
          <w:spacing w:val="11"/>
          <w:w w:val="94"/>
          <w:sz w:val="20"/>
          <w:szCs w:val="20"/>
        </w:rPr>
        <w:t xml:space="preserve"> </w:t>
      </w:r>
      <w:r w:rsidRPr="00B75352">
        <w:rPr>
          <w:rFonts w:ascii="Verdana" w:eastAsia="MS PMincho" w:hAnsi="Verdana"/>
          <w:spacing w:val="2"/>
          <w:sz w:val="20"/>
          <w:szCs w:val="20"/>
        </w:rPr>
        <w:t>b</w:t>
      </w:r>
      <w:r w:rsidRPr="00B75352">
        <w:rPr>
          <w:rFonts w:ascii="Verdana" w:eastAsia="MS PMincho" w:hAnsi="Verdana"/>
          <w:sz w:val="20"/>
          <w:szCs w:val="20"/>
        </w:rPr>
        <w:t>e</w:t>
      </w:r>
      <w:r w:rsidRPr="00B75352">
        <w:rPr>
          <w:rFonts w:ascii="Verdana" w:eastAsia="MS PMincho" w:hAnsi="Verdana"/>
          <w:spacing w:val="10"/>
          <w:sz w:val="20"/>
          <w:szCs w:val="20"/>
        </w:rPr>
        <w:t xml:space="preserve"> </w:t>
      </w:r>
      <w:r w:rsidRPr="00B75352">
        <w:rPr>
          <w:rFonts w:ascii="Verdana" w:eastAsia="MS PMincho" w:hAnsi="Verdana"/>
          <w:spacing w:val="-3"/>
          <w:sz w:val="20"/>
          <w:szCs w:val="20"/>
        </w:rPr>
        <w:t>a</w:t>
      </w:r>
      <w:r w:rsidRPr="00B75352">
        <w:rPr>
          <w:rFonts w:ascii="Verdana" w:eastAsia="MS PMincho" w:hAnsi="Verdana"/>
          <w:spacing w:val="2"/>
          <w:sz w:val="20"/>
          <w:szCs w:val="20"/>
        </w:rPr>
        <w:t>wa</w:t>
      </w:r>
      <w:r w:rsidRPr="00B75352">
        <w:rPr>
          <w:rFonts w:ascii="Verdana" w:eastAsia="MS PMincho" w:hAnsi="Verdana"/>
          <w:spacing w:val="-1"/>
          <w:sz w:val="20"/>
          <w:szCs w:val="20"/>
        </w:rPr>
        <w:t>r</w:t>
      </w:r>
      <w:r w:rsidRPr="00B75352">
        <w:rPr>
          <w:rFonts w:ascii="Verdana" w:eastAsia="MS PMincho" w:hAnsi="Verdana"/>
          <w:sz w:val="20"/>
          <w:szCs w:val="20"/>
        </w:rPr>
        <w:t>e</w:t>
      </w:r>
      <w:r w:rsidRPr="00B75352">
        <w:rPr>
          <w:rFonts w:ascii="Verdana" w:eastAsia="MS PMincho" w:hAnsi="Verdana"/>
          <w:spacing w:val="-4"/>
          <w:sz w:val="20"/>
          <w:szCs w:val="20"/>
        </w:rPr>
        <w:t xml:space="preserve"> </w:t>
      </w:r>
      <w:r w:rsidRPr="00B75352">
        <w:rPr>
          <w:rFonts w:ascii="Verdana" w:eastAsia="MS PMincho" w:hAnsi="Verdana"/>
          <w:spacing w:val="2"/>
          <w:sz w:val="20"/>
          <w:szCs w:val="20"/>
        </w:rPr>
        <w:t>tha</w:t>
      </w:r>
      <w:r w:rsidRPr="00B75352">
        <w:rPr>
          <w:rFonts w:ascii="Verdana" w:eastAsia="MS PMincho" w:hAnsi="Verdana"/>
          <w:sz w:val="20"/>
          <w:szCs w:val="20"/>
        </w:rPr>
        <w:t>t</w:t>
      </w:r>
      <w:r w:rsidRPr="00B75352">
        <w:rPr>
          <w:rFonts w:ascii="Verdana" w:eastAsia="MS PMincho" w:hAnsi="Verdana"/>
          <w:spacing w:val="26"/>
          <w:sz w:val="20"/>
          <w:szCs w:val="20"/>
        </w:rPr>
        <w:t xml:space="preserve"> </w:t>
      </w:r>
      <w:r w:rsidR="00A1242A" w:rsidRPr="00B75352">
        <w:rPr>
          <w:rFonts w:ascii="Verdana" w:eastAsia="MS PMincho" w:hAnsi="Verdana"/>
          <w:sz w:val="20"/>
          <w:szCs w:val="20"/>
        </w:rPr>
        <w:t>leaseholders</w:t>
      </w:r>
      <w:r w:rsidR="00116A3C" w:rsidRPr="00B75352">
        <w:rPr>
          <w:rFonts w:ascii="Verdana" w:eastAsia="MS PMincho" w:hAnsi="Verdana"/>
          <w:sz w:val="20"/>
          <w:szCs w:val="20"/>
        </w:rPr>
        <w:t xml:space="preserve"> </w:t>
      </w:r>
      <w:r w:rsidRPr="00B75352">
        <w:rPr>
          <w:rFonts w:ascii="Verdana" w:eastAsia="MS PMincho" w:hAnsi="Verdana"/>
          <w:spacing w:val="2"/>
          <w:sz w:val="20"/>
          <w:szCs w:val="20"/>
        </w:rPr>
        <w:t>a</w:t>
      </w:r>
      <w:r w:rsidRPr="00B75352">
        <w:rPr>
          <w:rFonts w:ascii="Verdana" w:eastAsia="MS PMincho" w:hAnsi="Verdana"/>
          <w:spacing w:val="-1"/>
          <w:sz w:val="20"/>
          <w:szCs w:val="20"/>
        </w:rPr>
        <w:t>r</w:t>
      </w:r>
      <w:r w:rsidRPr="00B75352">
        <w:rPr>
          <w:rFonts w:ascii="Verdana" w:eastAsia="MS PMincho" w:hAnsi="Verdana"/>
          <w:sz w:val="20"/>
          <w:szCs w:val="20"/>
        </w:rPr>
        <w:t>e</w:t>
      </w:r>
      <w:r w:rsidRPr="00B75352">
        <w:rPr>
          <w:rFonts w:ascii="Verdana" w:eastAsia="MS PMincho" w:hAnsi="Verdana"/>
          <w:spacing w:val="-3"/>
          <w:sz w:val="20"/>
          <w:szCs w:val="20"/>
        </w:rPr>
        <w:t xml:space="preserve"> </w:t>
      </w:r>
      <w:r w:rsidRPr="00B75352">
        <w:rPr>
          <w:rFonts w:ascii="Verdana" w:eastAsia="MS PMincho" w:hAnsi="Verdana"/>
          <w:spacing w:val="2"/>
          <w:sz w:val="20"/>
          <w:szCs w:val="20"/>
        </w:rPr>
        <w:t>entitle</w:t>
      </w:r>
      <w:r w:rsidRPr="00B75352">
        <w:rPr>
          <w:rFonts w:ascii="Verdana" w:eastAsia="MS PMincho" w:hAnsi="Verdana"/>
          <w:sz w:val="20"/>
          <w:szCs w:val="20"/>
        </w:rPr>
        <w:t>d</w:t>
      </w:r>
      <w:r w:rsidRPr="00B75352">
        <w:rPr>
          <w:rFonts w:ascii="Verdana" w:eastAsia="MS PMincho" w:hAnsi="Verdana"/>
          <w:spacing w:val="26"/>
          <w:sz w:val="20"/>
          <w:szCs w:val="20"/>
        </w:rPr>
        <w:t xml:space="preserve"> </w:t>
      </w:r>
      <w:r w:rsidRPr="00B75352">
        <w:rPr>
          <w:rFonts w:ascii="Verdana" w:eastAsia="MS PMincho" w:hAnsi="Verdana"/>
          <w:sz w:val="20"/>
          <w:szCs w:val="20"/>
        </w:rPr>
        <w:t>to</w:t>
      </w:r>
      <w:r w:rsidRPr="00B75352">
        <w:rPr>
          <w:rFonts w:ascii="Verdana" w:eastAsia="MS PMincho" w:hAnsi="Verdana"/>
          <w:spacing w:val="30"/>
          <w:sz w:val="20"/>
          <w:szCs w:val="20"/>
        </w:rPr>
        <w:t xml:space="preserve"> </w:t>
      </w:r>
      <w:r w:rsidRPr="00B75352">
        <w:rPr>
          <w:rFonts w:ascii="Verdana" w:eastAsia="MS PMincho" w:hAnsi="Verdana"/>
          <w:spacing w:val="2"/>
          <w:sz w:val="20"/>
          <w:szCs w:val="20"/>
        </w:rPr>
        <w:t>th</w:t>
      </w:r>
      <w:r w:rsidRPr="00B75352">
        <w:rPr>
          <w:rFonts w:ascii="Verdana" w:eastAsia="MS PMincho" w:hAnsi="Verdana"/>
          <w:sz w:val="20"/>
          <w:szCs w:val="20"/>
        </w:rPr>
        <w:t>e</w:t>
      </w:r>
      <w:r w:rsidRPr="00B75352">
        <w:rPr>
          <w:rFonts w:ascii="Verdana" w:eastAsia="MS PMincho" w:hAnsi="Verdana"/>
          <w:spacing w:val="26"/>
          <w:sz w:val="20"/>
          <w:szCs w:val="20"/>
        </w:rPr>
        <w:t xml:space="preserve"> </w:t>
      </w:r>
      <w:r w:rsidRPr="00B75352">
        <w:rPr>
          <w:rFonts w:ascii="Verdana" w:eastAsia="MS PMincho" w:hAnsi="Verdana"/>
          <w:spacing w:val="2"/>
          <w:w w:val="102"/>
          <w:sz w:val="20"/>
          <w:szCs w:val="20"/>
        </w:rPr>
        <w:t>quie</w:t>
      </w:r>
      <w:r w:rsidRPr="00B75352">
        <w:rPr>
          <w:rFonts w:ascii="Verdana" w:eastAsia="MS PMincho" w:hAnsi="Verdana"/>
          <w:w w:val="102"/>
          <w:sz w:val="20"/>
          <w:szCs w:val="20"/>
        </w:rPr>
        <w:t>t</w:t>
      </w:r>
      <w:r w:rsidRPr="00B75352">
        <w:rPr>
          <w:rFonts w:ascii="Verdana" w:eastAsia="MS PMincho" w:hAnsi="Verdana"/>
          <w:sz w:val="20"/>
          <w:szCs w:val="20"/>
        </w:rPr>
        <w:t xml:space="preserve"> </w:t>
      </w:r>
      <w:r w:rsidRPr="00B75352">
        <w:rPr>
          <w:rFonts w:ascii="Verdana" w:eastAsia="MS PMincho" w:hAnsi="Verdana"/>
          <w:spacing w:val="2"/>
          <w:sz w:val="20"/>
          <w:szCs w:val="20"/>
        </w:rPr>
        <w:t>enj</w:t>
      </w:r>
      <w:r w:rsidRPr="00B75352">
        <w:rPr>
          <w:rFonts w:ascii="Verdana" w:eastAsia="MS PMincho" w:hAnsi="Verdana"/>
          <w:spacing w:val="-2"/>
          <w:sz w:val="20"/>
          <w:szCs w:val="20"/>
        </w:rPr>
        <w:t>o</w:t>
      </w:r>
      <w:r w:rsidRPr="00B75352">
        <w:rPr>
          <w:rFonts w:ascii="Verdana" w:eastAsia="MS PMincho" w:hAnsi="Verdana"/>
          <w:spacing w:val="6"/>
          <w:sz w:val="20"/>
          <w:szCs w:val="20"/>
        </w:rPr>
        <w:t>y</w:t>
      </w:r>
      <w:r w:rsidRPr="00B75352">
        <w:rPr>
          <w:rFonts w:ascii="Verdana" w:eastAsia="MS PMincho" w:hAnsi="Verdana"/>
          <w:spacing w:val="2"/>
          <w:sz w:val="20"/>
          <w:szCs w:val="20"/>
        </w:rPr>
        <w:t>men</w:t>
      </w:r>
      <w:r w:rsidRPr="00B75352">
        <w:rPr>
          <w:rFonts w:ascii="Verdana" w:eastAsia="MS PMincho" w:hAnsi="Verdana"/>
          <w:sz w:val="20"/>
          <w:szCs w:val="20"/>
        </w:rPr>
        <w:t>t</w:t>
      </w:r>
      <w:r w:rsidRPr="00B75352">
        <w:rPr>
          <w:rFonts w:ascii="Verdana" w:eastAsia="MS PMincho" w:hAnsi="Verdana"/>
          <w:spacing w:val="29"/>
          <w:sz w:val="20"/>
          <w:szCs w:val="20"/>
        </w:rPr>
        <w:t xml:space="preserve"> </w:t>
      </w:r>
      <w:r w:rsidRPr="00B75352">
        <w:rPr>
          <w:rFonts w:ascii="Verdana" w:eastAsia="MS PMincho" w:hAnsi="Verdana"/>
          <w:spacing w:val="2"/>
          <w:sz w:val="20"/>
          <w:szCs w:val="20"/>
        </w:rPr>
        <w:t>o</w:t>
      </w:r>
      <w:r w:rsidRPr="00B75352">
        <w:rPr>
          <w:rFonts w:ascii="Verdana" w:eastAsia="MS PMincho" w:hAnsi="Verdana"/>
          <w:sz w:val="20"/>
          <w:szCs w:val="20"/>
        </w:rPr>
        <w:t>f</w:t>
      </w:r>
      <w:r w:rsidRPr="00B75352">
        <w:rPr>
          <w:rFonts w:ascii="Verdana" w:eastAsia="MS PMincho" w:hAnsi="Verdana"/>
          <w:spacing w:val="25"/>
          <w:sz w:val="20"/>
          <w:szCs w:val="20"/>
        </w:rPr>
        <w:t xml:space="preserve"> </w:t>
      </w:r>
      <w:r w:rsidRPr="00B75352">
        <w:rPr>
          <w:rFonts w:ascii="Verdana" w:eastAsia="MS PMincho" w:hAnsi="Verdana"/>
          <w:spacing w:val="2"/>
          <w:sz w:val="20"/>
          <w:szCs w:val="20"/>
        </w:rPr>
        <w:t>thei</w:t>
      </w:r>
      <w:r w:rsidRPr="00B75352">
        <w:rPr>
          <w:rFonts w:ascii="Verdana" w:eastAsia="MS PMincho" w:hAnsi="Verdana"/>
          <w:sz w:val="20"/>
          <w:szCs w:val="20"/>
        </w:rPr>
        <w:t>r</w:t>
      </w:r>
      <w:r w:rsidRPr="00B75352">
        <w:rPr>
          <w:rFonts w:ascii="Verdana" w:eastAsia="MS PMincho" w:hAnsi="Verdana"/>
          <w:spacing w:val="30"/>
          <w:sz w:val="20"/>
          <w:szCs w:val="20"/>
        </w:rPr>
        <w:t xml:space="preserve"> </w:t>
      </w:r>
      <w:r w:rsidRPr="00B75352">
        <w:rPr>
          <w:rFonts w:ascii="Verdana" w:eastAsia="MS PMincho" w:hAnsi="Verdana"/>
          <w:spacing w:val="2"/>
          <w:sz w:val="20"/>
          <w:szCs w:val="20"/>
        </w:rPr>
        <w:t>homes</w:t>
      </w:r>
      <w:r w:rsidRPr="00B75352">
        <w:rPr>
          <w:rFonts w:ascii="Verdana" w:eastAsia="MS PMincho" w:hAnsi="Verdana"/>
          <w:sz w:val="20"/>
          <w:szCs w:val="20"/>
        </w:rPr>
        <w:t>,</w:t>
      </w:r>
      <w:r w:rsidRPr="00B75352">
        <w:rPr>
          <w:rFonts w:ascii="Verdana" w:eastAsia="MS PMincho" w:hAnsi="Verdana"/>
          <w:spacing w:val="29"/>
          <w:sz w:val="20"/>
          <w:szCs w:val="20"/>
        </w:rPr>
        <w:t xml:space="preserve"> </w:t>
      </w:r>
      <w:r w:rsidRPr="00B75352">
        <w:rPr>
          <w:rFonts w:ascii="Verdana" w:eastAsia="MS PMincho" w:hAnsi="Verdana"/>
          <w:spacing w:val="2"/>
          <w:sz w:val="20"/>
          <w:szCs w:val="20"/>
        </w:rPr>
        <w:t>an</w:t>
      </w:r>
      <w:r w:rsidRPr="00B75352">
        <w:rPr>
          <w:rFonts w:ascii="Verdana" w:eastAsia="MS PMincho" w:hAnsi="Verdana"/>
          <w:sz w:val="20"/>
          <w:szCs w:val="20"/>
        </w:rPr>
        <w:t>d</w:t>
      </w:r>
      <w:r w:rsidRPr="00B75352">
        <w:rPr>
          <w:rFonts w:ascii="Verdana" w:eastAsia="MS PMincho" w:hAnsi="Verdana"/>
          <w:spacing w:val="29"/>
          <w:sz w:val="20"/>
          <w:szCs w:val="20"/>
        </w:rPr>
        <w:t xml:space="preserve"> </w:t>
      </w:r>
      <w:r w:rsidRPr="00B75352">
        <w:rPr>
          <w:rFonts w:ascii="Verdana" w:eastAsia="MS PMincho" w:hAnsi="Verdana"/>
          <w:spacing w:val="2"/>
          <w:sz w:val="20"/>
          <w:szCs w:val="20"/>
        </w:rPr>
        <w:t>shoul</w:t>
      </w:r>
      <w:r w:rsidRPr="00B75352">
        <w:rPr>
          <w:rFonts w:ascii="Verdana" w:eastAsia="MS PMincho" w:hAnsi="Verdana"/>
          <w:sz w:val="20"/>
          <w:szCs w:val="20"/>
        </w:rPr>
        <w:t>d</w:t>
      </w:r>
      <w:r w:rsidRPr="00B75352">
        <w:rPr>
          <w:rFonts w:ascii="Verdana" w:eastAsia="MS PMincho" w:hAnsi="Verdana"/>
          <w:spacing w:val="30"/>
          <w:sz w:val="20"/>
          <w:szCs w:val="20"/>
        </w:rPr>
        <w:t xml:space="preserve"> </w:t>
      </w:r>
      <w:r w:rsidRPr="00B75352">
        <w:rPr>
          <w:rFonts w:ascii="Verdana" w:eastAsia="MS PMincho" w:hAnsi="Verdana"/>
          <w:spacing w:val="2"/>
          <w:sz w:val="20"/>
          <w:szCs w:val="20"/>
        </w:rPr>
        <w:t>see</w:t>
      </w:r>
      <w:r w:rsidRPr="00B75352">
        <w:rPr>
          <w:rFonts w:ascii="Verdana" w:eastAsia="MS PMincho" w:hAnsi="Verdana"/>
          <w:sz w:val="20"/>
          <w:szCs w:val="20"/>
        </w:rPr>
        <w:t>k</w:t>
      </w:r>
      <w:r w:rsidRPr="00B75352">
        <w:rPr>
          <w:rFonts w:ascii="Verdana" w:eastAsia="MS PMincho" w:hAnsi="Verdana"/>
          <w:spacing w:val="6"/>
          <w:sz w:val="20"/>
          <w:szCs w:val="20"/>
        </w:rPr>
        <w:t xml:space="preserve"> </w:t>
      </w:r>
      <w:r w:rsidRPr="00B75352">
        <w:rPr>
          <w:rFonts w:ascii="Verdana" w:eastAsia="MS PMincho" w:hAnsi="Verdana"/>
          <w:sz w:val="20"/>
          <w:szCs w:val="20"/>
        </w:rPr>
        <w:t>to</w:t>
      </w:r>
      <w:r w:rsidRPr="00B75352">
        <w:rPr>
          <w:rFonts w:ascii="Verdana" w:eastAsia="MS PMincho" w:hAnsi="Verdana"/>
          <w:spacing w:val="9"/>
          <w:sz w:val="20"/>
          <w:szCs w:val="20"/>
        </w:rPr>
        <w:t xml:space="preserve"> </w:t>
      </w:r>
      <w:r w:rsidRPr="00B75352">
        <w:rPr>
          <w:rFonts w:ascii="Verdana" w:eastAsia="MS PMincho" w:hAnsi="Verdana"/>
          <w:sz w:val="20"/>
          <w:szCs w:val="20"/>
        </w:rPr>
        <w:t>minimise</w:t>
      </w:r>
      <w:r w:rsidRPr="00B75352">
        <w:rPr>
          <w:rFonts w:ascii="Verdana" w:eastAsia="MS PMincho" w:hAnsi="Verdana"/>
          <w:spacing w:val="2"/>
          <w:sz w:val="20"/>
          <w:szCs w:val="20"/>
        </w:rPr>
        <w:t xml:space="preserve"> </w:t>
      </w:r>
      <w:r w:rsidRPr="00B75352">
        <w:rPr>
          <w:rFonts w:ascii="Verdana" w:eastAsia="MS PMincho" w:hAnsi="Verdana"/>
          <w:w w:val="101"/>
          <w:sz w:val="20"/>
          <w:szCs w:val="20"/>
        </w:rPr>
        <w:t>dis</w:t>
      </w:r>
      <w:r w:rsidRPr="00B75352">
        <w:rPr>
          <w:rFonts w:ascii="Verdana" w:eastAsia="MS PMincho" w:hAnsi="Verdana"/>
          <w:spacing w:val="2"/>
          <w:w w:val="101"/>
          <w:sz w:val="20"/>
          <w:szCs w:val="20"/>
        </w:rPr>
        <w:t>r</w:t>
      </w:r>
      <w:r w:rsidRPr="00B75352">
        <w:rPr>
          <w:rFonts w:ascii="Verdana" w:eastAsia="MS PMincho" w:hAnsi="Verdana"/>
          <w:w w:val="105"/>
          <w:sz w:val="20"/>
          <w:szCs w:val="20"/>
        </w:rPr>
        <w:t>uption.</w:t>
      </w:r>
    </w:p>
    <w:p w14:paraId="7E9E30AE" w14:textId="77777777" w:rsidR="00663C3B" w:rsidRPr="00B75352" w:rsidRDefault="00663C3B" w:rsidP="00663C3B">
      <w:pPr>
        <w:widowControl w:val="0"/>
        <w:autoSpaceDE w:val="0"/>
        <w:autoSpaceDN w:val="0"/>
        <w:adjustRightInd w:val="0"/>
        <w:spacing w:line="243" w:lineRule="auto"/>
        <w:ind w:left="681" w:right="1678" w:hanging="567"/>
        <w:rPr>
          <w:rFonts w:ascii="Verdana" w:eastAsia="MS PMincho" w:hAnsi="Verdana"/>
          <w:sz w:val="20"/>
          <w:szCs w:val="20"/>
        </w:rPr>
      </w:pPr>
    </w:p>
    <w:p w14:paraId="15BE8391" w14:textId="77777777" w:rsidR="00663C3B" w:rsidRPr="00B75352" w:rsidRDefault="00253DFB" w:rsidP="00663C3B">
      <w:pPr>
        <w:widowControl w:val="0"/>
        <w:autoSpaceDE w:val="0"/>
        <w:autoSpaceDN w:val="0"/>
        <w:adjustRightInd w:val="0"/>
        <w:spacing w:line="243" w:lineRule="auto"/>
        <w:ind w:right="1678"/>
        <w:rPr>
          <w:rFonts w:ascii="Verdana" w:eastAsia="MS PMincho" w:hAnsi="Verdana"/>
          <w:sz w:val="20"/>
          <w:szCs w:val="20"/>
        </w:rPr>
      </w:pPr>
      <w:r w:rsidRPr="00B75352">
        <w:rPr>
          <w:rFonts w:ascii="Verdana" w:eastAsia="MS PMincho" w:hAnsi="Verdana"/>
          <w:w w:val="93"/>
          <w:sz w:val="20"/>
          <w:szCs w:val="20"/>
        </w:rPr>
        <w:t>The landlord</w:t>
      </w:r>
      <w:r w:rsidR="00663C3B" w:rsidRPr="00B75352">
        <w:rPr>
          <w:rFonts w:ascii="Verdana" w:eastAsia="MS PMincho" w:hAnsi="Verdana"/>
          <w:spacing w:val="-11"/>
          <w:w w:val="93"/>
          <w:sz w:val="20"/>
          <w:szCs w:val="20"/>
        </w:rPr>
        <w:t xml:space="preserve"> </w:t>
      </w:r>
      <w:r w:rsidR="00663C3B" w:rsidRPr="00B75352">
        <w:rPr>
          <w:rFonts w:ascii="Verdana" w:eastAsia="MS PMincho" w:hAnsi="Verdana"/>
          <w:spacing w:val="-2"/>
          <w:sz w:val="20"/>
          <w:szCs w:val="20"/>
        </w:rPr>
        <w:t>shoul</w:t>
      </w:r>
      <w:r w:rsidR="00663C3B" w:rsidRPr="00B75352">
        <w:rPr>
          <w:rFonts w:ascii="Verdana" w:eastAsia="MS PMincho" w:hAnsi="Verdana"/>
          <w:sz w:val="20"/>
          <w:szCs w:val="20"/>
        </w:rPr>
        <w:t>d</w:t>
      </w:r>
      <w:r w:rsidR="00663C3B" w:rsidRPr="00B75352">
        <w:rPr>
          <w:rFonts w:ascii="Verdana" w:eastAsia="MS PMincho" w:hAnsi="Verdana"/>
          <w:spacing w:val="-6"/>
          <w:sz w:val="20"/>
          <w:szCs w:val="20"/>
        </w:rPr>
        <w:t xml:space="preserve"> </w:t>
      </w:r>
      <w:r w:rsidR="00663C3B" w:rsidRPr="00B75352">
        <w:rPr>
          <w:rFonts w:ascii="Verdana" w:eastAsia="MS PMincho" w:hAnsi="Verdana"/>
          <w:spacing w:val="-5"/>
          <w:sz w:val="20"/>
          <w:szCs w:val="20"/>
        </w:rPr>
        <w:t>c</w:t>
      </w:r>
      <w:r w:rsidR="00663C3B" w:rsidRPr="00B75352">
        <w:rPr>
          <w:rFonts w:ascii="Verdana" w:eastAsia="MS PMincho" w:hAnsi="Verdana"/>
          <w:spacing w:val="-2"/>
          <w:sz w:val="20"/>
          <w:szCs w:val="20"/>
        </w:rPr>
        <w:t>onsul</w:t>
      </w:r>
      <w:r w:rsidR="00663C3B" w:rsidRPr="00B75352">
        <w:rPr>
          <w:rFonts w:ascii="Verdana" w:eastAsia="MS PMincho" w:hAnsi="Verdana"/>
          <w:sz w:val="20"/>
          <w:szCs w:val="20"/>
        </w:rPr>
        <w:t>t</w:t>
      </w:r>
      <w:r w:rsidR="00663C3B" w:rsidRPr="00B75352">
        <w:rPr>
          <w:rFonts w:ascii="Verdana" w:eastAsia="MS PMincho" w:hAnsi="Verdana"/>
          <w:spacing w:val="-7"/>
          <w:sz w:val="20"/>
          <w:szCs w:val="20"/>
        </w:rPr>
        <w:t xml:space="preserve"> </w:t>
      </w:r>
      <w:r w:rsidR="00524211" w:rsidRPr="00B75352">
        <w:rPr>
          <w:rFonts w:ascii="Verdana" w:eastAsia="MS PMincho" w:hAnsi="Verdana"/>
          <w:sz w:val="20"/>
          <w:szCs w:val="20"/>
        </w:rPr>
        <w:t>leaseholders</w:t>
      </w:r>
      <w:r w:rsidR="00663C3B" w:rsidRPr="00B75352">
        <w:rPr>
          <w:rFonts w:ascii="Verdana" w:eastAsia="MS PMincho" w:hAnsi="Verdana"/>
          <w:spacing w:val="-4"/>
          <w:sz w:val="20"/>
          <w:szCs w:val="20"/>
        </w:rPr>
        <w:t xml:space="preserve"> </w:t>
      </w:r>
      <w:r w:rsidR="00663C3B" w:rsidRPr="00B75352">
        <w:rPr>
          <w:rFonts w:ascii="Verdana" w:eastAsia="MS PMincho" w:hAnsi="Verdana"/>
          <w:spacing w:val="-2"/>
          <w:sz w:val="20"/>
          <w:szCs w:val="20"/>
        </w:rPr>
        <w:t>o</w:t>
      </w:r>
      <w:r w:rsidR="00663C3B" w:rsidRPr="00B75352">
        <w:rPr>
          <w:rFonts w:ascii="Verdana" w:eastAsia="MS PMincho" w:hAnsi="Verdana"/>
          <w:sz w:val="20"/>
          <w:szCs w:val="20"/>
        </w:rPr>
        <w:t>n</w:t>
      </w:r>
      <w:r w:rsidR="00663C3B" w:rsidRPr="00B75352">
        <w:rPr>
          <w:rFonts w:ascii="Verdana" w:eastAsia="MS PMincho" w:hAnsi="Verdana"/>
          <w:spacing w:val="-9"/>
          <w:sz w:val="20"/>
          <w:szCs w:val="20"/>
        </w:rPr>
        <w:t xml:space="preserve"> </w:t>
      </w:r>
      <w:r w:rsidR="00663C3B" w:rsidRPr="00B75352">
        <w:rPr>
          <w:rFonts w:ascii="Verdana" w:eastAsia="MS PMincho" w:hAnsi="Verdana"/>
          <w:spacing w:val="-2"/>
          <w:sz w:val="20"/>
          <w:szCs w:val="20"/>
        </w:rPr>
        <w:t>th</w:t>
      </w:r>
      <w:r w:rsidR="00663C3B" w:rsidRPr="00B75352">
        <w:rPr>
          <w:rFonts w:ascii="Verdana" w:eastAsia="MS PMincho" w:hAnsi="Verdana"/>
          <w:sz w:val="20"/>
          <w:szCs w:val="20"/>
        </w:rPr>
        <w:t>e</w:t>
      </w:r>
      <w:r w:rsidR="00663C3B" w:rsidRPr="00B75352">
        <w:rPr>
          <w:rFonts w:ascii="Verdana" w:eastAsia="MS PMincho" w:hAnsi="Verdana"/>
          <w:spacing w:val="-10"/>
          <w:sz w:val="20"/>
          <w:szCs w:val="20"/>
        </w:rPr>
        <w:t xml:space="preserve"> </w:t>
      </w:r>
      <w:r w:rsidR="00663C3B" w:rsidRPr="00B75352">
        <w:rPr>
          <w:rFonts w:ascii="Verdana" w:eastAsia="MS PMincho" w:hAnsi="Verdana"/>
          <w:spacing w:val="-2"/>
          <w:w w:val="98"/>
          <w:sz w:val="20"/>
          <w:szCs w:val="20"/>
        </w:rPr>
        <w:t>detail</w:t>
      </w:r>
      <w:r w:rsidR="00663C3B" w:rsidRPr="00B75352">
        <w:rPr>
          <w:rFonts w:ascii="Verdana" w:eastAsia="MS PMincho" w:hAnsi="Verdana"/>
          <w:w w:val="98"/>
          <w:sz w:val="20"/>
          <w:szCs w:val="20"/>
        </w:rPr>
        <w:t>s</w:t>
      </w:r>
      <w:r w:rsidR="00663C3B" w:rsidRPr="00B75352">
        <w:rPr>
          <w:rFonts w:ascii="Verdana" w:eastAsia="MS PMincho" w:hAnsi="Verdana"/>
          <w:spacing w:val="-13"/>
          <w:w w:val="98"/>
          <w:sz w:val="20"/>
          <w:szCs w:val="20"/>
        </w:rPr>
        <w:t xml:space="preserve"> </w:t>
      </w:r>
      <w:r w:rsidR="00663C3B" w:rsidRPr="00B75352">
        <w:rPr>
          <w:rFonts w:ascii="Verdana" w:eastAsia="MS PMincho" w:hAnsi="Verdana"/>
          <w:spacing w:val="-2"/>
          <w:sz w:val="20"/>
          <w:szCs w:val="20"/>
        </w:rPr>
        <w:t>o</w:t>
      </w:r>
      <w:r w:rsidR="00663C3B" w:rsidRPr="00B75352">
        <w:rPr>
          <w:rFonts w:ascii="Verdana" w:eastAsia="MS PMincho" w:hAnsi="Verdana"/>
          <w:sz w:val="20"/>
          <w:szCs w:val="20"/>
        </w:rPr>
        <w:t>f</w:t>
      </w:r>
      <w:r w:rsidR="00663C3B" w:rsidRPr="00B75352">
        <w:rPr>
          <w:rFonts w:ascii="Verdana" w:eastAsia="MS PMincho" w:hAnsi="Verdana"/>
          <w:spacing w:val="-11"/>
          <w:sz w:val="20"/>
          <w:szCs w:val="20"/>
        </w:rPr>
        <w:t xml:space="preserve"> </w:t>
      </w:r>
      <w:r w:rsidR="00663C3B" w:rsidRPr="00B75352">
        <w:rPr>
          <w:rFonts w:ascii="Verdana" w:eastAsia="MS PMincho" w:hAnsi="Verdana"/>
          <w:spacing w:val="-2"/>
          <w:sz w:val="20"/>
          <w:szCs w:val="20"/>
        </w:rPr>
        <w:t>an</w:t>
      </w:r>
      <w:r w:rsidR="00663C3B" w:rsidRPr="00B75352">
        <w:rPr>
          <w:rFonts w:ascii="Verdana" w:eastAsia="MS PMincho" w:hAnsi="Verdana"/>
          <w:sz w:val="20"/>
          <w:szCs w:val="20"/>
        </w:rPr>
        <w:t>d</w:t>
      </w:r>
      <w:r w:rsidR="00663C3B" w:rsidRPr="00B75352">
        <w:rPr>
          <w:rFonts w:ascii="Verdana" w:eastAsia="MS PMincho" w:hAnsi="Verdana"/>
          <w:spacing w:val="-7"/>
          <w:sz w:val="20"/>
          <w:szCs w:val="20"/>
        </w:rPr>
        <w:t xml:space="preserve"> </w:t>
      </w:r>
      <w:r w:rsidR="00663C3B" w:rsidRPr="00B75352">
        <w:rPr>
          <w:rFonts w:ascii="Verdana" w:eastAsia="MS PMincho" w:hAnsi="Verdana"/>
          <w:spacing w:val="-2"/>
          <w:sz w:val="20"/>
          <w:szCs w:val="20"/>
        </w:rPr>
        <w:t>p</w:t>
      </w:r>
      <w:r w:rsidR="00663C3B" w:rsidRPr="00B75352">
        <w:rPr>
          <w:rFonts w:ascii="Verdana" w:eastAsia="MS PMincho" w:hAnsi="Verdana"/>
          <w:spacing w:val="-5"/>
          <w:sz w:val="20"/>
          <w:szCs w:val="20"/>
        </w:rPr>
        <w:t>r</w:t>
      </w:r>
      <w:r w:rsidR="00663C3B" w:rsidRPr="00B75352">
        <w:rPr>
          <w:rFonts w:ascii="Verdana" w:eastAsia="MS PMincho" w:hAnsi="Verdana"/>
          <w:spacing w:val="-2"/>
          <w:sz w:val="20"/>
          <w:szCs w:val="20"/>
        </w:rPr>
        <w:t>o</w:t>
      </w:r>
      <w:r w:rsidR="00663C3B" w:rsidRPr="00B75352">
        <w:rPr>
          <w:rFonts w:ascii="Verdana" w:eastAsia="MS PMincho" w:hAnsi="Verdana"/>
          <w:spacing w:val="1"/>
          <w:sz w:val="20"/>
          <w:szCs w:val="20"/>
        </w:rPr>
        <w:t>g</w:t>
      </w:r>
      <w:r w:rsidR="00663C3B" w:rsidRPr="00B75352">
        <w:rPr>
          <w:rFonts w:ascii="Verdana" w:eastAsia="MS PMincho" w:hAnsi="Verdana"/>
          <w:sz w:val="20"/>
          <w:szCs w:val="20"/>
        </w:rPr>
        <w:t>r</w:t>
      </w:r>
      <w:r w:rsidR="00663C3B" w:rsidRPr="00B75352">
        <w:rPr>
          <w:rFonts w:ascii="Verdana" w:eastAsia="MS PMincho" w:hAnsi="Verdana"/>
          <w:spacing w:val="-2"/>
          <w:sz w:val="20"/>
          <w:szCs w:val="20"/>
        </w:rPr>
        <w:t>amm</w:t>
      </w:r>
      <w:r w:rsidR="00663C3B" w:rsidRPr="00B75352">
        <w:rPr>
          <w:rFonts w:ascii="Verdana" w:eastAsia="MS PMincho" w:hAnsi="Verdana"/>
          <w:sz w:val="20"/>
          <w:szCs w:val="20"/>
        </w:rPr>
        <w:t>e</w:t>
      </w:r>
      <w:r w:rsidR="00663C3B" w:rsidRPr="00B75352">
        <w:rPr>
          <w:rFonts w:ascii="Verdana" w:eastAsia="MS PMincho" w:hAnsi="Verdana"/>
          <w:spacing w:val="4"/>
          <w:sz w:val="20"/>
          <w:szCs w:val="20"/>
        </w:rPr>
        <w:t xml:space="preserve"> </w:t>
      </w:r>
      <w:r w:rsidR="00663C3B" w:rsidRPr="00B75352">
        <w:rPr>
          <w:rFonts w:ascii="Verdana" w:eastAsia="MS PMincho" w:hAnsi="Verdana"/>
          <w:spacing w:val="-2"/>
          <w:sz w:val="20"/>
          <w:szCs w:val="20"/>
        </w:rPr>
        <w:t>fo</w:t>
      </w:r>
      <w:r w:rsidR="00663C3B" w:rsidRPr="00B75352">
        <w:rPr>
          <w:rFonts w:ascii="Verdana" w:eastAsia="MS PMincho" w:hAnsi="Verdana"/>
          <w:sz w:val="20"/>
          <w:szCs w:val="20"/>
        </w:rPr>
        <w:t>r</w:t>
      </w:r>
      <w:r w:rsidR="00663C3B" w:rsidRPr="00B75352">
        <w:rPr>
          <w:rFonts w:ascii="Verdana" w:eastAsia="MS PMincho" w:hAnsi="Verdana"/>
          <w:spacing w:val="-13"/>
          <w:sz w:val="20"/>
          <w:szCs w:val="20"/>
        </w:rPr>
        <w:t xml:space="preserve"> </w:t>
      </w:r>
      <w:r w:rsidR="00663C3B" w:rsidRPr="00B75352">
        <w:rPr>
          <w:rFonts w:ascii="Verdana" w:eastAsia="MS PMincho" w:hAnsi="Verdana"/>
          <w:spacing w:val="-2"/>
          <w:sz w:val="20"/>
          <w:szCs w:val="20"/>
        </w:rPr>
        <w:t>ca</w:t>
      </w:r>
      <w:r w:rsidR="00663C3B" w:rsidRPr="00B75352">
        <w:rPr>
          <w:rFonts w:ascii="Verdana" w:eastAsia="MS PMincho" w:hAnsi="Verdana"/>
          <w:spacing w:val="1"/>
          <w:sz w:val="20"/>
          <w:szCs w:val="20"/>
        </w:rPr>
        <w:t>r</w:t>
      </w:r>
      <w:r w:rsidR="00663C3B" w:rsidRPr="00B75352">
        <w:rPr>
          <w:rFonts w:ascii="Verdana" w:eastAsia="MS PMincho" w:hAnsi="Verdana"/>
          <w:spacing w:val="5"/>
          <w:sz w:val="20"/>
          <w:szCs w:val="20"/>
        </w:rPr>
        <w:t>r</w:t>
      </w:r>
      <w:r w:rsidR="00663C3B" w:rsidRPr="00B75352">
        <w:rPr>
          <w:rFonts w:ascii="Verdana" w:eastAsia="MS PMincho" w:hAnsi="Verdana"/>
          <w:spacing w:val="2"/>
          <w:sz w:val="20"/>
          <w:szCs w:val="20"/>
        </w:rPr>
        <w:t>y</w:t>
      </w:r>
      <w:r w:rsidR="00663C3B" w:rsidRPr="00B75352">
        <w:rPr>
          <w:rFonts w:ascii="Verdana" w:eastAsia="MS PMincho" w:hAnsi="Verdana"/>
          <w:spacing w:val="-2"/>
          <w:sz w:val="20"/>
          <w:szCs w:val="20"/>
        </w:rPr>
        <w:t>ing</w:t>
      </w:r>
      <w:r w:rsidR="00663C3B" w:rsidRPr="00B75352">
        <w:rPr>
          <w:rFonts w:ascii="Verdana" w:eastAsia="MS PMincho" w:hAnsi="Verdana"/>
          <w:spacing w:val="-7"/>
          <w:sz w:val="20"/>
          <w:szCs w:val="20"/>
        </w:rPr>
        <w:t xml:space="preserve"> </w:t>
      </w:r>
      <w:r w:rsidR="00663C3B" w:rsidRPr="00B75352">
        <w:rPr>
          <w:rFonts w:ascii="Verdana" w:eastAsia="MS PMincho" w:hAnsi="Verdana"/>
          <w:spacing w:val="2"/>
          <w:sz w:val="20"/>
          <w:szCs w:val="20"/>
        </w:rPr>
        <w:t>ou</w:t>
      </w:r>
      <w:r w:rsidR="00663C3B" w:rsidRPr="00B75352">
        <w:rPr>
          <w:rFonts w:ascii="Verdana" w:eastAsia="MS PMincho" w:hAnsi="Verdana"/>
          <w:sz w:val="20"/>
          <w:szCs w:val="20"/>
        </w:rPr>
        <w:t xml:space="preserve">t </w:t>
      </w:r>
      <w:r w:rsidR="00663C3B" w:rsidRPr="00B75352">
        <w:rPr>
          <w:rFonts w:ascii="Verdana" w:eastAsia="MS PMincho" w:hAnsi="Verdana"/>
          <w:spacing w:val="2"/>
          <w:w w:val="98"/>
          <w:sz w:val="20"/>
          <w:szCs w:val="20"/>
        </w:rPr>
        <w:t>su</w:t>
      </w:r>
      <w:r w:rsidR="00663C3B" w:rsidRPr="00B75352">
        <w:rPr>
          <w:rFonts w:ascii="Verdana" w:eastAsia="MS PMincho" w:hAnsi="Verdana"/>
          <w:spacing w:val="1"/>
          <w:w w:val="98"/>
          <w:sz w:val="20"/>
          <w:szCs w:val="20"/>
        </w:rPr>
        <w:t>c</w:t>
      </w:r>
      <w:r w:rsidR="00663C3B" w:rsidRPr="00B75352">
        <w:rPr>
          <w:rFonts w:ascii="Verdana" w:eastAsia="MS PMincho" w:hAnsi="Verdana"/>
          <w:w w:val="106"/>
          <w:sz w:val="20"/>
          <w:szCs w:val="20"/>
        </w:rPr>
        <w:t>h</w:t>
      </w:r>
      <w:r w:rsidR="00663C3B" w:rsidRPr="00B75352">
        <w:rPr>
          <w:rFonts w:ascii="Verdana" w:eastAsia="MS PMincho" w:hAnsi="Verdana"/>
          <w:spacing w:val="-6"/>
          <w:sz w:val="20"/>
          <w:szCs w:val="20"/>
        </w:rPr>
        <w:t xml:space="preserve"> </w:t>
      </w:r>
      <w:r w:rsidR="00663C3B" w:rsidRPr="00B75352">
        <w:rPr>
          <w:rFonts w:ascii="Verdana" w:eastAsia="MS PMincho" w:hAnsi="Verdana"/>
          <w:spacing w:val="-1"/>
          <w:w w:val="93"/>
          <w:sz w:val="20"/>
          <w:szCs w:val="20"/>
        </w:rPr>
        <w:t>w</w:t>
      </w:r>
      <w:r w:rsidR="00663C3B" w:rsidRPr="00B75352">
        <w:rPr>
          <w:rFonts w:ascii="Verdana" w:eastAsia="MS PMincho" w:hAnsi="Verdana"/>
          <w:spacing w:val="1"/>
          <w:w w:val="103"/>
          <w:sz w:val="20"/>
          <w:szCs w:val="20"/>
        </w:rPr>
        <w:t>o</w:t>
      </w:r>
      <w:r w:rsidR="00663C3B" w:rsidRPr="00B75352">
        <w:rPr>
          <w:rFonts w:ascii="Verdana" w:eastAsia="MS PMincho" w:hAnsi="Verdana"/>
          <w:spacing w:val="4"/>
          <w:w w:val="110"/>
          <w:sz w:val="20"/>
          <w:szCs w:val="20"/>
        </w:rPr>
        <w:t>r</w:t>
      </w:r>
      <w:r w:rsidR="00663C3B" w:rsidRPr="00B75352">
        <w:rPr>
          <w:rFonts w:ascii="Verdana" w:eastAsia="MS PMincho" w:hAnsi="Verdana"/>
          <w:spacing w:val="2"/>
          <w:w w:val="98"/>
          <w:sz w:val="20"/>
          <w:szCs w:val="20"/>
        </w:rPr>
        <w:t>k</w:t>
      </w:r>
      <w:r w:rsidR="00663C3B" w:rsidRPr="00B75352">
        <w:rPr>
          <w:rFonts w:ascii="Verdana" w:eastAsia="MS PMincho" w:hAnsi="Verdana"/>
          <w:w w:val="91"/>
          <w:sz w:val="20"/>
          <w:szCs w:val="20"/>
        </w:rPr>
        <w:t>s</w:t>
      </w:r>
      <w:r w:rsidR="00663C3B" w:rsidRPr="00B75352">
        <w:rPr>
          <w:rFonts w:ascii="Verdana" w:eastAsia="MS PMincho" w:hAnsi="Verdana"/>
          <w:sz w:val="20"/>
          <w:szCs w:val="20"/>
        </w:rPr>
        <w:t xml:space="preserve"> </w:t>
      </w:r>
      <w:r w:rsidR="00663C3B" w:rsidRPr="00B75352">
        <w:rPr>
          <w:rFonts w:ascii="Verdana" w:eastAsia="MS PMincho" w:hAnsi="Verdana"/>
          <w:spacing w:val="2"/>
          <w:sz w:val="20"/>
          <w:szCs w:val="20"/>
        </w:rPr>
        <w:t>an</w:t>
      </w:r>
      <w:r w:rsidR="00663C3B" w:rsidRPr="00B75352">
        <w:rPr>
          <w:rFonts w:ascii="Verdana" w:eastAsia="MS PMincho" w:hAnsi="Verdana"/>
          <w:sz w:val="20"/>
          <w:szCs w:val="20"/>
        </w:rPr>
        <w:t xml:space="preserve">d </w:t>
      </w:r>
      <w:r w:rsidR="00663C3B" w:rsidRPr="00B75352">
        <w:rPr>
          <w:rFonts w:ascii="Verdana" w:eastAsia="MS PMincho" w:hAnsi="Verdana"/>
          <w:spacing w:val="-1"/>
          <w:sz w:val="20"/>
          <w:szCs w:val="20"/>
        </w:rPr>
        <w:t>r</w:t>
      </w:r>
      <w:r w:rsidR="00663C3B" w:rsidRPr="00B75352">
        <w:rPr>
          <w:rFonts w:ascii="Verdana" w:eastAsia="MS PMincho" w:hAnsi="Verdana"/>
          <w:spacing w:val="2"/>
          <w:sz w:val="20"/>
          <w:szCs w:val="20"/>
        </w:rPr>
        <w:t>easonabl</w:t>
      </w:r>
      <w:r w:rsidR="00663C3B" w:rsidRPr="00B75352">
        <w:rPr>
          <w:rFonts w:ascii="Verdana" w:eastAsia="MS PMincho" w:hAnsi="Verdana"/>
          <w:sz w:val="20"/>
          <w:szCs w:val="20"/>
        </w:rPr>
        <w:t>e</w:t>
      </w:r>
      <w:r w:rsidR="00663C3B" w:rsidRPr="00B75352">
        <w:rPr>
          <w:rFonts w:ascii="Verdana" w:eastAsia="MS PMincho" w:hAnsi="Verdana"/>
          <w:spacing w:val="39"/>
          <w:sz w:val="20"/>
          <w:szCs w:val="20"/>
        </w:rPr>
        <w:t xml:space="preserve"> </w:t>
      </w:r>
      <w:r w:rsidR="00663C3B" w:rsidRPr="00B75352">
        <w:rPr>
          <w:rFonts w:ascii="Verdana" w:eastAsia="MS PMincho" w:hAnsi="Verdana"/>
          <w:spacing w:val="2"/>
          <w:sz w:val="20"/>
          <w:szCs w:val="20"/>
        </w:rPr>
        <w:t>all</w:t>
      </w:r>
      <w:r w:rsidR="00663C3B" w:rsidRPr="00B75352">
        <w:rPr>
          <w:rFonts w:ascii="Verdana" w:eastAsia="MS PMincho" w:hAnsi="Verdana"/>
          <w:spacing w:val="-2"/>
          <w:sz w:val="20"/>
          <w:szCs w:val="20"/>
        </w:rPr>
        <w:t>o</w:t>
      </w:r>
      <w:r w:rsidR="00663C3B" w:rsidRPr="00B75352">
        <w:rPr>
          <w:rFonts w:ascii="Verdana" w:eastAsia="MS PMincho" w:hAnsi="Verdana"/>
          <w:spacing w:val="2"/>
          <w:sz w:val="20"/>
          <w:szCs w:val="20"/>
        </w:rPr>
        <w:t>wan</w:t>
      </w:r>
      <w:r w:rsidR="00663C3B" w:rsidRPr="00B75352">
        <w:rPr>
          <w:rFonts w:ascii="Verdana" w:eastAsia="MS PMincho" w:hAnsi="Verdana"/>
          <w:sz w:val="20"/>
          <w:szCs w:val="20"/>
        </w:rPr>
        <w:t>ce</w:t>
      </w:r>
      <w:r w:rsidR="00663C3B" w:rsidRPr="00B75352">
        <w:rPr>
          <w:rFonts w:ascii="Verdana" w:eastAsia="MS PMincho" w:hAnsi="Verdana"/>
          <w:spacing w:val="26"/>
          <w:sz w:val="20"/>
          <w:szCs w:val="20"/>
        </w:rPr>
        <w:t xml:space="preserve"> </w:t>
      </w:r>
      <w:r w:rsidR="00663C3B" w:rsidRPr="00B75352">
        <w:rPr>
          <w:rFonts w:ascii="Verdana" w:eastAsia="MS PMincho" w:hAnsi="Verdana"/>
          <w:spacing w:val="2"/>
          <w:sz w:val="20"/>
          <w:szCs w:val="20"/>
        </w:rPr>
        <w:t>shoul</w:t>
      </w:r>
      <w:r w:rsidR="00663C3B" w:rsidRPr="00B75352">
        <w:rPr>
          <w:rFonts w:ascii="Verdana" w:eastAsia="MS PMincho" w:hAnsi="Verdana"/>
          <w:sz w:val="20"/>
          <w:szCs w:val="20"/>
        </w:rPr>
        <w:t xml:space="preserve">d </w:t>
      </w:r>
      <w:r w:rsidR="00663C3B" w:rsidRPr="00B75352">
        <w:rPr>
          <w:rFonts w:ascii="Verdana" w:eastAsia="MS PMincho" w:hAnsi="Verdana"/>
          <w:spacing w:val="2"/>
          <w:sz w:val="20"/>
          <w:szCs w:val="20"/>
        </w:rPr>
        <w:t>b</w:t>
      </w:r>
      <w:r w:rsidR="00663C3B" w:rsidRPr="00B75352">
        <w:rPr>
          <w:rFonts w:ascii="Verdana" w:eastAsia="MS PMincho" w:hAnsi="Verdana"/>
          <w:sz w:val="20"/>
          <w:szCs w:val="20"/>
        </w:rPr>
        <w:t>e</w:t>
      </w:r>
      <w:r w:rsidR="00663C3B" w:rsidRPr="00B75352">
        <w:rPr>
          <w:rFonts w:ascii="Verdana" w:eastAsia="MS PMincho" w:hAnsi="Verdana"/>
          <w:spacing w:val="43"/>
          <w:sz w:val="20"/>
          <w:szCs w:val="20"/>
        </w:rPr>
        <w:t xml:space="preserve"> </w:t>
      </w:r>
      <w:r w:rsidR="00663C3B" w:rsidRPr="00B75352">
        <w:rPr>
          <w:rFonts w:ascii="Verdana" w:eastAsia="MS PMincho" w:hAnsi="Verdana"/>
          <w:spacing w:val="2"/>
          <w:sz w:val="20"/>
          <w:szCs w:val="20"/>
        </w:rPr>
        <w:t>mad</w:t>
      </w:r>
      <w:r w:rsidR="00663C3B" w:rsidRPr="00B75352">
        <w:rPr>
          <w:rFonts w:ascii="Verdana" w:eastAsia="MS PMincho" w:hAnsi="Verdana"/>
          <w:sz w:val="20"/>
          <w:szCs w:val="20"/>
        </w:rPr>
        <w:t>e</w:t>
      </w:r>
      <w:r w:rsidR="00615983" w:rsidRPr="00B75352">
        <w:rPr>
          <w:rFonts w:ascii="Verdana" w:eastAsia="MS PMincho" w:hAnsi="Verdana"/>
          <w:sz w:val="20"/>
          <w:szCs w:val="20"/>
        </w:rPr>
        <w:t xml:space="preserve"> </w:t>
      </w:r>
      <w:r w:rsidR="00663C3B" w:rsidRPr="00B75352">
        <w:rPr>
          <w:rFonts w:ascii="Verdana" w:eastAsia="MS PMincho" w:hAnsi="Verdana"/>
          <w:spacing w:val="2"/>
          <w:sz w:val="20"/>
          <w:szCs w:val="20"/>
        </w:rPr>
        <w:t>i</w:t>
      </w:r>
      <w:r w:rsidR="00663C3B" w:rsidRPr="00B75352">
        <w:rPr>
          <w:rFonts w:ascii="Verdana" w:eastAsia="MS PMincho" w:hAnsi="Verdana"/>
          <w:sz w:val="20"/>
          <w:szCs w:val="20"/>
        </w:rPr>
        <w:t>n</w:t>
      </w:r>
      <w:r w:rsidR="00663C3B" w:rsidRPr="00B75352">
        <w:rPr>
          <w:rFonts w:ascii="Verdana" w:eastAsia="MS PMincho" w:hAnsi="Verdana"/>
          <w:spacing w:val="46"/>
          <w:sz w:val="20"/>
          <w:szCs w:val="20"/>
        </w:rPr>
        <w:t xml:space="preserve"> </w:t>
      </w:r>
      <w:r w:rsidR="00663C3B" w:rsidRPr="00B75352">
        <w:rPr>
          <w:rFonts w:ascii="Verdana" w:eastAsia="MS PMincho" w:hAnsi="Verdana"/>
          <w:spacing w:val="2"/>
          <w:sz w:val="20"/>
          <w:szCs w:val="20"/>
        </w:rPr>
        <w:t>the</w:t>
      </w:r>
      <w:r w:rsidR="00663C3B" w:rsidRPr="00B75352">
        <w:rPr>
          <w:rFonts w:ascii="Verdana" w:eastAsia="MS PMincho" w:hAnsi="Verdana"/>
          <w:spacing w:val="7"/>
          <w:sz w:val="20"/>
          <w:szCs w:val="20"/>
        </w:rPr>
        <w:t xml:space="preserve"> </w:t>
      </w:r>
      <w:r w:rsidR="00663C3B" w:rsidRPr="00B75352">
        <w:rPr>
          <w:rFonts w:ascii="Verdana" w:eastAsia="MS PMincho" w:hAnsi="Verdana"/>
          <w:sz w:val="20"/>
          <w:szCs w:val="20"/>
        </w:rPr>
        <w:t>p</w:t>
      </w:r>
      <w:r w:rsidR="00663C3B" w:rsidRPr="00B75352">
        <w:rPr>
          <w:rFonts w:ascii="Verdana" w:eastAsia="MS PMincho" w:hAnsi="Verdana"/>
          <w:spacing w:val="-3"/>
          <w:sz w:val="20"/>
          <w:szCs w:val="20"/>
        </w:rPr>
        <w:t>r</w:t>
      </w:r>
      <w:r w:rsidR="00663C3B" w:rsidRPr="00B75352">
        <w:rPr>
          <w:rFonts w:ascii="Verdana" w:eastAsia="MS PMincho" w:hAnsi="Verdana"/>
          <w:sz w:val="20"/>
          <w:szCs w:val="20"/>
        </w:rPr>
        <w:t>o</w:t>
      </w:r>
      <w:r w:rsidR="00663C3B" w:rsidRPr="00B75352">
        <w:rPr>
          <w:rFonts w:ascii="Verdana" w:eastAsia="MS PMincho" w:hAnsi="Verdana"/>
          <w:spacing w:val="2"/>
          <w:sz w:val="20"/>
          <w:szCs w:val="20"/>
        </w:rPr>
        <w:t>gr</w:t>
      </w:r>
      <w:r w:rsidR="00663C3B" w:rsidRPr="00B75352">
        <w:rPr>
          <w:rFonts w:ascii="Verdana" w:eastAsia="MS PMincho" w:hAnsi="Verdana"/>
          <w:sz w:val="20"/>
          <w:szCs w:val="20"/>
        </w:rPr>
        <w:t>amme</w:t>
      </w:r>
      <w:r w:rsidR="00663C3B" w:rsidRPr="00B75352">
        <w:rPr>
          <w:rFonts w:ascii="Verdana" w:eastAsia="MS PMincho" w:hAnsi="Verdana"/>
          <w:spacing w:val="23"/>
          <w:sz w:val="20"/>
          <w:szCs w:val="20"/>
        </w:rPr>
        <w:t xml:space="preserve"> </w:t>
      </w:r>
      <w:r w:rsidR="00663C3B" w:rsidRPr="00B75352">
        <w:rPr>
          <w:rFonts w:ascii="Verdana" w:eastAsia="MS PMincho" w:hAnsi="Verdana"/>
          <w:sz w:val="20"/>
          <w:szCs w:val="20"/>
        </w:rPr>
        <w:t>if</w:t>
      </w:r>
      <w:r w:rsidR="00663C3B" w:rsidRPr="00B75352">
        <w:rPr>
          <w:rFonts w:ascii="Verdana" w:eastAsia="MS PMincho" w:hAnsi="Verdana"/>
          <w:spacing w:val="-1"/>
          <w:sz w:val="20"/>
          <w:szCs w:val="20"/>
        </w:rPr>
        <w:t xml:space="preserve"> </w:t>
      </w:r>
      <w:r w:rsidR="00663C3B" w:rsidRPr="00B75352">
        <w:rPr>
          <w:rFonts w:ascii="Verdana" w:eastAsia="MS PMincho" w:hAnsi="Verdana"/>
          <w:sz w:val="20"/>
          <w:szCs w:val="20"/>
        </w:rPr>
        <w:t>possible</w:t>
      </w:r>
      <w:r w:rsidR="00663C3B" w:rsidRPr="00B75352">
        <w:rPr>
          <w:rFonts w:ascii="Verdana" w:eastAsia="MS PMincho" w:hAnsi="Verdana"/>
          <w:spacing w:val="3"/>
          <w:sz w:val="20"/>
          <w:szCs w:val="20"/>
        </w:rPr>
        <w:t xml:space="preserve"> </w:t>
      </w:r>
      <w:r w:rsidR="00663C3B" w:rsidRPr="00B75352">
        <w:rPr>
          <w:rFonts w:ascii="Verdana" w:eastAsia="MS PMincho" w:hAnsi="Verdana"/>
          <w:sz w:val="20"/>
          <w:szCs w:val="20"/>
        </w:rPr>
        <w:t>for</w:t>
      </w:r>
      <w:r w:rsidR="00663C3B" w:rsidRPr="00B75352">
        <w:rPr>
          <w:rFonts w:ascii="Verdana" w:eastAsia="MS PMincho" w:hAnsi="Verdana"/>
          <w:spacing w:val="5"/>
          <w:sz w:val="20"/>
          <w:szCs w:val="20"/>
        </w:rPr>
        <w:t xml:space="preserve"> </w:t>
      </w:r>
      <w:r w:rsidR="00967C1E" w:rsidRPr="00B75352">
        <w:rPr>
          <w:rFonts w:ascii="Verdana" w:eastAsia="MS PMincho" w:hAnsi="Verdana"/>
          <w:w w:val="103"/>
          <w:sz w:val="20"/>
          <w:szCs w:val="20"/>
        </w:rPr>
        <w:t>leaseholder</w:t>
      </w:r>
      <w:r w:rsidR="00663C3B" w:rsidRPr="00B75352">
        <w:rPr>
          <w:rFonts w:ascii="Verdana" w:eastAsia="MS PMincho" w:hAnsi="Verdana"/>
          <w:spacing w:val="-5"/>
          <w:w w:val="103"/>
          <w:sz w:val="20"/>
          <w:szCs w:val="20"/>
        </w:rPr>
        <w:t>s</w:t>
      </w:r>
      <w:r w:rsidR="00663C3B" w:rsidRPr="00B75352">
        <w:rPr>
          <w:rFonts w:ascii="Verdana" w:eastAsia="MS PMincho" w:hAnsi="Verdana"/>
          <w:w w:val="73"/>
          <w:sz w:val="20"/>
          <w:szCs w:val="20"/>
        </w:rPr>
        <w:t>’</w:t>
      </w:r>
      <w:r w:rsidR="00663C3B" w:rsidRPr="00B75352">
        <w:rPr>
          <w:rFonts w:ascii="Verdana" w:eastAsia="MS PMincho" w:hAnsi="Verdana"/>
          <w:spacing w:val="-8"/>
          <w:sz w:val="20"/>
          <w:szCs w:val="20"/>
        </w:rPr>
        <w:t xml:space="preserve"> </w:t>
      </w:r>
      <w:r w:rsidR="00663C3B" w:rsidRPr="00B75352">
        <w:rPr>
          <w:rFonts w:ascii="Verdana" w:eastAsia="MS PMincho" w:hAnsi="Verdana"/>
          <w:sz w:val="20"/>
          <w:szCs w:val="20"/>
        </w:rPr>
        <w:t>absen</w:t>
      </w:r>
      <w:r w:rsidR="00663C3B" w:rsidRPr="00B75352">
        <w:rPr>
          <w:rFonts w:ascii="Verdana" w:eastAsia="MS PMincho" w:hAnsi="Verdana"/>
          <w:spacing w:val="-3"/>
          <w:sz w:val="20"/>
          <w:szCs w:val="20"/>
        </w:rPr>
        <w:t>c</w:t>
      </w:r>
      <w:r w:rsidR="00663C3B" w:rsidRPr="00B75352">
        <w:rPr>
          <w:rFonts w:ascii="Verdana" w:eastAsia="MS PMincho" w:hAnsi="Verdana"/>
          <w:sz w:val="20"/>
          <w:szCs w:val="20"/>
        </w:rPr>
        <w:t>e</w:t>
      </w:r>
      <w:r w:rsidR="0053555D" w:rsidRPr="00B75352">
        <w:rPr>
          <w:rFonts w:ascii="Verdana" w:eastAsia="MS PMincho" w:hAnsi="Verdana"/>
          <w:sz w:val="20"/>
          <w:szCs w:val="20"/>
        </w:rPr>
        <w:t>;</w:t>
      </w:r>
      <w:r w:rsidR="00663C3B" w:rsidRPr="00B75352">
        <w:rPr>
          <w:rFonts w:ascii="Verdana" w:eastAsia="MS PMincho" w:hAnsi="Verdana"/>
          <w:spacing w:val="-20"/>
          <w:sz w:val="20"/>
          <w:szCs w:val="20"/>
        </w:rPr>
        <w:t xml:space="preserve"> </w:t>
      </w:r>
      <w:r w:rsidR="00663C3B" w:rsidRPr="00B75352">
        <w:rPr>
          <w:rFonts w:ascii="Verdana" w:eastAsia="MS PMincho" w:hAnsi="Verdana"/>
          <w:sz w:val="20"/>
          <w:szCs w:val="20"/>
        </w:rPr>
        <w:t>for</w:t>
      </w:r>
      <w:r w:rsidR="00663C3B" w:rsidRPr="00B75352">
        <w:rPr>
          <w:rFonts w:ascii="Verdana" w:eastAsia="MS PMincho" w:hAnsi="Verdana"/>
          <w:spacing w:val="5"/>
          <w:sz w:val="20"/>
          <w:szCs w:val="20"/>
        </w:rPr>
        <w:t xml:space="preserve"> </w:t>
      </w:r>
      <w:r w:rsidR="00663C3B" w:rsidRPr="00B75352">
        <w:rPr>
          <w:rFonts w:ascii="Verdana" w:eastAsia="MS PMincho" w:hAnsi="Verdana"/>
          <w:spacing w:val="-2"/>
          <w:sz w:val="20"/>
          <w:szCs w:val="20"/>
        </w:rPr>
        <w:t>e</w:t>
      </w:r>
      <w:r w:rsidR="00663C3B" w:rsidRPr="00B75352">
        <w:rPr>
          <w:rFonts w:ascii="Verdana" w:eastAsia="MS PMincho" w:hAnsi="Verdana"/>
          <w:sz w:val="20"/>
          <w:szCs w:val="20"/>
        </w:rPr>
        <w:t>xample</w:t>
      </w:r>
      <w:r w:rsidR="0053555D" w:rsidRPr="00B75352">
        <w:rPr>
          <w:rFonts w:ascii="Verdana" w:eastAsia="MS PMincho" w:hAnsi="Verdana"/>
          <w:sz w:val="20"/>
          <w:szCs w:val="20"/>
        </w:rPr>
        <w:t>,</w:t>
      </w:r>
      <w:r w:rsidR="00663C3B" w:rsidRPr="00B75352">
        <w:rPr>
          <w:rFonts w:ascii="Verdana" w:eastAsia="MS PMincho" w:hAnsi="Verdana"/>
          <w:spacing w:val="-9"/>
          <w:sz w:val="20"/>
          <w:szCs w:val="20"/>
        </w:rPr>
        <w:t xml:space="preserve"> </w:t>
      </w:r>
      <w:r w:rsidR="00663C3B" w:rsidRPr="00B75352">
        <w:rPr>
          <w:rFonts w:ascii="Verdana" w:eastAsia="MS PMincho" w:hAnsi="Verdana"/>
          <w:sz w:val="20"/>
          <w:szCs w:val="20"/>
        </w:rPr>
        <w:t>when</w:t>
      </w:r>
      <w:r w:rsidR="00663C3B" w:rsidRPr="00B75352">
        <w:rPr>
          <w:rFonts w:ascii="Verdana" w:eastAsia="MS PMincho" w:hAnsi="Verdana"/>
          <w:spacing w:val="3"/>
          <w:sz w:val="20"/>
          <w:szCs w:val="20"/>
        </w:rPr>
        <w:t xml:space="preserve"> </w:t>
      </w:r>
      <w:r w:rsidR="00663C3B" w:rsidRPr="00B75352">
        <w:rPr>
          <w:rFonts w:ascii="Verdana" w:eastAsia="MS PMincho" w:hAnsi="Verdana"/>
          <w:sz w:val="20"/>
          <w:szCs w:val="20"/>
        </w:rPr>
        <w:t>th</w:t>
      </w:r>
      <w:r w:rsidR="00663C3B" w:rsidRPr="00B75352">
        <w:rPr>
          <w:rFonts w:ascii="Verdana" w:eastAsia="MS PMincho" w:hAnsi="Verdana"/>
          <w:spacing w:val="2"/>
          <w:sz w:val="20"/>
          <w:szCs w:val="20"/>
        </w:rPr>
        <w:t>e</w:t>
      </w:r>
      <w:r w:rsidR="00663C3B" w:rsidRPr="00B75352">
        <w:rPr>
          <w:rFonts w:ascii="Verdana" w:eastAsia="MS PMincho" w:hAnsi="Verdana"/>
          <w:sz w:val="20"/>
          <w:szCs w:val="20"/>
        </w:rPr>
        <w:t>y</w:t>
      </w:r>
      <w:r w:rsidR="00663C3B" w:rsidRPr="00B75352">
        <w:rPr>
          <w:rFonts w:ascii="Verdana" w:eastAsia="MS PMincho" w:hAnsi="Verdana"/>
          <w:spacing w:val="-3"/>
          <w:sz w:val="20"/>
          <w:szCs w:val="20"/>
        </w:rPr>
        <w:t xml:space="preserve"> </w:t>
      </w:r>
      <w:r w:rsidR="00663C3B" w:rsidRPr="00B75352">
        <w:rPr>
          <w:rFonts w:ascii="Verdana" w:eastAsia="MS PMincho" w:hAnsi="Verdana"/>
          <w:sz w:val="20"/>
          <w:szCs w:val="20"/>
        </w:rPr>
        <w:t>a</w:t>
      </w:r>
      <w:r w:rsidR="00663C3B" w:rsidRPr="00B75352">
        <w:rPr>
          <w:rFonts w:ascii="Verdana" w:eastAsia="MS PMincho" w:hAnsi="Verdana"/>
          <w:spacing w:val="-3"/>
          <w:sz w:val="20"/>
          <w:szCs w:val="20"/>
        </w:rPr>
        <w:t>r</w:t>
      </w:r>
      <w:r w:rsidR="00663C3B" w:rsidRPr="00B75352">
        <w:rPr>
          <w:rFonts w:ascii="Verdana" w:eastAsia="MS PMincho" w:hAnsi="Verdana"/>
          <w:sz w:val="20"/>
          <w:szCs w:val="20"/>
        </w:rPr>
        <w:t>e</w:t>
      </w:r>
      <w:r w:rsidR="00663C3B" w:rsidRPr="00B75352">
        <w:rPr>
          <w:rFonts w:ascii="Verdana" w:eastAsia="MS PMincho" w:hAnsi="Verdana"/>
          <w:spacing w:val="-3"/>
          <w:sz w:val="20"/>
          <w:szCs w:val="20"/>
        </w:rPr>
        <w:t xml:space="preserve"> </w:t>
      </w:r>
      <w:r w:rsidR="00663C3B" w:rsidRPr="00B75352">
        <w:rPr>
          <w:rFonts w:ascii="Verdana" w:eastAsia="MS PMincho" w:hAnsi="Verdana"/>
          <w:spacing w:val="-6"/>
          <w:w w:val="93"/>
          <w:sz w:val="20"/>
          <w:szCs w:val="20"/>
        </w:rPr>
        <w:t>a</w:t>
      </w:r>
      <w:r w:rsidR="00663C3B" w:rsidRPr="00B75352">
        <w:rPr>
          <w:rFonts w:ascii="Verdana" w:eastAsia="MS PMincho" w:hAnsi="Verdana"/>
          <w:spacing w:val="-2"/>
          <w:w w:val="93"/>
          <w:sz w:val="20"/>
          <w:szCs w:val="20"/>
        </w:rPr>
        <w:t>w</w:t>
      </w:r>
      <w:r w:rsidR="00663C3B" w:rsidRPr="00B75352">
        <w:rPr>
          <w:rFonts w:ascii="Verdana" w:eastAsia="MS PMincho" w:hAnsi="Verdana"/>
          <w:spacing w:val="-6"/>
          <w:w w:val="93"/>
          <w:sz w:val="20"/>
          <w:szCs w:val="20"/>
        </w:rPr>
        <w:t>a</w:t>
      </w:r>
      <w:r w:rsidR="00663C3B" w:rsidRPr="00B75352">
        <w:rPr>
          <w:rFonts w:ascii="Verdana" w:eastAsia="MS PMincho" w:hAnsi="Verdana"/>
          <w:w w:val="93"/>
          <w:sz w:val="20"/>
          <w:szCs w:val="20"/>
        </w:rPr>
        <w:t>y</w:t>
      </w:r>
      <w:r w:rsidR="00663C3B" w:rsidRPr="00B75352">
        <w:rPr>
          <w:rFonts w:ascii="Verdana" w:eastAsia="MS PMincho" w:hAnsi="Verdana"/>
          <w:spacing w:val="-8"/>
          <w:w w:val="93"/>
          <w:sz w:val="20"/>
          <w:szCs w:val="20"/>
        </w:rPr>
        <w:t xml:space="preserve"> </w:t>
      </w:r>
      <w:r w:rsidR="00663C3B" w:rsidRPr="00B75352">
        <w:rPr>
          <w:rFonts w:ascii="Verdana" w:eastAsia="MS PMincho" w:hAnsi="Verdana"/>
          <w:spacing w:val="-2"/>
          <w:sz w:val="20"/>
          <w:szCs w:val="20"/>
        </w:rPr>
        <w:t>f</w:t>
      </w:r>
      <w:r w:rsidR="00663C3B" w:rsidRPr="00B75352">
        <w:rPr>
          <w:rFonts w:ascii="Verdana" w:eastAsia="MS PMincho" w:hAnsi="Verdana"/>
          <w:spacing w:val="-5"/>
          <w:sz w:val="20"/>
          <w:szCs w:val="20"/>
        </w:rPr>
        <w:t>r</w:t>
      </w:r>
      <w:r w:rsidR="00663C3B" w:rsidRPr="00B75352">
        <w:rPr>
          <w:rFonts w:ascii="Verdana" w:eastAsia="MS PMincho" w:hAnsi="Verdana"/>
          <w:spacing w:val="-2"/>
          <w:sz w:val="20"/>
          <w:szCs w:val="20"/>
        </w:rPr>
        <w:t>o</w:t>
      </w:r>
      <w:r w:rsidR="00663C3B" w:rsidRPr="00B75352">
        <w:rPr>
          <w:rFonts w:ascii="Verdana" w:eastAsia="MS PMincho" w:hAnsi="Verdana"/>
          <w:sz w:val="20"/>
          <w:szCs w:val="20"/>
        </w:rPr>
        <w:t>m</w:t>
      </w:r>
      <w:r w:rsidR="00663C3B" w:rsidRPr="00B75352">
        <w:rPr>
          <w:rFonts w:ascii="Verdana" w:eastAsia="MS PMincho" w:hAnsi="Verdana"/>
          <w:spacing w:val="-11"/>
          <w:sz w:val="20"/>
          <w:szCs w:val="20"/>
        </w:rPr>
        <w:t xml:space="preserve"> </w:t>
      </w:r>
      <w:r w:rsidR="00663C3B" w:rsidRPr="00B75352">
        <w:rPr>
          <w:rFonts w:ascii="Verdana" w:eastAsia="MS PMincho" w:hAnsi="Verdana"/>
          <w:spacing w:val="-2"/>
          <w:sz w:val="20"/>
          <w:szCs w:val="20"/>
        </w:rPr>
        <w:t>th</w:t>
      </w:r>
      <w:r w:rsidR="00663C3B" w:rsidRPr="00B75352">
        <w:rPr>
          <w:rFonts w:ascii="Verdana" w:eastAsia="MS PMincho" w:hAnsi="Verdana"/>
          <w:sz w:val="20"/>
          <w:szCs w:val="20"/>
        </w:rPr>
        <w:t>e</w:t>
      </w:r>
      <w:r w:rsidR="00663C3B" w:rsidRPr="00B75352">
        <w:rPr>
          <w:rFonts w:ascii="Verdana" w:eastAsia="MS PMincho" w:hAnsi="Verdana"/>
          <w:spacing w:val="-10"/>
          <w:sz w:val="20"/>
          <w:szCs w:val="20"/>
        </w:rPr>
        <w:t xml:space="preserve"> </w:t>
      </w:r>
      <w:r w:rsidR="00663C3B" w:rsidRPr="00B75352">
        <w:rPr>
          <w:rFonts w:ascii="Verdana" w:eastAsia="MS PMincho" w:hAnsi="Verdana"/>
          <w:spacing w:val="-2"/>
          <w:sz w:val="20"/>
          <w:szCs w:val="20"/>
        </w:rPr>
        <w:t>p</w:t>
      </w:r>
      <w:r w:rsidR="00663C3B" w:rsidRPr="00B75352">
        <w:rPr>
          <w:rFonts w:ascii="Verdana" w:eastAsia="MS PMincho" w:hAnsi="Verdana"/>
          <w:spacing w:val="-5"/>
          <w:sz w:val="20"/>
          <w:szCs w:val="20"/>
        </w:rPr>
        <w:t>r</w:t>
      </w:r>
      <w:r w:rsidR="00663C3B" w:rsidRPr="00B75352">
        <w:rPr>
          <w:rFonts w:ascii="Verdana" w:eastAsia="MS PMincho" w:hAnsi="Verdana"/>
          <w:spacing w:val="-3"/>
          <w:sz w:val="20"/>
          <w:szCs w:val="20"/>
        </w:rPr>
        <w:t>o</w:t>
      </w:r>
      <w:r w:rsidR="00663C3B" w:rsidRPr="00B75352">
        <w:rPr>
          <w:rFonts w:ascii="Verdana" w:eastAsia="MS PMincho" w:hAnsi="Verdana"/>
          <w:spacing w:val="-1"/>
          <w:sz w:val="20"/>
          <w:szCs w:val="20"/>
        </w:rPr>
        <w:t>p</w:t>
      </w:r>
      <w:r w:rsidR="00663C3B" w:rsidRPr="00B75352">
        <w:rPr>
          <w:rFonts w:ascii="Verdana" w:eastAsia="MS PMincho" w:hAnsi="Verdana"/>
          <w:spacing w:val="-2"/>
          <w:sz w:val="20"/>
          <w:szCs w:val="20"/>
        </w:rPr>
        <w:t>e</w:t>
      </w:r>
      <w:r w:rsidR="00663C3B" w:rsidRPr="00B75352">
        <w:rPr>
          <w:rFonts w:ascii="Verdana" w:eastAsia="MS PMincho" w:hAnsi="Verdana"/>
          <w:spacing w:val="3"/>
          <w:sz w:val="20"/>
          <w:szCs w:val="20"/>
        </w:rPr>
        <w:t>r</w:t>
      </w:r>
      <w:r w:rsidR="00663C3B" w:rsidRPr="00B75352">
        <w:rPr>
          <w:rFonts w:ascii="Verdana" w:eastAsia="MS PMincho" w:hAnsi="Verdana"/>
          <w:spacing w:val="2"/>
          <w:sz w:val="20"/>
          <w:szCs w:val="20"/>
        </w:rPr>
        <w:t>t</w:t>
      </w:r>
      <w:r w:rsidR="00663C3B" w:rsidRPr="00B75352">
        <w:rPr>
          <w:rFonts w:ascii="Verdana" w:eastAsia="MS PMincho" w:hAnsi="Verdana"/>
          <w:spacing w:val="-16"/>
          <w:sz w:val="20"/>
          <w:szCs w:val="20"/>
        </w:rPr>
        <w:t>y</w:t>
      </w:r>
      <w:r w:rsidR="00663C3B" w:rsidRPr="00B75352">
        <w:rPr>
          <w:rFonts w:ascii="Verdana" w:eastAsia="MS PMincho" w:hAnsi="Verdana"/>
          <w:sz w:val="20"/>
          <w:szCs w:val="20"/>
        </w:rPr>
        <w:t>,</w:t>
      </w:r>
      <w:r w:rsidR="00663C3B" w:rsidRPr="00B75352">
        <w:rPr>
          <w:rFonts w:ascii="Verdana" w:eastAsia="MS PMincho" w:hAnsi="Verdana"/>
          <w:spacing w:val="-13"/>
          <w:sz w:val="20"/>
          <w:szCs w:val="20"/>
        </w:rPr>
        <w:t xml:space="preserve"> </w:t>
      </w:r>
      <w:r w:rsidR="00663C3B" w:rsidRPr="00B75352">
        <w:rPr>
          <w:rFonts w:ascii="Verdana" w:eastAsia="MS PMincho" w:hAnsi="Verdana"/>
          <w:spacing w:val="-2"/>
          <w:sz w:val="20"/>
          <w:szCs w:val="20"/>
        </w:rPr>
        <w:t>whe</w:t>
      </w:r>
      <w:r w:rsidR="00663C3B" w:rsidRPr="00B75352">
        <w:rPr>
          <w:rFonts w:ascii="Verdana" w:eastAsia="MS PMincho" w:hAnsi="Verdana"/>
          <w:sz w:val="20"/>
          <w:szCs w:val="20"/>
        </w:rPr>
        <w:t>n</w:t>
      </w:r>
      <w:r w:rsidR="00663C3B" w:rsidRPr="00B75352">
        <w:rPr>
          <w:rFonts w:ascii="Verdana" w:eastAsia="MS PMincho" w:hAnsi="Verdana"/>
          <w:spacing w:val="-15"/>
          <w:sz w:val="20"/>
          <w:szCs w:val="20"/>
        </w:rPr>
        <w:t xml:space="preserve"> </w:t>
      </w:r>
      <w:r w:rsidR="00663C3B" w:rsidRPr="00B75352">
        <w:rPr>
          <w:rFonts w:ascii="Verdana" w:eastAsia="MS PMincho" w:hAnsi="Verdana"/>
          <w:spacing w:val="-2"/>
          <w:w w:val="103"/>
          <w:sz w:val="20"/>
          <w:szCs w:val="20"/>
        </w:rPr>
        <w:t>th</w:t>
      </w:r>
      <w:r w:rsidR="00663C3B" w:rsidRPr="00B75352">
        <w:rPr>
          <w:rFonts w:ascii="Verdana" w:eastAsia="MS PMincho" w:hAnsi="Verdana"/>
          <w:w w:val="103"/>
          <w:sz w:val="20"/>
          <w:szCs w:val="20"/>
        </w:rPr>
        <w:t>e</w:t>
      </w:r>
      <w:r w:rsidR="00663C3B" w:rsidRPr="00B75352">
        <w:rPr>
          <w:rFonts w:ascii="Verdana" w:eastAsia="MS PMincho" w:hAnsi="Verdana"/>
          <w:spacing w:val="-15"/>
          <w:sz w:val="20"/>
          <w:szCs w:val="20"/>
        </w:rPr>
        <w:t xml:space="preserve"> </w:t>
      </w:r>
      <w:r w:rsidR="00663C3B" w:rsidRPr="00B75352">
        <w:rPr>
          <w:rFonts w:ascii="Verdana" w:eastAsia="MS PMincho" w:hAnsi="Verdana"/>
          <w:spacing w:val="-4"/>
          <w:w w:val="98"/>
          <w:sz w:val="20"/>
          <w:szCs w:val="20"/>
        </w:rPr>
        <w:t>w</w:t>
      </w:r>
      <w:r w:rsidR="00663C3B" w:rsidRPr="00B75352">
        <w:rPr>
          <w:rFonts w:ascii="Verdana" w:eastAsia="MS PMincho" w:hAnsi="Verdana"/>
          <w:spacing w:val="-2"/>
          <w:w w:val="98"/>
          <w:sz w:val="20"/>
          <w:szCs w:val="20"/>
        </w:rPr>
        <w:t>o</w:t>
      </w:r>
      <w:r w:rsidR="00663C3B" w:rsidRPr="00B75352">
        <w:rPr>
          <w:rFonts w:ascii="Verdana" w:eastAsia="MS PMincho" w:hAnsi="Verdana"/>
          <w:w w:val="98"/>
          <w:sz w:val="20"/>
          <w:szCs w:val="20"/>
        </w:rPr>
        <w:t>r</w:t>
      </w:r>
      <w:r w:rsidR="00663C3B" w:rsidRPr="00B75352">
        <w:rPr>
          <w:rFonts w:ascii="Verdana" w:eastAsia="MS PMincho" w:hAnsi="Verdana"/>
          <w:spacing w:val="-1"/>
          <w:w w:val="98"/>
          <w:sz w:val="20"/>
          <w:szCs w:val="20"/>
        </w:rPr>
        <w:t>k</w:t>
      </w:r>
      <w:r w:rsidR="00663C3B" w:rsidRPr="00B75352">
        <w:rPr>
          <w:rFonts w:ascii="Verdana" w:eastAsia="MS PMincho" w:hAnsi="Verdana"/>
          <w:w w:val="98"/>
          <w:sz w:val="20"/>
          <w:szCs w:val="20"/>
        </w:rPr>
        <w:t>s</w:t>
      </w:r>
      <w:r w:rsidR="00663C3B" w:rsidRPr="00B75352">
        <w:rPr>
          <w:rFonts w:ascii="Verdana" w:eastAsia="MS PMincho" w:hAnsi="Verdana"/>
          <w:spacing w:val="-14"/>
          <w:w w:val="98"/>
          <w:sz w:val="20"/>
          <w:szCs w:val="20"/>
        </w:rPr>
        <w:t xml:space="preserve"> </w:t>
      </w:r>
      <w:r w:rsidR="00663C3B" w:rsidRPr="00B75352">
        <w:rPr>
          <w:rFonts w:ascii="Verdana" w:eastAsia="MS PMincho" w:hAnsi="Verdana"/>
          <w:spacing w:val="-2"/>
          <w:sz w:val="20"/>
          <w:szCs w:val="20"/>
        </w:rPr>
        <w:t>a</w:t>
      </w:r>
      <w:r w:rsidR="00663C3B" w:rsidRPr="00B75352">
        <w:rPr>
          <w:rFonts w:ascii="Verdana" w:eastAsia="MS PMincho" w:hAnsi="Verdana"/>
          <w:spacing w:val="-4"/>
          <w:sz w:val="20"/>
          <w:szCs w:val="20"/>
        </w:rPr>
        <w:t>r</w:t>
      </w:r>
      <w:r w:rsidR="00663C3B" w:rsidRPr="00B75352">
        <w:rPr>
          <w:rFonts w:ascii="Verdana" w:eastAsia="MS PMincho" w:hAnsi="Verdana"/>
          <w:sz w:val="20"/>
          <w:szCs w:val="20"/>
        </w:rPr>
        <w:t>e</w:t>
      </w:r>
      <w:r w:rsidR="00663C3B" w:rsidRPr="00B75352">
        <w:rPr>
          <w:rFonts w:ascii="Verdana" w:eastAsia="MS PMincho" w:hAnsi="Verdana"/>
          <w:spacing w:val="-18"/>
          <w:sz w:val="20"/>
          <w:szCs w:val="20"/>
        </w:rPr>
        <w:t xml:space="preserve"> </w:t>
      </w:r>
      <w:r w:rsidR="00663C3B" w:rsidRPr="00B75352">
        <w:rPr>
          <w:rFonts w:ascii="Verdana" w:eastAsia="MS PMincho" w:hAnsi="Verdana"/>
          <w:spacing w:val="-2"/>
          <w:sz w:val="20"/>
          <w:szCs w:val="20"/>
        </w:rPr>
        <w:t>bein</w:t>
      </w:r>
      <w:r w:rsidR="00663C3B" w:rsidRPr="00B75352">
        <w:rPr>
          <w:rFonts w:ascii="Verdana" w:eastAsia="MS PMincho" w:hAnsi="Verdana"/>
          <w:sz w:val="20"/>
          <w:szCs w:val="20"/>
        </w:rPr>
        <w:t>g</w:t>
      </w:r>
      <w:r w:rsidR="00663C3B" w:rsidRPr="00B75352">
        <w:rPr>
          <w:rFonts w:ascii="Verdana" w:eastAsia="MS PMincho" w:hAnsi="Verdana"/>
          <w:spacing w:val="-18"/>
          <w:sz w:val="20"/>
          <w:szCs w:val="20"/>
        </w:rPr>
        <w:t xml:space="preserve"> </w:t>
      </w:r>
      <w:r w:rsidR="00663C3B" w:rsidRPr="00B75352">
        <w:rPr>
          <w:rFonts w:ascii="Verdana" w:eastAsia="MS PMincho" w:hAnsi="Verdana"/>
          <w:spacing w:val="-2"/>
          <w:sz w:val="20"/>
          <w:szCs w:val="20"/>
        </w:rPr>
        <w:t>unde</w:t>
      </w:r>
      <w:r w:rsidR="00663C3B" w:rsidRPr="00B75352">
        <w:rPr>
          <w:rFonts w:ascii="Verdana" w:eastAsia="MS PMincho" w:hAnsi="Verdana"/>
          <w:spacing w:val="3"/>
          <w:sz w:val="20"/>
          <w:szCs w:val="20"/>
        </w:rPr>
        <w:t>r</w:t>
      </w:r>
      <w:r w:rsidR="00663C3B" w:rsidRPr="00B75352">
        <w:rPr>
          <w:rFonts w:ascii="Verdana" w:eastAsia="MS PMincho" w:hAnsi="Verdana"/>
          <w:spacing w:val="-2"/>
          <w:sz w:val="20"/>
          <w:szCs w:val="20"/>
        </w:rPr>
        <w:t>ta</w:t>
      </w:r>
      <w:r w:rsidR="00663C3B" w:rsidRPr="00B75352">
        <w:rPr>
          <w:rFonts w:ascii="Verdana" w:eastAsia="MS PMincho" w:hAnsi="Verdana"/>
          <w:spacing w:val="-6"/>
          <w:sz w:val="20"/>
          <w:szCs w:val="20"/>
        </w:rPr>
        <w:t>k</w:t>
      </w:r>
      <w:r w:rsidR="00663C3B" w:rsidRPr="00B75352">
        <w:rPr>
          <w:rFonts w:ascii="Verdana" w:eastAsia="MS PMincho" w:hAnsi="Verdana"/>
          <w:spacing w:val="-2"/>
          <w:sz w:val="20"/>
          <w:szCs w:val="20"/>
        </w:rPr>
        <w:t>e</w:t>
      </w:r>
      <w:r w:rsidR="00663C3B" w:rsidRPr="00B75352">
        <w:rPr>
          <w:rFonts w:ascii="Verdana" w:eastAsia="MS PMincho" w:hAnsi="Verdana"/>
          <w:sz w:val="20"/>
          <w:szCs w:val="20"/>
        </w:rPr>
        <w:t>n</w:t>
      </w:r>
      <w:r w:rsidR="00663C3B" w:rsidRPr="00B75352">
        <w:rPr>
          <w:rFonts w:ascii="Verdana" w:eastAsia="MS PMincho" w:hAnsi="Verdana"/>
          <w:spacing w:val="8"/>
          <w:sz w:val="20"/>
          <w:szCs w:val="20"/>
        </w:rPr>
        <w:t xml:space="preserve"> </w:t>
      </w:r>
      <w:r w:rsidR="00663C3B" w:rsidRPr="00B75352">
        <w:rPr>
          <w:rFonts w:ascii="Verdana" w:eastAsia="MS PMincho" w:hAnsi="Verdana"/>
          <w:spacing w:val="-2"/>
          <w:sz w:val="20"/>
          <w:szCs w:val="20"/>
        </w:rPr>
        <w:t>an</w:t>
      </w:r>
      <w:r w:rsidR="00663C3B" w:rsidRPr="00B75352">
        <w:rPr>
          <w:rFonts w:ascii="Verdana" w:eastAsia="MS PMincho" w:hAnsi="Verdana"/>
          <w:sz w:val="20"/>
          <w:szCs w:val="20"/>
        </w:rPr>
        <w:t>d</w:t>
      </w:r>
      <w:r w:rsidR="00663C3B" w:rsidRPr="00B75352">
        <w:rPr>
          <w:rFonts w:ascii="Verdana" w:eastAsia="MS PMincho" w:hAnsi="Verdana"/>
          <w:spacing w:val="-7"/>
          <w:sz w:val="20"/>
          <w:szCs w:val="20"/>
        </w:rPr>
        <w:t xml:space="preserve"> </w:t>
      </w:r>
      <w:r w:rsidR="00663C3B" w:rsidRPr="00B75352">
        <w:rPr>
          <w:rFonts w:ascii="Verdana" w:eastAsia="MS PMincho" w:hAnsi="Verdana"/>
          <w:spacing w:val="-2"/>
          <w:w w:val="94"/>
          <w:sz w:val="20"/>
          <w:szCs w:val="20"/>
        </w:rPr>
        <w:t>a</w:t>
      </w:r>
      <w:r w:rsidR="00663C3B" w:rsidRPr="00B75352">
        <w:rPr>
          <w:rFonts w:ascii="Verdana" w:eastAsia="MS PMincho" w:hAnsi="Verdana"/>
          <w:spacing w:val="-4"/>
          <w:w w:val="94"/>
          <w:sz w:val="20"/>
          <w:szCs w:val="20"/>
        </w:rPr>
        <w:t>cc</w:t>
      </w:r>
      <w:r w:rsidR="00663C3B" w:rsidRPr="00B75352">
        <w:rPr>
          <w:rFonts w:ascii="Verdana" w:eastAsia="MS PMincho" w:hAnsi="Verdana"/>
          <w:spacing w:val="-2"/>
          <w:w w:val="94"/>
          <w:sz w:val="20"/>
          <w:szCs w:val="20"/>
        </w:rPr>
        <w:t>ess</w:t>
      </w:r>
      <w:r w:rsidR="00663C3B" w:rsidRPr="00B75352">
        <w:rPr>
          <w:rFonts w:ascii="Verdana" w:eastAsia="MS PMincho" w:hAnsi="Verdana"/>
          <w:spacing w:val="4"/>
          <w:w w:val="94"/>
          <w:sz w:val="20"/>
          <w:szCs w:val="20"/>
        </w:rPr>
        <w:t xml:space="preserve"> </w:t>
      </w:r>
      <w:r w:rsidR="00663C3B" w:rsidRPr="00B75352">
        <w:rPr>
          <w:rFonts w:ascii="Verdana" w:eastAsia="MS PMincho" w:hAnsi="Verdana"/>
          <w:sz w:val="20"/>
          <w:szCs w:val="20"/>
        </w:rPr>
        <w:t>is</w:t>
      </w:r>
      <w:r w:rsidR="00663C3B" w:rsidRPr="00B75352">
        <w:rPr>
          <w:rFonts w:ascii="Verdana" w:eastAsia="MS PMincho" w:hAnsi="Verdana"/>
          <w:spacing w:val="-14"/>
          <w:sz w:val="20"/>
          <w:szCs w:val="20"/>
        </w:rPr>
        <w:t xml:space="preserve"> </w:t>
      </w:r>
      <w:r w:rsidR="00663C3B" w:rsidRPr="00B75352">
        <w:rPr>
          <w:rFonts w:ascii="Verdana" w:eastAsia="MS PMincho" w:hAnsi="Verdana"/>
          <w:spacing w:val="-3"/>
          <w:w w:val="110"/>
          <w:sz w:val="20"/>
          <w:szCs w:val="20"/>
        </w:rPr>
        <w:t>r</w:t>
      </w:r>
      <w:r w:rsidR="00663C3B" w:rsidRPr="00B75352">
        <w:rPr>
          <w:rFonts w:ascii="Verdana" w:eastAsia="MS PMincho" w:hAnsi="Verdana"/>
          <w:w w:val="94"/>
          <w:sz w:val="20"/>
          <w:szCs w:val="20"/>
        </w:rPr>
        <w:t>e</w:t>
      </w:r>
      <w:r w:rsidR="00663C3B" w:rsidRPr="00B75352">
        <w:rPr>
          <w:rFonts w:ascii="Verdana" w:eastAsia="MS PMincho" w:hAnsi="Verdana"/>
          <w:w w:val="104"/>
          <w:sz w:val="20"/>
          <w:szCs w:val="20"/>
        </w:rPr>
        <w:t>qui</w:t>
      </w:r>
      <w:r w:rsidR="00663C3B" w:rsidRPr="00B75352">
        <w:rPr>
          <w:rFonts w:ascii="Verdana" w:eastAsia="MS PMincho" w:hAnsi="Verdana"/>
          <w:spacing w:val="-3"/>
          <w:w w:val="104"/>
          <w:sz w:val="20"/>
          <w:szCs w:val="20"/>
        </w:rPr>
        <w:t>r</w:t>
      </w:r>
      <w:r w:rsidR="00663C3B" w:rsidRPr="00B75352">
        <w:rPr>
          <w:rFonts w:ascii="Verdana" w:eastAsia="MS PMincho" w:hAnsi="Verdana"/>
          <w:w w:val="99"/>
          <w:sz w:val="20"/>
          <w:szCs w:val="20"/>
        </w:rPr>
        <w:t>ed.</w:t>
      </w:r>
    </w:p>
    <w:p w14:paraId="48CA0AFF" w14:textId="77777777" w:rsidR="00663C3B" w:rsidRPr="00B75352" w:rsidRDefault="00663C3B" w:rsidP="00663C3B">
      <w:pPr>
        <w:widowControl w:val="0"/>
        <w:autoSpaceDE w:val="0"/>
        <w:autoSpaceDN w:val="0"/>
        <w:adjustRightInd w:val="0"/>
        <w:spacing w:line="243" w:lineRule="auto"/>
        <w:ind w:right="1678"/>
        <w:rPr>
          <w:rFonts w:ascii="Verdana" w:eastAsia="MS PMincho" w:hAnsi="Verdana"/>
          <w:sz w:val="20"/>
          <w:szCs w:val="20"/>
        </w:rPr>
      </w:pPr>
    </w:p>
    <w:p w14:paraId="0A14B0C2" w14:textId="0ACFBB0F" w:rsidR="00663C3B" w:rsidRPr="00B75352" w:rsidRDefault="00663C3B" w:rsidP="00663C3B">
      <w:pPr>
        <w:widowControl w:val="0"/>
        <w:autoSpaceDE w:val="0"/>
        <w:autoSpaceDN w:val="0"/>
        <w:adjustRightInd w:val="0"/>
        <w:spacing w:line="243" w:lineRule="auto"/>
        <w:ind w:right="1678"/>
        <w:rPr>
          <w:rFonts w:ascii="Verdana" w:eastAsia="MS PMincho" w:hAnsi="Verdana"/>
          <w:sz w:val="20"/>
          <w:szCs w:val="20"/>
        </w:rPr>
      </w:pPr>
      <w:r w:rsidRPr="00B75352">
        <w:rPr>
          <w:rFonts w:ascii="Verdana" w:eastAsia="MS PMincho" w:hAnsi="Verdana"/>
          <w:spacing w:val="-3"/>
          <w:sz w:val="20"/>
          <w:szCs w:val="20"/>
        </w:rPr>
        <w:t>F</w:t>
      </w:r>
      <w:r w:rsidRPr="00B75352">
        <w:rPr>
          <w:rFonts w:ascii="Verdana" w:eastAsia="MS PMincho" w:hAnsi="Verdana"/>
          <w:spacing w:val="1"/>
          <w:sz w:val="20"/>
          <w:szCs w:val="20"/>
        </w:rPr>
        <w:t>oll</w:t>
      </w:r>
      <w:r w:rsidRPr="00B75352">
        <w:rPr>
          <w:rFonts w:ascii="Verdana" w:eastAsia="MS PMincho" w:hAnsi="Verdana"/>
          <w:spacing w:val="-3"/>
          <w:sz w:val="20"/>
          <w:szCs w:val="20"/>
        </w:rPr>
        <w:t>o</w:t>
      </w:r>
      <w:r w:rsidRPr="00B75352">
        <w:rPr>
          <w:rFonts w:ascii="Verdana" w:eastAsia="MS PMincho" w:hAnsi="Verdana"/>
          <w:spacing w:val="5"/>
          <w:sz w:val="20"/>
          <w:szCs w:val="20"/>
        </w:rPr>
        <w:t>w</w:t>
      </w:r>
      <w:r w:rsidRPr="00B75352">
        <w:rPr>
          <w:rFonts w:ascii="Verdana" w:eastAsia="MS PMincho" w:hAnsi="Verdana"/>
          <w:spacing w:val="1"/>
          <w:sz w:val="20"/>
          <w:szCs w:val="20"/>
        </w:rPr>
        <w:t>in</w:t>
      </w:r>
      <w:r w:rsidRPr="00B75352">
        <w:rPr>
          <w:rFonts w:ascii="Verdana" w:eastAsia="MS PMincho" w:hAnsi="Verdana"/>
          <w:sz w:val="20"/>
          <w:szCs w:val="20"/>
        </w:rPr>
        <w:t>g</w:t>
      </w:r>
      <w:r w:rsidRPr="00B75352">
        <w:rPr>
          <w:rFonts w:ascii="Verdana" w:eastAsia="MS PMincho" w:hAnsi="Verdana"/>
          <w:spacing w:val="-12"/>
          <w:sz w:val="20"/>
          <w:szCs w:val="20"/>
        </w:rPr>
        <w:t xml:space="preserve"> </w:t>
      </w:r>
      <w:r w:rsidRPr="00B75352">
        <w:rPr>
          <w:rFonts w:ascii="Verdana" w:eastAsia="MS PMincho" w:hAnsi="Verdana"/>
          <w:spacing w:val="1"/>
          <w:sz w:val="20"/>
          <w:szCs w:val="20"/>
        </w:rPr>
        <w:t>a</w:t>
      </w:r>
      <w:r w:rsidRPr="00B75352">
        <w:rPr>
          <w:rFonts w:ascii="Verdana" w:eastAsia="MS PMincho" w:hAnsi="Verdana"/>
          <w:sz w:val="20"/>
          <w:szCs w:val="20"/>
        </w:rPr>
        <w:t>n</w:t>
      </w:r>
      <w:r w:rsidRPr="00B75352">
        <w:rPr>
          <w:rFonts w:ascii="Verdana" w:eastAsia="MS PMincho" w:hAnsi="Verdana"/>
          <w:spacing w:val="14"/>
          <w:sz w:val="20"/>
          <w:szCs w:val="20"/>
        </w:rPr>
        <w:t xml:space="preserve"> </w:t>
      </w:r>
      <w:r w:rsidRPr="00B75352">
        <w:rPr>
          <w:rFonts w:ascii="Verdana" w:eastAsia="MS PMincho" w:hAnsi="Verdana"/>
          <w:spacing w:val="1"/>
          <w:sz w:val="20"/>
          <w:szCs w:val="20"/>
        </w:rPr>
        <w:t>inc</w:t>
      </w:r>
      <w:r w:rsidRPr="00B75352">
        <w:rPr>
          <w:rFonts w:ascii="Verdana" w:eastAsia="MS PMincho" w:hAnsi="Verdana"/>
          <w:spacing w:val="-2"/>
          <w:sz w:val="20"/>
          <w:szCs w:val="20"/>
        </w:rPr>
        <w:t>r</w:t>
      </w:r>
      <w:r w:rsidRPr="00B75352">
        <w:rPr>
          <w:rFonts w:ascii="Verdana" w:eastAsia="MS PMincho" w:hAnsi="Verdana"/>
          <w:spacing w:val="1"/>
          <w:sz w:val="20"/>
          <w:szCs w:val="20"/>
        </w:rPr>
        <w:t>eas</w:t>
      </w:r>
      <w:r w:rsidRPr="00B75352">
        <w:rPr>
          <w:rFonts w:ascii="Verdana" w:eastAsia="MS PMincho" w:hAnsi="Verdana"/>
          <w:sz w:val="20"/>
          <w:szCs w:val="20"/>
        </w:rPr>
        <w:t xml:space="preserve">e </w:t>
      </w:r>
      <w:r w:rsidRPr="00B75352">
        <w:rPr>
          <w:rFonts w:ascii="Verdana" w:eastAsia="MS PMincho" w:hAnsi="Verdana"/>
          <w:spacing w:val="1"/>
          <w:sz w:val="20"/>
          <w:szCs w:val="20"/>
        </w:rPr>
        <w:t>i</w:t>
      </w:r>
      <w:r w:rsidRPr="00B75352">
        <w:rPr>
          <w:rFonts w:ascii="Verdana" w:eastAsia="MS PMincho" w:hAnsi="Verdana"/>
          <w:sz w:val="20"/>
          <w:szCs w:val="20"/>
        </w:rPr>
        <w:t>n</w:t>
      </w:r>
      <w:r w:rsidRPr="00B75352">
        <w:rPr>
          <w:rFonts w:ascii="Verdana" w:eastAsia="MS PMincho" w:hAnsi="Verdana"/>
          <w:spacing w:val="12"/>
          <w:sz w:val="20"/>
          <w:szCs w:val="20"/>
        </w:rPr>
        <w:t xml:space="preserve"> </w:t>
      </w:r>
      <w:r w:rsidRPr="00B75352">
        <w:rPr>
          <w:rFonts w:ascii="Verdana" w:eastAsia="MS PMincho" w:hAnsi="Verdana"/>
          <w:spacing w:val="1"/>
          <w:sz w:val="20"/>
          <w:szCs w:val="20"/>
        </w:rPr>
        <w:t>o</w:t>
      </w:r>
      <w:r w:rsidRPr="00B75352">
        <w:rPr>
          <w:rFonts w:ascii="Verdana" w:eastAsia="MS PMincho" w:hAnsi="Verdana"/>
          <w:spacing w:val="-2"/>
          <w:sz w:val="20"/>
          <w:szCs w:val="20"/>
        </w:rPr>
        <w:t>c</w:t>
      </w:r>
      <w:r w:rsidRPr="00B75352">
        <w:rPr>
          <w:rFonts w:ascii="Verdana" w:eastAsia="MS PMincho" w:hAnsi="Verdana"/>
          <w:spacing w:val="1"/>
          <w:sz w:val="20"/>
          <w:szCs w:val="20"/>
        </w:rPr>
        <w:t>cupie</w:t>
      </w:r>
      <w:r w:rsidRPr="00B75352">
        <w:rPr>
          <w:rFonts w:ascii="Verdana" w:eastAsia="MS PMincho" w:hAnsi="Verdana"/>
          <w:sz w:val="20"/>
          <w:szCs w:val="20"/>
        </w:rPr>
        <w:t>d</w:t>
      </w:r>
      <w:r w:rsidRPr="00B75352">
        <w:rPr>
          <w:rFonts w:ascii="Verdana" w:eastAsia="MS PMincho" w:hAnsi="Verdana"/>
          <w:spacing w:val="13"/>
          <w:sz w:val="20"/>
          <w:szCs w:val="20"/>
        </w:rPr>
        <w:t xml:space="preserve"> </w:t>
      </w:r>
      <w:r w:rsidRPr="00B75352">
        <w:rPr>
          <w:rFonts w:ascii="Verdana" w:eastAsia="MS PMincho" w:hAnsi="Verdana"/>
          <w:spacing w:val="1"/>
          <w:sz w:val="20"/>
          <w:szCs w:val="20"/>
        </w:rPr>
        <w:t>floo</w:t>
      </w:r>
      <w:r w:rsidRPr="00B75352">
        <w:rPr>
          <w:rFonts w:ascii="Verdana" w:eastAsia="MS PMincho" w:hAnsi="Verdana"/>
          <w:sz w:val="20"/>
          <w:szCs w:val="20"/>
        </w:rPr>
        <w:t>r</w:t>
      </w:r>
      <w:r w:rsidRPr="00B75352">
        <w:rPr>
          <w:rFonts w:ascii="Verdana" w:eastAsia="MS PMincho" w:hAnsi="Verdana"/>
          <w:spacing w:val="10"/>
          <w:sz w:val="20"/>
          <w:szCs w:val="20"/>
        </w:rPr>
        <w:t xml:space="preserve"> </w:t>
      </w:r>
      <w:r w:rsidRPr="00B75352">
        <w:rPr>
          <w:rFonts w:ascii="Verdana" w:eastAsia="MS PMincho" w:hAnsi="Verdana"/>
          <w:spacing w:val="1"/>
          <w:sz w:val="20"/>
          <w:szCs w:val="20"/>
        </w:rPr>
        <w:t>a</w:t>
      </w:r>
      <w:r w:rsidRPr="00B75352">
        <w:rPr>
          <w:rFonts w:ascii="Verdana" w:eastAsia="MS PMincho" w:hAnsi="Verdana"/>
          <w:spacing w:val="-2"/>
          <w:sz w:val="20"/>
          <w:szCs w:val="20"/>
        </w:rPr>
        <w:t>r</w:t>
      </w:r>
      <w:r w:rsidRPr="00B75352">
        <w:rPr>
          <w:rFonts w:ascii="Verdana" w:eastAsia="MS PMincho" w:hAnsi="Verdana"/>
          <w:spacing w:val="1"/>
          <w:sz w:val="20"/>
          <w:szCs w:val="20"/>
        </w:rPr>
        <w:t>ea</w:t>
      </w:r>
      <w:r w:rsidRPr="00B75352">
        <w:rPr>
          <w:rFonts w:ascii="Verdana" w:eastAsia="MS PMincho" w:hAnsi="Verdana"/>
          <w:sz w:val="20"/>
          <w:szCs w:val="20"/>
        </w:rPr>
        <w:t>,</w:t>
      </w:r>
      <w:r w:rsidRPr="00B75352">
        <w:rPr>
          <w:rFonts w:ascii="Verdana" w:eastAsia="MS PMincho" w:hAnsi="Verdana"/>
          <w:spacing w:val="-1"/>
          <w:sz w:val="20"/>
          <w:szCs w:val="20"/>
        </w:rPr>
        <w:t xml:space="preserve"> </w:t>
      </w:r>
      <w:r w:rsidRPr="00B75352">
        <w:rPr>
          <w:rFonts w:ascii="Verdana" w:eastAsia="MS PMincho" w:hAnsi="Verdana"/>
          <w:spacing w:val="-3"/>
          <w:sz w:val="20"/>
          <w:szCs w:val="20"/>
        </w:rPr>
        <w:t>y</w:t>
      </w:r>
      <w:r w:rsidRPr="00B75352">
        <w:rPr>
          <w:rFonts w:ascii="Verdana" w:eastAsia="MS PMincho" w:hAnsi="Verdana"/>
          <w:spacing w:val="1"/>
          <w:sz w:val="20"/>
          <w:szCs w:val="20"/>
        </w:rPr>
        <w:t>o</w:t>
      </w:r>
      <w:r w:rsidRPr="00B75352">
        <w:rPr>
          <w:rFonts w:ascii="Verdana" w:eastAsia="MS PMincho" w:hAnsi="Verdana"/>
          <w:sz w:val="20"/>
          <w:szCs w:val="20"/>
        </w:rPr>
        <w:t>u</w:t>
      </w:r>
      <w:r w:rsidRPr="00B75352">
        <w:rPr>
          <w:rFonts w:ascii="Verdana" w:eastAsia="MS PMincho" w:hAnsi="Verdana"/>
          <w:spacing w:val="4"/>
          <w:sz w:val="20"/>
          <w:szCs w:val="20"/>
        </w:rPr>
        <w:t xml:space="preserve"> </w:t>
      </w:r>
      <w:r w:rsidRPr="00B75352">
        <w:rPr>
          <w:rFonts w:ascii="Verdana" w:eastAsia="MS PMincho" w:hAnsi="Verdana"/>
          <w:spacing w:val="1"/>
          <w:sz w:val="20"/>
          <w:szCs w:val="20"/>
        </w:rPr>
        <w:t>shoul</w:t>
      </w:r>
      <w:r w:rsidRPr="00B75352">
        <w:rPr>
          <w:rFonts w:ascii="Verdana" w:eastAsia="MS PMincho" w:hAnsi="Verdana"/>
          <w:sz w:val="20"/>
          <w:szCs w:val="20"/>
        </w:rPr>
        <w:t>d</w:t>
      </w:r>
      <w:r w:rsidRPr="00B75352">
        <w:rPr>
          <w:rFonts w:ascii="Verdana" w:eastAsia="MS PMincho" w:hAnsi="Verdana"/>
          <w:spacing w:val="19"/>
          <w:sz w:val="20"/>
          <w:szCs w:val="20"/>
        </w:rPr>
        <w:t xml:space="preserve"> </w:t>
      </w:r>
      <w:r w:rsidRPr="00B75352">
        <w:rPr>
          <w:rFonts w:ascii="Verdana" w:eastAsia="MS PMincho" w:hAnsi="Verdana"/>
          <w:spacing w:val="1"/>
          <w:sz w:val="20"/>
          <w:szCs w:val="20"/>
        </w:rPr>
        <w:t>discus</w:t>
      </w:r>
      <w:r w:rsidRPr="00B75352">
        <w:rPr>
          <w:rFonts w:ascii="Verdana" w:eastAsia="MS PMincho" w:hAnsi="Verdana"/>
          <w:sz w:val="20"/>
          <w:szCs w:val="20"/>
        </w:rPr>
        <w:t>s</w:t>
      </w:r>
      <w:r w:rsidRPr="00B75352">
        <w:rPr>
          <w:rFonts w:ascii="Verdana" w:eastAsia="MS PMincho" w:hAnsi="Verdana"/>
          <w:spacing w:val="-5"/>
          <w:sz w:val="20"/>
          <w:szCs w:val="20"/>
        </w:rPr>
        <w:t xml:space="preserve"> </w:t>
      </w:r>
      <w:r w:rsidRPr="00B75352">
        <w:rPr>
          <w:rFonts w:ascii="Verdana" w:eastAsia="MS PMincho" w:hAnsi="Verdana"/>
          <w:spacing w:val="5"/>
          <w:sz w:val="20"/>
          <w:szCs w:val="20"/>
        </w:rPr>
        <w:t>w</w:t>
      </w:r>
      <w:r w:rsidRPr="00B75352">
        <w:rPr>
          <w:rFonts w:ascii="Verdana" w:eastAsia="MS PMincho" w:hAnsi="Verdana"/>
          <w:spacing w:val="1"/>
          <w:sz w:val="20"/>
          <w:szCs w:val="20"/>
        </w:rPr>
        <w:t>ith</w:t>
      </w:r>
      <w:r w:rsidRPr="00B75352">
        <w:rPr>
          <w:rFonts w:ascii="Verdana" w:eastAsia="MS PMincho" w:hAnsi="Verdana"/>
          <w:sz w:val="20"/>
          <w:szCs w:val="20"/>
        </w:rPr>
        <w:t xml:space="preserve"> </w:t>
      </w:r>
      <w:r w:rsidRPr="00B75352">
        <w:rPr>
          <w:rFonts w:ascii="Verdana" w:eastAsia="MS PMincho" w:hAnsi="Verdana"/>
          <w:spacing w:val="-2"/>
          <w:w w:val="89"/>
          <w:sz w:val="20"/>
          <w:szCs w:val="20"/>
        </w:rPr>
        <w:t>y</w:t>
      </w:r>
      <w:r w:rsidRPr="00B75352">
        <w:rPr>
          <w:rFonts w:ascii="Verdana" w:eastAsia="MS PMincho" w:hAnsi="Verdana"/>
          <w:spacing w:val="2"/>
          <w:w w:val="106"/>
          <w:sz w:val="20"/>
          <w:szCs w:val="20"/>
        </w:rPr>
        <w:t>ou</w:t>
      </w:r>
      <w:r w:rsidRPr="00B75352">
        <w:rPr>
          <w:rFonts w:ascii="Verdana" w:eastAsia="MS PMincho" w:hAnsi="Verdana"/>
          <w:w w:val="106"/>
          <w:sz w:val="20"/>
          <w:szCs w:val="20"/>
        </w:rPr>
        <w:t>r</w:t>
      </w:r>
      <w:r w:rsidRPr="00B75352">
        <w:rPr>
          <w:rFonts w:ascii="Verdana" w:eastAsia="MS PMincho" w:hAnsi="Verdana"/>
          <w:spacing w:val="22"/>
          <w:sz w:val="20"/>
          <w:szCs w:val="20"/>
        </w:rPr>
        <w:t xml:space="preserve"> </w:t>
      </w:r>
      <w:r w:rsidRPr="00B75352">
        <w:rPr>
          <w:rFonts w:ascii="Verdana" w:eastAsia="MS PMincho" w:hAnsi="Verdana"/>
          <w:spacing w:val="2"/>
          <w:sz w:val="20"/>
          <w:szCs w:val="20"/>
        </w:rPr>
        <w:t>client/landlo</w:t>
      </w:r>
      <w:r w:rsidRPr="00B75352">
        <w:rPr>
          <w:rFonts w:ascii="Verdana" w:eastAsia="MS PMincho" w:hAnsi="Verdana"/>
          <w:spacing w:val="-1"/>
          <w:sz w:val="20"/>
          <w:szCs w:val="20"/>
        </w:rPr>
        <w:t>r</w:t>
      </w:r>
      <w:r w:rsidRPr="00B75352">
        <w:rPr>
          <w:rFonts w:ascii="Verdana" w:eastAsia="MS PMincho" w:hAnsi="Verdana"/>
          <w:sz w:val="20"/>
          <w:szCs w:val="20"/>
        </w:rPr>
        <w:t>d</w:t>
      </w:r>
      <w:r w:rsidRPr="00B75352">
        <w:rPr>
          <w:rFonts w:ascii="Verdana" w:eastAsia="MS PMincho" w:hAnsi="Verdana"/>
          <w:spacing w:val="37"/>
          <w:sz w:val="20"/>
          <w:szCs w:val="20"/>
        </w:rPr>
        <w:t xml:space="preserve"> </w:t>
      </w:r>
      <w:r w:rsidRPr="00B75352">
        <w:rPr>
          <w:rFonts w:ascii="Verdana" w:eastAsia="MS PMincho" w:hAnsi="Verdana"/>
          <w:spacing w:val="-1"/>
          <w:sz w:val="20"/>
          <w:szCs w:val="20"/>
        </w:rPr>
        <w:t>r</w:t>
      </w:r>
      <w:r w:rsidRPr="00B75352">
        <w:rPr>
          <w:rFonts w:ascii="Verdana" w:eastAsia="MS PMincho" w:hAnsi="Verdana"/>
          <w:spacing w:val="2"/>
          <w:sz w:val="20"/>
          <w:szCs w:val="20"/>
        </w:rPr>
        <w:t>eappo</w:t>
      </w:r>
      <w:r w:rsidRPr="00B75352">
        <w:rPr>
          <w:rFonts w:ascii="Verdana" w:eastAsia="MS PMincho" w:hAnsi="Verdana"/>
          <w:spacing w:val="6"/>
          <w:sz w:val="20"/>
          <w:szCs w:val="20"/>
        </w:rPr>
        <w:t>r</w:t>
      </w:r>
      <w:r w:rsidRPr="00B75352">
        <w:rPr>
          <w:rFonts w:ascii="Verdana" w:eastAsia="MS PMincho" w:hAnsi="Verdana"/>
          <w:spacing w:val="3"/>
          <w:sz w:val="20"/>
          <w:szCs w:val="20"/>
        </w:rPr>
        <w:t>t</w:t>
      </w:r>
      <w:r w:rsidRPr="00B75352">
        <w:rPr>
          <w:rFonts w:ascii="Verdana" w:eastAsia="MS PMincho" w:hAnsi="Verdana"/>
          <w:spacing w:val="2"/>
          <w:sz w:val="20"/>
          <w:szCs w:val="20"/>
        </w:rPr>
        <w:t>ionm</w:t>
      </w:r>
      <w:r w:rsidRPr="00B75352">
        <w:rPr>
          <w:rFonts w:ascii="Verdana" w:eastAsia="MS PMincho" w:hAnsi="Verdana"/>
          <w:spacing w:val="1"/>
          <w:sz w:val="20"/>
          <w:szCs w:val="20"/>
        </w:rPr>
        <w:t>e</w:t>
      </w:r>
      <w:r w:rsidRPr="00B75352">
        <w:rPr>
          <w:rFonts w:ascii="Verdana" w:eastAsia="MS PMincho" w:hAnsi="Verdana"/>
          <w:spacing w:val="2"/>
          <w:sz w:val="20"/>
          <w:szCs w:val="20"/>
        </w:rPr>
        <w:t>n</w:t>
      </w:r>
      <w:r w:rsidRPr="00B75352">
        <w:rPr>
          <w:rFonts w:ascii="Verdana" w:eastAsia="MS PMincho" w:hAnsi="Verdana"/>
          <w:sz w:val="20"/>
          <w:szCs w:val="20"/>
        </w:rPr>
        <w:t xml:space="preserve">t </w:t>
      </w:r>
      <w:r w:rsidRPr="00B75352">
        <w:rPr>
          <w:rFonts w:ascii="Verdana" w:eastAsia="MS PMincho" w:hAnsi="Verdana"/>
          <w:spacing w:val="2"/>
          <w:sz w:val="20"/>
          <w:szCs w:val="20"/>
        </w:rPr>
        <w:t>o</w:t>
      </w:r>
      <w:r w:rsidRPr="00B75352">
        <w:rPr>
          <w:rFonts w:ascii="Verdana" w:eastAsia="MS PMincho" w:hAnsi="Verdana"/>
          <w:sz w:val="20"/>
          <w:szCs w:val="20"/>
        </w:rPr>
        <w:t>f</w:t>
      </w:r>
      <w:r w:rsidRPr="00B75352">
        <w:rPr>
          <w:rFonts w:ascii="Verdana" w:eastAsia="MS PMincho" w:hAnsi="Verdana"/>
          <w:spacing w:val="26"/>
          <w:sz w:val="20"/>
          <w:szCs w:val="20"/>
        </w:rPr>
        <w:t xml:space="preserve"> </w:t>
      </w:r>
      <w:r w:rsidR="00A1242A" w:rsidRPr="00B75352">
        <w:rPr>
          <w:rFonts w:ascii="Verdana" w:eastAsia="MS PMincho" w:hAnsi="Verdana"/>
          <w:w w:val="111"/>
          <w:sz w:val="20"/>
          <w:szCs w:val="20"/>
        </w:rPr>
        <w:t>leaseholders'</w:t>
      </w:r>
      <w:r w:rsidRPr="00B75352">
        <w:rPr>
          <w:rFonts w:ascii="Verdana" w:eastAsia="MS PMincho" w:hAnsi="Verdana"/>
          <w:spacing w:val="11"/>
          <w:sz w:val="20"/>
          <w:szCs w:val="20"/>
        </w:rPr>
        <w:t xml:space="preserve"> </w:t>
      </w:r>
      <w:r w:rsidRPr="00B75352">
        <w:rPr>
          <w:rFonts w:ascii="Verdana" w:eastAsia="MS PMincho" w:hAnsi="Verdana"/>
          <w:spacing w:val="-1"/>
          <w:sz w:val="20"/>
          <w:szCs w:val="20"/>
        </w:rPr>
        <w:t>r</w:t>
      </w:r>
      <w:r w:rsidRPr="00B75352">
        <w:rPr>
          <w:rFonts w:ascii="Verdana" w:eastAsia="MS PMincho" w:hAnsi="Verdana"/>
          <w:spacing w:val="2"/>
          <w:sz w:val="20"/>
          <w:szCs w:val="20"/>
        </w:rPr>
        <w:t>esponsibilitie</w:t>
      </w:r>
      <w:r w:rsidRPr="00B75352">
        <w:rPr>
          <w:rFonts w:ascii="Verdana" w:eastAsia="MS PMincho" w:hAnsi="Verdana"/>
          <w:sz w:val="20"/>
          <w:szCs w:val="20"/>
        </w:rPr>
        <w:t>s</w:t>
      </w:r>
      <w:r w:rsidRPr="00B75352">
        <w:rPr>
          <w:rFonts w:ascii="Verdana" w:eastAsia="MS PMincho" w:hAnsi="Verdana"/>
          <w:spacing w:val="7"/>
          <w:sz w:val="20"/>
          <w:szCs w:val="20"/>
        </w:rPr>
        <w:t xml:space="preserve"> </w:t>
      </w:r>
      <w:r w:rsidRPr="00B75352">
        <w:rPr>
          <w:rFonts w:ascii="Verdana" w:eastAsia="MS PMincho" w:hAnsi="Verdana"/>
          <w:spacing w:val="2"/>
          <w:sz w:val="20"/>
          <w:szCs w:val="20"/>
        </w:rPr>
        <w:t xml:space="preserve">for </w:t>
      </w:r>
      <w:r w:rsidRPr="00B75352">
        <w:rPr>
          <w:rFonts w:ascii="Verdana" w:eastAsia="MS PMincho" w:hAnsi="Verdana"/>
          <w:spacing w:val="-1"/>
          <w:sz w:val="20"/>
          <w:szCs w:val="20"/>
        </w:rPr>
        <w:t>makin</w:t>
      </w:r>
      <w:r w:rsidRPr="00B75352">
        <w:rPr>
          <w:rFonts w:ascii="Verdana" w:eastAsia="MS PMincho" w:hAnsi="Verdana"/>
          <w:sz w:val="20"/>
          <w:szCs w:val="20"/>
        </w:rPr>
        <w:t>g</w:t>
      </w:r>
      <w:r w:rsidRPr="00B75352">
        <w:rPr>
          <w:rFonts w:ascii="Verdana" w:eastAsia="MS PMincho" w:hAnsi="Verdana"/>
          <w:spacing w:val="-14"/>
          <w:sz w:val="20"/>
          <w:szCs w:val="20"/>
        </w:rPr>
        <w:t xml:space="preserve"> </w:t>
      </w:r>
      <w:r w:rsidRPr="00B75352">
        <w:rPr>
          <w:rFonts w:ascii="Verdana" w:eastAsia="MS PMincho" w:hAnsi="Verdana"/>
          <w:spacing w:val="-1"/>
          <w:w w:val="99"/>
          <w:sz w:val="20"/>
          <w:szCs w:val="20"/>
        </w:rPr>
        <w:t>financia</w:t>
      </w:r>
      <w:r w:rsidRPr="00B75352">
        <w:rPr>
          <w:rFonts w:ascii="Verdana" w:eastAsia="MS PMincho" w:hAnsi="Verdana"/>
          <w:w w:val="99"/>
          <w:sz w:val="20"/>
          <w:szCs w:val="20"/>
        </w:rPr>
        <w:t>l</w:t>
      </w:r>
      <w:r w:rsidRPr="00B75352">
        <w:rPr>
          <w:rFonts w:ascii="Verdana" w:eastAsia="MS PMincho" w:hAnsi="Verdana"/>
          <w:spacing w:val="-13"/>
          <w:w w:val="99"/>
          <w:sz w:val="20"/>
          <w:szCs w:val="20"/>
        </w:rPr>
        <w:t xml:space="preserve"> </w:t>
      </w:r>
      <w:r w:rsidRPr="00B75352">
        <w:rPr>
          <w:rFonts w:ascii="Verdana" w:eastAsia="MS PMincho" w:hAnsi="Verdana"/>
          <w:spacing w:val="-1"/>
          <w:w w:val="106"/>
          <w:sz w:val="20"/>
          <w:szCs w:val="20"/>
        </w:rPr>
        <w:t>o</w:t>
      </w:r>
      <w:r w:rsidRPr="00B75352">
        <w:rPr>
          <w:rFonts w:ascii="Verdana" w:eastAsia="MS PMincho" w:hAnsi="Verdana"/>
          <w:w w:val="106"/>
          <w:sz w:val="20"/>
          <w:szCs w:val="20"/>
        </w:rPr>
        <w:t>r</w:t>
      </w:r>
      <w:r w:rsidRPr="00B75352">
        <w:rPr>
          <w:rFonts w:ascii="Verdana" w:eastAsia="MS PMincho" w:hAnsi="Verdana"/>
          <w:spacing w:val="-14"/>
          <w:sz w:val="20"/>
          <w:szCs w:val="20"/>
        </w:rPr>
        <w:t xml:space="preserve"> </w:t>
      </w:r>
      <w:r w:rsidRPr="00B75352">
        <w:rPr>
          <w:rFonts w:ascii="Verdana" w:eastAsia="MS PMincho" w:hAnsi="Verdana"/>
          <w:spacing w:val="-1"/>
          <w:sz w:val="20"/>
          <w:szCs w:val="20"/>
        </w:rPr>
        <w:t>othe</w:t>
      </w:r>
      <w:r w:rsidRPr="00B75352">
        <w:rPr>
          <w:rFonts w:ascii="Verdana" w:eastAsia="MS PMincho" w:hAnsi="Verdana"/>
          <w:sz w:val="20"/>
          <w:szCs w:val="20"/>
        </w:rPr>
        <w:t xml:space="preserve">r </w:t>
      </w:r>
      <w:r w:rsidRPr="00B75352">
        <w:rPr>
          <w:rFonts w:ascii="Verdana" w:eastAsia="MS PMincho" w:hAnsi="Verdana"/>
          <w:spacing w:val="-3"/>
          <w:sz w:val="20"/>
          <w:szCs w:val="20"/>
        </w:rPr>
        <w:t>c</w:t>
      </w:r>
      <w:r w:rsidRPr="00B75352">
        <w:rPr>
          <w:rFonts w:ascii="Verdana" w:eastAsia="MS PMincho" w:hAnsi="Verdana"/>
          <w:spacing w:val="-1"/>
          <w:sz w:val="20"/>
          <w:szCs w:val="20"/>
        </w:rPr>
        <w:t>on</w:t>
      </w:r>
      <w:r w:rsidRPr="00B75352">
        <w:rPr>
          <w:rFonts w:ascii="Verdana" w:eastAsia="MS PMincho" w:hAnsi="Verdana"/>
          <w:spacing w:val="1"/>
          <w:sz w:val="20"/>
          <w:szCs w:val="20"/>
        </w:rPr>
        <w:t>t</w:t>
      </w:r>
      <w:r w:rsidRPr="00B75352">
        <w:rPr>
          <w:rFonts w:ascii="Verdana" w:eastAsia="MS PMincho" w:hAnsi="Verdana"/>
          <w:spacing w:val="2"/>
          <w:sz w:val="20"/>
          <w:szCs w:val="20"/>
        </w:rPr>
        <w:t>r</w:t>
      </w:r>
      <w:r w:rsidRPr="00B75352">
        <w:rPr>
          <w:rFonts w:ascii="Verdana" w:eastAsia="MS PMincho" w:hAnsi="Verdana"/>
          <w:sz w:val="20"/>
          <w:szCs w:val="20"/>
        </w:rPr>
        <w:t>i</w:t>
      </w:r>
      <w:r w:rsidRPr="00B75352">
        <w:rPr>
          <w:rFonts w:ascii="Verdana" w:eastAsia="MS PMincho" w:hAnsi="Verdana"/>
          <w:spacing w:val="-1"/>
          <w:sz w:val="20"/>
          <w:szCs w:val="20"/>
        </w:rPr>
        <w:t>butions</w:t>
      </w:r>
      <w:r w:rsidRPr="00B75352">
        <w:rPr>
          <w:rFonts w:ascii="Verdana" w:eastAsia="MS PMincho" w:hAnsi="Verdana"/>
          <w:sz w:val="20"/>
          <w:szCs w:val="20"/>
        </w:rPr>
        <w:t>.</w:t>
      </w:r>
      <w:r w:rsidRPr="00B75352">
        <w:rPr>
          <w:rFonts w:ascii="Verdana" w:eastAsia="MS PMincho" w:hAnsi="Verdana"/>
          <w:spacing w:val="-12"/>
          <w:sz w:val="20"/>
          <w:szCs w:val="20"/>
        </w:rPr>
        <w:t xml:space="preserve"> </w:t>
      </w:r>
      <w:r w:rsidRPr="00B75352">
        <w:rPr>
          <w:rFonts w:ascii="Verdana" w:eastAsia="MS PMincho" w:hAnsi="Verdana"/>
          <w:spacing w:val="-27"/>
          <w:w w:val="93"/>
          <w:sz w:val="20"/>
          <w:szCs w:val="20"/>
        </w:rPr>
        <w:t>Y</w:t>
      </w:r>
      <w:r w:rsidRPr="00B75352">
        <w:rPr>
          <w:rFonts w:ascii="Verdana" w:eastAsia="MS PMincho" w:hAnsi="Verdana"/>
          <w:spacing w:val="-1"/>
          <w:w w:val="93"/>
          <w:sz w:val="20"/>
          <w:szCs w:val="20"/>
        </w:rPr>
        <w:t>o</w:t>
      </w:r>
      <w:r w:rsidRPr="00B75352">
        <w:rPr>
          <w:rFonts w:ascii="Verdana" w:eastAsia="MS PMincho" w:hAnsi="Verdana"/>
          <w:w w:val="93"/>
          <w:sz w:val="20"/>
          <w:szCs w:val="20"/>
        </w:rPr>
        <w:t>u</w:t>
      </w:r>
      <w:r w:rsidRPr="00B75352">
        <w:rPr>
          <w:rFonts w:ascii="Verdana" w:eastAsia="MS PMincho" w:hAnsi="Verdana"/>
          <w:spacing w:val="-7"/>
          <w:w w:val="93"/>
          <w:sz w:val="20"/>
          <w:szCs w:val="20"/>
        </w:rPr>
        <w:t xml:space="preserve"> </w:t>
      </w:r>
      <w:r w:rsidRPr="00B75352">
        <w:rPr>
          <w:rFonts w:ascii="Verdana" w:eastAsia="MS PMincho" w:hAnsi="Verdana"/>
          <w:spacing w:val="-1"/>
          <w:sz w:val="20"/>
          <w:szCs w:val="20"/>
        </w:rPr>
        <w:t>shoul</w:t>
      </w:r>
      <w:r w:rsidRPr="00B75352">
        <w:rPr>
          <w:rFonts w:ascii="Verdana" w:eastAsia="MS PMincho" w:hAnsi="Verdana"/>
          <w:sz w:val="20"/>
          <w:szCs w:val="20"/>
        </w:rPr>
        <w:t>d</w:t>
      </w:r>
      <w:r w:rsidRPr="00B75352">
        <w:rPr>
          <w:rFonts w:ascii="Verdana" w:eastAsia="MS PMincho" w:hAnsi="Verdana"/>
          <w:spacing w:val="-5"/>
          <w:sz w:val="20"/>
          <w:szCs w:val="20"/>
        </w:rPr>
        <w:t xml:space="preserve"> </w:t>
      </w:r>
      <w:r w:rsidRPr="00B75352">
        <w:rPr>
          <w:rFonts w:ascii="Verdana" w:eastAsia="MS PMincho" w:hAnsi="Verdana"/>
          <w:spacing w:val="-1"/>
          <w:sz w:val="20"/>
          <w:szCs w:val="20"/>
        </w:rPr>
        <w:t>b</w:t>
      </w:r>
      <w:r w:rsidRPr="00B75352">
        <w:rPr>
          <w:rFonts w:ascii="Verdana" w:eastAsia="MS PMincho" w:hAnsi="Verdana"/>
          <w:sz w:val="20"/>
          <w:szCs w:val="20"/>
        </w:rPr>
        <w:t>e</w:t>
      </w:r>
      <w:r w:rsidRPr="00B75352">
        <w:rPr>
          <w:rFonts w:ascii="Verdana" w:eastAsia="MS PMincho" w:hAnsi="Verdana"/>
          <w:spacing w:val="-15"/>
          <w:sz w:val="20"/>
          <w:szCs w:val="20"/>
        </w:rPr>
        <w:t xml:space="preserve"> </w:t>
      </w:r>
      <w:r w:rsidRPr="00B75352">
        <w:rPr>
          <w:rFonts w:ascii="Verdana" w:eastAsia="MS PMincho" w:hAnsi="Verdana"/>
          <w:spacing w:val="-5"/>
          <w:w w:val="97"/>
          <w:sz w:val="20"/>
          <w:szCs w:val="20"/>
        </w:rPr>
        <w:t>a</w:t>
      </w:r>
      <w:r w:rsidRPr="00B75352">
        <w:rPr>
          <w:rFonts w:ascii="Verdana" w:eastAsia="MS PMincho" w:hAnsi="Verdana"/>
          <w:spacing w:val="-1"/>
          <w:w w:val="97"/>
          <w:sz w:val="20"/>
          <w:szCs w:val="20"/>
        </w:rPr>
        <w:t>wa</w:t>
      </w:r>
      <w:r w:rsidRPr="00B75352">
        <w:rPr>
          <w:rFonts w:ascii="Verdana" w:eastAsia="MS PMincho" w:hAnsi="Verdana"/>
          <w:spacing w:val="-3"/>
          <w:w w:val="97"/>
          <w:sz w:val="20"/>
          <w:szCs w:val="20"/>
        </w:rPr>
        <w:t>r</w:t>
      </w:r>
      <w:r w:rsidRPr="00B75352">
        <w:rPr>
          <w:rFonts w:ascii="Verdana" w:eastAsia="MS PMincho" w:hAnsi="Verdana"/>
          <w:spacing w:val="-1"/>
          <w:w w:val="97"/>
          <w:sz w:val="20"/>
          <w:szCs w:val="20"/>
        </w:rPr>
        <w:t>e</w:t>
      </w:r>
      <w:r w:rsidRPr="00B75352">
        <w:rPr>
          <w:rFonts w:ascii="Verdana" w:eastAsia="MS PMincho" w:hAnsi="Verdana"/>
          <w:w w:val="97"/>
          <w:sz w:val="20"/>
          <w:szCs w:val="20"/>
        </w:rPr>
        <w:t>,</w:t>
      </w:r>
      <w:r w:rsidRPr="00B75352">
        <w:rPr>
          <w:rFonts w:ascii="Verdana" w:eastAsia="MS PMincho" w:hAnsi="Verdana"/>
          <w:spacing w:val="-18"/>
          <w:w w:val="97"/>
          <w:sz w:val="20"/>
          <w:szCs w:val="20"/>
        </w:rPr>
        <w:t xml:space="preserve"> </w:t>
      </w:r>
      <w:r w:rsidRPr="00B75352">
        <w:rPr>
          <w:rFonts w:ascii="Verdana" w:eastAsia="MS PMincho" w:hAnsi="Verdana"/>
          <w:spacing w:val="-1"/>
          <w:sz w:val="20"/>
          <w:szCs w:val="20"/>
        </w:rPr>
        <w:t>an</w:t>
      </w:r>
      <w:r w:rsidRPr="00B75352">
        <w:rPr>
          <w:rFonts w:ascii="Verdana" w:eastAsia="MS PMincho" w:hAnsi="Verdana"/>
          <w:sz w:val="20"/>
          <w:szCs w:val="20"/>
        </w:rPr>
        <w:t>d</w:t>
      </w:r>
      <w:r w:rsidRPr="00B75352">
        <w:rPr>
          <w:rFonts w:ascii="Verdana" w:eastAsia="MS PMincho" w:hAnsi="Verdana"/>
          <w:spacing w:val="-6"/>
          <w:sz w:val="20"/>
          <w:szCs w:val="20"/>
        </w:rPr>
        <w:t xml:space="preserve"> </w:t>
      </w:r>
      <w:r w:rsidRPr="00B75352">
        <w:rPr>
          <w:rFonts w:ascii="Verdana" w:eastAsia="MS PMincho" w:hAnsi="Verdana"/>
          <w:spacing w:val="-1"/>
          <w:sz w:val="20"/>
          <w:szCs w:val="20"/>
        </w:rPr>
        <w:t>ma</w:t>
      </w:r>
      <w:r w:rsidRPr="00B75352">
        <w:rPr>
          <w:rFonts w:ascii="Verdana" w:eastAsia="MS PMincho" w:hAnsi="Verdana"/>
          <w:spacing w:val="-5"/>
          <w:sz w:val="20"/>
          <w:szCs w:val="20"/>
        </w:rPr>
        <w:t>k</w:t>
      </w:r>
      <w:r w:rsidRPr="00B75352">
        <w:rPr>
          <w:rFonts w:ascii="Verdana" w:eastAsia="MS PMincho" w:hAnsi="Verdana"/>
          <w:sz w:val="20"/>
          <w:szCs w:val="20"/>
        </w:rPr>
        <w:t>e</w:t>
      </w:r>
      <w:r w:rsidRPr="00B75352">
        <w:rPr>
          <w:rFonts w:ascii="Verdana" w:eastAsia="MS PMincho" w:hAnsi="Verdana"/>
          <w:spacing w:val="-3"/>
          <w:sz w:val="20"/>
          <w:szCs w:val="20"/>
        </w:rPr>
        <w:t xml:space="preserve"> </w:t>
      </w:r>
      <w:r w:rsidRPr="00B75352">
        <w:rPr>
          <w:rFonts w:ascii="Verdana" w:eastAsia="MS PMincho" w:hAnsi="Verdana"/>
          <w:spacing w:val="-4"/>
          <w:sz w:val="20"/>
          <w:szCs w:val="20"/>
        </w:rPr>
        <w:t>y</w:t>
      </w:r>
      <w:r w:rsidRPr="00B75352">
        <w:rPr>
          <w:rFonts w:ascii="Verdana" w:eastAsia="MS PMincho" w:hAnsi="Verdana"/>
          <w:sz w:val="20"/>
          <w:szCs w:val="20"/>
        </w:rPr>
        <w:t>our</w:t>
      </w:r>
      <w:r w:rsidRPr="00B75352">
        <w:rPr>
          <w:rFonts w:ascii="Verdana" w:eastAsia="MS PMincho" w:hAnsi="Verdana"/>
          <w:spacing w:val="-5"/>
          <w:sz w:val="20"/>
          <w:szCs w:val="20"/>
        </w:rPr>
        <w:t xml:space="preserve"> </w:t>
      </w:r>
      <w:r w:rsidRPr="00B75352">
        <w:rPr>
          <w:rFonts w:ascii="Verdana" w:eastAsia="MS PMincho" w:hAnsi="Verdana"/>
          <w:sz w:val="20"/>
          <w:szCs w:val="20"/>
        </w:rPr>
        <w:t>client</w:t>
      </w:r>
      <w:r w:rsidRPr="00B75352">
        <w:rPr>
          <w:rFonts w:ascii="Verdana" w:eastAsia="MS PMincho" w:hAnsi="Verdana"/>
          <w:spacing w:val="-14"/>
          <w:sz w:val="20"/>
          <w:szCs w:val="20"/>
        </w:rPr>
        <w:t xml:space="preserve"> </w:t>
      </w:r>
      <w:r w:rsidRPr="00B75352">
        <w:rPr>
          <w:rFonts w:ascii="Verdana" w:eastAsia="MS PMincho" w:hAnsi="Verdana"/>
          <w:spacing w:val="-5"/>
          <w:w w:val="96"/>
          <w:sz w:val="20"/>
          <w:szCs w:val="20"/>
        </w:rPr>
        <w:t>a</w:t>
      </w:r>
      <w:r w:rsidRPr="00B75352">
        <w:rPr>
          <w:rFonts w:ascii="Verdana" w:eastAsia="MS PMincho" w:hAnsi="Verdana"/>
          <w:w w:val="96"/>
          <w:sz w:val="20"/>
          <w:szCs w:val="20"/>
        </w:rPr>
        <w:t>wa</w:t>
      </w:r>
      <w:r w:rsidRPr="00B75352">
        <w:rPr>
          <w:rFonts w:ascii="Verdana" w:eastAsia="MS PMincho" w:hAnsi="Verdana"/>
          <w:spacing w:val="-3"/>
          <w:w w:val="96"/>
          <w:sz w:val="20"/>
          <w:szCs w:val="20"/>
        </w:rPr>
        <w:t>r</w:t>
      </w:r>
      <w:r w:rsidRPr="00B75352">
        <w:rPr>
          <w:rFonts w:ascii="Verdana" w:eastAsia="MS PMincho" w:hAnsi="Verdana"/>
          <w:w w:val="96"/>
          <w:sz w:val="20"/>
          <w:szCs w:val="20"/>
        </w:rPr>
        <w:t>e,</w:t>
      </w:r>
      <w:r w:rsidRPr="00B75352">
        <w:rPr>
          <w:rFonts w:ascii="Verdana" w:eastAsia="MS PMincho" w:hAnsi="Verdana"/>
          <w:spacing w:val="-10"/>
          <w:w w:val="96"/>
          <w:sz w:val="20"/>
          <w:szCs w:val="20"/>
        </w:rPr>
        <w:t xml:space="preserve"> </w:t>
      </w:r>
      <w:r w:rsidRPr="00B75352">
        <w:rPr>
          <w:rFonts w:ascii="Verdana" w:eastAsia="MS PMincho" w:hAnsi="Verdana"/>
          <w:sz w:val="20"/>
          <w:szCs w:val="20"/>
        </w:rPr>
        <w:t>that</w:t>
      </w:r>
      <w:r w:rsidRPr="00B75352">
        <w:rPr>
          <w:rFonts w:ascii="Verdana" w:eastAsia="MS PMincho" w:hAnsi="Verdana"/>
          <w:spacing w:val="8"/>
          <w:sz w:val="20"/>
          <w:szCs w:val="20"/>
        </w:rPr>
        <w:t xml:space="preserve"> </w:t>
      </w:r>
      <w:r w:rsidRPr="00B75352">
        <w:rPr>
          <w:rFonts w:ascii="Verdana" w:eastAsia="MS PMincho" w:hAnsi="Verdana"/>
          <w:w w:val="99"/>
          <w:sz w:val="20"/>
          <w:szCs w:val="20"/>
        </w:rPr>
        <w:t>al</w:t>
      </w:r>
      <w:r w:rsidRPr="00B75352">
        <w:rPr>
          <w:rFonts w:ascii="Verdana" w:eastAsia="MS PMincho" w:hAnsi="Verdana"/>
          <w:spacing w:val="-2"/>
          <w:w w:val="99"/>
          <w:sz w:val="20"/>
          <w:szCs w:val="20"/>
        </w:rPr>
        <w:t>t</w:t>
      </w:r>
      <w:r w:rsidRPr="00B75352">
        <w:rPr>
          <w:rFonts w:ascii="Verdana" w:eastAsia="MS PMincho" w:hAnsi="Verdana"/>
          <w:spacing w:val="-1"/>
          <w:w w:val="94"/>
          <w:sz w:val="20"/>
          <w:szCs w:val="20"/>
        </w:rPr>
        <w:t>e</w:t>
      </w:r>
      <w:r w:rsidRPr="00B75352">
        <w:rPr>
          <w:rFonts w:ascii="Verdana" w:eastAsia="MS PMincho" w:hAnsi="Verdana"/>
          <w:spacing w:val="2"/>
          <w:w w:val="110"/>
          <w:sz w:val="20"/>
          <w:szCs w:val="20"/>
        </w:rPr>
        <w:t>r</w:t>
      </w:r>
      <w:r w:rsidRPr="00B75352">
        <w:rPr>
          <w:rFonts w:ascii="Verdana" w:eastAsia="MS PMincho" w:hAnsi="Verdana"/>
          <w:w w:val="98"/>
          <w:sz w:val="20"/>
          <w:szCs w:val="20"/>
        </w:rPr>
        <w:t>a</w:t>
      </w:r>
      <w:r w:rsidRPr="00B75352">
        <w:rPr>
          <w:rFonts w:ascii="Verdana" w:eastAsia="MS PMincho" w:hAnsi="Verdana"/>
          <w:w w:val="102"/>
          <w:sz w:val="20"/>
          <w:szCs w:val="20"/>
        </w:rPr>
        <w:t>tions</w:t>
      </w:r>
      <w:r w:rsidRPr="00B75352">
        <w:rPr>
          <w:rFonts w:ascii="Verdana" w:eastAsia="MS PMincho" w:hAnsi="Verdana"/>
          <w:spacing w:val="-10"/>
          <w:sz w:val="20"/>
          <w:szCs w:val="20"/>
        </w:rPr>
        <w:t xml:space="preserve"> </w:t>
      </w:r>
      <w:r w:rsidRPr="00B75352">
        <w:rPr>
          <w:rFonts w:ascii="Verdana" w:eastAsia="MS PMincho" w:hAnsi="Verdana"/>
          <w:sz w:val="20"/>
          <w:szCs w:val="20"/>
        </w:rPr>
        <w:t>in</w:t>
      </w:r>
      <w:r w:rsidRPr="00B75352">
        <w:rPr>
          <w:rFonts w:ascii="Verdana" w:eastAsia="MS PMincho" w:hAnsi="Verdana"/>
          <w:spacing w:val="-4"/>
          <w:sz w:val="20"/>
          <w:szCs w:val="20"/>
        </w:rPr>
        <w:t xml:space="preserve"> </w:t>
      </w:r>
      <w:r w:rsidRPr="00B75352">
        <w:rPr>
          <w:rFonts w:ascii="Verdana" w:eastAsia="MS PMincho" w:hAnsi="Verdana"/>
          <w:sz w:val="20"/>
          <w:szCs w:val="20"/>
        </w:rPr>
        <w:t>obligations</w:t>
      </w:r>
      <w:r w:rsidRPr="00B75352">
        <w:rPr>
          <w:rFonts w:ascii="Verdana" w:eastAsia="MS PMincho" w:hAnsi="Verdana"/>
          <w:spacing w:val="-19"/>
          <w:sz w:val="20"/>
          <w:szCs w:val="20"/>
        </w:rPr>
        <w:t xml:space="preserve"> </w:t>
      </w:r>
      <w:r w:rsidRPr="00B75352">
        <w:rPr>
          <w:rFonts w:ascii="Verdana" w:eastAsia="MS PMincho" w:hAnsi="Verdana"/>
          <w:sz w:val="20"/>
          <w:szCs w:val="20"/>
        </w:rPr>
        <w:t xml:space="preserve">or </w:t>
      </w:r>
      <w:r w:rsidRPr="00B75352">
        <w:rPr>
          <w:rFonts w:ascii="Verdana" w:eastAsia="MS PMincho" w:hAnsi="Verdana"/>
          <w:spacing w:val="3"/>
          <w:sz w:val="20"/>
          <w:szCs w:val="20"/>
        </w:rPr>
        <w:t>r</w:t>
      </w:r>
      <w:r w:rsidRPr="00B75352">
        <w:rPr>
          <w:rFonts w:ascii="Verdana" w:eastAsia="MS PMincho" w:hAnsi="Verdana"/>
          <w:sz w:val="20"/>
          <w:szCs w:val="20"/>
        </w:rPr>
        <w:t>i</w:t>
      </w:r>
      <w:r w:rsidRPr="00B75352">
        <w:rPr>
          <w:rFonts w:ascii="Verdana" w:eastAsia="MS PMincho" w:hAnsi="Verdana"/>
          <w:spacing w:val="3"/>
          <w:sz w:val="20"/>
          <w:szCs w:val="20"/>
        </w:rPr>
        <w:t>g</w:t>
      </w:r>
      <w:r w:rsidRPr="00B75352">
        <w:rPr>
          <w:rFonts w:ascii="Verdana" w:eastAsia="MS PMincho" w:hAnsi="Verdana"/>
          <w:sz w:val="20"/>
          <w:szCs w:val="20"/>
        </w:rPr>
        <w:t>hts</w:t>
      </w:r>
      <w:r w:rsidRPr="00B75352">
        <w:rPr>
          <w:rFonts w:ascii="Verdana" w:eastAsia="MS PMincho" w:hAnsi="Verdana"/>
          <w:spacing w:val="-10"/>
          <w:sz w:val="20"/>
          <w:szCs w:val="20"/>
        </w:rPr>
        <w:t xml:space="preserve"> </w:t>
      </w:r>
      <w:r w:rsidRPr="00B75352">
        <w:rPr>
          <w:rFonts w:ascii="Verdana" w:eastAsia="MS PMincho" w:hAnsi="Verdana"/>
          <w:sz w:val="20"/>
          <w:szCs w:val="20"/>
        </w:rPr>
        <w:t>under</w:t>
      </w:r>
      <w:r w:rsidRPr="00B75352">
        <w:rPr>
          <w:rFonts w:ascii="Verdana" w:eastAsia="MS PMincho" w:hAnsi="Verdana"/>
          <w:spacing w:val="13"/>
          <w:sz w:val="20"/>
          <w:szCs w:val="20"/>
        </w:rPr>
        <w:t xml:space="preserve"> </w:t>
      </w:r>
      <w:r w:rsidRPr="00B75352">
        <w:rPr>
          <w:rFonts w:ascii="Verdana" w:eastAsia="MS PMincho" w:hAnsi="Verdana"/>
          <w:spacing w:val="-2"/>
          <w:sz w:val="20"/>
          <w:szCs w:val="20"/>
        </w:rPr>
        <w:t>e</w:t>
      </w:r>
      <w:r w:rsidRPr="00B75352">
        <w:rPr>
          <w:rFonts w:ascii="Verdana" w:eastAsia="MS PMincho" w:hAnsi="Verdana"/>
          <w:sz w:val="20"/>
          <w:szCs w:val="20"/>
        </w:rPr>
        <w:t>xisting</w:t>
      </w:r>
      <w:r w:rsidRPr="00B75352">
        <w:rPr>
          <w:rFonts w:ascii="Verdana" w:eastAsia="MS PMincho" w:hAnsi="Verdana"/>
          <w:spacing w:val="-17"/>
          <w:sz w:val="20"/>
          <w:szCs w:val="20"/>
        </w:rPr>
        <w:t xml:space="preserve"> </w:t>
      </w:r>
      <w:r w:rsidRPr="00B75352">
        <w:rPr>
          <w:rFonts w:ascii="Verdana" w:eastAsia="MS PMincho" w:hAnsi="Verdana"/>
          <w:spacing w:val="1"/>
          <w:sz w:val="20"/>
          <w:szCs w:val="20"/>
        </w:rPr>
        <w:t>lease</w:t>
      </w:r>
      <w:r w:rsidRPr="00B75352">
        <w:rPr>
          <w:rFonts w:ascii="Verdana" w:eastAsia="MS PMincho" w:hAnsi="Verdana"/>
          <w:sz w:val="20"/>
          <w:szCs w:val="20"/>
        </w:rPr>
        <w:t>s</w:t>
      </w:r>
      <w:r w:rsidRPr="00B75352">
        <w:rPr>
          <w:rFonts w:ascii="Verdana" w:eastAsia="MS PMincho" w:hAnsi="Verdana"/>
          <w:spacing w:val="-18"/>
          <w:sz w:val="20"/>
          <w:szCs w:val="20"/>
        </w:rPr>
        <w:t xml:space="preserve"> </w:t>
      </w:r>
      <w:r w:rsidRPr="00B75352">
        <w:rPr>
          <w:rFonts w:ascii="Verdana" w:eastAsia="MS PMincho" w:hAnsi="Verdana"/>
          <w:spacing w:val="1"/>
          <w:sz w:val="20"/>
          <w:szCs w:val="20"/>
        </w:rPr>
        <w:t>ca</w:t>
      </w:r>
      <w:r w:rsidRPr="00B75352">
        <w:rPr>
          <w:rFonts w:ascii="Verdana" w:eastAsia="MS PMincho" w:hAnsi="Verdana"/>
          <w:sz w:val="20"/>
          <w:szCs w:val="20"/>
        </w:rPr>
        <w:t>n</w:t>
      </w:r>
      <w:r w:rsidRPr="00B75352">
        <w:rPr>
          <w:rFonts w:ascii="Verdana" w:eastAsia="MS PMincho" w:hAnsi="Verdana"/>
          <w:spacing w:val="10"/>
          <w:sz w:val="20"/>
          <w:szCs w:val="20"/>
        </w:rPr>
        <w:t xml:space="preserve"> </w:t>
      </w:r>
      <w:r w:rsidRPr="00B75352">
        <w:rPr>
          <w:rFonts w:ascii="Verdana" w:eastAsia="MS PMincho" w:hAnsi="Verdana"/>
          <w:spacing w:val="1"/>
          <w:sz w:val="20"/>
          <w:szCs w:val="20"/>
        </w:rPr>
        <w:t>onl</w:t>
      </w:r>
      <w:r w:rsidRPr="00B75352">
        <w:rPr>
          <w:rFonts w:ascii="Verdana" w:eastAsia="MS PMincho" w:hAnsi="Verdana"/>
          <w:sz w:val="20"/>
          <w:szCs w:val="20"/>
        </w:rPr>
        <w:t>y</w:t>
      </w:r>
      <w:r w:rsidRPr="00B75352">
        <w:rPr>
          <w:rFonts w:ascii="Verdana" w:eastAsia="MS PMincho" w:hAnsi="Verdana"/>
          <w:spacing w:val="7"/>
          <w:sz w:val="20"/>
          <w:szCs w:val="20"/>
        </w:rPr>
        <w:t xml:space="preserve"> </w:t>
      </w:r>
      <w:r w:rsidRPr="00B75352">
        <w:rPr>
          <w:rFonts w:ascii="Verdana" w:eastAsia="MS PMincho" w:hAnsi="Verdana"/>
          <w:spacing w:val="1"/>
          <w:sz w:val="20"/>
          <w:szCs w:val="20"/>
        </w:rPr>
        <w:t>b</w:t>
      </w:r>
      <w:r w:rsidRPr="00B75352">
        <w:rPr>
          <w:rFonts w:ascii="Verdana" w:eastAsia="MS PMincho" w:hAnsi="Verdana"/>
          <w:sz w:val="20"/>
          <w:szCs w:val="20"/>
        </w:rPr>
        <w:t>e</w:t>
      </w:r>
      <w:r w:rsidRPr="00B75352">
        <w:rPr>
          <w:rFonts w:ascii="Verdana" w:eastAsia="MS PMincho" w:hAnsi="Verdana"/>
          <w:spacing w:val="9"/>
          <w:sz w:val="20"/>
          <w:szCs w:val="20"/>
        </w:rPr>
        <w:t xml:space="preserve"> </w:t>
      </w:r>
      <w:r w:rsidRPr="00B75352">
        <w:rPr>
          <w:rFonts w:ascii="Verdana" w:eastAsia="MS PMincho" w:hAnsi="Verdana"/>
          <w:spacing w:val="1"/>
          <w:sz w:val="20"/>
          <w:szCs w:val="20"/>
        </w:rPr>
        <w:t>mad</w:t>
      </w:r>
      <w:r w:rsidRPr="00B75352">
        <w:rPr>
          <w:rFonts w:ascii="Verdana" w:eastAsia="MS PMincho" w:hAnsi="Verdana"/>
          <w:sz w:val="20"/>
          <w:szCs w:val="20"/>
        </w:rPr>
        <w:t>e</w:t>
      </w:r>
      <w:r w:rsidRPr="00B75352">
        <w:rPr>
          <w:rFonts w:ascii="Verdana" w:eastAsia="MS PMincho" w:hAnsi="Verdana"/>
          <w:spacing w:val="17"/>
          <w:sz w:val="20"/>
          <w:szCs w:val="20"/>
        </w:rPr>
        <w:t xml:space="preserve"> </w:t>
      </w:r>
      <w:r w:rsidRPr="00B75352">
        <w:rPr>
          <w:rFonts w:ascii="Verdana" w:eastAsia="MS PMincho" w:hAnsi="Verdana"/>
          <w:spacing w:val="5"/>
          <w:sz w:val="20"/>
          <w:szCs w:val="20"/>
        </w:rPr>
        <w:t>w</w:t>
      </w:r>
      <w:r w:rsidRPr="00B75352">
        <w:rPr>
          <w:rFonts w:ascii="Verdana" w:eastAsia="MS PMincho" w:hAnsi="Verdana"/>
          <w:spacing w:val="1"/>
          <w:sz w:val="20"/>
          <w:szCs w:val="20"/>
        </w:rPr>
        <w:t>it</w:t>
      </w:r>
      <w:r w:rsidRPr="00B75352">
        <w:rPr>
          <w:rFonts w:ascii="Verdana" w:eastAsia="MS PMincho" w:hAnsi="Verdana"/>
          <w:sz w:val="20"/>
          <w:szCs w:val="20"/>
        </w:rPr>
        <w:t>h</w:t>
      </w:r>
      <w:r w:rsidRPr="00B75352">
        <w:rPr>
          <w:rFonts w:ascii="Verdana" w:eastAsia="MS PMincho" w:hAnsi="Verdana"/>
          <w:spacing w:val="5"/>
          <w:sz w:val="20"/>
          <w:szCs w:val="20"/>
        </w:rPr>
        <w:t xml:space="preserve"> </w:t>
      </w:r>
      <w:r w:rsidRPr="00B75352">
        <w:rPr>
          <w:rFonts w:ascii="Verdana" w:eastAsia="MS PMincho" w:hAnsi="Verdana"/>
          <w:spacing w:val="1"/>
          <w:sz w:val="20"/>
          <w:szCs w:val="20"/>
        </w:rPr>
        <w:t>th</w:t>
      </w:r>
      <w:r w:rsidRPr="00B75352">
        <w:rPr>
          <w:rFonts w:ascii="Verdana" w:eastAsia="MS PMincho" w:hAnsi="Verdana"/>
          <w:sz w:val="20"/>
          <w:szCs w:val="20"/>
        </w:rPr>
        <w:t>e</w:t>
      </w:r>
      <w:r w:rsidRPr="00B75352">
        <w:rPr>
          <w:rFonts w:ascii="Verdana" w:eastAsia="MS PMincho" w:hAnsi="Verdana"/>
          <w:spacing w:val="15"/>
          <w:sz w:val="20"/>
          <w:szCs w:val="20"/>
        </w:rPr>
        <w:t xml:space="preserve"> </w:t>
      </w:r>
      <w:r w:rsidRPr="00B75352">
        <w:rPr>
          <w:rFonts w:ascii="Verdana" w:eastAsia="MS PMincho" w:hAnsi="Verdana"/>
          <w:spacing w:val="-2"/>
          <w:sz w:val="20"/>
          <w:szCs w:val="20"/>
        </w:rPr>
        <w:t>c</w:t>
      </w:r>
      <w:r w:rsidRPr="00B75352">
        <w:rPr>
          <w:rFonts w:ascii="Verdana" w:eastAsia="MS PMincho" w:hAnsi="Verdana"/>
          <w:sz w:val="20"/>
          <w:szCs w:val="20"/>
        </w:rPr>
        <w:t>o</w:t>
      </w:r>
      <w:r w:rsidRPr="00B75352">
        <w:rPr>
          <w:rFonts w:ascii="Verdana" w:eastAsia="MS PMincho" w:hAnsi="Verdana"/>
          <w:spacing w:val="1"/>
          <w:sz w:val="20"/>
          <w:szCs w:val="20"/>
        </w:rPr>
        <w:t>nsen</w:t>
      </w:r>
      <w:r w:rsidRPr="00B75352">
        <w:rPr>
          <w:rFonts w:ascii="Verdana" w:eastAsia="MS PMincho" w:hAnsi="Verdana"/>
          <w:sz w:val="20"/>
          <w:szCs w:val="20"/>
        </w:rPr>
        <w:t>t</w:t>
      </w:r>
      <w:r w:rsidRPr="00B75352">
        <w:rPr>
          <w:rFonts w:ascii="Verdana" w:eastAsia="MS PMincho" w:hAnsi="Verdana"/>
          <w:spacing w:val="8"/>
          <w:sz w:val="20"/>
          <w:szCs w:val="20"/>
        </w:rPr>
        <w:t xml:space="preserve"> </w:t>
      </w:r>
      <w:r w:rsidRPr="00B75352">
        <w:rPr>
          <w:rFonts w:ascii="Verdana" w:eastAsia="MS PMincho" w:hAnsi="Verdana"/>
          <w:spacing w:val="1"/>
          <w:sz w:val="20"/>
          <w:szCs w:val="20"/>
        </w:rPr>
        <w:t>o</w:t>
      </w:r>
      <w:r w:rsidRPr="00B75352">
        <w:rPr>
          <w:rFonts w:ascii="Verdana" w:eastAsia="MS PMincho" w:hAnsi="Verdana"/>
          <w:sz w:val="20"/>
          <w:szCs w:val="20"/>
        </w:rPr>
        <w:t>f</w:t>
      </w:r>
      <w:r w:rsidRPr="00B75352">
        <w:rPr>
          <w:rFonts w:ascii="Verdana" w:eastAsia="MS PMincho" w:hAnsi="Verdana"/>
          <w:spacing w:val="17"/>
          <w:sz w:val="20"/>
          <w:szCs w:val="20"/>
        </w:rPr>
        <w:t xml:space="preserve"> </w:t>
      </w:r>
      <w:r w:rsidRPr="00B75352">
        <w:rPr>
          <w:rFonts w:ascii="Verdana" w:eastAsia="MS PMincho" w:hAnsi="Verdana"/>
          <w:spacing w:val="1"/>
          <w:sz w:val="20"/>
          <w:szCs w:val="20"/>
        </w:rPr>
        <w:t>th</w:t>
      </w:r>
      <w:r w:rsidRPr="00B75352">
        <w:rPr>
          <w:rFonts w:ascii="Verdana" w:eastAsia="MS PMincho" w:hAnsi="Verdana"/>
          <w:sz w:val="20"/>
          <w:szCs w:val="20"/>
        </w:rPr>
        <w:t>e</w:t>
      </w:r>
      <w:r w:rsidR="00A1242A" w:rsidRPr="00B75352">
        <w:rPr>
          <w:rFonts w:ascii="Verdana" w:eastAsia="MS PMincho" w:hAnsi="Verdana"/>
          <w:spacing w:val="15"/>
          <w:sz w:val="20"/>
          <w:szCs w:val="20"/>
        </w:rPr>
        <w:t xml:space="preserve"> leaseholders </w:t>
      </w:r>
      <w:r w:rsidRPr="00B75352">
        <w:rPr>
          <w:rFonts w:ascii="Verdana" w:eastAsia="MS PMincho" w:hAnsi="Verdana"/>
          <w:spacing w:val="1"/>
          <w:sz w:val="20"/>
          <w:szCs w:val="20"/>
        </w:rPr>
        <w:t>o</w:t>
      </w:r>
      <w:r w:rsidRPr="00B75352">
        <w:rPr>
          <w:rFonts w:ascii="Verdana" w:eastAsia="MS PMincho" w:hAnsi="Verdana"/>
          <w:spacing w:val="-12"/>
          <w:sz w:val="20"/>
          <w:szCs w:val="20"/>
        </w:rPr>
        <w:t>r</w:t>
      </w:r>
      <w:r w:rsidRPr="00B75352">
        <w:rPr>
          <w:rFonts w:ascii="Verdana" w:eastAsia="MS PMincho" w:hAnsi="Verdana"/>
          <w:sz w:val="20"/>
          <w:szCs w:val="20"/>
        </w:rPr>
        <w:t>,</w:t>
      </w:r>
      <w:r w:rsidRPr="00B75352">
        <w:rPr>
          <w:rFonts w:ascii="Verdana" w:eastAsia="MS PMincho" w:hAnsi="Verdana"/>
          <w:spacing w:val="7"/>
          <w:sz w:val="20"/>
          <w:szCs w:val="20"/>
        </w:rPr>
        <w:t xml:space="preserve"> </w:t>
      </w:r>
      <w:r w:rsidRPr="00B75352">
        <w:rPr>
          <w:rFonts w:ascii="Verdana" w:eastAsia="MS PMincho" w:hAnsi="Verdana"/>
          <w:spacing w:val="1"/>
          <w:sz w:val="20"/>
          <w:szCs w:val="20"/>
        </w:rPr>
        <w:t>i</w:t>
      </w:r>
      <w:r w:rsidRPr="00B75352">
        <w:rPr>
          <w:rFonts w:ascii="Verdana" w:eastAsia="MS PMincho" w:hAnsi="Verdana"/>
          <w:sz w:val="20"/>
          <w:szCs w:val="20"/>
        </w:rPr>
        <w:t>n</w:t>
      </w:r>
      <w:r w:rsidRPr="00B75352">
        <w:rPr>
          <w:rFonts w:ascii="Verdana" w:eastAsia="MS PMincho" w:hAnsi="Verdana"/>
          <w:spacing w:val="12"/>
          <w:sz w:val="20"/>
          <w:szCs w:val="20"/>
        </w:rPr>
        <w:t xml:space="preserve"> </w:t>
      </w:r>
      <w:r w:rsidRPr="00B75352">
        <w:rPr>
          <w:rFonts w:ascii="Verdana" w:eastAsia="MS PMincho" w:hAnsi="Verdana"/>
          <w:spacing w:val="-1"/>
          <w:sz w:val="20"/>
          <w:szCs w:val="20"/>
        </w:rPr>
        <w:t>c</w:t>
      </w:r>
      <w:r w:rsidRPr="00B75352">
        <w:rPr>
          <w:rFonts w:ascii="Verdana" w:eastAsia="MS PMincho" w:hAnsi="Verdana"/>
          <w:sz w:val="20"/>
          <w:szCs w:val="20"/>
        </w:rPr>
        <w:t>e</w:t>
      </w:r>
      <w:r w:rsidRPr="00B75352">
        <w:rPr>
          <w:rFonts w:ascii="Verdana" w:eastAsia="MS PMincho" w:hAnsi="Verdana"/>
          <w:spacing w:val="5"/>
          <w:sz w:val="20"/>
          <w:szCs w:val="20"/>
        </w:rPr>
        <w:t>r</w:t>
      </w:r>
      <w:r w:rsidRPr="00B75352">
        <w:rPr>
          <w:rFonts w:ascii="Verdana" w:eastAsia="MS PMincho" w:hAnsi="Verdana"/>
          <w:spacing w:val="1"/>
          <w:sz w:val="20"/>
          <w:szCs w:val="20"/>
        </w:rPr>
        <w:t>tain</w:t>
      </w:r>
      <w:r w:rsidRPr="00B75352">
        <w:rPr>
          <w:rFonts w:ascii="Verdana" w:eastAsia="MS PMincho" w:hAnsi="Verdana"/>
          <w:spacing w:val="13"/>
          <w:sz w:val="20"/>
          <w:szCs w:val="20"/>
        </w:rPr>
        <w:t xml:space="preserve"> </w:t>
      </w:r>
      <w:r w:rsidRPr="00B75352">
        <w:rPr>
          <w:rFonts w:ascii="Verdana" w:eastAsia="MS PMincho" w:hAnsi="Verdana"/>
          <w:sz w:val="20"/>
          <w:szCs w:val="20"/>
        </w:rPr>
        <w:t>ci</w:t>
      </w:r>
      <w:r w:rsidRPr="00B75352">
        <w:rPr>
          <w:rFonts w:ascii="Verdana" w:eastAsia="MS PMincho" w:hAnsi="Verdana"/>
          <w:spacing w:val="-3"/>
          <w:sz w:val="20"/>
          <w:szCs w:val="20"/>
        </w:rPr>
        <w:t>r</w:t>
      </w:r>
      <w:r w:rsidRPr="00B75352">
        <w:rPr>
          <w:rFonts w:ascii="Verdana" w:eastAsia="MS PMincho" w:hAnsi="Verdana"/>
          <w:sz w:val="20"/>
          <w:szCs w:val="20"/>
        </w:rPr>
        <w:t>cumstan</w:t>
      </w:r>
      <w:r w:rsidRPr="00B75352">
        <w:rPr>
          <w:rFonts w:ascii="Verdana" w:eastAsia="MS PMincho" w:hAnsi="Verdana"/>
          <w:spacing w:val="-3"/>
          <w:sz w:val="20"/>
          <w:szCs w:val="20"/>
        </w:rPr>
        <w:t>c</w:t>
      </w:r>
      <w:r w:rsidRPr="00B75352">
        <w:rPr>
          <w:rFonts w:ascii="Verdana" w:eastAsia="MS PMincho" w:hAnsi="Verdana"/>
          <w:sz w:val="20"/>
          <w:szCs w:val="20"/>
        </w:rPr>
        <w:t>es,</w:t>
      </w:r>
      <w:r w:rsidRPr="00B75352">
        <w:rPr>
          <w:rFonts w:ascii="Verdana" w:eastAsia="MS PMincho" w:hAnsi="Verdana"/>
          <w:spacing w:val="-20"/>
          <w:sz w:val="20"/>
          <w:szCs w:val="20"/>
        </w:rPr>
        <w:t xml:space="preserve"> </w:t>
      </w:r>
      <w:r w:rsidRPr="00B75352">
        <w:rPr>
          <w:rFonts w:ascii="Verdana" w:eastAsia="MS PMincho" w:hAnsi="Verdana"/>
          <w:spacing w:val="-3"/>
          <w:sz w:val="20"/>
          <w:szCs w:val="20"/>
        </w:rPr>
        <w:t>b</w:t>
      </w:r>
      <w:r w:rsidRPr="00B75352">
        <w:rPr>
          <w:rFonts w:ascii="Verdana" w:eastAsia="MS PMincho" w:hAnsi="Verdana"/>
          <w:sz w:val="20"/>
          <w:szCs w:val="20"/>
        </w:rPr>
        <w:t>y</w:t>
      </w:r>
      <w:r w:rsidRPr="00B75352">
        <w:rPr>
          <w:rFonts w:ascii="Verdana" w:eastAsia="MS PMincho" w:hAnsi="Verdana"/>
          <w:spacing w:val="-11"/>
          <w:sz w:val="20"/>
          <w:szCs w:val="20"/>
        </w:rPr>
        <w:t xml:space="preserve"> </w:t>
      </w:r>
      <w:r w:rsidRPr="00B75352">
        <w:rPr>
          <w:rFonts w:ascii="Verdana" w:eastAsia="MS PMincho" w:hAnsi="Verdana"/>
          <w:sz w:val="20"/>
          <w:szCs w:val="20"/>
        </w:rPr>
        <w:t>o</w:t>
      </w:r>
      <w:r w:rsidRPr="00B75352">
        <w:rPr>
          <w:rFonts w:ascii="Verdana" w:eastAsia="MS PMincho" w:hAnsi="Verdana"/>
          <w:spacing w:val="-3"/>
          <w:sz w:val="20"/>
          <w:szCs w:val="20"/>
        </w:rPr>
        <w:t>r</w:t>
      </w:r>
      <w:r w:rsidRPr="00B75352">
        <w:rPr>
          <w:rFonts w:ascii="Verdana" w:eastAsia="MS PMincho" w:hAnsi="Verdana"/>
          <w:sz w:val="20"/>
          <w:szCs w:val="20"/>
        </w:rPr>
        <w:t>der</w:t>
      </w:r>
      <w:r w:rsidRPr="00B75352">
        <w:rPr>
          <w:rFonts w:ascii="Verdana" w:eastAsia="MS PMincho" w:hAnsi="Verdana"/>
          <w:spacing w:val="10"/>
          <w:sz w:val="20"/>
          <w:szCs w:val="20"/>
        </w:rPr>
        <w:t xml:space="preserve"> </w:t>
      </w:r>
      <w:r w:rsidRPr="00B75352">
        <w:rPr>
          <w:rFonts w:ascii="Verdana" w:eastAsia="MS PMincho" w:hAnsi="Verdana"/>
          <w:sz w:val="20"/>
          <w:szCs w:val="20"/>
        </w:rPr>
        <w:t>of</w:t>
      </w:r>
      <w:r w:rsidRPr="00B75352">
        <w:rPr>
          <w:rFonts w:ascii="Verdana" w:eastAsia="MS PMincho" w:hAnsi="Verdana"/>
          <w:spacing w:val="-1"/>
          <w:sz w:val="20"/>
          <w:szCs w:val="20"/>
        </w:rPr>
        <w:t xml:space="preserve"> </w:t>
      </w:r>
      <w:r w:rsidR="004A7ECC">
        <w:rPr>
          <w:rFonts w:ascii="Verdana" w:eastAsia="MS PMincho" w:hAnsi="Verdana"/>
          <w:spacing w:val="-6"/>
          <w:sz w:val="20"/>
          <w:szCs w:val="20"/>
        </w:rPr>
        <w:t xml:space="preserve">the </w:t>
      </w:r>
      <w:r w:rsidRPr="00B75352">
        <w:rPr>
          <w:rFonts w:ascii="Verdana" w:eastAsia="MS PMincho" w:hAnsi="Verdana"/>
          <w:spacing w:val="-2"/>
          <w:w w:val="96"/>
          <w:sz w:val="20"/>
          <w:szCs w:val="20"/>
        </w:rPr>
        <w:t xml:space="preserve">FTT </w:t>
      </w:r>
      <w:r w:rsidRPr="00B75352">
        <w:rPr>
          <w:rFonts w:ascii="Verdana" w:eastAsia="MS PMincho" w:hAnsi="Verdana"/>
          <w:sz w:val="20"/>
          <w:szCs w:val="20"/>
        </w:rPr>
        <w:t>or</w:t>
      </w:r>
      <w:r w:rsidRPr="00B75352">
        <w:rPr>
          <w:rFonts w:ascii="Verdana" w:eastAsia="MS PMincho" w:hAnsi="Verdana"/>
          <w:spacing w:val="6"/>
          <w:sz w:val="20"/>
          <w:szCs w:val="20"/>
        </w:rPr>
        <w:t xml:space="preserve"> </w:t>
      </w:r>
      <w:r w:rsidRPr="00B75352">
        <w:rPr>
          <w:rFonts w:ascii="Verdana" w:eastAsia="MS PMincho" w:hAnsi="Verdana"/>
          <w:spacing w:val="-3"/>
          <w:sz w:val="20"/>
          <w:szCs w:val="20"/>
        </w:rPr>
        <w:t>b</w:t>
      </w:r>
      <w:r w:rsidRPr="00B75352">
        <w:rPr>
          <w:rFonts w:ascii="Verdana" w:eastAsia="MS PMincho" w:hAnsi="Verdana"/>
          <w:sz w:val="20"/>
          <w:szCs w:val="20"/>
        </w:rPr>
        <w:t>y</w:t>
      </w:r>
      <w:r w:rsidRPr="00B75352">
        <w:rPr>
          <w:rFonts w:ascii="Verdana" w:eastAsia="MS PMincho" w:hAnsi="Verdana"/>
          <w:spacing w:val="-8"/>
          <w:sz w:val="20"/>
          <w:szCs w:val="20"/>
        </w:rPr>
        <w:t xml:space="preserve"> </w:t>
      </w:r>
      <w:r w:rsidRPr="00B75352">
        <w:rPr>
          <w:rFonts w:ascii="Verdana" w:eastAsia="MS PMincho" w:hAnsi="Verdana"/>
          <w:sz w:val="20"/>
          <w:szCs w:val="20"/>
        </w:rPr>
        <w:t>a</w:t>
      </w:r>
      <w:r w:rsidRPr="00B75352">
        <w:rPr>
          <w:rFonts w:ascii="Verdana" w:eastAsia="MS PMincho" w:hAnsi="Verdana"/>
          <w:spacing w:val="-7"/>
          <w:sz w:val="20"/>
          <w:szCs w:val="20"/>
        </w:rPr>
        <w:t xml:space="preserve"> </w:t>
      </w:r>
      <w:r w:rsidRPr="00B75352">
        <w:rPr>
          <w:rFonts w:ascii="Verdana" w:eastAsia="MS PMincho" w:hAnsi="Verdana"/>
          <w:spacing w:val="-3"/>
          <w:w w:val="94"/>
          <w:sz w:val="20"/>
          <w:szCs w:val="20"/>
        </w:rPr>
        <w:t>c</w:t>
      </w:r>
      <w:r w:rsidRPr="00B75352">
        <w:rPr>
          <w:rFonts w:ascii="Verdana" w:eastAsia="MS PMincho" w:hAnsi="Verdana"/>
          <w:w w:val="106"/>
          <w:sz w:val="20"/>
          <w:szCs w:val="20"/>
        </w:rPr>
        <w:t>ou</w:t>
      </w:r>
      <w:r w:rsidRPr="00B75352">
        <w:rPr>
          <w:rFonts w:ascii="Verdana" w:eastAsia="MS PMincho" w:hAnsi="Verdana"/>
          <w:spacing w:val="4"/>
          <w:w w:val="106"/>
          <w:sz w:val="20"/>
          <w:szCs w:val="20"/>
        </w:rPr>
        <w:t>r</w:t>
      </w:r>
      <w:r w:rsidRPr="00B75352">
        <w:rPr>
          <w:rFonts w:ascii="Verdana" w:eastAsia="MS PMincho" w:hAnsi="Verdana"/>
          <w:w w:val="104"/>
          <w:sz w:val="20"/>
          <w:szCs w:val="20"/>
        </w:rPr>
        <w:t>t.</w:t>
      </w:r>
    </w:p>
    <w:p w14:paraId="56CDA6F7" w14:textId="77777777" w:rsidR="00663C3B" w:rsidRPr="00663C3B" w:rsidRDefault="00663C3B" w:rsidP="00663C3B">
      <w:pPr>
        <w:pStyle w:val="onlinetext"/>
        <w:spacing w:after="0"/>
        <w:rPr>
          <w:rFonts w:eastAsia="Times New Roman"/>
          <w:b/>
          <w:szCs w:val="20"/>
          <w:lang w:val="en-US" w:eastAsia="ar-SA"/>
        </w:rPr>
      </w:pPr>
    </w:p>
    <w:p w14:paraId="2A8B3D2E" w14:textId="77777777" w:rsidR="002E732F" w:rsidRPr="00412158" w:rsidRDefault="002E732F" w:rsidP="00663C3B">
      <w:pPr>
        <w:pStyle w:val="onlinetext"/>
        <w:suppressAutoHyphens/>
        <w:autoSpaceDE w:val="0"/>
        <w:spacing w:after="0"/>
        <w:rPr>
          <w:rFonts w:eastAsia="Times New Roman" w:cs="Arial"/>
          <w:szCs w:val="20"/>
          <w:lang w:val="en-US"/>
        </w:rPr>
      </w:pPr>
    </w:p>
    <w:p w14:paraId="3AB6D352" w14:textId="77777777" w:rsidR="002E732F" w:rsidRPr="00412158" w:rsidRDefault="002E732F" w:rsidP="004F535F">
      <w:pPr>
        <w:pStyle w:val="onlinetext"/>
        <w:suppressAutoHyphens/>
        <w:autoSpaceDE w:val="0"/>
        <w:spacing w:after="0"/>
        <w:rPr>
          <w:rFonts w:eastAsia="Times New Roman" w:cs="Arial"/>
          <w:szCs w:val="20"/>
          <w:lang w:val="en-US"/>
        </w:rPr>
      </w:pPr>
    </w:p>
    <w:p w14:paraId="12D5C0D1" w14:textId="77777777" w:rsidR="00663C3B" w:rsidRDefault="00663C3B">
      <w:pPr>
        <w:jc w:val="center"/>
        <w:rPr>
          <w:rFonts w:ascii="Verdana" w:hAnsi="Verdana"/>
          <w:sz w:val="20"/>
          <w:szCs w:val="20"/>
        </w:rPr>
      </w:pPr>
      <w:r>
        <w:rPr>
          <w:szCs w:val="20"/>
        </w:rPr>
        <w:br w:type="page"/>
      </w:r>
    </w:p>
    <w:p w14:paraId="2D52C51A" w14:textId="77777777" w:rsidR="00965527" w:rsidRDefault="00B75352" w:rsidP="00114E30">
      <w:pPr>
        <w:pStyle w:val="Heading1"/>
        <w:rPr>
          <w:szCs w:val="20"/>
        </w:rPr>
      </w:pPr>
      <w:bookmarkStart w:id="268" w:name="_Toc415753279"/>
      <w:bookmarkStart w:id="269" w:name="_Toc443380610"/>
      <w:r>
        <w:lastRenderedPageBreak/>
        <w:t>Part 12</w:t>
      </w:r>
      <w:r>
        <w:tab/>
      </w:r>
      <w:r w:rsidR="00663C3B">
        <w:t>Insurance</w:t>
      </w:r>
      <w:bookmarkEnd w:id="268"/>
      <w:bookmarkEnd w:id="269"/>
    </w:p>
    <w:p w14:paraId="5B60529B" w14:textId="77777777" w:rsidR="00663C3B" w:rsidRDefault="00663C3B" w:rsidP="004F535F">
      <w:pPr>
        <w:pStyle w:val="onlinetext"/>
        <w:suppressAutoHyphens/>
        <w:autoSpaceDE w:val="0"/>
        <w:spacing w:after="0"/>
        <w:rPr>
          <w:rFonts w:eastAsia="Times New Roman"/>
          <w:b/>
          <w:szCs w:val="20"/>
        </w:rPr>
      </w:pPr>
    </w:p>
    <w:p w14:paraId="194DEE2F" w14:textId="77777777" w:rsidR="00663C3B" w:rsidRDefault="00663C3B" w:rsidP="004F535F">
      <w:pPr>
        <w:pStyle w:val="onlinetext"/>
        <w:suppressAutoHyphens/>
        <w:autoSpaceDE w:val="0"/>
        <w:spacing w:after="0"/>
        <w:rPr>
          <w:rFonts w:eastAsia="Times New Roman"/>
          <w:b/>
          <w:szCs w:val="20"/>
        </w:rPr>
      </w:pPr>
    </w:p>
    <w:p w14:paraId="5DB74DCD" w14:textId="77777777" w:rsidR="00663C3B" w:rsidRDefault="00B31624" w:rsidP="00114E30">
      <w:pPr>
        <w:pStyle w:val="Heading2"/>
        <w:rPr>
          <w:rFonts w:eastAsia="Times New Roman"/>
        </w:rPr>
      </w:pPr>
      <w:bookmarkStart w:id="270" w:name="_Toc415753280"/>
      <w:bookmarkStart w:id="271" w:name="_Toc443380611"/>
      <w:r>
        <w:rPr>
          <w:rFonts w:eastAsia="Times New Roman"/>
        </w:rPr>
        <w:t>12.1</w:t>
      </w:r>
      <w:r w:rsidR="00B75352">
        <w:rPr>
          <w:rFonts w:eastAsia="Times New Roman"/>
        </w:rPr>
        <w:tab/>
      </w:r>
      <w:r w:rsidR="00663C3B">
        <w:rPr>
          <w:rFonts w:eastAsia="Times New Roman"/>
        </w:rPr>
        <w:t>Introduction</w:t>
      </w:r>
      <w:bookmarkEnd w:id="270"/>
      <w:bookmarkEnd w:id="271"/>
    </w:p>
    <w:p w14:paraId="5C308B4F" w14:textId="77777777" w:rsidR="00663C3B" w:rsidRDefault="00663C3B" w:rsidP="004F535F">
      <w:pPr>
        <w:pStyle w:val="onlinetext"/>
        <w:suppressAutoHyphens/>
        <w:autoSpaceDE w:val="0"/>
        <w:spacing w:after="0"/>
        <w:rPr>
          <w:rFonts w:eastAsia="Times New Roman"/>
          <w:szCs w:val="20"/>
        </w:rPr>
      </w:pPr>
    </w:p>
    <w:p w14:paraId="4D5D4DBC" w14:textId="77777777" w:rsidR="00663C3B" w:rsidRPr="00663C3B" w:rsidRDefault="00663C3B" w:rsidP="004250E2">
      <w:pPr>
        <w:pStyle w:val="onlinetext"/>
        <w:suppressAutoHyphens/>
        <w:autoSpaceDE w:val="0"/>
        <w:spacing w:after="0"/>
        <w:rPr>
          <w:rFonts w:eastAsia="Times New Roman"/>
          <w:szCs w:val="20"/>
        </w:rPr>
      </w:pPr>
    </w:p>
    <w:p w14:paraId="0F7BFEB1" w14:textId="77777777" w:rsidR="00663C3B" w:rsidRPr="00B75352" w:rsidRDefault="00663C3B" w:rsidP="004250E2">
      <w:pPr>
        <w:widowControl w:val="0"/>
        <w:autoSpaceDE w:val="0"/>
        <w:autoSpaceDN w:val="0"/>
        <w:adjustRightInd w:val="0"/>
        <w:spacing w:line="243" w:lineRule="auto"/>
        <w:ind w:right="95"/>
        <w:rPr>
          <w:rFonts w:ascii="Verdana" w:eastAsia="MS PMincho" w:hAnsi="Verdana"/>
          <w:sz w:val="20"/>
          <w:szCs w:val="20"/>
        </w:rPr>
      </w:pPr>
      <w:r w:rsidRPr="00B75352">
        <w:rPr>
          <w:rFonts w:ascii="Verdana" w:eastAsia="MS PMincho" w:hAnsi="Verdana"/>
          <w:spacing w:val="1"/>
          <w:sz w:val="20"/>
          <w:szCs w:val="20"/>
        </w:rPr>
        <w:t>S</w:t>
      </w:r>
      <w:r w:rsidRPr="00B75352">
        <w:rPr>
          <w:rFonts w:ascii="Verdana" w:eastAsia="MS PMincho" w:hAnsi="Verdana"/>
          <w:spacing w:val="2"/>
          <w:sz w:val="20"/>
          <w:szCs w:val="20"/>
        </w:rPr>
        <w:t>i</w:t>
      </w:r>
      <w:r w:rsidRPr="00B75352">
        <w:rPr>
          <w:rFonts w:ascii="Verdana" w:eastAsia="MS PMincho" w:hAnsi="Verdana"/>
          <w:spacing w:val="5"/>
          <w:sz w:val="20"/>
          <w:szCs w:val="20"/>
        </w:rPr>
        <w:t>g</w:t>
      </w:r>
      <w:r w:rsidRPr="00B75352">
        <w:rPr>
          <w:rFonts w:ascii="Verdana" w:eastAsia="MS PMincho" w:hAnsi="Verdana"/>
          <w:spacing w:val="2"/>
          <w:sz w:val="20"/>
          <w:szCs w:val="20"/>
        </w:rPr>
        <w:t>nifican</w:t>
      </w:r>
      <w:r w:rsidRPr="00B75352">
        <w:rPr>
          <w:rFonts w:ascii="Verdana" w:eastAsia="MS PMincho" w:hAnsi="Verdana"/>
          <w:sz w:val="20"/>
          <w:szCs w:val="20"/>
        </w:rPr>
        <w:t>t</w:t>
      </w:r>
      <w:r w:rsidRPr="00B75352">
        <w:rPr>
          <w:rFonts w:ascii="Verdana" w:eastAsia="MS PMincho" w:hAnsi="Verdana"/>
          <w:spacing w:val="-8"/>
          <w:sz w:val="20"/>
          <w:szCs w:val="20"/>
        </w:rPr>
        <w:t xml:space="preserve"> </w:t>
      </w:r>
      <w:r w:rsidRPr="00B75352">
        <w:rPr>
          <w:rFonts w:ascii="Verdana" w:eastAsia="MS PMincho" w:hAnsi="Verdana"/>
          <w:spacing w:val="-1"/>
          <w:sz w:val="20"/>
          <w:szCs w:val="20"/>
        </w:rPr>
        <w:t>r</w:t>
      </w:r>
      <w:r w:rsidRPr="00B75352">
        <w:rPr>
          <w:rFonts w:ascii="Verdana" w:eastAsia="MS PMincho" w:hAnsi="Verdana"/>
          <w:spacing w:val="2"/>
          <w:sz w:val="20"/>
          <w:szCs w:val="20"/>
        </w:rPr>
        <w:t>es</w:t>
      </w:r>
      <w:r w:rsidRPr="00B75352">
        <w:rPr>
          <w:rFonts w:ascii="Verdana" w:eastAsia="MS PMincho" w:hAnsi="Verdana"/>
          <w:spacing w:val="4"/>
          <w:sz w:val="20"/>
          <w:szCs w:val="20"/>
        </w:rPr>
        <w:t>t</w:t>
      </w:r>
      <w:r w:rsidRPr="00B75352">
        <w:rPr>
          <w:rFonts w:ascii="Verdana" w:eastAsia="MS PMincho" w:hAnsi="Verdana"/>
          <w:spacing w:val="5"/>
          <w:sz w:val="20"/>
          <w:szCs w:val="20"/>
        </w:rPr>
        <w:t>r</w:t>
      </w:r>
      <w:r w:rsidRPr="00B75352">
        <w:rPr>
          <w:rFonts w:ascii="Verdana" w:eastAsia="MS PMincho" w:hAnsi="Verdana"/>
          <w:spacing w:val="2"/>
          <w:sz w:val="20"/>
          <w:szCs w:val="20"/>
        </w:rPr>
        <w:t>iction</w:t>
      </w:r>
      <w:r w:rsidRPr="00B75352">
        <w:rPr>
          <w:rFonts w:ascii="Verdana" w:eastAsia="MS PMincho" w:hAnsi="Verdana"/>
          <w:sz w:val="20"/>
          <w:szCs w:val="20"/>
        </w:rPr>
        <w:t>s</w:t>
      </w:r>
      <w:r w:rsidRPr="00B75352">
        <w:rPr>
          <w:rFonts w:ascii="Verdana" w:eastAsia="MS PMincho" w:hAnsi="Verdana"/>
          <w:spacing w:val="24"/>
          <w:sz w:val="20"/>
          <w:szCs w:val="20"/>
        </w:rPr>
        <w:t xml:space="preserve"> </w:t>
      </w:r>
      <w:r w:rsidRPr="00B75352">
        <w:rPr>
          <w:rFonts w:ascii="Verdana" w:eastAsia="MS PMincho" w:hAnsi="Verdana"/>
          <w:spacing w:val="2"/>
          <w:sz w:val="20"/>
          <w:szCs w:val="20"/>
        </w:rPr>
        <w:t>a</w:t>
      </w:r>
      <w:r w:rsidRPr="00B75352">
        <w:rPr>
          <w:rFonts w:ascii="Verdana" w:eastAsia="MS PMincho" w:hAnsi="Verdana"/>
          <w:spacing w:val="-1"/>
          <w:sz w:val="20"/>
          <w:szCs w:val="20"/>
        </w:rPr>
        <w:t>r</w:t>
      </w:r>
      <w:r w:rsidRPr="00B75352">
        <w:rPr>
          <w:rFonts w:ascii="Verdana" w:eastAsia="MS PMincho" w:hAnsi="Verdana"/>
          <w:sz w:val="20"/>
          <w:szCs w:val="20"/>
        </w:rPr>
        <w:t>e</w:t>
      </w:r>
      <w:r w:rsidRPr="00B75352">
        <w:rPr>
          <w:rFonts w:ascii="Verdana" w:eastAsia="MS PMincho" w:hAnsi="Verdana"/>
          <w:spacing w:val="11"/>
          <w:sz w:val="20"/>
          <w:szCs w:val="20"/>
        </w:rPr>
        <w:t xml:space="preserve"> </w:t>
      </w:r>
      <w:r w:rsidRPr="00B75352">
        <w:rPr>
          <w:rFonts w:ascii="Verdana" w:eastAsia="MS PMincho" w:hAnsi="Verdana"/>
          <w:spacing w:val="2"/>
          <w:sz w:val="20"/>
          <w:szCs w:val="20"/>
        </w:rPr>
        <w:t>n</w:t>
      </w:r>
      <w:r w:rsidRPr="00B75352">
        <w:rPr>
          <w:rFonts w:ascii="Verdana" w:eastAsia="MS PMincho" w:hAnsi="Verdana"/>
          <w:spacing w:val="-2"/>
          <w:sz w:val="20"/>
          <w:szCs w:val="20"/>
        </w:rPr>
        <w:t>o</w:t>
      </w:r>
      <w:r w:rsidRPr="00B75352">
        <w:rPr>
          <w:rFonts w:ascii="Verdana" w:eastAsia="MS PMincho" w:hAnsi="Verdana"/>
          <w:sz w:val="20"/>
          <w:szCs w:val="20"/>
        </w:rPr>
        <w:t>w</w:t>
      </w:r>
      <w:r w:rsidRPr="00B75352">
        <w:rPr>
          <w:rFonts w:ascii="Verdana" w:eastAsia="MS PMincho" w:hAnsi="Verdana"/>
          <w:spacing w:val="10"/>
          <w:sz w:val="20"/>
          <w:szCs w:val="20"/>
        </w:rPr>
        <w:t xml:space="preserve"> </w:t>
      </w:r>
      <w:r w:rsidRPr="00B75352">
        <w:rPr>
          <w:rFonts w:ascii="Verdana" w:eastAsia="MS PMincho" w:hAnsi="Verdana"/>
          <w:spacing w:val="2"/>
          <w:sz w:val="20"/>
          <w:szCs w:val="20"/>
        </w:rPr>
        <w:t>pla</w:t>
      </w:r>
      <w:r w:rsidRPr="00B75352">
        <w:rPr>
          <w:rFonts w:ascii="Verdana" w:eastAsia="MS PMincho" w:hAnsi="Verdana"/>
          <w:sz w:val="20"/>
          <w:szCs w:val="20"/>
        </w:rPr>
        <w:t>c</w:t>
      </w:r>
      <w:r w:rsidRPr="00B75352">
        <w:rPr>
          <w:rFonts w:ascii="Verdana" w:eastAsia="MS PMincho" w:hAnsi="Verdana"/>
          <w:spacing w:val="3"/>
          <w:sz w:val="20"/>
          <w:szCs w:val="20"/>
        </w:rPr>
        <w:t>e</w:t>
      </w:r>
      <w:r w:rsidRPr="00B75352">
        <w:rPr>
          <w:rFonts w:ascii="Verdana" w:eastAsia="MS PMincho" w:hAnsi="Verdana"/>
          <w:sz w:val="20"/>
          <w:szCs w:val="20"/>
        </w:rPr>
        <w:t>d</w:t>
      </w:r>
      <w:r w:rsidRPr="00B75352">
        <w:rPr>
          <w:rFonts w:ascii="Verdana" w:eastAsia="MS PMincho" w:hAnsi="Verdana"/>
          <w:spacing w:val="9"/>
          <w:sz w:val="20"/>
          <w:szCs w:val="20"/>
        </w:rPr>
        <w:t xml:space="preserve"> </w:t>
      </w:r>
      <w:r w:rsidRPr="00B75352">
        <w:rPr>
          <w:rFonts w:ascii="Verdana" w:eastAsia="MS PMincho" w:hAnsi="Verdana"/>
          <w:spacing w:val="2"/>
          <w:sz w:val="20"/>
          <w:szCs w:val="20"/>
        </w:rPr>
        <w:t>o</w:t>
      </w:r>
      <w:r w:rsidRPr="00B75352">
        <w:rPr>
          <w:rFonts w:ascii="Verdana" w:eastAsia="MS PMincho" w:hAnsi="Verdana"/>
          <w:sz w:val="20"/>
          <w:szCs w:val="20"/>
        </w:rPr>
        <w:t>n</w:t>
      </w:r>
      <w:r w:rsidRPr="00B75352">
        <w:rPr>
          <w:rFonts w:ascii="Verdana" w:eastAsia="MS PMincho" w:hAnsi="Verdana"/>
          <w:spacing w:val="20"/>
          <w:sz w:val="20"/>
          <w:szCs w:val="20"/>
        </w:rPr>
        <w:t xml:space="preserve"> </w:t>
      </w:r>
      <w:r w:rsidRPr="00B75352">
        <w:rPr>
          <w:rFonts w:ascii="Verdana" w:eastAsia="MS PMincho" w:hAnsi="Verdana"/>
          <w:spacing w:val="2"/>
          <w:sz w:val="20"/>
          <w:szCs w:val="20"/>
        </w:rPr>
        <w:t>mana</w:t>
      </w:r>
      <w:r w:rsidRPr="00B75352">
        <w:rPr>
          <w:rFonts w:ascii="Verdana" w:eastAsia="MS PMincho" w:hAnsi="Verdana"/>
          <w:spacing w:val="5"/>
          <w:sz w:val="20"/>
          <w:szCs w:val="20"/>
        </w:rPr>
        <w:t>g</w:t>
      </w:r>
      <w:r w:rsidRPr="00B75352">
        <w:rPr>
          <w:rFonts w:ascii="Verdana" w:eastAsia="MS PMincho" w:hAnsi="Verdana"/>
          <w:spacing w:val="2"/>
          <w:sz w:val="20"/>
          <w:szCs w:val="20"/>
        </w:rPr>
        <w:t>in</w:t>
      </w:r>
      <w:r w:rsidRPr="00B75352">
        <w:rPr>
          <w:rFonts w:ascii="Verdana" w:eastAsia="MS PMincho" w:hAnsi="Verdana"/>
          <w:sz w:val="20"/>
          <w:szCs w:val="20"/>
        </w:rPr>
        <w:t>g</w:t>
      </w:r>
      <w:r w:rsidRPr="00B75352">
        <w:rPr>
          <w:rFonts w:ascii="Verdana" w:eastAsia="MS PMincho" w:hAnsi="Verdana"/>
          <w:spacing w:val="17"/>
          <w:sz w:val="20"/>
          <w:szCs w:val="20"/>
        </w:rPr>
        <w:t xml:space="preserve"> </w:t>
      </w:r>
      <w:r w:rsidRPr="00B75352">
        <w:rPr>
          <w:rFonts w:ascii="Verdana" w:eastAsia="MS PMincho" w:hAnsi="Verdana"/>
          <w:spacing w:val="2"/>
          <w:sz w:val="20"/>
          <w:szCs w:val="20"/>
        </w:rPr>
        <w:t>agent</w:t>
      </w:r>
      <w:r w:rsidRPr="00B75352">
        <w:rPr>
          <w:rFonts w:ascii="Verdana" w:eastAsia="MS PMincho" w:hAnsi="Verdana"/>
          <w:sz w:val="20"/>
          <w:szCs w:val="20"/>
        </w:rPr>
        <w:t>s</w:t>
      </w:r>
      <w:r w:rsidRPr="00B75352">
        <w:rPr>
          <w:rFonts w:ascii="Verdana" w:eastAsia="MS PMincho" w:hAnsi="Verdana"/>
          <w:spacing w:val="5"/>
          <w:sz w:val="20"/>
          <w:szCs w:val="20"/>
        </w:rPr>
        <w:t xml:space="preserve"> </w:t>
      </w:r>
      <w:r w:rsidRPr="00B75352">
        <w:rPr>
          <w:rFonts w:ascii="Verdana" w:eastAsia="MS PMincho" w:hAnsi="Verdana"/>
          <w:spacing w:val="2"/>
          <w:sz w:val="20"/>
          <w:szCs w:val="20"/>
        </w:rPr>
        <w:t>actin</w:t>
      </w:r>
      <w:r w:rsidRPr="00B75352">
        <w:rPr>
          <w:rFonts w:ascii="Verdana" w:eastAsia="MS PMincho" w:hAnsi="Verdana"/>
          <w:sz w:val="20"/>
          <w:szCs w:val="20"/>
        </w:rPr>
        <w:t>g</w:t>
      </w:r>
      <w:r w:rsidRPr="00B75352">
        <w:rPr>
          <w:rFonts w:ascii="Verdana" w:eastAsia="MS PMincho" w:hAnsi="Verdana"/>
          <w:spacing w:val="10"/>
          <w:sz w:val="20"/>
          <w:szCs w:val="20"/>
        </w:rPr>
        <w:t xml:space="preserve"> </w:t>
      </w:r>
      <w:r w:rsidRPr="00B75352">
        <w:rPr>
          <w:rFonts w:ascii="Verdana" w:eastAsia="MS PMincho" w:hAnsi="Verdana"/>
          <w:spacing w:val="2"/>
          <w:sz w:val="20"/>
          <w:szCs w:val="20"/>
        </w:rPr>
        <w:t>in</w:t>
      </w:r>
      <w:r w:rsidRPr="00B75352">
        <w:rPr>
          <w:rFonts w:ascii="Verdana" w:eastAsia="MS PMincho" w:hAnsi="Verdana"/>
          <w:spacing w:val="6"/>
          <w:sz w:val="20"/>
          <w:szCs w:val="20"/>
        </w:rPr>
        <w:t xml:space="preserve"> </w:t>
      </w:r>
      <w:r w:rsidRPr="00B75352">
        <w:rPr>
          <w:rFonts w:ascii="Verdana" w:eastAsia="MS PMincho" w:hAnsi="Verdana"/>
          <w:spacing w:val="2"/>
          <w:sz w:val="20"/>
          <w:szCs w:val="20"/>
        </w:rPr>
        <w:t>va</w:t>
      </w:r>
      <w:r w:rsidRPr="00B75352">
        <w:rPr>
          <w:rFonts w:ascii="Verdana" w:eastAsia="MS PMincho" w:hAnsi="Verdana"/>
          <w:spacing w:val="5"/>
          <w:sz w:val="20"/>
          <w:szCs w:val="20"/>
        </w:rPr>
        <w:t>r</w:t>
      </w:r>
      <w:r w:rsidRPr="00B75352">
        <w:rPr>
          <w:rFonts w:ascii="Verdana" w:eastAsia="MS PMincho" w:hAnsi="Verdana"/>
          <w:spacing w:val="2"/>
          <w:sz w:val="20"/>
          <w:szCs w:val="20"/>
        </w:rPr>
        <w:t>iou</w:t>
      </w:r>
      <w:r w:rsidRPr="00B75352">
        <w:rPr>
          <w:rFonts w:ascii="Verdana" w:eastAsia="MS PMincho" w:hAnsi="Verdana"/>
          <w:sz w:val="20"/>
          <w:szCs w:val="20"/>
        </w:rPr>
        <w:t>s</w:t>
      </w:r>
      <w:r w:rsidRPr="00B75352">
        <w:rPr>
          <w:rFonts w:ascii="Verdana" w:eastAsia="MS PMincho" w:hAnsi="Verdana"/>
          <w:spacing w:val="11"/>
          <w:sz w:val="20"/>
          <w:szCs w:val="20"/>
        </w:rPr>
        <w:t xml:space="preserve"> </w:t>
      </w:r>
      <w:r w:rsidRPr="00B75352">
        <w:rPr>
          <w:rFonts w:ascii="Verdana" w:eastAsia="MS PMincho" w:hAnsi="Verdana"/>
          <w:spacing w:val="2"/>
          <w:sz w:val="20"/>
          <w:szCs w:val="20"/>
        </w:rPr>
        <w:t>insu</w:t>
      </w:r>
      <w:r w:rsidRPr="00B75352">
        <w:rPr>
          <w:rFonts w:ascii="Verdana" w:eastAsia="MS PMincho" w:hAnsi="Verdana"/>
          <w:spacing w:val="4"/>
          <w:sz w:val="20"/>
          <w:szCs w:val="20"/>
        </w:rPr>
        <w:t>r</w:t>
      </w:r>
      <w:r w:rsidRPr="00B75352">
        <w:rPr>
          <w:rFonts w:ascii="Verdana" w:eastAsia="MS PMincho" w:hAnsi="Verdana"/>
          <w:spacing w:val="2"/>
          <w:sz w:val="20"/>
          <w:szCs w:val="20"/>
        </w:rPr>
        <w:t>an</w:t>
      </w:r>
      <w:r w:rsidRPr="00B75352">
        <w:rPr>
          <w:rFonts w:ascii="Verdana" w:eastAsia="MS PMincho" w:hAnsi="Verdana"/>
          <w:spacing w:val="-1"/>
          <w:sz w:val="20"/>
          <w:szCs w:val="20"/>
        </w:rPr>
        <w:t>c</w:t>
      </w:r>
      <w:r w:rsidRPr="00B75352">
        <w:rPr>
          <w:rFonts w:ascii="Verdana" w:eastAsia="MS PMincho" w:hAnsi="Verdana"/>
          <w:sz w:val="20"/>
          <w:szCs w:val="20"/>
        </w:rPr>
        <w:t>e</w:t>
      </w:r>
      <w:r w:rsidRPr="00B75352">
        <w:rPr>
          <w:rFonts w:ascii="Verdana" w:eastAsia="MS PMincho" w:hAnsi="Verdana"/>
          <w:spacing w:val="16"/>
          <w:sz w:val="20"/>
          <w:szCs w:val="20"/>
        </w:rPr>
        <w:t xml:space="preserve"> </w:t>
      </w:r>
      <w:r w:rsidRPr="00B75352">
        <w:rPr>
          <w:rFonts w:ascii="Verdana" w:eastAsia="MS PMincho" w:hAnsi="Verdana"/>
          <w:spacing w:val="2"/>
          <w:sz w:val="20"/>
          <w:szCs w:val="20"/>
        </w:rPr>
        <w:t>mat</w:t>
      </w:r>
      <w:r w:rsidRPr="00B75352">
        <w:rPr>
          <w:rFonts w:ascii="Verdana" w:eastAsia="MS PMincho" w:hAnsi="Verdana"/>
          <w:sz w:val="20"/>
          <w:szCs w:val="20"/>
        </w:rPr>
        <w:t>t</w:t>
      </w:r>
      <w:r w:rsidRPr="00B75352">
        <w:rPr>
          <w:rFonts w:ascii="Verdana" w:eastAsia="MS PMincho" w:hAnsi="Verdana"/>
          <w:spacing w:val="2"/>
          <w:sz w:val="20"/>
          <w:szCs w:val="20"/>
        </w:rPr>
        <w:t>ers</w:t>
      </w:r>
      <w:r w:rsidRPr="00B75352">
        <w:rPr>
          <w:rFonts w:ascii="Verdana" w:eastAsia="MS PMincho" w:hAnsi="Verdana"/>
          <w:sz w:val="20"/>
          <w:szCs w:val="20"/>
        </w:rPr>
        <w:t>.</w:t>
      </w:r>
      <w:r w:rsidRPr="00B75352">
        <w:rPr>
          <w:rFonts w:ascii="Verdana" w:eastAsia="MS PMincho" w:hAnsi="Verdana"/>
          <w:spacing w:val="12"/>
          <w:sz w:val="20"/>
          <w:szCs w:val="20"/>
        </w:rPr>
        <w:t xml:space="preserve"> </w:t>
      </w:r>
      <w:r w:rsidRPr="00B75352">
        <w:rPr>
          <w:rFonts w:ascii="Verdana" w:eastAsia="MS PMincho" w:hAnsi="Verdana"/>
          <w:spacing w:val="2"/>
          <w:sz w:val="20"/>
          <w:szCs w:val="20"/>
        </w:rPr>
        <w:t>Thes</w:t>
      </w:r>
      <w:r w:rsidRPr="00B75352">
        <w:rPr>
          <w:rFonts w:ascii="Verdana" w:eastAsia="MS PMincho" w:hAnsi="Verdana"/>
          <w:sz w:val="20"/>
          <w:szCs w:val="20"/>
        </w:rPr>
        <w:t>e</w:t>
      </w:r>
      <w:r w:rsidRPr="00B75352">
        <w:rPr>
          <w:rFonts w:ascii="Verdana" w:eastAsia="MS PMincho" w:hAnsi="Verdana"/>
          <w:spacing w:val="-1"/>
          <w:sz w:val="20"/>
          <w:szCs w:val="20"/>
        </w:rPr>
        <w:t xml:space="preserve"> r</w:t>
      </w:r>
      <w:r w:rsidRPr="00B75352">
        <w:rPr>
          <w:rFonts w:ascii="Verdana" w:eastAsia="MS PMincho" w:hAnsi="Verdana"/>
          <w:spacing w:val="2"/>
          <w:sz w:val="20"/>
          <w:szCs w:val="20"/>
        </w:rPr>
        <w:t>es</w:t>
      </w:r>
      <w:r w:rsidRPr="00B75352">
        <w:rPr>
          <w:rFonts w:ascii="Verdana" w:eastAsia="MS PMincho" w:hAnsi="Verdana"/>
          <w:spacing w:val="3"/>
          <w:sz w:val="20"/>
          <w:szCs w:val="20"/>
        </w:rPr>
        <w:t>t</w:t>
      </w:r>
      <w:r w:rsidRPr="00B75352">
        <w:rPr>
          <w:rFonts w:ascii="Verdana" w:eastAsia="MS PMincho" w:hAnsi="Verdana"/>
          <w:spacing w:val="5"/>
          <w:sz w:val="20"/>
          <w:szCs w:val="20"/>
        </w:rPr>
        <w:t>r</w:t>
      </w:r>
      <w:r w:rsidRPr="00B75352">
        <w:rPr>
          <w:rFonts w:ascii="Verdana" w:eastAsia="MS PMincho" w:hAnsi="Verdana"/>
          <w:spacing w:val="2"/>
          <w:sz w:val="20"/>
          <w:szCs w:val="20"/>
        </w:rPr>
        <w:t>i</w:t>
      </w:r>
      <w:r w:rsidRPr="00B75352">
        <w:rPr>
          <w:rFonts w:ascii="Verdana" w:eastAsia="MS PMincho" w:hAnsi="Verdana"/>
          <w:spacing w:val="3"/>
          <w:sz w:val="20"/>
          <w:szCs w:val="20"/>
        </w:rPr>
        <w:t>ct</w:t>
      </w:r>
      <w:r w:rsidRPr="00B75352">
        <w:rPr>
          <w:rFonts w:ascii="Verdana" w:eastAsia="MS PMincho" w:hAnsi="Verdana"/>
          <w:spacing w:val="2"/>
          <w:sz w:val="20"/>
          <w:szCs w:val="20"/>
        </w:rPr>
        <w:t>ion</w:t>
      </w:r>
      <w:r w:rsidRPr="00B75352">
        <w:rPr>
          <w:rFonts w:ascii="Verdana" w:eastAsia="MS PMincho" w:hAnsi="Verdana"/>
          <w:sz w:val="20"/>
          <w:szCs w:val="20"/>
        </w:rPr>
        <w:t>s</w:t>
      </w:r>
      <w:r w:rsidRPr="00B75352">
        <w:rPr>
          <w:rFonts w:ascii="Verdana" w:eastAsia="MS PMincho" w:hAnsi="Verdana"/>
          <w:spacing w:val="20"/>
          <w:sz w:val="20"/>
          <w:szCs w:val="20"/>
        </w:rPr>
        <w:t xml:space="preserve"> </w:t>
      </w:r>
      <w:r w:rsidRPr="00B75352">
        <w:rPr>
          <w:rFonts w:ascii="Verdana" w:eastAsia="MS PMincho" w:hAnsi="Verdana"/>
          <w:spacing w:val="2"/>
          <w:sz w:val="20"/>
          <w:szCs w:val="20"/>
        </w:rPr>
        <w:t>a</w:t>
      </w:r>
      <w:r w:rsidRPr="00B75352">
        <w:rPr>
          <w:rFonts w:ascii="Verdana" w:eastAsia="MS PMincho" w:hAnsi="Verdana"/>
          <w:spacing w:val="-1"/>
          <w:sz w:val="20"/>
          <w:szCs w:val="20"/>
        </w:rPr>
        <w:t>r</w:t>
      </w:r>
      <w:r w:rsidRPr="00B75352">
        <w:rPr>
          <w:rFonts w:ascii="Verdana" w:eastAsia="MS PMincho" w:hAnsi="Verdana"/>
          <w:sz w:val="20"/>
          <w:szCs w:val="20"/>
        </w:rPr>
        <w:t>e</w:t>
      </w:r>
      <w:r w:rsidRPr="00B75352">
        <w:rPr>
          <w:rFonts w:ascii="Verdana" w:eastAsia="MS PMincho" w:hAnsi="Verdana"/>
          <w:spacing w:val="8"/>
          <w:sz w:val="20"/>
          <w:szCs w:val="20"/>
        </w:rPr>
        <w:t xml:space="preserve"> </w:t>
      </w:r>
      <w:r w:rsidRPr="00B75352">
        <w:rPr>
          <w:rFonts w:ascii="Verdana" w:eastAsia="MS PMincho" w:hAnsi="Verdana"/>
          <w:spacing w:val="2"/>
          <w:sz w:val="20"/>
          <w:szCs w:val="20"/>
        </w:rPr>
        <w:t>adminis</w:t>
      </w:r>
      <w:r w:rsidRPr="00B75352">
        <w:rPr>
          <w:rFonts w:ascii="Verdana" w:eastAsia="MS PMincho" w:hAnsi="Verdana"/>
          <w:sz w:val="20"/>
          <w:szCs w:val="20"/>
        </w:rPr>
        <w:t>t</w:t>
      </w:r>
      <w:r w:rsidRPr="00B75352">
        <w:rPr>
          <w:rFonts w:ascii="Verdana" w:eastAsia="MS PMincho" w:hAnsi="Verdana"/>
          <w:spacing w:val="1"/>
          <w:sz w:val="20"/>
          <w:szCs w:val="20"/>
        </w:rPr>
        <w:t>e</w:t>
      </w:r>
      <w:r w:rsidRPr="00B75352">
        <w:rPr>
          <w:rFonts w:ascii="Verdana" w:eastAsia="MS PMincho" w:hAnsi="Verdana"/>
          <w:spacing w:val="-1"/>
          <w:sz w:val="20"/>
          <w:szCs w:val="20"/>
        </w:rPr>
        <w:t>r</w:t>
      </w:r>
      <w:r w:rsidRPr="00B75352">
        <w:rPr>
          <w:rFonts w:ascii="Verdana" w:eastAsia="MS PMincho" w:hAnsi="Verdana"/>
          <w:spacing w:val="2"/>
          <w:sz w:val="20"/>
          <w:szCs w:val="20"/>
        </w:rPr>
        <w:t>e</w:t>
      </w:r>
      <w:r w:rsidRPr="00B75352">
        <w:rPr>
          <w:rFonts w:ascii="Verdana" w:eastAsia="MS PMincho" w:hAnsi="Verdana"/>
          <w:sz w:val="20"/>
          <w:szCs w:val="20"/>
        </w:rPr>
        <w:t>d</w:t>
      </w:r>
      <w:r w:rsidRPr="00B75352">
        <w:rPr>
          <w:rFonts w:ascii="Verdana" w:eastAsia="MS PMincho" w:hAnsi="Verdana"/>
          <w:spacing w:val="25"/>
          <w:sz w:val="20"/>
          <w:szCs w:val="20"/>
        </w:rPr>
        <w:t xml:space="preserve"> </w:t>
      </w:r>
      <w:r w:rsidRPr="00B75352">
        <w:rPr>
          <w:rFonts w:ascii="Verdana" w:eastAsia="MS PMincho" w:hAnsi="Verdana"/>
          <w:spacing w:val="-1"/>
          <w:sz w:val="20"/>
          <w:szCs w:val="20"/>
        </w:rPr>
        <w:t>b</w:t>
      </w:r>
      <w:r w:rsidRPr="00B75352">
        <w:rPr>
          <w:rFonts w:ascii="Verdana" w:eastAsia="MS PMincho" w:hAnsi="Verdana"/>
          <w:sz w:val="20"/>
          <w:szCs w:val="20"/>
        </w:rPr>
        <w:t>y</w:t>
      </w:r>
      <w:r w:rsidRPr="00B75352">
        <w:rPr>
          <w:rFonts w:ascii="Verdana" w:eastAsia="MS PMincho" w:hAnsi="Verdana"/>
          <w:spacing w:val="3"/>
          <w:sz w:val="20"/>
          <w:szCs w:val="20"/>
        </w:rPr>
        <w:t xml:space="preserve"> </w:t>
      </w:r>
      <w:r w:rsidRPr="00B75352">
        <w:rPr>
          <w:rFonts w:ascii="Verdana" w:eastAsia="MS PMincho" w:hAnsi="Verdana"/>
          <w:spacing w:val="2"/>
          <w:sz w:val="20"/>
          <w:szCs w:val="20"/>
        </w:rPr>
        <w:t>the</w:t>
      </w:r>
      <w:r w:rsidRPr="00B75352">
        <w:rPr>
          <w:rFonts w:ascii="Verdana" w:eastAsia="MS PMincho" w:hAnsi="Verdana"/>
          <w:spacing w:val="7"/>
          <w:sz w:val="20"/>
          <w:szCs w:val="20"/>
        </w:rPr>
        <w:t xml:space="preserve"> </w:t>
      </w:r>
      <w:r w:rsidR="00BD2C08" w:rsidRPr="00B75352">
        <w:rPr>
          <w:rFonts w:ascii="Verdana" w:eastAsia="MS PMincho" w:hAnsi="Verdana"/>
          <w:spacing w:val="2"/>
          <w:sz w:val="20"/>
          <w:szCs w:val="20"/>
        </w:rPr>
        <w:t xml:space="preserve">FCA </w:t>
      </w:r>
      <w:r w:rsidRPr="00B75352">
        <w:rPr>
          <w:rFonts w:ascii="Verdana" w:eastAsia="MS PMincho" w:hAnsi="Verdana"/>
          <w:spacing w:val="2"/>
          <w:sz w:val="20"/>
          <w:szCs w:val="20"/>
        </w:rPr>
        <w:t>an</w:t>
      </w:r>
      <w:r w:rsidRPr="00B75352">
        <w:rPr>
          <w:rFonts w:ascii="Verdana" w:eastAsia="MS PMincho" w:hAnsi="Verdana"/>
          <w:sz w:val="20"/>
          <w:szCs w:val="20"/>
        </w:rPr>
        <w:t>d</w:t>
      </w:r>
      <w:r w:rsidRPr="00B75352">
        <w:rPr>
          <w:rFonts w:ascii="Verdana" w:eastAsia="MS PMincho" w:hAnsi="Verdana"/>
          <w:spacing w:val="28"/>
          <w:sz w:val="20"/>
          <w:szCs w:val="20"/>
        </w:rPr>
        <w:t xml:space="preserve"> </w:t>
      </w:r>
      <w:r w:rsidRPr="00B75352">
        <w:rPr>
          <w:rFonts w:ascii="Verdana" w:eastAsia="MS PMincho" w:hAnsi="Verdana"/>
          <w:spacing w:val="-1"/>
          <w:sz w:val="20"/>
          <w:szCs w:val="20"/>
        </w:rPr>
        <w:t>r</w:t>
      </w:r>
      <w:r w:rsidRPr="00B75352">
        <w:rPr>
          <w:rFonts w:ascii="Verdana" w:eastAsia="MS PMincho" w:hAnsi="Verdana"/>
          <w:spacing w:val="3"/>
          <w:sz w:val="20"/>
          <w:szCs w:val="20"/>
        </w:rPr>
        <w:t>e</w:t>
      </w:r>
      <w:r w:rsidRPr="00B75352">
        <w:rPr>
          <w:rFonts w:ascii="Verdana" w:eastAsia="MS PMincho" w:hAnsi="Verdana"/>
          <w:spacing w:val="2"/>
          <w:sz w:val="20"/>
          <w:szCs w:val="20"/>
        </w:rPr>
        <w:t>gulation</w:t>
      </w:r>
      <w:r w:rsidRPr="00B75352">
        <w:rPr>
          <w:rFonts w:ascii="Verdana" w:eastAsia="MS PMincho" w:hAnsi="Verdana"/>
          <w:sz w:val="20"/>
          <w:szCs w:val="20"/>
        </w:rPr>
        <w:t>s</w:t>
      </w:r>
      <w:r w:rsidRPr="00B75352">
        <w:rPr>
          <w:rFonts w:ascii="Verdana" w:eastAsia="MS PMincho" w:hAnsi="Verdana"/>
          <w:spacing w:val="21"/>
          <w:sz w:val="20"/>
          <w:szCs w:val="20"/>
        </w:rPr>
        <w:t xml:space="preserve"> </w:t>
      </w:r>
      <w:r w:rsidRPr="00B75352">
        <w:rPr>
          <w:rFonts w:ascii="Verdana" w:eastAsia="MS PMincho" w:hAnsi="Verdana"/>
          <w:spacing w:val="2"/>
          <w:sz w:val="20"/>
          <w:szCs w:val="20"/>
        </w:rPr>
        <w:t>all</w:t>
      </w:r>
      <w:r w:rsidRPr="00B75352">
        <w:rPr>
          <w:rFonts w:ascii="Verdana" w:eastAsia="MS PMincho" w:hAnsi="Verdana"/>
          <w:spacing w:val="-2"/>
          <w:sz w:val="20"/>
          <w:szCs w:val="20"/>
        </w:rPr>
        <w:t>o</w:t>
      </w:r>
      <w:r w:rsidRPr="00B75352">
        <w:rPr>
          <w:rFonts w:ascii="Verdana" w:eastAsia="MS PMincho" w:hAnsi="Verdana"/>
          <w:sz w:val="20"/>
          <w:szCs w:val="20"/>
        </w:rPr>
        <w:t>w</w:t>
      </w:r>
      <w:r w:rsidRPr="00B75352">
        <w:rPr>
          <w:rFonts w:ascii="Verdana" w:eastAsia="MS PMincho" w:hAnsi="Verdana"/>
          <w:spacing w:val="4"/>
          <w:sz w:val="20"/>
          <w:szCs w:val="20"/>
        </w:rPr>
        <w:t xml:space="preserve"> </w:t>
      </w:r>
      <w:r w:rsidRPr="00B75352">
        <w:rPr>
          <w:rFonts w:ascii="Verdana" w:eastAsia="MS PMincho" w:hAnsi="Verdana"/>
          <w:spacing w:val="2"/>
          <w:sz w:val="20"/>
          <w:szCs w:val="20"/>
        </w:rPr>
        <w:t>va</w:t>
      </w:r>
      <w:r w:rsidRPr="00B75352">
        <w:rPr>
          <w:rFonts w:ascii="Verdana" w:eastAsia="MS PMincho" w:hAnsi="Verdana"/>
          <w:spacing w:val="9"/>
          <w:sz w:val="20"/>
          <w:szCs w:val="20"/>
        </w:rPr>
        <w:t>r</w:t>
      </w:r>
      <w:r w:rsidRPr="00B75352">
        <w:rPr>
          <w:rFonts w:ascii="Verdana" w:eastAsia="MS PMincho" w:hAnsi="Verdana"/>
          <w:spacing w:val="6"/>
          <w:sz w:val="20"/>
          <w:szCs w:val="20"/>
        </w:rPr>
        <w:t>y</w:t>
      </w:r>
      <w:r w:rsidRPr="00B75352">
        <w:rPr>
          <w:rFonts w:ascii="Verdana" w:eastAsia="MS PMincho" w:hAnsi="Verdana"/>
          <w:spacing w:val="2"/>
          <w:sz w:val="20"/>
          <w:szCs w:val="20"/>
        </w:rPr>
        <w:t>in</w:t>
      </w:r>
      <w:r w:rsidRPr="00B75352">
        <w:rPr>
          <w:rFonts w:ascii="Verdana" w:eastAsia="MS PMincho" w:hAnsi="Verdana"/>
          <w:sz w:val="20"/>
          <w:szCs w:val="20"/>
        </w:rPr>
        <w:t>g</w:t>
      </w:r>
      <w:r w:rsidRPr="00B75352">
        <w:rPr>
          <w:rFonts w:ascii="Verdana" w:eastAsia="MS PMincho" w:hAnsi="Verdana"/>
          <w:spacing w:val="4"/>
          <w:sz w:val="20"/>
          <w:szCs w:val="20"/>
        </w:rPr>
        <w:t xml:space="preserve"> </w:t>
      </w:r>
      <w:r w:rsidRPr="00B75352">
        <w:rPr>
          <w:rFonts w:ascii="Verdana" w:eastAsia="MS PMincho" w:hAnsi="Verdana"/>
          <w:spacing w:val="2"/>
          <w:sz w:val="20"/>
          <w:szCs w:val="20"/>
        </w:rPr>
        <w:t>l</w:t>
      </w:r>
      <w:r w:rsidRPr="00B75352">
        <w:rPr>
          <w:rFonts w:ascii="Verdana" w:eastAsia="MS PMincho" w:hAnsi="Verdana"/>
          <w:spacing w:val="4"/>
          <w:sz w:val="20"/>
          <w:szCs w:val="20"/>
        </w:rPr>
        <w:t>e</w:t>
      </w:r>
      <w:r w:rsidRPr="00B75352">
        <w:rPr>
          <w:rFonts w:ascii="Verdana" w:eastAsia="MS PMincho" w:hAnsi="Verdana"/>
          <w:spacing w:val="-2"/>
          <w:sz w:val="20"/>
          <w:szCs w:val="20"/>
        </w:rPr>
        <w:t>v</w:t>
      </w:r>
      <w:r w:rsidRPr="00B75352">
        <w:rPr>
          <w:rFonts w:ascii="Verdana" w:eastAsia="MS PMincho" w:hAnsi="Verdana"/>
          <w:spacing w:val="3"/>
          <w:sz w:val="20"/>
          <w:szCs w:val="20"/>
        </w:rPr>
        <w:t>e</w:t>
      </w:r>
      <w:r w:rsidRPr="00B75352">
        <w:rPr>
          <w:rFonts w:ascii="Verdana" w:eastAsia="MS PMincho" w:hAnsi="Verdana"/>
          <w:spacing w:val="2"/>
          <w:sz w:val="20"/>
          <w:szCs w:val="20"/>
        </w:rPr>
        <w:t>l</w:t>
      </w:r>
      <w:r w:rsidRPr="00B75352">
        <w:rPr>
          <w:rFonts w:ascii="Verdana" w:eastAsia="MS PMincho" w:hAnsi="Verdana"/>
          <w:sz w:val="20"/>
          <w:szCs w:val="20"/>
        </w:rPr>
        <w:t>s</w:t>
      </w:r>
      <w:r w:rsidRPr="00B75352">
        <w:rPr>
          <w:rFonts w:ascii="Verdana" w:eastAsia="MS PMincho" w:hAnsi="Verdana"/>
          <w:spacing w:val="-3"/>
          <w:sz w:val="20"/>
          <w:szCs w:val="20"/>
        </w:rPr>
        <w:t xml:space="preserve"> </w:t>
      </w:r>
      <w:r w:rsidRPr="00B75352">
        <w:rPr>
          <w:rFonts w:ascii="Verdana" w:eastAsia="MS PMincho" w:hAnsi="Verdana"/>
          <w:spacing w:val="2"/>
          <w:sz w:val="20"/>
          <w:szCs w:val="20"/>
        </w:rPr>
        <w:t>of</w:t>
      </w:r>
      <w:r w:rsidRPr="00B75352">
        <w:rPr>
          <w:rFonts w:ascii="Verdana" w:eastAsia="MS PMincho" w:hAnsi="Verdana"/>
          <w:spacing w:val="-5"/>
          <w:sz w:val="20"/>
          <w:szCs w:val="20"/>
        </w:rPr>
        <w:t xml:space="preserve"> </w:t>
      </w:r>
      <w:r w:rsidRPr="00B75352">
        <w:rPr>
          <w:rFonts w:ascii="Verdana" w:eastAsia="MS PMincho" w:hAnsi="Verdana"/>
          <w:sz w:val="20"/>
          <w:szCs w:val="20"/>
        </w:rPr>
        <w:t>i</w:t>
      </w:r>
      <w:r w:rsidRPr="00B75352">
        <w:rPr>
          <w:rFonts w:ascii="Verdana" w:eastAsia="MS PMincho" w:hAnsi="Verdana"/>
          <w:spacing w:val="-6"/>
          <w:sz w:val="20"/>
          <w:szCs w:val="20"/>
        </w:rPr>
        <w:t>n</w:t>
      </w:r>
      <w:r w:rsidRPr="00B75352">
        <w:rPr>
          <w:rFonts w:ascii="Verdana" w:eastAsia="MS PMincho" w:hAnsi="Verdana"/>
          <w:spacing w:val="-4"/>
          <w:sz w:val="20"/>
          <w:szCs w:val="20"/>
        </w:rPr>
        <w:t>v</w:t>
      </w:r>
      <w:r w:rsidRPr="00B75352">
        <w:rPr>
          <w:rFonts w:ascii="Verdana" w:eastAsia="MS PMincho" w:hAnsi="Verdana"/>
          <w:sz w:val="20"/>
          <w:szCs w:val="20"/>
        </w:rPr>
        <w:t>o</w:t>
      </w:r>
      <w:r w:rsidRPr="00B75352">
        <w:rPr>
          <w:rFonts w:ascii="Verdana" w:eastAsia="MS PMincho" w:hAnsi="Verdana"/>
          <w:spacing w:val="-3"/>
          <w:sz w:val="20"/>
          <w:szCs w:val="20"/>
        </w:rPr>
        <w:t>l</w:t>
      </w:r>
      <w:r w:rsidRPr="00B75352">
        <w:rPr>
          <w:rFonts w:ascii="Verdana" w:eastAsia="MS PMincho" w:hAnsi="Verdana"/>
          <w:spacing w:val="-4"/>
          <w:sz w:val="20"/>
          <w:szCs w:val="20"/>
        </w:rPr>
        <w:t>v</w:t>
      </w:r>
      <w:r w:rsidRPr="00B75352">
        <w:rPr>
          <w:rFonts w:ascii="Verdana" w:eastAsia="MS PMincho" w:hAnsi="Verdana"/>
          <w:sz w:val="20"/>
          <w:szCs w:val="20"/>
        </w:rPr>
        <w:t>ement</w:t>
      </w:r>
      <w:r w:rsidRPr="00B75352">
        <w:rPr>
          <w:rFonts w:ascii="Verdana" w:eastAsia="MS PMincho" w:hAnsi="Verdana"/>
          <w:spacing w:val="-9"/>
          <w:sz w:val="20"/>
          <w:szCs w:val="20"/>
        </w:rPr>
        <w:t xml:space="preserve"> </w:t>
      </w:r>
      <w:r w:rsidRPr="00B75352">
        <w:rPr>
          <w:rFonts w:ascii="Verdana" w:eastAsia="MS PMincho" w:hAnsi="Verdana"/>
          <w:sz w:val="20"/>
          <w:szCs w:val="20"/>
        </w:rPr>
        <w:t>subject</w:t>
      </w:r>
      <w:r w:rsidRPr="00B75352">
        <w:rPr>
          <w:rFonts w:ascii="Verdana" w:eastAsia="MS PMincho" w:hAnsi="Verdana"/>
          <w:spacing w:val="-11"/>
          <w:sz w:val="20"/>
          <w:szCs w:val="20"/>
        </w:rPr>
        <w:t xml:space="preserve"> </w:t>
      </w:r>
      <w:r w:rsidRPr="00B75352">
        <w:rPr>
          <w:rFonts w:ascii="Verdana" w:eastAsia="MS PMincho" w:hAnsi="Verdana"/>
          <w:spacing w:val="-2"/>
          <w:sz w:val="20"/>
          <w:szCs w:val="20"/>
        </w:rPr>
        <w:t>t</w:t>
      </w:r>
      <w:r w:rsidRPr="00B75352">
        <w:rPr>
          <w:rFonts w:ascii="Verdana" w:eastAsia="MS PMincho" w:hAnsi="Verdana"/>
          <w:sz w:val="20"/>
          <w:szCs w:val="20"/>
        </w:rPr>
        <w:t>o</w:t>
      </w:r>
      <w:r w:rsidRPr="00B75352">
        <w:rPr>
          <w:rFonts w:ascii="Verdana" w:eastAsia="MS PMincho" w:hAnsi="Verdana"/>
          <w:spacing w:val="4"/>
          <w:sz w:val="20"/>
          <w:szCs w:val="20"/>
        </w:rPr>
        <w:t xml:space="preserve"> </w:t>
      </w:r>
      <w:r w:rsidRPr="00B75352">
        <w:rPr>
          <w:rFonts w:ascii="Verdana" w:eastAsia="MS PMincho" w:hAnsi="Verdana"/>
          <w:w w:val="99"/>
          <w:sz w:val="20"/>
          <w:szCs w:val="20"/>
        </w:rPr>
        <w:t>s</w:t>
      </w:r>
      <w:r w:rsidRPr="00B75352">
        <w:rPr>
          <w:rFonts w:ascii="Verdana" w:eastAsia="MS PMincho" w:hAnsi="Verdana"/>
          <w:spacing w:val="1"/>
          <w:w w:val="99"/>
          <w:sz w:val="20"/>
          <w:szCs w:val="20"/>
        </w:rPr>
        <w:t>t</w:t>
      </w:r>
      <w:r w:rsidRPr="00B75352">
        <w:rPr>
          <w:rFonts w:ascii="Verdana" w:eastAsia="MS PMincho" w:hAnsi="Verdana"/>
          <w:spacing w:val="3"/>
          <w:w w:val="110"/>
          <w:sz w:val="20"/>
          <w:szCs w:val="20"/>
        </w:rPr>
        <w:t>r</w:t>
      </w:r>
      <w:r w:rsidRPr="00B75352">
        <w:rPr>
          <w:rFonts w:ascii="Verdana" w:eastAsia="MS PMincho" w:hAnsi="Verdana"/>
          <w:w w:val="96"/>
          <w:sz w:val="20"/>
          <w:szCs w:val="20"/>
        </w:rPr>
        <w:t>i</w:t>
      </w:r>
      <w:r w:rsidRPr="00B75352">
        <w:rPr>
          <w:rFonts w:ascii="Verdana" w:eastAsia="MS PMincho" w:hAnsi="Verdana"/>
          <w:sz w:val="20"/>
          <w:szCs w:val="20"/>
        </w:rPr>
        <w:t>ct</w:t>
      </w:r>
      <w:r w:rsidRPr="00B75352">
        <w:rPr>
          <w:rFonts w:ascii="Verdana" w:eastAsia="MS PMincho" w:hAnsi="Verdana"/>
          <w:spacing w:val="-5"/>
          <w:sz w:val="20"/>
          <w:szCs w:val="20"/>
        </w:rPr>
        <w:t xml:space="preserve"> </w:t>
      </w:r>
      <w:r w:rsidRPr="00B75352">
        <w:rPr>
          <w:rFonts w:ascii="Verdana" w:eastAsia="MS PMincho" w:hAnsi="Verdana"/>
          <w:sz w:val="20"/>
          <w:szCs w:val="20"/>
        </w:rPr>
        <w:t>p</w:t>
      </w:r>
      <w:r w:rsidRPr="00B75352">
        <w:rPr>
          <w:rFonts w:ascii="Verdana" w:eastAsia="MS PMincho" w:hAnsi="Verdana"/>
          <w:spacing w:val="-3"/>
          <w:sz w:val="20"/>
          <w:szCs w:val="20"/>
        </w:rPr>
        <w:t>r</w:t>
      </w:r>
      <w:r w:rsidRPr="00B75352">
        <w:rPr>
          <w:rFonts w:ascii="Verdana" w:eastAsia="MS PMincho" w:hAnsi="Verdana"/>
          <w:sz w:val="20"/>
          <w:szCs w:val="20"/>
        </w:rPr>
        <w:t>o</w:t>
      </w:r>
      <w:r w:rsidRPr="00B75352">
        <w:rPr>
          <w:rFonts w:ascii="Verdana" w:eastAsia="MS PMincho" w:hAnsi="Verdana"/>
          <w:spacing w:val="-3"/>
          <w:sz w:val="20"/>
          <w:szCs w:val="20"/>
        </w:rPr>
        <w:t>c</w:t>
      </w:r>
      <w:r w:rsidRPr="00B75352">
        <w:rPr>
          <w:rFonts w:ascii="Verdana" w:eastAsia="MS PMincho" w:hAnsi="Verdana"/>
          <w:sz w:val="20"/>
          <w:szCs w:val="20"/>
        </w:rPr>
        <w:t>edu</w:t>
      </w:r>
      <w:r w:rsidRPr="00B75352">
        <w:rPr>
          <w:rFonts w:ascii="Verdana" w:eastAsia="MS PMincho" w:hAnsi="Verdana"/>
          <w:spacing w:val="-3"/>
          <w:sz w:val="20"/>
          <w:szCs w:val="20"/>
        </w:rPr>
        <w:t>r</w:t>
      </w:r>
      <w:r w:rsidRPr="00B75352">
        <w:rPr>
          <w:rFonts w:ascii="Verdana" w:eastAsia="MS PMincho" w:hAnsi="Verdana"/>
          <w:sz w:val="20"/>
          <w:szCs w:val="20"/>
        </w:rPr>
        <w:t>es</w:t>
      </w:r>
      <w:r w:rsidRPr="00B75352">
        <w:rPr>
          <w:rFonts w:ascii="Verdana" w:eastAsia="MS PMincho" w:hAnsi="Verdana"/>
          <w:spacing w:val="1"/>
          <w:sz w:val="20"/>
          <w:szCs w:val="20"/>
        </w:rPr>
        <w:t xml:space="preserve"> </w:t>
      </w:r>
      <w:r w:rsidRPr="00B75352">
        <w:rPr>
          <w:rFonts w:ascii="Verdana" w:eastAsia="MS PMincho" w:hAnsi="Verdana"/>
          <w:sz w:val="20"/>
          <w:szCs w:val="20"/>
        </w:rPr>
        <w:t>being</w:t>
      </w:r>
      <w:r w:rsidRPr="00B75352">
        <w:rPr>
          <w:rFonts w:ascii="Verdana" w:eastAsia="MS PMincho" w:hAnsi="Verdana"/>
          <w:spacing w:val="-9"/>
          <w:sz w:val="20"/>
          <w:szCs w:val="20"/>
        </w:rPr>
        <w:t xml:space="preserve"> </w:t>
      </w:r>
      <w:r w:rsidRPr="00B75352">
        <w:rPr>
          <w:rFonts w:ascii="Verdana" w:eastAsia="MS PMincho" w:hAnsi="Verdana"/>
          <w:sz w:val="20"/>
          <w:szCs w:val="20"/>
        </w:rPr>
        <w:t>adhe</w:t>
      </w:r>
      <w:r w:rsidRPr="00B75352">
        <w:rPr>
          <w:rFonts w:ascii="Verdana" w:eastAsia="MS PMincho" w:hAnsi="Verdana"/>
          <w:spacing w:val="-3"/>
          <w:sz w:val="20"/>
          <w:szCs w:val="20"/>
        </w:rPr>
        <w:t>r</w:t>
      </w:r>
      <w:r w:rsidRPr="00B75352">
        <w:rPr>
          <w:rFonts w:ascii="Verdana" w:eastAsia="MS PMincho" w:hAnsi="Verdana"/>
          <w:sz w:val="20"/>
          <w:szCs w:val="20"/>
        </w:rPr>
        <w:t>ed</w:t>
      </w:r>
      <w:r w:rsidRPr="00B75352">
        <w:rPr>
          <w:rFonts w:ascii="Verdana" w:eastAsia="MS PMincho" w:hAnsi="Verdana"/>
          <w:spacing w:val="2"/>
          <w:sz w:val="20"/>
          <w:szCs w:val="20"/>
        </w:rPr>
        <w:t xml:space="preserve"> </w:t>
      </w:r>
      <w:r w:rsidRPr="00B75352">
        <w:rPr>
          <w:rFonts w:ascii="Verdana" w:eastAsia="MS PMincho" w:hAnsi="Verdana"/>
          <w:spacing w:val="-2"/>
          <w:w w:val="111"/>
          <w:sz w:val="20"/>
          <w:szCs w:val="20"/>
        </w:rPr>
        <w:t>t</w:t>
      </w:r>
      <w:r w:rsidRPr="00B75352">
        <w:rPr>
          <w:rFonts w:ascii="Verdana" w:eastAsia="MS PMincho" w:hAnsi="Verdana"/>
          <w:spacing w:val="-6"/>
          <w:w w:val="103"/>
          <w:sz w:val="20"/>
          <w:szCs w:val="20"/>
        </w:rPr>
        <w:t>o</w:t>
      </w:r>
      <w:r w:rsidRPr="00B75352">
        <w:rPr>
          <w:rFonts w:ascii="Verdana" w:eastAsia="MS PMincho" w:hAnsi="Verdana"/>
          <w:w w:val="96"/>
          <w:sz w:val="20"/>
          <w:szCs w:val="20"/>
        </w:rPr>
        <w:t>.</w:t>
      </w:r>
    </w:p>
    <w:p w14:paraId="22E6742A" w14:textId="77777777" w:rsidR="00663C3B" w:rsidRPr="00B75352" w:rsidRDefault="00663C3B" w:rsidP="004250E2">
      <w:pPr>
        <w:widowControl w:val="0"/>
        <w:autoSpaceDE w:val="0"/>
        <w:autoSpaceDN w:val="0"/>
        <w:adjustRightInd w:val="0"/>
        <w:spacing w:line="280" w:lineRule="exact"/>
        <w:rPr>
          <w:rFonts w:ascii="Verdana" w:eastAsia="MS PMincho" w:hAnsi="Verdana"/>
          <w:sz w:val="20"/>
          <w:szCs w:val="20"/>
        </w:rPr>
      </w:pPr>
    </w:p>
    <w:p w14:paraId="7E033B02" w14:textId="77777777" w:rsidR="00663C3B" w:rsidRPr="00B75352" w:rsidRDefault="00663C3B" w:rsidP="004250E2">
      <w:pPr>
        <w:widowControl w:val="0"/>
        <w:autoSpaceDE w:val="0"/>
        <w:autoSpaceDN w:val="0"/>
        <w:adjustRightInd w:val="0"/>
        <w:spacing w:line="243" w:lineRule="auto"/>
        <w:ind w:right="95"/>
        <w:rPr>
          <w:rFonts w:ascii="Verdana" w:eastAsia="MS PMincho" w:hAnsi="Verdana"/>
          <w:sz w:val="20"/>
          <w:szCs w:val="20"/>
        </w:rPr>
      </w:pPr>
      <w:r w:rsidRPr="00B75352">
        <w:rPr>
          <w:rFonts w:ascii="Verdana" w:eastAsia="MS PMincho" w:hAnsi="Verdana"/>
          <w:w w:val="90"/>
          <w:sz w:val="20"/>
          <w:szCs w:val="20"/>
        </w:rPr>
        <w:t>All</w:t>
      </w:r>
      <w:r w:rsidRPr="00B75352">
        <w:rPr>
          <w:rFonts w:ascii="Verdana" w:eastAsia="MS PMincho" w:hAnsi="Verdana"/>
          <w:spacing w:val="-14"/>
          <w:w w:val="90"/>
          <w:sz w:val="20"/>
          <w:szCs w:val="20"/>
        </w:rPr>
        <w:t xml:space="preserve"> </w:t>
      </w:r>
      <w:r w:rsidRPr="00B75352">
        <w:rPr>
          <w:rFonts w:ascii="Verdana" w:eastAsia="MS PMincho" w:hAnsi="Verdana"/>
          <w:sz w:val="20"/>
          <w:szCs w:val="20"/>
        </w:rPr>
        <w:t>pa</w:t>
      </w:r>
      <w:r w:rsidRPr="00B75352">
        <w:rPr>
          <w:rFonts w:ascii="Verdana" w:eastAsia="MS PMincho" w:hAnsi="Verdana"/>
          <w:spacing w:val="4"/>
          <w:sz w:val="20"/>
          <w:szCs w:val="20"/>
        </w:rPr>
        <w:t>r</w:t>
      </w:r>
      <w:r w:rsidRPr="00B75352">
        <w:rPr>
          <w:rFonts w:ascii="Verdana" w:eastAsia="MS PMincho" w:hAnsi="Verdana"/>
          <w:spacing w:val="1"/>
          <w:sz w:val="20"/>
          <w:szCs w:val="20"/>
        </w:rPr>
        <w:t>t</w:t>
      </w:r>
      <w:r w:rsidRPr="00B75352">
        <w:rPr>
          <w:rFonts w:ascii="Verdana" w:eastAsia="MS PMincho" w:hAnsi="Verdana"/>
          <w:sz w:val="20"/>
          <w:szCs w:val="20"/>
        </w:rPr>
        <w:t>ies</w:t>
      </w:r>
      <w:r w:rsidRPr="00B75352">
        <w:rPr>
          <w:rFonts w:ascii="Verdana" w:eastAsia="MS PMincho" w:hAnsi="Verdana"/>
          <w:spacing w:val="-12"/>
          <w:sz w:val="20"/>
          <w:szCs w:val="20"/>
        </w:rPr>
        <w:t xml:space="preserve"> </w:t>
      </w:r>
      <w:r w:rsidRPr="00B75352">
        <w:rPr>
          <w:rFonts w:ascii="Verdana" w:eastAsia="MS PMincho" w:hAnsi="Verdana"/>
          <w:sz w:val="20"/>
          <w:szCs w:val="20"/>
        </w:rPr>
        <w:t>should</w:t>
      </w:r>
      <w:r w:rsidRPr="00B75352">
        <w:rPr>
          <w:rFonts w:ascii="Verdana" w:eastAsia="MS PMincho" w:hAnsi="Verdana"/>
          <w:spacing w:val="1"/>
          <w:sz w:val="20"/>
          <w:szCs w:val="20"/>
        </w:rPr>
        <w:t xml:space="preserve"> </w:t>
      </w:r>
      <w:r w:rsidRPr="00B75352">
        <w:rPr>
          <w:rFonts w:ascii="Verdana" w:eastAsia="MS PMincho" w:hAnsi="Verdana"/>
          <w:sz w:val="20"/>
          <w:szCs w:val="20"/>
        </w:rPr>
        <w:t>be</w:t>
      </w:r>
      <w:r w:rsidRPr="00B75352">
        <w:rPr>
          <w:rFonts w:ascii="Verdana" w:eastAsia="MS PMincho" w:hAnsi="Verdana"/>
          <w:spacing w:val="-12"/>
          <w:sz w:val="20"/>
          <w:szCs w:val="20"/>
        </w:rPr>
        <w:t xml:space="preserve"> </w:t>
      </w:r>
      <w:r w:rsidRPr="00B75352">
        <w:rPr>
          <w:rFonts w:ascii="Verdana" w:eastAsia="MS PMincho" w:hAnsi="Verdana"/>
          <w:spacing w:val="-5"/>
          <w:w w:val="96"/>
          <w:sz w:val="20"/>
          <w:szCs w:val="20"/>
        </w:rPr>
        <w:t>a</w:t>
      </w:r>
      <w:r w:rsidRPr="00B75352">
        <w:rPr>
          <w:rFonts w:ascii="Verdana" w:eastAsia="MS PMincho" w:hAnsi="Verdana"/>
          <w:w w:val="96"/>
          <w:sz w:val="20"/>
          <w:szCs w:val="20"/>
        </w:rPr>
        <w:t>wa</w:t>
      </w:r>
      <w:r w:rsidRPr="00B75352">
        <w:rPr>
          <w:rFonts w:ascii="Verdana" w:eastAsia="MS PMincho" w:hAnsi="Verdana"/>
          <w:spacing w:val="-3"/>
          <w:w w:val="96"/>
          <w:sz w:val="20"/>
          <w:szCs w:val="20"/>
        </w:rPr>
        <w:t>r</w:t>
      </w:r>
      <w:r w:rsidRPr="00B75352">
        <w:rPr>
          <w:rFonts w:ascii="Verdana" w:eastAsia="MS PMincho" w:hAnsi="Verdana"/>
          <w:w w:val="96"/>
          <w:sz w:val="20"/>
          <w:szCs w:val="20"/>
        </w:rPr>
        <w:t>e</w:t>
      </w:r>
      <w:r w:rsidRPr="00B75352">
        <w:rPr>
          <w:rFonts w:ascii="Verdana" w:eastAsia="MS PMincho" w:hAnsi="Verdana"/>
          <w:spacing w:val="-4"/>
          <w:w w:val="96"/>
          <w:sz w:val="20"/>
          <w:szCs w:val="20"/>
        </w:rPr>
        <w:t xml:space="preserve"> </w:t>
      </w:r>
      <w:r w:rsidRPr="00B75352">
        <w:rPr>
          <w:rFonts w:ascii="Verdana" w:eastAsia="MS PMincho" w:hAnsi="Verdana"/>
          <w:sz w:val="20"/>
          <w:szCs w:val="20"/>
        </w:rPr>
        <w:t>of</w:t>
      </w:r>
      <w:r w:rsidRPr="00B75352">
        <w:rPr>
          <w:rFonts w:ascii="Verdana" w:eastAsia="MS PMincho" w:hAnsi="Verdana"/>
          <w:spacing w:val="-8"/>
          <w:sz w:val="20"/>
          <w:szCs w:val="20"/>
        </w:rPr>
        <w:t xml:space="preserve"> </w:t>
      </w:r>
      <w:r w:rsidRPr="00B75352">
        <w:rPr>
          <w:rFonts w:ascii="Verdana" w:eastAsia="MS PMincho" w:hAnsi="Verdana"/>
          <w:sz w:val="20"/>
          <w:szCs w:val="20"/>
        </w:rPr>
        <w:t>the</w:t>
      </w:r>
      <w:r w:rsidRPr="00B75352">
        <w:rPr>
          <w:rFonts w:ascii="Verdana" w:eastAsia="MS PMincho" w:hAnsi="Verdana"/>
          <w:spacing w:val="-3"/>
          <w:sz w:val="20"/>
          <w:szCs w:val="20"/>
        </w:rPr>
        <w:t xml:space="preserve"> </w:t>
      </w:r>
      <w:r w:rsidRPr="00B75352">
        <w:rPr>
          <w:rFonts w:ascii="Verdana" w:eastAsia="MS PMincho" w:hAnsi="Verdana"/>
          <w:spacing w:val="3"/>
          <w:w w:val="96"/>
          <w:sz w:val="20"/>
          <w:szCs w:val="20"/>
        </w:rPr>
        <w:t>r</w:t>
      </w:r>
      <w:r w:rsidRPr="00B75352">
        <w:rPr>
          <w:rFonts w:ascii="Verdana" w:eastAsia="MS PMincho" w:hAnsi="Verdana"/>
          <w:w w:val="96"/>
          <w:sz w:val="20"/>
          <w:szCs w:val="20"/>
        </w:rPr>
        <w:t>isks</w:t>
      </w:r>
      <w:r w:rsidRPr="00B75352">
        <w:rPr>
          <w:rFonts w:ascii="Verdana" w:eastAsia="MS PMincho" w:hAnsi="Verdana"/>
          <w:spacing w:val="-6"/>
          <w:w w:val="96"/>
          <w:sz w:val="20"/>
          <w:szCs w:val="20"/>
        </w:rPr>
        <w:t xml:space="preserve"> </w:t>
      </w:r>
      <w:r w:rsidRPr="00B75352">
        <w:rPr>
          <w:rFonts w:ascii="Verdana" w:eastAsia="MS PMincho" w:hAnsi="Verdana"/>
          <w:spacing w:val="-2"/>
          <w:sz w:val="20"/>
          <w:szCs w:val="20"/>
        </w:rPr>
        <w:t>t</w:t>
      </w:r>
      <w:r w:rsidRPr="00B75352">
        <w:rPr>
          <w:rFonts w:ascii="Verdana" w:eastAsia="MS PMincho" w:hAnsi="Verdana"/>
          <w:sz w:val="20"/>
          <w:szCs w:val="20"/>
        </w:rPr>
        <w:t>o</w:t>
      </w:r>
      <w:r w:rsidRPr="00B75352">
        <w:rPr>
          <w:rFonts w:ascii="Verdana" w:eastAsia="MS PMincho" w:hAnsi="Verdana"/>
          <w:spacing w:val="-1"/>
          <w:sz w:val="20"/>
          <w:szCs w:val="20"/>
        </w:rPr>
        <w:t xml:space="preserve"> </w:t>
      </w:r>
      <w:r w:rsidRPr="00B75352">
        <w:rPr>
          <w:rFonts w:ascii="Verdana" w:eastAsia="MS PMincho" w:hAnsi="Verdana"/>
          <w:sz w:val="20"/>
          <w:szCs w:val="20"/>
        </w:rPr>
        <w:t>the</w:t>
      </w:r>
      <w:r w:rsidRPr="00B75352">
        <w:rPr>
          <w:rFonts w:ascii="Verdana" w:eastAsia="MS PMincho" w:hAnsi="Verdana"/>
          <w:spacing w:val="-3"/>
          <w:sz w:val="20"/>
          <w:szCs w:val="20"/>
        </w:rPr>
        <w:t xml:space="preserve"> </w:t>
      </w:r>
      <w:r w:rsidRPr="00B75352">
        <w:rPr>
          <w:rFonts w:ascii="Verdana" w:eastAsia="MS PMincho" w:hAnsi="Verdana"/>
          <w:sz w:val="20"/>
          <w:szCs w:val="20"/>
        </w:rPr>
        <w:t>in</w:t>
      </w:r>
      <w:r w:rsidRPr="00B75352">
        <w:rPr>
          <w:rFonts w:ascii="Verdana" w:eastAsia="MS PMincho" w:hAnsi="Verdana"/>
          <w:spacing w:val="-2"/>
          <w:sz w:val="20"/>
          <w:szCs w:val="20"/>
        </w:rPr>
        <w:t>t</w:t>
      </w:r>
      <w:r w:rsidRPr="00B75352">
        <w:rPr>
          <w:rFonts w:ascii="Verdana" w:eastAsia="MS PMincho" w:hAnsi="Verdana"/>
          <w:sz w:val="20"/>
          <w:szCs w:val="20"/>
        </w:rPr>
        <w:t>e</w:t>
      </w:r>
      <w:r w:rsidRPr="00B75352">
        <w:rPr>
          <w:rFonts w:ascii="Verdana" w:eastAsia="MS PMincho" w:hAnsi="Verdana"/>
          <w:spacing w:val="-3"/>
          <w:sz w:val="20"/>
          <w:szCs w:val="20"/>
        </w:rPr>
        <w:t>r</w:t>
      </w:r>
      <w:r w:rsidRPr="00B75352">
        <w:rPr>
          <w:rFonts w:ascii="Verdana" w:eastAsia="MS PMincho" w:hAnsi="Verdana"/>
          <w:sz w:val="20"/>
          <w:szCs w:val="20"/>
        </w:rPr>
        <w:t>ests</w:t>
      </w:r>
      <w:r w:rsidRPr="00B75352">
        <w:rPr>
          <w:rFonts w:ascii="Verdana" w:eastAsia="MS PMincho" w:hAnsi="Verdana"/>
          <w:spacing w:val="-12"/>
          <w:sz w:val="20"/>
          <w:szCs w:val="20"/>
        </w:rPr>
        <w:t xml:space="preserve"> </w:t>
      </w:r>
      <w:r w:rsidRPr="00B75352">
        <w:rPr>
          <w:rFonts w:ascii="Verdana" w:eastAsia="MS PMincho" w:hAnsi="Verdana"/>
          <w:sz w:val="20"/>
          <w:szCs w:val="20"/>
        </w:rPr>
        <w:t>of</w:t>
      </w:r>
      <w:r w:rsidRPr="00B75352">
        <w:rPr>
          <w:rFonts w:ascii="Verdana" w:eastAsia="MS PMincho" w:hAnsi="Verdana"/>
          <w:spacing w:val="-8"/>
          <w:sz w:val="20"/>
          <w:szCs w:val="20"/>
        </w:rPr>
        <w:t xml:space="preserve"> </w:t>
      </w:r>
      <w:r w:rsidRPr="00B75352">
        <w:rPr>
          <w:rFonts w:ascii="Verdana" w:eastAsia="MS PMincho" w:hAnsi="Verdana"/>
          <w:sz w:val="20"/>
          <w:szCs w:val="20"/>
        </w:rPr>
        <w:t>landlo</w:t>
      </w:r>
      <w:r w:rsidRPr="00B75352">
        <w:rPr>
          <w:rFonts w:ascii="Verdana" w:eastAsia="MS PMincho" w:hAnsi="Verdana"/>
          <w:spacing w:val="-3"/>
          <w:sz w:val="20"/>
          <w:szCs w:val="20"/>
        </w:rPr>
        <w:t>r</w:t>
      </w:r>
      <w:r w:rsidRPr="00B75352">
        <w:rPr>
          <w:rFonts w:ascii="Verdana" w:eastAsia="MS PMincho" w:hAnsi="Verdana"/>
          <w:sz w:val="20"/>
          <w:szCs w:val="20"/>
        </w:rPr>
        <w:t>ds</w:t>
      </w:r>
      <w:r w:rsidR="00DD0246" w:rsidRPr="00B75352">
        <w:rPr>
          <w:rFonts w:ascii="Verdana" w:eastAsia="MS PMincho" w:hAnsi="Verdana"/>
          <w:sz w:val="20"/>
          <w:szCs w:val="20"/>
        </w:rPr>
        <w:t>, leaseholders and residents</w:t>
      </w:r>
      <w:r w:rsidRPr="00B75352">
        <w:rPr>
          <w:rFonts w:ascii="Verdana" w:eastAsia="MS PMincho" w:hAnsi="Verdana"/>
          <w:spacing w:val="4"/>
          <w:sz w:val="20"/>
          <w:szCs w:val="20"/>
        </w:rPr>
        <w:t xml:space="preserve"> </w:t>
      </w:r>
      <w:r w:rsidRPr="00B75352">
        <w:rPr>
          <w:rFonts w:ascii="Verdana" w:eastAsia="MS PMincho" w:hAnsi="Verdana"/>
          <w:sz w:val="20"/>
          <w:szCs w:val="20"/>
        </w:rPr>
        <w:t>if</w:t>
      </w:r>
      <w:r w:rsidRPr="00B75352">
        <w:rPr>
          <w:rFonts w:ascii="Verdana" w:eastAsia="MS PMincho" w:hAnsi="Verdana"/>
          <w:spacing w:val="-2"/>
          <w:sz w:val="20"/>
          <w:szCs w:val="20"/>
        </w:rPr>
        <w:t xml:space="preserve"> </w:t>
      </w:r>
      <w:r w:rsidRPr="00B75352">
        <w:rPr>
          <w:rFonts w:ascii="Verdana" w:eastAsia="MS PMincho" w:hAnsi="Verdana"/>
          <w:w w:val="98"/>
          <w:sz w:val="20"/>
          <w:szCs w:val="20"/>
        </w:rPr>
        <w:t>sufficient</w:t>
      </w:r>
      <w:r w:rsidR="004250E2" w:rsidRPr="00B75352">
        <w:rPr>
          <w:rFonts w:ascii="Verdana" w:eastAsia="MS PMincho" w:hAnsi="Verdana"/>
          <w:w w:val="98"/>
          <w:sz w:val="20"/>
          <w:szCs w:val="20"/>
        </w:rPr>
        <w:t xml:space="preserve"> levels and types of</w:t>
      </w:r>
      <w:r w:rsidRPr="00B75352">
        <w:rPr>
          <w:rFonts w:ascii="Verdana" w:eastAsia="MS PMincho" w:hAnsi="Verdana"/>
          <w:spacing w:val="-8"/>
          <w:w w:val="98"/>
          <w:sz w:val="20"/>
          <w:szCs w:val="20"/>
        </w:rPr>
        <w:t xml:space="preserve"> </w:t>
      </w:r>
      <w:r w:rsidRPr="00B75352">
        <w:rPr>
          <w:rFonts w:ascii="Verdana" w:eastAsia="MS PMincho" w:hAnsi="Verdana"/>
          <w:sz w:val="20"/>
          <w:szCs w:val="20"/>
        </w:rPr>
        <w:t>insu</w:t>
      </w:r>
      <w:r w:rsidRPr="00B75352">
        <w:rPr>
          <w:rFonts w:ascii="Verdana" w:eastAsia="MS PMincho" w:hAnsi="Verdana"/>
          <w:spacing w:val="2"/>
          <w:sz w:val="20"/>
          <w:szCs w:val="20"/>
        </w:rPr>
        <w:t>r</w:t>
      </w:r>
      <w:r w:rsidRPr="00B75352">
        <w:rPr>
          <w:rFonts w:ascii="Verdana" w:eastAsia="MS PMincho" w:hAnsi="Verdana"/>
          <w:sz w:val="20"/>
          <w:szCs w:val="20"/>
        </w:rPr>
        <w:t>an</w:t>
      </w:r>
      <w:r w:rsidRPr="00B75352">
        <w:rPr>
          <w:rFonts w:ascii="Verdana" w:eastAsia="MS PMincho" w:hAnsi="Verdana"/>
          <w:spacing w:val="-3"/>
          <w:sz w:val="20"/>
          <w:szCs w:val="20"/>
        </w:rPr>
        <w:t>c</w:t>
      </w:r>
      <w:r w:rsidRPr="00B75352">
        <w:rPr>
          <w:rFonts w:ascii="Verdana" w:eastAsia="MS PMincho" w:hAnsi="Verdana"/>
          <w:sz w:val="20"/>
          <w:szCs w:val="20"/>
        </w:rPr>
        <w:t>e</w:t>
      </w:r>
      <w:r w:rsidRPr="00B75352">
        <w:rPr>
          <w:rFonts w:ascii="Verdana" w:eastAsia="MS PMincho" w:hAnsi="Verdana"/>
          <w:spacing w:val="-4"/>
          <w:sz w:val="20"/>
          <w:szCs w:val="20"/>
        </w:rPr>
        <w:t xml:space="preserve"> </w:t>
      </w:r>
      <w:r w:rsidRPr="00B75352">
        <w:rPr>
          <w:rFonts w:ascii="Verdana" w:eastAsia="MS PMincho" w:hAnsi="Verdana"/>
          <w:spacing w:val="-1"/>
          <w:sz w:val="20"/>
          <w:szCs w:val="20"/>
        </w:rPr>
        <w:t>d</w:t>
      </w:r>
      <w:r w:rsidR="004250E2" w:rsidRPr="00B75352">
        <w:rPr>
          <w:rFonts w:ascii="Verdana" w:eastAsia="MS PMincho" w:hAnsi="Verdana"/>
          <w:sz w:val="20"/>
          <w:szCs w:val="20"/>
        </w:rPr>
        <w:t>o</w:t>
      </w:r>
      <w:r w:rsidRPr="00B75352">
        <w:rPr>
          <w:rFonts w:ascii="Verdana" w:eastAsia="MS PMincho" w:hAnsi="Verdana"/>
          <w:spacing w:val="-13"/>
          <w:sz w:val="20"/>
          <w:szCs w:val="20"/>
        </w:rPr>
        <w:t xml:space="preserve"> </w:t>
      </w:r>
      <w:r w:rsidRPr="00B75352">
        <w:rPr>
          <w:rFonts w:ascii="Verdana" w:eastAsia="MS PMincho" w:hAnsi="Verdana"/>
          <w:sz w:val="20"/>
          <w:szCs w:val="20"/>
        </w:rPr>
        <w:t>not</w:t>
      </w:r>
      <w:r w:rsidRPr="00B75352">
        <w:rPr>
          <w:rFonts w:ascii="Verdana" w:eastAsia="MS PMincho" w:hAnsi="Verdana"/>
          <w:spacing w:val="9"/>
          <w:sz w:val="20"/>
          <w:szCs w:val="20"/>
        </w:rPr>
        <w:t xml:space="preserve"> </w:t>
      </w:r>
      <w:r w:rsidRPr="00B75352">
        <w:rPr>
          <w:rFonts w:ascii="Verdana" w:eastAsia="MS PMincho" w:hAnsi="Verdana"/>
          <w:spacing w:val="-2"/>
          <w:w w:val="95"/>
          <w:sz w:val="20"/>
          <w:szCs w:val="20"/>
        </w:rPr>
        <w:t>e</w:t>
      </w:r>
      <w:r w:rsidRPr="00B75352">
        <w:rPr>
          <w:rFonts w:ascii="Verdana" w:eastAsia="MS PMincho" w:hAnsi="Verdana"/>
          <w:w w:val="95"/>
          <w:sz w:val="20"/>
          <w:szCs w:val="20"/>
        </w:rPr>
        <w:t>xist.</w:t>
      </w:r>
      <w:r w:rsidRPr="00B75352">
        <w:rPr>
          <w:rFonts w:ascii="Verdana" w:eastAsia="MS PMincho" w:hAnsi="Verdana"/>
          <w:spacing w:val="-9"/>
          <w:w w:val="95"/>
          <w:sz w:val="20"/>
          <w:szCs w:val="20"/>
        </w:rPr>
        <w:t xml:space="preserve"> </w:t>
      </w:r>
    </w:p>
    <w:p w14:paraId="5CFBAE11" w14:textId="77777777" w:rsidR="00663C3B" w:rsidRPr="00B75352" w:rsidRDefault="00663C3B" w:rsidP="004250E2">
      <w:pPr>
        <w:widowControl w:val="0"/>
        <w:autoSpaceDE w:val="0"/>
        <w:autoSpaceDN w:val="0"/>
        <w:adjustRightInd w:val="0"/>
        <w:spacing w:line="243" w:lineRule="auto"/>
        <w:ind w:left="681" w:right="2340"/>
        <w:rPr>
          <w:rFonts w:ascii="Verdana" w:eastAsia="MS PMincho" w:hAnsi="Verdana"/>
          <w:sz w:val="20"/>
          <w:szCs w:val="20"/>
        </w:rPr>
      </w:pPr>
    </w:p>
    <w:p w14:paraId="3E51A335" w14:textId="77777777" w:rsidR="00663C3B" w:rsidRPr="00B75352" w:rsidRDefault="00663C3B" w:rsidP="004250E2">
      <w:pPr>
        <w:widowControl w:val="0"/>
        <w:autoSpaceDE w:val="0"/>
        <w:autoSpaceDN w:val="0"/>
        <w:adjustRightInd w:val="0"/>
        <w:spacing w:line="243" w:lineRule="auto"/>
        <w:ind w:right="95"/>
        <w:rPr>
          <w:rFonts w:ascii="Verdana" w:eastAsia="MS PMincho" w:hAnsi="Verdana"/>
          <w:sz w:val="20"/>
          <w:szCs w:val="20"/>
        </w:rPr>
      </w:pPr>
      <w:r w:rsidRPr="00B75352">
        <w:rPr>
          <w:rFonts w:ascii="Verdana" w:eastAsia="MS PMincho" w:hAnsi="Verdana"/>
          <w:spacing w:val="-3"/>
          <w:sz w:val="20"/>
          <w:szCs w:val="20"/>
        </w:rPr>
        <w:t>I</w:t>
      </w:r>
      <w:r w:rsidRPr="00B75352">
        <w:rPr>
          <w:rFonts w:ascii="Verdana" w:eastAsia="MS PMincho" w:hAnsi="Verdana"/>
          <w:spacing w:val="-1"/>
          <w:sz w:val="20"/>
          <w:szCs w:val="20"/>
        </w:rPr>
        <w:t>nsu</w:t>
      </w:r>
      <w:r w:rsidRPr="00B75352">
        <w:rPr>
          <w:rFonts w:ascii="Verdana" w:eastAsia="MS PMincho" w:hAnsi="Verdana"/>
          <w:spacing w:val="1"/>
          <w:sz w:val="20"/>
          <w:szCs w:val="20"/>
        </w:rPr>
        <w:t>r</w:t>
      </w:r>
      <w:r w:rsidRPr="00B75352">
        <w:rPr>
          <w:rFonts w:ascii="Verdana" w:eastAsia="MS PMincho" w:hAnsi="Verdana"/>
          <w:spacing w:val="-1"/>
          <w:sz w:val="20"/>
          <w:szCs w:val="20"/>
        </w:rPr>
        <w:t>an</w:t>
      </w:r>
      <w:r w:rsidRPr="00B75352">
        <w:rPr>
          <w:rFonts w:ascii="Verdana" w:eastAsia="MS PMincho" w:hAnsi="Verdana"/>
          <w:spacing w:val="-3"/>
          <w:sz w:val="20"/>
          <w:szCs w:val="20"/>
        </w:rPr>
        <w:t>c</w:t>
      </w:r>
      <w:r w:rsidRPr="00B75352">
        <w:rPr>
          <w:rFonts w:ascii="Verdana" w:eastAsia="MS PMincho" w:hAnsi="Verdana"/>
          <w:sz w:val="20"/>
          <w:szCs w:val="20"/>
        </w:rPr>
        <w:t>e</w:t>
      </w:r>
      <w:r w:rsidR="003B4AC6" w:rsidRPr="00B75352">
        <w:rPr>
          <w:rFonts w:ascii="Verdana" w:eastAsia="MS PMincho" w:hAnsi="Verdana"/>
          <w:sz w:val="20"/>
          <w:szCs w:val="20"/>
        </w:rPr>
        <w:t xml:space="preserve"> fees (including</w:t>
      </w:r>
      <w:r w:rsidRPr="00B75352">
        <w:rPr>
          <w:rFonts w:ascii="Verdana" w:eastAsia="MS PMincho" w:hAnsi="Verdana"/>
          <w:spacing w:val="-5"/>
          <w:sz w:val="20"/>
          <w:szCs w:val="20"/>
        </w:rPr>
        <w:t xml:space="preserve"> </w:t>
      </w:r>
      <w:r w:rsidRPr="00B75352">
        <w:rPr>
          <w:rFonts w:ascii="Verdana" w:eastAsia="MS PMincho" w:hAnsi="Verdana"/>
          <w:spacing w:val="-4"/>
          <w:sz w:val="20"/>
          <w:szCs w:val="20"/>
        </w:rPr>
        <w:t>c</w:t>
      </w:r>
      <w:r w:rsidRPr="00B75352">
        <w:rPr>
          <w:rFonts w:ascii="Verdana" w:eastAsia="MS PMincho" w:hAnsi="Verdana"/>
          <w:spacing w:val="-2"/>
          <w:sz w:val="20"/>
          <w:szCs w:val="20"/>
        </w:rPr>
        <w:t>o</w:t>
      </w:r>
      <w:r w:rsidRPr="00B75352">
        <w:rPr>
          <w:rFonts w:ascii="Verdana" w:eastAsia="MS PMincho" w:hAnsi="Verdana"/>
          <w:spacing w:val="-1"/>
          <w:sz w:val="20"/>
          <w:szCs w:val="20"/>
        </w:rPr>
        <w:t>mmission</w:t>
      </w:r>
      <w:r w:rsidRPr="00B75352">
        <w:rPr>
          <w:rFonts w:ascii="Verdana" w:eastAsia="MS PMincho" w:hAnsi="Verdana"/>
          <w:sz w:val="20"/>
          <w:szCs w:val="20"/>
        </w:rPr>
        <w:t>s</w:t>
      </w:r>
      <w:r w:rsidR="003B4AC6" w:rsidRPr="00B75352">
        <w:rPr>
          <w:rFonts w:ascii="Verdana" w:eastAsia="MS PMincho" w:hAnsi="Verdana"/>
          <w:sz w:val="20"/>
          <w:szCs w:val="20"/>
        </w:rPr>
        <w:t>)</w:t>
      </w:r>
      <w:r w:rsidRPr="00B75352">
        <w:rPr>
          <w:rFonts w:ascii="Verdana" w:eastAsia="MS PMincho" w:hAnsi="Verdana"/>
          <w:spacing w:val="-16"/>
          <w:sz w:val="20"/>
          <w:szCs w:val="20"/>
        </w:rPr>
        <w:t xml:space="preserve"> </w:t>
      </w:r>
      <w:r w:rsidRPr="00B75352">
        <w:rPr>
          <w:rFonts w:ascii="Verdana" w:eastAsia="MS PMincho" w:hAnsi="Verdana"/>
          <w:spacing w:val="-1"/>
          <w:sz w:val="20"/>
          <w:szCs w:val="20"/>
        </w:rPr>
        <w:t>an</w:t>
      </w:r>
      <w:r w:rsidRPr="00B75352">
        <w:rPr>
          <w:rFonts w:ascii="Verdana" w:eastAsia="MS PMincho" w:hAnsi="Verdana"/>
          <w:sz w:val="20"/>
          <w:szCs w:val="20"/>
        </w:rPr>
        <w:t>d</w:t>
      </w:r>
      <w:r w:rsidRPr="00B75352">
        <w:rPr>
          <w:rFonts w:ascii="Verdana" w:eastAsia="MS PMincho" w:hAnsi="Verdana"/>
          <w:spacing w:val="-6"/>
          <w:sz w:val="20"/>
          <w:szCs w:val="20"/>
        </w:rPr>
        <w:t xml:space="preserve"> </w:t>
      </w:r>
      <w:r w:rsidRPr="00B75352">
        <w:rPr>
          <w:rFonts w:ascii="Verdana" w:eastAsia="MS PMincho" w:hAnsi="Verdana"/>
          <w:spacing w:val="-1"/>
          <w:w w:val="95"/>
          <w:sz w:val="20"/>
          <w:szCs w:val="20"/>
        </w:rPr>
        <w:t>al</w:t>
      </w:r>
      <w:r w:rsidRPr="00B75352">
        <w:rPr>
          <w:rFonts w:ascii="Verdana" w:eastAsia="MS PMincho" w:hAnsi="Verdana"/>
          <w:w w:val="95"/>
          <w:sz w:val="20"/>
          <w:szCs w:val="20"/>
        </w:rPr>
        <w:t>l</w:t>
      </w:r>
      <w:r w:rsidRPr="00B75352">
        <w:rPr>
          <w:rFonts w:ascii="Verdana" w:eastAsia="MS PMincho" w:hAnsi="Verdana"/>
          <w:spacing w:val="-10"/>
          <w:w w:val="95"/>
          <w:sz w:val="20"/>
          <w:szCs w:val="20"/>
        </w:rPr>
        <w:t xml:space="preserve"> </w:t>
      </w:r>
      <w:r w:rsidRPr="00B75352">
        <w:rPr>
          <w:rFonts w:ascii="Verdana" w:eastAsia="MS PMincho" w:hAnsi="Verdana"/>
          <w:spacing w:val="-1"/>
          <w:sz w:val="20"/>
          <w:szCs w:val="20"/>
        </w:rPr>
        <w:t>othe</w:t>
      </w:r>
      <w:r w:rsidRPr="00B75352">
        <w:rPr>
          <w:rFonts w:ascii="Verdana" w:eastAsia="MS PMincho" w:hAnsi="Verdana"/>
          <w:sz w:val="20"/>
          <w:szCs w:val="20"/>
        </w:rPr>
        <w:t xml:space="preserve">r </w:t>
      </w:r>
      <w:r w:rsidRPr="00B75352">
        <w:rPr>
          <w:rFonts w:ascii="Verdana" w:eastAsia="MS PMincho" w:hAnsi="Verdana"/>
          <w:spacing w:val="-1"/>
          <w:sz w:val="20"/>
          <w:szCs w:val="20"/>
        </w:rPr>
        <w:t>sou</w:t>
      </w:r>
      <w:r w:rsidRPr="00B75352">
        <w:rPr>
          <w:rFonts w:ascii="Verdana" w:eastAsia="MS PMincho" w:hAnsi="Verdana"/>
          <w:spacing w:val="-4"/>
          <w:sz w:val="20"/>
          <w:szCs w:val="20"/>
        </w:rPr>
        <w:t>r</w:t>
      </w:r>
      <w:r w:rsidRPr="00B75352">
        <w:rPr>
          <w:rFonts w:ascii="Verdana" w:eastAsia="MS PMincho" w:hAnsi="Verdana"/>
          <w:spacing w:val="-3"/>
          <w:sz w:val="20"/>
          <w:szCs w:val="20"/>
        </w:rPr>
        <w:t>c</w:t>
      </w:r>
      <w:r w:rsidRPr="00B75352">
        <w:rPr>
          <w:rFonts w:ascii="Verdana" w:eastAsia="MS PMincho" w:hAnsi="Verdana"/>
          <w:spacing w:val="-1"/>
          <w:sz w:val="20"/>
          <w:szCs w:val="20"/>
        </w:rPr>
        <w:t>e</w:t>
      </w:r>
      <w:r w:rsidRPr="00B75352">
        <w:rPr>
          <w:rFonts w:ascii="Verdana" w:eastAsia="MS PMincho" w:hAnsi="Verdana"/>
          <w:sz w:val="20"/>
          <w:szCs w:val="20"/>
        </w:rPr>
        <w:t>s</w:t>
      </w:r>
      <w:r w:rsidRPr="00B75352">
        <w:rPr>
          <w:rFonts w:ascii="Verdana" w:eastAsia="MS PMincho" w:hAnsi="Verdana"/>
          <w:spacing w:val="-17"/>
          <w:sz w:val="20"/>
          <w:szCs w:val="20"/>
        </w:rPr>
        <w:t xml:space="preserve"> </w:t>
      </w:r>
      <w:r w:rsidRPr="00B75352">
        <w:rPr>
          <w:rFonts w:ascii="Verdana" w:eastAsia="MS PMincho" w:hAnsi="Verdana"/>
          <w:spacing w:val="-1"/>
          <w:sz w:val="20"/>
          <w:szCs w:val="20"/>
        </w:rPr>
        <w:t>o</w:t>
      </w:r>
      <w:r w:rsidRPr="00B75352">
        <w:rPr>
          <w:rFonts w:ascii="Verdana" w:eastAsia="MS PMincho" w:hAnsi="Verdana"/>
          <w:sz w:val="20"/>
          <w:szCs w:val="20"/>
        </w:rPr>
        <w:t>f</w:t>
      </w:r>
      <w:r w:rsidRPr="00B75352">
        <w:rPr>
          <w:rFonts w:ascii="Verdana" w:eastAsia="MS PMincho" w:hAnsi="Verdana"/>
          <w:spacing w:val="-10"/>
          <w:sz w:val="20"/>
          <w:szCs w:val="20"/>
        </w:rPr>
        <w:t xml:space="preserve"> </w:t>
      </w:r>
      <w:r w:rsidRPr="00B75352">
        <w:rPr>
          <w:rFonts w:ascii="Verdana" w:eastAsia="MS PMincho" w:hAnsi="Verdana"/>
          <w:spacing w:val="-1"/>
          <w:sz w:val="20"/>
          <w:szCs w:val="20"/>
        </w:rPr>
        <w:t>in</w:t>
      </w:r>
      <w:r w:rsidRPr="00B75352">
        <w:rPr>
          <w:rFonts w:ascii="Verdana" w:eastAsia="MS PMincho" w:hAnsi="Verdana"/>
          <w:spacing w:val="-4"/>
          <w:sz w:val="20"/>
          <w:szCs w:val="20"/>
        </w:rPr>
        <w:t>c</w:t>
      </w:r>
      <w:r w:rsidRPr="00B75352">
        <w:rPr>
          <w:rFonts w:ascii="Verdana" w:eastAsia="MS PMincho" w:hAnsi="Verdana"/>
          <w:spacing w:val="-1"/>
          <w:sz w:val="20"/>
          <w:szCs w:val="20"/>
        </w:rPr>
        <w:t>om</w:t>
      </w:r>
      <w:r w:rsidRPr="00B75352">
        <w:rPr>
          <w:rFonts w:ascii="Verdana" w:eastAsia="MS PMincho" w:hAnsi="Verdana"/>
          <w:sz w:val="20"/>
          <w:szCs w:val="20"/>
        </w:rPr>
        <w:t>e</w:t>
      </w:r>
      <w:r w:rsidR="00B67834">
        <w:rPr>
          <w:rFonts w:ascii="Verdana" w:eastAsia="MS PMincho" w:hAnsi="Verdana"/>
          <w:sz w:val="20"/>
          <w:szCs w:val="20"/>
        </w:rPr>
        <w:t xml:space="preserve"> and related income or other benefits in relation to the service charge</w:t>
      </w:r>
      <w:r w:rsidRPr="00B75352">
        <w:rPr>
          <w:rFonts w:ascii="Verdana" w:eastAsia="MS PMincho" w:hAnsi="Verdana"/>
          <w:spacing w:val="-15"/>
          <w:sz w:val="20"/>
          <w:szCs w:val="20"/>
        </w:rPr>
        <w:t xml:space="preserve"> </w:t>
      </w:r>
      <w:r w:rsidRPr="00B75352">
        <w:rPr>
          <w:rFonts w:ascii="Verdana" w:eastAsia="MS PMincho" w:hAnsi="Verdana"/>
          <w:spacing w:val="-1"/>
          <w:sz w:val="20"/>
          <w:szCs w:val="20"/>
        </w:rPr>
        <w:t>a</w:t>
      </w:r>
      <w:r w:rsidRPr="00B75352">
        <w:rPr>
          <w:rFonts w:ascii="Verdana" w:eastAsia="MS PMincho" w:hAnsi="Verdana"/>
          <w:spacing w:val="1"/>
          <w:sz w:val="20"/>
          <w:szCs w:val="20"/>
        </w:rPr>
        <w:t>r</w:t>
      </w:r>
      <w:r w:rsidRPr="00B75352">
        <w:rPr>
          <w:rFonts w:ascii="Verdana" w:eastAsia="MS PMincho" w:hAnsi="Verdana"/>
          <w:spacing w:val="-1"/>
          <w:sz w:val="20"/>
          <w:szCs w:val="20"/>
        </w:rPr>
        <w:t>isin</w:t>
      </w:r>
      <w:r w:rsidRPr="00B75352">
        <w:rPr>
          <w:rFonts w:ascii="Verdana" w:eastAsia="MS PMincho" w:hAnsi="Verdana"/>
          <w:sz w:val="20"/>
          <w:szCs w:val="20"/>
        </w:rPr>
        <w:t>g</w:t>
      </w:r>
      <w:r w:rsidRPr="00B75352">
        <w:rPr>
          <w:rFonts w:ascii="Verdana" w:eastAsia="MS PMincho" w:hAnsi="Verdana"/>
          <w:spacing w:val="-15"/>
          <w:sz w:val="20"/>
          <w:szCs w:val="20"/>
        </w:rPr>
        <w:t xml:space="preserve"> </w:t>
      </w:r>
      <w:r w:rsidRPr="00B75352">
        <w:rPr>
          <w:rFonts w:ascii="Verdana" w:eastAsia="MS PMincho" w:hAnsi="Verdana"/>
          <w:spacing w:val="-1"/>
          <w:sz w:val="20"/>
          <w:szCs w:val="20"/>
        </w:rPr>
        <w:t>ou</w:t>
      </w:r>
      <w:r w:rsidRPr="00B75352">
        <w:rPr>
          <w:rFonts w:ascii="Verdana" w:eastAsia="MS PMincho" w:hAnsi="Verdana"/>
          <w:sz w:val="20"/>
          <w:szCs w:val="20"/>
        </w:rPr>
        <w:t>t</w:t>
      </w:r>
      <w:r w:rsidRPr="00B75352">
        <w:rPr>
          <w:rFonts w:ascii="Verdana" w:eastAsia="MS PMincho" w:hAnsi="Verdana"/>
          <w:spacing w:val="-3"/>
          <w:sz w:val="20"/>
          <w:szCs w:val="20"/>
        </w:rPr>
        <w:t xml:space="preserve"> </w:t>
      </w:r>
      <w:r w:rsidRPr="00B75352">
        <w:rPr>
          <w:rFonts w:ascii="Verdana" w:eastAsia="MS PMincho" w:hAnsi="Verdana"/>
          <w:spacing w:val="-1"/>
          <w:sz w:val="20"/>
          <w:szCs w:val="20"/>
        </w:rPr>
        <w:t>o</w:t>
      </w:r>
      <w:r w:rsidRPr="00B75352">
        <w:rPr>
          <w:rFonts w:ascii="Verdana" w:eastAsia="MS PMincho" w:hAnsi="Verdana"/>
          <w:sz w:val="20"/>
          <w:szCs w:val="20"/>
        </w:rPr>
        <w:t>f</w:t>
      </w:r>
      <w:r w:rsidRPr="00B75352">
        <w:rPr>
          <w:rFonts w:ascii="Verdana" w:eastAsia="MS PMincho" w:hAnsi="Verdana"/>
          <w:spacing w:val="-11"/>
          <w:sz w:val="20"/>
          <w:szCs w:val="20"/>
        </w:rPr>
        <w:t xml:space="preserve"> </w:t>
      </w:r>
      <w:r w:rsidRPr="00B75352">
        <w:rPr>
          <w:rFonts w:ascii="Verdana" w:eastAsia="MS PMincho" w:hAnsi="Verdana"/>
          <w:spacing w:val="-1"/>
          <w:sz w:val="20"/>
          <w:szCs w:val="20"/>
        </w:rPr>
        <w:t>th</w:t>
      </w:r>
      <w:r w:rsidRPr="00B75352">
        <w:rPr>
          <w:rFonts w:ascii="Verdana" w:eastAsia="MS PMincho" w:hAnsi="Verdana"/>
          <w:sz w:val="20"/>
          <w:szCs w:val="20"/>
        </w:rPr>
        <w:t>e</w:t>
      </w:r>
      <w:r w:rsidRPr="00B75352">
        <w:rPr>
          <w:rFonts w:ascii="Verdana" w:eastAsia="MS PMincho" w:hAnsi="Verdana"/>
          <w:spacing w:val="-10"/>
          <w:sz w:val="20"/>
          <w:szCs w:val="20"/>
        </w:rPr>
        <w:t xml:space="preserve"> </w:t>
      </w:r>
      <w:r w:rsidRPr="00B75352">
        <w:rPr>
          <w:rFonts w:ascii="Verdana" w:eastAsia="MS PMincho" w:hAnsi="Verdana"/>
          <w:spacing w:val="-1"/>
          <w:sz w:val="20"/>
          <w:szCs w:val="20"/>
        </w:rPr>
        <w:t>managemen</w:t>
      </w:r>
      <w:r w:rsidRPr="00B75352">
        <w:rPr>
          <w:rFonts w:ascii="Verdana" w:eastAsia="MS PMincho" w:hAnsi="Verdana"/>
          <w:sz w:val="20"/>
          <w:szCs w:val="20"/>
        </w:rPr>
        <w:t>t</w:t>
      </w:r>
      <w:r w:rsidRPr="00B75352">
        <w:rPr>
          <w:rFonts w:ascii="Verdana" w:eastAsia="MS PMincho" w:hAnsi="Verdana"/>
          <w:spacing w:val="4"/>
          <w:sz w:val="20"/>
          <w:szCs w:val="20"/>
        </w:rPr>
        <w:t xml:space="preserve"> </w:t>
      </w:r>
      <w:r w:rsidRPr="00B75352">
        <w:rPr>
          <w:rFonts w:ascii="Verdana" w:eastAsia="MS PMincho" w:hAnsi="Verdana"/>
          <w:spacing w:val="-1"/>
          <w:sz w:val="20"/>
          <w:szCs w:val="20"/>
        </w:rPr>
        <w:t>shoul</w:t>
      </w:r>
      <w:r w:rsidRPr="00B75352">
        <w:rPr>
          <w:rFonts w:ascii="Verdana" w:eastAsia="MS PMincho" w:hAnsi="Verdana"/>
          <w:sz w:val="20"/>
          <w:szCs w:val="20"/>
        </w:rPr>
        <w:t>d</w:t>
      </w:r>
      <w:r w:rsidRPr="00B75352">
        <w:rPr>
          <w:rFonts w:ascii="Verdana" w:eastAsia="MS PMincho" w:hAnsi="Verdana"/>
          <w:spacing w:val="-6"/>
          <w:sz w:val="20"/>
          <w:szCs w:val="20"/>
        </w:rPr>
        <w:t xml:space="preserve"> </w:t>
      </w:r>
      <w:r w:rsidRPr="00B75352">
        <w:rPr>
          <w:rFonts w:ascii="Verdana" w:eastAsia="MS PMincho" w:hAnsi="Verdana"/>
          <w:spacing w:val="-1"/>
          <w:sz w:val="20"/>
          <w:szCs w:val="20"/>
        </w:rPr>
        <w:t>b</w:t>
      </w:r>
      <w:r w:rsidRPr="00B75352">
        <w:rPr>
          <w:rFonts w:ascii="Verdana" w:eastAsia="MS PMincho" w:hAnsi="Verdana"/>
          <w:sz w:val="20"/>
          <w:szCs w:val="20"/>
        </w:rPr>
        <w:t>e</w:t>
      </w:r>
      <w:r w:rsidRPr="00B75352">
        <w:rPr>
          <w:rFonts w:ascii="Verdana" w:eastAsia="MS PMincho" w:hAnsi="Verdana"/>
          <w:spacing w:val="-16"/>
          <w:sz w:val="20"/>
          <w:szCs w:val="20"/>
        </w:rPr>
        <w:t xml:space="preserve"> </w:t>
      </w:r>
      <w:r w:rsidRPr="00B75352">
        <w:rPr>
          <w:rFonts w:ascii="Verdana" w:eastAsia="MS PMincho" w:hAnsi="Verdana"/>
          <w:spacing w:val="-1"/>
          <w:sz w:val="20"/>
          <w:szCs w:val="20"/>
        </w:rPr>
        <w:t>decla</w:t>
      </w:r>
      <w:r w:rsidRPr="00B75352">
        <w:rPr>
          <w:rFonts w:ascii="Verdana" w:eastAsia="MS PMincho" w:hAnsi="Verdana"/>
          <w:spacing w:val="-4"/>
          <w:sz w:val="20"/>
          <w:szCs w:val="20"/>
        </w:rPr>
        <w:t>r</w:t>
      </w:r>
      <w:r w:rsidRPr="00B75352">
        <w:rPr>
          <w:rFonts w:ascii="Verdana" w:eastAsia="MS PMincho" w:hAnsi="Verdana"/>
          <w:spacing w:val="-1"/>
          <w:sz w:val="20"/>
          <w:szCs w:val="20"/>
        </w:rPr>
        <w:t>e</w:t>
      </w:r>
      <w:r w:rsidRPr="00B75352">
        <w:rPr>
          <w:rFonts w:ascii="Verdana" w:eastAsia="MS PMincho" w:hAnsi="Verdana"/>
          <w:sz w:val="20"/>
          <w:szCs w:val="20"/>
        </w:rPr>
        <w:t>d</w:t>
      </w:r>
      <w:r w:rsidR="00B67834">
        <w:rPr>
          <w:rFonts w:ascii="Verdana" w:eastAsia="MS PMincho" w:hAnsi="Verdana"/>
          <w:sz w:val="20"/>
          <w:szCs w:val="20"/>
        </w:rPr>
        <w:t xml:space="preserve"> annually</w:t>
      </w:r>
      <w:r w:rsidRPr="00B75352">
        <w:rPr>
          <w:rFonts w:ascii="Verdana" w:eastAsia="MS PMincho" w:hAnsi="Verdana"/>
          <w:spacing w:val="-19"/>
          <w:sz w:val="20"/>
          <w:szCs w:val="20"/>
        </w:rPr>
        <w:t xml:space="preserve"> </w:t>
      </w:r>
      <w:r w:rsidRPr="00B75352">
        <w:rPr>
          <w:rFonts w:ascii="Verdana" w:eastAsia="MS PMincho" w:hAnsi="Verdana"/>
          <w:spacing w:val="-4"/>
          <w:sz w:val="20"/>
          <w:szCs w:val="20"/>
        </w:rPr>
        <w:t>t</w:t>
      </w:r>
      <w:r w:rsidRPr="00B75352">
        <w:rPr>
          <w:rFonts w:ascii="Verdana" w:eastAsia="MS PMincho" w:hAnsi="Verdana"/>
          <w:sz w:val="20"/>
          <w:szCs w:val="20"/>
        </w:rPr>
        <w:t>o</w:t>
      </w:r>
      <w:r w:rsidRPr="00B75352">
        <w:rPr>
          <w:rFonts w:ascii="Verdana" w:eastAsia="MS PMincho" w:hAnsi="Verdana"/>
          <w:spacing w:val="-6"/>
          <w:sz w:val="20"/>
          <w:szCs w:val="20"/>
        </w:rPr>
        <w:t xml:space="preserve"> </w:t>
      </w:r>
      <w:r w:rsidRPr="00B75352">
        <w:rPr>
          <w:rFonts w:ascii="Verdana" w:eastAsia="MS PMincho" w:hAnsi="Verdana"/>
          <w:spacing w:val="-1"/>
          <w:sz w:val="20"/>
          <w:szCs w:val="20"/>
        </w:rPr>
        <w:t>th</w:t>
      </w:r>
      <w:r w:rsidRPr="00B75352">
        <w:rPr>
          <w:rFonts w:ascii="Verdana" w:eastAsia="MS PMincho" w:hAnsi="Verdana"/>
          <w:sz w:val="20"/>
          <w:szCs w:val="20"/>
        </w:rPr>
        <w:t>e</w:t>
      </w:r>
      <w:r w:rsidRPr="00B75352">
        <w:rPr>
          <w:rFonts w:ascii="Verdana" w:eastAsia="MS PMincho" w:hAnsi="Verdana"/>
          <w:spacing w:val="-10"/>
          <w:sz w:val="20"/>
          <w:szCs w:val="20"/>
        </w:rPr>
        <w:t xml:space="preserve"> </w:t>
      </w:r>
      <w:r w:rsidRPr="00B75352">
        <w:rPr>
          <w:rFonts w:ascii="Verdana" w:eastAsia="MS PMincho" w:hAnsi="Verdana"/>
          <w:spacing w:val="-1"/>
          <w:sz w:val="20"/>
          <w:szCs w:val="20"/>
        </w:rPr>
        <w:t>clien</w:t>
      </w:r>
      <w:r w:rsidRPr="00B75352">
        <w:rPr>
          <w:rFonts w:ascii="Verdana" w:eastAsia="MS PMincho" w:hAnsi="Verdana"/>
          <w:sz w:val="20"/>
          <w:szCs w:val="20"/>
        </w:rPr>
        <w:t>t</w:t>
      </w:r>
      <w:r w:rsidRPr="00B75352">
        <w:rPr>
          <w:rFonts w:ascii="Verdana" w:eastAsia="MS PMincho" w:hAnsi="Verdana"/>
          <w:spacing w:val="-19"/>
          <w:sz w:val="20"/>
          <w:szCs w:val="20"/>
        </w:rPr>
        <w:t xml:space="preserve"> </w:t>
      </w:r>
      <w:r w:rsidRPr="00B75352">
        <w:rPr>
          <w:rFonts w:ascii="Verdana" w:eastAsia="MS PMincho" w:hAnsi="Verdana"/>
          <w:spacing w:val="-1"/>
          <w:sz w:val="20"/>
          <w:szCs w:val="20"/>
        </w:rPr>
        <w:t>and</w:t>
      </w:r>
      <w:r w:rsidRPr="00B75352">
        <w:rPr>
          <w:rFonts w:ascii="Verdana" w:eastAsia="MS PMincho" w:hAnsi="Verdana"/>
          <w:spacing w:val="12"/>
          <w:sz w:val="20"/>
          <w:szCs w:val="20"/>
        </w:rPr>
        <w:t xml:space="preserve"> </w:t>
      </w:r>
      <w:r w:rsidRPr="00B75352">
        <w:rPr>
          <w:rFonts w:ascii="Verdana" w:eastAsia="MS PMincho" w:hAnsi="Verdana"/>
          <w:spacing w:val="-2"/>
          <w:sz w:val="20"/>
          <w:szCs w:val="20"/>
        </w:rPr>
        <w:t>t</w:t>
      </w:r>
      <w:r w:rsidRPr="00B75352">
        <w:rPr>
          <w:rFonts w:ascii="Verdana" w:eastAsia="MS PMincho" w:hAnsi="Verdana"/>
          <w:sz w:val="20"/>
          <w:szCs w:val="20"/>
        </w:rPr>
        <w:t>o</w:t>
      </w:r>
      <w:r w:rsidRPr="00B75352">
        <w:rPr>
          <w:rFonts w:ascii="Verdana" w:eastAsia="MS PMincho" w:hAnsi="Verdana"/>
          <w:spacing w:val="4"/>
          <w:sz w:val="20"/>
          <w:szCs w:val="20"/>
        </w:rPr>
        <w:t xml:space="preserve"> </w:t>
      </w:r>
      <w:r w:rsidR="00DD0246" w:rsidRPr="00B75352">
        <w:rPr>
          <w:rFonts w:ascii="Verdana" w:eastAsia="MS PMincho" w:hAnsi="Verdana"/>
          <w:spacing w:val="-2"/>
          <w:w w:val="111"/>
          <w:sz w:val="20"/>
          <w:szCs w:val="20"/>
        </w:rPr>
        <w:t>leaseholders</w:t>
      </w:r>
      <w:r w:rsidR="006F3FF5" w:rsidRPr="00B75352">
        <w:rPr>
          <w:rFonts w:ascii="Verdana" w:eastAsia="MS PMincho" w:hAnsi="Verdana"/>
          <w:spacing w:val="-2"/>
          <w:w w:val="111"/>
          <w:sz w:val="20"/>
          <w:szCs w:val="20"/>
        </w:rPr>
        <w:t xml:space="preserve"> and should reflect the level of work carried out</w:t>
      </w:r>
      <w:r w:rsidRPr="00B75352">
        <w:rPr>
          <w:rFonts w:ascii="Verdana" w:eastAsia="MS PMincho" w:hAnsi="Verdana"/>
          <w:w w:val="103"/>
          <w:sz w:val="20"/>
          <w:szCs w:val="20"/>
        </w:rPr>
        <w:t xml:space="preserve">. </w:t>
      </w:r>
    </w:p>
    <w:p w14:paraId="5CEF0AB5" w14:textId="77777777" w:rsidR="00D97E14" w:rsidRDefault="00071294" w:rsidP="00114E30">
      <w:pPr>
        <w:pStyle w:val="Heading2"/>
        <w:rPr>
          <w:lang w:eastAsia="ar-SA"/>
        </w:rPr>
      </w:pPr>
      <w:bookmarkStart w:id="272" w:name="_Toc415753281"/>
      <w:bookmarkStart w:id="273" w:name="_Toc443380612"/>
      <w:r>
        <w:rPr>
          <w:lang w:eastAsia="ar-SA"/>
        </w:rPr>
        <w:t>12.2</w:t>
      </w:r>
      <w:r w:rsidR="00B75352">
        <w:rPr>
          <w:lang w:eastAsia="ar-SA"/>
        </w:rPr>
        <w:tab/>
      </w:r>
      <w:r>
        <w:rPr>
          <w:lang w:eastAsia="ar-SA"/>
        </w:rPr>
        <w:t xml:space="preserve"> </w:t>
      </w:r>
      <w:r w:rsidR="007C4CB1">
        <w:rPr>
          <w:lang w:eastAsia="ar-SA"/>
        </w:rPr>
        <w:t>Obligations</w:t>
      </w:r>
      <w:bookmarkEnd w:id="272"/>
      <w:bookmarkEnd w:id="273"/>
    </w:p>
    <w:p w14:paraId="597AB584" w14:textId="77777777" w:rsidR="007C4CB1" w:rsidRPr="007C4CB1" w:rsidRDefault="007C4CB1" w:rsidP="00803E3D">
      <w:pPr>
        <w:rPr>
          <w:rFonts w:ascii="Verdana" w:hAnsi="Verdana"/>
          <w:b/>
          <w:sz w:val="20"/>
          <w:szCs w:val="20"/>
          <w:lang w:eastAsia="ar-SA"/>
        </w:rPr>
      </w:pPr>
    </w:p>
    <w:p w14:paraId="53927B25" w14:textId="77777777" w:rsidR="00803E3D" w:rsidRDefault="00803E3D" w:rsidP="00803E3D">
      <w:pPr>
        <w:rPr>
          <w:rFonts w:ascii="Verdana" w:hAnsi="Verdana"/>
          <w:sz w:val="20"/>
          <w:szCs w:val="20"/>
          <w:lang w:eastAsia="ar-SA"/>
        </w:rPr>
      </w:pPr>
      <w:r w:rsidRPr="00803E3D">
        <w:rPr>
          <w:rFonts w:ascii="Verdana" w:hAnsi="Verdana"/>
          <w:sz w:val="20"/>
          <w:szCs w:val="20"/>
          <w:lang w:eastAsia="ar-SA"/>
        </w:rPr>
        <w:t xml:space="preserve">The lease </w:t>
      </w:r>
      <w:r w:rsidR="001D3404">
        <w:rPr>
          <w:rFonts w:ascii="Verdana" w:hAnsi="Verdana"/>
          <w:sz w:val="20"/>
          <w:szCs w:val="20"/>
          <w:lang w:eastAsia="ar-SA"/>
        </w:rPr>
        <w:t xml:space="preserve">usually </w:t>
      </w:r>
      <w:r w:rsidRPr="00803E3D">
        <w:rPr>
          <w:rFonts w:ascii="Verdana" w:hAnsi="Verdana"/>
          <w:sz w:val="20"/>
          <w:szCs w:val="20"/>
          <w:lang w:eastAsia="ar-SA"/>
        </w:rPr>
        <w:t>sets out the obligations of the parties with regard to insuring the premises. Where there is an intermediate landlord or manager under a tripartite lease, it is not uncommon for the insuring obligations to remain with the freeholder, or for the freeholder to retain rights to nominate the insurers and/or brokers.</w:t>
      </w:r>
      <w:r w:rsidR="00615983">
        <w:rPr>
          <w:rFonts w:ascii="Verdana" w:hAnsi="Verdana"/>
          <w:sz w:val="20"/>
          <w:szCs w:val="20"/>
          <w:lang w:eastAsia="ar-SA"/>
        </w:rPr>
        <w:t xml:space="preserve"> </w:t>
      </w:r>
      <w:r w:rsidRPr="00803E3D">
        <w:rPr>
          <w:rFonts w:ascii="Verdana" w:hAnsi="Verdana"/>
          <w:sz w:val="20"/>
          <w:szCs w:val="20"/>
          <w:lang w:eastAsia="ar-SA"/>
        </w:rPr>
        <w:t>RTM companies take responsibility for insuring the premises following acquisition of the right to manage. You should be aware of all the insurance obligations of your client and any restri</w:t>
      </w:r>
      <w:r w:rsidR="001D3404">
        <w:rPr>
          <w:rFonts w:ascii="Verdana" w:hAnsi="Verdana"/>
          <w:sz w:val="20"/>
          <w:szCs w:val="20"/>
          <w:lang w:eastAsia="ar-SA"/>
        </w:rPr>
        <w:t xml:space="preserve">ctions imposed in </w:t>
      </w:r>
      <w:r w:rsidRPr="00803E3D">
        <w:rPr>
          <w:rFonts w:ascii="Verdana" w:hAnsi="Verdana"/>
          <w:sz w:val="20"/>
          <w:szCs w:val="20"/>
          <w:lang w:eastAsia="ar-SA"/>
        </w:rPr>
        <w:t>the lease.</w:t>
      </w:r>
    </w:p>
    <w:p w14:paraId="358B0D63" w14:textId="77777777" w:rsidR="001D3404" w:rsidRDefault="001D3404" w:rsidP="00803E3D">
      <w:pPr>
        <w:rPr>
          <w:rFonts w:ascii="Verdana" w:hAnsi="Verdana"/>
          <w:sz w:val="20"/>
          <w:szCs w:val="20"/>
          <w:lang w:eastAsia="ar-SA"/>
        </w:rPr>
      </w:pPr>
    </w:p>
    <w:p w14:paraId="328D6BBA" w14:textId="77777777" w:rsidR="001D3404" w:rsidRPr="00803E3D" w:rsidRDefault="001D3404" w:rsidP="00803E3D">
      <w:pPr>
        <w:rPr>
          <w:rFonts w:ascii="Verdana" w:hAnsi="Verdana"/>
          <w:sz w:val="20"/>
          <w:szCs w:val="20"/>
          <w:lang w:eastAsia="ar-SA"/>
        </w:rPr>
      </w:pPr>
      <w:r>
        <w:rPr>
          <w:rFonts w:ascii="Verdana" w:hAnsi="Verdana"/>
          <w:sz w:val="20"/>
          <w:szCs w:val="20"/>
          <w:lang w:eastAsia="ar-SA"/>
        </w:rPr>
        <w:t>Where the obligations are not set out in the lease, a managing agent should draw the landlord's attention to the risks for which the property and its facilities are insured.</w:t>
      </w:r>
    </w:p>
    <w:p w14:paraId="766A9376" w14:textId="77777777" w:rsidR="00803E3D" w:rsidRPr="00803E3D" w:rsidRDefault="00803E3D" w:rsidP="00803E3D">
      <w:pPr>
        <w:rPr>
          <w:rFonts w:ascii="Verdana" w:hAnsi="Verdana"/>
          <w:sz w:val="20"/>
          <w:szCs w:val="20"/>
          <w:lang w:eastAsia="ar-SA"/>
        </w:rPr>
      </w:pPr>
    </w:p>
    <w:p w14:paraId="71A80E59" w14:textId="77777777" w:rsidR="00D97E14" w:rsidRDefault="00803E3D" w:rsidP="00D97E14">
      <w:pPr>
        <w:rPr>
          <w:rFonts w:ascii="Verdana" w:hAnsi="Verdana"/>
          <w:sz w:val="20"/>
          <w:szCs w:val="20"/>
          <w:lang w:eastAsia="ar-SA"/>
        </w:rPr>
      </w:pPr>
      <w:r w:rsidRPr="00803E3D">
        <w:rPr>
          <w:rFonts w:ascii="Verdana" w:hAnsi="Verdana"/>
          <w:sz w:val="20"/>
          <w:szCs w:val="20"/>
          <w:lang w:eastAsia="ar-SA"/>
        </w:rPr>
        <w:t xml:space="preserve">Under </w:t>
      </w:r>
      <w:r w:rsidRPr="00E90361">
        <w:rPr>
          <w:rFonts w:ascii="Verdana" w:hAnsi="Verdana"/>
          <w:sz w:val="20"/>
          <w:szCs w:val="20"/>
          <w:lang w:eastAsia="ar-SA"/>
        </w:rPr>
        <w:t xml:space="preserve">section 30A and schedule 1 of the </w:t>
      </w:r>
      <w:r w:rsidRPr="00E90361">
        <w:rPr>
          <w:rFonts w:ascii="Verdana" w:hAnsi="Verdana"/>
          <w:i/>
          <w:sz w:val="20"/>
          <w:szCs w:val="20"/>
          <w:lang w:eastAsia="ar-SA"/>
        </w:rPr>
        <w:t xml:space="preserve">Landlord and Tenant Act </w:t>
      </w:r>
      <w:r w:rsidRPr="00E90361">
        <w:rPr>
          <w:rFonts w:ascii="Verdana" w:hAnsi="Verdana"/>
          <w:sz w:val="20"/>
          <w:szCs w:val="20"/>
          <w:lang w:eastAsia="ar-SA"/>
        </w:rPr>
        <w:t>1985</w:t>
      </w:r>
      <w:r w:rsidRPr="00803E3D">
        <w:rPr>
          <w:rFonts w:ascii="Verdana" w:hAnsi="Verdana"/>
          <w:sz w:val="20"/>
          <w:szCs w:val="20"/>
          <w:lang w:eastAsia="ar-SA"/>
        </w:rPr>
        <w:t>, leaseholders paying service charges, directly or indirectly, towards th</w:t>
      </w:r>
      <w:r w:rsidR="00DD0246">
        <w:rPr>
          <w:rFonts w:ascii="Verdana" w:hAnsi="Verdana"/>
          <w:sz w:val="20"/>
          <w:szCs w:val="20"/>
          <w:lang w:eastAsia="ar-SA"/>
        </w:rPr>
        <w:t>e cost of insurance (and any recognised tenants</w:t>
      </w:r>
      <w:r w:rsidR="00967C1E">
        <w:rPr>
          <w:rFonts w:ascii="Verdana" w:hAnsi="Verdana"/>
          <w:sz w:val="20"/>
          <w:szCs w:val="20"/>
          <w:lang w:eastAsia="ar-SA"/>
        </w:rPr>
        <w:t>’</w:t>
      </w:r>
      <w:r w:rsidR="00DD0246">
        <w:rPr>
          <w:rFonts w:ascii="Verdana" w:hAnsi="Verdana"/>
          <w:sz w:val="20"/>
          <w:szCs w:val="20"/>
          <w:lang w:eastAsia="ar-SA"/>
        </w:rPr>
        <w:t xml:space="preserve"> association</w:t>
      </w:r>
      <w:r w:rsidRPr="00803E3D">
        <w:rPr>
          <w:rFonts w:ascii="Verdana" w:hAnsi="Verdana"/>
          <w:sz w:val="20"/>
          <w:szCs w:val="20"/>
          <w:lang w:eastAsia="ar-SA"/>
        </w:rPr>
        <w:t>) can request a written summary of insura</w:t>
      </w:r>
      <w:r w:rsidR="00DD0246">
        <w:rPr>
          <w:rFonts w:ascii="Verdana" w:hAnsi="Verdana"/>
          <w:sz w:val="20"/>
          <w:szCs w:val="20"/>
          <w:lang w:eastAsia="ar-SA"/>
        </w:rPr>
        <w:t>nce cover. They can also ask</w:t>
      </w:r>
      <w:r w:rsidRPr="00803E3D">
        <w:rPr>
          <w:rFonts w:ascii="Verdana" w:hAnsi="Verdana"/>
          <w:sz w:val="20"/>
          <w:szCs w:val="20"/>
          <w:lang w:eastAsia="ar-SA"/>
        </w:rPr>
        <w:t xml:space="preserve"> to inspect the policy and related documents, which may include receipts for payment of the premium. Non-compliance, within 21 days of receipt of a written notice, is a summary offence. You should ensure you have sufficient information to comply, or forward the request to the relevant landlord without delay.</w:t>
      </w:r>
      <w:bookmarkStart w:id="274" w:name="_Toc299113125"/>
    </w:p>
    <w:p w14:paraId="573B6F88" w14:textId="77777777" w:rsidR="003B4AC6" w:rsidRDefault="003B4AC6" w:rsidP="00D97E14">
      <w:pPr>
        <w:rPr>
          <w:rFonts w:ascii="Verdana" w:hAnsi="Verdana"/>
          <w:sz w:val="20"/>
          <w:szCs w:val="20"/>
          <w:lang w:eastAsia="ar-SA"/>
        </w:rPr>
      </w:pPr>
    </w:p>
    <w:tbl>
      <w:tblPr>
        <w:tblStyle w:val="TableGrid"/>
        <w:tblW w:w="0" w:type="auto"/>
        <w:tblLook w:val="04A0" w:firstRow="1" w:lastRow="0" w:firstColumn="1" w:lastColumn="0" w:noHBand="0" w:noVBand="1"/>
      </w:tblPr>
      <w:tblGrid>
        <w:gridCol w:w="9242"/>
      </w:tblGrid>
      <w:tr w:rsidR="003B4AC6" w14:paraId="14D854F1" w14:textId="77777777" w:rsidTr="003B4AC6">
        <w:tc>
          <w:tcPr>
            <w:tcW w:w="9242" w:type="dxa"/>
          </w:tcPr>
          <w:p w14:paraId="1E329058" w14:textId="77777777" w:rsidR="003B4AC6" w:rsidRPr="00AC0876" w:rsidRDefault="00B75352" w:rsidP="00D97E14">
            <w:pPr>
              <w:rPr>
                <w:rFonts w:ascii="Verdana" w:hAnsi="Verdana"/>
                <w:i/>
                <w:sz w:val="20"/>
                <w:szCs w:val="20"/>
                <w:lang w:eastAsia="ar-SA"/>
              </w:rPr>
            </w:pPr>
            <w:r>
              <w:rPr>
                <w:rFonts w:ascii="Verdana" w:hAnsi="Verdana"/>
                <w:i/>
                <w:sz w:val="20"/>
                <w:szCs w:val="20"/>
                <w:lang w:eastAsia="ar-SA"/>
              </w:rPr>
              <w:t>s.</w:t>
            </w:r>
            <w:r w:rsidR="003B4AC6">
              <w:rPr>
                <w:rFonts w:ascii="Verdana" w:hAnsi="Verdana"/>
                <w:i/>
                <w:sz w:val="20"/>
                <w:szCs w:val="20"/>
                <w:lang w:eastAsia="ar-SA"/>
              </w:rPr>
              <w:t>30 and Schedule 1 Landlord and Tenant Act 1985</w:t>
            </w:r>
          </w:p>
        </w:tc>
      </w:tr>
    </w:tbl>
    <w:p w14:paraId="4A3F5447" w14:textId="77777777" w:rsidR="001D3404" w:rsidRDefault="001D3404" w:rsidP="00D97E14">
      <w:pPr>
        <w:rPr>
          <w:rFonts w:ascii="Verdana" w:hAnsi="Verdana"/>
          <w:sz w:val="20"/>
          <w:szCs w:val="20"/>
          <w:lang w:eastAsia="ar-SA"/>
        </w:rPr>
      </w:pPr>
    </w:p>
    <w:p w14:paraId="7A910081" w14:textId="77777777" w:rsidR="001D3404" w:rsidRPr="00B75352" w:rsidRDefault="001D3404" w:rsidP="00D97E14">
      <w:pPr>
        <w:rPr>
          <w:rFonts w:ascii="Verdana" w:eastAsia="MS PMincho" w:hAnsi="Verdana"/>
          <w:sz w:val="20"/>
          <w:szCs w:val="20"/>
        </w:rPr>
      </w:pPr>
      <w:r w:rsidRPr="00B75352">
        <w:rPr>
          <w:rFonts w:ascii="Verdana" w:eastAsia="MS PMincho" w:hAnsi="Verdana"/>
          <w:sz w:val="20"/>
          <w:szCs w:val="20"/>
        </w:rPr>
        <w:t>F</w:t>
      </w:r>
      <w:r w:rsidRPr="00B75352">
        <w:rPr>
          <w:rFonts w:ascii="Verdana" w:eastAsia="MS PMincho" w:hAnsi="Verdana"/>
          <w:spacing w:val="3"/>
          <w:sz w:val="20"/>
          <w:szCs w:val="20"/>
        </w:rPr>
        <w:t>a</w:t>
      </w:r>
      <w:r w:rsidRPr="00B75352">
        <w:rPr>
          <w:rFonts w:ascii="Verdana" w:eastAsia="MS PMincho" w:hAnsi="Verdana"/>
          <w:spacing w:val="2"/>
          <w:sz w:val="20"/>
          <w:szCs w:val="20"/>
        </w:rPr>
        <w:t>cilitie</w:t>
      </w:r>
      <w:r w:rsidRPr="00B75352">
        <w:rPr>
          <w:rFonts w:ascii="Verdana" w:eastAsia="MS PMincho" w:hAnsi="Verdana"/>
          <w:sz w:val="20"/>
          <w:szCs w:val="20"/>
        </w:rPr>
        <w:t>s</w:t>
      </w:r>
      <w:r w:rsidRPr="00B75352">
        <w:rPr>
          <w:rFonts w:ascii="Verdana" w:eastAsia="MS PMincho" w:hAnsi="Verdana"/>
          <w:spacing w:val="-10"/>
          <w:sz w:val="20"/>
          <w:szCs w:val="20"/>
        </w:rPr>
        <w:t xml:space="preserve"> </w:t>
      </w:r>
      <w:r w:rsidRPr="00B75352">
        <w:rPr>
          <w:rFonts w:ascii="Verdana" w:eastAsia="MS PMincho" w:hAnsi="Verdana"/>
          <w:spacing w:val="2"/>
          <w:sz w:val="20"/>
          <w:szCs w:val="20"/>
        </w:rPr>
        <w:t>fo</w:t>
      </w:r>
      <w:r w:rsidRPr="00B75352">
        <w:rPr>
          <w:rFonts w:ascii="Verdana" w:eastAsia="MS PMincho" w:hAnsi="Verdana"/>
          <w:sz w:val="20"/>
          <w:szCs w:val="20"/>
        </w:rPr>
        <w:t>r</w:t>
      </w:r>
      <w:r w:rsidRPr="00B75352">
        <w:rPr>
          <w:rFonts w:ascii="Verdana" w:eastAsia="MS PMincho" w:hAnsi="Verdana"/>
          <w:spacing w:val="25"/>
          <w:sz w:val="20"/>
          <w:szCs w:val="20"/>
        </w:rPr>
        <w:t xml:space="preserve"> </w:t>
      </w:r>
      <w:r w:rsidRPr="00B75352">
        <w:rPr>
          <w:rFonts w:ascii="Verdana" w:eastAsia="MS PMincho" w:hAnsi="Verdana"/>
          <w:spacing w:val="2"/>
          <w:sz w:val="20"/>
          <w:szCs w:val="20"/>
        </w:rPr>
        <w:t>th</w:t>
      </w:r>
      <w:r w:rsidRPr="00B75352">
        <w:rPr>
          <w:rFonts w:ascii="Verdana" w:eastAsia="MS PMincho" w:hAnsi="Verdana"/>
          <w:sz w:val="20"/>
          <w:szCs w:val="20"/>
        </w:rPr>
        <w:t>e</w:t>
      </w:r>
      <w:r w:rsidRPr="00B75352">
        <w:rPr>
          <w:rFonts w:ascii="Verdana" w:eastAsia="MS PMincho" w:hAnsi="Verdana"/>
          <w:spacing w:val="28"/>
          <w:sz w:val="20"/>
          <w:szCs w:val="20"/>
        </w:rPr>
        <w:t xml:space="preserve"> </w:t>
      </w:r>
      <w:r w:rsidRPr="00B75352">
        <w:rPr>
          <w:rFonts w:ascii="Verdana" w:eastAsia="MS PMincho" w:hAnsi="Verdana"/>
          <w:spacing w:val="2"/>
          <w:sz w:val="20"/>
          <w:szCs w:val="20"/>
        </w:rPr>
        <w:t>inspectio</w:t>
      </w:r>
      <w:r w:rsidRPr="00B75352">
        <w:rPr>
          <w:rFonts w:ascii="Verdana" w:eastAsia="MS PMincho" w:hAnsi="Verdana"/>
          <w:sz w:val="20"/>
          <w:szCs w:val="20"/>
        </w:rPr>
        <w:t>n</w:t>
      </w:r>
      <w:r w:rsidRPr="00B75352">
        <w:rPr>
          <w:rFonts w:ascii="Verdana" w:eastAsia="MS PMincho" w:hAnsi="Verdana"/>
          <w:spacing w:val="30"/>
          <w:sz w:val="20"/>
          <w:szCs w:val="20"/>
        </w:rPr>
        <w:t xml:space="preserve"> </w:t>
      </w:r>
      <w:r w:rsidRPr="00B75352">
        <w:rPr>
          <w:rFonts w:ascii="Verdana" w:eastAsia="MS PMincho" w:hAnsi="Verdana"/>
          <w:spacing w:val="2"/>
          <w:sz w:val="20"/>
          <w:szCs w:val="20"/>
        </w:rPr>
        <w:t>o</w:t>
      </w:r>
      <w:r w:rsidRPr="00B75352">
        <w:rPr>
          <w:rFonts w:ascii="Verdana" w:eastAsia="MS PMincho" w:hAnsi="Verdana"/>
          <w:sz w:val="20"/>
          <w:szCs w:val="20"/>
        </w:rPr>
        <w:t>f</w:t>
      </w:r>
      <w:r w:rsidRPr="00B75352">
        <w:rPr>
          <w:rFonts w:ascii="Verdana" w:eastAsia="MS PMincho" w:hAnsi="Verdana"/>
          <w:spacing w:val="27"/>
          <w:sz w:val="20"/>
          <w:szCs w:val="20"/>
        </w:rPr>
        <w:t xml:space="preserve"> </w:t>
      </w:r>
      <w:r w:rsidRPr="00B75352">
        <w:rPr>
          <w:rFonts w:ascii="Verdana" w:eastAsia="MS PMincho" w:hAnsi="Verdana"/>
          <w:spacing w:val="2"/>
          <w:sz w:val="20"/>
          <w:szCs w:val="20"/>
        </w:rPr>
        <w:t>insu</w:t>
      </w:r>
      <w:r w:rsidRPr="00B75352">
        <w:rPr>
          <w:rFonts w:ascii="Verdana" w:eastAsia="MS PMincho" w:hAnsi="Verdana"/>
          <w:spacing w:val="4"/>
          <w:sz w:val="20"/>
          <w:szCs w:val="20"/>
        </w:rPr>
        <w:t>r</w:t>
      </w:r>
      <w:r w:rsidRPr="00B75352">
        <w:rPr>
          <w:rFonts w:ascii="Verdana" w:eastAsia="MS PMincho" w:hAnsi="Verdana"/>
          <w:spacing w:val="2"/>
          <w:sz w:val="20"/>
          <w:szCs w:val="20"/>
        </w:rPr>
        <w:t>an</w:t>
      </w:r>
      <w:r w:rsidRPr="00B75352">
        <w:rPr>
          <w:rFonts w:ascii="Verdana" w:eastAsia="MS PMincho" w:hAnsi="Verdana"/>
          <w:sz w:val="20"/>
          <w:szCs w:val="20"/>
        </w:rPr>
        <w:t>ce</w:t>
      </w:r>
      <w:r w:rsidRPr="00B75352">
        <w:rPr>
          <w:rFonts w:ascii="Verdana" w:eastAsia="MS PMincho" w:hAnsi="Verdana"/>
          <w:spacing w:val="28"/>
          <w:sz w:val="20"/>
          <w:szCs w:val="20"/>
        </w:rPr>
        <w:t xml:space="preserve"> </w:t>
      </w:r>
      <w:r w:rsidRPr="00B75352">
        <w:rPr>
          <w:rFonts w:ascii="Verdana" w:eastAsia="MS PMincho" w:hAnsi="Verdana"/>
          <w:spacing w:val="1"/>
          <w:sz w:val="20"/>
          <w:szCs w:val="20"/>
        </w:rPr>
        <w:t>d</w:t>
      </w:r>
      <w:r w:rsidRPr="00B75352">
        <w:rPr>
          <w:rFonts w:ascii="Verdana" w:eastAsia="MS PMincho" w:hAnsi="Verdana"/>
          <w:spacing w:val="3"/>
          <w:sz w:val="20"/>
          <w:szCs w:val="20"/>
        </w:rPr>
        <w:t>o</w:t>
      </w:r>
      <w:r w:rsidRPr="00B75352">
        <w:rPr>
          <w:rFonts w:ascii="Verdana" w:eastAsia="MS PMincho" w:hAnsi="Verdana"/>
          <w:spacing w:val="2"/>
          <w:sz w:val="20"/>
          <w:szCs w:val="20"/>
        </w:rPr>
        <w:t>cument</w:t>
      </w:r>
      <w:r w:rsidRPr="00B75352">
        <w:rPr>
          <w:rFonts w:ascii="Verdana" w:eastAsia="MS PMincho" w:hAnsi="Verdana"/>
          <w:sz w:val="20"/>
          <w:szCs w:val="20"/>
        </w:rPr>
        <w:t>s</w:t>
      </w:r>
      <w:r w:rsidRPr="00B75352">
        <w:rPr>
          <w:rFonts w:ascii="Verdana" w:eastAsia="MS PMincho" w:hAnsi="Verdana"/>
          <w:spacing w:val="43"/>
          <w:sz w:val="20"/>
          <w:szCs w:val="20"/>
        </w:rPr>
        <w:t xml:space="preserve"> </w:t>
      </w:r>
      <w:r w:rsidRPr="00B75352">
        <w:rPr>
          <w:rFonts w:ascii="Verdana" w:eastAsia="MS PMincho" w:hAnsi="Verdana"/>
          <w:spacing w:val="1"/>
          <w:sz w:val="20"/>
          <w:szCs w:val="20"/>
        </w:rPr>
        <w:t>m</w:t>
      </w:r>
      <w:r w:rsidRPr="00B75352">
        <w:rPr>
          <w:rFonts w:ascii="Verdana" w:eastAsia="MS PMincho" w:hAnsi="Verdana"/>
          <w:spacing w:val="2"/>
          <w:sz w:val="20"/>
          <w:szCs w:val="20"/>
        </w:rPr>
        <w:t>us</w:t>
      </w:r>
      <w:r w:rsidRPr="00B75352">
        <w:rPr>
          <w:rFonts w:ascii="Verdana" w:eastAsia="MS PMincho" w:hAnsi="Verdana"/>
          <w:sz w:val="20"/>
          <w:szCs w:val="20"/>
        </w:rPr>
        <w:t>t</w:t>
      </w:r>
      <w:r w:rsidRPr="00B75352">
        <w:rPr>
          <w:rFonts w:ascii="Verdana" w:eastAsia="MS PMincho" w:hAnsi="Verdana"/>
          <w:spacing w:val="38"/>
          <w:sz w:val="20"/>
          <w:szCs w:val="20"/>
        </w:rPr>
        <w:t xml:space="preserve"> </w:t>
      </w:r>
      <w:r w:rsidRPr="00B75352">
        <w:rPr>
          <w:rFonts w:ascii="Verdana" w:eastAsia="MS PMincho" w:hAnsi="Verdana"/>
          <w:spacing w:val="2"/>
          <w:sz w:val="20"/>
          <w:szCs w:val="20"/>
        </w:rPr>
        <w:t>b</w:t>
      </w:r>
      <w:r w:rsidRPr="00B75352">
        <w:rPr>
          <w:rFonts w:ascii="Verdana" w:eastAsia="MS PMincho" w:hAnsi="Verdana"/>
          <w:sz w:val="20"/>
          <w:szCs w:val="20"/>
        </w:rPr>
        <w:t>e</w:t>
      </w:r>
      <w:r w:rsidRPr="00B75352">
        <w:rPr>
          <w:rFonts w:ascii="Verdana" w:eastAsia="MS PMincho" w:hAnsi="Verdana"/>
          <w:spacing w:val="22"/>
          <w:sz w:val="20"/>
          <w:szCs w:val="20"/>
        </w:rPr>
        <w:t xml:space="preserve"> </w:t>
      </w:r>
      <w:r w:rsidRPr="00B75352">
        <w:rPr>
          <w:rFonts w:ascii="Verdana" w:eastAsia="MS PMincho" w:hAnsi="Verdana"/>
          <w:spacing w:val="2"/>
          <w:sz w:val="20"/>
          <w:szCs w:val="20"/>
        </w:rPr>
        <w:t>made</w:t>
      </w:r>
      <w:r w:rsidRPr="00B75352">
        <w:rPr>
          <w:rFonts w:ascii="Verdana" w:eastAsia="MS PMincho" w:hAnsi="Verdana"/>
          <w:spacing w:val="9"/>
          <w:sz w:val="20"/>
          <w:szCs w:val="20"/>
        </w:rPr>
        <w:t xml:space="preserve"> </w:t>
      </w:r>
      <w:r w:rsidRPr="00B75352">
        <w:rPr>
          <w:rFonts w:ascii="Verdana" w:eastAsia="MS PMincho" w:hAnsi="Verdana"/>
          <w:spacing w:val="-4"/>
          <w:w w:val="95"/>
          <w:sz w:val="20"/>
          <w:szCs w:val="20"/>
        </w:rPr>
        <w:t>a</w:t>
      </w:r>
      <w:r w:rsidRPr="00B75352">
        <w:rPr>
          <w:rFonts w:ascii="Verdana" w:eastAsia="MS PMincho" w:hAnsi="Verdana"/>
          <w:w w:val="95"/>
          <w:sz w:val="20"/>
          <w:szCs w:val="20"/>
        </w:rPr>
        <w:t>vailable</w:t>
      </w:r>
      <w:r w:rsidRPr="00B75352">
        <w:rPr>
          <w:rFonts w:ascii="Verdana" w:eastAsia="MS PMincho" w:hAnsi="Verdana"/>
          <w:spacing w:val="3"/>
          <w:w w:val="95"/>
          <w:sz w:val="20"/>
          <w:szCs w:val="20"/>
        </w:rPr>
        <w:t xml:space="preserve"> </w:t>
      </w:r>
      <w:r w:rsidRPr="00B75352">
        <w:rPr>
          <w:rFonts w:ascii="Verdana" w:eastAsia="MS PMincho" w:hAnsi="Verdana"/>
          <w:sz w:val="20"/>
          <w:szCs w:val="20"/>
        </w:rPr>
        <w:t>f</w:t>
      </w:r>
      <w:r w:rsidRPr="00B75352">
        <w:rPr>
          <w:rFonts w:ascii="Verdana" w:eastAsia="MS PMincho" w:hAnsi="Verdana"/>
          <w:spacing w:val="-3"/>
          <w:sz w:val="20"/>
          <w:szCs w:val="20"/>
        </w:rPr>
        <w:t>r</w:t>
      </w:r>
      <w:r w:rsidRPr="00B75352">
        <w:rPr>
          <w:rFonts w:ascii="Verdana" w:eastAsia="MS PMincho" w:hAnsi="Verdana"/>
          <w:sz w:val="20"/>
          <w:szCs w:val="20"/>
        </w:rPr>
        <w:t>ee</w:t>
      </w:r>
      <w:r w:rsidRPr="00B75352">
        <w:rPr>
          <w:rFonts w:ascii="Verdana" w:eastAsia="MS PMincho" w:hAnsi="Verdana"/>
          <w:spacing w:val="-3"/>
          <w:sz w:val="20"/>
          <w:szCs w:val="20"/>
        </w:rPr>
        <w:t xml:space="preserve"> </w:t>
      </w:r>
      <w:r w:rsidRPr="00B75352">
        <w:rPr>
          <w:rFonts w:ascii="Verdana" w:eastAsia="MS PMincho" w:hAnsi="Verdana"/>
          <w:sz w:val="20"/>
          <w:szCs w:val="20"/>
        </w:rPr>
        <w:t xml:space="preserve">of </w:t>
      </w:r>
      <w:r w:rsidRPr="00B75352">
        <w:rPr>
          <w:rFonts w:ascii="Verdana" w:eastAsia="MS PMincho" w:hAnsi="Verdana"/>
          <w:spacing w:val="-2"/>
          <w:w w:val="98"/>
          <w:sz w:val="20"/>
          <w:szCs w:val="20"/>
        </w:rPr>
        <w:t>c</w:t>
      </w:r>
      <w:r w:rsidRPr="00B75352">
        <w:rPr>
          <w:rFonts w:ascii="Verdana" w:eastAsia="MS PMincho" w:hAnsi="Verdana"/>
          <w:w w:val="98"/>
          <w:sz w:val="20"/>
          <w:szCs w:val="20"/>
        </w:rPr>
        <w:t>harge.</w:t>
      </w:r>
      <w:r w:rsidRPr="00B75352">
        <w:rPr>
          <w:rFonts w:ascii="Verdana" w:eastAsia="MS PMincho" w:hAnsi="Verdana"/>
          <w:spacing w:val="-8"/>
          <w:w w:val="98"/>
          <w:sz w:val="20"/>
          <w:szCs w:val="20"/>
        </w:rPr>
        <w:t xml:space="preserve"> </w:t>
      </w:r>
      <w:r w:rsidRPr="00B75352">
        <w:rPr>
          <w:rFonts w:ascii="Verdana" w:eastAsia="MS PMincho" w:hAnsi="Verdana"/>
          <w:spacing w:val="-5"/>
          <w:w w:val="98"/>
          <w:sz w:val="20"/>
          <w:szCs w:val="20"/>
        </w:rPr>
        <w:t>H</w:t>
      </w:r>
      <w:r w:rsidRPr="00B75352">
        <w:rPr>
          <w:rFonts w:ascii="Verdana" w:eastAsia="MS PMincho" w:hAnsi="Verdana"/>
          <w:spacing w:val="-4"/>
          <w:w w:val="98"/>
          <w:sz w:val="20"/>
          <w:szCs w:val="20"/>
        </w:rPr>
        <w:t>o</w:t>
      </w:r>
      <w:r w:rsidRPr="00B75352">
        <w:rPr>
          <w:rFonts w:ascii="Verdana" w:eastAsia="MS PMincho" w:hAnsi="Verdana"/>
          <w:spacing w:val="-2"/>
          <w:w w:val="98"/>
          <w:sz w:val="20"/>
          <w:szCs w:val="20"/>
        </w:rPr>
        <w:t>w</w:t>
      </w:r>
      <w:r w:rsidRPr="00B75352">
        <w:rPr>
          <w:rFonts w:ascii="Verdana" w:eastAsia="MS PMincho" w:hAnsi="Verdana"/>
          <w:spacing w:val="1"/>
          <w:w w:val="98"/>
          <w:sz w:val="20"/>
          <w:szCs w:val="20"/>
        </w:rPr>
        <w:t>e</w:t>
      </w:r>
      <w:r w:rsidRPr="00B75352">
        <w:rPr>
          <w:rFonts w:ascii="Verdana" w:eastAsia="MS PMincho" w:hAnsi="Verdana"/>
          <w:spacing w:val="-4"/>
          <w:w w:val="98"/>
          <w:sz w:val="20"/>
          <w:szCs w:val="20"/>
        </w:rPr>
        <w:t>v</w:t>
      </w:r>
      <w:r w:rsidRPr="00B75352">
        <w:rPr>
          <w:rFonts w:ascii="Verdana" w:eastAsia="MS PMincho" w:hAnsi="Verdana"/>
          <w:spacing w:val="-1"/>
          <w:w w:val="98"/>
          <w:sz w:val="20"/>
          <w:szCs w:val="20"/>
        </w:rPr>
        <w:t>e</w:t>
      </w:r>
      <w:r w:rsidRPr="00B75352">
        <w:rPr>
          <w:rFonts w:ascii="Verdana" w:eastAsia="MS PMincho" w:hAnsi="Verdana"/>
          <w:spacing w:val="-13"/>
          <w:w w:val="98"/>
          <w:sz w:val="20"/>
          <w:szCs w:val="20"/>
        </w:rPr>
        <w:t>r</w:t>
      </w:r>
      <w:r w:rsidRPr="00B75352">
        <w:rPr>
          <w:rFonts w:ascii="Verdana" w:eastAsia="MS PMincho" w:hAnsi="Verdana"/>
          <w:w w:val="98"/>
          <w:sz w:val="20"/>
          <w:szCs w:val="20"/>
        </w:rPr>
        <w:t>,</w:t>
      </w:r>
      <w:r w:rsidRPr="00B75352">
        <w:rPr>
          <w:rFonts w:ascii="Verdana" w:eastAsia="MS PMincho" w:hAnsi="Verdana"/>
          <w:spacing w:val="-7"/>
          <w:w w:val="98"/>
          <w:sz w:val="20"/>
          <w:szCs w:val="20"/>
        </w:rPr>
        <w:t xml:space="preserve"> </w:t>
      </w:r>
      <w:r w:rsidRPr="00B75352">
        <w:rPr>
          <w:rFonts w:ascii="Verdana" w:eastAsia="MS PMincho" w:hAnsi="Verdana"/>
          <w:sz w:val="20"/>
          <w:szCs w:val="20"/>
        </w:rPr>
        <w:t>a</w:t>
      </w:r>
      <w:r w:rsidRPr="00B75352">
        <w:rPr>
          <w:rFonts w:ascii="Verdana" w:eastAsia="MS PMincho" w:hAnsi="Verdana"/>
          <w:spacing w:val="-5"/>
          <w:sz w:val="20"/>
          <w:szCs w:val="20"/>
        </w:rPr>
        <w:t xml:space="preserve"> </w:t>
      </w:r>
      <w:r w:rsidRPr="00B75352">
        <w:rPr>
          <w:rFonts w:ascii="Verdana" w:eastAsia="MS PMincho" w:hAnsi="Verdana"/>
          <w:spacing w:val="-3"/>
          <w:sz w:val="20"/>
          <w:szCs w:val="20"/>
        </w:rPr>
        <w:t>r</w:t>
      </w:r>
      <w:r w:rsidRPr="00B75352">
        <w:rPr>
          <w:rFonts w:ascii="Verdana" w:eastAsia="MS PMincho" w:hAnsi="Verdana"/>
          <w:sz w:val="20"/>
          <w:szCs w:val="20"/>
        </w:rPr>
        <w:t>easonable</w:t>
      </w:r>
      <w:r w:rsidRPr="00B75352">
        <w:rPr>
          <w:rFonts w:ascii="Verdana" w:eastAsia="MS PMincho" w:hAnsi="Verdana"/>
          <w:spacing w:val="-9"/>
          <w:sz w:val="20"/>
          <w:szCs w:val="20"/>
        </w:rPr>
        <w:t xml:space="preserve"> </w:t>
      </w:r>
      <w:r w:rsidRPr="00B75352">
        <w:rPr>
          <w:rFonts w:ascii="Verdana" w:eastAsia="MS PMincho" w:hAnsi="Verdana"/>
          <w:sz w:val="20"/>
          <w:szCs w:val="20"/>
        </w:rPr>
        <w:t>amount</w:t>
      </w:r>
      <w:r w:rsidRPr="00B75352">
        <w:rPr>
          <w:rFonts w:ascii="Verdana" w:eastAsia="MS PMincho" w:hAnsi="Verdana"/>
          <w:spacing w:val="27"/>
          <w:sz w:val="20"/>
          <w:szCs w:val="20"/>
        </w:rPr>
        <w:t xml:space="preserve"> </w:t>
      </w:r>
      <w:r w:rsidRPr="00B75352">
        <w:rPr>
          <w:rFonts w:ascii="Verdana" w:eastAsia="MS PMincho" w:hAnsi="Verdana"/>
          <w:sz w:val="20"/>
          <w:szCs w:val="20"/>
        </w:rPr>
        <w:t>m</w:t>
      </w:r>
      <w:r w:rsidRPr="00B75352">
        <w:rPr>
          <w:rFonts w:ascii="Verdana" w:eastAsia="MS PMincho" w:hAnsi="Verdana"/>
          <w:spacing w:val="-4"/>
          <w:sz w:val="20"/>
          <w:szCs w:val="20"/>
        </w:rPr>
        <w:t>a</w:t>
      </w:r>
      <w:r w:rsidRPr="00B75352">
        <w:rPr>
          <w:rFonts w:ascii="Verdana" w:eastAsia="MS PMincho" w:hAnsi="Verdana"/>
          <w:sz w:val="20"/>
          <w:szCs w:val="20"/>
        </w:rPr>
        <w:t>y</w:t>
      </w:r>
      <w:r w:rsidRPr="00B75352">
        <w:rPr>
          <w:rFonts w:ascii="Verdana" w:eastAsia="MS PMincho" w:hAnsi="Verdana"/>
          <w:spacing w:val="-9"/>
          <w:sz w:val="20"/>
          <w:szCs w:val="20"/>
        </w:rPr>
        <w:t xml:space="preserve"> </w:t>
      </w:r>
      <w:r w:rsidRPr="00B75352">
        <w:rPr>
          <w:rFonts w:ascii="Verdana" w:eastAsia="MS PMincho" w:hAnsi="Verdana"/>
          <w:sz w:val="20"/>
          <w:szCs w:val="20"/>
        </w:rPr>
        <w:t>be</w:t>
      </w:r>
      <w:r w:rsidRPr="00B75352">
        <w:rPr>
          <w:rFonts w:ascii="Verdana" w:eastAsia="MS PMincho" w:hAnsi="Verdana"/>
          <w:spacing w:val="-5"/>
          <w:sz w:val="20"/>
          <w:szCs w:val="20"/>
        </w:rPr>
        <w:t xml:space="preserve"> </w:t>
      </w:r>
      <w:r w:rsidRPr="00B75352">
        <w:rPr>
          <w:rFonts w:ascii="Verdana" w:eastAsia="MS PMincho" w:hAnsi="Verdana"/>
          <w:spacing w:val="-2"/>
          <w:sz w:val="20"/>
          <w:szCs w:val="20"/>
        </w:rPr>
        <w:t>c</w:t>
      </w:r>
      <w:r w:rsidRPr="00B75352">
        <w:rPr>
          <w:rFonts w:ascii="Verdana" w:eastAsia="MS PMincho" w:hAnsi="Verdana"/>
          <w:sz w:val="20"/>
          <w:szCs w:val="20"/>
        </w:rPr>
        <w:t>harged</w:t>
      </w:r>
      <w:r w:rsidRPr="00B75352">
        <w:rPr>
          <w:rFonts w:ascii="Verdana" w:eastAsia="MS PMincho" w:hAnsi="Verdana"/>
          <w:spacing w:val="-5"/>
          <w:sz w:val="20"/>
          <w:szCs w:val="20"/>
        </w:rPr>
        <w:t xml:space="preserve"> </w:t>
      </w:r>
      <w:r w:rsidRPr="00B75352">
        <w:rPr>
          <w:rFonts w:ascii="Verdana" w:eastAsia="MS PMincho" w:hAnsi="Verdana"/>
          <w:spacing w:val="2"/>
          <w:sz w:val="20"/>
          <w:szCs w:val="20"/>
        </w:rPr>
        <w:t>a</w:t>
      </w:r>
      <w:r w:rsidRPr="00B75352">
        <w:rPr>
          <w:rFonts w:ascii="Verdana" w:eastAsia="MS PMincho" w:hAnsi="Verdana"/>
          <w:sz w:val="20"/>
          <w:szCs w:val="20"/>
        </w:rPr>
        <w:t>s</w:t>
      </w:r>
      <w:r w:rsidRPr="00B75352">
        <w:rPr>
          <w:rFonts w:ascii="Verdana" w:eastAsia="MS PMincho" w:hAnsi="Verdana"/>
          <w:spacing w:val="7"/>
          <w:sz w:val="20"/>
          <w:szCs w:val="20"/>
        </w:rPr>
        <w:t xml:space="preserve"> </w:t>
      </w:r>
      <w:r w:rsidRPr="00B75352">
        <w:rPr>
          <w:rFonts w:ascii="Verdana" w:eastAsia="MS PMincho" w:hAnsi="Verdana"/>
          <w:spacing w:val="2"/>
          <w:sz w:val="20"/>
          <w:szCs w:val="20"/>
        </w:rPr>
        <w:t>pa</w:t>
      </w:r>
      <w:r w:rsidRPr="00B75352">
        <w:rPr>
          <w:rFonts w:ascii="Verdana" w:eastAsia="MS PMincho" w:hAnsi="Verdana"/>
          <w:spacing w:val="6"/>
          <w:sz w:val="20"/>
          <w:szCs w:val="20"/>
        </w:rPr>
        <w:t>r</w:t>
      </w:r>
      <w:r w:rsidRPr="00B75352">
        <w:rPr>
          <w:rFonts w:ascii="Verdana" w:eastAsia="MS PMincho" w:hAnsi="Verdana"/>
          <w:sz w:val="20"/>
          <w:szCs w:val="20"/>
        </w:rPr>
        <w:t>t</w:t>
      </w:r>
      <w:r w:rsidRPr="00B75352">
        <w:rPr>
          <w:rFonts w:ascii="Verdana" w:eastAsia="MS PMincho" w:hAnsi="Verdana"/>
          <w:spacing w:val="25"/>
          <w:sz w:val="20"/>
          <w:szCs w:val="20"/>
        </w:rPr>
        <w:t xml:space="preserve"> </w:t>
      </w:r>
      <w:r w:rsidRPr="00B75352">
        <w:rPr>
          <w:rFonts w:ascii="Verdana" w:eastAsia="MS PMincho" w:hAnsi="Verdana"/>
          <w:spacing w:val="2"/>
          <w:sz w:val="20"/>
          <w:szCs w:val="20"/>
        </w:rPr>
        <w:t>o</w:t>
      </w:r>
      <w:r w:rsidRPr="00B75352">
        <w:rPr>
          <w:rFonts w:ascii="Verdana" w:eastAsia="MS PMincho" w:hAnsi="Verdana"/>
          <w:sz w:val="20"/>
          <w:szCs w:val="20"/>
        </w:rPr>
        <w:t>f</w:t>
      </w:r>
      <w:r w:rsidRPr="00B75352">
        <w:rPr>
          <w:rFonts w:ascii="Verdana" w:eastAsia="MS PMincho" w:hAnsi="Verdana"/>
          <w:spacing w:val="15"/>
          <w:sz w:val="20"/>
          <w:szCs w:val="20"/>
        </w:rPr>
        <w:t xml:space="preserve"> </w:t>
      </w:r>
      <w:r w:rsidRPr="00B75352">
        <w:rPr>
          <w:rFonts w:ascii="Verdana" w:eastAsia="MS PMincho" w:hAnsi="Verdana"/>
          <w:spacing w:val="2"/>
          <w:sz w:val="20"/>
          <w:szCs w:val="20"/>
        </w:rPr>
        <w:t>th</w:t>
      </w:r>
      <w:r w:rsidRPr="00B75352">
        <w:rPr>
          <w:rFonts w:ascii="Verdana" w:eastAsia="MS PMincho" w:hAnsi="Verdana"/>
          <w:sz w:val="20"/>
          <w:szCs w:val="20"/>
        </w:rPr>
        <w:t>e</w:t>
      </w:r>
      <w:r w:rsidRPr="00B75352">
        <w:rPr>
          <w:rFonts w:ascii="Verdana" w:eastAsia="MS PMincho" w:hAnsi="Verdana"/>
          <w:spacing w:val="16"/>
          <w:sz w:val="20"/>
          <w:szCs w:val="20"/>
        </w:rPr>
        <w:t xml:space="preserve"> </w:t>
      </w:r>
      <w:r w:rsidRPr="00B75352">
        <w:rPr>
          <w:rFonts w:ascii="Verdana" w:eastAsia="MS PMincho" w:hAnsi="Verdana"/>
          <w:spacing w:val="-1"/>
          <w:sz w:val="20"/>
          <w:szCs w:val="20"/>
        </w:rPr>
        <w:t>c</w:t>
      </w:r>
      <w:r w:rsidRPr="00B75352">
        <w:rPr>
          <w:rFonts w:ascii="Verdana" w:eastAsia="MS PMincho" w:hAnsi="Verdana"/>
          <w:spacing w:val="2"/>
          <w:sz w:val="20"/>
          <w:szCs w:val="20"/>
        </w:rPr>
        <w:t>ost</w:t>
      </w:r>
      <w:r w:rsidRPr="00B75352">
        <w:rPr>
          <w:rFonts w:ascii="Verdana" w:eastAsia="MS PMincho" w:hAnsi="Verdana"/>
          <w:sz w:val="20"/>
          <w:szCs w:val="20"/>
        </w:rPr>
        <w:t>s</w:t>
      </w:r>
      <w:r w:rsidRPr="00B75352">
        <w:rPr>
          <w:rFonts w:ascii="Verdana" w:eastAsia="MS PMincho" w:hAnsi="Verdana"/>
          <w:spacing w:val="1"/>
          <w:sz w:val="20"/>
          <w:szCs w:val="20"/>
        </w:rPr>
        <w:t xml:space="preserve"> </w:t>
      </w:r>
      <w:r w:rsidRPr="00B75352">
        <w:rPr>
          <w:rFonts w:ascii="Verdana" w:eastAsia="MS PMincho" w:hAnsi="Verdana"/>
          <w:spacing w:val="2"/>
          <w:sz w:val="20"/>
          <w:szCs w:val="20"/>
        </w:rPr>
        <w:t>o</w:t>
      </w:r>
      <w:r w:rsidRPr="00B75352">
        <w:rPr>
          <w:rFonts w:ascii="Verdana" w:eastAsia="MS PMincho" w:hAnsi="Verdana"/>
          <w:sz w:val="20"/>
          <w:szCs w:val="20"/>
        </w:rPr>
        <w:t>f</w:t>
      </w:r>
      <w:r w:rsidRPr="00B75352">
        <w:rPr>
          <w:rFonts w:ascii="Verdana" w:eastAsia="MS PMincho" w:hAnsi="Verdana"/>
          <w:spacing w:val="18"/>
          <w:sz w:val="20"/>
          <w:szCs w:val="20"/>
        </w:rPr>
        <w:t xml:space="preserve"> </w:t>
      </w:r>
      <w:r w:rsidRPr="00B75352">
        <w:rPr>
          <w:rFonts w:ascii="Verdana" w:eastAsia="MS PMincho" w:hAnsi="Verdana"/>
          <w:spacing w:val="2"/>
          <w:sz w:val="20"/>
          <w:szCs w:val="20"/>
        </w:rPr>
        <w:t>management</w:t>
      </w:r>
      <w:r w:rsidRPr="00B75352">
        <w:rPr>
          <w:rFonts w:ascii="Verdana" w:eastAsia="MS PMincho" w:hAnsi="Verdana"/>
          <w:sz w:val="20"/>
          <w:szCs w:val="20"/>
        </w:rPr>
        <w:t>.</w:t>
      </w:r>
      <w:r w:rsidRPr="00B75352">
        <w:rPr>
          <w:rFonts w:ascii="Verdana" w:eastAsia="MS PMincho" w:hAnsi="Verdana"/>
          <w:spacing w:val="9"/>
          <w:sz w:val="20"/>
          <w:szCs w:val="20"/>
        </w:rPr>
        <w:t xml:space="preserve"> </w:t>
      </w:r>
      <w:r w:rsidRPr="00B75352">
        <w:rPr>
          <w:rFonts w:ascii="Verdana" w:eastAsia="MS PMincho" w:hAnsi="Verdana"/>
          <w:sz w:val="20"/>
          <w:szCs w:val="20"/>
        </w:rPr>
        <w:t>A</w:t>
      </w:r>
      <w:r w:rsidRPr="00B75352">
        <w:rPr>
          <w:rFonts w:ascii="Verdana" w:eastAsia="MS PMincho" w:hAnsi="Verdana"/>
          <w:spacing w:val="-5"/>
          <w:sz w:val="20"/>
          <w:szCs w:val="20"/>
        </w:rPr>
        <w:t xml:space="preserve"> </w:t>
      </w:r>
      <w:r w:rsidRPr="00B75352">
        <w:rPr>
          <w:rFonts w:ascii="Verdana" w:eastAsia="MS PMincho" w:hAnsi="Verdana"/>
          <w:spacing w:val="-1"/>
          <w:sz w:val="20"/>
          <w:szCs w:val="20"/>
        </w:rPr>
        <w:t>r</w:t>
      </w:r>
      <w:r w:rsidRPr="00B75352">
        <w:rPr>
          <w:rFonts w:ascii="Verdana" w:eastAsia="MS PMincho" w:hAnsi="Verdana"/>
          <w:spacing w:val="2"/>
          <w:sz w:val="20"/>
          <w:szCs w:val="20"/>
        </w:rPr>
        <w:t>easonabl</w:t>
      </w:r>
      <w:r w:rsidRPr="00B75352">
        <w:rPr>
          <w:rFonts w:ascii="Verdana" w:eastAsia="MS PMincho" w:hAnsi="Verdana"/>
          <w:sz w:val="20"/>
          <w:szCs w:val="20"/>
        </w:rPr>
        <w:t>e</w:t>
      </w:r>
      <w:r w:rsidRPr="00B75352">
        <w:rPr>
          <w:rFonts w:ascii="Verdana" w:eastAsia="MS PMincho" w:hAnsi="Verdana"/>
          <w:spacing w:val="6"/>
          <w:sz w:val="20"/>
          <w:szCs w:val="20"/>
        </w:rPr>
        <w:t xml:space="preserve"> </w:t>
      </w:r>
      <w:r w:rsidRPr="00B75352">
        <w:rPr>
          <w:rFonts w:ascii="Verdana" w:eastAsia="MS PMincho" w:hAnsi="Verdana"/>
          <w:spacing w:val="1"/>
          <w:sz w:val="20"/>
          <w:szCs w:val="20"/>
        </w:rPr>
        <w:t>c</w:t>
      </w:r>
      <w:r w:rsidRPr="00B75352">
        <w:rPr>
          <w:rFonts w:ascii="Verdana" w:eastAsia="MS PMincho" w:hAnsi="Verdana"/>
          <w:spacing w:val="2"/>
          <w:sz w:val="20"/>
          <w:szCs w:val="20"/>
        </w:rPr>
        <w:t>harg</w:t>
      </w:r>
      <w:r w:rsidRPr="00B75352">
        <w:rPr>
          <w:rFonts w:ascii="Verdana" w:eastAsia="MS PMincho" w:hAnsi="Verdana"/>
          <w:sz w:val="20"/>
          <w:szCs w:val="20"/>
        </w:rPr>
        <w:t>e</w:t>
      </w:r>
      <w:r w:rsidRPr="00B75352">
        <w:rPr>
          <w:rFonts w:ascii="Verdana" w:eastAsia="MS PMincho" w:hAnsi="Verdana"/>
          <w:spacing w:val="2"/>
          <w:sz w:val="20"/>
          <w:szCs w:val="20"/>
        </w:rPr>
        <w:t xml:space="preserve"> m</w:t>
      </w:r>
      <w:r w:rsidRPr="00B75352">
        <w:rPr>
          <w:rFonts w:ascii="Verdana" w:eastAsia="MS PMincho" w:hAnsi="Verdana"/>
          <w:spacing w:val="-2"/>
          <w:sz w:val="20"/>
          <w:szCs w:val="20"/>
        </w:rPr>
        <w:t>a</w:t>
      </w:r>
      <w:r w:rsidRPr="00B75352">
        <w:rPr>
          <w:rFonts w:ascii="Verdana" w:eastAsia="MS PMincho" w:hAnsi="Verdana"/>
          <w:sz w:val="20"/>
          <w:szCs w:val="20"/>
        </w:rPr>
        <w:t>y</w:t>
      </w:r>
      <w:r w:rsidRPr="00B75352">
        <w:rPr>
          <w:rFonts w:ascii="Verdana" w:eastAsia="MS PMincho" w:hAnsi="Verdana"/>
          <w:spacing w:val="5"/>
          <w:sz w:val="20"/>
          <w:szCs w:val="20"/>
        </w:rPr>
        <w:t xml:space="preserve"> </w:t>
      </w:r>
      <w:r w:rsidRPr="00B75352">
        <w:rPr>
          <w:rFonts w:ascii="Verdana" w:eastAsia="MS PMincho" w:hAnsi="Verdana"/>
          <w:spacing w:val="2"/>
          <w:sz w:val="20"/>
          <w:szCs w:val="20"/>
        </w:rPr>
        <w:t>als</w:t>
      </w:r>
      <w:r w:rsidRPr="00B75352">
        <w:rPr>
          <w:rFonts w:ascii="Verdana" w:eastAsia="MS PMincho" w:hAnsi="Verdana"/>
          <w:sz w:val="20"/>
          <w:szCs w:val="20"/>
        </w:rPr>
        <w:t>o</w:t>
      </w:r>
      <w:r w:rsidRPr="00B75352">
        <w:rPr>
          <w:rFonts w:ascii="Verdana" w:eastAsia="MS PMincho" w:hAnsi="Verdana"/>
          <w:spacing w:val="2"/>
          <w:sz w:val="20"/>
          <w:szCs w:val="20"/>
        </w:rPr>
        <w:t xml:space="preserve"> be</w:t>
      </w:r>
      <w:r w:rsidRPr="00B75352">
        <w:rPr>
          <w:rFonts w:ascii="Verdana" w:eastAsia="MS PMincho" w:hAnsi="Verdana"/>
          <w:spacing w:val="-2"/>
          <w:sz w:val="20"/>
          <w:szCs w:val="20"/>
        </w:rPr>
        <w:t xml:space="preserve"> </w:t>
      </w:r>
      <w:r w:rsidRPr="00B75352">
        <w:rPr>
          <w:rFonts w:ascii="Verdana" w:eastAsia="MS PMincho" w:hAnsi="Verdana"/>
          <w:spacing w:val="-1"/>
          <w:sz w:val="20"/>
          <w:szCs w:val="20"/>
        </w:rPr>
        <w:t>mad</w:t>
      </w:r>
      <w:r w:rsidRPr="00B75352">
        <w:rPr>
          <w:rFonts w:ascii="Verdana" w:eastAsia="MS PMincho" w:hAnsi="Verdana"/>
          <w:sz w:val="20"/>
          <w:szCs w:val="20"/>
        </w:rPr>
        <w:t>e</w:t>
      </w:r>
      <w:r w:rsidRPr="00B75352">
        <w:rPr>
          <w:rFonts w:ascii="Verdana" w:eastAsia="MS PMincho" w:hAnsi="Verdana"/>
          <w:spacing w:val="-8"/>
          <w:sz w:val="20"/>
          <w:szCs w:val="20"/>
        </w:rPr>
        <w:t xml:space="preserve"> </w:t>
      </w:r>
      <w:r w:rsidRPr="00B75352">
        <w:rPr>
          <w:rFonts w:ascii="Verdana" w:eastAsia="MS PMincho" w:hAnsi="Verdana"/>
          <w:spacing w:val="-1"/>
          <w:sz w:val="20"/>
          <w:szCs w:val="20"/>
        </w:rPr>
        <w:t>fo</w:t>
      </w:r>
      <w:r w:rsidRPr="00B75352">
        <w:rPr>
          <w:rFonts w:ascii="Verdana" w:eastAsia="MS PMincho" w:hAnsi="Verdana"/>
          <w:sz w:val="20"/>
          <w:szCs w:val="20"/>
        </w:rPr>
        <w:t>r</w:t>
      </w:r>
      <w:r w:rsidRPr="00B75352">
        <w:rPr>
          <w:rFonts w:ascii="Verdana" w:eastAsia="MS PMincho" w:hAnsi="Verdana"/>
          <w:spacing w:val="-13"/>
          <w:sz w:val="20"/>
          <w:szCs w:val="20"/>
        </w:rPr>
        <w:t xml:space="preserve"> </w:t>
      </w:r>
      <w:r w:rsidRPr="00B75352">
        <w:rPr>
          <w:rFonts w:ascii="Verdana" w:eastAsia="MS PMincho" w:hAnsi="Verdana"/>
          <w:spacing w:val="-3"/>
          <w:sz w:val="20"/>
          <w:szCs w:val="20"/>
        </w:rPr>
        <w:t>d</w:t>
      </w:r>
      <w:r w:rsidRPr="00B75352">
        <w:rPr>
          <w:rFonts w:ascii="Verdana" w:eastAsia="MS PMincho" w:hAnsi="Verdana"/>
          <w:spacing w:val="-2"/>
          <w:sz w:val="20"/>
          <w:szCs w:val="20"/>
        </w:rPr>
        <w:t>o</w:t>
      </w:r>
      <w:r w:rsidRPr="00B75352">
        <w:rPr>
          <w:rFonts w:ascii="Verdana" w:eastAsia="MS PMincho" w:hAnsi="Verdana"/>
          <w:spacing w:val="-1"/>
          <w:sz w:val="20"/>
          <w:szCs w:val="20"/>
        </w:rPr>
        <w:t>in</w:t>
      </w:r>
      <w:r w:rsidRPr="00B75352">
        <w:rPr>
          <w:rFonts w:ascii="Verdana" w:eastAsia="MS PMincho" w:hAnsi="Verdana"/>
          <w:sz w:val="20"/>
          <w:szCs w:val="20"/>
        </w:rPr>
        <w:t>g</w:t>
      </w:r>
      <w:r w:rsidRPr="00B75352">
        <w:rPr>
          <w:rFonts w:ascii="Verdana" w:eastAsia="MS PMincho" w:hAnsi="Verdana"/>
          <w:spacing w:val="-9"/>
          <w:sz w:val="20"/>
          <w:szCs w:val="20"/>
        </w:rPr>
        <w:t xml:space="preserve"> </w:t>
      </w:r>
      <w:r w:rsidRPr="00B75352">
        <w:rPr>
          <w:rFonts w:ascii="Verdana" w:eastAsia="MS PMincho" w:hAnsi="Verdana"/>
          <w:spacing w:val="-1"/>
          <w:sz w:val="20"/>
          <w:szCs w:val="20"/>
        </w:rPr>
        <w:t>a</w:t>
      </w:r>
      <w:r w:rsidRPr="00B75352">
        <w:rPr>
          <w:rFonts w:ascii="Verdana" w:eastAsia="MS PMincho" w:hAnsi="Verdana"/>
          <w:spacing w:val="-7"/>
          <w:sz w:val="20"/>
          <w:szCs w:val="20"/>
        </w:rPr>
        <w:t>n</w:t>
      </w:r>
      <w:r w:rsidRPr="00B75352">
        <w:rPr>
          <w:rFonts w:ascii="Verdana" w:eastAsia="MS PMincho" w:hAnsi="Verdana"/>
          <w:spacing w:val="3"/>
          <w:sz w:val="20"/>
          <w:szCs w:val="20"/>
        </w:rPr>
        <w:t>y</w:t>
      </w:r>
      <w:r w:rsidRPr="00B75352">
        <w:rPr>
          <w:rFonts w:ascii="Verdana" w:eastAsia="MS PMincho" w:hAnsi="Verdana"/>
          <w:spacing w:val="-1"/>
          <w:sz w:val="20"/>
          <w:szCs w:val="20"/>
        </w:rPr>
        <w:t>thin</w:t>
      </w:r>
      <w:r w:rsidRPr="00B75352">
        <w:rPr>
          <w:rFonts w:ascii="Verdana" w:eastAsia="MS PMincho" w:hAnsi="Verdana"/>
          <w:sz w:val="20"/>
          <w:szCs w:val="20"/>
        </w:rPr>
        <w:t>g</w:t>
      </w:r>
      <w:r w:rsidRPr="00B75352">
        <w:rPr>
          <w:rFonts w:ascii="Verdana" w:eastAsia="MS PMincho" w:hAnsi="Verdana"/>
          <w:spacing w:val="-16"/>
          <w:sz w:val="20"/>
          <w:szCs w:val="20"/>
        </w:rPr>
        <w:t xml:space="preserve"> </w:t>
      </w:r>
      <w:r w:rsidRPr="00B75352">
        <w:rPr>
          <w:rFonts w:ascii="Verdana" w:eastAsia="MS PMincho" w:hAnsi="Verdana"/>
          <w:spacing w:val="-1"/>
          <w:w w:val="94"/>
          <w:sz w:val="20"/>
          <w:szCs w:val="20"/>
        </w:rPr>
        <w:t>els</w:t>
      </w:r>
      <w:r w:rsidRPr="00B75352">
        <w:rPr>
          <w:rFonts w:ascii="Verdana" w:eastAsia="MS PMincho" w:hAnsi="Verdana"/>
          <w:w w:val="94"/>
          <w:sz w:val="20"/>
          <w:szCs w:val="20"/>
        </w:rPr>
        <w:t>e</w:t>
      </w:r>
      <w:r w:rsidRPr="00B75352">
        <w:rPr>
          <w:rFonts w:ascii="Verdana" w:eastAsia="MS PMincho" w:hAnsi="Verdana"/>
          <w:spacing w:val="-9"/>
          <w:w w:val="94"/>
          <w:sz w:val="20"/>
          <w:szCs w:val="20"/>
        </w:rPr>
        <w:t xml:space="preserve"> </w:t>
      </w:r>
      <w:r w:rsidRPr="00B75352">
        <w:rPr>
          <w:rFonts w:ascii="Verdana" w:eastAsia="MS PMincho" w:hAnsi="Verdana"/>
          <w:spacing w:val="-1"/>
          <w:w w:val="104"/>
          <w:sz w:val="20"/>
          <w:szCs w:val="20"/>
        </w:rPr>
        <w:t>i</w:t>
      </w:r>
      <w:r w:rsidRPr="00B75352">
        <w:rPr>
          <w:rFonts w:ascii="Verdana" w:eastAsia="MS PMincho" w:hAnsi="Verdana"/>
          <w:w w:val="104"/>
          <w:sz w:val="20"/>
          <w:szCs w:val="20"/>
        </w:rPr>
        <w:t>n</w:t>
      </w:r>
      <w:r w:rsidRPr="00B75352">
        <w:rPr>
          <w:rFonts w:ascii="Verdana" w:eastAsia="MS PMincho" w:hAnsi="Verdana"/>
          <w:spacing w:val="-15"/>
          <w:sz w:val="20"/>
          <w:szCs w:val="20"/>
        </w:rPr>
        <w:t xml:space="preserve"> </w:t>
      </w:r>
      <w:r w:rsidRPr="00B75352">
        <w:rPr>
          <w:rFonts w:ascii="Verdana" w:eastAsia="MS PMincho" w:hAnsi="Verdana"/>
          <w:spacing w:val="-4"/>
          <w:sz w:val="20"/>
          <w:szCs w:val="20"/>
        </w:rPr>
        <w:t>c</w:t>
      </w:r>
      <w:r w:rsidRPr="00B75352">
        <w:rPr>
          <w:rFonts w:ascii="Verdana" w:eastAsia="MS PMincho" w:hAnsi="Verdana"/>
          <w:spacing w:val="-2"/>
          <w:sz w:val="20"/>
          <w:szCs w:val="20"/>
        </w:rPr>
        <w:t>o</w:t>
      </w:r>
      <w:r w:rsidRPr="00B75352">
        <w:rPr>
          <w:rFonts w:ascii="Verdana" w:eastAsia="MS PMincho" w:hAnsi="Verdana"/>
          <w:spacing w:val="-1"/>
          <w:sz w:val="20"/>
          <w:szCs w:val="20"/>
        </w:rPr>
        <w:t>mplian</w:t>
      </w:r>
      <w:r w:rsidRPr="00B75352">
        <w:rPr>
          <w:rFonts w:ascii="Verdana" w:eastAsia="MS PMincho" w:hAnsi="Verdana"/>
          <w:spacing w:val="-4"/>
          <w:sz w:val="20"/>
          <w:szCs w:val="20"/>
        </w:rPr>
        <w:t>c</w:t>
      </w:r>
      <w:r w:rsidRPr="00B75352">
        <w:rPr>
          <w:rFonts w:ascii="Verdana" w:eastAsia="MS PMincho" w:hAnsi="Verdana"/>
          <w:sz w:val="20"/>
          <w:szCs w:val="20"/>
        </w:rPr>
        <w:t>e</w:t>
      </w:r>
      <w:r w:rsidRPr="00B75352">
        <w:rPr>
          <w:rFonts w:ascii="Verdana" w:eastAsia="MS PMincho" w:hAnsi="Verdana"/>
          <w:spacing w:val="-17"/>
          <w:sz w:val="20"/>
          <w:szCs w:val="20"/>
        </w:rPr>
        <w:t xml:space="preserve"> </w:t>
      </w:r>
      <w:r w:rsidRPr="00B75352">
        <w:rPr>
          <w:rFonts w:ascii="Verdana" w:eastAsia="MS PMincho" w:hAnsi="Verdana"/>
          <w:spacing w:val="2"/>
          <w:sz w:val="20"/>
          <w:szCs w:val="20"/>
        </w:rPr>
        <w:t>w</w:t>
      </w:r>
      <w:r w:rsidRPr="00B75352">
        <w:rPr>
          <w:rFonts w:ascii="Verdana" w:eastAsia="MS PMincho" w:hAnsi="Verdana"/>
          <w:spacing w:val="-1"/>
          <w:sz w:val="20"/>
          <w:szCs w:val="20"/>
        </w:rPr>
        <w:t>it</w:t>
      </w:r>
      <w:r w:rsidRPr="00B75352">
        <w:rPr>
          <w:rFonts w:ascii="Verdana" w:eastAsia="MS PMincho" w:hAnsi="Verdana"/>
          <w:sz w:val="20"/>
          <w:szCs w:val="20"/>
        </w:rPr>
        <w:t>h</w:t>
      </w:r>
      <w:r w:rsidRPr="00B75352">
        <w:rPr>
          <w:rFonts w:ascii="Verdana" w:eastAsia="MS PMincho" w:hAnsi="Verdana"/>
          <w:spacing w:val="-20"/>
          <w:sz w:val="20"/>
          <w:szCs w:val="20"/>
        </w:rPr>
        <w:t xml:space="preserve"> </w:t>
      </w:r>
      <w:r w:rsidRPr="00B75352">
        <w:rPr>
          <w:rFonts w:ascii="Verdana" w:eastAsia="MS PMincho" w:hAnsi="Verdana"/>
          <w:sz w:val="20"/>
          <w:szCs w:val="20"/>
        </w:rPr>
        <w:t>a</w:t>
      </w:r>
      <w:r w:rsidRPr="00B75352">
        <w:rPr>
          <w:rFonts w:ascii="Verdana" w:eastAsia="MS PMincho" w:hAnsi="Verdana"/>
          <w:spacing w:val="-17"/>
          <w:sz w:val="20"/>
          <w:szCs w:val="20"/>
        </w:rPr>
        <w:t xml:space="preserve"> </w:t>
      </w:r>
      <w:r w:rsidRPr="00B75352">
        <w:rPr>
          <w:rFonts w:ascii="Verdana" w:eastAsia="MS PMincho" w:hAnsi="Verdana"/>
          <w:spacing w:val="-4"/>
          <w:sz w:val="20"/>
          <w:szCs w:val="20"/>
        </w:rPr>
        <w:t>r</w:t>
      </w:r>
      <w:r w:rsidRPr="00B75352">
        <w:rPr>
          <w:rFonts w:ascii="Verdana" w:eastAsia="MS PMincho" w:hAnsi="Verdana"/>
          <w:spacing w:val="-1"/>
          <w:sz w:val="20"/>
          <w:szCs w:val="20"/>
        </w:rPr>
        <w:t>equi</w:t>
      </w:r>
      <w:r w:rsidRPr="00B75352">
        <w:rPr>
          <w:rFonts w:ascii="Verdana" w:eastAsia="MS PMincho" w:hAnsi="Verdana"/>
          <w:spacing w:val="-4"/>
          <w:sz w:val="20"/>
          <w:szCs w:val="20"/>
        </w:rPr>
        <w:t>r</w:t>
      </w:r>
      <w:r w:rsidRPr="00B75352">
        <w:rPr>
          <w:rFonts w:ascii="Verdana" w:eastAsia="MS PMincho" w:hAnsi="Verdana"/>
          <w:spacing w:val="-1"/>
          <w:sz w:val="20"/>
          <w:szCs w:val="20"/>
        </w:rPr>
        <w:t>emen</w:t>
      </w:r>
      <w:r w:rsidRPr="00B75352">
        <w:rPr>
          <w:rFonts w:ascii="Verdana" w:eastAsia="MS PMincho" w:hAnsi="Verdana"/>
          <w:sz w:val="20"/>
          <w:szCs w:val="20"/>
        </w:rPr>
        <w:t>t</w:t>
      </w:r>
      <w:r w:rsidRPr="00B75352">
        <w:rPr>
          <w:rFonts w:ascii="Verdana" w:eastAsia="MS PMincho" w:hAnsi="Verdana"/>
          <w:spacing w:val="10"/>
          <w:sz w:val="20"/>
          <w:szCs w:val="20"/>
        </w:rPr>
        <w:t xml:space="preserve"> </w:t>
      </w:r>
      <w:r w:rsidRPr="00B75352">
        <w:rPr>
          <w:rFonts w:ascii="Verdana" w:eastAsia="MS PMincho" w:hAnsi="Verdana"/>
          <w:spacing w:val="-1"/>
          <w:sz w:val="20"/>
          <w:szCs w:val="20"/>
        </w:rPr>
        <w:t>imposed</w:t>
      </w:r>
      <w:r w:rsidRPr="00B75352">
        <w:rPr>
          <w:rFonts w:ascii="Verdana" w:eastAsia="MS PMincho" w:hAnsi="Verdana"/>
          <w:spacing w:val="7"/>
          <w:sz w:val="20"/>
          <w:szCs w:val="20"/>
        </w:rPr>
        <w:t xml:space="preserve"> </w:t>
      </w:r>
      <w:r w:rsidRPr="00B75352">
        <w:rPr>
          <w:rFonts w:ascii="Verdana" w:eastAsia="MS PMincho" w:hAnsi="Verdana"/>
          <w:spacing w:val="-1"/>
          <w:sz w:val="20"/>
          <w:szCs w:val="20"/>
        </w:rPr>
        <w:t>b</w:t>
      </w:r>
      <w:r w:rsidRPr="00B75352">
        <w:rPr>
          <w:rFonts w:ascii="Verdana" w:eastAsia="MS PMincho" w:hAnsi="Verdana"/>
          <w:sz w:val="20"/>
          <w:szCs w:val="20"/>
        </w:rPr>
        <w:t>y</w:t>
      </w:r>
      <w:r w:rsidRPr="00B75352">
        <w:rPr>
          <w:rFonts w:ascii="Verdana" w:eastAsia="MS PMincho" w:hAnsi="Verdana"/>
          <w:spacing w:val="21"/>
          <w:sz w:val="20"/>
          <w:szCs w:val="20"/>
        </w:rPr>
        <w:t xml:space="preserve"> </w:t>
      </w:r>
      <w:r w:rsidRPr="00B75352">
        <w:rPr>
          <w:rFonts w:ascii="Verdana" w:eastAsia="MS PMincho" w:hAnsi="Verdana"/>
          <w:sz w:val="20"/>
          <w:szCs w:val="20"/>
        </w:rPr>
        <w:t>a</w:t>
      </w:r>
      <w:r w:rsidRPr="00B75352">
        <w:rPr>
          <w:rFonts w:ascii="Verdana" w:eastAsia="MS PMincho" w:hAnsi="Verdana"/>
          <w:spacing w:val="27"/>
          <w:sz w:val="20"/>
          <w:szCs w:val="20"/>
        </w:rPr>
        <w:t xml:space="preserve"> </w:t>
      </w:r>
      <w:r w:rsidRPr="00B75352">
        <w:rPr>
          <w:rFonts w:ascii="Verdana" w:eastAsia="MS PMincho" w:hAnsi="Verdana"/>
          <w:spacing w:val="2"/>
          <w:sz w:val="20"/>
          <w:szCs w:val="20"/>
        </w:rPr>
        <w:t>noti</w:t>
      </w:r>
      <w:r w:rsidRPr="00B75352">
        <w:rPr>
          <w:rFonts w:ascii="Verdana" w:eastAsia="MS PMincho" w:hAnsi="Verdana"/>
          <w:sz w:val="20"/>
          <w:szCs w:val="20"/>
        </w:rPr>
        <w:t>ce</w:t>
      </w:r>
      <w:r w:rsidRPr="00B75352">
        <w:rPr>
          <w:rFonts w:ascii="Verdana" w:eastAsia="MS PMincho" w:hAnsi="Verdana"/>
          <w:spacing w:val="29"/>
          <w:sz w:val="20"/>
          <w:szCs w:val="20"/>
        </w:rPr>
        <w:t xml:space="preserve"> </w:t>
      </w:r>
      <w:r w:rsidRPr="00B75352">
        <w:rPr>
          <w:rFonts w:ascii="Verdana" w:eastAsia="MS PMincho" w:hAnsi="Verdana"/>
          <w:spacing w:val="2"/>
          <w:sz w:val="20"/>
          <w:szCs w:val="20"/>
        </w:rPr>
        <w:t>se</w:t>
      </w:r>
      <w:r w:rsidRPr="00B75352">
        <w:rPr>
          <w:rFonts w:ascii="Verdana" w:eastAsia="MS PMincho" w:hAnsi="Verdana"/>
          <w:spacing w:val="7"/>
          <w:sz w:val="20"/>
          <w:szCs w:val="20"/>
        </w:rPr>
        <w:t>r</w:t>
      </w:r>
      <w:r w:rsidRPr="00B75352">
        <w:rPr>
          <w:rFonts w:ascii="Verdana" w:eastAsia="MS PMincho" w:hAnsi="Verdana"/>
          <w:spacing w:val="-2"/>
          <w:sz w:val="20"/>
          <w:szCs w:val="20"/>
        </w:rPr>
        <w:t>v</w:t>
      </w:r>
      <w:r w:rsidRPr="00B75352">
        <w:rPr>
          <w:rFonts w:ascii="Verdana" w:eastAsia="MS PMincho" w:hAnsi="Verdana"/>
          <w:spacing w:val="2"/>
          <w:sz w:val="20"/>
          <w:szCs w:val="20"/>
        </w:rPr>
        <w:t>e</w:t>
      </w:r>
      <w:r w:rsidRPr="00B75352">
        <w:rPr>
          <w:rFonts w:ascii="Verdana" w:eastAsia="MS PMincho" w:hAnsi="Verdana"/>
          <w:sz w:val="20"/>
          <w:szCs w:val="20"/>
        </w:rPr>
        <w:t>d</w:t>
      </w:r>
      <w:r w:rsidRPr="00B75352">
        <w:rPr>
          <w:rFonts w:ascii="Verdana" w:eastAsia="MS PMincho" w:hAnsi="Verdana"/>
          <w:spacing w:val="17"/>
          <w:sz w:val="20"/>
          <w:szCs w:val="20"/>
        </w:rPr>
        <w:t xml:space="preserve"> </w:t>
      </w:r>
      <w:r w:rsidRPr="00B75352">
        <w:rPr>
          <w:rFonts w:ascii="Verdana" w:eastAsia="MS PMincho" w:hAnsi="Verdana"/>
          <w:spacing w:val="2"/>
          <w:sz w:val="20"/>
          <w:szCs w:val="20"/>
        </w:rPr>
        <w:t>unde</w:t>
      </w:r>
      <w:r w:rsidRPr="00B75352">
        <w:rPr>
          <w:rFonts w:ascii="Verdana" w:eastAsia="MS PMincho" w:hAnsi="Verdana"/>
          <w:sz w:val="20"/>
          <w:szCs w:val="20"/>
        </w:rPr>
        <w:t>r</w:t>
      </w:r>
      <w:r w:rsidRPr="00B75352">
        <w:rPr>
          <w:rFonts w:ascii="Verdana" w:eastAsia="MS PMincho" w:hAnsi="Verdana"/>
          <w:spacing w:val="48"/>
          <w:sz w:val="20"/>
          <w:szCs w:val="20"/>
        </w:rPr>
        <w:t xml:space="preserve"> </w:t>
      </w:r>
      <w:r w:rsidRPr="00B75352">
        <w:rPr>
          <w:rFonts w:ascii="Verdana" w:eastAsia="MS PMincho" w:hAnsi="Verdana"/>
          <w:spacing w:val="2"/>
          <w:sz w:val="20"/>
          <w:szCs w:val="20"/>
        </w:rPr>
        <w:t>th</w:t>
      </w:r>
      <w:r w:rsidRPr="00B75352">
        <w:rPr>
          <w:rFonts w:ascii="Verdana" w:eastAsia="MS PMincho" w:hAnsi="Verdana"/>
          <w:sz w:val="20"/>
          <w:szCs w:val="20"/>
        </w:rPr>
        <w:t>e</w:t>
      </w:r>
      <w:r w:rsidRPr="00B75352">
        <w:rPr>
          <w:rFonts w:ascii="Verdana" w:eastAsia="MS PMincho" w:hAnsi="Verdana"/>
          <w:spacing w:val="34"/>
          <w:sz w:val="20"/>
          <w:szCs w:val="20"/>
        </w:rPr>
        <w:t xml:space="preserve"> </w:t>
      </w:r>
      <w:r w:rsidRPr="00B75352">
        <w:rPr>
          <w:rFonts w:ascii="Verdana" w:eastAsia="MS PMincho" w:hAnsi="Verdana"/>
          <w:spacing w:val="2"/>
          <w:sz w:val="20"/>
          <w:szCs w:val="20"/>
        </w:rPr>
        <w:t>le</w:t>
      </w:r>
      <w:r w:rsidRPr="00B75352">
        <w:rPr>
          <w:rFonts w:ascii="Verdana" w:eastAsia="MS PMincho" w:hAnsi="Verdana"/>
          <w:spacing w:val="5"/>
          <w:sz w:val="20"/>
          <w:szCs w:val="20"/>
        </w:rPr>
        <w:t>g</w:t>
      </w:r>
      <w:r w:rsidRPr="00B75352">
        <w:rPr>
          <w:rFonts w:ascii="Verdana" w:eastAsia="MS PMincho" w:hAnsi="Verdana"/>
          <w:spacing w:val="2"/>
          <w:sz w:val="20"/>
          <w:szCs w:val="20"/>
        </w:rPr>
        <w:t>islation</w:t>
      </w:r>
      <w:r w:rsidRPr="00B75352">
        <w:rPr>
          <w:rFonts w:ascii="Verdana" w:eastAsia="MS PMincho" w:hAnsi="Verdana"/>
          <w:sz w:val="20"/>
          <w:szCs w:val="20"/>
        </w:rPr>
        <w:t>.</w:t>
      </w:r>
      <w:r w:rsidRPr="00B75352">
        <w:rPr>
          <w:rFonts w:ascii="Verdana" w:eastAsia="MS PMincho" w:hAnsi="Verdana"/>
          <w:spacing w:val="22"/>
          <w:sz w:val="20"/>
          <w:szCs w:val="20"/>
        </w:rPr>
        <w:t xml:space="preserve"> </w:t>
      </w:r>
      <w:r w:rsidRPr="00B75352">
        <w:rPr>
          <w:rFonts w:ascii="Verdana" w:eastAsia="MS PMincho" w:hAnsi="Verdana"/>
          <w:sz w:val="20"/>
          <w:szCs w:val="20"/>
        </w:rPr>
        <w:t>F</w:t>
      </w:r>
      <w:r w:rsidRPr="00B75352">
        <w:rPr>
          <w:rFonts w:ascii="Verdana" w:eastAsia="MS PMincho" w:hAnsi="Verdana"/>
          <w:spacing w:val="2"/>
          <w:sz w:val="20"/>
          <w:szCs w:val="20"/>
        </w:rPr>
        <w:t>ai</w:t>
      </w:r>
      <w:r w:rsidRPr="00B75352">
        <w:rPr>
          <w:rFonts w:ascii="Verdana" w:eastAsia="MS PMincho" w:hAnsi="Verdana"/>
          <w:spacing w:val="1"/>
          <w:sz w:val="20"/>
          <w:szCs w:val="20"/>
        </w:rPr>
        <w:t>l</w:t>
      </w:r>
      <w:r w:rsidRPr="00B75352">
        <w:rPr>
          <w:rFonts w:ascii="Verdana" w:eastAsia="MS PMincho" w:hAnsi="Verdana"/>
          <w:spacing w:val="2"/>
          <w:sz w:val="20"/>
          <w:szCs w:val="20"/>
        </w:rPr>
        <w:t>u</w:t>
      </w:r>
      <w:r w:rsidRPr="00B75352">
        <w:rPr>
          <w:rFonts w:ascii="Verdana" w:eastAsia="MS PMincho" w:hAnsi="Verdana"/>
          <w:spacing w:val="-1"/>
          <w:sz w:val="20"/>
          <w:szCs w:val="20"/>
        </w:rPr>
        <w:t>r</w:t>
      </w:r>
      <w:r w:rsidRPr="00B75352">
        <w:rPr>
          <w:rFonts w:ascii="Verdana" w:eastAsia="MS PMincho" w:hAnsi="Verdana"/>
          <w:sz w:val="20"/>
          <w:szCs w:val="20"/>
        </w:rPr>
        <w:t>e</w:t>
      </w:r>
      <w:r w:rsidRPr="00B75352">
        <w:rPr>
          <w:rFonts w:ascii="Verdana" w:eastAsia="MS PMincho" w:hAnsi="Verdana"/>
          <w:spacing w:val="16"/>
          <w:sz w:val="20"/>
          <w:szCs w:val="20"/>
        </w:rPr>
        <w:t xml:space="preserve"> </w:t>
      </w:r>
      <w:r w:rsidRPr="00B75352">
        <w:rPr>
          <w:rFonts w:ascii="Verdana" w:eastAsia="MS PMincho" w:hAnsi="Verdana"/>
          <w:sz w:val="20"/>
          <w:szCs w:val="20"/>
        </w:rPr>
        <w:t>to</w:t>
      </w:r>
      <w:r w:rsidRPr="00B75352">
        <w:rPr>
          <w:rFonts w:ascii="Verdana" w:eastAsia="MS PMincho" w:hAnsi="Verdana"/>
          <w:spacing w:val="37"/>
          <w:sz w:val="20"/>
          <w:szCs w:val="20"/>
        </w:rPr>
        <w:t xml:space="preserve"> </w:t>
      </w:r>
      <w:r w:rsidRPr="00B75352">
        <w:rPr>
          <w:rFonts w:ascii="Verdana" w:eastAsia="MS PMincho" w:hAnsi="Verdana"/>
          <w:spacing w:val="-1"/>
          <w:sz w:val="20"/>
          <w:szCs w:val="20"/>
        </w:rPr>
        <w:t>c</w:t>
      </w:r>
      <w:r w:rsidRPr="00B75352">
        <w:rPr>
          <w:rFonts w:ascii="Verdana" w:eastAsia="MS PMincho" w:hAnsi="Verdana"/>
          <w:spacing w:val="1"/>
          <w:sz w:val="20"/>
          <w:szCs w:val="20"/>
        </w:rPr>
        <w:t>o</w:t>
      </w:r>
      <w:r w:rsidRPr="00B75352">
        <w:rPr>
          <w:rFonts w:ascii="Verdana" w:eastAsia="MS PMincho" w:hAnsi="Verdana"/>
          <w:spacing w:val="2"/>
          <w:sz w:val="20"/>
          <w:szCs w:val="20"/>
        </w:rPr>
        <w:t>mpl</w:t>
      </w:r>
      <w:r w:rsidRPr="00B75352">
        <w:rPr>
          <w:rFonts w:ascii="Verdana" w:eastAsia="MS PMincho" w:hAnsi="Verdana"/>
          <w:spacing w:val="-13"/>
          <w:sz w:val="20"/>
          <w:szCs w:val="20"/>
        </w:rPr>
        <w:t>y</w:t>
      </w:r>
      <w:r w:rsidRPr="00B75352">
        <w:rPr>
          <w:rFonts w:ascii="Verdana" w:eastAsia="MS PMincho" w:hAnsi="Verdana"/>
          <w:sz w:val="20"/>
          <w:szCs w:val="20"/>
        </w:rPr>
        <w:t>,</w:t>
      </w:r>
      <w:r w:rsidRPr="00B75352">
        <w:rPr>
          <w:rFonts w:ascii="Verdana" w:eastAsia="MS PMincho" w:hAnsi="Verdana"/>
          <w:spacing w:val="15"/>
          <w:sz w:val="20"/>
          <w:szCs w:val="20"/>
        </w:rPr>
        <w:t xml:space="preserve"> </w:t>
      </w:r>
      <w:r w:rsidRPr="00B75352">
        <w:rPr>
          <w:rFonts w:ascii="Verdana" w:eastAsia="MS PMincho" w:hAnsi="Verdana"/>
          <w:spacing w:val="6"/>
          <w:sz w:val="20"/>
          <w:szCs w:val="20"/>
        </w:rPr>
        <w:t>w</w:t>
      </w:r>
      <w:r w:rsidRPr="00B75352">
        <w:rPr>
          <w:rFonts w:ascii="Verdana" w:eastAsia="MS PMincho" w:hAnsi="Verdana"/>
          <w:spacing w:val="2"/>
          <w:sz w:val="20"/>
          <w:szCs w:val="20"/>
        </w:rPr>
        <w:t>ithout</w:t>
      </w:r>
      <w:r w:rsidRPr="00B75352">
        <w:rPr>
          <w:rFonts w:ascii="Verdana" w:eastAsia="MS PMincho" w:hAnsi="Verdana"/>
          <w:spacing w:val="18"/>
          <w:sz w:val="20"/>
          <w:szCs w:val="20"/>
        </w:rPr>
        <w:t xml:space="preserve"> </w:t>
      </w:r>
      <w:r w:rsidRPr="00B75352">
        <w:rPr>
          <w:rFonts w:ascii="Verdana" w:eastAsia="MS PMincho" w:hAnsi="Verdana"/>
          <w:spacing w:val="-3"/>
          <w:sz w:val="20"/>
          <w:szCs w:val="20"/>
        </w:rPr>
        <w:t>r</w:t>
      </w:r>
      <w:r w:rsidRPr="00B75352">
        <w:rPr>
          <w:rFonts w:ascii="Verdana" w:eastAsia="MS PMincho" w:hAnsi="Verdana"/>
          <w:sz w:val="20"/>
          <w:szCs w:val="20"/>
        </w:rPr>
        <w:t>easonable</w:t>
      </w:r>
      <w:r w:rsidRPr="00B75352">
        <w:rPr>
          <w:rFonts w:ascii="Verdana" w:eastAsia="MS PMincho" w:hAnsi="Verdana"/>
          <w:spacing w:val="-10"/>
          <w:sz w:val="20"/>
          <w:szCs w:val="20"/>
        </w:rPr>
        <w:t xml:space="preserve"> </w:t>
      </w:r>
      <w:r w:rsidRPr="00B75352">
        <w:rPr>
          <w:rFonts w:ascii="Verdana" w:eastAsia="MS PMincho" w:hAnsi="Verdana"/>
          <w:spacing w:val="-2"/>
          <w:w w:val="95"/>
          <w:sz w:val="20"/>
          <w:szCs w:val="20"/>
        </w:rPr>
        <w:t>e</w:t>
      </w:r>
      <w:r w:rsidRPr="00B75352">
        <w:rPr>
          <w:rFonts w:ascii="Verdana" w:eastAsia="MS PMincho" w:hAnsi="Verdana"/>
          <w:spacing w:val="-6"/>
          <w:w w:val="95"/>
          <w:sz w:val="20"/>
          <w:szCs w:val="20"/>
        </w:rPr>
        <w:t>x</w:t>
      </w:r>
      <w:r w:rsidRPr="00B75352">
        <w:rPr>
          <w:rFonts w:ascii="Verdana" w:eastAsia="MS PMincho" w:hAnsi="Verdana"/>
          <w:w w:val="95"/>
          <w:sz w:val="20"/>
          <w:szCs w:val="20"/>
        </w:rPr>
        <w:t>cuse,</w:t>
      </w:r>
      <w:r w:rsidRPr="00B75352">
        <w:rPr>
          <w:rFonts w:ascii="Verdana" w:eastAsia="MS PMincho" w:hAnsi="Verdana"/>
          <w:spacing w:val="-4"/>
          <w:w w:val="95"/>
          <w:sz w:val="20"/>
          <w:szCs w:val="20"/>
        </w:rPr>
        <w:t xml:space="preserve"> </w:t>
      </w:r>
      <w:r w:rsidRPr="00B75352">
        <w:rPr>
          <w:rFonts w:ascii="Verdana" w:eastAsia="MS PMincho" w:hAnsi="Verdana"/>
          <w:sz w:val="20"/>
          <w:szCs w:val="20"/>
        </w:rPr>
        <w:t>is</w:t>
      </w:r>
      <w:r w:rsidRPr="00B75352">
        <w:rPr>
          <w:rFonts w:ascii="Verdana" w:eastAsia="MS PMincho" w:hAnsi="Verdana"/>
          <w:spacing w:val="-13"/>
          <w:sz w:val="20"/>
          <w:szCs w:val="20"/>
        </w:rPr>
        <w:t xml:space="preserve"> </w:t>
      </w:r>
      <w:r w:rsidRPr="00B75352">
        <w:rPr>
          <w:rFonts w:ascii="Verdana" w:eastAsia="MS PMincho" w:hAnsi="Verdana"/>
          <w:sz w:val="20"/>
          <w:szCs w:val="20"/>
        </w:rPr>
        <w:t>a</w:t>
      </w:r>
      <w:r w:rsidRPr="00B75352">
        <w:rPr>
          <w:rFonts w:ascii="Verdana" w:eastAsia="MS PMincho" w:hAnsi="Verdana"/>
          <w:spacing w:val="-6"/>
          <w:sz w:val="20"/>
          <w:szCs w:val="20"/>
        </w:rPr>
        <w:t xml:space="preserve"> </w:t>
      </w:r>
      <w:r w:rsidRPr="00B75352">
        <w:rPr>
          <w:rFonts w:ascii="Verdana" w:eastAsia="MS PMincho" w:hAnsi="Verdana"/>
          <w:sz w:val="20"/>
          <w:szCs w:val="20"/>
        </w:rPr>
        <w:t>c</w:t>
      </w:r>
      <w:r w:rsidRPr="00B75352">
        <w:rPr>
          <w:rFonts w:ascii="Verdana" w:eastAsia="MS PMincho" w:hAnsi="Verdana"/>
          <w:spacing w:val="3"/>
          <w:sz w:val="20"/>
          <w:szCs w:val="20"/>
        </w:rPr>
        <w:t>r</w:t>
      </w:r>
      <w:r w:rsidRPr="00B75352">
        <w:rPr>
          <w:rFonts w:ascii="Verdana" w:eastAsia="MS PMincho" w:hAnsi="Verdana"/>
          <w:sz w:val="20"/>
          <w:szCs w:val="20"/>
        </w:rPr>
        <w:t>iminal</w:t>
      </w:r>
      <w:r w:rsidRPr="00B75352">
        <w:rPr>
          <w:rFonts w:ascii="Verdana" w:eastAsia="MS PMincho" w:hAnsi="Verdana"/>
          <w:spacing w:val="-3"/>
          <w:sz w:val="20"/>
          <w:szCs w:val="20"/>
        </w:rPr>
        <w:t xml:space="preserve"> </w:t>
      </w:r>
      <w:r w:rsidRPr="00B75352">
        <w:rPr>
          <w:rFonts w:ascii="Verdana" w:eastAsia="MS PMincho" w:hAnsi="Verdana"/>
          <w:sz w:val="20"/>
          <w:szCs w:val="20"/>
        </w:rPr>
        <w:t>(summa</w:t>
      </w:r>
      <w:r w:rsidRPr="00B75352">
        <w:rPr>
          <w:rFonts w:ascii="Verdana" w:eastAsia="MS PMincho" w:hAnsi="Verdana"/>
          <w:spacing w:val="6"/>
          <w:sz w:val="20"/>
          <w:szCs w:val="20"/>
        </w:rPr>
        <w:t>r</w:t>
      </w:r>
      <w:r w:rsidRPr="00B75352">
        <w:rPr>
          <w:rFonts w:ascii="Verdana" w:eastAsia="MS PMincho" w:hAnsi="Verdana"/>
          <w:sz w:val="20"/>
          <w:szCs w:val="20"/>
        </w:rPr>
        <w:t>y)</w:t>
      </w:r>
      <w:r w:rsidRPr="00B75352">
        <w:rPr>
          <w:rFonts w:ascii="Verdana" w:eastAsia="MS PMincho" w:hAnsi="Verdana"/>
          <w:spacing w:val="18"/>
          <w:sz w:val="20"/>
          <w:szCs w:val="20"/>
        </w:rPr>
        <w:t xml:space="preserve"> </w:t>
      </w:r>
      <w:r w:rsidRPr="00B75352">
        <w:rPr>
          <w:rFonts w:ascii="Verdana" w:eastAsia="MS PMincho" w:hAnsi="Verdana"/>
          <w:sz w:val="20"/>
          <w:szCs w:val="20"/>
        </w:rPr>
        <w:t>offen</w:t>
      </w:r>
      <w:r w:rsidRPr="00B75352">
        <w:rPr>
          <w:rFonts w:ascii="Verdana" w:eastAsia="MS PMincho" w:hAnsi="Verdana"/>
          <w:spacing w:val="-3"/>
          <w:sz w:val="20"/>
          <w:szCs w:val="20"/>
        </w:rPr>
        <w:t>c</w:t>
      </w:r>
      <w:r w:rsidRPr="00B75352">
        <w:rPr>
          <w:rFonts w:ascii="Verdana" w:eastAsia="MS PMincho" w:hAnsi="Verdana"/>
          <w:sz w:val="20"/>
          <w:szCs w:val="20"/>
        </w:rPr>
        <w:t>e</w:t>
      </w:r>
      <w:r w:rsidRPr="00B75352">
        <w:rPr>
          <w:rFonts w:ascii="Verdana" w:eastAsia="MS PMincho" w:hAnsi="Verdana"/>
          <w:spacing w:val="-4"/>
          <w:sz w:val="20"/>
          <w:szCs w:val="20"/>
        </w:rPr>
        <w:t xml:space="preserve"> </w:t>
      </w:r>
      <w:r w:rsidRPr="00B75352">
        <w:rPr>
          <w:rFonts w:ascii="Verdana" w:eastAsia="MS PMincho" w:hAnsi="Verdana"/>
          <w:sz w:val="20"/>
          <w:szCs w:val="20"/>
        </w:rPr>
        <w:t>subje</w:t>
      </w:r>
      <w:r w:rsidRPr="00B75352">
        <w:rPr>
          <w:rFonts w:ascii="Verdana" w:eastAsia="MS PMincho" w:hAnsi="Verdana"/>
          <w:spacing w:val="1"/>
          <w:sz w:val="20"/>
          <w:szCs w:val="20"/>
        </w:rPr>
        <w:t>c</w:t>
      </w:r>
      <w:r w:rsidRPr="00B75352">
        <w:rPr>
          <w:rFonts w:ascii="Verdana" w:eastAsia="MS PMincho" w:hAnsi="Verdana"/>
          <w:sz w:val="20"/>
          <w:szCs w:val="20"/>
        </w:rPr>
        <w:t>t</w:t>
      </w:r>
      <w:r w:rsidRPr="00B75352">
        <w:rPr>
          <w:rFonts w:ascii="Verdana" w:eastAsia="MS PMincho" w:hAnsi="Verdana"/>
          <w:spacing w:val="-6"/>
          <w:sz w:val="20"/>
          <w:szCs w:val="20"/>
        </w:rPr>
        <w:t xml:space="preserve"> </w:t>
      </w:r>
      <w:r w:rsidRPr="00B75352">
        <w:rPr>
          <w:rFonts w:ascii="Verdana" w:eastAsia="MS PMincho" w:hAnsi="Verdana"/>
          <w:spacing w:val="-2"/>
          <w:sz w:val="20"/>
          <w:szCs w:val="20"/>
        </w:rPr>
        <w:t>t</w:t>
      </w:r>
      <w:r w:rsidRPr="00B75352">
        <w:rPr>
          <w:rFonts w:ascii="Verdana" w:eastAsia="MS PMincho" w:hAnsi="Verdana"/>
          <w:sz w:val="20"/>
          <w:szCs w:val="20"/>
        </w:rPr>
        <w:t>o</w:t>
      </w:r>
      <w:r w:rsidRPr="00B75352">
        <w:rPr>
          <w:rFonts w:ascii="Verdana" w:eastAsia="MS PMincho" w:hAnsi="Verdana"/>
          <w:spacing w:val="5"/>
          <w:sz w:val="20"/>
          <w:szCs w:val="20"/>
        </w:rPr>
        <w:t xml:space="preserve"> </w:t>
      </w:r>
      <w:r w:rsidRPr="00B75352">
        <w:rPr>
          <w:rFonts w:ascii="Verdana" w:eastAsia="MS PMincho" w:hAnsi="Verdana"/>
          <w:sz w:val="20"/>
          <w:szCs w:val="20"/>
        </w:rPr>
        <w:t>a</w:t>
      </w:r>
      <w:r w:rsidRPr="00B75352">
        <w:rPr>
          <w:rFonts w:ascii="Verdana" w:eastAsia="MS PMincho" w:hAnsi="Verdana"/>
          <w:spacing w:val="-6"/>
          <w:sz w:val="20"/>
          <w:szCs w:val="20"/>
        </w:rPr>
        <w:t xml:space="preserve"> </w:t>
      </w:r>
      <w:r w:rsidRPr="00B75352">
        <w:rPr>
          <w:rFonts w:ascii="Verdana" w:eastAsia="MS PMincho" w:hAnsi="Verdana"/>
          <w:sz w:val="20"/>
          <w:szCs w:val="20"/>
        </w:rPr>
        <w:t>fine,</w:t>
      </w:r>
      <w:r w:rsidRPr="00B75352">
        <w:rPr>
          <w:rFonts w:ascii="Verdana" w:eastAsia="MS PMincho" w:hAnsi="Verdana"/>
          <w:spacing w:val="-18"/>
          <w:sz w:val="20"/>
          <w:szCs w:val="20"/>
        </w:rPr>
        <w:t xml:space="preserve"> </w:t>
      </w:r>
      <w:r w:rsidRPr="00B75352">
        <w:rPr>
          <w:rFonts w:ascii="Verdana" w:eastAsia="MS PMincho" w:hAnsi="Verdana"/>
          <w:sz w:val="20"/>
          <w:szCs w:val="20"/>
        </w:rPr>
        <w:t>on</w:t>
      </w:r>
      <w:r w:rsidRPr="00B75352">
        <w:rPr>
          <w:rFonts w:ascii="Verdana" w:eastAsia="MS PMincho" w:hAnsi="Verdana"/>
          <w:spacing w:val="12"/>
          <w:sz w:val="20"/>
          <w:szCs w:val="20"/>
        </w:rPr>
        <w:t xml:space="preserve"> </w:t>
      </w:r>
      <w:r w:rsidRPr="00B75352">
        <w:rPr>
          <w:rFonts w:ascii="Verdana" w:eastAsia="MS PMincho" w:hAnsi="Verdana"/>
          <w:spacing w:val="-3"/>
          <w:sz w:val="20"/>
          <w:szCs w:val="20"/>
        </w:rPr>
        <w:t>c</w:t>
      </w:r>
      <w:r w:rsidRPr="00B75352">
        <w:rPr>
          <w:rFonts w:ascii="Verdana" w:eastAsia="MS PMincho" w:hAnsi="Verdana"/>
          <w:spacing w:val="-1"/>
          <w:sz w:val="20"/>
          <w:szCs w:val="20"/>
        </w:rPr>
        <w:t>o</w:t>
      </w:r>
      <w:r w:rsidRPr="00B75352">
        <w:rPr>
          <w:rFonts w:ascii="Verdana" w:eastAsia="MS PMincho" w:hAnsi="Verdana"/>
          <w:spacing w:val="-6"/>
          <w:sz w:val="20"/>
          <w:szCs w:val="20"/>
        </w:rPr>
        <w:t>n</w:t>
      </w:r>
      <w:r w:rsidRPr="00B75352">
        <w:rPr>
          <w:rFonts w:ascii="Verdana" w:eastAsia="MS PMincho" w:hAnsi="Verdana"/>
          <w:spacing w:val="4"/>
          <w:sz w:val="20"/>
          <w:szCs w:val="20"/>
        </w:rPr>
        <w:t>v</w:t>
      </w:r>
      <w:r w:rsidRPr="00B75352">
        <w:rPr>
          <w:rFonts w:ascii="Verdana" w:eastAsia="MS PMincho" w:hAnsi="Verdana"/>
          <w:sz w:val="20"/>
          <w:szCs w:val="20"/>
        </w:rPr>
        <w:t>i</w:t>
      </w:r>
      <w:r w:rsidRPr="00B75352">
        <w:rPr>
          <w:rFonts w:ascii="Verdana" w:eastAsia="MS PMincho" w:hAnsi="Verdana"/>
          <w:spacing w:val="1"/>
          <w:sz w:val="20"/>
          <w:szCs w:val="20"/>
        </w:rPr>
        <w:t>c</w:t>
      </w:r>
      <w:r w:rsidRPr="00B75352">
        <w:rPr>
          <w:rFonts w:ascii="Verdana" w:eastAsia="MS PMincho" w:hAnsi="Verdana"/>
          <w:sz w:val="20"/>
          <w:szCs w:val="20"/>
        </w:rPr>
        <w:t>tion.</w:t>
      </w:r>
    </w:p>
    <w:p w14:paraId="27CD5777" w14:textId="77777777" w:rsidR="007C4CB1" w:rsidRPr="00B75352" w:rsidRDefault="007C4CB1" w:rsidP="00D97E14">
      <w:pPr>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E113B2" w:rsidRPr="00B75352" w14:paraId="43590098" w14:textId="77777777" w:rsidTr="00E113B2">
        <w:tc>
          <w:tcPr>
            <w:tcW w:w="9242" w:type="dxa"/>
          </w:tcPr>
          <w:p w14:paraId="0BA13ACA" w14:textId="77777777" w:rsidR="00E113B2" w:rsidRPr="00B75352" w:rsidRDefault="00B75352" w:rsidP="00D97E14">
            <w:pPr>
              <w:rPr>
                <w:rFonts w:ascii="Verdana" w:eastAsia="MS PMincho" w:hAnsi="Verdana"/>
                <w:i/>
                <w:sz w:val="20"/>
                <w:szCs w:val="20"/>
              </w:rPr>
            </w:pPr>
            <w:r>
              <w:rPr>
                <w:rFonts w:ascii="Verdana" w:eastAsia="MS PMincho" w:hAnsi="Verdana"/>
                <w:i/>
                <w:sz w:val="20"/>
                <w:szCs w:val="20"/>
              </w:rPr>
              <w:t>s.</w:t>
            </w:r>
            <w:r w:rsidR="00296AC8" w:rsidRPr="00B75352">
              <w:rPr>
                <w:rFonts w:ascii="Verdana" w:eastAsia="MS PMincho" w:hAnsi="Verdana"/>
                <w:i/>
                <w:sz w:val="20"/>
                <w:szCs w:val="20"/>
              </w:rPr>
              <w:t xml:space="preserve">30A </w:t>
            </w:r>
            <w:r w:rsidR="00E113B2" w:rsidRPr="00B75352">
              <w:rPr>
                <w:rFonts w:ascii="Verdana" w:eastAsia="MS PMincho" w:hAnsi="Verdana"/>
                <w:i/>
                <w:sz w:val="20"/>
                <w:szCs w:val="20"/>
              </w:rPr>
              <w:t>Landlord and Tenant Act 1985</w:t>
            </w:r>
          </w:p>
        </w:tc>
      </w:tr>
    </w:tbl>
    <w:p w14:paraId="48789D50" w14:textId="77777777" w:rsidR="00E113B2" w:rsidRPr="00B75352" w:rsidRDefault="00E113B2" w:rsidP="00D97E14">
      <w:pPr>
        <w:rPr>
          <w:rFonts w:ascii="Verdana" w:eastAsia="MS PMincho" w:hAnsi="Verdana"/>
          <w:sz w:val="20"/>
          <w:szCs w:val="20"/>
        </w:rPr>
      </w:pPr>
    </w:p>
    <w:p w14:paraId="5637D496" w14:textId="77777777" w:rsidR="007C4CB1" w:rsidRPr="00B75352" w:rsidRDefault="007C4CB1" w:rsidP="00D97E14">
      <w:pPr>
        <w:rPr>
          <w:rFonts w:ascii="Verdana" w:eastAsia="MS PMincho" w:hAnsi="Verdana"/>
          <w:sz w:val="20"/>
          <w:szCs w:val="20"/>
        </w:rPr>
      </w:pPr>
      <w:r w:rsidRPr="00B75352">
        <w:rPr>
          <w:rFonts w:ascii="Verdana" w:eastAsia="MS PMincho" w:hAnsi="Verdana"/>
          <w:sz w:val="20"/>
          <w:szCs w:val="20"/>
        </w:rPr>
        <w:t xml:space="preserve">Leaseholders should be reminded that the landlord's insurance policy does not cover the contents of their </w:t>
      </w:r>
      <w:r w:rsidR="001B25D4" w:rsidRPr="00B75352">
        <w:rPr>
          <w:rFonts w:ascii="Verdana" w:eastAsia="MS PMincho" w:hAnsi="Verdana"/>
          <w:sz w:val="20"/>
          <w:szCs w:val="20"/>
        </w:rPr>
        <w:t>demise</w:t>
      </w:r>
      <w:r w:rsidRPr="00B75352">
        <w:rPr>
          <w:rFonts w:ascii="Verdana" w:eastAsia="MS PMincho" w:hAnsi="Verdana"/>
          <w:sz w:val="20"/>
          <w:szCs w:val="20"/>
        </w:rPr>
        <w:t xml:space="preserve"> and it is the leaseholder's responsibili</w:t>
      </w:r>
      <w:r w:rsidR="002F1EFE" w:rsidRPr="00B75352">
        <w:rPr>
          <w:rFonts w:ascii="Verdana" w:eastAsia="MS PMincho" w:hAnsi="Verdana"/>
          <w:sz w:val="20"/>
          <w:szCs w:val="20"/>
        </w:rPr>
        <w:t>ty to insure their possessions.</w:t>
      </w:r>
    </w:p>
    <w:p w14:paraId="36E3661E" w14:textId="77777777" w:rsidR="00933CB4" w:rsidRDefault="00487B37" w:rsidP="00114E30">
      <w:pPr>
        <w:pStyle w:val="Heading2"/>
        <w:rPr>
          <w:lang w:eastAsia="ar-SA"/>
        </w:rPr>
      </w:pPr>
      <w:bookmarkStart w:id="275" w:name="_Toc415753282"/>
      <w:bookmarkStart w:id="276" w:name="_Toc443380613"/>
      <w:r>
        <w:rPr>
          <w:lang w:eastAsia="ar-SA"/>
        </w:rPr>
        <w:lastRenderedPageBreak/>
        <w:t>12.3</w:t>
      </w:r>
      <w:r w:rsidR="00B75352">
        <w:rPr>
          <w:lang w:eastAsia="ar-SA"/>
        </w:rPr>
        <w:tab/>
      </w:r>
      <w:r w:rsidR="007C4CB1">
        <w:rPr>
          <w:lang w:eastAsia="ar-SA"/>
        </w:rPr>
        <w:t>Fin</w:t>
      </w:r>
      <w:r w:rsidR="00933CB4">
        <w:rPr>
          <w:lang w:eastAsia="ar-SA"/>
        </w:rPr>
        <w:t>ancial Conduct</w:t>
      </w:r>
      <w:r w:rsidR="00803E3D" w:rsidRPr="00803E3D">
        <w:rPr>
          <w:lang w:eastAsia="ar-SA"/>
        </w:rPr>
        <w:t xml:space="preserve"> Authority</w:t>
      </w:r>
      <w:bookmarkEnd w:id="274"/>
      <w:bookmarkEnd w:id="275"/>
      <w:bookmarkEnd w:id="276"/>
    </w:p>
    <w:p w14:paraId="4CD16EC1" w14:textId="77777777" w:rsidR="00D97E14" w:rsidRDefault="00D97E14" w:rsidP="00803E3D">
      <w:pPr>
        <w:rPr>
          <w:rFonts w:ascii="Verdana" w:hAnsi="Verdana"/>
          <w:sz w:val="20"/>
          <w:szCs w:val="20"/>
          <w:lang w:eastAsia="ar-SA"/>
        </w:rPr>
      </w:pPr>
    </w:p>
    <w:p w14:paraId="1992C47F" w14:textId="77777777" w:rsidR="00803E3D" w:rsidRPr="00803E3D" w:rsidRDefault="00803E3D" w:rsidP="00803E3D">
      <w:pPr>
        <w:rPr>
          <w:rFonts w:ascii="Verdana" w:hAnsi="Verdana"/>
          <w:i/>
          <w:iCs/>
          <w:sz w:val="20"/>
          <w:szCs w:val="20"/>
          <w:lang w:eastAsia="ar-SA"/>
        </w:rPr>
      </w:pPr>
      <w:r w:rsidRPr="00803E3D">
        <w:rPr>
          <w:rFonts w:ascii="Verdana" w:hAnsi="Verdana"/>
          <w:sz w:val="20"/>
          <w:szCs w:val="20"/>
          <w:lang w:eastAsia="ar-SA"/>
        </w:rPr>
        <w:t>You should be fully aware of the general insura</w:t>
      </w:r>
      <w:r w:rsidR="00933CB4">
        <w:rPr>
          <w:rFonts w:ascii="Verdana" w:hAnsi="Verdana"/>
          <w:sz w:val="20"/>
          <w:szCs w:val="20"/>
          <w:lang w:eastAsia="ar-SA"/>
        </w:rPr>
        <w:t>nce regulations issued by the</w:t>
      </w:r>
      <w:r w:rsidR="004A59FA">
        <w:rPr>
          <w:rFonts w:ascii="Verdana" w:hAnsi="Verdana"/>
          <w:sz w:val="20"/>
          <w:szCs w:val="20"/>
          <w:lang w:eastAsia="ar-SA"/>
        </w:rPr>
        <w:t xml:space="preserve"> Financial Conduct Authority (</w:t>
      </w:r>
      <w:r w:rsidR="00933CB4" w:rsidRPr="004A59FA">
        <w:rPr>
          <w:rFonts w:ascii="Verdana" w:hAnsi="Verdana"/>
          <w:sz w:val="20"/>
          <w:szCs w:val="20"/>
          <w:lang w:eastAsia="ar-SA"/>
        </w:rPr>
        <w:t>FC</w:t>
      </w:r>
      <w:r w:rsidRPr="004A59FA">
        <w:rPr>
          <w:rFonts w:ascii="Verdana" w:hAnsi="Verdana"/>
          <w:sz w:val="20"/>
          <w:szCs w:val="20"/>
          <w:lang w:eastAsia="ar-SA"/>
        </w:rPr>
        <w:t>A</w:t>
      </w:r>
      <w:r w:rsidR="004A59FA">
        <w:rPr>
          <w:rFonts w:ascii="Verdana" w:hAnsi="Verdana"/>
          <w:sz w:val="20"/>
          <w:szCs w:val="20"/>
          <w:lang w:eastAsia="ar-SA"/>
        </w:rPr>
        <w:t>)</w:t>
      </w:r>
      <w:r w:rsidRPr="00803E3D">
        <w:rPr>
          <w:rFonts w:ascii="Verdana" w:hAnsi="Verdana"/>
          <w:sz w:val="20"/>
          <w:szCs w:val="20"/>
          <w:lang w:eastAsia="ar-SA"/>
        </w:rPr>
        <w:t xml:space="preserve"> under the </w:t>
      </w:r>
      <w:r w:rsidRPr="00E90361">
        <w:rPr>
          <w:rFonts w:ascii="Verdana" w:hAnsi="Verdana"/>
          <w:i/>
          <w:sz w:val="20"/>
          <w:szCs w:val="20"/>
          <w:lang w:eastAsia="ar-SA"/>
        </w:rPr>
        <w:t>Financial Services and Markets</w:t>
      </w:r>
      <w:r w:rsidRPr="00E90361">
        <w:rPr>
          <w:rFonts w:ascii="Verdana" w:hAnsi="Verdana"/>
          <w:sz w:val="20"/>
          <w:szCs w:val="20"/>
          <w:lang w:eastAsia="ar-SA"/>
        </w:rPr>
        <w:t xml:space="preserve"> </w:t>
      </w:r>
      <w:r w:rsidRPr="004D0431">
        <w:rPr>
          <w:rFonts w:ascii="Verdana" w:hAnsi="Verdana"/>
          <w:i/>
          <w:sz w:val="20"/>
          <w:szCs w:val="20"/>
          <w:lang w:eastAsia="ar-SA"/>
        </w:rPr>
        <w:t>Act</w:t>
      </w:r>
      <w:r w:rsidRPr="00E90361">
        <w:rPr>
          <w:rFonts w:ascii="Verdana" w:hAnsi="Verdana"/>
          <w:sz w:val="20"/>
          <w:szCs w:val="20"/>
          <w:lang w:eastAsia="ar-SA"/>
        </w:rPr>
        <w:t xml:space="preserve"> 2000.</w:t>
      </w:r>
    </w:p>
    <w:p w14:paraId="2E890292" w14:textId="77777777" w:rsidR="00803E3D" w:rsidRPr="00803E3D" w:rsidRDefault="00803E3D" w:rsidP="00803E3D">
      <w:pPr>
        <w:rPr>
          <w:rFonts w:ascii="Verdana" w:hAnsi="Verdana"/>
          <w:sz w:val="20"/>
          <w:szCs w:val="20"/>
          <w:lang w:eastAsia="ar-SA"/>
        </w:rPr>
      </w:pPr>
    </w:p>
    <w:p w14:paraId="59346AFD" w14:textId="77777777" w:rsidR="00803E3D" w:rsidRDefault="00803E3D" w:rsidP="00803E3D">
      <w:pPr>
        <w:rPr>
          <w:rFonts w:ascii="Verdana" w:hAnsi="Verdana"/>
          <w:sz w:val="20"/>
          <w:szCs w:val="20"/>
          <w:lang w:eastAsia="ar-SA"/>
        </w:rPr>
      </w:pPr>
      <w:r w:rsidRPr="00803E3D">
        <w:rPr>
          <w:rFonts w:ascii="Verdana" w:hAnsi="Verdana"/>
          <w:sz w:val="20"/>
          <w:szCs w:val="20"/>
          <w:lang w:eastAsia="ar-SA"/>
        </w:rPr>
        <w:t xml:space="preserve">Before carrying out any insurance-related work, including claims handling, you must be authorised to do so. There are several options available for landlords and managing agents: </w:t>
      </w:r>
    </w:p>
    <w:p w14:paraId="4AF93E7B" w14:textId="77777777" w:rsidR="00DD0246" w:rsidRPr="00803E3D" w:rsidRDefault="00DD0246" w:rsidP="00803E3D">
      <w:pPr>
        <w:rPr>
          <w:rFonts w:ascii="Verdana" w:hAnsi="Verdana"/>
          <w:sz w:val="20"/>
          <w:szCs w:val="20"/>
          <w:lang w:eastAsia="ar-SA"/>
        </w:rPr>
      </w:pPr>
    </w:p>
    <w:p w14:paraId="56DED4F7" w14:textId="77777777" w:rsidR="00803E3D" w:rsidRPr="00803E3D" w:rsidRDefault="00933CB4" w:rsidP="00F00A67">
      <w:pPr>
        <w:numPr>
          <w:ilvl w:val="0"/>
          <w:numId w:val="6"/>
        </w:numPr>
        <w:tabs>
          <w:tab w:val="clear" w:pos="0"/>
        </w:tabs>
        <w:suppressAutoHyphens/>
        <w:autoSpaceDE w:val="0"/>
        <w:ind w:left="426"/>
        <w:rPr>
          <w:rFonts w:ascii="Verdana" w:eastAsia="Calibri" w:hAnsi="Verdana" w:cs="Calibri"/>
          <w:sz w:val="20"/>
          <w:szCs w:val="20"/>
        </w:rPr>
      </w:pPr>
      <w:r>
        <w:rPr>
          <w:rFonts w:ascii="Verdana" w:eastAsia="Calibri" w:hAnsi="Verdana" w:cs="Calibri"/>
          <w:sz w:val="20"/>
          <w:szCs w:val="20"/>
        </w:rPr>
        <w:t>register with the FC</w:t>
      </w:r>
      <w:r w:rsidR="00803E3D" w:rsidRPr="00803E3D">
        <w:rPr>
          <w:rFonts w:ascii="Verdana" w:eastAsia="Calibri" w:hAnsi="Verdana" w:cs="Calibri"/>
          <w:sz w:val="20"/>
          <w:szCs w:val="20"/>
        </w:rPr>
        <w:t>A as an authorised firm that can transact insurance business with insurers or brokers</w:t>
      </w:r>
    </w:p>
    <w:p w14:paraId="3D9CF13B" w14:textId="77777777" w:rsidR="00803E3D" w:rsidRPr="00803E3D" w:rsidRDefault="00803E3D" w:rsidP="00F00A67">
      <w:pPr>
        <w:numPr>
          <w:ilvl w:val="0"/>
          <w:numId w:val="6"/>
        </w:numPr>
        <w:tabs>
          <w:tab w:val="clear" w:pos="0"/>
        </w:tabs>
        <w:suppressAutoHyphens/>
        <w:autoSpaceDE w:val="0"/>
        <w:ind w:left="426"/>
        <w:rPr>
          <w:rFonts w:ascii="Verdana" w:eastAsia="Calibri" w:hAnsi="Verdana" w:cs="Calibri"/>
          <w:sz w:val="20"/>
          <w:szCs w:val="20"/>
        </w:rPr>
      </w:pPr>
      <w:r w:rsidRPr="00803E3D">
        <w:rPr>
          <w:rFonts w:ascii="Verdana" w:eastAsia="Calibri" w:hAnsi="Verdana" w:cs="Calibri"/>
          <w:sz w:val="20"/>
          <w:szCs w:val="20"/>
        </w:rPr>
        <w:t>be an appointed representative of a single insurer or broker (some brokers will still be able to offer a choice of insurers as they are considered authorised firms and thus work with many insurers)</w:t>
      </w:r>
    </w:p>
    <w:p w14:paraId="48DF34AE" w14:textId="77777777" w:rsidR="00803E3D" w:rsidRPr="00803E3D" w:rsidRDefault="00803E3D" w:rsidP="00F00A67">
      <w:pPr>
        <w:numPr>
          <w:ilvl w:val="0"/>
          <w:numId w:val="6"/>
        </w:numPr>
        <w:tabs>
          <w:tab w:val="clear" w:pos="0"/>
        </w:tabs>
        <w:suppressAutoHyphens/>
        <w:autoSpaceDE w:val="0"/>
        <w:ind w:left="426"/>
        <w:rPr>
          <w:rFonts w:ascii="Verdana" w:eastAsia="Calibri" w:hAnsi="Verdana" w:cs="Calibri"/>
          <w:sz w:val="20"/>
          <w:szCs w:val="20"/>
        </w:rPr>
      </w:pPr>
      <w:r w:rsidRPr="00803E3D">
        <w:rPr>
          <w:rFonts w:ascii="Verdana" w:eastAsia="Calibri" w:hAnsi="Verdana" w:cs="Calibri"/>
          <w:sz w:val="20"/>
          <w:szCs w:val="20"/>
        </w:rPr>
        <w:t>limit activities to that of an introducer, whereby the only involvement would be introducing clients to an insurer or broker; or</w:t>
      </w:r>
    </w:p>
    <w:p w14:paraId="35F4E5A8" w14:textId="77777777" w:rsidR="00803E3D" w:rsidRDefault="00803E3D" w:rsidP="00F00A67">
      <w:pPr>
        <w:numPr>
          <w:ilvl w:val="0"/>
          <w:numId w:val="6"/>
        </w:numPr>
        <w:tabs>
          <w:tab w:val="clear" w:pos="0"/>
        </w:tabs>
        <w:suppressAutoHyphens/>
        <w:autoSpaceDE w:val="0"/>
        <w:ind w:left="426"/>
        <w:rPr>
          <w:rFonts w:ascii="Verdana" w:eastAsia="Calibri" w:hAnsi="Verdana" w:cs="Calibri"/>
          <w:sz w:val="20"/>
          <w:szCs w:val="20"/>
        </w:rPr>
      </w:pPr>
      <w:r w:rsidRPr="00803E3D">
        <w:rPr>
          <w:rFonts w:ascii="Verdana" w:eastAsia="Calibri" w:hAnsi="Verdana" w:cs="Calibri"/>
          <w:sz w:val="20"/>
          <w:szCs w:val="20"/>
        </w:rPr>
        <w:t>be licensed under a designated professional bodies scheme, suc</w:t>
      </w:r>
      <w:r w:rsidR="00DD0246">
        <w:rPr>
          <w:rFonts w:ascii="Verdana" w:eastAsia="Calibri" w:hAnsi="Verdana" w:cs="Calibri"/>
          <w:sz w:val="20"/>
          <w:szCs w:val="20"/>
        </w:rPr>
        <w:t xml:space="preserve">h as the one run by RICS which, </w:t>
      </w:r>
      <w:r w:rsidRPr="00803E3D">
        <w:rPr>
          <w:rFonts w:ascii="Verdana" w:eastAsia="Calibri" w:hAnsi="Verdana" w:cs="Calibri"/>
          <w:sz w:val="20"/>
          <w:szCs w:val="20"/>
        </w:rPr>
        <w:t>as a designated professional body</w:t>
      </w:r>
      <w:r w:rsidR="00933CB4">
        <w:rPr>
          <w:rFonts w:ascii="Verdana" w:eastAsia="Calibri" w:hAnsi="Verdana" w:cs="Calibri"/>
          <w:sz w:val="20"/>
          <w:szCs w:val="20"/>
        </w:rPr>
        <w:t xml:space="preserve">, </w:t>
      </w:r>
      <w:r w:rsidRPr="00803E3D">
        <w:rPr>
          <w:rFonts w:ascii="Verdana" w:eastAsia="Calibri" w:hAnsi="Verdana" w:cs="Calibri"/>
          <w:sz w:val="20"/>
          <w:szCs w:val="20"/>
        </w:rPr>
        <w:t>can grant a licence to member firms to regulate them for the purpose of general insurance activities.</w:t>
      </w:r>
    </w:p>
    <w:p w14:paraId="0F1B2DD5" w14:textId="77777777" w:rsidR="00D97E14" w:rsidRDefault="00D97E14" w:rsidP="00D97E14">
      <w:pPr>
        <w:suppressAutoHyphens/>
        <w:autoSpaceDE w:val="0"/>
        <w:rPr>
          <w:rFonts w:ascii="Verdana" w:eastAsia="Calibri" w:hAnsi="Verdana" w:cs="Calibri"/>
          <w:sz w:val="20"/>
          <w:szCs w:val="20"/>
        </w:rPr>
      </w:pPr>
    </w:p>
    <w:tbl>
      <w:tblPr>
        <w:tblStyle w:val="TableGrid"/>
        <w:tblW w:w="0" w:type="auto"/>
        <w:tblLook w:val="04A0" w:firstRow="1" w:lastRow="0" w:firstColumn="1" w:lastColumn="0" w:noHBand="0" w:noVBand="1"/>
      </w:tblPr>
      <w:tblGrid>
        <w:gridCol w:w="9242"/>
      </w:tblGrid>
      <w:tr w:rsidR="00296AC8" w14:paraId="1BF8A09E" w14:textId="77777777" w:rsidTr="00296AC8">
        <w:tc>
          <w:tcPr>
            <w:tcW w:w="9242" w:type="dxa"/>
          </w:tcPr>
          <w:p w14:paraId="20BA0904" w14:textId="77777777" w:rsidR="00296AC8" w:rsidRPr="00AC0876" w:rsidRDefault="00296AC8" w:rsidP="00D97E14">
            <w:pPr>
              <w:suppressAutoHyphens/>
              <w:autoSpaceDE w:val="0"/>
              <w:rPr>
                <w:rFonts w:ascii="Verdana" w:eastAsia="Calibri" w:hAnsi="Verdana" w:cs="Calibri"/>
                <w:i/>
                <w:sz w:val="20"/>
                <w:szCs w:val="20"/>
              </w:rPr>
            </w:pPr>
            <w:r>
              <w:rPr>
                <w:rFonts w:ascii="Verdana" w:eastAsia="Calibri" w:hAnsi="Verdana" w:cs="Calibri"/>
                <w:i/>
                <w:sz w:val="20"/>
                <w:szCs w:val="20"/>
              </w:rPr>
              <w:t>Financial Services and Markets Act 2000</w:t>
            </w:r>
          </w:p>
        </w:tc>
      </w:tr>
    </w:tbl>
    <w:p w14:paraId="2C368FC9" w14:textId="77777777" w:rsidR="00296AC8" w:rsidRDefault="00296AC8" w:rsidP="00D97E14">
      <w:pPr>
        <w:suppressAutoHyphens/>
        <w:autoSpaceDE w:val="0"/>
        <w:rPr>
          <w:rFonts w:ascii="Verdana" w:eastAsia="Calibri" w:hAnsi="Verdana" w:cs="Calibri"/>
          <w:sz w:val="20"/>
          <w:szCs w:val="20"/>
        </w:rPr>
      </w:pPr>
    </w:p>
    <w:p w14:paraId="4436E950" w14:textId="77777777" w:rsidR="00D97E14" w:rsidRPr="00803E3D" w:rsidRDefault="00D97E14" w:rsidP="00D97E14">
      <w:pPr>
        <w:suppressAutoHyphens/>
        <w:autoSpaceDE w:val="0"/>
        <w:rPr>
          <w:rFonts w:ascii="Verdana" w:eastAsia="Calibri" w:hAnsi="Verdana" w:cs="Calibri"/>
          <w:sz w:val="20"/>
          <w:szCs w:val="20"/>
        </w:rPr>
      </w:pPr>
      <w:r>
        <w:rPr>
          <w:rFonts w:ascii="Verdana" w:eastAsia="Calibri" w:hAnsi="Verdana" w:cs="Calibri"/>
          <w:sz w:val="20"/>
          <w:szCs w:val="20"/>
        </w:rPr>
        <w:t>You will be acting illegally and could be fined or imprisoned if you continue to help your customers with insurance products without authorisation.</w:t>
      </w:r>
    </w:p>
    <w:p w14:paraId="09A16CFF" w14:textId="77777777" w:rsidR="00803E3D" w:rsidRDefault="00B75352" w:rsidP="00114E30">
      <w:pPr>
        <w:pStyle w:val="Heading2"/>
        <w:rPr>
          <w:lang w:eastAsia="ar-SA"/>
        </w:rPr>
      </w:pPr>
      <w:bookmarkStart w:id="277" w:name="_Toc299113126"/>
      <w:bookmarkStart w:id="278" w:name="_Toc415753283"/>
      <w:bookmarkStart w:id="279" w:name="_Toc443380614"/>
      <w:r>
        <w:rPr>
          <w:lang w:eastAsia="ar-SA"/>
        </w:rPr>
        <w:t>12.4</w:t>
      </w:r>
      <w:r>
        <w:rPr>
          <w:lang w:eastAsia="ar-SA"/>
        </w:rPr>
        <w:tab/>
      </w:r>
      <w:r w:rsidR="000232C4">
        <w:rPr>
          <w:lang w:eastAsia="ar-SA"/>
        </w:rPr>
        <w:t>Re</w:t>
      </w:r>
      <w:r w:rsidR="00803E3D" w:rsidRPr="00803E3D">
        <w:rPr>
          <w:lang w:eastAsia="ar-SA"/>
        </w:rPr>
        <w:t>instatement valuations</w:t>
      </w:r>
      <w:bookmarkEnd w:id="277"/>
      <w:bookmarkEnd w:id="278"/>
      <w:bookmarkEnd w:id="279"/>
    </w:p>
    <w:p w14:paraId="10DF1854" w14:textId="77777777" w:rsidR="00933CB4" w:rsidRPr="00933CB4" w:rsidRDefault="00933CB4" w:rsidP="00933CB4">
      <w:pPr>
        <w:rPr>
          <w:lang w:eastAsia="ar-SA"/>
        </w:rPr>
      </w:pPr>
    </w:p>
    <w:p w14:paraId="59B51000" w14:textId="77777777" w:rsidR="00803E3D" w:rsidRPr="00803E3D" w:rsidRDefault="00803E3D" w:rsidP="00803E3D">
      <w:pPr>
        <w:pStyle w:val="Objectwitharrow"/>
        <w:rPr>
          <w:rFonts w:ascii="Verdana" w:hAnsi="Verdana"/>
          <w:sz w:val="20"/>
          <w:szCs w:val="20"/>
        </w:rPr>
      </w:pPr>
      <w:r w:rsidRPr="00803E3D">
        <w:rPr>
          <w:rFonts w:ascii="Verdana" w:hAnsi="Verdana"/>
          <w:sz w:val="20"/>
          <w:szCs w:val="20"/>
        </w:rPr>
        <w:t>There is a need for regular reviews o</w:t>
      </w:r>
      <w:r w:rsidR="000232C4">
        <w:rPr>
          <w:rFonts w:ascii="Verdana" w:hAnsi="Verdana"/>
          <w:sz w:val="20"/>
          <w:szCs w:val="20"/>
        </w:rPr>
        <w:t>f the level of insurance and re</w:t>
      </w:r>
      <w:r w:rsidRPr="00803E3D">
        <w:rPr>
          <w:rFonts w:ascii="Verdana" w:hAnsi="Verdana"/>
          <w:sz w:val="20"/>
          <w:szCs w:val="20"/>
        </w:rPr>
        <w:t xml:space="preserve">instatement value, which should be advised to your client. You should ensure that there is adequate insurance and that the leaseholders are not paying for excessive </w:t>
      </w:r>
      <w:r w:rsidR="0083600B">
        <w:rPr>
          <w:rFonts w:ascii="Verdana" w:hAnsi="Verdana"/>
          <w:sz w:val="20"/>
          <w:szCs w:val="20"/>
        </w:rPr>
        <w:t xml:space="preserve">or unnecessary </w:t>
      </w:r>
      <w:r w:rsidRPr="00803E3D">
        <w:rPr>
          <w:rFonts w:ascii="Verdana" w:hAnsi="Verdana"/>
          <w:sz w:val="20"/>
          <w:szCs w:val="20"/>
        </w:rPr>
        <w:t xml:space="preserve">coverage. </w:t>
      </w:r>
    </w:p>
    <w:p w14:paraId="1233C6C4" w14:textId="77777777" w:rsidR="00803E3D" w:rsidRPr="00803E3D" w:rsidRDefault="00803E3D" w:rsidP="00803E3D">
      <w:pPr>
        <w:pStyle w:val="Objectwitharrow"/>
        <w:rPr>
          <w:rFonts w:ascii="Verdana" w:hAnsi="Verdana"/>
          <w:sz w:val="20"/>
          <w:szCs w:val="20"/>
        </w:rPr>
      </w:pPr>
    </w:p>
    <w:p w14:paraId="675CFCDB" w14:textId="16EC0EDC" w:rsidR="00803E3D" w:rsidRDefault="00803E3D" w:rsidP="00803E3D">
      <w:pPr>
        <w:pStyle w:val="Objectwitharrow"/>
        <w:rPr>
          <w:rFonts w:ascii="Verdana" w:hAnsi="Verdana"/>
          <w:sz w:val="20"/>
          <w:szCs w:val="20"/>
        </w:rPr>
      </w:pPr>
      <w:r w:rsidRPr="00803E3D">
        <w:rPr>
          <w:rFonts w:ascii="Verdana" w:hAnsi="Verdana"/>
          <w:sz w:val="20"/>
          <w:szCs w:val="20"/>
        </w:rPr>
        <w:t xml:space="preserve">Incurring a loss when inadequately insured can cause financial disaster. In the event of a claim, the insurers will apply an </w:t>
      </w:r>
      <w:r w:rsidR="00635AB9">
        <w:rPr>
          <w:rFonts w:ascii="Verdana" w:hAnsi="Verdana"/>
          <w:sz w:val="20"/>
          <w:szCs w:val="20"/>
        </w:rPr>
        <w:t>‘</w:t>
      </w:r>
      <w:r w:rsidRPr="00803E3D">
        <w:rPr>
          <w:rFonts w:ascii="Verdana" w:hAnsi="Verdana"/>
          <w:sz w:val="20"/>
          <w:szCs w:val="20"/>
        </w:rPr>
        <w:t>average clause</w:t>
      </w:r>
      <w:r w:rsidR="00635AB9">
        <w:rPr>
          <w:rFonts w:ascii="Verdana" w:hAnsi="Verdana"/>
          <w:sz w:val="20"/>
          <w:szCs w:val="20"/>
        </w:rPr>
        <w:t>’</w:t>
      </w:r>
      <w:r w:rsidRPr="00803E3D">
        <w:rPr>
          <w:rFonts w:ascii="Verdana" w:hAnsi="Verdana"/>
          <w:sz w:val="20"/>
          <w:szCs w:val="20"/>
        </w:rPr>
        <w:t xml:space="preserve"> and reduce the amount of any claim proportionately to the amount of any under-insurance. The level o</w:t>
      </w:r>
      <w:r w:rsidR="009C4B1B">
        <w:rPr>
          <w:rFonts w:ascii="Verdana" w:hAnsi="Verdana"/>
          <w:sz w:val="20"/>
          <w:szCs w:val="20"/>
        </w:rPr>
        <w:t>f cover should be related to re</w:t>
      </w:r>
      <w:r w:rsidRPr="00803E3D">
        <w:rPr>
          <w:rFonts w:ascii="Verdana" w:hAnsi="Verdana"/>
          <w:sz w:val="20"/>
          <w:szCs w:val="20"/>
        </w:rPr>
        <w:t>instatement valuations. These should be undertaken</w:t>
      </w:r>
      <w:r w:rsidR="005F6BF4">
        <w:rPr>
          <w:rFonts w:ascii="Verdana" w:hAnsi="Verdana"/>
          <w:sz w:val="20"/>
          <w:szCs w:val="20"/>
        </w:rPr>
        <w:t xml:space="preserve"> regularly by appropriately qualified and experienced professionals</w:t>
      </w:r>
      <w:r w:rsidRPr="00803E3D">
        <w:rPr>
          <w:rFonts w:ascii="Verdana" w:hAnsi="Verdana"/>
          <w:sz w:val="20"/>
          <w:szCs w:val="20"/>
        </w:rPr>
        <w:t xml:space="preserve"> in accordance with the </w:t>
      </w:r>
      <w:r w:rsidRPr="00CC132B">
        <w:rPr>
          <w:rFonts w:ascii="Verdana" w:hAnsi="Verdana"/>
          <w:sz w:val="20"/>
          <w:szCs w:val="20"/>
        </w:rPr>
        <w:t>RICS guidance note</w:t>
      </w:r>
      <w:r w:rsidRPr="00CC132B">
        <w:rPr>
          <w:rFonts w:ascii="Verdana" w:hAnsi="Verdana"/>
          <w:i/>
          <w:sz w:val="20"/>
          <w:szCs w:val="20"/>
        </w:rPr>
        <w:t xml:space="preserve"> Reinstatement cost assessments of buildings</w:t>
      </w:r>
      <w:r w:rsidR="00CF6E5F">
        <w:rPr>
          <w:rFonts w:ascii="Verdana" w:hAnsi="Verdana"/>
          <w:sz w:val="20"/>
          <w:szCs w:val="20"/>
        </w:rPr>
        <w:t xml:space="preserve"> </w:t>
      </w:r>
      <w:r w:rsidR="00CF6E5F" w:rsidRPr="00F90CEA">
        <w:rPr>
          <w:rFonts w:ascii="Verdana" w:hAnsi="Verdana"/>
          <w:sz w:val="20"/>
          <w:szCs w:val="20"/>
        </w:rPr>
        <w:t>(2nd edition</w:t>
      </w:r>
      <w:r w:rsidR="00CC132B">
        <w:rPr>
          <w:rFonts w:ascii="Verdana" w:hAnsi="Verdana"/>
          <w:sz w:val="20"/>
          <w:szCs w:val="20"/>
        </w:rPr>
        <w:t xml:space="preserve">, </w:t>
      </w:r>
      <w:r w:rsidRPr="00CC132B">
        <w:rPr>
          <w:rFonts w:ascii="Verdana" w:hAnsi="Verdana"/>
          <w:sz w:val="20"/>
          <w:szCs w:val="20"/>
        </w:rPr>
        <w:t>2011)</w:t>
      </w:r>
      <w:r w:rsidRPr="00CF6E5F">
        <w:rPr>
          <w:rFonts w:ascii="Verdana" w:hAnsi="Verdana"/>
          <w:sz w:val="20"/>
          <w:szCs w:val="20"/>
        </w:rPr>
        <w:t>,</w:t>
      </w:r>
      <w:r w:rsidRPr="00803E3D">
        <w:rPr>
          <w:rFonts w:ascii="Verdana" w:hAnsi="Verdana"/>
          <w:sz w:val="20"/>
          <w:szCs w:val="20"/>
        </w:rPr>
        <w:t xml:space="preserve"> and index-linked to rebuilding costs. </w:t>
      </w:r>
    </w:p>
    <w:p w14:paraId="755D4B7A" w14:textId="77777777" w:rsidR="001D3404" w:rsidRDefault="001D3404" w:rsidP="00803E3D">
      <w:pPr>
        <w:pStyle w:val="Objectwitharrow"/>
        <w:rPr>
          <w:rFonts w:ascii="Verdana" w:hAnsi="Verdana"/>
          <w:sz w:val="20"/>
          <w:szCs w:val="20"/>
        </w:rPr>
      </w:pPr>
    </w:p>
    <w:p w14:paraId="17257312" w14:textId="6F4CB5B6" w:rsidR="001D3404" w:rsidRPr="001D3404" w:rsidRDefault="001D3404" w:rsidP="00803E3D">
      <w:pPr>
        <w:pStyle w:val="Objectwitharrow"/>
        <w:rPr>
          <w:rFonts w:ascii="Verdana" w:hAnsi="Verdana"/>
          <w:sz w:val="20"/>
          <w:szCs w:val="20"/>
        </w:rPr>
      </w:pPr>
      <w:r w:rsidRPr="004E7AE3">
        <w:rPr>
          <w:rFonts w:ascii="Verdana" w:eastAsia="MS PMincho" w:hAnsi="Verdana"/>
          <w:color w:val="363435"/>
          <w:spacing w:val="-6"/>
          <w:sz w:val="20"/>
          <w:szCs w:val="20"/>
        </w:rPr>
        <w:t>W</w:t>
      </w:r>
      <w:r w:rsidRPr="004E7AE3">
        <w:rPr>
          <w:rFonts w:ascii="Verdana" w:eastAsia="MS PMincho" w:hAnsi="Verdana"/>
          <w:color w:val="363435"/>
          <w:sz w:val="20"/>
          <w:szCs w:val="20"/>
        </w:rPr>
        <w:t>he</w:t>
      </w:r>
      <w:r w:rsidRPr="004E7AE3">
        <w:rPr>
          <w:rFonts w:ascii="Verdana" w:eastAsia="MS PMincho" w:hAnsi="Verdana"/>
          <w:color w:val="363435"/>
          <w:spacing w:val="-3"/>
          <w:sz w:val="20"/>
          <w:szCs w:val="20"/>
        </w:rPr>
        <w:t>r</w:t>
      </w:r>
      <w:r w:rsidRPr="004E7AE3">
        <w:rPr>
          <w:rFonts w:ascii="Verdana" w:eastAsia="MS PMincho" w:hAnsi="Verdana"/>
          <w:color w:val="363435"/>
          <w:sz w:val="20"/>
          <w:szCs w:val="20"/>
        </w:rPr>
        <w:t>e</w:t>
      </w:r>
      <w:r w:rsidRPr="004E7AE3">
        <w:rPr>
          <w:rFonts w:ascii="Verdana" w:eastAsia="MS PMincho" w:hAnsi="Verdana"/>
          <w:color w:val="363435"/>
          <w:spacing w:val="-11"/>
          <w:sz w:val="20"/>
          <w:szCs w:val="20"/>
        </w:rPr>
        <w:t xml:space="preserve"> </w:t>
      </w:r>
      <w:r w:rsidRPr="004E7AE3">
        <w:rPr>
          <w:rFonts w:ascii="Verdana" w:eastAsia="MS PMincho" w:hAnsi="Verdana"/>
          <w:color w:val="363435"/>
          <w:sz w:val="20"/>
          <w:szCs w:val="20"/>
        </w:rPr>
        <w:t>ind</w:t>
      </w:r>
      <w:r w:rsidRPr="004E7AE3">
        <w:rPr>
          <w:rFonts w:ascii="Verdana" w:eastAsia="MS PMincho" w:hAnsi="Verdana"/>
          <w:color w:val="363435"/>
          <w:spacing w:val="-2"/>
          <w:sz w:val="20"/>
          <w:szCs w:val="20"/>
        </w:rPr>
        <w:t>i</w:t>
      </w:r>
      <w:r w:rsidRPr="004E7AE3">
        <w:rPr>
          <w:rFonts w:ascii="Verdana" w:eastAsia="MS PMincho" w:hAnsi="Verdana"/>
          <w:color w:val="363435"/>
          <w:spacing w:val="4"/>
          <w:sz w:val="20"/>
          <w:szCs w:val="20"/>
        </w:rPr>
        <w:t>v</w:t>
      </w:r>
      <w:r w:rsidRPr="004E7AE3">
        <w:rPr>
          <w:rFonts w:ascii="Verdana" w:eastAsia="MS PMincho" w:hAnsi="Verdana"/>
          <w:color w:val="363435"/>
          <w:sz w:val="20"/>
          <w:szCs w:val="20"/>
        </w:rPr>
        <w:t>idual</w:t>
      </w:r>
      <w:r w:rsidRPr="004E7AE3">
        <w:rPr>
          <w:rFonts w:ascii="Verdana" w:eastAsia="MS PMincho" w:hAnsi="Verdana"/>
          <w:color w:val="363435"/>
          <w:spacing w:val="-10"/>
          <w:sz w:val="20"/>
          <w:szCs w:val="20"/>
        </w:rPr>
        <w:t xml:space="preserve"> </w:t>
      </w:r>
      <w:r w:rsidR="00524211" w:rsidRPr="004E7AE3">
        <w:rPr>
          <w:rFonts w:ascii="Verdana" w:eastAsia="MS PMincho" w:hAnsi="Verdana"/>
          <w:color w:val="363435"/>
          <w:sz w:val="20"/>
          <w:szCs w:val="20"/>
        </w:rPr>
        <w:t>leaseholders</w:t>
      </w:r>
      <w:r w:rsidRPr="004E7AE3">
        <w:rPr>
          <w:rFonts w:ascii="Verdana" w:eastAsia="MS PMincho" w:hAnsi="Verdana"/>
          <w:color w:val="363435"/>
          <w:sz w:val="20"/>
          <w:szCs w:val="20"/>
        </w:rPr>
        <w:t xml:space="preserve"> </w:t>
      </w:r>
      <w:r w:rsidRPr="004E7AE3">
        <w:rPr>
          <w:rFonts w:ascii="Verdana" w:eastAsia="MS PMincho" w:hAnsi="Verdana"/>
          <w:color w:val="363435"/>
          <w:spacing w:val="4"/>
          <w:sz w:val="20"/>
          <w:szCs w:val="20"/>
        </w:rPr>
        <w:t>w</w:t>
      </w:r>
      <w:r w:rsidRPr="004E7AE3">
        <w:rPr>
          <w:rFonts w:ascii="Verdana" w:eastAsia="MS PMincho" w:hAnsi="Verdana"/>
          <w:color w:val="363435"/>
          <w:sz w:val="20"/>
          <w:szCs w:val="20"/>
        </w:rPr>
        <w:t>ithin</w:t>
      </w:r>
      <w:r w:rsidRPr="004E7AE3">
        <w:rPr>
          <w:rFonts w:ascii="Verdana" w:eastAsia="MS PMincho" w:hAnsi="Verdana"/>
          <w:color w:val="363435"/>
          <w:spacing w:val="-8"/>
          <w:sz w:val="20"/>
          <w:szCs w:val="20"/>
        </w:rPr>
        <w:t xml:space="preserve"> </w:t>
      </w:r>
      <w:r w:rsidRPr="004E7AE3">
        <w:rPr>
          <w:rFonts w:ascii="Verdana" w:eastAsia="MS PMincho" w:hAnsi="Verdana"/>
          <w:color w:val="363435"/>
          <w:sz w:val="20"/>
          <w:szCs w:val="20"/>
        </w:rPr>
        <w:t>a</w:t>
      </w:r>
      <w:r w:rsidRPr="004E7AE3">
        <w:rPr>
          <w:rFonts w:ascii="Verdana" w:eastAsia="MS PMincho" w:hAnsi="Verdana"/>
          <w:color w:val="363435"/>
          <w:spacing w:val="-15"/>
          <w:sz w:val="20"/>
          <w:szCs w:val="20"/>
        </w:rPr>
        <w:t xml:space="preserve"> </w:t>
      </w:r>
      <w:r w:rsidRPr="004E7AE3">
        <w:rPr>
          <w:rFonts w:ascii="Verdana" w:eastAsia="MS PMincho" w:hAnsi="Verdana"/>
          <w:color w:val="363435"/>
          <w:w w:val="98"/>
          <w:sz w:val="20"/>
          <w:szCs w:val="20"/>
        </w:rPr>
        <w:t>block</w:t>
      </w:r>
      <w:r w:rsidRPr="004E7AE3">
        <w:rPr>
          <w:rFonts w:ascii="Verdana" w:eastAsia="MS PMincho" w:hAnsi="Verdana"/>
          <w:color w:val="363435"/>
          <w:spacing w:val="-12"/>
          <w:w w:val="98"/>
          <w:sz w:val="20"/>
          <w:szCs w:val="20"/>
        </w:rPr>
        <w:t xml:space="preserve"> </w:t>
      </w:r>
      <w:r w:rsidRPr="004E7AE3">
        <w:rPr>
          <w:rFonts w:ascii="Verdana" w:eastAsia="MS PMincho" w:hAnsi="Verdana"/>
          <w:color w:val="363435"/>
          <w:sz w:val="20"/>
          <w:szCs w:val="20"/>
        </w:rPr>
        <w:t>a</w:t>
      </w:r>
      <w:r w:rsidRPr="004E7AE3">
        <w:rPr>
          <w:rFonts w:ascii="Verdana" w:eastAsia="MS PMincho" w:hAnsi="Verdana"/>
          <w:color w:val="363435"/>
          <w:spacing w:val="-3"/>
          <w:sz w:val="20"/>
          <w:szCs w:val="20"/>
        </w:rPr>
        <w:t>r</w:t>
      </w:r>
      <w:r w:rsidRPr="004E7AE3">
        <w:rPr>
          <w:rFonts w:ascii="Verdana" w:eastAsia="MS PMincho" w:hAnsi="Verdana"/>
          <w:color w:val="363435"/>
          <w:sz w:val="20"/>
          <w:szCs w:val="20"/>
        </w:rPr>
        <w:t>e</w:t>
      </w:r>
      <w:r w:rsidRPr="004E7AE3">
        <w:rPr>
          <w:rFonts w:ascii="Verdana" w:eastAsia="MS PMincho" w:hAnsi="Verdana"/>
          <w:color w:val="363435"/>
          <w:spacing w:val="-16"/>
          <w:sz w:val="20"/>
          <w:szCs w:val="20"/>
        </w:rPr>
        <w:t xml:space="preserve"> </w:t>
      </w:r>
      <w:r w:rsidRPr="004E7AE3">
        <w:rPr>
          <w:rFonts w:ascii="Verdana" w:eastAsia="MS PMincho" w:hAnsi="Verdana"/>
          <w:color w:val="363435"/>
          <w:spacing w:val="-3"/>
          <w:w w:val="98"/>
          <w:sz w:val="20"/>
          <w:szCs w:val="20"/>
        </w:rPr>
        <w:t>r</w:t>
      </w:r>
      <w:r w:rsidRPr="004E7AE3">
        <w:rPr>
          <w:rFonts w:ascii="Verdana" w:eastAsia="MS PMincho" w:hAnsi="Verdana"/>
          <w:color w:val="363435"/>
          <w:w w:val="98"/>
          <w:sz w:val="20"/>
          <w:szCs w:val="20"/>
        </w:rPr>
        <w:t>esponsible</w:t>
      </w:r>
      <w:r w:rsidRPr="004E7AE3">
        <w:rPr>
          <w:rFonts w:ascii="Verdana" w:eastAsia="MS PMincho" w:hAnsi="Verdana"/>
          <w:color w:val="363435"/>
          <w:spacing w:val="-4"/>
          <w:w w:val="98"/>
          <w:sz w:val="20"/>
          <w:szCs w:val="20"/>
        </w:rPr>
        <w:t xml:space="preserve"> </w:t>
      </w:r>
      <w:r w:rsidRPr="004E7AE3">
        <w:rPr>
          <w:rFonts w:ascii="Verdana" w:eastAsia="MS PMincho" w:hAnsi="Verdana"/>
          <w:color w:val="363435"/>
          <w:sz w:val="20"/>
          <w:szCs w:val="20"/>
        </w:rPr>
        <w:t>for</w:t>
      </w:r>
      <w:r w:rsidRPr="004E7AE3">
        <w:rPr>
          <w:rFonts w:ascii="Verdana" w:eastAsia="MS PMincho" w:hAnsi="Verdana"/>
          <w:color w:val="363435"/>
          <w:spacing w:val="-11"/>
          <w:sz w:val="20"/>
          <w:szCs w:val="20"/>
        </w:rPr>
        <w:t xml:space="preserve"> </w:t>
      </w:r>
      <w:r w:rsidRPr="004E7AE3">
        <w:rPr>
          <w:rFonts w:ascii="Verdana" w:eastAsia="MS PMincho" w:hAnsi="Verdana"/>
          <w:color w:val="363435"/>
          <w:sz w:val="20"/>
          <w:szCs w:val="20"/>
        </w:rPr>
        <w:t>insu</w:t>
      </w:r>
      <w:r w:rsidRPr="004E7AE3">
        <w:rPr>
          <w:rFonts w:ascii="Verdana" w:eastAsia="MS PMincho" w:hAnsi="Verdana"/>
          <w:color w:val="363435"/>
          <w:spacing w:val="3"/>
          <w:sz w:val="20"/>
          <w:szCs w:val="20"/>
        </w:rPr>
        <w:t>r</w:t>
      </w:r>
      <w:r w:rsidRPr="004E7AE3">
        <w:rPr>
          <w:rFonts w:ascii="Verdana" w:eastAsia="MS PMincho" w:hAnsi="Verdana"/>
          <w:color w:val="363435"/>
          <w:sz w:val="20"/>
          <w:szCs w:val="20"/>
        </w:rPr>
        <w:t>ing</w:t>
      </w:r>
      <w:r w:rsidRPr="004E7AE3">
        <w:rPr>
          <w:rFonts w:ascii="Verdana" w:eastAsia="MS PMincho" w:hAnsi="Verdana"/>
          <w:color w:val="363435"/>
          <w:spacing w:val="-6"/>
          <w:sz w:val="20"/>
          <w:szCs w:val="20"/>
        </w:rPr>
        <w:t xml:space="preserve"> </w:t>
      </w:r>
      <w:r w:rsidRPr="004E7AE3">
        <w:rPr>
          <w:rFonts w:ascii="Verdana" w:eastAsia="MS PMincho" w:hAnsi="Verdana"/>
          <w:color w:val="363435"/>
          <w:sz w:val="20"/>
          <w:szCs w:val="20"/>
        </w:rPr>
        <w:t>the</w:t>
      </w:r>
      <w:r w:rsidRPr="004E7AE3">
        <w:rPr>
          <w:rFonts w:ascii="Verdana" w:eastAsia="MS PMincho" w:hAnsi="Verdana"/>
          <w:color w:val="363435"/>
          <w:spacing w:val="7"/>
          <w:sz w:val="20"/>
          <w:szCs w:val="20"/>
        </w:rPr>
        <w:t xml:space="preserve"> </w:t>
      </w:r>
      <w:r w:rsidRPr="004E7AE3">
        <w:rPr>
          <w:rFonts w:ascii="Verdana" w:eastAsia="MS PMincho" w:hAnsi="Verdana"/>
          <w:color w:val="363435"/>
          <w:sz w:val="20"/>
          <w:szCs w:val="20"/>
        </w:rPr>
        <w:t>dw</w:t>
      </w:r>
      <w:r w:rsidRPr="004E7AE3">
        <w:rPr>
          <w:rFonts w:ascii="Verdana" w:eastAsia="MS PMincho" w:hAnsi="Verdana"/>
          <w:color w:val="363435"/>
          <w:spacing w:val="2"/>
          <w:sz w:val="20"/>
          <w:szCs w:val="20"/>
        </w:rPr>
        <w:t>ellin</w:t>
      </w:r>
      <w:r w:rsidRPr="004E7AE3">
        <w:rPr>
          <w:rFonts w:ascii="Verdana" w:eastAsia="MS PMincho" w:hAnsi="Verdana"/>
          <w:color w:val="363435"/>
          <w:sz w:val="20"/>
          <w:szCs w:val="20"/>
        </w:rPr>
        <w:t>g</w:t>
      </w:r>
      <w:r w:rsidR="00DD0246" w:rsidRPr="004E7AE3">
        <w:rPr>
          <w:rFonts w:ascii="Verdana" w:eastAsia="MS PMincho" w:hAnsi="Verdana"/>
          <w:color w:val="363435"/>
          <w:spacing w:val="13"/>
          <w:sz w:val="20"/>
          <w:szCs w:val="20"/>
        </w:rPr>
        <w:t xml:space="preserve"> </w:t>
      </w:r>
      <w:r w:rsidRPr="004E7AE3">
        <w:rPr>
          <w:rFonts w:ascii="Verdana" w:eastAsia="MS PMincho" w:hAnsi="Verdana"/>
          <w:color w:val="363435"/>
          <w:spacing w:val="2"/>
          <w:w w:val="104"/>
          <w:sz w:val="20"/>
          <w:szCs w:val="20"/>
        </w:rPr>
        <w:t>an</w:t>
      </w:r>
      <w:r w:rsidRPr="004E7AE3">
        <w:rPr>
          <w:rFonts w:ascii="Verdana" w:eastAsia="MS PMincho" w:hAnsi="Verdana"/>
          <w:color w:val="363435"/>
          <w:w w:val="104"/>
          <w:sz w:val="20"/>
          <w:szCs w:val="20"/>
        </w:rPr>
        <w:t>d</w:t>
      </w:r>
      <w:r w:rsidRPr="004E7AE3">
        <w:rPr>
          <w:rFonts w:ascii="Verdana" w:eastAsia="MS PMincho" w:hAnsi="Verdana"/>
          <w:color w:val="363435"/>
          <w:sz w:val="20"/>
          <w:szCs w:val="20"/>
        </w:rPr>
        <w:t xml:space="preserve"> </w:t>
      </w:r>
      <w:r w:rsidRPr="004E7AE3">
        <w:rPr>
          <w:rFonts w:ascii="Verdana" w:eastAsia="MS PMincho" w:hAnsi="Verdana"/>
          <w:color w:val="363435"/>
          <w:w w:val="98"/>
          <w:sz w:val="20"/>
          <w:szCs w:val="20"/>
        </w:rPr>
        <w:t>a</w:t>
      </w:r>
      <w:r w:rsidR="00615983" w:rsidRPr="004E7AE3">
        <w:rPr>
          <w:rFonts w:ascii="Verdana" w:eastAsia="MS PMincho" w:hAnsi="Verdana"/>
          <w:color w:val="363435"/>
          <w:sz w:val="20"/>
          <w:szCs w:val="20"/>
        </w:rPr>
        <w:t xml:space="preserve"> </w:t>
      </w:r>
      <w:r w:rsidRPr="004E7AE3">
        <w:rPr>
          <w:rFonts w:ascii="Verdana" w:eastAsia="MS PMincho" w:hAnsi="Verdana"/>
          <w:color w:val="363435"/>
          <w:spacing w:val="2"/>
          <w:sz w:val="20"/>
          <w:szCs w:val="20"/>
        </w:rPr>
        <w:t>landlo</w:t>
      </w:r>
      <w:r w:rsidRPr="004E7AE3">
        <w:rPr>
          <w:rFonts w:ascii="Verdana" w:eastAsia="MS PMincho" w:hAnsi="Verdana"/>
          <w:color w:val="363435"/>
          <w:spacing w:val="-1"/>
          <w:sz w:val="20"/>
          <w:szCs w:val="20"/>
        </w:rPr>
        <w:t>r</w:t>
      </w:r>
      <w:r w:rsidRPr="004E7AE3">
        <w:rPr>
          <w:rFonts w:ascii="Verdana" w:eastAsia="MS PMincho" w:hAnsi="Verdana"/>
          <w:color w:val="363435"/>
          <w:sz w:val="20"/>
          <w:szCs w:val="20"/>
        </w:rPr>
        <w:t>d</w:t>
      </w:r>
      <w:r w:rsidRPr="004E7AE3">
        <w:rPr>
          <w:rFonts w:ascii="Verdana" w:eastAsia="MS PMincho" w:hAnsi="Verdana"/>
          <w:color w:val="363435"/>
          <w:spacing w:val="47"/>
          <w:sz w:val="20"/>
          <w:szCs w:val="20"/>
        </w:rPr>
        <w:t xml:space="preserve"> </w:t>
      </w:r>
      <w:r w:rsidRPr="004E7AE3">
        <w:rPr>
          <w:rFonts w:ascii="Verdana" w:eastAsia="MS PMincho" w:hAnsi="Verdana"/>
          <w:color w:val="363435"/>
          <w:spacing w:val="2"/>
          <w:sz w:val="20"/>
          <w:szCs w:val="20"/>
        </w:rPr>
        <w:t>ha</w:t>
      </w:r>
      <w:r w:rsidRPr="004E7AE3">
        <w:rPr>
          <w:rFonts w:ascii="Verdana" w:eastAsia="MS PMincho" w:hAnsi="Verdana"/>
          <w:color w:val="363435"/>
          <w:sz w:val="20"/>
          <w:szCs w:val="20"/>
        </w:rPr>
        <w:t>s</w:t>
      </w:r>
      <w:r w:rsidRPr="004E7AE3">
        <w:rPr>
          <w:rFonts w:ascii="Verdana" w:eastAsia="MS PMincho" w:hAnsi="Verdana"/>
          <w:color w:val="363435"/>
          <w:spacing w:val="30"/>
          <w:sz w:val="20"/>
          <w:szCs w:val="20"/>
        </w:rPr>
        <w:t xml:space="preserve"> </w:t>
      </w:r>
      <w:r w:rsidRPr="004E7AE3">
        <w:rPr>
          <w:rFonts w:ascii="Verdana" w:eastAsia="MS PMincho" w:hAnsi="Verdana"/>
          <w:color w:val="363435"/>
          <w:spacing w:val="2"/>
          <w:sz w:val="20"/>
          <w:szCs w:val="20"/>
        </w:rPr>
        <w:t>th</w:t>
      </w:r>
      <w:r w:rsidRPr="004E7AE3">
        <w:rPr>
          <w:rFonts w:ascii="Verdana" w:eastAsia="MS PMincho" w:hAnsi="Verdana"/>
          <w:color w:val="363435"/>
          <w:sz w:val="20"/>
          <w:szCs w:val="20"/>
        </w:rPr>
        <w:t>e</w:t>
      </w:r>
      <w:r w:rsidRPr="004E7AE3">
        <w:rPr>
          <w:rFonts w:ascii="Verdana" w:eastAsia="MS PMincho" w:hAnsi="Verdana"/>
          <w:color w:val="363435"/>
          <w:spacing w:val="37"/>
          <w:sz w:val="20"/>
          <w:szCs w:val="20"/>
        </w:rPr>
        <w:t xml:space="preserve"> </w:t>
      </w:r>
      <w:r w:rsidRPr="004E7AE3">
        <w:rPr>
          <w:rFonts w:ascii="Verdana" w:eastAsia="MS PMincho" w:hAnsi="Verdana"/>
          <w:color w:val="363435"/>
          <w:spacing w:val="5"/>
          <w:sz w:val="20"/>
          <w:szCs w:val="20"/>
        </w:rPr>
        <w:t>r</w:t>
      </w:r>
      <w:r w:rsidRPr="004E7AE3">
        <w:rPr>
          <w:rFonts w:ascii="Verdana" w:eastAsia="MS PMincho" w:hAnsi="Verdana"/>
          <w:color w:val="363435"/>
          <w:spacing w:val="2"/>
          <w:sz w:val="20"/>
          <w:szCs w:val="20"/>
        </w:rPr>
        <w:t>i</w:t>
      </w:r>
      <w:r w:rsidRPr="004E7AE3">
        <w:rPr>
          <w:rFonts w:ascii="Verdana" w:eastAsia="MS PMincho" w:hAnsi="Verdana"/>
          <w:color w:val="363435"/>
          <w:spacing w:val="5"/>
          <w:sz w:val="20"/>
          <w:szCs w:val="20"/>
        </w:rPr>
        <w:t>g</w:t>
      </w:r>
      <w:r w:rsidRPr="004E7AE3">
        <w:rPr>
          <w:rFonts w:ascii="Verdana" w:eastAsia="MS PMincho" w:hAnsi="Verdana"/>
          <w:color w:val="363435"/>
          <w:spacing w:val="2"/>
          <w:sz w:val="20"/>
          <w:szCs w:val="20"/>
        </w:rPr>
        <w:t>h</w:t>
      </w:r>
      <w:r w:rsidRPr="004E7AE3">
        <w:rPr>
          <w:rFonts w:ascii="Verdana" w:eastAsia="MS PMincho" w:hAnsi="Verdana"/>
          <w:color w:val="363435"/>
          <w:sz w:val="20"/>
          <w:szCs w:val="20"/>
        </w:rPr>
        <w:t>t</w:t>
      </w:r>
      <w:r w:rsidRPr="004E7AE3">
        <w:rPr>
          <w:rFonts w:ascii="Verdana" w:eastAsia="MS PMincho" w:hAnsi="Verdana"/>
          <w:color w:val="363435"/>
          <w:spacing w:val="35"/>
          <w:sz w:val="20"/>
          <w:szCs w:val="20"/>
        </w:rPr>
        <w:t xml:space="preserve"> </w:t>
      </w:r>
      <w:r w:rsidRPr="004E7AE3">
        <w:rPr>
          <w:rFonts w:ascii="Verdana" w:eastAsia="MS PMincho" w:hAnsi="Verdana"/>
          <w:color w:val="363435"/>
          <w:sz w:val="20"/>
          <w:szCs w:val="20"/>
        </w:rPr>
        <w:t>to</w:t>
      </w:r>
      <w:r w:rsidRPr="004E7AE3">
        <w:rPr>
          <w:rFonts w:ascii="Verdana" w:eastAsia="MS PMincho" w:hAnsi="Verdana"/>
          <w:color w:val="363435"/>
          <w:spacing w:val="41"/>
          <w:sz w:val="20"/>
          <w:szCs w:val="20"/>
        </w:rPr>
        <w:t xml:space="preserve"> </w:t>
      </w:r>
      <w:r w:rsidRPr="004E7AE3">
        <w:rPr>
          <w:rFonts w:ascii="Verdana" w:eastAsia="MS PMincho" w:hAnsi="Verdana"/>
          <w:color w:val="363435"/>
          <w:spacing w:val="2"/>
          <w:sz w:val="20"/>
          <w:szCs w:val="20"/>
        </w:rPr>
        <w:t>nomina</w:t>
      </w:r>
      <w:r w:rsidRPr="004E7AE3">
        <w:rPr>
          <w:rFonts w:ascii="Verdana" w:eastAsia="MS PMincho" w:hAnsi="Verdana"/>
          <w:color w:val="363435"/>
          <w:sz w:val="20"/>
          <w:szCs w:val="20"/>
        </w:rPr>
        <w:t xml:space="preserve">te </w:t>
      </w:r>
      <w:r w:rsidRPr="004E7AE3">
        <w:rPr>
          <w:rFonts w:ascii="Verdana" w:eastAsia="MS PMincho" w:hAnsi="Verdana"/>
          <w:color w:val="363435"/>
          <w:spacing w:val="2"/>
          <w:sz w:val="20"/>
          <w:szCs w:val="20"/>
        </w:rPr>
        <w:t>o</w:t>
      </w:r>
      <w:r w:rsidRPr="004E7AE3">
        <w:rPr>
          <w:rFonts w:ascii="Verdana" w:eastAsia="MS PMincho" w:hAnsi="Verdana"/>
          <w:color w:val="363435"/>
          <w:sz w:val="20"/>
          <w:szCs w:val="20"/>
        </w:rPr>
        <w:t>r</w:t>
      </w:r>
      <w:r w:rsidRPr="004E7AE3">
        <w:rPr>
          <w:rFonts w:ascii="Verdana" w:eastAsia="MS PMincho" w:hAnsi="Verdana"/>
          <w:color w:val="363435"/>
          <w:spacing w:val="38"/>
          <w:sz w:val="20"/>
          <w:szCs w:val="20"/>
        </w:rPr>
        <w:t xml:space="preserve"> </w:t>
      </w:r>
      <w:r w:rsidRPr="004E7AE3">
        <w:rPr>
          <w:rFonts w:ascii="Verdana" w:eastAsia="MS PMincho" w:hAnsi="Verdana"/>
          <w:color w:val="363435"/>
          <w:spacing w:val="2"/>
          <w:sz w:val="20"/>
          <w:szCs w:val="20"/>
        </w:rPr>
        <w:t>app</w:t>
      </w:r>
      <w:r w:rsidRPr="004E7AE3">
        <w:rPr>
          <w:rFonts w:ascii="Verdana" w:eastAsia="MS PMincho" w:hAnsi="Verdana"/>
          <w:color w:val="363435"/>
          <w:spacing w:val="-1"/>
          <w:sz w:val="20"/>
          <w:szCs w:val="20"/>
        </w:rPr>
        <w:t>ro</w:t>
      </w:r>
      <w:r w:rsidRPr="004E7AE3">
        <w:rPr>
          <w:rFonts w:ascii="Verdana" w:eastAsia="MS PMincho" w:hAnsi="Verdana"/>
          <w:color w:val="363435"/>
          <w:spacing w:val="-2"/>
          <w:sz w:val="20"/>
          <w:szCs w:val="20"/>
        </w:rPr>
        <w:t>v</w:t>
      </w:r>
      <w:r w:rsidRPr="004E7AE3">
        <w:rPr>
          <w:rFonts w:ascii="Verdana" w:eastAsia="MS PMincho" w:hAnsi="Verdana"/>
          <w:color w:val="363435"/>
          <w:sz w:val="20"/>
          <w:szCs w:val="20"/>
        </w:rPr>
        <w:t>e</w:t>
      </w:r>
      <w:r w:rsidRPr="004E7AE3">
        <w:rPr>
          <w:rFonts w:ascii="Verdana" w:eastAsia="MS PMincho" w:hAnsi="Verdana"/>
          <w:color w:val="363435"/>
          <w:spacing w:val="32"/>
          <w:sz w:val="20"/>
          <w:szCs w:val="20"/>
        </w:rPr>
        <w:t xml:space="preserve"> </w:t>
      </w:r>
      <w:r w:rsidRPr="004E7AE3">
        <w:rPr>
          <w:rFonts w:ascii="Verdana" w:eastAsia="MS PMincho" w:hAnsi="Verdana"/>
          <w:color w:val="363435"/>
          <w:spacing w:val="2"/>
          <w:sz w:val="20"/>
          <w:szCs w:val="20"/>
        </w:rPr>
        <w:t>the</w:t>
      </w:r>
      <w:r w:rsidRPr="004E7AE3">
        <w:rPr>
          <w:rFonts w:ascii="Verdana" w:eastAsia="MS PMincho" w:hAnsi="Verdana"/>
          <w:color w:val="363435"/>
          <w:spacing w:val="7"/>
          <w:sz w:val="20"/>
          <w:szCs w:val="20"/>
        </w:rPr>
        <w:t xml:space="preserve"> </w:t>
      </w:r>
      <w:r w:rsidRPr="004E7AE3">
        <w:rPr>
          <w:rFonts w:ascii="Verdana" w:eastAsia="MS PMincho" w:hAnsi="Verdana"/>
          <w:color w:val="363435"/>
          <w:sz w:val="20"/>
          <w:szCs w:val="20"/>
        </w:rPr>
        <w:t>insu</w:t>
      </w:r>
      <w:r w:rsidRPr="004E7AE3">
        <w:rPr>
          <w:rFonts w:ascii="Verdana" w:eastAsia="MS PMincho" w:hAnsi="Verdana"/>
          <w:color w:val="363435"/>
          <w:spacing w:val="-3"/>
          <w:sz w:val="20"/>
          <w:szCs w:val="20"/>
        </w:rPr>
        <w:t>r</w:t>
      </w:r>
      <w:r w:rsidRPr="004E7AE3">
        <w:rPr>
          <w:rFonts w:ascii="Verdana" w:eastAsia="MS PMincho" w:hAnsi="Verdana"/>
          <w:color w:val="363435"/>
          <w:sz w:val="20"/>
          <w:szCs w:val="20"/>
        </w:rPr>
        <w:t>ers,</w:t>
      </w:r>
      <w:r w:rsidRPr="004E7AE3">
        <w:rPr>
          <w:rFonts w:ascii="Verdana" w:eastAsia="MS PMincho" w:hAnsi="Verdana"/>
          <w:color w:val="363435"/>
          <w:spacing w:val="-10"/>
          <w:sz w:val="20"/>
          <w:szCs w:val="20"/>
        </w:rPr>
        <w:t xml:space="preserve"> </w:t>
      </w:r>
      <w:r w:rsidR="00524211" w:rsidRPr="004E7AE3">
        <w:rPr>
          <w:rFonts w:ascii="Verdana" w:eastAsia="MS PMincho" w:hAnsi="Verdana"/>
          <w:color w:val="363435"/>
          <w:sz w:val="20"/>
          <w:szCs w:val="20"/>
        </w:rPr>
        <w:t>leaseholders</w:t>
      </w:r>
      <w:r w:rsidRPr="004E7AE3">
        <w:rPr>
          <w:rFonts w:ascii="Verdana" w:eastAsia="MS PMincho" w:hAnsi="Verdana"/>
          <w:color w:val="363435"/>
          <w:spacing w:val="18"/>
          <w:sz w:val="20"/>
          <w:szCs w:val="20"/>
        </w:rPr>
        <w:t xml:space="preserve"> </w:t>
      </w:r>
      <w:r w:rsidRPr="004E7AE3">
        <w:rPr>
          <w:rFonts w:ascii="Verdana" w:eastAsia="MS PMincho" w:hAnsi="Verdana"/>
          <w:color w:val="363435"/>
          <w:sz w:val="20"/>
          <w:szCs w:val="20"/>
        </w:rPr>
        <w:t>can</w:t>
      </w:r>
      <w:r w:rsidRPr="004E7AE3">
        <w:rPr>
          <w:rFonts w:ascii="Verdana" w:eastAsia="MS PMincho" w:hAnsi="Verdana"/>
          <w:color w:val="363435"/>
          <w:spacing w:val="5"/>
          <w:sz w:val="20"/>
          <w:szCs w:val="20"/>
        </w:rPr>
        <w:t xml:space="preserve"> </w:t>
      </w:r>
      <w:r w:rsidRPr="004E7AE3">
        <w:rPr>
          <w:rFonts w:ascii="Verdana" w:eastAsia="MS PMincho" w:hAnsi="Verdana"/>
          <w:color w:val="363435"/>
          <w:sz w:val="20"/>
          <w:szCs w:val="20"/>
        </w:rPr>
        <w:t>apply</w:t>
      </w:r>
      <w:r w:rsidRPr="004E7AE3">
        <w:rPr>
          <w:rFonts w:ascii="Verdana" w:eastAsia="MS PMincho" w:hAnsi="Verdana"/>
          <w:color w:val="363435"/>
          <w:spacing w:val="-4"/>
          <w:sz w:val="20"/>
          <w:szCs w:val="20"/>
        </w:rPr>
        <w:t xml:space="preserve"> </w:t>
      </w:r>
      <w:r w:rsidRPr="004E7AE3">
        <w:rPr>
          <w:rFonts w:ascii="Verdana" w:eastAsia="MS PMincho" w:hAnsi="Verdana"/>
          <w:color w:val="363435"/>
          <w:spacing w:val="-2"/>
          <w:w w:val="111"/>
          <w:sz w:val="20"/>
          <w:szCs w:val="20"/>
        </w:rPr>
        <w:t>t</w:t>
      </w:r>
      <w:r w:rsidRPr="004E7AE3">
        <w:rPr>
          <w:rFonts w:ascii="Verdana" w:eastAsia="MS PMincho" w:hAnsi="Verdana"/>
          <w:color w:val="363435"/>
          <w:w w:val="103"/>
          <w:sz w:val="20"/>
          <w:szCs w:val="20"/>
        </w:rPr>
        <w:t>o</w:t>
      </w:r>
      <w:r w:rsidRPr="004E7AE3">
        <w:rPr>
          <w:rFonts w:ascii="Verdana" w:eastAsia="MS PMincho" w:hAnsi="Verdana"/>
          <w:color w:val="363435"/>
          <w:spacing w:val="4"/>
          <w:sz w:val="20"/>
          <w:szCs w:val="20"/>
        </w:rPr>
        <w:t xml:space="preserve"> </w:t>
      </w:r>
      <w:r w:rsidR="004A7ECC" w:rsidRPr="004E7AE3">
        <w:rPr>
          <w:rFonts w:ascii="Verdana" w:eastAsia="MS PMincho" w:hAnsi="Verdana"/>
          <w:color w:val="363435"/>
          <w:spacing w:val="3"/>
          <w:sz w:val="20"/>
          <w:szCs w:val="20"/>
        </w:rPr>
        <w:t xml:space="preserve">the </w:t>
      </w:r>
      <w:r w:rsidRPr="004E7AE3">
        <w:rPr>
          <w:rFonts w:ascii="Verdana" w:eastAsia="MS PMincho" w:hAnsi="Verdana"/>
          <w:color w:val="363435"/>
          <w:spacing w:val="-2"/>
          <w:w w:val="96"/>
          <w:sz w:val="20"/>
          <w:szCs w:val="20"/>
        </w:rPr>
        <w:t xml:space="preserve">FTT </w:t>
      </w:r>
      <w:r w:rsidRPr="004E7AE3">
        <w:rPr>
          <w:rFonts w:ascii="Verdana" w:eastAsia="MS PMincho" w:hAnsi="Verdana"/>
          <w:color w:val="363435"/>
          <w:spacing w:val="-2"/>
          <w:sz w:val="20"/>
          <w:szCs w:val="20"/>
        </w:rPr>
        <w:t>t</w:t>
      </w:r>
      <w:r w:rsidRPr="004E7AE3">
        <w:rPr>
          <w:rFonts w:ascii="Verdana" w:eastAsia="MS PMincho" w:hAnsi="Verdana"/>
          <w:color w:val="363435"/>
          <w:sz w:val="20"/>
          <w:szCs w:val="20"/>
        </w:rPr>
        <w:t>o</w:t>
      </w:r>
      <w:r w:rsidRPr="004E7AE3">
        <w:rPr>
          <w:rFonts w:ascii="Verdana" w:eastAsia="MS PMincho" w:hAnsi="Verdana"/>
          <w:color w:val="363435"/>
          <w:spacing w:val="9"/>
          <w:sz w:val="20"/>
          <w:szCs w:val="20"/>
        </w:rPr>
        <w:t xml:space="preserve"> </w:t>
      </w:r>
      <w:r w:rsidRPr="004E7AE3">
        <w:rPr>
          <w:rFonts w:ascii="Verdana" w:eastAsia="MS PMincho" w:hAnsi="Verdana"/>
          <w:color w:val="363435"/>
          <w:spacing w:val="2"/>
          <w:sz w:val="20"/>
          <w:szCs w:val="20"/>
        </w:rPr>
        <w:t>de</w:t>
      </w:r>
      <w:r w:rsidRPr="004E7AE3">
        <w:rPr>
          <w:rFonts w:ascii="Verdana" w:eastAsia="MS PMincho" w:hAnsi="Verdana"/>
          <w:color w:val="363435"/>
          <w:sz w:val="20"/>
          <w:szCs w:val="20"/>
        </w:rPr>
        <w:t>t</w:t>
      </w:r>
      <w:r w:rsidRPr="004E7AE3">
        <w:rPr>
          <w:rFonts w:ascii="Verdana" w:eastAsia="MS PMincho" w:hAnsi="Verdana"/>
          <w:color w:val="363435"/>
          <w:spacing w:val="1"/>
          <w:sz w:val="20"/>
          <w:szCs w:val="20"/>
        </w:rPr>
        <w:t>e</w:t>
      </w:r>
      <w:r w:rsidRPr="004E7AE3">
        <w:rPr>
          <w:rFonts w:ascii="Verdana" w:eastAsia="MS PMincho" w:hAnsi="Verdana"/>
          <w:color w:val="363435"/>
          <w:spacing w:val="4"/>
          <w:sz w:val="20"/>
          <w:szCs w:val="20"/>
        </w:rPr>
        <w:t>r</w:t>
      </w:r>
      <w:r w:rsidRPr="004E7AE3">
        <w:rPr>
          <w:rFonts w:ascii="Verdana" w:eastAsia="MS PMincho" w:hAnsi="Verdana"/>
          <w:color w:val="363435"/>
          <w:spacing w:val="2"/>
          <w:sz w:val="20"/>
          <w:szCs w:val="20"/>
        </w:rPr>
        <w:t>min</w:t>
      </w:r>
      <w:r w:rsidRPr="004E7AE3">
        <w:rPr>
          <w:rFonts w:ascii="Verdana" w:eastAsia="MS PMincho" w:hAnsi="Verdana"/>
          <w:color w:val="363435"/>
          <w:sz w:val="20"/>
          <w:szCs w:val="20"/>
        </w:rPr>
        <w:t xml:space="preserve">e </w:t>
      </w:r>
      <w:r w:rsidRPr="004E7AE3">
        <w:rPr>
          <w:rFonts w:ascii="Verdana" w:eastAsia="MS PMincho" w:hAnsi="Verdana"/>
          <w:color w:val="363435"/>
          <w:spacing w:val="2"/>
          <w:sz w:val="20"/>
          <w:szCs w:val="20"/>
        </w:rPr>
        <w:t>whethe</w:t>
      </w:r>
      <w:r w:rsidR="00DD0246" w:rsidRPr="004E7AE3">
        <w:rPr>
          <w:rFonts w:ascii="Verdana" w:eastAsia="MS PMincho" w:hAnsi="Verdana"/>
          <w:color w:val="363435"/>
          <w:sz w:val="20"/>
          <w:szCs w:val="20"/>
        </w:rPr>
        <w:t xml:space="preserve">r </w:t>
      </w:r>
      <w:r w:rsidRPr="004E7AE3">
        <w:rPr>
          <w:rFonts w:ascii="Verdana" w:eastAsia="MS PMincho" w:hAnsi="Verdana"/>
          <w:color w:val="363435"/>
          <w:spacing w:val="2"/>
          <w:sz w:val="20"/>
          <w:szCs w:val="20"/>
        </w:rPr>
        <w:t>th</w:t>
      </w:r>
      <w:r w:rsidR="00DD0246" w:rsidRPr="004E7AE3">
        <w:rPr>
          <w:rFonts w:ascii="Verdana" w:eastAsia="MS PMincho" w:hAnsi="Verdana"/>
          <w:color w:val="363435"/>
          <w:sz w:val="20"/>
          <w:szCs w:val="20"/>
        </w:rPr>
        <w:t>e</w:t>
      </w:r>
      <w:r w:rsidRPr="004E7AE3">
        <w:rPr>
          <w:rFonts w:ascii="Verdana" w:eastAsia="MS PMincho" w:hAnsi="Verdana"/>
          <w:color w:val="363435"/>
          <w:spacing w:val="15"/>
          <w:sz w:val="20"/>
          <w:szCs w:val="20"/>
        </w:rPr>
        <w:t xml:space="preserve"> </w:t>
      </w:r>
      <w:r w:rsidRPr="004E7AE3">
        <w:rPr>
          <w:rFonts w:ascii="Verdana" w:eastAsia="MS PMincho" w:hAnsi="Verdana"/>
          <w:color w:val="363435"/>
          <w:spacing w:val="2"/>
          <w:sz w:val="20"/>
          <w:szCs w:val="20"/>
        </w:rPr>
        <w:t>insu</w:t>
      </w:r>
      <w:r w:rsidRPr="004E7AE3">
        <w:rPr>
          <w:rFonts w:ascii="Verdana" w:eastAsia="MS PMincho" w:hAnsi="Verdana"/>
          <w:color w:val="363435"/>
          <w:spacing w:val="4"/>
          <w:sz w:val="20"/>
          <w:szCs w:val="20"/>
        </w:rPr>
        <w:t>r</w:t>
      </w:r>
      <w:r w:rsidRPr="004E7AE3">
        <w:rPr>
          <w:rFonts w:ascii="Verdana" w:eastAsia="MS PMincho" w:hAnsi="Verdana"/>
          <w:color w:val="363435"/>
          <w:spacing w:val="2"/>
          <w:sz w:val="20"/>
          <w:szCs w:val="20"/>
        </w:rPr>
        <w:t>an</w:t>
      </w:r>
      <w:r w:rsidR="00DD0246" w:rsidRPr="004E7AE3">
        <w:rPr>
          <w:rFonts w:ascii="Verdana" w:eastAsia="MS PMincho" w:hAnsi="Verdana"/>
          <w:color w:val="363435"/>
          <w:sz w:val="20"/>
          <w:szCs w:val="20"/>
        </w:rPr>
        <w:t>ce</w:t>
      </w:r>
      <w:r w:rsidR="00DD0246" w:rsidRPr="004E7AE3">
        <w:rPr>
          <w:rFonts w:ascii="Verdana" w:eastAsia="MS PMincho" w:hAnsi="Verdana"/>
          <w:color w:val="363435"/>
          <w:spacing w:val="15"/>
          <w:sz w:val="20"/>
          <w:szCs w:val="20"/>
        </w:rPr>
        <w:t xml:space="preserve"> </w:t>
      </w:r>
      <w:r w:rsidRPr="004E7AE3">
        <w:rPr>
          <w:rFonts w:ascii="Verdana" w:eastAsia="MS PMincho" w:hAnsi="Verdana"/>
          <w:color w:val="363435"/>
          <w:spacing w:val="2"/>
          <w:w w:val="99"/>
          <w:sz w:val="20"/>
          <w:szCs w:val="20"/>
        </w:rPr>
        <w:t>f</w:t>
      </w:r>
      <w:r w:rsidRPr="004E7AE3">
        <w:rPr>
          <w:rFonts w:ascii="Verdana" w:eastAsia="MS PMincho" w:hAnsi="Verdana"/>
          <w:color w:val="363435"/>
          <w:spacing w:val="-1"/>
          <w:w w:val="99"/>
          <w:sz w:val="20"/>
          <w:szCs w:val="20"/>
        </w:rPr>
        <w:t>r</w:t>
      </w:r>
      <w:r w:rsidRPr="004E7AE3">
        <w:rPr>
          <w:rFonts w:ascii="Verdana" w:eastAsia="MS PMincho" w:hAnsi="Verdana"/>
          <w:color w:val="363435"/>
          <w:spacing w:val="2"/>
          <w:w w:val="105"/>
          <w:sz w:val="20"/>
          <w:szCs w:val="20"/>
        </w:rPr>
        <w:t>o</w:t>
      </w:r>
      <w:r w:rsidRPr="004E7AE3">
        <w:rPr>
          <w:rFonts w:ascii="Verdana" w:eastAsia="MS PMincho" w:hAnsi="Verdana"/>
          <w:color w:val="363435"/>
          <w:w w:val="105"/>
          <w:sz w:val="20"/>
          <w:szCs w:val="20"/>
        </w:rPr>
        <w:t>m</w:t>
      </w:r>
      <w:r w:rsidRPr="004E7AE3">
        <w:rPr>
          <w:rFonts w:ascii="Verdana" w:eastAsia="MS PMincho" w:hAnsi="Verdana"/>
          <w:color w:val="363435"/>
          <w:spacing w:val="10"/>
          <w:sz w:val="20"/>
          <w:szCs w:val="20"/>
        </w:rPr>
        <w:t xml:space="preserve"> </w:t>
      </w:r>
      <w:r w:rsidRPr="004E7AE3">
        <w:rPr>
          <w:rFonts w:ascii="Verdana" w:eastAsia="MS PMincho" w:hAnsi="Verdana"/>
          <w:color w:val="363435"/>
          <w:spacing w:val="2"/>
          <w:sz w:val="20"/>
          <w:szCs w:val="20"/>
        </w:rPr>
        <w:t>th</w:t>
      </w:r>
      <w:r w:rsidRPr="004E7AE3">
        <w:rPr>
          <w:rFonts w:ascii="Verdana" w:eastAsia="MS PMincho" w:hAnsi="Verdana"/>
          <w:color w:val="363435"/>
          <w:sz w:val="20"/>
          <w:szCs w:val="20"/>
        </w:rPr>
        <w:t xml:space="preserve">e </w:t>
      </w:r>
      <w:r w:rsidRPr="004E7AE3">
        <w:rPr>
          <w:rFonts w:ascii="Verdana" w:eastAsia="MS PMincho" w:hAnsi="Verdana"/>
          <w:color w:val="363435"/>
          <w:spacing w:val="2"/>
          <w:sz w:val="20"/>
          <w:szCs w:val="20"/>
        </w:rPr>
        <w:t>nomina</w:t>
      </w:r>
      <w:r w:rsidRPr="004E7AE3">
        <w:rPr>
          <w:rFonts w:ascii="Verdana" w:eastAsia="MS PMincho" w:hAnsi="Verdana"/>
          <w:color w:val="363435"/>
          <w:sz w:val="20"/>
          <w:szCs w:val="20"/>
        </w:rPr>
        <w:t>t</w:t>
      </w:r>
      <w:r w:rsidRPr="004E7AE3">
        <w:rPr>
          <w:rFonts w:ascii="Verdana" w:eastAsia="MS PMincho" w:hAnsi="Verdana"/>
          <w:color w:val="363435"/>
          <w:spacing w:val="2"/>
          <w:sz w:val="20"/>
          <w:szCs w:val="20"/>
        </w:rPr>
        <w:t>e</w:t>
      </w:r>
      <w:r w:rsidRPr="004E7AE3">
        <w:rPr>
          <w:rFonts w:ascii="Verdana" w:eastAsia="MS PMincho" w:hAnsi="Verdana"/>
          <w:color w:val="363435"/>
          <w:sz w:val="20"/>
          <w:szCs w:val="20"/>
        </w:rPr>
        <w:t xml:space="preserve">d </w:t>
      </w:r>
      <w:r w:rsidRPr="004E7AE3">
        <w:rPr>
          <w:rFonts w:ascii="Verdana" w:eastAsia="MS PMincho" w:hAnsi="Verdana"/>
          <w:color w:val="363435"/>
          <w:spacing w:val="2"/>
          <w:sz w:val="20"/>
          <w:szCs w:val="20"/>
        </w:rPr>
        <w:t>insu</w:t>
      </w:r>
      <w:r w:rsidRPr="004E7AE3">
        <w:rPr>
          <w:rFonts w:ascii="Verdana" w:eastAsia="MS PMincho" w:hAnsi="Verdana"/>
          <w:color w:val="363435"/>
          <w:spacing w:val="-1"/>
          <w:sz w:val="20"/>
          <w:szCs w:val="20"/>
        </w:rPr>
        <w:t>r</w:t>
      </w:r>
      <w:r w:rsidRPr="004E7AE3">
        <w:rPr>
          <w:rFonts w:ascii="Verdana" w:eastAsia="MS PMincho" w:hAnsi="Verdana"/>
          <w:color w:val="363435"/>
          <w:spacing w:val="2"/>
          <w:sz w:val="20"/>
          <w:szCs w:val="20"/>
        </w:rPr>
        <w:t>e</w:t>
      </w:r>
      <w:r w:rsidR="00DD0246" w:rsidRPr="004E7AE3">
        <w:rPr>
          <w:rFonts w:ascii="Verdana" w:eastAsia="MS PMincho" w:hAnsi="Verdana"/>
          <w:color w:val="363435"/>
          <w:sz w:val="20"/>
          <w:szCs w:val="20"/>
        </w:rPr>
        <w:t>r</w:t>
      </w:r>
      <w:r w:rsidRPr="004E7AE3">
        <w:rPr>
          <w:rFonts w:ascii="Verdana" w:eastAsia="MS PMincho" w:hAnsi="Verdana"/>
          <w:color w:val="363435"/>
          <w:spacing w:val="21"/>
          <w:sz w:val="20"/>
          <w:szCs w:val="20"/>
        </w:rPr>
        <w:t xml:space="preserve"> </w:t>
      </w:r>
      <w:r w:rsidRPr="004E7AE3">
        <w:rPr>
          <w:rFonts w:ascii="Verdana" w:eastAsia="MS PMincho" w:hAnsi="Verdana"/>
          <w:color w:val="363435"/>
          <w:spacing w:val="2"/>
          <w:sz w:val="20"/>
          <w:szCs w:val="20"/>
        </w:rPr>
        <w:t>is</w:t>
      </w:r>
      <w:r w:rsidRPr="004E7AE3">
        <w:rPr>
          <w:rFonts w:ascii="Verdana" w:eastAsia="MS PMincho" w:hAnsi="Verdana"/>
          <w:color w:val="363435"/>
          <w:spacing w:val="-9"/>
          <w:sz w:val="20"/>
          <w:szCs w:val="20"/>
        </w:rPr>
        <w:t xml:space="preserve"> </w:t>
      </w:r>
      <w:r w:rsidRPr="004E7AE3">
        <w:rPr>
          <w:rFonts w:ascii="Verdana" w:eastAsia="MS PMincho" w:hAnsi="Verdana"/>
          <w:color w:val="363435"/>
          <w:sz w:val="20"/>
          <w:szCs w:val="20"/>
        </w:rPr>
        <w:t>unsatisfa</w:t>
      </w:r>
      <w:r w:rsidRPr="004E7AE3">
        <w:rPr>
          <w:rFonts w:ascii="Verdana" w:eastAsia="MS PMincho" w:hAnsi="Verdana"/>
          <w:color w:val="363435"/>
          <w:spacing w:val="1"/>
          <w:sz w:val="20"/>
          <w:szCs w:val="20"/>
        </w:rPr>
        <w:t>c</w:t>
      </w:r>
      <w:r w:rsidRPr="004E7AE3">
        <w:rPr>
          <w:rFonts w:ascii="Verdana" w:eastAsia="MS PMincho" w:hAnsi="Verdana"/>
          <w:color w:val="363435"/>
          <w:spacing w:val="-2"/>
          <w:sz w:val="20"/>
          <w:szCs w:val="20"/>
        </w:rPr>
        <w:t>t</w:t>
      </w:r>
      <w:r w:rsidRPr="004E7AE3">
        <w:rPr>
          <w:rFonts w:ascii="Verdana" w:eastAsia="MS PMincho" w:hAnsi="Verdana"/>
          <w:color w:val="363435"/>
          <w:sz w:val="20"/>
          <w:szCs w:val="20"/>
        </w:rPr>
        <w:t>o</w:t>
      </w:r>
      <w:r w:rsidRPr="004E7AE3">
        <w:rPr>
          <w:rFonts w:ascii="Verdana" w:eastAsia="MS PMincho" w:hAnsi="Verdana"/>
          <w:color w:val="363435"/>
          <w:spacing w:val="6"/>
          <w:sz w:val="20"/>
          <w:szCs w:val="20"/>
        </w:rPr>
        <w:t>r</w:t>
      </w:r>
      <w:r w:rsidRPr="004E7AE3">
        <w:rPr>
          <w:rFonts w:ascii="Verdana" w:eastAsia="MS PMincho" w:hAnsi="Verdana"/>
          <w:color w:val="363435"/>
          <w:spacing w:val="-15"/>
          <w:sz w:val="20"/>
          <w:szCs w:val="20"/>
        </w:rPr>
        <w:t>y</w:t>
      </w:r>
      <w:r w:rsidRPr="004E7AE3">
        <w:rPr>
          <w:rFonts w:ascii="Verdana" w:eastAsia="MS PMincho" w:hAnsi="Verdana"/>
          <w:color w:val="363435"/>
          <w:sz w:val="20"/>
          <w:szCs w:val="20"/>
        </w:rPr>
        <w:t>,</w:t>
      </w:r>
      <w:r w:rsidRPr="004E7AE3">
        <w:rPr>
          <w:rFonts w:ascii="Verdana" w:eastAsia="MS PMincho" w:hAnsi="Verdana"/>
          <w:color w:val="363435"/>
          <w:spacing w:val="-20"/>
          <w:sz w:val="20"/>
          <w:szCs w:val="20"/>
        </w:rPr>
        <w:t xml:space="preserve"> </w:t>
      </w:r>
      <w:r w:rsidRPr="004E7AE3">
        <w:rPr>
          <w:rFonts w:ascii="Verdana" w:eastAsia="MS PMincho" w:hAnsi="Verdana"/>
          <w:color w:val="363435"/>
          <w:sz w:val="20"/>
          <w:szCs w:val="20"/>
        </w:rPr>
        <w:t>or</w:t>
      </w:r>
      <w:r w:rsidRPr="004E7AE3">
        <w:rPr>
          <w:rFonts w:ascii="Verdana" w:eastAsia="MS PMincho" w:hAnsi="Verdana"/>
          <w:color w:val="363435"/>
          <w:spacing w:val="5"/>
          <w:sz w:val="20"/>
          <w:szCs w:val="20"/>
        </w:rPr>
        <w:t xml:space="preserve"> </w:t>
      </w:r>
      <w:r w:rsidRPr="004E7AE3">
        <w:rPr>
          <w:rFonts w:ascii="Verdana" w:eastAsia="MS PMincho" w:hAnsi="Verdana"/>
          <w:color w:val="363435"/>
          <w:sz w:val="20"/>
          <w:szCs w:val="20"/>
        </w:rPr>
        <w:t>the</w:t>
      </w:r>
      <w:r w:rsidRPr="004E7AE3">
        <w:rPr>
          <w:rFonts w:ascii="Verdana" w:eastAsia="MS PMincho" w:hAnsi="Verdana"/>
          <w:color w:val="363435"/>
          <w:spacing w:val="2"/>
          <w:sz w:val="20"/>
          <w:szCs w:val="20"/>
        </w:rPr>
        <w:t xml:space="preserve"> </w:t>
      </w:r>
      <w:r w:rsidRPr="004E7AE3">
        <w:rPr>
          <w:rFonts w:ascii="Verdana" w:eastAsia="MS PMincho" w:hAnsi="Verdana"/>
          <w:color w:val="363435"/>
          <w:sz w:val="20"/>
          <w:szCs w:val="20"/>
        </w:rPr>
        <w:t>p</w:t>
      </w:r>
      <w:r w:rsidRPr="004E7AE3">
        <w:rPr>
          <w:rFonts w:ascii="Verdana" w:eastAsia="MS PMincho" w:hAnsi="Verdana"/>
          <w:color w:val="363435"/>
          <w:spacing w:val="-3"/>
          <w:sz w:val="20"/>
          <w:szCs w:val="20"/>
        </w:rPr>
        <w:t>r</w:t>
      </w:r>
      <w:r w:rsidRPr="004E7AE3">
        <w:rPr>
          <w:rFonts w:ascii="Verdana" w:eastAsia="MS PMincho" w:hAnsi="Verdana"/>
          <w:color w:val="363435"/>
          <w:sz w:val="20"/>
          <w:szCs w:val="20"/>
        </w:rPr>
        <w:t>emiums</w:t>
      </w:r>
      <w:r w:rsidRPr="004E7AE3">
        <w:rPr>
          <w:rFonts w:ascii="Verdana" w:eastAsia="MS PMincho" w:hAnsi="Verdana"/>
          <w:color w:val="363435"/>
          <w:spacing w:val="15"/>
          <w:sz w:val="20"/>
          <w:szCs w:val="20"/>
        </w:rPr>
        <w:t xml:space="preserve"> </w:t>
      </w:r>
      <w:r w:rsidRPr="004E7AE3">
        <w:rPr>
          <w:rFonts w:ascii="Verdana" w:eastAsia="MS PMincho" w:hAnsi="Verdana"/>
          <w:color w:val="363435"/>
          <w:w w:val="97"/>
          <w:sz w:val="20"/>
          <w:szCs w:val="20"/>
        </w:rPr>
        <w:t>p</w:t>
      </w:r>
      <w:r w:rsidRPr="004E7AE3">
        <w:rPr>
          <w:rFonts w:ascii="Verdana" w:eastAsia="MS PMincho" w:hAnsi="Verdana"/>
          <w:color w:val="363435"/>
          <w:spacing w:val="-4"/>
          <w:w w:val="97"/>
          <w:sz w:val="20"/>
          <w:szCs w:val="20"/>
        </w:rPr>
        <w:t>a</w:t>
      </w:r>
      <w:r w:rsidRPr="004E7AE3">
        <w:rPr>
          <w:rFonts w:ascii="Verdana" w:eastAsia="MS PMincho" w:hAnsi="Verdana"/>
          <w:color w:val="363435"/>
          <w:spacing w:val="-2"/>
          <w:w w:val="97"/>
          <w:sz w:val="20"/>
          <w:szCs w:val="20"/>
        </w:rPr>
        <w:t>y</w:t>
      </w:r>
      <w:r w:rsidRPr="004E7AE3">
        <w:rPr>
          <w:rFonts w:ascii="Verdana" w:eastAsia="MS PMincho" w:hAnsi="Verdana"/>
          <w:color w:val="363435"/>
          <w:w w:val="97"/>
          <w:sz w:val="20"/>
          <w:szCs w:val="20"/>
        </w:rPr>
        <w:t>able</w:t>
      </w:r>
      <w:r w:rsidRPr="004E7AE3">
        <w:rPr>
          <w:rFonts w:ascii="Verdana" w:eastAsia="MS PMincho" w:hAnsi="Verdana"/>
          <w:color w:val="363435"/>
          <w:spacing w:val="-3"/>
          <w:w w:val="97"/>
          <w:sz w:val="20"/>
          <w:szCs w:val="20"/>
        </w:rPr>
        <w:t xml:space="preserve"> </w:t>
      </w:r>
      <w:r w:rsidRPr="004E7AE3">
        <w:rPr>
          <w:rFonts w:ascii="Verdana" w:eastAsia="MS PMincho" w:hAnsi="Verdana"/>
          <w:color w:val="363435"/>
          <w:sz w:val="20"/>
          <w:szCs w:val="20"/>
        </w:rPr>
        <w:t>a</w:t>
      </w:r>
      <w:r w:rsidRPr="004E7AE3">
        <w:rPr>
          <w:rFonts w:ascii="Verdana" w:eastAsia="MS PMincho" w:hAnsi="Verdana"/>
          <w:color w:val="363435"/>
          <w:spacing w:val="-3"/>
          <w:sz w:val="20"/>
          <w:szCs w:val="20"/>
        </w:rPr>
        <w:t>r</w:t>
      </w:r>
      <w:r w:rsidRPr="004E7AE3">
        <w:rPr>
          <w:rFonts w:ascii="Verdana" w:eastAsia="MS PMincho" w:hAnsi="Verdana"/>
          <w:color w:val="363435"/>
          <w:sz w:val="20"/>
          <w:szCs w:val="20"/>
        </w:rPr>
        <w:t>e</w:t>
      </w:r>
      <w:r w:rsidRPr="004E7AE3">
        <w:rPr>
          <w:rFonts w:ascii="Verdana" w:eastAsia="MS PMincho" w:hAnsi="Verdana"/>
          <w:color w:val="363435"/>
          <w:spacing w:val="-8"/>
          <w:sz w:val="20"/>
          <w:szCs w:val="20"/>
        </w:rPr>
        <w:t xml:space="preserve"> </w:t>
      </w:r>
      <w:r w:rsidRPr="004E7AE3">
        <w:rPr>
          <w:rFonts w:ascii="Verdana" w:eastAsia="MS PMincho" w:hAnsi="Verdana"/>
          <w:color w:val="363435"/>
          <w:spacing w:val="-2"/>
          <w:sz w:val="20"/>
          <w:szCs w:val="20"/>
        </w:rPr>
        <w:t>e</w:t>
      </w:r>
      <w:r w:rsidRPr="004E7AE3">
        <w:rPr>
          <w:rFonts w:ascii="Verdana" w:eastAsia="MS PMincho" w:hAnsi="Verdana"/>
          <w:color w:val="363435"/>
          <w:spacing w:val="-6"/>
          <w:sz w:val="20"/>
          <w:szCs w:val="20"/>
        </w:rPr>
        <w:t>x</w:t>
      </w:r>
      <w:r w:rsidRPr="004E7AE3">
        <w:rPr>
          <w:rFonts w:ascii="Verdana" w:eastAsia="MS PMincho" w:hAnsi="Verdana"/>
          <w:color w:val="363435"/>
          <w:spacing w:val="-3"/>
          <w:sz w:val="20"/>
          <w:szCs w:val="20"/>
        </w:rPr>
        <w:t>c</w:t>
      </w:r>
      <w:r w:rsidRPr="004E7AE3">
        <w:rPr>
          <w:rFonts w:ascii="Verdana" w:eastAsia="MS PMincho" w:hAnsi="Verdana"/>
          <w:color w:val="363435"/>
          <w:sz w:val="20"/>
          <w:szCs w:val="20"/>
        </w:rPr>
        <w:t>ess</w:t>
      </w:r>
      <w:r w:rsidRPr="004E7AE3">
        <w:rPr>
          <w:rFonts w:ascii="Verdana" w:eastAsia="MS PMincho" w:hAnsi="Verdana"/>
          <w:color w:val="363435"/>
          <w:spacing w:val="-2"/>
          <w:sz w:val="20"/>
          <w:szCs w:val="20"/>
        </w:rPr>
        <w:t>i</w:t>
      </w:r>
      <w:r w:rsidRPr="004E7AE3">
        <w:rPr>
          <w:rFonts w:ascii="Verdana" w:eastAsia="MS PMincho" w:hAnsi="Verdana"/>
          <w:color w:val="363435"/>
          <w:spacing w:val="-4"/>
          <w:sz w:val="20"/>
          <w:szCs w:val="20"/>
        </w:rPr>
        <w:t>v</w:t>
      </w:r>
      <w:r w:rsidRPr="004E7AE3">
        <w:rPr>
          <w:rFonts w:ascii="Verdana" w:eastAsia="MS PMincho" w:hAnsi="Verdana"/>
          <w:color w:val="363435"/>
          <w:sz w:val="20"/>
          <w:szCs w:val="20"/>
        </w:rPr>
        <w:t>e.</w:t>
      </w:r>
    </w:p>
    <w:p w14:paraId="12BC34CF" w14:textId="77777777" w:rsidR="00803E3D" w:rsidRDefault="0046615F" w:rsidP="00114E30">
      <w:pPr>
        <w:pStyle w:val="Heading2"/>
        <w:rPr>
          <w:lang w:eastAsia="ar-SA"/>
        </w:rPr>
      </w:pPr>
      <w:bookmarkStart w:id="280" w:name="_Toc299113127"/>
      <w:bookmarkStart w:id="281" w:name="_Toc415753284"/>
      <w:bookmarkStart w:id="282" w:name="_Toc443380615"/>
      <w:r>
        <w:rPr>
          <w:lang w:eastAsia="ar-SA"/>
        </w:rPr>
        <w:t>12.5</w:t>
      </w:r>
      <w:r w:rsidR="00B75352">
        <w:rPr>
          <w:lang w:eastAsia="ar-SA"/>
        </w:rPr>
        <w:tab/>
      </w:r>
      <w:r w:rsidR="00803E3D" w:rsidRPr="00803E3D">
        <w:rPr>
          <w:lang w:eastAsia="ar-SA"/>
        </w:rPr>
        <w:t>Placing insurance</w:t>
      </w:r>
      <w:bookmarkEnd w:id="280"/>
      <w:bookmarkEnd w:id="281"/>
      <w:bookmarkEnd w:id="282"/>
    </w:p>
    <w:p w14:paraId="5942B6AD" w14:textId="77777777" w:rsidR="00933CB4" w:rsidRPr="00933CB4" w:rsidRDefault="00933CB4" w:rsidP="00933CB4">
      <w:pPr>
        <w:rPr>
          <w:lang w:eastAsia="ar-SA"/>
        </w:rPr>
      </w:pPr>
    </w:p>
    <w:p w14:paraId="6F66DDA4" w14:textId="77777777" w:rsidR="00803E3D" w:rsidRDefault="00803E3D" w:rsidP="00933CB4">
      <w:pPr>
        <w:pStyle w:val="onlinetext"/>
        <w:spacing w:after="0"/>
        <w:rPr>
          <w:rFonts w:eastAsia="Times New Roman"/>
          <w:szCs w:val="20"/>
          <w:lang w:eastAsia="ar-SA"/>
        </w:rPr>
      </w:pPr>
      <w:r w:rsidRPr="00492478">
        <w:rPr>
          <w:rFonts w:eastAsia="Times New Roman"/>
          <w:szCs w:val="20"/>
          <w:lang w:eastAsia="ar-SA"/>
        </w:rPr>
        <w:t>You</w:t>
      </w:r>
      <w:r w:rsidRPr="00933CB4">
        <w:rPr>
          <w:rFonts w:eastAsia="Times New Roman"/>
          <w:szCs w:val="20"/>
          <w:lang w:eastAsia="ar-SA"/>
        </w:rPr>
        <w:t xml:space="preserve"> </w:t>
      </w:r>
      <w:r w:rsidR="00253DFB">
        <w:rPr>
          <w:rFonts w:eastAsia="Times New Roman"/>
          <w:szCs w:val="20"/>
          <w:lang w:eastAsia="ar-SA"/>
        </w:rPr>
        <w:t>should</w:t>
      </w:r>
      <w:r w:rsidRPr="00933CB4">
        <w:rPr>
          <w:rFonts w:eastAsia="Times New Roman"/>
          <w:szCs w:val="20"/>
          <w:lang w:eastAsia="ar-SA"/>
        </w:rPr>
        <w:t xml:space="preserve"> not exceed your authority to undertake </w:t>
      </w:r>
      <w:r w:rsidR="00933CB4">
        <w:rPr>
          <w:rFonts w:eastAsia="Times New Roman"/>
          <w:szCs w:val="20"/>
          <w:lang w:eastAsia="ar-SA"/>
        </w:rPr>
        <w:t>insurance activities.</w:t>
      </w:r>
      <w:r w:rsidR="00615983">
        <w:rPr>
          <w:rFonts w:eastAsia="Times New Roman"/>
          <w:szCs w:val="20"/>
          <w:lang w:eastAsia="ar-SA"/>
        </w:rPr>
        <w:t xml:space="preserve"> </w:t>
      </w:r>
      <w:r w:rsidRPr="00933CB4">
        <w:rPr>
          <w:rFonts w:eastAsia="Times New Roman"/>
          <w:szCs w:val="20"/>
          <w:lang w:eastAsia="ar-SA"/>
        </w:rPr>
        <w:t>You should ensure that suitable insurances are in place to satisfy the requirements of the lease, your client and the landlord/freeholder. Your client’s instructions should be taken on any further cover required, which may include:</w:t>
      </w:r>
    </w:p>
    <w:p w14:paraId="5851D1C4" w14:textId="77777777" w:rsidR="00DD0246" w:rsidRPr="00933CB4" w:rsidRDefault="00DD0246" w:rsidP="00933CB4">
      <w:pPr>
        <w:pStyle w:val="onlinetext"/>
        <w:spacing w:after="0"/>
        <w:rPr>
          <w:rFonts w:eastAsia="Times New Roman"/>
          <w:szCs w:val="20"/>
          <w:lang w:eastAsia="ar-SA"/>
        </w:rPr>
      </w:pPr>
    </w:p>
    <w:p w14:paraId="55E92957" w14:textId="77777777" w:rsidR="00803E3D" w:rsidRPr="00CF5D76" w:rsidRDefault="00803E3D" w:rsidP="00F00A67">
      <w:pPr>
        <w:pStyle w:val="ListParagraph"/>
        <w:numPr>
          <w:ilvl w:val="0"/>
          <w:numId w:val="16"/>
        </w:numPr>
        <w:suppressAutoHyphens/>
        <w:autoSpaceDE w:val="0"/>
        <w:rPr>
          <w:rFonts w:ascii="Verdana" w:eastAsia="Calibri" w:hAnsi="Verdana" w:cs="Calibri"/>
          <w:sz w:val="20"/>
          <w:szCs w:val="20"/>
        </w:rPr>
      </w:pPr>
      <w:r w:rsidRPr="00CF5D76">
        <w:rPr>
          <w:rFonts w:ascii="Verdana" w:eastAsia="Calibri" w:hAnsi="Verdana" w:cs="Calibri"/>
          <w:sz w:val="20"/>
          <w:szCs w:val="20"/>
        </w:rPr>
        <w:t>provision of alternative accommodation</w:t>
      </w:r>
    </w:p>
    <w:p w14:paraId="6CE3BFFA" w14:textId="77777777" w:rsidR="00803E3D" w:rsidRPr="00CF5D76" w:rsidRDefault="00803E3D" w:rsidP="00F00A67">
      <w:pPr>
        <w:pStyle w:val="ListParagraph"/>
        <w:numPr>
          <w:ilvl w:val="0"/>
          <w:numId w:val="16"/>
        </w:numPr>
        <w:suppressAutoHyphens/>
        <w:autoSpaceDE w:val="0"/>
        <w:rPr>
          <w:rFonts w:ascii="Verdana" w:eastAsia="Calibri" w:hAnsi="Verdana" w:cs="Calibri"/>
          <w:sz w:val="20"/>
          <w:szCs w:val="20"/>
        </w:rPr>
      </w:pPr>
      <w:r w:rsidRPr="00CF5D76">
        <w:rPr>
          <w:rFonts w:ascii="Verdana" w:eastAsia="Calibri" w:hAnsi="Verdana" w:cs="Calibri"/>
          <w:sz w:val="20"/>
          <w:szCs w:val="20"/>
        </w:rPr>
        <w:t>loss of rent</w:t>
      </w:r>
    </w:p>
    <w:p w14:paraId="7848BDB2" w14:textId="77777777" w:rsidR="00803E3D" w:rsidRPr="00CF5D76" w:rsidRDefault="00803E3D" w:rsidP="00F00A67">
      <w:pPr>
        <w:pStyle w:val="ListParagraph"/>
        <w:numPr>
          <w:ilvl w:val="0"/>
          <w:numId w:val="16"/>
        </w:numPr>
        <w:suppressAutoHyphens/>
        <w:autoSpaceDE w:val="0"/>
        <w:rPr>
          <w:rFonts w:ascii="Verdana" w:eastAsia="Calibri" w:hAnsi="Verdana" w:cs="Calibri"/>
          <w:sz w:val="20"/>
          <w:szCs w:val="20"/>
        </w:rPr>
      </w:pPr>
      <w:r w:rsidRPr="00CF5D76">
        <w:rPr>
          <w:rFonts w:ascii="Verdana" w:eastAsia="Calibri" w:hAnsi="Verdana" w:cs="Calibri"/>
          <w:sz w:val="20"/>
          <w:szCs w:val="20"/>
        </w:rPr>
        <w:t>legal fees</w:t>
      </w:r>
    </w:p>
    <w:p w14:paraId="19A25AD0" w14:textId="77777777" w:rsidR="00803E3D" w:rsidRDefault="008B268A" w:rsidP="00F00A67">
      <w:pPr>
        <w:pStyle w:val="ListParagraph"/>
        <w:numPr>
          <w:ilvl w:val="0"/>
          <w:numId w:val="16"/>
        </w:numPr>
        <w:suppressAutoHyphens/>
        <w:autoSpaceDE w:val="0"/>
        <w:rPr>
          <w:rFonts w:ascii="Verdana" w:eastAsia="Calibri" w:hAnsi="Verdana" w:cs="Calibri"/>
          <w:sz w:val="20"/>
          <w:szCs w:val="20"/>
        </w:rPr>
      </w:pPr>
      <w:r>
        <w:rPr>
          <w:rFonts w:ascii="Verdana" w:eastAsia="Calibri" w:hAnsi="Verdana" w:cs="Calibri"/>
          <w:sz w:val="20"/>
          <w:szCs w:val="20"/>
        </w:rPr>
        <w:t>fidelity cover</w:t>
      </w:r>
      <w:r w:rsidR="00492478">
        <w:rPr>
          <w:rFonts w:ascii="Verdana" w:eastAsia="Calibri" w:hAnsi="Verdana" w:cs="Calibri"/>
          <w:sz w:val="20"/>
          <w:szCs w:val="20"/>
        </w:rPr>
        <w:t>; and</w:t>
      </w:r>
    </w:p>
    <w:p w14:paraId="0482AEDD" w14:textId="77777777" w:rsidR="008B268A" w:rsidRPr="00CF5D76" w:rsidRDefault="008B268A" w:rsidP="00F00A67">
      <w:pPr>
        <w:pStyle w:val="ListParagraph"/>
        <w:numPr>
          <w:ilvl w:val="0"/>
          <w:numId w:val="16"/>
        </w:numPr>
        <w:suppressAutoHyphens/>
        <w:autoSpaceDE w:val="0"/>
        <w:rPr>
          <w:rFonts w:ascii="Verdana" w:eastAsia="Calibri" w:hAnsi="Verdana" w:cs="Calibri"/>
          <w:sz w:val="20"/>
          <w:szCs w:val="20"/>
        </w:rPr>
      </w:pPr>
      <w:r>
        <w:rPr>
          <w:rFonts w:ascii="Verdana" w:eastAsia="Calibri" w:hAnsi="Verdana" w:cs="Calibri"/>
          <w:sz w:val="20"/>
          <w:szCs w:val="20"/>
        </w:rPr>
        <w:lastRenderedPageBreak/>
        <w:t>flood cover</w:t>
      </w:r>
      <w:r w:rsidR="00492478">
        <w:rPr>
          <w:rFonts w:ascii="Verdana" w:eastAsia="Calibri" w:hAnsi="Verdana" w:cs="Calibri"/>
          <w:sz w:val="20"/>
          <w:szCs w:val="20"/>
        </w:rPr>
        <w:t>.</w:t>
      </w:r>
    </w:p>
    <w:p w14:paraId="247B0AD6" w14:textId="77777777" w:rsidR="00803E3D" w:rsidRDefault="00803E3D" w:rsidP="00803E3D">
      <w:pPr>
        <w:rPr>
          <w:rFonts w:ascii="Verdana" w:hAnsi="Verdana"/>
          <w:sz w:val="20"/>
          <w:szCs w:val="20"/>
          <w:lang w:eastAsia="ar-SA"/>
        </w:rPr>
      </w:pPr>
    </w:p>
    <w:p w14:paraId="1F5B7036" w14:textId="77777777" w:rsidR="00DB60D3" w:rsidRDefault="00DB60D3" w:rsidP="00803E3D">
      <w:pPr>
        <w:rPr>
          <w:rFonts w:ascii="Verdana" w:hAnsi="Verdana"/>
          <w:sz w:val="20"/>
          <w:szCs w:val="20"/>
          <w:lang w:eastAsia="ar-SA"/>
        </w:rPr>
      </w:pPr>
      <w:r>
        <w:rPr>
          <w:rFonts w:ascii="Verdana" w:hAnsi="Verdana"/>
          <w:sz w:val="20"/>
          <w:szCs w:val="20"/>
          <w:lang w:eastAsia="ar-SA"/>
        </w:rPr>
        <w:t>In particular, serious consideration should be given to the taking out of terrorism insurance.</w:t>
      </w:r>
    </w:p>
    <w:p w14:paraId="11EC9180" w14:textId="77777777" w:rsidR="00DB60D3" w:rsidRPr="00803E3D" w:rsidRDefault="00DB60D3" w:rsidP="00803E3D">
      <w:pPr>
        <w:rPr>
          <w:rFonts w:ascii="Verdana" w:hAnsi="Verdana"/>
          <w:sz w:val="20"/>
          <w:szCs w:val="20"/>
          <w:lang w:eastAsia="ar-SA"/>
        </w:rPr>
      </w:pPr>
    </w:p>
    <w:p w14:paraId="3B9692B9" w14:textId="77777777" w:rsidR="00803E3D" w:rsidRDefault="00803E3D" w:rsidP="00803E3D">
      <w:pPr>
        <w:rPr>
          <w:rFonts w:ascii="Verdana" w:hAnsi="Verdana"/>
          <w:sz w:val="20"/>
          <w:szCs w:val="20"/>
          <w:lang w:eastAsia="ar-SA"/>
        </w:rPr>
      </w:pPr>
      <w:r w:rsidRPr="00803E3D">
        <w:rPr>
          <w:rFonts w:ascii="Verdana" w:hAnsi="Verdana"/>
          <w:sz w:val="20"/>
          <w:szCs w:val="20"/>
          <w:lang w:eastAsia="ar-SA"/>
        </w:rPr>
        <w:t>Recommendations should be made, where appropriate, that relevant cover is in place for:</w:t>
      </w:r>
    </w:p>
    <w:p w14:paraId="1A879807" w14:textId="77777777" w:rsidR="00DD0246" w:rsidRPr="00803E3D" w:rsidRDefault="00DD0246" w:rsidP="00803E3D">
      <w:pPr>
        <w:rPr>
          <w:rFonts w:ascii="Verdana" w:hAnsi="Verdana"/>
          <w:sz w:val="20"/>
          <w:szCs w:val="20"/>
          <w:lang w:eastAsia="ar-SA"/>
        </w:rPr>
      </w:pPr>
    </w:p>
    <w:p w14:paraId="5EE00FB2" w14:textId="77777777" w:rsidR="00803E3D" w:rsidRPr="00CF5D76" w:rsidRDefault="00D8190C" w:rsidP="00F00A67">
      <w:pPr>
        <w:pStyle w:val="ListParagraph"/>
        <w:numPr>
          <w:ilvl w:val="0"/>
          <w:numId w:val="17"/>
        </w:numPr>
        <w:suppressAutoHyphens/>
        <w:autoSpaceDE w:val="0"/>
        <w:rPr>
          <w:rFonts w:ascii="Verdana" w:eastAsia="Calibri" w:hAnsi="Verdana" w:cs="Calibri"/>
          <w:sz w:val="20"/>
          <w:szCs w:val="20"/>
        </w:rPr>
      </w:pPr>
      <w:r w:rsidRPr="00CF5D76">
        <w:rPr>
          <w:rFonts w:ascii="Verdana" w:eastAsia="Calibri" w:hAnsi="Verdana" w:cs="Calibri"/>
          <w:sz w:val="20"/>
          <w:szCs w:val="20"/>
        </w:rPr>
        <w:t>employers’ liability</w:t>
      </w:r>
    </w:p>
    <w:p w14:paraId="54C7009F" w14:textId="77777777" w:rsidR="00803E3D" w:rsidRPr="00CF5D76" w:rsidRDefault="00803E3D" w:rsidP="00F00A67">
      <w:pPr>
        <w:pStyle w:val="ListParagraph"/>
        <w:numPr>
          <w:ilvl w:val="0"/>
          <w:numId w:val="17"/>
        </w:numPr>
        <w:suppressAutoHyphens/>
        <w:autoSpaceDE w:val="0"/>
        <w:rPr>
          <w:rFonts w:ascii="Verdana" w:eastAsia="Calibri" w:hAnsi="Verdana" w:cs="Calibri"/>
          <w:sz w:val="20"/>
          <w:szCs w:val="20"/>
        </w:rPr>
      </w:pPr>
      <w:r w:rsidRPr="00CF5D76">
        <w:rPr>
          <w:rFonts w:ascii="Verdana" w:eastAsia="Calibri" w:hAnsi="Verdana" w:cs="Calibri"/>
          <w:sz w:val="20"/>
          <w:szCs w:val="20"/>
        </w:rPr>
        <w:t>third-party liability</w:t>
      </w:r>
    </w:p>
    <w:p w14:paraId="716FAF3F" w14:textId="77777777" w:rsidR="00803E3D" w:rsidRPr="00CF5D76" w:rsidRDefault="00803E3D" w:rsidP="00F00A67">
      <w:pPr>
        <w:pStyle w:val="ListParagraph"/>
        <w:numPr>
          <w:ilvl w:val="0"/>
          <w:numId w:val="17"/>
        </w:numPr>
        <w:suppressAutoHyphens/>
        <w:autoSpaceDE w:val="0"/>
        <w:rPr>
          <w:rFonts w:ascii="Verdana" w:eastAsia="Calibri" w:hAnsi="Verdana" w:cs="Calibri"/>
          <w:sz w:val="20"/>
          <w:szCs w:val="20"/>
        </w:rPr>
      </w:pPr>
      <w:r w:rsidRPr="00CF5D76">
        <w:rPr>
          <w:rFonts w:ascii="Verdana" w:eastAsia="Calibri" w:hAnsi="Verdana" w:cs="Calibri"/>
          <w:sz w:val="20"/>
          <w:szCs w:val="20"/>
        </w:rPr>
        <w:t>communal contents; and</w:t>
      </w:r>
    </w:p>
    <w:p w14:paraId="64A2FBC5" w14:textId="77777777" w:rsidR="00803E3D" w:rsidRPr="00CF5D76" w:rsidRDefault="00803E3D" w:rsidP="00F00A67">
      <w:pPr>
        <w:pStyle w:val="ListParagraph"/>
        <w:numPr>
          <w:ilvl w:val="0"/>
          <w:numId w:val="17"/>
        </w:numPr>
        <w:suppressAutoHyphens/>
        <w:autoSpaceDE w:val="0"/>
        <w:rPr>
          <w:rFonts w:ascii="Verdana" w:eastAsia="Calibri" w:hAnsi="Verdana" w:cs="Calibri"/>
          <w:sz w:val="20"/>
          <w:szCs w:val="20"/>
        </w:rPr>
      </w:pPr>
      <w:r w:rsidRPr="00CF5D76">
        <w:rPr>
          <w:rFonts w:ascii="Verdana" w:eastAsia="Calibri" w:hAnsi="Verdana" w:cs="Calibri"/>
          <w:sz w:val="20"/>
          <w:szCs w:val="20"/>
        </w:rPr>
        <w:t>engineering insurance and engineering inspection insurance.</w:t>
      </w:r>
    </w:p>
    <w:p w14:paraId="5BA1A662" w14:textId="77777777" w:rsidR="00D8190C" w:rsidRDefault="00D8190C" w:rsidP="00D8190C">
      <w:pPr>
        <w:suppressAutoHyphens/>
        <w:autoSpaceDE w:val="0"/>
        <w:rPr>
          <w:rFonts w:ascii="Verdana" w:eastAsia="Calibri" w:hAnsi="Verdana" w:cs="Calibri"/>
          <w:sz w:val="20"/>
          <w:szCs w:val="20"/>
        </w:rPr>
      </w:pPr>
    </w:p>
    <w:p w14:paraId="6378D411" w14:textId="77777777" w:rsidR="00D8190C" w:rsidRPr="00803E3D" w:rsidRDefault="00D8190C" w:rsidP="00D8190C">
      <w:pPr>
        <w:suppressAutoHyphens/>
        <w:autoSpaceDE w:val="0"/>
        <w:rPr>
          <w:rFonts w:ascii="Verdana" w:eastAsia="Calibri" w:hAnsi="Verdana" w:cs="Calibri"/>
          <w:sz w:val="20"/>
          <w:szCs w:val="20"/>
        </w:rPr>
      </w:pPr>
      <w:r>
        <w:rPr>
          <w:rFonts w:ascii="Verdana" w:eastAsia="Calibri" w:hAnsi="Verdana" w:cs="Calibri"/>
          <w:sz w:val="20"/>
          <w:szCs w:val="20"/>
        </w:rPr>
        <w:t>You should be aware that some of these insurances are compulsory in certain circumstances and you should take advice.</w:t>
      </w:r>
    </w:p>
    <w:p w14:paraId="2D6C818B" w14:textId="77777777" w:rsidR="00803E3D" w:rsidRPr="00803E3D" w:rsidRDefault="00803E3D" w:rsidP="00803E3D">
      <w:pPr>
        <w:rPr>
          <w:rFonts w:ascii="Verdana" w:hAnsi="Verdana"/>
          <w:sz w:val="20"/>
          <w:szCs w:val="20"/>
          <w:lang w:eastAsia="ar-SA"/>
        </w:rPr>
      </w:pPr>
    </w:p>
    <w:p w14:paraId="36B28484" w14:textId="77777777" w:rsidR="00803E3D" w:rsidRPr="00803E3D" w:rsidRDefault="00803E3D" w:rsidP="00803E3D">
      <w:pPr>
        <w:pStyle w:val="Index"/>
        <w:suppressLineNumbers w:val="0"/>
        <w:rPr>
          <w:rFonts w:ascii="Verdana" w:hAnsi="Verdana"/>
          <w:sz w:val="20"/>
          <w:szCs w:val="20"/>
        </w:rPr>
      </w:pPr>
      <w:r w:rsidRPr="00803E3D">
        <w:rPr>
          <w:rFonts w:ascii="Verdana" w:hAnsi="Verdana"/>
          <w:sz w:val="20"/>
          <w:szCs w:val="20"/>
        </w:rPr>
        <w:t>When managing on behalf of RMCs, RTM c</w:t>
      </w:r>
      <w:r w:rsidR="00933CB4">
        <w:rPr>
          <w:rFonts w:ascii="Verdana" w:hAnsi="Verdana"/>
          <w:sz w:val="20"/>
          <w:szCs w:val="20"/>
        </w:rPr>
        <w:t>ompanies or similar, it is prud</w:t>
      </w:r>
      <w:r w:rsidRPr="00803E3D">
        <w:rPr>
          <w:rFonts w:ascii="Verdana" w:hAnsi="Verdana"/>
          <w:sz w:val="20"/>
          <w:szCs w:val="20"/>
        </w:rPr>
        <w:t>ent for your clients to be covered by directo</w:t>
      </w:r>
      <w:r w:rsidR="00933CB4">
        <w:rPr>
          <w:rFonts w:ascii="Verdana" w:hAnsi="Verdana"/>
          <w:sz w:val="20"/>
          <w:szCs w:val="20"/>
        </w:rPr>
        <w:t>rs'</w:t>
      </w:r>
      <w:r w:rsidRPr="00803E3D">
        <w:rPr>
          <w:rFonts w:ascii="Verdana" w:hAnsi="Verdana"/>
          <w:sz w:val="20"/>
          <w:szCs w:val="20"/>
        </w:rPr>
        <w:t xml:space="preserve"> and officers’ liability insurance. </w:t>
      </w:r>
      <w:r w:rsidR="00933CB4">
        <w:rPr>
          <w:rFonts w:ascii="Verdana" w:hAnsi="Verdana"/>
          <w:sz w:val="20"/>
          <w:szCs w:val="20"/>
        </w:rPr>
        <w:t>This will be a cost to the company.</w:t>
      </w:r>
      <w:r w:rsidR="00615983">
        <w:rPr>
          <w:rFonts w:ascii="Verdana" w:hAnsi="Verdana"/>
          <w:sz w:val="20"/>
          <w:szCs w:val="20"/>
        </w:rPr>
        <w:t xml:space="preserve"> </w:t>
      </w:r>
      <w:r w:rsidR="00933CB4">
        <w:rPr>
          <w:rFonts w:ascii="Verdana" w:hAnsi="Verdana"/>
          <w:sz w:val="20"/>
          <w:szCs w:val="20"/>
        </w:rPr>
        <w:t>If the cost is to be recovered as a service charge item, y</w:t>
      </w:r>
      <w:r w:rsidRPr="00803E3D">
        <w:rPr>
          <w:rFonts w:ascii="Verdana" w:hAnsi="Verdana"/>
          <w:sz w:val="20"/>
          <w:szCs w:val="20"/>
        </w:rPr>
        <w:t>ou should have regard to the terms of the lease</w:t>
      </w:r>
      <w:r w:rsidR="00933CB4">
        <w:rPr>
          <w:rFonts w:ascii="Verdana" w:hAnsi="Verdana"/>
          <w:sz w:val="20"/>
          <w:szCs w:val="20"/>
        </w:rPr>
        <w:t>.</w:t>
      </w:r>
    </w:p>
    <w:p w14:paraId="79929FAE" w14:textId="77777777" w:rsidR="00803E3D" w:rsidRPr="00803E3D" w:rsidRDefault="00803E3D" w:rsidP="00803E3D">
      <w:pPr>
        <w:rPr>
          <w:rFonts w:ascii="Verdana" w:hAnsi="Verdana"/>
          <w:b/>
          <w:bCs/>
          <w:sz w:val="20"/>
          <w:szCs w:val="20"/>
          <w:lang w:eastAsia="ar-SA"/>
        </w:rPr>
      </w:pPr>
    </w:p>
    <w:p w14:paraId="0904CD5A" w14:textId="72362905" w:rsidR="00803E3D" w:rsidRPr="00803E3D" w:rsidRDefault="00803E3D" w:rsidP="00803E3D">
      <w:pPr>
        <w:rPr>
          <w:rFonts w:ascii="Verdana" w:hAnsi="Verdana"/>
          <w:sz w:val="20"/>
          <w:szCs w:val="20"/>
          <w:lang w:eastAsia="ar-SA"/>
        </w:rPr>
      </w:pPr>
      <w:r w:rsidRPr="00803E3D">
        <w:rPr>
          <w:rFonts w:ascii="Verdana" w:hAnsi="Verdana"/>
          <w:sz w:val="20"/>
          <w:szCs w:val="20"/>
          <w:lang w:eastAsia="ar-SA"/>
        </w:rPr>
        <w:t>You should be aware of the requirements for costs, recoverable as a service charge, to be ‘reasonably incurred’ and for the possibility of lease</w:t>
      </w:r>
      <w:r w:rsidR="00DD0246">
        <w:rPr>
          <w:rFonts w:ascii="Verdana" w:hAnsi="Verdana"/>
          <w:sz w:val="20"/>
          <w:szCs w:val="20"/>
          <w:lang w:eastAsia="ar-SA"/>
        </w:rPr>
        <w:t xml:space="preserve">holders to challenge it at </w:t>
      </w:r>
      <w:r w:rsidR="004A7ECC">
        <w:rPr>
          <w:rFonts w:ascii="Verdana" w:hAnsi="Verdana"/>
          <w:sz w:val="20"/>
          <w:szCs w:val="20"/>
          <w:lang w:eastAsia="ar-SA"/>
        </w:rPr>
        <w:t xml:space="preserve">the </w:t>
      </w:r>
      <w:r w:rsidR="00933CB4">
        <w:rPr>
          <w:rFonts w:ascii="Verdana" w:hAnsi="Verdana"/>
          <w:sz w:val="20"/>
          <w:szCs w:val="20"/>
          <w:lang w:eastAsia="ar-SA"/>
        </w:rPr>
        <w:t>FT</w:t>
      </w:r>
      <w:r w:rsidRPr="00803E3D">
        <w:rPr>
          <w:rFonts w:ascii="Verdana" w:hAnsi="Verdana"/>
          <w:sz w:val="20"/>
          <w:szCs w:val="20"/>
          <w:lang w:eastAsia="ar-SA"/>
        </w:rPr>
        <w:t xml:space="preserve">T. Insurance procured may not necessarily be the cheapest available, but should cover appropriate risks and be subject to market testing. You should regularly review the extent of cover and level of premiums for all insurances under your control. </w:t>
      </w:r>
    </w:p>
    <w:p w14:paraId="1846A1FB" w14:textId="77777777" w:rsidR="00803E3D" w:rsidRDefault="0020597B" w:rsidP="00114E30">
      <w:pPr>
        <w:pStyle w:val="Heading2"/>
        <w:rPr>
          <w:lang w:eastAsia="ar-SA"/>
        </w:rPr>
      </w:pPr>
      <w:bookmarkStart w:id="283" w:name="_Toc299113128"/>
      <w:bookmarkStart w:id="284" w:name="_Toc415753285"/>
      <w:bookmarkStart w:id="285" w:name="_Toc443380616"/>
      <w:r>
        <w:rPr>
          <w:lang w:eastAsia="ar-SA"/>
        </w:rPr>
        <w:t>12.6</w:t>
      </w:r>
      <w:r w:rsidR="00B75352">
        <w:rPr>
          <w:lang w:eastAsia="ar-SA"/>
        </w:rPr>
        <w:tab/>
      </w:r>
      <w:r w:rsidR="00064ACA">
        <w:rPr>
          <w:lang w:eastAsia="ar-SA"/>
        </w:rPr>
        <w:t xml:space="preserve">Remuneration including </w:t>
      </w:r>
      <w:r w:rsidR="00803E3D" w:rsidRPr="00803E3D">
        <w:rPr>
          <w:lang w:eastAsia="ar-SA"/>
        </w:rPr>
        <w:t>Commissions</w:t>
      </w:r>
      <w:bookmarkEnd w:id="283"/>
      <w:bookmarkEnd w:id="284"/>
      <w:bookmarkEnd w:id="285"/>
    </w:p>
    <w:p w14:paraId="68C0DB12" w14:textId="77777777" w:rsidR="00933CB4" w:rsidRPr="00933CB4" w:rsidRDefault="00933CB4" w:rsidP="00933CB4">
      <w:pPr>
        <w:rPr>
          <w:lang w:eastAsia="ar-SA"/>
        </w:rPr>
      </w:pPr>
    </w:p>
    <w:p w14:paraId="49A126EB" w14:textId="77777777" w:rsidR="00803E3D" w:rsidRPr="00803E3D" w:rsidRDefault="00803E3D" w:rsidP="00803E3D">
      <w:pPr>
        <w:pStyle w:val="Index"/>
        <w:suppressLineNumbers w:val="0"/>
        <w:rPr>
          <w:rFonts w:ascii="Verdana" w:hAnsi="Verdana"/>
          <w:sz w:val="20"/>
          <w:szCs w:val="20"/>
        </w:rPr>
      </w:pPr>
      <w:r w:rsidRPr="00803E3D">
        <w:rPr>
          <w:rFonts w:ascii="Verdana" w:hAnsi="Verdana"/>
          <w:sz w:val="20"/>
          <w:szCs w:val="20"/>
        </w:rPr>
        <w:t>Your client and leaseholders should be notified</w:t>
      </w:r>
      <w:r w:rsidR="00B67834">
        <w:rPr>
          <w:rFonts w:ascii="Verdana" w:hAnsi="Verdana"/>
          <w:sz w:val="20"/>
          <w:szCs w:val="20"/>
        </w:rPr>
        <w:t xml:space="preserve"> annually</w:t>
      </w:r>
      <w:r w:rsidRPr="00803E3D">
        <w:rPr>
          <w:rFonts w:ascii="Verdana" w:hAnsi="Verdana"/>
          <w:sz w:val="20"/>
          <w:szCs w:val="20"/>
        </w:rPr>
        <w:t xml:space="preserve"> of any remuneration, commission and other </w:t>
      </w:r>
      <w:r w:rsidR="00B67834">
        <w:rPr>
          <w:rFonts w:ascii="Verdana" w:hAnsi="Verdana"/>
          <w:sz w:val="20"/>
          <w:szCs w:val="20"/>
        </w:rPr>
        <w:t xml:space="preserve">sources of income and related income or other benefits </w:t>
      </w:r>
      <w:r w:rsidRPr="00803E3D">
        <w:rPr>
          <w:rFonts w:ascii="Verdana" w:hAnsi="Verdana"/>
          <w:sz w:val="20"/>
          <w:szCs w:val="20"/>
        </w:rPr>
        <w:t>you receive in connection with placing or managing insurance. You should also obtain your client's informed consent to retain any commission received.</w:t>
      </w:r>
    </w:p>
    <w:p w14:paraId="465ED5FE" w14:textId="77777777" w:rsidR="00803E3D" w:rsidRPr="00803E3D" w:rsidRDefault="00803E3D" w:rsidP="00803E3D">
      <w:pPr>
        <w:pStyle w:val="Index"/>
        <w:suppressLineNumbers w:val="0"/>
        <w:rPr>
          <w:rFonts w:ascii="Verdana" w:hAnsi="Verdana"/>
          <w:sz w:val="20"/>
          <w:szCs w:val="20"/>
        </w:rPr>
      </w:pPr>
    </w:p>
    <w:p w14:paraId="3F445C32" w14:textId="391E0527" w:rsidR="00803E3D" w:rsidRDefault="00803E3D" w:rsidP="002F1EFE">
      <w:pPr>
        <w:pStyle w:val="Index"/>
        <w:suppressLineNumbers w:val="0"/>
        <w:rPr>
          <w:rFonts w:ascii="Verdana" w:hAnsi="Verdana"/>
          <w:sz w:val="20"/>
          <w:szCs w:val="20"/>
        </w:rPr>
      </w:pPr>
      <w:r w:rsidRPr="00803E3D">
        <w:rPr>
          <w:rStyle w:val="apple-style-span"/>
          <w:rFonts w:ascii="Verdana" w:hAnsi="Verdana" w:cs="Arial"/>
          <w:sz w:val="20"/>
          <w:szCs w:val="20"/>
        </w:rPr>
        <w:t>It is best practice to declare any other sources of income</w:t>
      </w:r>
      <w:r w:rsidR="0001475E">
        <w:rPr>
          <w:rStyle w:val="apple-style-span"/>
          <w:rFonts w:ascii="Verdana" w:hAnsi="Verdana" w:cs="Arial"/>
          <w:sz w:val="20"/>
          <w:szCs w:val="20"/>
        </w:rPr>
        <w:t xml:space="preserve"> and related income or other benefits</w:t>
      </w:r>
      <w:r w:rsidR="00064ACA">
        <w:rPr>
          <w:rStyle w:val="apple-style-span"/>
          <w:rFonts w:ascii="Verdana" w:hAnsi="Verdana" w:cs="Arial"/>
          <w:sz w:val="20"/>
          <w:szCs w:val="20"/>
        </w:rPr>
        <w:t xml:space="preserve"> including commis</w:t>
      </w:r>
      <w:r w:rsidR="00296AC8">
        <w:rPr>
          <w:rStyle w:val="apple-style-span"/>
          <w:rFonts w:ascii="Verdana" w:hAnsi="Verdana" w:cs="Arial"/>
          <w:sz w:val="20"/>
          <w:szCs w:val="20"/>
        </w:rPr>
        <w:t>s</w:t>
      </w:r>
      <w:r w:rsidR="00D923A7">
        <w:rPr>
          <w:rStyle w:val="apple-style-span"/>
          <w:rFonts w:ascii="Verdana" w:hAnsi="Verdana" w:cs="Arial"/>
          <w:sz w:val="20"/>
          <w:szCs w:val="20"/>
        </w:rPr>
        <w:t>i</w:t>
      </w:r>
      <w:r w:rsidR="00064ACA">
        <w:rPr>
          <w:rStyle w:val="apple-style-span"/>
          <w:rFonts w:ascii="Verdana" w:hAnsi="Verdana" w:cs="Arial"/>
          <w:sz w:val="20"/>
          <w:szCs w:val="20"/>
        </w:rPr>
        <w:t>ons</w:t>
      </w:r>
      <w:r w:rsidRPr="00803E3D">
        <w:rPr>
          <w:rStyle w:val="apple-style-span"/>
          <w:rFonts w:ascii="Verdana" w:hAnsi="Verdana" w:cs="Arial"/>
          <w:sz w:val="20"/>
          <w:szCs w:val="20"/>
        </w:rPr>
        <w:t xml:space="preserve"> arising from the provision of services</w:t>
      </w:r>
      <w:r w:rsidR="00D902B3">
        <w:rPr>
          <w:rStyle w:val="apple-style-span"/>
          <w:rFonts w:ascii="Verdana" w:hAnsi="Verdana" w:cs="Arial"/>
          <w:sz w:val="20"/>
          <w:szCs w:val="20"/>
        </w:rPr>
        <w:t xml:space="preserve"> </w:t>
      </w:r>
      <w:r w:rsidR="007A4820">
        <w:rPr>
          <w:rStyle w:val="apple-style-span"/>
          <w:rFonts w:ascii="Verdana" w:hAnsi="Verdana" w:cs="Arial"/>
          <w:sz w:val="20"/>
          <w:szCs w:val="20"/>
        </w:rPr>
        <w:t xml:space="preserve">with </w:t>
      </w:r>
      <w:del w:id="286" w:author="Janie Strange [2]" w:date="2016-04-05T08:53:00Z">
        <w:r w:rsidRPr="00803E3D" w:rsidDel="00F121BA">
          <w:rPr>
            <w:rStyle w:val="apple-style-span"/>
            <w:rFonts w:ascii="Verdana" w:hAnsi="Verdana" w:cs="Arial"/>
            <w:sz w:val="20"/>
            <w:szCs w:val="20"/>
          </w:rPr>
          <w:delText xml:space="preserve"> </w:delText>
        </w:r>
      </w:del>
      <w:r w:rsidRPr="00803E3D">
        <w:rPr>
          <w:rStyle w:val="apple-style-span"/>
          <w:rFonts w:ascii="Verdana" w:hAnsi="Verdana" w:cs="Arial"/>
          <w:sz w:val="20"/>
          <w:szCs w:val="20"/>
        </w:rPr>
        <w:t xml:space="preserve">the annual service charge accounts. </w:t>
      </w:r>
      <w:r w:rsidR="00253DFB">
        <w:rPr>
          <w:rStyle w:val="apple-style-span"/>
          <w:rFonts w:ascii="Verdana" w:hAnsi="Verdana" w:cs="Arial"/>
          <w:sz w:val="20"/>
          <w:szCs w:val="20"/>
        </w:rPr>
        <w:t>On request, y</w:t>
      </w:r>
      <w:r w:rsidR="003C0A45">
        <w:rPr>
          <w:rStyle w:val="apple-style-span"/>
          <w:rFonts w:ascii="Verdana" w:hAnsi="Verdana" w:cs="Arial"/>
          <w:sz w:val="20"/>
          <w:szCs w:val="20"/>
        </w:rPr>
        <w:t>ou should declare</w:t>
      </w:r>
      <w:r w:rsidRPr="00803E3D">
        <w:rPr>
          <w:rStyle w:val="apple-style-span"/>
          <w:rFonts w:ascii="Verdana" w:hAnsi="Verdana" w:cs="Arial"/>
          <w:sz w:val="20"/>
          <w:szCs w:val="20"/>
        </w:rPr>
        <w:t xml:space="preserve"> what services are provided for the </w:t>
      </w:r>
      <w:r w:rsidR="003C0A45">
        <w:rPr>
          <w:rStyle w:val="apple-style-span"/>
          <w:rFonts w:ascii="Verdana" w:hAnsi="Verdana" w:cs="Arial"/>
          <w:sz w:val="20"/>
          <w:szCs w:val="20"/>
        </w:rPr>
        <w:t>income</w:t>
      </w:r>
      <w:r w:rsidRPr="00803E3D">
        <w:rPr>
          <w:rStyle w:val="apple-style-span"/>
          <w:rFonts w:ascii="Verdana" w:hAnsi="Verdana" w:cs="Arial"/>
          <w:sz w:val="20"/>
          <w:szCs w:val="20"/>
        </w:rPr>
        <w:t xml:space="preserve"> received and </w:t>
      </w:r>
      <w:r w:rsidR="003C0A45">
        <w:rPr>
          <w:rStyle w:val="apple-style-span"/>
          <w:rFonts w:ascii="Verdana" w:hAnsi="Verdana" w:cs="Arial"/>
          <w:sz w:val="20"/>
          <w:szCs w:val="20"/>
        </w:rPr>
        <w:t>the costs must be proportionate to the service</w:t>
      </w:r>
      <w:r w:rsidR="002F1EFE">
        <w:rPr>
          <w:rFonts w:ascii="Verdana" w:hAnsi="Verdana"/>
          <w:sz w:val="20"/>
          <w:szCs w:val="20"/>
        </w:rPr>
        <w:t>.</w:t>
      </w:r>
    </w:p>
    <w:p w14:paraId="3C91CBB9" w14:textId="77777777" w:rsidR="00B67834" w:rsidRDefault="00B67834" w:rsidP="002F1EFE">
      <w:pPr>
        <w:pStyle w:val="Index"/>
        <w:suppressLineNumbers w:val="0"/>
        <w:rPr>
          <w:rFonts w:ascii="Verdana" w:hAnsi="Verdana"/>
          <w:sz w:val="20"/>
          <w:szCs w:val="20"/>
        </w:rPr>
      </w:pPr>
    </w:p>
    <w:p w14:paraId="40413EB7" w14:textId="77777777" w:rsidR="00296AC8" w:rsidRDefault="00296AC8" w:rsidP="002F1EFE">
      <w:pPr>
        <w:pStyle w:val="Index"/>
        <w:suppressLineNumbers w:val="0"/>
        <w:rPr>
          <w:rFonts w:ascii="Verdana" w:hAnsi="Verdana"/>
          <w:sz w:val="20"/>
          <w:szCs w:val="20"/>
        </w:rPr>
      </w:pPr>
    </w:p>
    <w:tbl>
      <w:tblPr>
        <w:tblStyle w:val="TableGrid"/>
        <w:tblW w:w="0" w:type="auto"/>
        <w:tblLook w:val="04A0" w:firstRow="1" w:lastRow="0" w:firstColumn="1" w:lastColumn="0" w:noHBand="0" w:noVBand="1"/>
      </w:tblPr>
      <w:tblGrid>
        <w:gridCol w:w="9242"/>
      </w:tblGrid>
      <w:tr w:rsidR="00296AC8" w14:paraId="52AE1C81" w14:textId="77777777" w:rsidTr="00296AC8">
        <w:tc>
          <w:tcPr>
            <w:tcW w:w="9242" w:type="dxa"/>
          </w:tcPr>
          <w:p w14:paraId="220FC966" w14:textId="77777777" w:rsidR="00296AC8" w:rsidRPr="005C7DB7" w:rsidRDefault="005C7DB7" w:rsidP="002F1EFE">
            <w:pPr>
              <w:pStyle w:val="Index"/>
              <w:suppressLineNumbers w:val="0"/>
              <w:rPr>
                <w:rFonts w:ascii="Verdana" w:hAnsi="Verdana"/>
                <w:i/>
                <w:sz w:val="20"/>
                <w:szCs w:val="20"/>
              </w:rPr>
            </w:pPr>
            <w:r w:rsidRPr="005C7DB7">
              <w:rPr>
                <w:rFonts w:ascii="Verdana" w:hAnsi="Verdana"/>
                <w:i/>
                <w:sz w:val="20"/>
                <w:szCs w:val="20"/>
              </w:rPr>
              <w:t>s</w:t>
            </w:r>
            <w:r w:rsidR="00CA68AA" w:rsidRPr="005C7DB7">
              <w:rPr>
                <w:rFonts w:ascii="Verdana" w:hAnsi="Verdana"/>
                <w:i/>
                <w:sz w:val="20"/>
                <w:szCs w:val="20"/>
              </w:rPr>
              <w:t>s</w:t>
            </w:r>
            <w:r w:rsidRPr="005C7DB7">
              <w:rPr>
                <w:rFonts w:ascii="Verdana" w:hAnsi="Verdana"/>
                <w:i/>
                <w:sz w:val="20"/>
                <w:szCs w:val="20"/>
              </w:rPr>
              <w:t>.</w:t>
            </w:r>
            <w:r w:rsidR="00CA68AA" w:rsidRPr="005C7DB7">
              <w:rPr>
                <w:rFonts w:ascii="Verdana" w:hAnsi="Verdana"/>
                <w:i/>
                <w:sz w:val="20"/>
                <w:szCs w:val="20"/>
              </w:rPr>
              <w:t>18 and 19 Landlord and Tenant Act 1985</w:t>
            </w:r>
          </w:p>
        </w:tc>
      </w:tr>
    </w:tbl>
    <w:p w14:paraId="7C886184" w14:textId="77777777" w:rsidR="00296AC8" w:rsidRDefault="00296AC8" w:rsidP="002F1EFE">
      <w:pPr>
        <w:pStyle w:val="Index"/>
        <w:suppressLineNumbers w:val="0"/>
        <w:rPr>
          <w:rFonts w:ascii="Verdana" w:hAnsi="Verdana"/>
          <w:sz w:val="20"/>
          <w:szCs w:val="20"/>
        </w:rPr>
      </w:pPr>
    </w:p>
    <w:p w14:paraId="1712114C" w14:textId="77777777" w:rsidR="00803E3D" w:rsidRDefault="0020597B" w:rsidP="00114E30">
      <w:pPr>
        <w:pStyle w:val="Heading2"/>
        <w:rPr>
          <w:lang w:eastAsia="ar-SA"/>
        </w:rPr>
      </w:pPr>
      <w:bookmarkStart w:id="287" w:name="_Toc299113129"/>
      <w:bookmarkStart w:id="288" w:name="_Toc415753286"/>
      <w:bookmarkStart w:id="289" w:name="_Toc443380617"/>
      <w:r>
        <w:rPr>
          <w:lang w:eastAsia="ar-SA"/>
        </w:rPr>
        <w:t>12.7</w:t>
      </w:r>
      <w:r w:rsidR="00B75352">
        <w:rPr>
          <w:lang w:eastAsia="ar-SA"/>
        </w:rPr>
        <w:tab/>
      </w:r>
      <w:r w:rsidR="00803E3D" w:rsidRPr="00803E3D">
        <w:rPr>
          <w:lang w:eastAsia="ar-SA"/>
        </w:rPr>
        <w:t>Claims</w:t>
      </w:r>
      <w:bookmarkEnd w:id="287"/>
      <w:bookmarkEnd w:id="288"/>
      <w:bookmarkEnd w:id="289"/>
    </w:p>
    <w:p w14:paraId="2B2E4C54" w14:textId="77777777" w:rsidR="00933CB4" w:rsidRPr="00933CB4" w:rsidRDefault="00933CB4" w:rsidP="00933CB4">
      <w:pPr>
        <w:rPr>
          <w:lang w:eastAsia="ar-SA"/>
        </w:rPr>
      </w:pPr>
    </w:p>
    <w:p w14:paraId="2A330371" w14:textId="77777777" w:rsidR="00803E3D" w:rsidRPr="00803E3D" w:rsidRDefault="00803E3D" w:rsidP="00803E3D">
      <w:pPr>
        <w:rPr>
          <w:rFonts w:ascii="Verdana" w:hAnsi="Verdana"/>
          <w:sz w:val="20"/>
          <w:szCs w:val="20"/>
          <w:lang w:eastAsia="ar-SA"/>
        </w:rPr>
      </w:pPr>
      <w:r w:rsidRPr="00803E3D">
        <w:rPr>
          <w:rFonts w:ascii="Verdana" w:hAnsi="Verdana"/>
          <w:sz w:val="20"/>
          <w:szCs w:val="20"/>
          <w:lang w:eastAsia="ar-SA"/>
        </w:rPr>
        <w:t>Sufficient detail of the building insurance should be available to enable a claim to be made and for you to advise on the process. When a claim arises, and you are authorised to undertake this work, you should process it promptly. Where you are not authorised you should refer the matter to the broker without delay.</w:t>
      </w:r>
    </w:p>
    <w:p w14:paraId="0217C020" w14:textId="77777777" w:rsidR="00803E3D" w:rsidRPr="00803E3D" w:rsidRDefault="00803E3D" w:rsidP="00803E3D">
      <w:pPr>
        <w:rPr>
          <w:rFonts w:ascii="Verdana" w:hAnsi="Verdana"/>
          <w:sz w:val="20"/>
          <w:szCs w:val="20"/>
          <w:lang w:eastAsia="ar-SA"/>
        </w:rPr>
      </w:pPr>
    </w:p>
    <w:p w14:paraId="64323655" w14:textId="77777777" w:rsidR="00803E3D" w:rsidRPr="00803E3D" w:rsidRDefault="00803E3D" w:rsidP="00803E3D">
      <w:pPr>
        <w:rPr>
          <w:rFonts w:ascii="Verdana" w:hAnsi="Verdana"/>
          <w:sz w:val="20"/>
          <w:szCs w:val="20"/>
          <w:lang w:eastAsia="ar-SA"/>
        </w:rPr>
      </w:pPr>
      <w:r w:rsidRPr="00803E3D">
        <w:rPr>
          <w:rFonts w:ascii="Verdana" w:hAnsi="Verdana"/>
          <w:sz w:val="20"/>
          <w:szCs w:val="20"/>
          <w:lang w:eastAsia="ar-SA"/>
        </w:rPr>
        <w:t>You should keep leaseholders informed of the progress of any claims that affect them directly, or provide them with sufficient information to pursue the matter themselves. Any claim settlement funds received should be treated as belonging to the persons suffering the damage. You should not, therefore, make any deduction, without express consent, when passing funds received to the claimant.</w:t>
      </w:r>
      <w:r w:rsidR="00615983">
        <w:rPr>
          <w:rFonts w:ascii="Verdana" w:hAnsi="Verdana"/>
          <w:sz w:val="20"/>
          <w:szCs w:val="20"/>
          <w:lang w:eastAsia="ar-SA"/>
        </w:rPr>
        <w:t xml:space="preserve"> </w:t>
      </w:r>
      <w:r w:rsidR="00D97E14">
        <w:rPr>
          <w:rFonts w:ascii="Verdana" w:hAnsi="Verdana"/>
          <w:sz w:val="20"/>
          <w:szCs w:val="20"/>
          <w:lang w:eastAsia="ar-SA"/>
        </w:rPr>
        <w:t xml:space="preserve">You are recommended to obtain a </w:t>
      </w:r>
      <w:r w:rsidR="00D97E14">
        <w:rPr>
          <w:rFonts w:ascii="Verdana" w:hAnsi="Verdana"/>
          <w:sz w:val="20"/>
          <w:szCs w:val="20"/>
          <w:lang w:eastAsia="ar-SA"/>
        </w:rPr>
        <w:lastRenderedPageBreak/>
        <w:t>mandate allowing you or the claimant to receive insurance claims payments, as these are often made payable to the insured who may not be the beneficiary of the claim.</w:t>
      </w:r>
    </w:p>
    <w:p w14:paraId="755B493F" w14:textId="77777777" w:rsidR="00803E3D" w:rsidRDefault="00C707D6" w:rsidP="00114E30">
      <w:pPr>
        <w:pStyle w:val="Heading2"/>
        <w:rPr>
          <w:lang w:eastAsia="ar-SA"/>
        </w:rPr>
      </w:pPr>
      <w:bookmarkStart w:id="290" w:name="_Toc299113130"/>
      <w:bookmarkStart w:id="291" w:name="_Toc415753287"/>
      <w:bookmarkStart w:id="292" w:name="_Toc443380618"/>
      <w:r>
        <w:rPr>
          <w:lang w:eastAsia="ar-SA"/>
        </w:rPr>
        <w:t>12.8</w:t>
      </w:r>
      <w:r w:rsidR="00B75352">
        <w:rPr>
          <w:lang w:eastAsia="ar-SA"/>
        </w:rPr>
        <w:tab/>
      </w:r>
      <w:r w:rsidR="00803E3D" w:rsidRPr="00803E3D">
        <w:rPr>
          <w:lang w:eastAsia="ar-SA"/>
        </w:rPr>
        <w:t>Excess</w:t>
      </w:r>
      <w:bookmarkEnd w:id="290"/>
      <w:bookmarkEnd w:id="291"/>
      <w:bookmarkEnd w:id="292"/>
    </w:p>
    <w:p w14:paraId="4A15FC15" w14:textId="77777777" w:rsidR="00933CB4" w:rsidRPr="00933CB4" w:rsidRDefault="00933CB4" w:rsidP="00933CB4">
      <w:pPr>
        <w:rPr>
          <w:lang w:eastAsia="ar-SA"/>
        </w:rPr>
      </w:pPr>
    </w:p>
    <w:p w14:paraId="487497C2" w14:textId="77777777" w:rsidR="00803E3D" w:rsidRDefault="00803E3D" w:rsidP="00803E3D">
      <w:pPr>
        <w:rPr>
          <w:rFonts w:ascii="Verdana" w:hAnsi="Verdana"/>
          <w:sz w:val="20"/>
          <w:szCs w:val="20"/>
          <w:lang w:eastAsia="ar-SA"/>
        </w:rPr>
      </w:pPr>
      <w:r w:rsidRPr="00803E3D">
        <w:rPr>
          <w:rFonts w:ascii="Verdana" w:hAnsi="Verdana"/>
          <w:sz w:val="20"/>
          <w:szCs w:val="20"/>
          <w:lang w:eastAsia="ar-SA"/>
        </w:rPr>
        <w:t>There may be a trade-off between cost of premiums and the level of excess applied to some claims. In some circumstances, such as poor claims history, location or method of construction, obtaining competitively priced insurance cover without agreeing to a large excess may not be possible. These difficulties may be reduced by insuring a landlord’s portfolio under one policy and thus effectively spreading the insurers’ risk. There is likely to be a contrary effect on ‘low</w:t>
      </w:r>
      <w:r w:rsidR="00E047D7">
        <w:rPr>
          <w:rFonts w:ascii="Verdana" w:hAnsi="Verdana"/>
          <w:sz w:val="20"/>
          <w:szCs w:val="20"/>
          <w:lang w:eastAsia="ar-SA"/>
        </w:rPr>
        <w:t>-</w:t>
      </w:r>
      <w:r w:rsidRPr="00803E3D">
        <w:rPr>
          <w:rFonts w:ascii="Verdana" w:hAnsi="Verdana"/>
          <w:sz w:val="20"/>
          <w:szCs w:val="20"/>
          <w:lang w:eastAsia="ar-SA"/>
        </w:rPr>
        <w:t>risk’ properties within the portfolio, the implications of which you should consider carefully.</w:t>
      </w:r>
    </w:p>
    <w:p w14:paraId="3BEEB70F" w14:textId="77777777" w:rsidR="001D3404" w:rsidRDefault="001D3404" w:rsidP="00803E3D">
      <w:pPr>
        <w:rPr>
          <w:rFonts w:ascii="Verdana" w:hAnsi="Verdana"/>
          <w:sz w:val="20"/>
          <w:szCs w:val="20"/>
          <w:lang w:eastAsia="ar-SA"/>
        </w:rPr>
      </w:pPr>
    </w:p>
    <w:p w14:paraId="4FF17C29" w14:textId="77777777" w:rsidR="001D3404" w:rsidRPr="00803E3D" w:rsidRDefault="00615983" w:rsidP="00803E3D">
      <w:pPr>
        <w:rPr>
          <w:rFonts w:ascii="Verdana" w:hAnsi="Verdana"/>
          <w:sz w:val="20"/>
          <w:szCs w:val="20"/>
          <w:lang w:eastAsia="ar-SA"/>
        </w:rPr>
      </w:pPr>
      <w:r>
        <w:rPr>
          <w:rFonts w:ascii="Verdana" w:hAnsi="Verdana"/>
          <w:sz w:val="20"/>
          <w:szCs w:val="20"/>
          <w:lang w:eastAsia="ar-SA"/>
        </w:rPr>
        <w:t xml:space="preserve"> </w:t>
      </w:r>
      <w:r w:rsidR="001D3404">
        <w:rPr>
          <w:rFonts w:ascii="Verdana" w:hAnsi="Verdana"/>
          <w:sz w:val="20"/>
          <w:szCs w:val="20"/>
          <w:lang w:eastAsia="ar-SA"/>
        </w:rPr>
        <w:t>You should consider whether the terms of the lease/tenancy agreement contain provision that, where an insurance claim is as a result of a negligent act by the leaseholder, you are entitled to recover the excess from the leaseholder</w:t>
      </w:r>
      <w:r w:rsidR="003C0A45">
        <w:rPr>
          <w:rFonts w:ascii="Verdana" w:hAnsi="Verdana"/>
          <w:sz w:val="20"/>
          <w:szCs w:val="20"/>
          <w:lang w:eastAsia="ar-SA"/>
        </w:rPr>
        <w:t xml:space="preserve"> or whether the lease allows the excess to be paid from service charges</w:t>
      </w:r>
      <w:r w:rsidR="001D3404">
        <w:rPr>
          <w:rFonts w:ascii="Verdana" w:hAnsi="Verdana"/>
          <w:sz w:val="20"/>
          <w:szCs w:val="20"/>
          <w:lang w:eastAsia="ar-SA"/>
        </w:rPr>
        <w:t>.</w:t>
      </w:r>
    </w:p>
    <w:p w14:paraId="7E351632" w14:textId="77777777" w:rsidR="00803E3D" w:rsidRDefault="00E954FB" w:rsidP="00114E30">
      <w:pPr>
        <w:pStyle w:val="Heading2"/>
        <w:rPr>
          <w:lang w:eastAsia="ar-SA"/>
        </w:rPr>
      </w:pPr>
      <w:bookmarkStart w:id="293" w:name="_Toc299113131"/>
      <w:bookmarkStart w:id="294" w:name="_Toc415753288"/>
      <w:bookmarkStart w:id="295" w:name="_Toc443380619"/>
      <w:r>
        <w:rPr>
          <w:lang w:eastAsia="ar-SA"/>
        </w:rPr>
        <w:t>12.9</w:t>
      </w:r>
      <w:r w:rsidR="00B75352">
        <w:rPr>
          <w:lang w:eastAsia="ar-SA"/>
        </w:rPr>
        <w:tab/>
      </w:r>
      <w:r w:rsidR="00803E3D" w:rsidRPr="00803E3D">
        <w:rPr>
          <w:lang w:eastAsia="ar-SA"/>
        </w:rPr>
        <w:t>Other insurance</w:t>
      </w:r>
      <w:bookmarkEnd w:id="293"/>
      <w:bookmarkEnd w:id="294"/>
      <w:bookmarkEnd w:id="295"/>
    </w:p>
    <w:p w14:paraId="55A16C2E" w14:textId="77777777" w:rsidR="00D97E14" w:rsidRPr="00D97E14" w:rsidRDefault="00D97E14" w:rsidP="00D97E14">
      <w:pPr>
        <w:rPr>
          <w:lang w:eastAsia="ar-SA"/>
        </w:rPr>
      </w:pPr>
    </w:p>
    <w:p w14:paraId="2CC00FD5" w14:textId="77777777" w:rsidR="00803E3D" w:rsidRDefault="00803E3D" w:rsidP="00803E3D">
      <w:pPr>
        <w:rPr>
          <w:rFonts w:ascii="Verdana" w:hAnsi="Verdana"/>
          <w:sz w:val="20"/>
          <w:szCs w:val="20"/>
          <w:lang w:eastAsia="ar-SA"/>
        </w:rPr>
      </w:pPr>
      <w:r w:rsidRPr="00803E3D">
        <w:rPr>
          <w:rFonts w:ascii="Verdana" w:hAnsi="Verdana"/>
          <w:sz w:val="20"/>
          <w:szCs w:val="20"/>
          <w:lang w:eastAsia="ar-SA"/>
        </w:rPr>
        <w:t>You should carry the appropriate insurance cover for your own business. This could include</w:t>
      </w:r>
      <w:r w:rsidR="00615983">
        <w:rPr>
          <w:rFonts w:ascii="Verdana" w:hAnsi="Verdana"/>
          <w:sz w:val="20"/>
          <w:szCs w:val="20"/>
          <w:lang w:eastAsia="ar-SA"/>
        </w:rPr>
        <w:t xml:space="preserve"> </w:t>
      </w:r>
      <w:r w:rsidR="00253DFB">
        <w:rPr>
          <w:rFonts w:ascii="Verdana" w:hAnsi="Verdana"/>
          <w:sz w:val="20"/>
          <w:szCs w:val="20"/>
          <w:lang w:eastAsia="ar-SA"/>
        </w:rPr>
        <w:t>(</w:t>
      </w:r>
      <w:r w:rsidR="0053415A">
        <w:rPr>
          <w:rFonts w:ascii="Verdana" w:hAnsi="Verdana"/>
          <w:sz w:val="20"/>
          <w:szCs w:val="20"/>
          <w:lang w:eastAsia="ar-SA"/>
        </w:rPr>
        <w:t>t</w:t>
      </w:r>
      <w:r w:rsidR="00253DFB">
        <w:rPr>
          <w:rFonts w:ascii="Verdana" w:hAnsi="Verdana"/>
          <w:sz w:val="20"/>
          <w:szCs w:val="20"/>
          <w:lang w:eastAsia="ar-SA"/>
        </w:rPr>
        <w:t>his is not an exhaustive list)</w:t>
      </w:r>
      <w:r w:rsidR="0053415A">
        <w:rPr>
          <w:rFonts w:ascii="Verdana" w:hAnsi="Verdana"/>
          <w:sz w:val="20"/>
          <w:szCs w:val="20"/>
          <w:lang w:eastAsia="ar-SA"/>
        </w:rPr>
        <w:t>:</w:t>
      </w:r>
    </w:p>
    <w:p w14:paraId="5F2C202A" w14:textId="77777777" w:rsidR="00DD0246" w:rsidRPr="00803E3D" w:rsidRDefault="00DD0246" w:rsidP="00803E3D">
      <w:pPr>
        <w:rPr>
          <w:rFonts w:ascii="Verdana" w:hAnsi="Verdana"/>
          <w:sz w:val="20"/>
          <w:szCs w:val="20"/>
          <w:lang w:eastAsia="ar-SA"/>
        </w:rPr>
      </w:pPr>
    </w:p>
    <w:p w14:paraId="3ADAD788" w14:textId="77777777" w:rsidR="00803E3D" w:rsidRPr="00803E3D" w:rsidRDefault="00803E3D" w:rsidP="00F00A67">
      <w:pPr>
        <w:numPr>
          <w:ilvl w:val="0"/>
          <w:numId w:val="6"/>
        </w:numPr>
        <w:tabs>
          <w:tab w:val="clear" w:pos="0"/>
        </w:tabs>
        <w:suppressAutoHyphens/>
        <w:autoSpaceDE w:val="0"/>
        <w:ind w:left="426"/>
        <w:rPr>
          <w:rFonts w:ascii="Verdana" w:eastAsia="Calibri" w:hAnsi="Verdana" w:cs="Calibri"/>
          <w:sz w:val="20"/>
          <w:szCs w:val="20"/>
        </w:rPr>
      </w:pPr>
      <w:r w:rsidRPr="00803E3D">
        <w:rPr>
          <w:rFonts w:ascii="Verdana" w:eastAsia="Calibri" w:hAnsi="Verdana" w:cs="Calibri"/>
          <w:sz w:val="20"/>
          <w:szCs w:val="20"/>
        </w:rPr>
        <w:t>buildings and contents</w:t>
      </w:r>
    </w:p>
    <w:p w14:paraId="788B41F0" w14:textId="77777777" w:rsidR="00803E3D" w:rsidRPr="00803E3D" w:rsidRDefault="00803E3D" w:rsidP="00F00A67">
      <w:pPr>
        <w:numPr>
          <w:ilvl w:val="0"/>
          <w:numId w:val="6"/>
        </w:numPr>
        <w:tabs>
          <w:tab w:val="clear" w:pos="0"/>
        </w:tabs>
        <w:suppressAutoHyphens/>
        <w:autoSpaceDE w:val="0"/>
        <w:ind w:left="426"/>
        <w:rPr>
          <w:rFonts w:ascii="Verdana" w:eastAsia="Calibri" w:hAnsi="Verdana" w:cs="Calibri"/>
          <w:sz w:val="20"/>
          <w:szCs w:val="20"/>
        </w:rPr>
      </w:pPr>
      <w:r w:rsidRPr="00803E3D">
        <w:rPr>
          <w:rFonts w:ascii="Verdana" w:eastAsia="Calibri" w:hAnsi="Verdana" w:cs="Calibri"/>
          <w:sz w:val="20"/>
          <w:szCs w:val="20"/>
        </w:rPr>
        <w:t>employer’s liability</w:t>
      </w:r>
    </w:p>
    <w:p w14:paraId="116D839C" w14:textId="77777777" w:rsidR="00803E3D" w:rsidRPr="00803E3D" w:rsidRDefault="00803E3D" w:rsidP="00F00A67">
      <w:pPr>
        <w:numPr>
          <w:ilvl w:val="0"/>
          <w:numId w:val="6"/>
        </w:numPr>
        <w:tabs>
          <w:tab w:val="clear" w:pos="0"/>
        </w:tabs>
        <w:suppressAutoHyphens/>
        <w:autoSpaceDE w:val="0"/>
        <w:ind w:left="426"/>
        <w:rPr>
          <w:rFonts w:ascii="Verdana" w:eastAsia="Calibri" w:hAnsi="Verdana" w:cs="Calibri"/>
          <w:sz w:val="20"/>
          <w:szCs w:val="20"/>
        </w:rPr>
      </w:pPr>
      <w:r w:rsidRPr="00803E3D">
        <w:rPr>
          <w:rFonts w:ascii="Verdana" w:eastAsia="Calibri" w:hAnsi="Verdana" w:cs="Calibri"/>
          <w:sz w:val="20"/>
          <w:szCs w:val="20"/>
        </w:rPr>
        <w:t>legal assistance</w:t>
      </w:r>
    </w:p>
    <w:p w14:paraId="315EAF0C" w14:textId="77777777" w:rsidR="00803E3D" w:rsidRPr="00803E3D" w:rsidRDefault="00803E3D" w:rsidP="00F00A67">
      <w:pPr>
        <w:numPr>
          <w:ilvl w:val="0"/>
          <w:numId w:val="6"/>
        </w:numPr>
        <w:tabs>
          <w:tab w:val="clear" w:pos="0"/>
        </w:tabs>
        <w:suppressAutoHyphens/>
        <w:autoSpaceDE w:val="0"/>
        <w:ind w:left="426"/>
        <w:rPr>
          <w:rFonts w:ascii="Verdana" w:eastAsia="Calibri" w:hAnsi="Verdana" w:cs="Calibri"/>
          <w:sz w:val="20"/>
          <w:szCs w:val="20"/>
        </w:rPr>
      </w:pPr>
      <w:r w:rsidRPr="00803E3D">
        <w:rPr>
          <w:rFonts w:ascii="Verdana" w:eastAsia="Calibri" w:hAnsi="Verdana" w:cs="Calibri"/>
          <w:sz w:val="20"/>
          <w:szCs w:val="20"/>
        </w:rPr>
        <w:t>fidelity cover</w:t>
      </w:r>
    </w:p>
    <w:p w14:paraId="186E1BC1" w14:textId="77777777" w:rsidR="00803E3D" w:rsidRPr="00803E3D" w:rsidRDefault="00803E3D" w:rsidP="00F00A67">
      <w:pPr>
        <w:numPr>
          <w:ilvl w:val="0"/>
          <w:numId w:val="6"/>
        </w:numPr>
        <w:tabs>
          <w:tab w:val="clear" w:pos="0"/>
        </w:tabs>
        <w:suppressAutoHyphens/>
        <w:autoSpaceDE w:val="0"/>
        <w:ind w:left="426"/>
        <w:rPr>
          <w:rFonts w:ascii="Verdana" w:eastAsia="Calibri" w:hAnsi="Verdana" w:cs="Calibri"/>
          <w:sz w:val="20"/>
          <w:szCs w:val="20"/>
        </w:rPr>
      </w:pPr>
      <w:r w:rsidRPr="00803E3D">
        <w:rPr>
          <w:rFonts w:ascii="Verdana" w:eastAsia="Calibri" w:hAnsi="Verdana" w:cs="Calibri"/>
          <w:sz w:val="20"/>
          <w:szCs w:val="20"/>
        </w:rPr>
        <w:t>third-party liability</w:t>
      </w:r>
    </w:p>
    <w:p w14:paraId="532B7E06" w14:textId="77777777" w:rsidR="00803E3D" w:rsidRPr="00803E3D" w:rsidRDefault="00803E3D" w:rsidP="00F00A67">
      <w:pPr>
        <w:numPr>
          <w:ilvl w:val="0"/>
          <w:numId w:val="6"/>
        </w:numPr>
        <w:tabs>
          <w:tab w:val="clear" w:pos="0"/>
        </w:tabs>
        <w:suppressAutoHyphens/>
        <w:autoSpaceDE w:val="0"/>
        <w:ind w:left="426"/>
        <w:rPr>
          <w:rFonts w:ascii="Verdana" w:eastAsia="Calibri" w:hAnsi="Verdana" w:cs="Calibri"/>
          <w:sz w:val="20"/>
          <w:szCs w:val="20"/>
        </w:rPr>
      </w:pPr>
      <w:r w:rsidRPr="00803E3D">
        <w:rPr>
          <w:rFonts w:ascii="Verdana" w:eastAsia="Calibri" w:hAnsi="Verdana" w:cs="Calibri"/>
          <w:sz w:val="20"/>
          <w:szCs w:val="20"/>
        </w:rPr>
        <w:t>professional indemnity</w:t>
      </w:r>
    </w:p>
    <w:p w14:paraId="468E8DE3" w14:textId="77777777" w:rsidR="00803E3D" w:rsidRPr="00803E3D" w:rsidRDefault="00803E3D" w:rsidP="00F00A67">
      <w:pPr>
        <w:numPr>
          <w:ilvl w:val="0"/>
          <w:numId w:val="6"/>
        </w:numPr>
        <w:tabs>
          <w:tab w:val="clear" w:pos="0"/>
        </w:tabs>
        <w:suppressAutoHyphens/>
        <w:autoSpaceDE w:val="0"/>
        <w:ind w:left="426"/>
        <w:rPr>
          <w:rFonts w:ascii="Verdana" w:eastAsia="Calibri" w:hAnsi="Verdana" w:cs="Calibri"/>
          <w:sz w:val="20"/>
          <w:szCs w:val="20"/>
        </w:rPr>
      </w:pPr>
      <w:r w:rsidRPr="00803E3D">
        <w:rPr>
          <w:rFonts w:ascii="Verdana" w:eastAsia="Calibri" w:hAnsi="Verdana" w:cs="Calibri"/>
          <w:sz w:val="20"/>
          <w:szCs w:val="20"/>
        </w:rPr>
        <w:t>business interruption</w:t>
      </w:r>
    </w:p>
    <w:p w14:paraId="65E611E8" w14:textId="77777777" w:rsidR="00253DFB" w:rsidRDefault="00803E3D" w:rsidP="00F00A67">
      <w:pPr>
        <w:numPr>
          <w:ilvl w:val="0"/>
          <w:numId w:val="6"/>
        </w:numPr>
        <w:tabs>
          <w:tab w:val="clear" w:pos="0"/>
        </w:tabs>
        <w:suppressAutoHyphens/>
        <w:autoSpaceDE w:val="0"/>
        <w:ind w:left="426"/>
        <w:rPr>
          <w:rFonts w:ascii="Verdana" w:eastAsia="Calibri" w:hAnsi="Verdana" w:cs="Calibri"/>
          <w:sz w:val="20"/>
          <w:szCs w:val="20"/>
        </w:rPr>
      </w:pPr>
      <w:r w:rsidRPr="00803E3D">
        <w:rPr>
          <w:rFonts w:ascii="Verdana" w:eastAsia="Calibri" w:hAnsi="Verdana" w:cs="Calibri"/>
          <w:sz w:val="20"/>
          <w:szCs w:val="20"/>
        </w:rPr>
        <w:t>cover for clients’ money</w:t>
      </w:r>
    </w:p>
    <w:p w14:paraId="4649E652" w14:textId="77777777" w:rsidR="00253DFB" w:rsidRDefault="006C384C" w:rsidP="00F00A67">
      <w:pPr>
        <w:numPr>
          <w:ilvl w:val="0"/>
          <w:numId w:val="6"/>
        </w:numPr>
        <w:tabs>
          <w:tab w:val="clear" w:pos="0"/>
        </w:tabs>
        <w:suppressAutoHyphens/>
        <w:autoSpaceDE w:val="0"/>
        <w:ind w:left="426"/>
        <w:rPr>
          <w:rFonts w:ascii="Verdana" w:eastAsia="Calibri" w:hAnsi="Verdana" w:cs="Calibri"/>
          <w:sz w:val="20"/>
          <w:szCs w:val="20"/>
        </w:rPr>
      </w:pPr>
      <w:r>
        <w:rPr>
          <w:rFonts w:ascii="Verdana" w:eastAsia="Calibri" w:hAnsi="Verdana" w:cs="Calibri"/>
          <w:sz w:val="20"/>
          <w:szCs w:val="20"/>
        </w:rPr>
        <w:t>plan</w:t>
      </w:r>
      <w:r w:rsidR="00253DFB">
        <w:rPr>
          <w:rFonts w:ascii="Verdana" w:eastAsia="Calibri" w:hAnsi="Verdana" w:cs="Calibri"/>
          <w:sz w:val="20"/>
          <w:szCs w:val="20"/>
        </w:rPr>
        <w:t>t and machinery;</w:t>
      </w:r>
      <w:r w:rsidR="0053415A">
        <w:rPr>
          <w:rFonts w:ascii="Verdana" w:eastAsia="Calibri" w:hAnsi="Verdana" w:cs="Calibri"/>
          <w:sz w:val="20"/>
          <w:szCs w:val="20"/>
        </w:rPr>
        <w:t xml:space="preserve"> and</w:t>
      </w:r>
    </w:p>
    <w:p w14:paraId="1C15A6FE" w14:textId="77777777" w:rsidR="00803E3D" w:rsidRPr="00803E3D" w:rsidRDefault="00253DFB" w:rsidP="00F00A67">
      <w:pPr>
        <w:numPr>
          <w:ilvl w:val="0"/>
          <w:numId w:val="6"/>
        </w:numPr>
        <w:tabs>
          <w:tab w:val="clear" w:pos="0"/>
        </w:tabs>
        <w:suppressAutoHyphens/>
        <w:autoSpaceDE w:val="0"/>
        <w:ind w:left="426"/>
        <w:rPr>
          <w:rFonts w:ascii="Verdana" w:eastAsia="Calibri" w:hAnsi="Verdana" w:cs="Calibri"/>
          <w:sz w:val="20"/>
          <w:szCs w:val="20"/>
        </w:rPr>
      </w:pPr>
      <w:r>
        <w:rPr>
          <w:rFonts w:ascii="Verdana" w:eastAsia="Calibri" w:hAnsi="Verdana" w:cs="Calibri"/>
          <w:sz w:val="20"/>
          <w:szCs w:val="20"/>
        </w:rPr>
        <w:t>staff sickness</w:t>
      </w:r>
      <w:r w:rsidR="0053415A">
        <w:rPr>
          <w:rFonts w:ascii="Verdana" w:eastAsia="Calibri" w:hAnsi="Verdana" w:cs="Calibri"/>
          <w:sz w:val="20"/>
          <w:szCs w:val="20"/>
        </w:rPr>
        <w:t>.</w:t>
      </w:r>
    </w:p>
    <w:p w14:paraId="05B41187" w14:textId="77777777" w:rsidR="004250E2" w:rsidRDefault="004250E2" w:rsidP="004F535F">
      <w:pPr>
        <w:pStyle w:val="onlinetext"/>
        <w:suppressAutoHyphens/>
        <w:autoSpaceDE w:val="0"/>
        <w:spacing w:after="0"/>
        <w:rPr>
          <w:rFonts w:eastAsia="Times New Roman"/>
          <w:b/>
          <w:szCs w:val="20"/>
        </w:rPr>
      </w:pPr>
    </w:p>
    <w:p w14:paraId="681124CF" w14:textId="77777777" w:rsidR="00F9135E" w:rsidRDefault="00F9135E" w:rsidP="004F535F">
      <w:pPr>
        <w:pStyle w:val="onlinetext"/>
        <w:suppressAutoHyphens/>
        <w:autoSpaceDE w:val="0"/>
        <w:spacing w:after="0"/>
        <w:rPr>
          <w:rFonts w:eastAsia="Times New Roman"/>
          <w:b/>
          <w:szCs w:val="20"/>
        </w:rPr>
      </w:pPr>
    </w:p>
    <w:p w14:paraId="74BDFEF3" w14:textId="77777777" w:rsidR="00FA4EE0" w:rsidRDefault="00FA4EE0">
      <w:pPr>
        <w:jc w:val="center"/>
        <w:rPr>
          <w:rFonts w:ascii="Verdana" w:hAnsi="Verdana"/>
          <w:b/>
          <w:sz w:val="20"/>
          <w:szCs w:val="20"/>
        </w:rPr>
      </w:pPr>
      <w:r>
        <w:rPr>
          <w:b/>
          <w:szCs w:val="20"/>
        </w:rPr>
        <w:br w:type="page"/>
      </w:r>
    </w:p>
    <w:p w14:paraId="37EAA3BE" w14:textId="77777777" w:rsidR="00FA4EE0" w:rsidRDefault="0053415A" w:rsidP="00114E30">
      <w:pPr>
        <w:pStyle w:val="Heading1"/>
        <w:rPr>
          <w:szCs w:val="20"/>
        </w:rPr>
      </w:pPr>
      <w:bookmarkStart w:id="296" w:name="_Toc415753289"/>
      <w:bookmarkStart w:id="297" w:name="_Toc443380620"/>
      <w:r>
        <w:lastRenderedPageBreak/>
        <w:t>Part 13</w:t>
      </w:r>
      <w:r w:rsidR="00B75352">
        <w:tab/>
      </w:r>
      <w:r w:rsidR="00FA4EE0">
        <w:t>Provision of information</w:t>
      </w:r>
      <w:bookmarkEnd w:id="296"/>
      <w:bookmarkEnd w:id="297"/>
    </w:p>
    <w:p w14:paraId="3F98866B" w14:textId="77777777" w:rsidR="00FA4EE0" w:rsidRDefault="00FA4EE0" w:rsidP="004F535F">
      <w:pPr>
        <w:pStyle w:val="onlinetext"/>
        <w:suppressAutoHyphens/>
        <w:autoSpaceDE w:val="0"/>
        <w:spacing w:after="0"/>
        <w:rPr>
          <w:rFonts w:eastAsia="Times New Roman"/>
          <w:b/>
          <w:szCs w:val="20"/>
        </w:rPr>
      </w:pPr>
    </w:p>
    <w:p w14:paraId="59697AE8" w14:textId="77777777" w:rsidR="00FA4EE0" w:rsidRPr="00171FB9" w:rsidRDefault="00FA4EE0" w:rsidP="004F535F">
      <w:pPr>
        <w:pStyle w:val="onlinetext"/>
        <w:suppressAutoHyphens/>
        <w:autoSpaceDE w:val="0"/>
        <w:spacing w:after="0"/>
        <w:rPr>
          <w:rFonts w:eastAsia="Times New Roman"/>
          <w:b/>
          <w:szCs w:val="20"/>
        </w:rPr>
      </w:pPr>
    </w:p>
    <w:p w14:paraId="3E9CED6C" w14:textId="77777777" w:rsidR="00FA4EE0" w:rsidRPr="00316A3E" w:rsidRDefault="00161E19" w:rsidP="00316A3E">
      <w:pPr>
        <w:pStyle w:val="Heading2"/>
      </w:pPr>
      <w:bookmarkStart w:id="298" w:name="_Toc415753290"/>
      <w:bookmarkStart w:id="299" w:name="_Toc443380621"/>
      <w:r w:rsidRPr="00316A3E">
        <w:t>1</w:t>
      </w:r>
      <w:r w:rsidR="00250006" w:rsidRPr="00316A3E">
        <w:t>3</w:t>
      </w:r>
      <w:r w:rsidRPr="00316A3E">
        <w:t>.1</w:t>
      </w:r>
      <w:r w:rsidR="00B75352">
        <w:tab/>
      </w:r>
      <w:r w:rsidRPr="00316A3E">
        <w:t xml:space="preserve"> </w:t>
      </w:r>
      <w:r w:rsidR="00FA4EE0" w:rsidRPr="00316A3E">
        <w:t>Introduction</w:t>
      </w:r>
      <w:bookmarkEnd w:id="298"/>
      <w:bookmarkEnd w:id="299"/>
    </w:p>
    <w:p w14:paraId="254D2B97" w14:textId="77777777" w:rsidR="00FA4EE0" w:rsidRPr="00171FB9" w:rsidRDefault="00FA4EE0" w:rsidP="004F535F">
      <w:pPr>
        <w:pStyle w:val="onlinetext"/>
        <w:suppressAutoHyphens/>
        <w:autoSpaceDE w:val="0"/>
        <w:spacing w:after="0"/>
        <w:rPr>
          <w:rFonts w:eastAsia="Times New Roman"/>
          <w:szCs w:val="20"/>
        </w:rPr>
      </w:pPr>
    </w:p>
    <w:p w14:paraId="1C8E1427" w14:textId="77777777" w:rsidR="00D902B3" w:rsidRPr="005C7DB7" w:rsidRDefault="00171FB9" w:rsidP="004F535F">
      <w:pPr>
        <w:pStyle w:val="onlinetext"/>
        <w:suppressAutoHyphens/>
        <w:autoSpaceDE w:val="0"/>
        <w:spacing w:after="0"/>
        <w:rPr>
          <w:rFonts w:eastAsia="MS PMincho"/>
          <w:spacing w:val="-11"/>
          <w:szCs w:val="20"/>
        </w:rPr>
      </w:pPr>
      <w:r w:rsidRPr="005C7DB7">
        <w:rPr>
          <w:rFonts w:eastAsia="MS PMincho"/>
          <w:spacing w:val="-4"/>
          <w:szCs w:val="20"/>
        </w:rPr>
        <w:t>M</w:t>
      </w:r>
      <w:r w:rsidRPr="005C7DB7">
        <w:rPr>
          <w:rFonts w:eastAsia="MS PMincho"/>
          <w:szCs w:val="20"/>
        </w:rPr>
        <w:t>a</w:t>
      </w:r>
      <w:r w:rsidRPr="005C7DB7">
        <w:rPr>
          <w:rFonts w:eastAsia="MS PMincho"/>
          <w:spacing w:val="-5"/>
          <w:szCs w:val="20"/>
        </w:rPr>
        <w:t>n</w:t>
      </w:r>
      <w:r w:rsidRPr="005C7DB7">
        <w:rPr>
          <w:rFonts w:eastAsia="MS PMincho"/>
          <w:szCs w:val="20"/>
        </w:rPr>
        <w:t>y</w:t>
      </w:r>
      <w:r w:rsidRPr="005C7DB7">
        <w:rPr>
          <w:rFonts w:eastAsia="MS PMincho"/>
          <w:spacing w:val="-12"/>
          <w:szCs w:val="20"/>
        </w:rPr>
        <w:t xml:space="preserve"> </w:t>
      </w:r>
      <w:r w:rsidRPr="005C7DB7">
        <w:rPr>
          <w:rFonts w:eastAsia="MS PMincho"/>
          <w:szCs w:val="20"/>
        </w:rPr>
        <w:t>other</w:t>
      </w:r>
      <w:r w:rsidRPr="005C7DB7">
        <w:rPr>
          <w:rFonts w:eastAsia="MS PMincho"/>
          <w:spacing w:val="8"/>
          <w:szCs w:val="20"/>
        </w:rPr>
        <w:t xml:space="preserve"> </w:t>
      </w:r>
      <w:r w:rsidRPr="005C7DB7">
        <w:rPr>
          <w:rFonts w:eastAsia="MS PMincho"/>
          <w:w w:val="98"/>
          <w:szCs w:val="20"/>
        </w:rPr>
        <w:t>sections</w:t>
      </w:r>
      <w:r w:rsidRPr="005C7DB7">
        <w:rPr>
          <w:rFonts w:eastAsia="MS PMincho"/>
          <w:spacing w:val="-7"/>
          <w:w w:val="98"/>
          <w:szCs w:val="20"/>
        </w:rPr>
        <w:t xml:space="preserve"> </w:t>
      </w:r>
      <w:r w:rsidRPr="005C7DB7">
        <w:rPr>
          <w:rFonts w:eastAsia="MS PMincho"/>
          <w:spacing w:val="4"/>
          <w:szCs w:val="20"/>
        </w:rPr>
        <w:t>w</w:t>
      </w:r>
      <w:r w:rsidRPr="005C7DB7">
        <w:rPr>
          <w:rFonts w:eastAsia="MS PMincho"/>
          <w:szCs w:val="20"/>
        </w:rPr>
        <w:t>ithin</w:t>
      </w:r>
      <w:r w:rsidRPr="005C7DB7">
        <w:rPr>
          <w:rFonts w:eastAsia="MS PMincho"/>
          <w:spacing w:val="-3"/>
          <w:szCs w:val="20"/>
        </w:rPr>
        <w:t xml:space="preserve"> </w:t>
      </w:r>
      <w:r w:rsidRPr="005C7DB7">
        <w:rPr>
          <w:rFonts w:eastAsia="MS PMincho"/>
          <w:szCs w:val="20"/>
        </w:rPr>
        <w:t>this</w:t>
      </w:r>
      <w:r w:rsidRPr="005C7DB7">
        <w:rPr>
          <w:rFonts w:eastAsia="MS PMincho"/>
          <w:spacing w:val="-5"/>
          <w:szCs w:val="20"/>
        </w:rPr>
        <w:t xml:space="preserve"> </w:t>
      </w:r>
      <w:r w:rsidRPr="005C7DB7">
        <w:rPr>
          <w:rFonts w:eastAsia="MS PMincho"/>
          <w:spacing w:val="-2"/>
          <w:szCs w:val="20"/>
        </w:rPr>
        <w:t>C</w:t>
      </w:r>
      <w:r w:rsidRPr="005C7DB7">
        <w:rPr>
          <w:rFonts w:eastAsia="MS PMincho"/>
          <w:szCs w:val="20"/>
        </w:rPr>
        <w:t>ode</w:t>
      </w:r>
      <w:r w:rsidRPr="005C7DB7">
        <w:rPr>
          <w:rFonts w:eastAsia="MS PMincho"/>
          <w:spacing w:val="-8"/>
          <w:szCs w:val="20"/>
        </w:rPr>
        <w:t xml:space="preserve"> </w:t>
      </w:r>
      <w:r w:rsidRPr="005C7DB7">
        <w:rPr>
          <w:rFonts w:eastAsia="MS PMincho"/>
          <w:spacing w:val="-3"/>
          <w:szCs w:val="20"/>
        </w:rPr>
        <w:t>r</w:t>
      </w:r>
      <w:r w:rsidRPr="005C7DB7">
        <w:rPr>
          <w:rFonts w:eastAsia="MS PMincho"/>
          <w:spacing w:val="-1"/>
          <w:szCs w:val="20"/>
        </w:rPr>
        <w:t>e</w:t>
      </w:r>
      <w:r w:rsidRPr="005C7DB7">
        <w:rPr>
          <w:rFonts w:eastAsia="MS PMincho"/>
          <w:szCs w:val="20"/>
        </w:rPr>
        <w:t>fer</w:t>
      </w:r>
      <w:r w:rsidRPr="005C7DB7">
        <w:rPr>
          <w:rFonts w:eastAsia="MS PMincho"/>
          <w:spacing w:val="-13"/>
          <w:szCs w:val="20"/>
        </w:rPr>
        <w:t xml:space="preserve"> </w:t>
      </w:r>
      <w:r w:rsidRPr="005C7DB7">
        <w:rPr>
          <w:rFonts w:eastAsia="MS PMincho"/>
          <w:spacing w:val="-2"/>
          <w:szCs w:val="20"/>
        </w:rPr>
        <w:t>t</w:t>
      </w:r>
      <w:r w:rsidRPr="005C7DB7">
        <w:rPr>
          <w:rFonts w:eastAsia="MS PMincho"/>
          <w:szCs w:val="20"/>
        </w:rPr>
        <w:t>o</w:t>
      </w:r>
      <w:r w:rsidRPr="005C7DB7">
        <w:rPr>
          <w:rFonts w:eastAsia="MS PMincho"/>
          <w:spacing w:val="1"/>
          <w:szCs w:val="20"/>
        </w:rPr>
        <w:t xml:space="preserve"> </w:t>
      </w:r>
      <w:r w:rsidRPr="005C7DB7">
        <w:rPr>
          <w:rFonts w:eastAsia="MS PMincho"/>
          <w:w w:val="98"/>
          <w:szCs w:val="20"/>
        </w:rPr>
        <w:t>le</w:t>
      </w:r>
      <w:r w:rsidRPr="005C7DB7">
        <w:rPr>
          <w:rFonts w:eastAsia="MS PMincho"/>
          <w:spacing w:val="2"/>
          <w:w w:val="98"/>
          <w:szCs w:val="20"/>
        </w:rPr>
        <w:t>g</w:t>
      </w:r>
      <w:r w:rsidRPr="005C7DB7">
        <w:rPr>
          <w:rFonts w:eastAsia="MS PMincho"/>
          <w:w w:val="98"/>
          <w:szCs w:val="20"/>
        </w:rPr>
        <w:t>islation</w:t>
      </w:r>
      <w:r w:rsidRPr="005C7DB7">
        <w:rPr>
          <w:rFonts w:eastAsia="MS PMincho"/>
          <w:spacing w:val="-4"/>
          <w:w w:val="98"/>
          <w:szCs w:val="20"/>
        </w:rPr>
        <w:t xml:space="preserve"> </w:t>
      </w:r>
      <w:r w:rsidRPr="005C7DB7">
        <w:rPr>
          <w:rFonts w:eastAsia="MS PMincho"/>
          <w:szCs w:val="20"/>
        </w:rPr>
        <w:t>whi</w:t>
      </w:r>
      <w:r w:rsidRPr="005C7DB7">
        <w:rPr>
          <w:rFonts w:eastAsia="MS PMincho"/>
          <w:spacing w:val="-2"/>
          <w:szCs w:val="20"/>
        </w:rPr>
        <w:t>c</w:t>
      </w:r>
      <w:r w:rsidRPr="005C7DB7">
        <w:rPr>
          <w:rFonts w:eastAsia="MS PMincho"/>
          <w:szCs w:val="20"/>
        </w:rPr>
        <w:t>h</w:t>
      </w:r>
      <w:r w:rsidRPr="005C7DB7">
        <w:rPr>
          <w:rFonts w:eastAsia="MS PMincho"/>
          <w:spacing w:val="-11"/>
          <w:szCs w:val="20"/>
        </w:rPr>
        <w:t xml:space="preserve"> </w:t>
      </w:r>
      <w:r w:rsidRPr="005C7DB7">
        <w:rPr>
          <w:rFonts w:eastAsia="MS PMincho"/>
          <w:spacing w:val="-3"/>
          <w:szCs w:val="20"/>
        </w:rPr>
        <w:t>r</w:t>
      </w:r>
      <w:r w:rsidRPr="005C7DB7">
        <w:rPr>
          <w:rFonts w:eastAsia="MS PMincho"/>
          <w:szCs w:val="20"/>
        </w:rPr>
        <w:t>equi</w:t>
      </w:r>
      <w:r w:rsidRPr="005C7DB7">
        <w:rPr>
          <w:rFonts w:eastAsia="MS PMincho"/>
          <w:spacing w:val="-3"/>
          <w:szCs w:val="20"/>
        </w:rPr>
        <w:t>r</w:t>
      </w:r>
      <w:r w:rsidRPr="005C7DB7">
        <w:rPr>
          <w:rFonts w:eastAsia="MS PMincho"/>
          <w:szCs w:val="20"/>
        </w:rPr>
        <w:t>es specific</w:t>
      </w:r>
      <w:r w:rsidRPr="005C7DB7">
        <w:rPr>
          <w:rFonts w:eastAsia="MS PMincho"/>
          <w:spacing w:val="-9"/>
          <w:szCs w:val="20"/>
        </w:rPr>
        <w:t xml:space="preserve"> </w:t>
      </w:r>
      <w:r w:rsidRPr="005C7DB7">
        <w:rPr>
          <w:rFonts w:eastAsia="MS PMincho"/>
          <w:szCs w:val="20"/>
        </w:rPr>
        <w:t>info</w:t>
      </w:r>
      <w:r w:rsidRPr="005C7DB7">
        <w:rPr>
          <w:rFonts w:eastAsia="MS PMincho"/>
          <w:spacing w:val="2"/>
          <w:szCs w:val="20"/>
        </w:rPr>
        <w:t>r</w:t>
      </w:r>
      <w:r w:rsidRPr="005C7DB7">
        <w:rPr>
          <w:rFonts w:eastAsia="MS PMincho"/>
          <w:szCs w:val="20"/>
        </w:rPr>
        <w:t>mation</w:t>
      </w:r>
      <w:r w:rsidRPr="005C7DB7">
        <w:rPr>
          <w:rFonts w:eastAsia="MS PMincho"/>
          <w:spacing w:val="20"/>
          <w:szCs w:val="20"/>
        </w:rPr>
        <w:t xml:space="preserve"> </w:t>
      </w:r>
      <w:r w:rsidRPr="005C7DB7">
        <w:rPr>
          <w:rFonts w:eastAsia="MS PMincho"/>
          <w:spacing w:val="-2"/>
          <w:szCs w:val="20"/>
        </w:rPr>
        <w:t>t</w:t>
      </w:r>
      <w:r w:rsidRPr="005C7DB7">
        <w:rPr>
          <w:rFonts w:eastAsia="MS PMincho"/>
          <w:szCs w:val="20"/>
        </w:rPr>
        <w:t>o be</w:t>
      </w:r>
      <w:r w:rsidRPr="005C7DB7">
        <w:rPr>
          <w:rFonts w:eastAsia="MS PMincho"/>
          <w:spacing w:val="-11"/>
          <w:szCs w:val="20"/>
        </w:rPr>
        <w:t xml:space="preserve"> </w:t>
      </w:r>
      <w:r w:rsidRPr="005C7DB7">
        <w:rPr>
          <w:rFonts w:eastAsia="MS PMincho"/>
          <w:spacing w:val="2"/>
          <w:w w:val="96"/>
          <w:szCs w:val="20"/>
        </w:rPr>
        <w:t>g</w:t>
      </w:r>
      <w:r w:rsidRPr="005C7DB7">
        <w:rPr>
          <w:rFonts w:eastAsia="MS PMincho"/>
          <w:spacing w:val="-2"/>
          <w:w w:val="96"/>
          <w:szCs w:val="20"/>
        </w:rPr>
        <w:t>i</w:t>
      </w:r>
      <w:r w:rsidRPr="005C7DB7">
        <w:rPr>
          <w:rFonts w:eastAsia="MS PMincho"/>
          <w:spacing w:val="-4"/>
          <w:w w:val="96"/>
          <w:szCs w:val="20"/>
        </w:rPr>
        <w:t>v</w:t>
      </w:r>
      <w:r w:rsidRPr="005C7DB7">
        <w:rPr>
          <w:rFonts w:eastAsia="MS PMincho"/>
          <w:spacing w:val="-1"/>
          <w:w w:val="96"/>
          <w:szCs w:val="20"/>
        </w:rPr>
        <w:t>e</w:t>
      </w:r>
      <w:r w:rsidRPr="005C7DB7">
        <w:rPr>
          <w:rFonts w:eastAsia="MS PMincho"/>
          <w:w w:val="96"/>
          <w:szCs w:val="20"/>
        </w:rPr>
        <w:t>n</w:t>
      </w:r>
      <w:r w:rsidRPr="005C7DB7">
        <w:rPr>
          <w:rFonts w:eastAsia="MS PMincho"/>
          <w:spacing w:val="-6"/>
          <w:w w:val="96"/>
          <w:szCs w:val="20"/>
        </w:rPr>
        <w:t xml:space="preserve"> </w:t>
      </w:r>
      <w:r w:rsidRPr="005C7DB7">
        <w:rPr>
          <w:rFonts w:eastAsia="MS PMincho"/>
          <w:spacing w:val="-2"/>
          <w:szCs w:val="20"/>
        </w:rPr>
        <w:t>t</w:t>
      </w:r>
      <w:r w:rsidRPr="005C7DB7">
        <w:rPr>
          <w:rFonts w:eastAsia="MS PMincho"/>
          <w:szCs w:val="20"/>
        </w:rPr>
        <w:t xml:space="preserve">o </w:t>
      </w:r>
      <w:r w:rsidR="00967C1E" w:rsidRPr="005C7DB7">
        <w:rPr>
          <w:rFonts w:eastAsia="MS PMincho"/>
          <w:szCs w:val="20"/>
        </w:rPr>
        <w:t>leaseholder</w:t>
      </w:r>
      <w:r w:rsidRPr="005C7DB7">
        <w:rPr>
          <w:rFonts w:eastAsia="MS PMincho"/>
          <w:szCs w:val="20"/>
        </w:rPr>
        <w:t>s.</w:t>
      </w:r>
      <w:r w:rsidRPr="005C7DB7">
        <w:rPr>
          <w:rFonts w:eastAsia="MS PMincho"/>
          <w:spacing w:val="-1"/>
          <w:szCs w:val="20"/>
        </w:rPr>
        <w:t xml:space="preserve"> </w:t>
      </w:r>
      <w:r w:rsidRPr="005C7DB7">
        <w:rPr>
          <w:rFonts w:eastAsia="MS PMincho"/>
          <w:spacing w:val="-3"/>
          <w:szCs w:val="20"/>
        </w:rPr>
        <w:t>I</w:t>
      </w:r>
      <w:r w:rsidRPr="005C7DB7">
        <w:rPr>
          <w:rFonts w:eastAsia="MS PMincho"/>
          <w:szCs w:val="20"/>
        </w:rPr>
        <w:t>n</w:t>
      </w:r>
      <w:r w:rsidRPr="005C7DB7">
        <w:rPr>
          <w:rFonts w:eastAsia="MS PMincho"/>
          <w:spacing w:val="1"/>
          <w:szCs w:val="20"/>
        </w:rPr>
        <w:t xml:space="preserve"> </w:t>
      </w:r>
      <w:r w:rsidRPr="005C7DB7">
        <w:rPr>
          <w:rFonts w:eastAsia="MS PMincho"/>
          <w:spacing w:val="-3"/>
          <w:szCs w:val="20"/>
        </w:rPr>
        <w:t>c</w:t>
      </w:r>
      <w:r w:rsidRPr="005C7DB7">
        <w:rPr>
          <w:rFonts w:eastAsia="MS PMincho"/>
          <w:spacing w:val="-1"/>
          <w:szCs w:val="20"/>
        </w:rPr>
        <w:t>e</w:t>
      </w:r>
      <w:r w:rsidRPr="005C7DB7">
        <w:rPr>
          <w:rFonts w:eastAsia="MS PMincho"/>
          <w:spacing w:val="4"/>
          <w:szCs w:val="20"/>
        </w:rPr>
        <w:t>r</w:t>
      </w:r>
      <w:r w:rsidRPr="005C7DB7">
        <w:rPr>
          <w:rFonts w:eastAsia="MS PMincho"/>
          <w:szCs w:val="20"/>
        </w:rPr>
        <w:t>tain</w:t>
      </w:r>
      <w:r w:rsidRPr="005C7DB7">
        <w:rPr>
          <w:rFonts w:eastAsia="MS PMincho"/>
          <w:spacing w:val="4"/>
          <w:szCs w:val="20"/>
        </w:rPr>
        <w:t xml:space="preserve"> </w:t>
      </w:r>
      <w:r w:rsidRPr="005C7DB7">
        <w:rPr>
          <w:rFonts w:eastAsia="MS PMincho"/>
          <w:szCs w:val="20"/>
        </w:rPr>
        <w:t>ci</w:t>
      </w:r>
      <w:r w:rsidRPr="005C7DB7">
        <w:rPr>
          <w:rFonts w:eastAsia="MS PMincho"/>
          <w:spacing w:val="-3"/>
          <w:szCs w:val="20"/>
        </w:rPr>
        <w:t>r</w:t>
      </w:r>
      <w:r w:rsidRPr="005C7DB7">
        <w:rPr>
          <w:rFonts w:eastAsia="MS PMincho"/>
          <w:szCs w:val="20"/>
        </w:rPr>
        <w:t>cumstan</w:t>
      </w:r>
      <w:r w:rsidRPr="005C7DB7">
        <w:rPr>
          <w:rFonts w:eastAsia="MS PMincho"/>
          <w:spacing w:val="-3"/>
          <w:szCs w:val="20"/>
        </w:rPr>
        <w:t>c</w:t>
      </w:r>
      <w:r w:rsidRPr="005C7DB7">
        <w:rPr>
          <w:rFonts w:eastAsia="MS PMincho"/>
          <w:szCs w:val="20"/>
        </w:rPr>
        <w:t>es</w:t>
      </w:r>
      <w:r w:rsidRPr="005C7DB7">
        <w:rPr>
          <w:rFonts w:eastAsia="MS PMincho"/>
          <w:spacing w:val="-15"/>
          <w:szCs w:val="20"/>
        </w:rPr>
        <w:t xml:space="preserve"> </w:t>
      </w:r>
      <w:r w:rsidRPr="005C7DB7">
        <w:rPr>
          <w:rFonts w:eastAsia="MS PMincho"/>
          <w:szCs w:val="20"/>
        </w:rPr>
        <w:t>the</w:t>
      </w:r>
      <w:r w:rsidRPr="005C7DB7">
        <w:rPr>
          <w:rFonts w:eastAsia="MS PMincho"/>
          <w:spacing w:val="7"/>
          <w:szCs w:val="20"/>
        </w:rPr>
        <w:t xml:space="preserve"> </w:t>
      </w:r>
      <w:r w:rsidRPr="005C7DB7">
        <w:rPr>
          <w:rFonts w:eastAsia="MS PMincho"/>
          <w:w w:val="97"/>
          <w:szCs w:val="20"/>
        </w:rPr>
        <w:t>foll</w:t>
      </w:r>
      <w:r w:rsidRPr="005C7DB7">
        <w:rPr>
          <w:rFonts w:eastAsia="MS PMincho"/>
          <w:spacing w:val="-4"/>
          <w:w w:val="97"/>
          <w:szCs w:val="20"/>
        </w:rPr>
        <w:t>o</w:t>
      </w:r>
      <w:r w:rsidRPr="005C7DB7">
        <w:rPr>
          <w:rFonts w:eastAsia="MS PMincho"/>
          <w:spacing w:val="4"/>
          <w:w w:val="97"/>
          <w:szCs w:val="20"/>
        </w:rPr>
        <w:t>w</w:t>
      </w:r>
      <w:r w:rsidRPr="005C7DB7">
        <w:rPr>
          <w:rFonts w:eastAsia="MS PMincho"/>
          <w:w w:val="97"/>
          <w:szCs w:val="20"/>
        </w:rPr>
        <w:t>ing</w:t>
      </w:r>
      <w:r w:rsidRPr="005C7DB7">
        <w:rPr>
          <w:rFonts w:eastAsia="MS PMincho"/>
          <w:spacing w:val="-1"/>
          <w:w w:val="97"/>
          <w:szCs w:val="20"/>
        </w:rPr>
        <w:t xml:space="preserve"> </w:t>
      </w:r>
      <w:r w:rsidRPr="005C7DB7">
        <w:rPr>
          <w:rFonts w:eastAsia="MS PMincho"/>
          <w:w w:val="102"/>
          <w:szCs w:val="20"/>
        </w:rPr>
        <w:t>info</w:t>
      </w:r>
      <w:r w:rsidRPr="005C7DB7">
        <w:rPr>
          <w:rFonts w:eastAsia="MS PMincho"/>
          <w:spacing w:val="2"/>
          <w:w w:val="102"/>
          <w:szCs w:val="20"/>
        </w:rPr>
        <w:t>r</w:t>
      </w:r>
      <w:r w:rsidRPr="005C7DB7">
        <w:rPr>
          <w:rFonts w:eastAsia="MS PMincho"/>
          <w:w w:val="104"/>
          <w:szCs w:val="20"/>
        </w:rPr>
        <w:t>mation</w:t>
      </w:r>
      <w:r w:rsidRPr="005C7DB7">
        <w:rPr>
          <w:rFonts w:eastAsia="MS PMincho"/>
          <w:spacing w:val="-5"/>
          <w:szCs w:val="20"/>
        </w:rPr>
        <w:t xml:space="preserve"> </w:t>
      </w:r>
      <w:r w:rsidRPr="005C7DB7">
        <w:rPr>
          <w:rFonts w:eastAsia="MS PMincho"/>
          <w:spacing w:val="-1"/>
          <w:szCs w:val="20"/>
        </w:rPr>
        <w:t>m</w:t>
      </w:r>
      <w:r w:rsidRPr="005C7DB7">
        <w:rPr>
          <w:rFonts w:eastAsia="MS PMincho"/>
          <w:szCs w:val="20"/>
        </w:rPr>
        <w:t>ust</w:t>
      </w:r>
      <w:r w:rsidRPr="005C7DB7">
        <w:rPr>
          <w:rFonts w:eastAsia="MS PMincho"/>
          <w:spacing w:val="11"/>
          <w:szCs w:val="20"/>
        </w:rPr>
        <w:t xml:space="preserve"> </w:t>
      </w:r>
      <w:r w:rsidRPr="005C7DB7">
        <w:rPr>
          <w:rFonts w:eastAsia="MS PMincho"/>
          <w:szCs w:val="20"/>
        </w:rPr>
        <w:t>be</w:t>
      </w:r>
      <w:r w:rsidRPr="005C7DB7">
        <w:rPr>
          <w:rFonts w:eastAsia="MS PMincho"/>
          <w:spacing w:val="-7"/>
          <w:szCs w:val="20"/>
        </w:rPr>
        <w:t xml:space="preserve"> </w:t>
      </w:r>
      <w:r w:rsidRPr="005C7DB7">
        <w:rPr>
          <w:rFonts w:eastAsia="MS PMincho"/>
          <w:szCs w:val="20"/>
        </w:rPr>
        <w:t>p</w:t>
      </w:r>
      <w:r w:rsidRPr="005C7DB7">
        <w:rPr>
          <w:rFonts w:eastAsia="MS PMincho"/>
          <w:spacing w:val="-3"/>
          <w:szCs w:val="20"/>
        </w:rPr>
        <w:t>ro</w:t>
      </w:r>
      <w:r w:rsidRPr="005C7DB7">
        <w:rPr>
          <w:rFonts w:eastAsia="MS PMincho"/>
          <w:spacing w:val="4"/>
          <w:szCs w:val="20"/>
        </w:rPr>
        <w:t>v</w:t>
      </w:r>
      <w:r w:rsidRPr="005C7DB7">
        <w:rPr>
          <w:rFonts w:eastAsia="MS PMincho"/>
          <w:szCs w:val="20"/>
        </w:rPr>
        <w:t>ided.</w:t>
      </w:r>
      <w:r w:rsidRPr="005C7DB7">
        <w:rPr>
          <w:rFonts w:eastAsia="MS PMincho"/>
          <w:spacing w:val="-11"/>
          <w:szCs w:val="20"/>
        </w:rPr>
        <w:t xml:space="preserve"> </w:t>
      </w:r>
    </w:p>
    <w:p w14:paraId="11A7DCE9" w14:textId="77777777" w:rsidR="00D902B3" w:rsidRPr="005C7DB7" w:rsidRDefault="00D902B3" w:rsidP="004F535F">
      <w:pPr>
        <w:pStyle w:val="onlinetext"/>
        <w:suppressAutoHyphens/>
        <w:autoSpaceDE w:val="0"/>
        <w:spacing w:after="0"/>
        <w:rPr>
          <w:rFonts w:eastAsia="MS PMincho"/>
          <w:spacing w:val="-11"/>
          <w:szCs w:val="20"/>
        </w:rPr>
      </w:pPr>
    </w:p>
    <w:p w14:paraId="6FD287B8" w14:textId="77777777" w:rsidR="00FA4EE0" w:rsidRPr="005C7DB7" w:rsidRDefault="00171FB9" w:rsidP="004F535F">
      <w:pPr>
        <w:pStyle w:val="onlinetext"/>
        <w:suppressAutoHyphens/>
        <w:autoSpaceDE w:val="0"/>
        <w:spacing w:after="0"/>
        <w:rPr>
          <w:rFonts w:eastAsia="MS PMincho"/>
          <w:szCs w:val="20"/>
        </w:rPr>
      </w:pPr>
      <w:r w:rsidRPr="005C7DB7">
        <w:rPr>
          <w:rFonts w:eastAsia="MS PMincho"/>
          <w:szCs w:val="20"/>
        </w:rPr>
        <w:t>This</w:t>
      </w:r>
      <w:r w:rsidRPr="005C7DB7">
        <w:rPr>
          <w:rFonts w:eastAsia="MS PMincho"/>
          <w:spacing w:val="-9"/>
          <w:szCs w:val="20"/>
        </w:rPr>
        <w:t xml:space="preserve"> </w:t>
      </w:r>
      <w:r w:rsidRPr="005C7DB7">
        <w:rPr>
          <w:rFonts w:eastAsia="MS PMincho"/>
          <w:szCs w:val="20"/>
        </w:rPr>
        <w:t>is</w:t>
      </w:r>
      <w:r w:rsidRPr="005C7DB7">
        <w:rPr>
          <w:rFonts w:eastAsia="MS PMincho"/>
          <w:spacing w:val="-14"/>
          <w:szCs w:val="20"/>
        </w:rPr>
        <w:t xml:space="preserve"> </w:t>
      </w:r>
      <w:r w:rsidRPr="005C7DB7">
        <w:rPr>
          <w:rFonts w:eastAsia="MS PMincho"/>
          <w:szCs w:val="20"/>
        </w:rPr>
        <w:t>not</w:t>
      </w:r>
      <w:r w:rsidRPr="005C7DB7">
        <w:rPr>
          <w:rFonts w:eastAsia="MS PMincho"/>
          <w:spacing w:val="13"/>
          <w:szCs w:val="20"/>
        </w:rPr>
        <w:t xml:space="preserve"> </w:t>
      </w:r>
      <w:r w:rsidRPr="005C7DB7">
        <w:rPr>
          <w:rFonts w:eastAsia="MS PMincho"/>
          <w:szCs w:val="20"/>
        </w:rPr>
        <w:t>an</w:t>
      </w:r>
      <w:r w:rsidRPr="005C7DB7">
        <w:rPr>
          <w:rFonts w:eastAsia="MS PMincho"/>
          <w:spacing w:val="3"/>
          <w:szCs w:val="20"/>
        </w:rPr>
        <w:t xml:space="preserve"> </w:t>
      </w:r>
      <w:r w:rsidRPr="005C7DB7">
        <w:rPr>
          <w:rFonts w:eastAsia="MS PMincho"/>
          <w:spacing w:val="-2"/>
          <w:w w:val="97"/>
          <w:szCs w:val="20"/>
        </w:rPr>
        <w:t>e</w:t>
      </w:r>
      <w:r w:rsidRPr="005C7DB7">
        <w:rPr>
          <w:rFonts w:eastAsia="MS PMincho"/>
          <w:w w:val="97"/>
          <w:szCs w:val="20"/>
        </w:rPr>
        <w:t>xhaust</w:t>
      </w:r>
      <w:r w:rsidRPr="005C7DB7">
        <w:rPr>
          <w:rFonts w:eastAsia="MS PMincho"/>
          <w:spacing w:val="-2"/>
          <w:w w:val="97"/>
          <w:szCs w:val="20"/>
        </w:rPr>
        <w:t>i</w:t>
      </w:r>
      <w:r w:rsidRPr="005C7DB7">
        <w:rPr>
          <w:rFonts w:eastAsia="MS PMincho"/>
          <w:spacing w:val="-4"/>
          <w:w w:val="97"/>
          <w:szCs w:val="20"/>
        </w:rPr>
        <w:t>v</w:t>
      </w:r>
      <w:r w:rsidRPr="005C7DB7">
        <w:rPr>
          <w:rFonts w:eastAsia="MS PMincho"/>
          <w:w w:val="97"/>
          <w:szCs w:val="20"/>
        </w:rPr>
        <w:t>e</w:t>
      </w:r>
      <w:r w:rsidRPr="005C7DB7">
        <w:rPr>
          <w:rFonts w:eastAsia="MS PMincho"/>
          <w:spacing w:val="4"/>
          <w:w w:val="97"/>
          <w:szCs w:val="20"/>
        </w:rPr>
        <w:t xml:space="preserve"> </w:t>
      </w:r>
      <w:r w:rsidRPr="005C7DB7">
        <w:rPr>
          <w:rFonts w:eastAsia="MS PMincho"/>
          <w:szCs w:val="20"/>
        </w:rPr>
        <w:t>list.</w:t>
      </w:r>
    </w:p>
    <w:p w14:paraId="7AAD9D12" w14:textId="77777777" w:rsidR="00702667" w:rsidRPr="005C7DB7" w:rsidRDefault="00702667" w:rsidP="00702667">
      <w:pPr>
        <w:pStyle w:val="onlinetext"/>
        <w:suppressAutoHyphens/>
        <w:autoSpaceDE w:val="0"/>
        <w:spacing w:after="0"/>
        <w:rPr>
          <w:rFonts w:eastAsia="MS PMincho"/>
          <w:szCs w:val="20"/>
        </w:rPr>
      </w:pPr>
    </w:p>
    <w:p w14:paraId="716FA5DC" w14:textId="77777777" w:rsidR="00702667" w:rsidRPr="005C7DB7" w:rsidRDefault="00702667" w:rsidP="00702667">
      <w:pPr>
        <w:widowControl w:val="0"/>
        <w:autoSpaceDE w:val="0"/>
        <w:autoSpaceDN w:val="0"/>
        <w:adjustRightInd w:val="0"/>
        <w:spacing w:before="4" w:line="243" w:lineRule="auto"/>
        <w:ind w:right="95"/>
        <w:rPr>
          <w:rFonts w:ascii="Verdana" w:eastAsia="MS PMincho" w:hAnsi="Verdana"/>
          <w:sz w:val="20"/>
          <w:szCs w:val="20"/>
        </w:rPr>
      </w:pPr>
      <w:r w:rsidRPr="005C7DB7">
        <w:rPr>
          <w:rFonts w:ascii="Verdana" w:eastAsia="MS PMincho" w:hAnsi="Verdana"/>
          <w:spacing w:val="-4"/>
          <w:sz w:val="20"/>
          <w:szCs w:val="20"/>
        </w:rPr>
        <w:t>W</w:t>
      </w:r>
      <w:r w:rsidRPr="005C7DB7">
        <w:rPr>
          <w:rFonts w:ascii="Verdana" w:eastAsia="MS PMincho" w:hAnsi="Verdana"/>
          <w:spacing w:val="2"/>
          <w:sz w:val="20"/>
          <w:szCs w:val="20"/>
        </w:rPr>
        <w:t>he</w:t>
      </w:r>
      <w:r w:rsidRPr="005C7DB7">
        <w:rPr>
          <w:rFonts w:ascii="Verdana" w:eastAsia="MS PMincho" w:hAnsi="Verdana"/>
          <w:spacing w:val="-1"/>
          <w:sz w:val="20"/>
          <w:szCs w:val="20"/>
        </w:rPr>
        <w:t>r</w:t>
      </w:r>
      <w:r w:rsidRPr="005C7DB7">
        <w:rPr>
          <w:rFonts w:ascii="Verdana" w:eastAsia="MS PMincho" w:hAnsi="Verdana"/>
          <w:sz w:val="20"/>
          <w:szCs w:val="20"/>
        </w:rPr>
        <w:t>e</w:t>
      </w:r>
      <w:r w:rsidR="00253DFB" w:rsidRPr="005C7DB7">
        <w:rPr>
          <w:rFonts w:ascii="Verdana" w:eastAsia="MS PMincho" w:hAnsi="Verdana"/>
          <w:sz w:val="20"/>
          <w:szCs w:val="20"/>
        </w:rPr>
        <w:t xml:space="preserve"> reasonable</w:t>
      </w:r>
      <w:r w:rsidRPr="005C7DB7">
        <w:rPr>
          <w:rFonts w:ascii="Verdana" w:eastAsia="MS PMincho" w:hAnsi="Verdana"/>
          <w:spacing w:val="33"/>
          <w:sz w:val="20"/>
          <w:szCs w:val="20"/>
        </w:rPr>
        <w:t xml:space="preserve"> </w:t>
      </w:r>
      <w:r w:rsidRPr="005C7DB7">
        <w:rPr>
          <w:rFonts w:ascii="Verdana" w:eastAsia="MS PMincho" w:hAnsi="Verdana"/>
          <w:spacing w:val="2"/>
          <w:sz w:val="20"/>
          <w:szCs w:val="20"/>
        </w:rPr>
        <w:t>info</w:t>
      </w:r>
      <w:r w:rsidRPr="005C7DB7">
        <w:rPr>
          <w:rFonts w:ascii="Verdana" w:eastAsia="MS PMincho" w:hAnsi="Verdana"/>
          <w:spacing w:val="4"/>
          <w:sz w:val="20"/>
          <w:szCs w:val="20"/>
        </w:rPr>
        <w:t>r</w:t>
      </w:r>
      <w:r w:rsidRPr="005C7DB7">
        <w:rPr>
          <w:rFonts w:ascii="Verdana" w:eastAsia="MS PMincho" w:hAnsi="Verdana"/>
          <w:spacing w:val="2"/>
          <w:sz w:val="20"/>
          <w:szCs w:val="20"/>
        </w:rPr>
        <w:t>matio</w:t>
      </w:r>
      <w:r w:rsidRPr="005C7DB7">
        <w:rPr>
          <w:rFonts w:ascii="Verdana" w:eastAsia="MS PMincho" w:hAnsi="Verdana"/>
          <w:sz w:val="20"/>
          <w:szCs w:val="20"/>
        </w:rPr>
        <w:t xml:space="preserve">n </w:t>
      </w:r>
      <w:r w:rsidRPr="005C7DB7">
        <w:rPr>
          <w:rFonts w:ascii="Verdana" w:eastAsia="MS PMincho" w:hAnsi="Verdana"/>
          <w:spacing w:val="2"/>
          <w:sz w:val="20"/>
          <w:szCs w:val="20"/>
        </w:rPr>
        <w:t>and/o</w:t>
      </w:r>
      <w:r w:rsidRPr="005C7DB7">
        <w:rPr>
          <w:rFonts w:ascii="Verdana" w:eastAsia="MS PMincho" w:hAnsi="Verdana"/>
          <w:sz w:val="20"/>
          <w:szCs w:val="20"/>
        </w:rPr>
        <w:t xml:space="preserve">r </w:t>
      </w:r>
      <w:r w:rsidRPr="005C7DB7">
        <w:rPr>
          <w:rFonts w:ascii="Verdana" w:eastAsia="MS PMincho" w:hAnsi="Verdana"/>
          <w:spacing w:val="-1"/>
          <w:sz w:val="20"/>
          <w:szCs w:val="20"/>
        </w:rPr>
        <w:t>c</w:t>
      </w:r>
      <w:r w:rsidRPr="005C7DB7">
        <w:rPr>
          <w:rFonts w:ascii="Verdana" w:eastAsia="MS PMincho" w:hAnsi="Verdana"/>
          <w:spacing w:val="1"/>
          <w:sz w:val="20"/>
          <w:szCs w:val="20"/>
        </w:rPr>
        <w:t>o</w:t>
      </w:r>
      <w:r w:rsidRPr="005C7DB7">
        <w:rPr>
          <w:rFonts w:ascii="Verdana" w:eastAsia="MS PMincho" w:hAnsi="Verdana"/>
          <w:spacing w:val="2"/>
          <w:sz w:val="20"/>
          <w:szCs w:val="20"/>
        </w:rPr>
        <w:t>pie</w:t>
      </w:r>
      <w:r w:rsidRPr="005C7DB7">
        <w:rPr>
          <w:rFonts w:ascii="Verdana" w:eastAsia="MS PMincho" w:hAnsi="Verdana"/>
          <w:sz w:val="20"/>
          <w:szCs w:val="20"/>
        </w:rPr>
        <w:t>s</w:t>
      </w:r>
      <w:r w:rsidRPr="005C7DB7">
        <w:rPr>
          <w:rFonts w:ascii="Verdana" w:eastAsia="MS PMincho" w:hAnsi="Verdana"/>
          <w:spacing w:val="21"/>
          <w:sz w:val="20"/>
          <w:szCs w:val="20"/>
        </w:rPr>
        <w:t xml:space="preserve"> </w:t>
      </w:r>
      <w:r w:rsidRPr="005C7DB7">
        <w:rPr>
          <w:rFonts w:ascii="Verdana" w:eastAsia="MS PMincho" w:hAnsi="Verdana"/>
          <w:spacing w:val="2"/>
          <w:sz w:val="20"/>
          <w:szCs w:val="20"/>
        </w:rPr>
        <w:t>o</w:t>
      </w:r>
      <w:r w:rsidRPr="005C7DB7">
        <w:rPr>
          <w:rFonts w:ascii="Verdana" w:eastAsia="MS PMincho" w:hAnsi="Verdana"/>
          <w:sz w:val="20"/>
          <w:szCs w:val="20"/>
        </w:rPr>
        <w:t>f</w:t>
      </w:r>
      <w:r w:rsidRPr="005C7DB7">
        <w:rPr>
          <w:rFonts w:ascii="Verdana" w:eastAsia="MS PMincho" w:hAnsi="Verdana"/>
          <w:spacing w:val="35"/>
          <w:sz w:val="20"/>
          <w:szCs w:val="20"/>
        </w:rPr>
        <w:t xml:space="preserve"> </w:t>
      </w:r>
      <w:r w:rsidRPr="005C7DB7">
        <w:rPr>
          <w:rFonts w:ascii="Verdana" w:eastAsia="MS PMincho" w:hAnsi="Verdana"/>
          <w:spacing w:val="2"/>
          <w:sz w:val="20"/>
          <w:szCs w:val="20"/>
        </w:rPr>
        <w:t>document</w:t>
      </w:r>
      <w:r w:rsidRPr="005C7DB7">
        <w:rPr>
          <w:rFonts w:ascii="Verdana" w:eastAsia="MS PMincho" w:hAnsi="Verdana"/>
          <w:sz w:val="20"/>
          <w:szCs w:val="20"/>
        </w:rPr>
        <w:t>s</w:t>
      </w:r>
      <w:r w:rsidRPr="005C7DB7">
        <w:rPr>
          <w:rFonts w:ascii="Verdana" w:eastAsia="MS PMincho" w:hAnsi="Verdana"/>
          <w:spacing w:val="47"/>
          <w:sz w:val="20"/>
          <w:szCs w:val="20"/>
        </w:rPr>
        <w:t xml:space="preserve"> </w:t>
      </w:r>
      <w:r w:rsidRPr="005C7DB7">
        <w:rPr>
          <w:rFonts w:ascii="Verdana" w:eastAsia="MS PMincho" w:hAnsi="Verdana"/>
          <w:spacing w:val="2"/>
          <w:sz w:val="20"/>
          <w:szCs w:val="20"/>
        </w:rPr>
        <w:t>a</w:t>
      </w:r>
      <w:r w:rsidRPr="005C7DB7">
        <w:rPr>
          <w:rFonts w:ascii="Verdana" w:eastAsia="MS PMincho" w:hAnsi="Verdana"/>
          <w:spacing w:val="-1"/>
          <w:sz w:val="20"/>
          <w:szCs w:val="20"/>
        </w:rPr>
        <w:t>r</w:t>
      </w:r>
      <w:r w:rsidRPr="005C7DB7">
        <w:rPr>
          <w:rFonts w:ascii="Verdana" w:eastAsia="MS PMincho" w:hAnsi="Verdana"/>
          <w:sz w:val="20"/>
          <w:szCs w:val="20"/>
        </w:rPr>
        <w:t>e</w:t>
      </w:r>
      <w:r w:rsidRPr="005C7DB7">
        <w:rPr>
          <w:rFonts w:ascii="Verdana" w:eastAsia="MS PMincho" w:hAnsi="Verdana"/>
          <w:spacing w:val="28"/>
          <w:sz w:val="20"/>
          <w:szCs w:val="20"/>
        </w:rPr>
        <w:t xml:space="preserve"> </w:t>
      </w:r>
      <w:r w:rsidRPr="005C7DB7">
        <w:rPr>
          <w:rFonts w:ascii="Verdana" w:eastAsia="MS PMincho" w:hAnsi="Verdana"/>
          <w:spacing w:val="-1"/>
          <w:sz w:val="20"/>
          <w:szCs w:val="20"/>
        </w:rPr>
        <w:t>r</w:t>
      </w:r>
      <w:r w:rsidRPr="005C7DB7">
        <w:rPr>
          <w:rFonts w:ascii="Verdana" w:eastAsia="MS PMincho" w:hAnsi="Verdana"/>
          <w:spacing w:val="3"/>
          <w:sz w:val="20"/>
          <w:szCs w:val="20"/>
        </w:rPr>
        <w:t>e</w:t>
      </w:r>
      <w:r w:rsidRPr="005C7DB7">
        <w:rPr>
          <w:rFonts w:ascii="Verdana" w:eastAsia="MS PMincho" w:hAnsi="Verdana"/>
          <w:spacing w:val="2"/>
          <w:sz w:val="20"/>
          <w:szCs w:val="20"/>
        </w:rPr>
        <w:t>ques</w:t>
      </w:r>
      <w:r w:rsidRPr="005C7DB7">
        <w:rPr>
          <w:rFonts w:ascii="Verdana" w:eastAsia="MS PMincho" w:hAnsi="Verdana"/>
          <w:sz w:val="20"/>
          <w:szCs w:val="20"/>
        </w:rPr>
        <w:t>t</w:t>
      </w:r>
      <w:r w:rsidRPr="005C7DB7">
        <w:rPr>
          <w:rFonts w:ascii="Verdana" w:eastAsia="MS PMincho" w:hAnsi="Verdana"/>
          <w:spacing w:val="2"/>
          <w:sz w:val="20"/>
          <w:szCs w:val="20"/>
        </w:rPr>
        <w:t>e</w:t>
      </w:r>
      <w:r w:rsidRPr="005C7DB7">
        <w:rPr>
          <w:rFonts w:ascii="Verdana" w:eastAsia="MS PMincho" w:hAnsi="Verdana"/>
          <w:sz w:val="20"/>
          <w:szCs w:val="20"/>
        </w:rPr>
        <w:t>d</w:t>
      </w:r>
      <w:r w:rsidRPr="005C7DB7">
        <w:rPr>
          <w:rFonts w:ascii="Verdana" w:eastAsia="MS PMincho" w:hAnsi="Verdana"/>
          <w:spacing w:val="36"/>
          <w:sz w:val="20"/>
          <w:szCs w:val="20"/>
        </w:rPr>
        <w:t xml:space="preserve"> </w:t>
      </w:r>
      <w:r w:rsidRPr="005C7DB7">
        <w:rPr>
          <w:rFonts w:ascii="Verdana" w:eastAsia="MS PMincho" w:hAnsi="Verdana"/>
          <w:spacing w:val="-2"/>
          <w:sz w:val="20"/>
          <w:szCs w:val="20"/>
        </w:rPr>
        <w:t>y</w:t>
      </w:r>
      <w:r w:rsidRPr="005C7DB7">
        <w:rPr>
          <w:rFonts w:ascii="Verdana" w:eastAsia="MS PMincho" w:hAnsi="Verdana"/>
          <w:spacing w:val="2"/>
          <w:sz w:val="20"/>
          <w:szCs w:val="20"/>
        </w:rPr>
        <w:t>o</w:t>
      </w:r>
      <w:r w:rsidRPr="005C7DB7">
        <w:rPr>
          <w:rFonts w:ascii="Verdana" w:eastAsia="MS PMincho" w:hAnsi="Verdana"/>
          <w:sz w:val="20"/>
          <w:szCs w:val="20"/>
        </w:rPr>
        <w:t xml:space="preserve">u </w:t>
      </w:r>
      <w:r w:rsidRPr="005C7DB7">
        <w:rPr>
          <w:rFonts w:ascii="Verdana" w:eastAsia="MS PMincho" w:hAnsi="Verdana"/>
          <w:w w:val="102"/>
          <w:sz w:val="20"/>
          <w:szCs w:val="20"/>
        </w:rPr>
        <w:t>should</w:t>
      </w:r>
      <w:r w:rsidRPr="005C7DB7">
        <w:rPr>
          <w:rFonts w:ascii="Verdana" w:eastAsia="MS PMincho" w:hAnsi="Verdana"/>
          <w:spacing w:val="-5"/>
          <w:sz w:val="20"/>
          <w:szCs w:val="20"/>
        </w:rPr>
        <w:t xml:space="preserve"> </w:t>
      </w:r>
      <w:r w:rsidRPr="005C7DB7">
        <w:rPr>
          <w:rFonts w:ascii="Verdana" w:eastAsia="MS PMincho" w:hAnsi="Verdana"/>
          <w:sz w:val="20"/>
          <w:szCs w:val="20"/>
        </w:rPr>
        <w:t>p</w:t>
      </w:r>
      <w:r w:rsidRPr="005C7DB7">
        <w:rPr>
          <w:rFonts w:ascii="Verdana" w:eastAsia="MS PMincho" w:hAnsi="Verdana"/>
          <w:spacing w:val="-3"/>
          <w:sz w:val="20"/>
          <w:szCs w:val="20"/>
        </w:rPr>
        <w:t>ro</w:t>
      </w:r>
      <w:r w:rsidRPr="005C7DB7">
        <w:rPr>
          <w:rFonts w:ascii="Verdana" w:eastAsia="MS PMincho" w:hAnsi="Verdana"/>
          <w:spacing w:val="4"/>
          <w:sz w:val="20"/>
          <w:szCs w:val="20"/>
        </w:rPr>
        <w:t>v</w:t>
      </w:r>
      <w:r w:rsidRPr="005C7DB7">
        <w:rPr>
          <w:rFonts w:ascii="Verdana" w:eastAsia="MS PMincho" w:hAnsi="Verdana"/>
          <w:sz w:val="20"/>
          <w:szCs w:val="20"/>
        </w:rPr>
        <w:t>ide</w:t>
      </w:r>
      <w:r w:rsidRPr="005C7DB7">
        <w:rPr>
          <w:rFonts w:ascii="Verdana" w:eastAsia="MS PMincho" w:hAnsi="Verdana"/>
          <w:spacing w:val="-6"/>
          <w:sz w:val="20"/>
          <w:szCs w:val="20"/>
        </w:rPr>
        <w:t xml:space="preserve"> </w:t>
      </w:r>
      <w:r w:rsidR="00161E19" w:rsidRPr="005C7DB7">
        <w:rPr>
          <w:rFonts w:ascii="Verdana" w:eastAsia="MS PMincho" w:hAnsi="Verdana"/>
          <w:sz w:val="20"/>
          <w:szCs w:val="20"/>
        </w:rPr>
        <w:t>them</w:t>
      </w:r>
      <w:r w:rsidR="00161E19" w:rsidRPr="005C7DB7">
        <w:rPr>
          <w:rFonts w:ascii="Verdana" w:eastAsia="MS PMincho" w:hAnsi="Verdana"/>
          <w:spacing w:val="-2"/>
          <w:sz w:val="20"/>
          <w:szCs w:val="20"/>
        </w:rPr>
        <w:t xml:space="preserve"> </w:t>
      </w:r>
      <w:r w:rsidRPr="005C7DB7">
        <w:rPr>
          <w:rFonts w:ascii="Verdana" w:eastAsia="MS PMincho" w:hAnsi="Verdana"/>
          <w:spacing w:val="4"/>
          <w:sz w:val="20"/>
          <w:szCs w:val="20"/>
        </w:rPr>
        <w:t>w</w:t>
      </w:r>
      <w:r w:rsidRPr="005C7DB7">
        <w:rPr>
          <w:rFonts w:ascii="Verdana" w:eastAsia="MS PMincho" w:hAnsi="Verdana"/>
          <w:sz w:val="20"/>
          <w:szCs w:val="20"/>
        </w:rPr>
        <w:t xml:space="preserve">ithin </w:t>
      </w:r>
      <w:r w:rsidRPr="005C7DB7">
        <w:rPr>
          <w:rFonts w:ascii="Verdana" w:eastAsia="MS PMincho" w:hAnsi="Verdana"/>
          <w:spacing w:val="-3"/>
          <w:sz w:val="20"/>
          <w:szCs w:val="20"/>
        </w:rPr>
        <w:t>r</w:t>
      </w:r>
      <w:r w:rsidRPr="005C7DB7">
        <w:rPr>
          <w:rFonts w:ascii="Verdana" w:eastAsia="MS PMincho" w:hAnsi="Verdana"/>
          <w:sz w:val="20"/>
          <w:szCs w:val="20"/>
        </w:rPr>
        <w:t>easonable</w:t>
      </w:r>
      <w:r w:rsidRPr="005C7DB7">
        <w:rPr>
          <w:rFonts w:ascii="Verdana" w:eastAsia="MS PMincho" w:hAnsi="Verdana"/>
          <w:spacing w:val="-11"/>
          <w:sz w:val="20"/>
          <w:szCs w:val="20"/>
        </w:rPr>
        <w:t xml:space="preserve"> </w:t>
      </w:r>
      <w:r w:rsidRPr="005C7DB7">
        <w:rPr>
          <w:rFonts w:ascii="Verdana" w:eastAsia="MS PMincho" w:hAnsi="Verdana"/>
          <w:sz w:val="20"/>
          <w:szCs w:val="20"/>
        </w:rPr>
        <w:t>timescales.</w:t>
      </w:r>
      <w:r w:rsidR="00615983" w:rsidRPr="005C7DB7">
        <w:rPr>
          <w:rFonts w:ascii="Verdana" w:eastAsia="MS PMincho" w:hAnsi="Verdana"/>
          <w:sz w:val="20"/>
          <w:szCs w:val="20"/>
        </w:rPr>
        <w:t xml:space="preserve"> </w:t>
      </w:r>
      <w:r w:rsidR="00253DFB" w:rsidRPr="005C7DB7">
        <w:rPr>
          <w:rFonts w:ascii="Verdana" w:eastAsia="MS PMincho" w:hAnsi="Verdana"/>
          <w:sz w:val="20"/>
          <w:szCs w:val="20"/>
        </w:rPr>
        <w:t>This does not apply to commercially sensitive documents nor do</w:t>
      </w:r>
      <w:r w:rsidR="00161E19" w:rsidRPr="005C7DB7">
        <w:rPr>
          <w:rFonts w:ascii="Verdana" w:eastAsia="MS PMincho" w:hAnsi="Verdana"/>
          <w:sz w:val="20"/>
          <w:szCs w:val="20"/>
        </w:rPr>
        <w:t>c</w:t>
      </w:r>
      <w:r w:rsidR="00253DFB" w:rsidRPr="005C7DB7">
        <w:rPr>
          <w:rFonts w:ascii="Verdana" w:eastAsia="MS PMincho" w:hAnsi="Verdana"/>
          <w:sz w:val="20"/>
          <w:szCs w:val="20"/>
        </w:rPr>
        <w:t xml:space="preserve">uments protected by the </w:t>
      </w:r>
      <w:r w:rsidR="00253DFB" w:rsidRPr="005C7DB7">
        <w:rPr>
          <w:rFonts w:ascii="Verdana" w:eastAsia="MS PMincho" w:hAnsi="Verdana"/>
          <w:i/>
          <w:sz w:val="20"/>
          <w:szCs w:val="20"/>
        </w:rPr>
        <w:t>Data Protection Act</w:t>
      </w:r>
      <w:r w:rsidR="00161E19" w:rsidRPr="005C7DB7">
        <w:rPr>
          <w:rFonts w:ascii="Verdana" w:eastAsia="MS PMincho" w:hAnsi="Verdana"/>
          <w:i/>
          <w:sz w:val="20"/>
          <w:szCs w:val="20"/>
        </w:rPr>
        <w:t xml:space="preserve"> </w:t>
      </w:r>
      <w:r w:rsidR="00161E19" w:rsidRPr="005C7DB7">
        <w:rPr>
          <w:rFonts w:ascii="Verdana" w:eastAsia="MS PMincho" w:hAnsi="Verdana"/>
          <w:sz w:val="20"/>
          <w:szCs w:val="20"/>
        </w:rPr>
        <w:t>1998</w:t>
      </w:r>
      <w:r w:rsidR="00253DFB" w:rsidRPr="005C7DB7">
        <w:rPr>
          <w:rFonts w:ascii="Verdana" w:eastAsia="MS PMincho" w:hAnsi="Verdana"/>
          <w:sz w:val="20"/>
          <w:szCs w:val="20"/>
        </w:rPr>
        <w:t xml:space="preserve">. </w:t>
      </w:r>
    </w:p>
    <w:p w14:paraId="633ADF88" w14:textId="77777777" w:rsidR="00702667" w:rsidRPr="005C7DB7" w:rsidRDefault="00702667" w:rsidP="00702667">
      <w:pPr>
        <w:widowControl w:val="0"/>
        <w:autoSpaceDE w:val="0"/>
        <w:autoSpaceDN w:val="0"/>
        <w:adjustRightInd w:val="0"/>
        <w:spacing w:line="280" w:lineRule="exact"/>
        <w:ind w:right="95"/>
        <w:rPr>
          <w:rFonts w:ascii="Verdana" w:eastAsia="MS PMincho" w:hAnsi="Verdana"/>
          <w:sz w:val="20"/>
          <w:szCs w:val="20"/>
        </w:rPr>
      </w:pPr>
    </w:p>
    <w:p w14:paraId="649E52EC" w14:textId="77777777" w:rsidR="00702667" w:rsidRPr="005C7DB7" w:rsidRDefault="00702667" w:rsidP="00702667">
      <w:pPr>
        <w:widowControl w:val="0"/>
        <w:autoSpaceDE w:val="0"/>
        <w:autoSpaceDN w:val="0"/>
        <w:adjustRightInd w:val="0"/>
        <w:spacing w:line="243" w:lineRule="auto"/>
        <w:ind w:right="95"/>
        <w:rPr>
          <w:rFonts w:ascii="Verdana" w:eastAsia="MS PMincho" w:hAnsi="Verdana"/>
          <w:sz w:val="20"/>
          <w:szCs w:val="20"/>
        </w:rPr>
      </w:pPr>
      <w:r w:rsidRPr="005C7DB7">
        <w:rPr>
          <w:rFonts w:ascii="Verdana" w:eastAsia="MS PMincho" w:hAnsi="Verdana"/>
          <w:spacing w:val="-2"/>
          <w:sz w:val="20"/>
          <w:szCs w:val="20"/>
        </w:rPr>
        <w:t>A</w:t>
      </w:r>
      <w:r w:rsidRPr="005C7DB7">
        <w:rPr>
          <w:rFonts w:ascii="Verdana" w:eastAsia="MS PMincho" w:hAnsi="Verdana"/>
          <w:spacing w:val="-6"/>
          <w:sz w:val="20"/>
          <w:szCs w:val="20"/>
        </w:rPr>
        <w:t>n</w:t>
      </w:r>
      <w:r w:rsidRPr="005C7DB7">
        <w:rPr>
          <w:rFonts w:ascii="Verdana" w:eastAsia="MS PMincho" w:hAnsi="Verdana"/>
          <w:sz w:val="20"/>
          <w:szCs w:val="20"/>
        </w:rPr>
        <w:t>y</w:t>
      </w:r>
      <w:r w:rsidRPr="005C7DB7">
        <w:rPr>
          <w:rFonts w:ascii="Verdana" w:eastAsia="MS PMincho" w:hAnsi="Verdana"/>
          <w:spacing w:val="-16"/>
          <w:sz w:val="20"/>
          <w:szCs w:val="20"/>
        </w:rPr>
        <w:t xml:space="preserve"> </w:t>
      </w:r>
      <w:r w:rsidRPr="005C7DB7">
        <w:rPr>
          <w:rFonts w:ascii="Verdana" w:eastAsia="MS PMincho" w:hAnsi="Verdana"/>
          <w:spacing w:val="-2"/>
          <w:sz w:val="20"/>
          <w:szCs w:val="20"/>
        </w:rPr>
        <w:t>c</w:t>
      </w:r>
      <w:r w:rsidRPr="005C7DB7">
        <w:rPr>
          <w:rFonts w:ascii="Verdana" w:eastAsia="MS PMincho" w:hAnsi="Verdana"/>
          <w:sz w:val="20"/>
          <w:szCs w:val="20"/>
        </w:rPr>
        <w:t>harge</w:t>
      </w:r>
      <w:r w:rsidRPr="005C7DB7">
        <w:rPr>
          <w:rFonts w:ascii="Verdana" w:eastAsia="MS PMincho" w:hAnsi="Verdana"/>
          <w:spacing w:val="-5"/>
          <w:sz w:val="20"/>
          <w:szCs w:val="20"/>
        </w:rPr>
        <w:t xml:space="preserve"> </w:t>
      </w:r>
      <w:r w:rsidRPr="005C7DB7">
        <w:rPr>
          <w:rFonts w:ascii="Verdana" w:eastAsia="MS PMincho" w:hAnsi="Verdana"/>
          <w:sz w:val="20"/>
          <w:szCs w:val="20"/>
        </w:rPr>
        <w:t>that</w:t>
      </w:r>
      <w:r w:rsidRPr="005C7DB7">
        <w:rPr>
          <w:rFonts w:ascii="Verdana" w:eastAsia="MS PMincho" w:hAnsi="Verdana"/>
          <w:spacing w:val="23"/>
          <w:sz w:val="20"/>
          <w:szCs w:val="20"/>
        </w:rPr>
        <w:t xml:space="preserve"> </w:t>
      </w:r>
      <w:r w:rsidRPr="005C7DB7">
        <w:rPr>
          <w:rFonts w:ascii="Verdana" w:eastAsia="MS PMincho" w:hAnsi="Verdana"/>
          <w:sz w:val="20"/>
          <w:szCs w:val="20"/>
        </w:rPr>
        <w:t>can</w:t>
      </w:r>
      <w:r w:rsidRPr="005C7DB7">
        <w:rPr>
          <w:rFonts w:ascii="Verdana" w:eastAsia="MS PMincho" w:hAnsi="Verdana"/>
          <w:spacing w:val="5"/>
          <w:sz w:val="20"/>
          <w:szCs w:val="20"/>
        </w:rPr>
        <w:t xml:space="preserve"> </w:t>
      </w:r>
      <w:r w:rsidRPr="005C7DB7">
        <w:rPr>
          <w:rFonts w:ascii="Verdana" w:eastAsia="MS PMincho" w:hAnsi="Verdana"/>
          <w:sz w:val="20"/>
          <w:szCs w:val="20"/>
        </w:rPr>
        <w:t>be</w:t>
      </w:r>
      <w:r w:rsidRPr="005C7DB7">
        <w:rPr>
          <w:rFonts w:ascii="Verdana" w:eastAsia="MS PMincho" w:hAnsi="Verdana"/>
          <w:spacing w:val="3"/>
          <w:sz w:val="20"/>
          <w:szCs w:val="20"/>
        </w:rPr>
        <w:t xml:space="preserve"> </w:t>
      </w:r>
      <w:r w:rsidRPr="005C7DB7">
        <w:rPr>
          <w:rFonts w:ascii="Verdana" w:eastAsia="MS PMincho" w:hAnsi="Verdana"/>
          <w:sz w:val="20"/>
          <w:szCs w:val="20"/>
        </w:rPr>
        <w:t>made</w:t>
      </w:r>
      <w:r w:rsidRPr="005C7DB7">
        <w:rPr>
          <w:rFonts w:ascii="Verdana" w:eastAsia="MS PMincho" w:hAnsi="Verdana"/>
          <w:spacing w:val="14"/>
          <w:sz w:val="20"/>
          <w:szCs w:val="20"/>
        </w:rPr>
        <w:t xml:space="preserve"> </w:t>
      </w:r>
      <w:r w:rsidRPr="005C7DB7">
        <w:rPr>
          <w:rFonts w:ascii="Verdana" w:eastAsia="MS PMincho" w:hAnsi="Verdana"/>
          <w:sz w:val="20"/>
          <w:szCs w:val="20"/>
        </w:rPr>
        <w:t>should</w:t>
      </w:r>
      <w:r w:rsidRPr="005C7DB7">
        <w:rPr>
          <w:rFonts w:ascii="Verdana" w:eastAsia="MS PMincho" w:hAnsi="Verdana"/>
          <w:spacing w:val="16"/>
          <w:sz w:val="20"/>
          <w:szCs w:val="20"/>
        </w:rPr>
        <w:t xml:space="preserve"> </w:t>
      </w:r>
      <w:r w:rsidRPr="005C7DB7">
        <w:rPr>
          <w:rFonts w:ascii="Verdana" w:eastAsia="MS PMincho" w:hAnsi="Verdana"/>
          <w:sz w:val="20"/>
          <w:szCs w:val="20"/>
        </w:rPr>
        <w:t>be</w:t>
      </w:r>
      <w:r w:rsidRPr="005C7DB7">
        <w:rPr>
          <w:rFonts w:ascii="Verdana" w:eastAsia="MS PMincho" w:hAnsi="Verdana"/>
          <w:spacing w:val="3"/>
          <w:sz w:val="20"/>
          <w:szCs w:val="20"/>
        </w:rPr>
        <w:t xml:space="preserve"> </w:t>
      </w:r>
      <w:r w:rsidRPr="005C7DB7">
        <w:rPr>
          <w:rFonts w:ascii="Verdana" w:eastAsia="MS PMincho" w:hAnsi="Verdana"/>
          <w:spacing w:val="-3"/>
          <w:sz w:val="20"/>
          <w:szCs w:val="20"/>
        </w:rPr>
        <w:t>r</w:t>
      </w:r>
      <w:r w:rsidRPr="005C7DB7">
        <w:rPr>
          <w:rFonts w:ascii="Verdana" w:eastAsia="MS PMincho" w:hAnsi="Verdana"/>
          <w:sz w:val="20"/>
          <w:szCs w:val="20"/>
        </w:rPr>
        <w:t>easonable,</w:t>
      </w:r>
      <w:r w:rsidRPr="005C7DB7">
        <w:rPr>
          <w:rFonts w:ascii="Verdana" w:eastAsia="MS PMincho" w:hAnsi="Verdana"/>
          <w:spacing w:val="-8"/>
          <w:sz w:val="20"/>
          <w:szCs w:val="20"/>
        </w:rPr>
        <w:t xml:space="preserve"> </w:t>
      </w:r>
      <w:r w:rsidRPr="005C7DB7">
        <w:rPr>
          <w:rFonts w:ascii="Verdana" w:eastAsia="MS PMincho" w:hAnsi="Verdana"/>
          <w:sz w:val="20"/>
          <w:szCs w:val="20"/>
        </w:rPr>
        <w:t>and</w:t>
      </w:r>
      <w:r w:rsidRPr="005C7DB7">
        <w:rPr>
          <w:rFonts w:ascii="Verdana" w:eastAsia="MS PMincho" w:hAnsi="Verdana"/>
          <w:spacing w:val="17"/>
          <w:sz w:val="20"/>
          <w:szCs w:val="20"/>
        </w:rPr>
        <w:t xml:space="preserve"> </w:t>
      </w:r>
      <w:r w:rsidRPr="005C7DB7">
        <w:rPr>
          <w:rFonts w:ascii="Verdana" w:eastAsia="MS PMincho" w:hAnsi="Verdana"/>
          <w:spacing w:val="-4"/>
          <w:sz w:val="20"/>
          <w:szCs w:val="20"/>
        </w:rPr>
        <w:t>y</w:t>
      </w:r>
      <w:r w:rsidRPr="005C7DB7">
        <w:rPr>
          <w:rFonts w:ascii="Verdana" w:eastAsia="MS PMincho" w:hAnsi="Verdana"/>
          <w:sz w:val="20"/>
          <w:szCs w:val="20"/>
        </w:rPr>
        <w:t>ou</w:t>
      </w:r>
      <w:r w:rsidRPr="005C7DB7">
        <w:rPr>
          <w:rFonts w:ascii="Verdana" w:eastAsia="MS PMincho" w:hAnsi="Verdana"/>
          <w:spacing w:val="4"/>
          <w:sz w:val="20"/>
          <w:szCs w:val="20"/>
        </w:rPr>
        <w:t xml:space="preserve"> </w:t>
      </w:r>
      <w:r w:rsidRPr="005C7DB7">
        <w:rPr>
          <w:rFonts w:ascii="Verdana" w:eastAsia="MS PMincho" w:hAnsi="Verdana"/>
          <w:sz w:val="20"/>
          <w:szCs w:val="20"/>
        </w:rPr>
        <w:t>should</w:t>
      </w:r>
      <w:r w:rsidRPr="005C7DB7">
        <w:rPr>
          <w:rFonts w:ascii="Verdana" w:eastAsia="MS PMincho" w:hAnsi="Verdana"/>
          <w:spacing w:val="16"/>
          <w:sz w:val="20"/>
          <w:szCs w:val="20"/>
        </w:rPr>
        <w:t xml:space="preserve"> </w:t>
      </w:r>
      <w:r w:rsidRPr="005C7DB7">
        <w:rPr>
          <w:rFonts w:ascii="Verdana" w:eastAsia="MS PMincho" w:hAnsi="Verdana"/>
          <w:sz w:val="20"/>
          <w:szCs w:val="20"/>
        </w:rPr>
        <w:t>be</w:t>
      </w:r>
      <w:r w:rsidRPr="005C7DB7">
        <w:rPr>
          <w:rFonts w:ascii="Verdana" w:eastAsia="MS PMincho" w:hAnsi="Verdana"/>
          <w:spacing w:val="-2"/>
          <w:sz w:val="20"/>
          <w:szCs w:val="20"/>
        </w:rPr>
        <w:t xml:space="preserve"> </w:t>
      </w:r>
      <w:r w:rsidRPr="005C7DB7">
        <w:rPr>
          <w:rFonts w:ascii="Verdana" w:eastAsia="MS PMincho" w:hAnsi="Verdana"/>
          <w:spacing w:val="-5"/>
          <w:sz w:val="20"/>
          <w:szCs w:val="20"/>
        </w:rPr>
        <w:t>a</w:t>
      </w:r>
      <w:r w:rsidRPr="005C7DB7">
        <w:rPr>
          <w:rFonts w:ascii="Verdana" w:eastAsia="MS PMincho" w:hAnsi="Verdana"/>
          <w:sz w:val="20"/>
          <w:szCs w:val="20"/>
        </w:rPr>
        <w:t>wa</w:t>
      </w:r>
      <w:r w:rsidRPr="005C7DB7">
        <w:rPr>
          <w:rFonts w:ascii="Verdana" w:eastAsia="MS PMincho" w:hAnsi="Verdana"/>
          <w:spacing w:val="-2"/>
          <w:sz w:val="20"/>
          <w:szCs w:val="20"/>
        </w:rPr>
        <w:t>r</w:t>
      </w:r>
      <w:r w:rsidRPr="005C7DB7">
        <w:rPr>
          <w:rFonts w:ascii="Verdana" w:eastAsia="MS PMincho" w:hAnsi="Verdana"/>
          <w:sz w:val="20"/>
          <w:szCs w:val="20"/>
        </w:rPr>
        <w:t>e</w:t>
      </w:r>
      <w:r w:rsidRPr="005C7DB7">
        <w:rPr>
          <w:rFonts w:ascii="Verdana" w:eastAsia="MS PMincho" w:hAnsi="Verdana"/>
          <w:spacing w:val="-6"/>
          <w:sz w:val="20"/>
          <w:szCs w:val="20"/>
        </w:rPr>
        <w:t xml:space="preserve"> </w:t>
      </w:r>
      <w:r w:rsidRPr="005C7DB7">
        <w:rPr>
          <w:rFonts w:ascii="Verdana" w:eastAsia="MS PMincho" w:hAnsi="Verdana"/>
          <w:w w:val="106"/>
          <w:sz w:val="20"/>
          <w:szCs w:val="20"/>
        </w:rPr>
        <w:t>that</w:t>
      </w:r>
      <w:r w:rsidRPr="005C7DB7">
        <w:rPr>
          <w:rFonts w:ascii="Verdana" w:eastAsia="MS PMincho" w:hAnsi="Verdana"/>
          <w:spacing w:val="9"/>
          <w:sz w:val="20"/>
          <w:szCs w:val="20"/>
        </w:rPr>
        <w:t xml:space="preserve"> </w:t>
      </w:r>
      <w:r w:rsidRPr="005C7DB7">
        <w:rPr>
          <w:rFonts w:ascii="Verdana" w:eastAsia="MS PMincho" w:hAnsi="Verdana"/>
          <w:spacing w:val="-4"/>
          <w:sz w:val="20"/>
          <w:szCs w:val="20"/>
        </w:rPr>
        <w:t>y</w:t>
      </w:r>
      <w:r w:rsidRPr="005C7DB7">
        <w:rPr>
          <w:rFonts w:ascii="Verdana" w:eastAsia="MS PMincho" w:hAnsi="Verdana"/>
          <w:sz w:val="20"/>
          <w:szCs w:val="20"/>
        </w:rPr>
        <w:t>ou</w:t>
      </w:r>
      <w:r w:rsidRPr="005C7DB7">
        <w:rPr>
          <w:rFonts w:ascii="Verdana" w:eastAsia="MS PMincho" w:hAnsi="Verdana"/>
          <w:spacing w:val="8"/>
          <w:sz w:val="20"/>
          <w:szCs w:val="20"/>
        </w:rPr>
        <w:t xml:space="preserve"> </w:t>
      </w:r>
      <w:r w:rsidRPr="005C7DB7">
        <w:rPr>
          <w:rFonts w:ascii="Verdana" w:eastAsia="MS PMincho" w:hAnsi="Verdana"/>
          <w:sz w:val="20"/>
          <w:szCs w:val="20"/>
        </w:rPr>
        <w:t>m</w:t>
      </w:r>
      <w:r w:rsidRPr="005C7DB7">
        <w:rPr>
          <w:rFonts w:ascii="Verdana" w:eastAsia="MS PMincho" w:hAnsi="Verdana"/>
          <w:spacing w:val="-4"/>
          <w:sz w:val="20"/>
          <w:szCs w:val="20"/>
        </w:rPr>
        <w:t>a</w:t>
      </w:r>
      <w:r w:rsidRPr="005C7DB7">
        <w:rPr>
          <w:rFonts w:ascii="Verdana" w:eastAsia="MS PMincho" w:hAnsi="Verdana"/>
          <w:sz w:val="20"/>
          <w:szCs w:val="20"/>
        </w:rPr>
        <w:t>y</w:t>
      </w:r>
      <w:r w:rsidRPr="005C7DB7">
        <w:rPr>
          <w:rFonts w:ascii="Verdana" w:eastAsia="MS PMincho" w:hAnsi="Verdana"/>
          <w:spacing w:val="3"/>
          <w:sz w:val="20"/>
          <w:szCs w:val="20"/>
        </w:rPr>
        <w:t xml:space="preserve"> </w:t>
      </w:r>
      <w:r w:rsidRPr="005C7DB7">
        <w:rPr>
          <w:rFonts w:ascii="Verdana" w:eastAsia="MS PMincho" w:hAnsi="Verdana"/>
          <w:sz w:val="20"/>
          <w:szCs w:val="20"/>
        </w:rPr>
        <w:t>be</w:t>
      </w:r>
      <w:r w:rsidRPr="005C7DB7">
        <w:rPr>
          <w:rFonts w:ascii="Verdana" w:eastAsia="MS PMincho" w:hAnsi="Verdana"/>
          <w:spacing w:val="7"/>
          <w:sz w:val="20"/>
          <w:szCs w:val="20"/>
        </w:rPr>
        <w:t xml:space="preserve"> </w:t>
      </w:r>
      <w:r w:rsidRPr="005C7DB7">
        <w:rPr>
          <w:rFonts w:ascii="Verdana" w:eastAsia="MS PMincho" w:hAnsi="Verdana"/>
          <w:sz w:val="20"/>
          <w:szCs w:val="20"/>
        </w:rPr>
        <w:t>liable</w:t>
      </w:r>
      <w:r w:rsidRPr="005C7DB7">
        <w:rPr>
          <w:rFonts w:ascii="Verdana" w:eastAsia="MS PMincho" w:hAnsi="Verdana"/>
          <w:spacing w:val="-9"/>
          <w:sz w:val="20"/>
          <w:szCs w:val="20"/>
        </w:rPr>
        <w:t xml:space="preserve"> </w:t>
      </w:r>
      <w:r w:rsidRPr="005C7DB7">
        <w:rPr>
          <w:rFonts w:ascii="Verdana" w:eastAsia="MS PMincho" w:hAnsi="Verdana"/>
          <w:spacing w:val="-2"/>
          <w:sz w:val="20"/>
          <w:szCs w:val="20"/>
        </w:rPr>
        <w:t>t</w:t>
      </w:r>
      <w:r w:rsidRPr="005C7DB7">
        <w:rPr>
          <w:rFonts w:ascii="Verdana" w:eastAsia="MS PMincho" w:hAnsi="Verdana"/>
          <w:sz w:val="20"/>
          <w:szCs w:val="20"/>
        </w:rPr>
        <w:t>o</w:t>
      </w:r>
      <w:r w:rsidRPr="005C7DB7">
        <w:rPr>
          <w:rFonts w:ascii="Verdana" w:eastAsia="MS PMincho" w:hAnsi="Verdana"/>
          <w:spacing w:val="18"/>
          <w:sz w:val="20"/>
          <w:szCs w:val="20"/>
        </w:rPr>
        <w:t xml:space="preserve"> </w:t>
      </w:r>
      <w:r w:rsidRPr="005C7DB7">
        <w:rPr>
          <w:rFonts w:ascii="Verdana" w:eastAsia="MS PMincho" w:hAnsi="Verdana"/>
          <w:spacing w:val="-4"/>
          <w:sz w:val="20"/>
          <w:szCs w:val="20"/>
        </w:rPr>
        <w:t>y</w:t>
      </w:r>
      <w:r w:rsidRPr="005C7DB7">
        <w:rPr>
          <w:rFonts w:ascii="Verdana" w:eastAsia="MS PMincho" w:hAnsi="Verdana"/>
          <w:sz w:val="20"/>
          <w:szCs w:val="20"/>
        </w:rPr>
        <w:t>our</w:t>
      </w:r>
      <w:r w:rsidRPr="005C7DB7">
        <w:rPr>
          <w:rFonts w:ascii="Verdana" w:eastAsia="MS PMincho" w:hAnsi="Verdana"/>
          <w:spacing w:val="14"/>
          <w:sz w:val="20"/>
          <w:szCs w:val="20"/>
        </w:rPr>
        <w:t xml:space="preserve"> </w:t>
      </w:r>
      <w:r w:rsidRPr="005C7DB7">
        <w:rPr>
          <w:rFonts w:ascii="Verdana" w:eastAsia="MS PMincho" w:hAnsi="Verdana"/>
          <w:sz w:val="20"/>
          <w:szCs w:val="20"/>
        </w:rPr>
        <w:t>client</w:t>
      </w:r>
      <w:r w:rsidR="00DD0246" w:rsidRPr="005C7DB7">
        <w:rPr>
          <w:rFonts w:ascii="Verdana" w:eastAsia="MS PMincho" w:hAnsi="Verdana"/>
          <w:sz w:val="20"/>
          <w:szCs w:val="20"/>
        </w:rPr>
        <w:t xml:space="preserve">, and a wide range of parties </w:t>
      </w:r>
      <w:r w:rsidRPr="005C7DB7">
        <w:rPr>
          <w:rFonts w:ascii="Verdana" w:eastAsia="MS PMincho" w:hAnsi="Verdana"/>
          <w:sz w:val="20"/>
          <w:szCs w:val="20"/>
        </w:rPr>
        <w:t>for</w:t>
      </w:r>
      <w:r w:rsidRPr="005C7DB7">
        <w:rPr>
          <w:rFonts w:ascii="Verdana" w:eastAsia="MS PMincho" w:hAnsi="Verdana"/>
          <w:spacing w:val="2"/>
          <w:sz w:val="20"/>
          <w:szCs w:val="20"/>
        </w:rPr>
        <w:t xml:space="preserve"> </w:t>
      </w:r>
      <w:r w:rsidRPr="005C7DB7">
        <w:rPr>
          <w:rFonts w:ascii="Verdana" w:eastAsia="MS PMincho" w:hAnsi="Verdana"/>
          <w:sz w:val="20"/>
          <w:szCs w:val="20"/>
        </w:rPr>
        <w:t>the</w:t>
      </w:r>
      <w:r w:rsidRPr="005C7DB7">
        <w:rPr>
          <w:rFonts w:ascii="Verdana" w:eastAsia="MS PMincho" w:hAnsi="Verdana"/>
          <w:spacing w:val="2"/>
          <w:sz w:val="20"/>
          <w:szCs w:val="20"/>
        </w:rPr>
        <w:t xml:space="preserve"> </w:t>
      </w:r>
      <w:r w:rsidRPr="005C7DB7">
        <w:rPr>
          <w:rFonts w:ascii="Verdana" w:eastAsia="MS PMincho" w:hAnsi="Verdana"/>
          <w:w w:val="97"/>
          <w:sz w:val="20"/>
          <w:szCs w:val="20"/>
        </w:rPr>
        <w:t>a</w:t>
      </w:r>
      <w:r w:rsidRPr="005C7DB7">
        <w:rPr>
          <w:rFonts w:ascii="Verdana" w:eastAsia="MS PMincho" w:hAnsi="Verdana"/>
          <w:spacing w:val="-3"/>
          <w:w w:val="97"/>
          <w:sz w:val="20"/>
          <w:szCs w:val="20"/>
        </w:rPr>
        <w:t>c</w:t>
      </w:r>
      <w:r w:rsidRPr="005C7DB7">
        <w:rPr>
          <w:rFonts w:ascii="Verdana" w:eastAsia="MS PMincho" w:hAnsi="Verdana"/>
          <w:w w:val="97"/>
          <w:sz w:val="20"/>
          <w:szCs w:val="20"/>
        </w:rPr>
        <w:t>cu</w:t>
      </w:r>
      <w:r w:rsidRPr="005C7DB7">
        <w:rPr>
          <w:rFonts w:ascii="Verdana" w:eastAsia="MS PMincho" w:hAnsi="Verdana"/>
          <w:spacing w:val="2"/>
          <w:w w:val="97"/>
          <w:sz w:val="20"/>
          <w:szCs w:val="20"/>
        </w:rPr>
        <w:t>r</w:t>
      </w:r>
      <w:r w:rsidRPr="005C7DB7">
        <w:rPr>
          <w:rFonts w:ascii="Verdana" w:eastAsia="MS PMincho" w:hAnsi="Verdana"/>
          <w:w w:val="97"/>
          <w:sz w:val="20"/>
          <w:szCs w:val="20"/>
        </w:rPr>
        <w:t>acy</w:t>
      </w:r>
      <w:r w:rsidRPr="005C7DB7">
        <w:rPr>
          <w:rFonts w:ascii="Verdana" w:eastAsia="MS PMincho" w:hAnsi="Verdana"/>
          <w:spacing w:val="1"/>
          <w:w w:val="97"/>
          <w:sz w:val="20"/>
          <w:szCs w:val="20"/>
        </w:rPr>
        <w:t xml:space="preserve"> </w:t>
      </w:r>
      <w:r w:rsidRPr="005C7DB7">
        <w:rPr>
          <w:rFonts w:ascii="Verdana" w:eastAsia="MS PMincho" w:hAnsi="Verdana"/>
          <w:sz w:val="20"/>
          <w:szCs w:val="20"/>
        </w:rPr>
        <w:t>of</w:t>
      </w:r>
      <w:r w:rsidRPr="005C7DB7">
        <w:rPr>
          <w:rFonts w:ascii="Verdana" w:eastAsia="MS PMincho" w:hAnsi="Verdana"/>
          <w:spacing w:val="-3"/>
          <w:sz w:val="20"/>
          <w:szCs w:val="20"/>
        </w:rPr>
        <w:t xml:space="preserve"> </w:t>
      </w:r>
      <w:r w:rsidRPr="005C7DB7">
        <w:rPr>
          <w:rFonts w:ascii="Verdana" w:eastAsia="MS PMincho" w:hAnsi="Verdana"/>
          <w:w w:val="103"/>
          <w:sz w:val="20"/>
          <w:szCs w:val="20"/>
        </w:rPr>
        <w:t>the</w:t>
      </w:r>
      <w:r w:rsidRPr="005C7DB7">
        <w:rPr>
          <w:rFonts w:ascii="Verdana" w:eastAsia="MS PMincho" w:hAnsi="Verdana"/>
          <w:spacing w:val="-5"/>
          <w:sz w:val="20"/>
          <w:szCs w:val="20"/>
        </w:rPr>
        <w:t xml:space="preserve"> </w:t>
      </w:r>
      <w:r w:rsidRPr="005C7DB7">
        <w:rPr>
          <w:rFonts w:ascii="Verdana" w:eastAsia="MS PMincho" w:hAnsi="Verdana"/>
          <w:sz w:val="20"/>
          <w:szCs w:val="20"/>
        </w:rPr>
        <w:t>info</w:t>
      </w:r>
      <w:r w:rsidRPr="005C7DB7">
        <w:rPr>
          <w:rFonts w:ascii="Verdana" w:eastAsia="MS PMincho" w:hAnsi="Verdana"/>
          <w:spacing w:val="2"/>
          <w:sz w:val="20"/>
          <w:szCs w:val="20"/>
        </w:rPr>
        <w:t>r</w:t>
      </w:r>
      <w:r w:rsidRPr="005C7DB7">
        <w:rPr>
          <w:rFonts w:ascii="Verdana" w:eastAsia="MS PMincho" w:hAnsi="Verdana"/>
          <w:sz w:val="20"/>
          <w:szCs w:val="20"/>
        </w:rPr>
        <w:t>mation</w:t>
      </w:r>
      <w:r w:rsidRPr="005C7DB7">
        <w:rPr>
          <w:rFonts w:ascii="Verdana" w:eastAsia="MS PMincho" w:hAnsi="Verdana"/>
          <w:spacing w:val="24"/>
          <w:sz w:val="20"/>
          <w:szCs w:val="20"/>
        </w:rPr>
        <w:t xml:space="preserve"> </w:t>
      </w:r>
      <w:r w:rsidRPr="005C7DB7">
        <w:rPr>
          <w:rFonts w:ascii="Verdana" w:eastAsia="MS PMincho" w:hAnsi="Verdana"/>
          <w:spacing w:val="-4"/>
          <w:sz w:val="20"/>
          <w:szCs w:val="20"/>
        </w:rPr>
        <w:t>y</w:t>
      </w:r>
      <w:r w:rsidRPr="005C7DB7">
        <w:rPr>
          <w:rFonts w:ascii="Verdana" w:eastAsia="MS PMincho" w:hAnsi="Verdana"/>
          <w:sz w:val="20"/>
          <w:szCs w:val="20"/>
        </w:rPr>
        <w:t>ou</w:t>
      </w:r>
      <w:r w:rsidRPr="005C7DB7">
        <w:rPr>
          <w:rFonts w:ascii="Verdana" w:eastAsia="MS PMincho" w:hAnsi="Verdana"/>
          <w:spacing w:val="-6"/>
          <w:sz w:val="20"/>
          <w:szCs w:val="20"/>
        </w:rPr>
        <w:t xml:space="preserve"> </w:t>
      </w:r>
      <w:r w:rsidRPr="005C7DB7">
        <w:rPr>
          <w:rFonts w:ascii="Verdana" w:eastAsia="MS PMincho" w:hAnsi="Verdana"/>
          <w:sz w:val="20"/>
          <w:szCs w:val="20"/>
        </w:rPr>
        <w:t>suppl</w:t>
      </w:r>
      <w:r w:rsidRPr="005C7DB7">
        <w:rPr>
          <w:rFonts w:ascii="Verdana" w:eastAsia="MS PMincho" w:hAnsi="Verdana"/>
          <w:spacing w:val="-15"/>
          <w:sz w:val="20"/>
          <w:szCs w:val="20"/>
        </w:rPr>
        <w:t>y</w:t>
      </w:r>
      <w:r w:rsidRPr="005C7DB7">
        <w:rPr>
          <w:rFonts w:ascii="Verdana" w:eastAsia="MS PMincho" w:hAnsi="Verdana"/>
          <w:sz w:val="20"/>
          <w:szCs w:val="20"/>
        </w:rPr>
        <w:t>.</w:t>
      </w:r>
    </w:p>
    <w:p w14:paraId="28E024DE" w14:textId="77777777" w:rsidR="00702667" w:rsidRPr="005C7DB7" w:rsidRDefault="00702667" w:rsidP="00702667">
      <w:pPr>
        <w:widowControl w:val="0"/>
        <w:autoSpaceDE w:val="0"/>
        <w:autoSpaceDN w:val="0"/>
        <w:adjustRightInd w:val="0"/>
        <w:spacing w:line="280" w:lineRule="exact"/>
        <w:ind w:right="95"/>
        <w:rPr>
          <w:rFonts w:ascii="Verdana" w:eastAsia="MS PMincho" w:hAnsi="Verdana"/>
          <w:sz w:val="20"/>
          <w:szCs w:val="20"/>
        </w:rPr>
      </w:pPr>
    </w:p>
    <w:p w14:paraId="39F3192A" w14:textId="77777777" w:rsidR="00702667" w:rsidRPr="005C7DB7" w:rsidRDefault="00702667" w:rsidP="00702667">
      <w:pPr>
        <w:widowControl w:val="0"/>
        <w:autoSpaceDE w:val="0"/>
        <w:autoSpaceDN w:val="0"/>
        <w:adjustRightInd w:val="0"/>
        <w:spacing w:line="243" w:lineRule="auto"/>
        <w:ind w:right="95"/>
        <w:rPr>
          <w:rFonts w:ascii="Verdana" w:eastAsia="MS PMincho" w:hAnsi="Verdana"/>
          <w:sz w:val="20"/>
          <w:szCs w:val="20"/>
        </w:rPr>
      </w:pPr>
      <w:r w:rsidRPr="005C7DB7">
        <w:rPr>
          <w:rFonts w:ascii="Verdana" w:eastAsia="MS PMincho" w:hAnsi="Verdana"/>
          <w:spacing w:val="-27"/>
          <w:w w:val="92"/>
          <w:sz w:val="20"/>
          <w:szCs w:val="20"/>
        </w:rPr>
        <w:t>Y</w:t>
      </w:r>
      <w:r w:rsidRPr="005C7DB7">
        <w:rPr>
          <w:rFonts w:ascii="Verdana" w:eastAsia="MS PMincho" w:hAnsi="Verdana"/>
          <w:spacing w:val="-1"/>
          <w:w w:val="92"/>
          <w:sz w:val="20"/>
          <w:szCs w:val="20"/>
        </w:rPr>
        <w:t>o</w:t>
      </w:r>
      <w:r w:rsidRPr="005C7DB7">
        <w:rPr>
          <w:rFonts w:ascii="Verdana" w:eastAsia="MS PMincho" w:hAnsi="Verdana"/>
          <w:w w:val="92"/>
          <w:sz w:val="20"/>
          <w:szCs w:val="20"/>
        </w:rPr>
        <w:t>u</w:t>
      </w:r>
      <w:r w:rsidRPr="005C7DB7">
        <w:rPr>
          <w:rFonts w:ascii="Verdana" w:eastAsia="MS PMincho" w:hAnsi="Verdana"/>
          <w:spacing w:val="-9"/>
          <w:w w:val="92"/>
          <w:sz w:val="20"/>
          <w:szCs w:val="20"/>
        </w:rPr>
        <w:t xml:space="preserve"> </w:t>
      </w:r>
      <w:r w:rsidRPr="005C7DB7">
        <w:rPr>
          <w:rFonts w:ascii="Verdana" w:eastAsia="MS PMincho" w:hAnsi="Verdana"/>
          <w:spacing w:val="-1"/>
          <w:sz w:val="20"/>
          <w:szCs w:val="20"/>
        </w:rPr>
        <w:t>shoul</w:t>
      </w:r>
      <w:r w:rsidRPr="005C7DB7">
        <w:rPr>
          <w:rFonts w:ascii="Verdana" w:eastAsia="MS PMincho" w:hAnsi="Verdana"/>
          <w:sz w:val="20"/>
          <w:szCs w:val="20"/>
        </w:rPr>
        <w:t>d</w:t>
      </w:r>
      <w:r w:rsidRPr="005C7DB7">
        <w:rPr>
          <w:rFonts w:ascii="Verdana" w:eastAsia="MS PMincho" w:hAnsi="Verdana"/>
          <w:spacing w:val="-5"/>
          <w:sz w:val="20"/>
          <w:szCs w:val="20"/>
        </w:rPr>
        <w:t xml:space="preserve"> </w:t>
      </w:r>
      <w:r w:rsidRPr="005C7DB7">
        <w:rPr>
          <w:rFonts w:ascii="Verdana" w:eastAsia="MS PMincho" w:hAnsi="Verdana"/>
          <w:spacing w:val="-1"/>
          <w:sz w:val="20"/>
          <w:szCs w:val="20"/>
        </w:rPr>
        <w:t>publis</w:t>
      </w:r>
      <w:r w:rsidRPr="005C7DB7">
        <w:rPr>
          <w:rFonts w:ascii="Verdana" w:eastAsia="MS PMincho" w:hAnsi="Verdana"/>
          <w:sz w:val="20"/>
          <w:szCs w:val="20"/>
        </w:rPr>
        <w:t>h</w:t>
      </w:r>
      <w:r w:rsidRPr="005C7DB7">
        <w:rPr>
          <w:rFonts w:ascii="Verdana" w:eastAsia="MS PMincho" w:hAnsi="Verdana"/>
          <w:spacing w:val="-9"/>
          <w:sz w:val="20"/>
          <w:szCs w:val="20"/>
        </w:rPr>
        <w:t xml:space="preserve"> </w:t>
      </w:r>
      <w:r w:rsidRPr="005C7DB7">
        <w:rPr>
          <w:rFonts w:ascii="Verdana" w:eastAsia="MS PMincho" w:hAnsi="Verdana"/>
          <w:sz w:val="20"/>
          <w:szCs w:val="20"/>
        </w:rPr>
        <w:t>a</w:t>
      </w:r>
      <w:r w:rsidRPr="005C7DB7">
        <w:rPr>
          <w:rFonts w:ascii="Verdana" w:eastAsia="MS PMincho" w:hAnsi="Verdana"/>
          <w:spacing w:val="-16"/>
          <w:sz w:val="20"/>
          <w:szCs w:val="20"/>
        </w:rPr>
        <w:t xml:space="preserve"> </w:t>
      </w:r>
      <w:r w:rsidRPr="005C7DB7">
        <w:rPr>
          <w:rFonts w:ascii="Verdana" w:eastAsia="MS PMincho" w:hAnsi="Verdana"/>
          <w:spacing w:val="-1"/>
          <w:w w:val="96"/>
          <w:sz w:val="20"/>
          <w:szCs w:val="20"/>
        </w:rPr>
        <w:t>lis</w:t>
      </w:r>
      <w:r w:rsidRPr="005C7DB7">
        <w:rPr>
          <w:rFonts w:ascii="Verdana" w:eastAsia="MS PMincho" w:hAnsi="Verdana"/>
          <w:w w:val="96"/>
          <w:sz w:val="20"/>
          <w:szCs w:val="20"/>
        </w:rPr>
        <w:t>t</w:t>
      </w:r>
      <w:r w:rsidRPr="005C7DB7">
        <w:rPr>
          <w:rFonts w:ascii="Verdana" w:eastAsia="MS PMincho" w:hAnsi="Verdana"/>
          <w:spacing w:val="-10"/>
          <w:w w:val="96"/>
          <w:sz w:val="20"/>
          <w:szCs w:val="20"/>
        </w:rPr>
        <w:t xml:space="preserve"> </w:t>
      </w:r>
      <w:r w:rsidRPr="005C7DB7">
        <w:rPr>
          <w:rFonts w:ascii="Verdana" w:eastAsia="MS PMincho" w:hAnsi="Verdana"/>
          <w:spacing w:val="-1"/>
          <w:sz w:val="20"/>
          <w:szCs w:val="20"/>
        </w:rPr>
        <w:t>o</w:t>
      </w:r>
      <w:r w:rsidRPr="005C7DB7">
        <w:rPr>
          <w:rFonts w:ascii="Verdana" w:eastAsia="MS PMincho" w:hAnsi="Verdana"/>
          <w:sz w:val="20"/>
          <w:szCs w:val="20"/>
        </w:rPr>
        <w:t>f</w:t>
      </w:r>
      <w:r w:rsidRPr="005C7DB7">
        <w:rPr>
          <w:rFonts w:ascii="Verdana" w:eastAsia="MS PMincho" w:hAnsi="Verdana"/>
          <w:spacing w:val="-10"/>
          <w:sz w:val="20"/>
          <w:szCs w:val="20"/>
        </w:rPr>
        <w:t xml:space="preserve"> </w:t>
      </w:r>
      <w:r w:rsidRPr="005C7DB7">
        <w:rPr>
          <w:rFonts w:ascii="Verdana" w:eastAsia="MS PMincho" w:hAnsi="Verdana"/>
          <w:spacing w:val="-1"/>
          <w:sz w:val="20"/>
          <w:szCs w:val="20"/>
        </w:rPr>
        <w:t>p</w:t>
      </w:r>
      <w:r w:rsidRPr="005C7DB7">
        <w:rPr>
          <w:rFonts w:ascii="Verdana" w:eastAsia="MS PMincho" w:hAnsi="Verdana"/>
          <w:spacing w:val="-4"/>
          <w:sz w:val="20"/>
          <w:szCs w:val="20"/>
        </w:rPr>
        <w:t>r</w:t>
      </w:r>
      <w:r w:rsidRPr="005C7DB7">
        <w:rPr>
          <w:rFonts w:ascii="Verdana" w:eastAsia="MS PMincho" w:hAnsi="Verdana"/>
          <w:spacing w:val="-2"/>
          <w:sz w:val="20"/>
          <w:szCs w:val="20"/>
        </w:rPr>
        <w:t>o</w:t>
      </w:r>
      <w:r w:rsidRPr="005C7DB7">
        <w:rPr>
          <w:rFonts w:ascii="Verdana" w:eastAsia="MS PMincho" w:hAnsi="Verdana"/>
          <w:sz w:val="20"/>
          <w:szCs w:val="20"/>
        </w:rPr>
        <w:t>p</w:t>
      </w:r>
      <w:r w:rsidRPr="005C7DB7">
        <w:rPr>
          <w:rFonts w:ascii="Verdana" w:eastAsia="MS PMincho" w:hAnsi="Verdana"/>
          <w:spacing w:val="-1"/>
          <w:sz w:val="20"/>
          <w:szCs w:val="20"/>
        </w:rPr>
        <w:t>ose</w:t>
      </w:r>
      <w:r w:rsidRPr="005C7DB7">
        <w:rPr>
          <w:rFonts w:ascii="Verdana" w:eastAsia="MS PMincho" w:hAnsi="Verdana"/>
          <w:sz w:val="20"/>
          <w:szCs w:val="20"/>
        </w:rPr>
        <w:t>d</w:t>
      </w:r>
      <w:r w:rsidRPr="005C7DB7">
        <w:rPr>
          <w:rFonts w:ascii="Verdana" w:eastAsia="MS PMincho" w:hAnsi="Verdana"/>
          <w:spacing w:val="-2"/>
          <w:sz w:val="20"/>
          <w:szCs w:val="20"/>
        </w:rPr>
        <w:t xml:space="preserve"> </w:t>
      </w:r>
      <w:r w:rsidRPr="005C7DB7">
        <w:rPr>
          <w:rFonts w:ascii="Verdana" w:eastAsia="MS PMincho" w:hAnsi="Verdana"/>
          <w:spacing w:val="-2"/>
          <w:w w:val="97"/>
          <w:sz w:val="20"/>
          <w:szCs w:val="20"/>
        </w:rPr>
        <w:t>c</w:t>
      </w:r>
      <w:r w:rsidRPr="005C7DB7">
        <w:rPr>
          <w:rFonts w:ascii="Verdana" w:eastAsia="MS PMincho" w:hAnsi="Verdana"/>
          <w:spacing w:val="-1"/>
          <w:w w:val="97"/>
          <w:sz w:val="20"/>
          <w:szCs w:val="20"/>
        </w:rPr>
        <w:t>harge</w:t>
      </w:r>
      <w:r w:rsidRPr="005C7DB7">
        <w:rPr>
          <w:rFonts w:ascii="Verdana" w:eastAsia="MS PMincho" w:hAnsi="Verdana"/>
          <w:w w:val="97"/>
          <w:sz w:val="20"/>
          <w:szCs w:val="20"/>
        </w:rPr>
        <w:t>s</w:t>
      </w:r>
      <w:r w:rsidRPr="005C7DB7">
        <w:rPr>
          <w:rFonts w:ascii="Verdana" w:eastAsia="MS PMincho" w:hAnsi="Verdana"/>
          <w:spacing w:val="-9"/>
          <w:w w:val="97"/>
          <w:sz w:val="20"/>
          <w:szCs w:val="20"/>
        </w:rPr>
        <w:t xml:space="preserve"> </w:t>
      </w:r>
      <w:r w:rsidRPr="005C7DB7">
        <w:rPr>
          <w:rFonts w:ascii="Verdana" w:eastAsia="MS PMincho" w:hAnsi="Verdana"/>
          <w:spacing w:val="-1"/>
          <w:sz w:val="20"/>
          <w:szCs w:val="20"/>
        </w:rPr>
        <w:t>whe</w:t>
      </w:r>
      <w:r w:rsidRPr="005C7DB7">
        <w:rPr>
          <w:rFonts w:ascii="Verdana" w:eastAsia="MS PMincho" w:hAnsi="Verdana"/>
          <w:spacing w:val="-3"/>
          <w:sz w:val="20"/>
          <w:szCs w:val="20"/>
        </w:rPr>
        <w:t>r</w:t>
      </w:r>
      <w:r w:rsidRPr="005C7DB7">
        <w:rPr>
          <w:rFonts w:ascii="Verdana" w:eastAsia="MS PMincho" w:hAnsi="Verdana"/>
          <w:sz w:val="20"/>
          <w:szCs w:val="20"/>
        </w:rPr>
        <w:t>e</w:t>
      </w:r>
      <w:r w:rsidRPr="005C7DB7">
        <w:rPr>
          <w:rFonts w:ascii="Verdana" w:eastAsia="MS PMincho" w:hAnsi="Verdana"/>
          <w:spacing w:val="-19"/>
          <w:sz w:val="20"/>
          <w:szCs w:val="20"/>
        </w:rPr>
        <w:t xml:space="preserve"> </w:t>
      </w:r>
      <w:r w:rsidRPr="005C7DB7">
        <w:rPr>
          <w:rFonts w:ascii="Verdana" w:eastAsia="MS PMincho" w:hAnsi="Verdana"/>
          <w:spacing w:val="-1"/>
          <w:w w:val="97"/>
          <w:sz w:val="20"/>
          <w:szCs w:val="20"/>
        </w:rPr>
        <w:t>possibl</w:t>
      </w:r>
      <w:r w:rsidRPr="005C7DB7">
        <w:rPr>
          <w:rFonts w:ascii="Verdana" w:eastAsia="MS PMincho" w:hAnsi="Verdana"/>
          <w:w w:val="97"/>
          <w:sz w:val="20"/>
          <w:szCs w:val="20"/>
        </w:rPr>
        <w:t>e</w:t>
      </w:r>
      <w:r w:rsidRPr="005C7DB7">
        <w:rPr>
          <w:rFonts w:ascii="Verdana" w:eastAsia="MS PMincho" w:hAnsi="Verdana"/>
          <w:spacing w:val="-10"/>
          <w:w w:val="97"/>
          <w:sz w:val="20"/>
          <w:szCs w:val="20"/>
        </w:rPr>
        <w:t xml:space="preserve"> </w:t>
      </w:r>
      <w:r w:rsidR="00253DFB" w:rsidRPr="005C7DB7">
        <w:rPr>
          <w:rFonts w:ascii="Verdana" w:eastAsia="MS PMincho" w:hAnsi="Verdana"/>
          <w:spacing w:val="-10"/>
          <w:w w:val="97"/>
          <w:sz w:val="20"/>
          <w:szCs w:val="20"/>
        </w:rPr>
        <w:t>(</w:t>
      </w:r>
      <w:r w:rsidR="00DD0246" w:rsidRPr="005C7DB7">
        <w:rPr>
          <w:rFonts w:ascii="Verdana" w:eastAsia="MS PMincho" w:hAnsi="Verdana"/>
          <w:spacing w:val="-1"/>
          <w:sz w:val="20"/>
          <w:szCs w:val="20"/>
        </w:rPr>
        <w:t>see</w:t>
      </w:r>
      <w:r w:rsidR="00253DFB" w:rsidRPr="005C7DB7">
        <w:rPr>
          <w:rFonts w:ascii="Verdana" w:eastAsia="MS PMincho" w:hAnsi="Verdana"/>
          <w:spacing w:val="-1"/>
          <w:sz w:val="20"/>
          <w:szCs w:val="20"/>
        </w:rPr>
        <w:t xml:space="preserve"> </w:t>
      </w:r>
      <w:r w:rsidR="003957ED" w:rsidRPr="005C7DB7">
        <w:rPr>
          <w:rFonts w:ascii="Verdana" w:eastAsia="MS PMincho" w:hAnsi="Verdana"/>
          <w:spacing w:val="-1"/>
          <w:sz w:val="20"/>
          <w:szCs w:val="20"/>
        </w:rPr>
        <w:t>subsection 3.5, Menu of charges</w:t>
      </w:r>
      <w:r w:rsidR="00B56A0B" w:rsidRPr="005C7DB7">
        <w:rPr>
          <w:rFonts w:ascii="Verdana" w:eastAsia="MS PMincho" w:hAnsi="Verdana"/>
          <w:spacing w:val="-1"/>
          <w:sz w:val="20"/>
          <w:szCs w:val="20"/>
        </w:rPr>
        <w:t>)</w:t>
      </w:r>
      <w:r w:rsidR="00DD0246" w:rsidRPr="005C7DB7">
        <w:rPr>
          <w:rFonts w:ascii="Verdana" w:eastAsia="MS PMincho" w:hAnsi="Verdana"/>
          <w:spacing w:val="-1"/>
          <w:sz w:val="20"/>
          <w:szCs w:val="20"/>
        </w:rPr>
        <w:t xml:space="preserve"> </w:t>
      </w:r>
      <w:r w:rsidRPr="005C7DB7">
        <w:rPr>
          <w:rFonts w:ascii="Verdana" w:eastAsia="MS PMincho" w:hAnsi="Verdana"/>
          <w:spacing w:val="-1"/>
          <w:sz w:val="20"/>
          <w:szCs w:val="20"/>
        </w:rPr>
        <w:t>an</w:t>
      </w:r>
      <w:r w:rsidRPr="005C7DB7">
        <w:rPr>
          <w:rFonts w:ascii="Verdana" w:eastAsia="MS PMincho" w:hAnsi="Verdana"/>
          <w:sz w:val="20"/>
          <w:szCs w:val="20"/>
        </w:rPr>
        <w:t>d</w:t>
      </w:r>
      <w:r w:rsidRPr="005C7DB7">
        <w:rPr>
          <w:rFonts w:ascii="Verdana" w:eastAsia="MS PMincho" w:hAnsi="Verdana"/>
          <w:spacing w:val="-6"/>
          <w:sz w:val="20"/>
          <w:szCs w:val="20"/>
        </w:rPr>
        <w:t xml:space="preserve"> </w:t>
      </w:r>
      <w:r w:rsidRPr="005C7DB7">
        <w:rPr>
          <w:rFonts w:ascii="Verdana" w:eastAsia="MS PMincho" w:hAnsi="Verdana"/>
          <w:spacing w:val="-1"/>
          <w:sz w:val="20"/>
          <w:szCs w:val="20"/>
        </w:rPr>
        <w:t>indica</w:t>
      </w:r>
      <w:r w:rsidRPr="005C7DB7">
        <w:rPr>
          <w:rFonts w:ascii="Verdana" w:eastAsia="MS PMincho" w:hAnsi="Verdana"/>
          <w:spacing w:val="-3"/>
          <w:sz w:val="20"/>
          <w:szCs w:val="20"/>
        </w:rPr>
        <w:t>t</w:t>
      </w:r>
      <w:r w:rsidRPr="005C7DB7">
        <w:rPr>
          <w:rFonts w:ascii="Verdana" w:eastAsia="MS PMincho" w:hAnsi="Verdana"/>
          <w:sz w:val="20"/>
          <w:szCs w:val="20"/>
        </w:rPr>
        <w:t>e</w:t>
      </w:r>
      <w:r w:rsidRPr="005C7DB7">
        <w:rPr>
          <w:rFonts w:ascii="Verdana" w:eastAsia="MS PMincho" w:hAnsi="Verdana"/>
          <w:spacing w:val="-14"/>
          <w:sz w:val="20"/>
          <w:szCs w:val="20"/>
        </w:rPr>
        <w:t xml:space="preserve"> </w:t>
      </w:r>
      <w:r w:rsidRPr="005C7DB7">
        <w:rPr>
          <w:rFonts w:ascii="Verdana" w:eastAsia="MS PMincho" w:hAnsi="Verdana"/>
          <w:spacing w:val="-1"/>
          <w:sz w:val="20"/>
          <w:szCs w:val="20"/>
        </w:rPr>
        <w:t>wha</w:t>
      </w:r>
      <w:r w:rsidRPr="005C7DB7">
        <w:rPr>
          <w:rFonts w:ascii="Verdana" w:eastAsia="MS PMincho" w:hAnsi="Verdana"/>
          <w:sz w:val="20"/>
          <w:szCs w:val="20"/>
        </w:rPr>
        <w:t>t</w:t>
      </w:r>
      <w:r w:rsidRPr="005C7DB7">
        <w:rPr>
          <w:rFonts w:ascii="Verdana" w:eastAsia="MS PMincho" w:hAnsi="Verdana"/>
          <w:spacing w:val="-14"/>
          <w:sz w:val="20"/>
          <w:szCs w:val="20"/>
        </w:rPr>
        <w:t xml:space="preserve"> </w:t>
      </w:r>
      <w:r w:rsidRPr="005C7DB7">
        <w:rPr>
          <w:rFonts w:ascii="Verdana" w:eastAsia="MS PMincho" w:hAnsi="Verdana"/>
          <w:spacing w:val="-1"/>
          <w:sz w:val="20"/>
          <w:szCs w:val="20"/>
        </w:rPr>
        <w:t>th</w:t>
      </w:r>
      <w:r w:rsidRPr="005C7DB7">
        <w:rPr>
          <w:rFonts w:ascii="Verdana" w:eastAsia="MS PMincho" w:hAnsi="Verdana"/>
          <w:sz w:val="20"/>
          <w:szCs w:val="20"/>
        </w:rPr>
        <w:t>e</w:t>
      </w:r>
      <w:r w:rsidRPr="005C7DB7">
        <w:rPr>
          <w:rFonts w:ascii="Verdana" w:eastAsia="MS PMincho" w:hAnsi="Verdana"/>
          <w:spacing w:val="-9"/>
          <w:sz w:val="20"/>
          <w:szCs w:val="20"/>
        </w:rPr>
        <w:t xml:space="preserve"> </w:t>
      </w:r>
      <w:r w:rsidRPr="005C7DB7">
        <w:rPr>
          <w:rFonts w:ascii="Verdana" w:eastAsia="MS PMincho" w:hAnsi="Verdana"/>
          <w:spacing w:val="-1"/>
          <w:w w:val="97"/>
          <w:sz w:val="20"/>
          <w:szCs w:val="20"/>
        </w:rPr>
        <w:t>timescale</w:t>
      </w:r>
      <w:r w:rsidRPr="005C7DB7">
        <w:rPr>
          <w:rFonts w:ascii="Verdana" w:eastAsia="MS PMincho" w:hAnsi="Verdana"/>
          <w:w w:val="97"/>
          <w:sz w:val="20"/>
          <w:szCs w:val="20"/>
        </w:rPr>
        <w:t>s</w:t>
      </w:r>
      <w:r w:rsidRPr="005C7DB7">
        <w:rPr>
          <w:rFonts w:ascii="Verdana" w:eastAsia="MS PMincho" w:hAnsi="Verdana"/>
          <w:spacing w:val="-10"/>
          <w:w w:val="97"/>
          <w:sz w:val="20"/>
          <w:szCs w:val="20"/>
        </w:rPr>
        <w:t xml:space="preserve"> </w:t>
      </w:r>
      <w:r w:rsidRPr="005C7DB7">
        <w:rPr>
          <w:rFonts w:ascii="Verdana" w:eastAsia="MS PMincho" w:hAnsi="Verdana"/>
          <w:spacing w:val="-1"/>
          <w:sz w:val="20"/>
          <w:szCs w:val="20"/>
        </w:rPr>
        <w:t>a</w:t>
      </w:r>
      <w:r w:rsidRPr="005C7DB7">
        <w:rPr>
          <w:rFonts w:ascii="Verdana" w:eastAsia="MS PMincho" w:hAnsi="Verdana"/>
          <w:spacing w:val="-3"/>
          <w:sz w:val="20"/>
          <w:szCs w:val="20"/>
        </w:rPr>
        <w:t>r</w:t>
      </w:r>
      <w:r w:rsidRPr="005C7DB7">
        <w:rPr>
          <w:rFonts w:ascii="Verdana" w:eastAsia="MS PMincho" w:hAnsi="Verdana"/>
          <w:sz w:val="20"/>
          <w:szCs w:val="20"/>
        </w:rPr>
        <w:t>e</w:t>
      </w:r>
      <w:r w:rsidRPr="005C7DB7">
        <w:rPr>
          <w:rFonts w:ascii="Verdana" w:eastAsia="MS PMincho" w:hAnsi="Verdana"/>
          <w:spacing w:val="-17"/>
          <w:sz w:val="20"/>
          <w:szCs w:val="20"/>
        </w:rPr>
        <w:t xml:space="preserve"> </w:t>
      </w:r>
      <w:r w:rsidRPr="005C7DB7">
        <w:rPr>
          <w:rFonts w:ascii="Verdana" w:eastAsia="MS PMincho" w:hAnsi="Verdana"/>
          <w:spacing w:val="-1"/>
          <w:w w:val="96"/>
          <w:sz w:val="20"/>
          <w:szCs w:val="20"/>
        </w:rPr>
        <w:t>li</w:t>
      </w:r>
      <w:r w:rsidRPr="005C7DB7">
        <w:rPr>
          <w:rFonts w:ascii="Verdana" w:eastAsia="MS PMincho" w:hAnsi="Verdana"/>
          <w:spacing w:val="-5"/>
          <w:w w:val="96"/>
          <w:sz w:val="20"/>
          <w:szCs w:val="20"/>
        </w:rPr>
        <w:t>k</w:t>
      </w:r>
      <w:r w:rsidRPr="005C7DB7">
        <w:rPr>
          <w:rFonts w:ascii="Verdana" w:eastAsia="MS PMincho" w:hAnsi="Verdana"/>
          <w:w w:val="96"/>
          <w:sz w:val="20"/>
          <w:szCs w:val="20"/>
        </w:rPr>
        <w:t>e</w:t>
      </w:r>
      <w:r w:rsidRPr="005C7DB7">
        <w:rPr>
          <w:rFonts w:ascii="Verdana" w:eastAsia="MS PMincho" w:hAnsi="Verdana"/>
          <w:spacing w:val="-1"/>
          <w:w w:val="96"/>
          <w:sz w:val="20"/>
          <w:szCs w:val="20"/>
        </w:rPr>
        <w:t>l</w:t>
      </w:r>
      <w:r w:rsidRPr="005C7DB7">
        <w:rPr>
          <w:rFonts w:ascii="Verdana" w:eastAsia="MS PMincho" w:hAnsi="Verdana"/>
          <w:w w:val="96"/>
          <w:sz w:val="20"/>
          <w:szCs w:val="20"/>
        </w:rPr>
        <w:t>y</w:t>
      </w:r>
      <w:r w:rsidRPr="005C7DB7">
        <w:rPr>
          <w:rFonts w:ascii="Verdana" w:eastAsia="MS PMincho" w:hAnsi="Verdana"/>
          <w:spacing w:val="-11"/>
          <w:w w:val="96"/>
          <w:sz w:val="20"/>
          <w:szCs w:val="20"/>
        </w:rPr>
        <w:t xml:space="preserve"> </w:t>
      </w:r>
      <w:r w:rsidRPr="005C7DB7">
        <w:rPr>
          <w:rFonts w:ascii="Verdana" w:eastAsia="MS PMincho" w:hAnsi="Verdana"/>
          <w:spacing w:val="-3"/>
          <w:sz w:val="20"/>
          <w:szCs w:val="20"/>
        </w:rPr>
        <w:t>t</w:t>
      </w:r>
      <w:r w:rsidRPr="005C7DB7">
        <w:rPr>
          <w:rFonts w:ascii="Verdana" w:eastAsia="MS PMincho" w:hAnsi="Verdana"/>
          <w:sz w:val="20"/>
          <w:szCs w:val="20"/>
        </w:rPr>
        <w:t>o</w:t>
      </w:r>
      <w:r w:rsidRPr="005C7DB7">
        <w:rPr>
          <w:rFonts w:ascii="Verdana" w:eastAsia="MS PMincho" w:hAnsi="Verdana"/>
          <w:spacing w:val="-5"/>
          <w:sz w:val="20"/>
          <w:szCs w:val="20"/>
        </w:rPr>
        <w:t xml:space="preserve"> </w:t>
      </w:r>
      <w:r w:rsidRPr="005C7DB7">
        <w:rPr>
          <w:rFonts w:ascii="Verdana" w:eastAsia="MS PMincho" w:hAnsi="Verdana"/>
          <w:spacing w:val="-1"/>
          <w:sz w:val="20"/>
          <w:szCs w:val="20"/>
        </w:rPr>
        <w:t>be for providing the information.</w:t>
      </w:r>
      <w:r w:rsidR="00615983" w:rsidRPr="005C7DB7">
        <w:rPr>
          <w:rFonts w:ascii="Verdana" w:eastAsia="MS PMincho" w:hAnsi="Verdana"/>
          <w:spacing w:val="-1"/>
          <w:sz w:val="20"/>
          <w:szCs w:val="20"/>
        </w:rPr>
        <w:t xml:space="preserve"> </w:t>
      </w:r>
      <w:r w:rsidRPr="005C7DB7">
        <w:rPr>
          <w:rFonts w:ascii="Verdana" w:eastAsia="MS PMincho" w:hAnsi="Verdana"/>
          <w:spacing w:val="-5"/>
          <w:sz w:val="20"/>
          <w:szCs w:val="20"/>
        </w:rPr>
        <w:t>I</w:t>
      </w:r>
      <w:r w:rsidRPr="005C7DB7">
        <w:rPr>
          <w:rFonts w:ascii="Verdana" w:eastAsia="MS PMincho" w:hAnsi="Verdana"/>
          <w:sz w:val="20"/>
          <w:szCs w:val="20"/>
        </w:rPr>
        <w:t>t</w:t>
      </w:r>
      <w:r w:rsidRPr="005C7DB7">
        <w:rPr>
          <w:rFonts w:ascii="Verdana" w:eastAsia="MS PMincho" w:hAnsi="Verdana"/>
          <w:spacing w:val="-5"/>
          <w:sz w:val="20"/>
          <w:szCs w:val="20"/>
        </w:rPr>
        <w:t xml:space="preserve"> </w:t>
      </w:r>
      <w:r w:rsidRPr="005C7DB7">
        <w:rPr>
          <w:rFonts w:ascii="Verdana" w:eastAsia="MS PMincho" w:hAnsi="Verdana"/>
          <w:spacing w:val="-2"/>
          <w:sz w:val="20"/>
          <w:szCs w:val="20"/>
        </w:rPr>
        <w:t>i</w:t>
      </w:r>
      <w:r w:rsidRPr="005C7DB7">
        <w:rPr>
          <w:rFonts w:ascii="Verdana" w:eastAsia="MS PMincho" w:hAnsi="Verdana"/>
          <w:sz w:val="20"/>
          <w:szCs w:val="20"/>
        </w:rPr>
        <w:t>s</w:t>
      </w:r>
      <w:r w:rsidRPr="005C7DB7">
        <w:rPr>
          <w:rFonts w:ascii="Verdana" w:eastAsia="MS PMincho" w:hAnsi="Verdana"/>
          <w:spacing w:val="-19"/>
          <w:sz w:val="20"/>
          <w:szCs w:val="20"/>
        </w:rPr>
        <w:t xml:space="preserve"> </w:t>
      </w:r>
      <w:r w:rsidRPr="005C7DB7">
        <w:rPr>
          <w:rFonts w:ascii="Verdana" w:eastAsia="MS PMincho" w:hAnsi="Verdana"/>
          <w:spacing w:val="-5"/>
          <w:sz w:val="20"/>
          <w:szCs w:val="20"/>
        </w:rPr>
        <w:t>r</w:t>
      </w:r>
      <w:r w:rsidRPr="005C7DB7">
        <w:rPr>
          <w:rFonts w:ascii="Verdana" w:eastAsia="MS PMincho" w:hAnsi="Verdana"/>
          <w:spacing w:val="-2"/>
          <w:sz w:val="20"/>
          <w:szCs w:val="20"/>
        </w:rPr>
        <w:t>e</w:t>
      </w:r>
      <w:r w:rsidRPr="005C7DB7">
        <w:rPr>
          <w:rFonts w:ascii="Verdana" w:eastAsia="MS PMincho" w:hAnsi="Verdana"/>
          <w:spacing w:val="-5"/>
          <w:sz w:val="20"/>
          <w:szCs w:val="20"/>
        </w:rPr>
        <w:t>c</w:t>
      </w:r>
      <w:r w:rsidRPr="005C7DB7">
        <w:rPr>
          <w:rFonts w:ascii="Verdana" w:eastAsia="MS PMincho" w:hAnsi="Verdana"/>
          <w:spacing w:val="-3"/>
          <w:sz w:val="20"/>
          <w:szCs w:val="20"/>
        </w:rPr>
        <w:t>o</w:t>
      </w:r>
      <w:r w:rsidRPr="005C7DB7">
        <w:rPr>
          <w:rFonts w:ascii="Verdana" w:eastAsia="MS PMincho" w:hAnsi="Verdana"/>
          <w:spacing w:val="-2"/>
          <w:sz w:val="20"/>
          <w:szCs w:val="20"/>
        </w:rPr>
        <w:t>mmende</w:t>
      </w:r>
      <w:r w:rsidRPr="005C7DB7">
        <w:rPr>
          <w:rFonts w:ascii="Verdana" w:eastAsia="MS PMincho" w:hAnsi="Verdana"/>
          <w:sz w:val="20"/>
          <w:szCs w:val="20"/>
        </w:rPr>
        <w:t>d</w:t>
      </w:r>
      <w:r w:rsidR="00615983" w:rsidRPr="005C7DB7">
        <w:rPr>
          <w:rFonts w:ascii="Verdana" w:eastAsia="MS PMincho" w:hAnsi="Verdana"/>
          <w:sz w:val="20"/>
          <w:szCs w:val="20"/>
        </w:rPr>
        <w:t xml:space="preserve"> </w:t>
      </w:r>
      <w:r w:rsidRPr="005C7DB7">
        <w:rPr>
          <w:rFonts w:ascii="Verdana" w:eastAsia="MS PMincho" w:hAnsi="Verdana"/>
          <w:spacing w:val="-2"/>
          <w:sz w:val="20"/>
          <w:szCs w:val="20"/>
        </w:rPr>
        <w:t>tha</w:t>
      </w:r>
      <w:r w:rsidRPr="005C7DB7">
        <w:rPr>
          <w:rFonts w:ascii="Verdana" w:eastAsia="MS PMincho" w:hAnsi="Verdana"/>
          <w:sz w:val="20"/>
          <w:szCs w:val="20"/>
        </w:rPr>
        <w:t>t a</w:t>
      </w:r>
      <w:r w:rsidRPr="005C7DB7">
        <w:rPr>
          <w:rFonts w:ascii="Verdana" w:eastAsia="MS PMincho" w:hAnsi="Verdana"/>
          <w:spacing w:val="-15"/>
          <w:sz w:val="20"/>
          <w:szCs w:val="20"/>
        </w:rPr>
        <w:t xml:space="preserve"> </w:t>
      </w:r>
      <w:r w:rsidRPr="005C7DB7">
        <w:rPr>
          <w:rFonts w:ascii="Verdana" w:eastAsia="MS PMincho" w:hAnsi="Verdana"/>
          <w:spacing w:val="-5"/>
          <w:sz w:val="20"/>
          <w:szCs w:val="20"/>
        </w:rPr>
        <w:t>r</w:t>
      </w:r>
      <w:r w:rsidRPr="005C7DB7">
        <w:rPr>
          <w:rFonts w:ascii="Verdana" w:eastAsia="MS PMincho" w:hAnsi="Verdana"/>
          <w:spacing w:val="-2"/>
          <w:sz w:val="20"/>
          <w:szCs w:val="20"/>
        </w:rPr>
        <w:t>espons</w:t>
      </w:r>
      <w:r w:rsidRPr="005C7DB7">
        <w:rPr>
          <w:rFonts w:ascii="Verdana" w:eastAsia="MS PMincho" w:hAnsi="Verdana"/>
          <w:sz w:val="20"/>
          <w:szCs w:val="20"/>
        </w:rPr>
        <w:t>e</w:t>
      </w:r>
      <w:r w:rsidRPr="005C7DB7">
        <w:rPr>
          <w:rFonts w:ascii="Verdana" w:eastAsia="MS PMincho" w:hAnsi="Verdana"/>
          <w:spacing w:val="-14"/>
          <w:sz w:val="20"/>
          <w:szCs w:val="20"/>
        </w:rPr>
        <w:t xml:space="preserve"> </w:t>
      </w:r>
      <w:r w:rsidRPr="005C7DB7">
        <w:rPr>
          <w:rFonts w:ascii="Verdana" w:eastAsia="MS PMincho" w:hAnsi="Verdana"/>
          <w:spacing w:val="-4"/>
          <w:sz w:val="20"/>
          <w:szCs w:val="20"/>
        </w:rPr>
        <w:t>t</w:t>
      </w:r>
      <w:r w:rsidRPr="005C7DB7">
        <w:rPr>
          <w:rFonts w:ascii="Verdana" w:eastAsia="MS PMincho" w:hAnsi="Verdana"/>
          <w:sz w:val="20"/>
          <w:szCs w:val="20"/>
        </w:rPr>
        <w:t>o</w:t>
      </w:r>
      <w:r w:rsidRPr="005C7DB7">
        <w:rPr>
          <w:rFonts w:ascii="Verdana" w:eastAsia="MS PMincho" w:hAnsi="Verdana"/>
          <w:spacing w:val="-6"/>
          <w:sz w:val="20"/>
          <w:szCs w:val="20"/>
        </w:rPr>
        <w:t xml:space="preserve"> </w:t>
      </w:r>
      <w:r w:rsidRPr="005C7DB7">
        <w:rPr>
          <w:rFonts w:ascii="Verdana" w:eastAsia="MS PMincho" w:hAnsi="Verdana"/>
          <w:spacing w:val="-2"/>
          <w:sz w:val="20"/>
          <w:szCs w:val="20"/>
        </w:rPr>
        <w:t>a</w:t>
      </w:r>
      <w:r w:rsidRPr="005C7DB7">
        <w:rPr>
          <w:rFonts w:ascii="Verdana" w:eastAsia="MS PMincho" w:hAnsi="Verdana"/>
          <w:sz w:val="20"/>
          <w:szCs w:val="20"/>
        </w:rPr>
        <w:t>n</w:t>
      </w:r>
      <w:r w:rsidRPr="005C7DB7">
        <w:rPr>
          <w:rFonts w:ascii="Verdana" w:eastAsia="MS PMincho" w:hAnsi="Verdana"/>
          <w:spacing w:val="-11"/>
          <w:sz w:val="20"/>
          <w:szCs w:val="20"/>
        </w:rPr>
        <w:t xml:space="preserve"> </w:t>
      </w:r>
      <w:r w:rsidRPr="005C7DB7">
        <w:rPr>
          <w:rFonts w:ascii="Verdana" w:eastAsia="MS PMincho" w:hAnsi="Verdana"/>
          <w:spacing w:val="-2"/>
          <w:sz w:val="20"/>
          <w:szCs w:val="20"/>
        </w:rPr>
        <w:t>enqui</w:t>
      </w:r>
      <w:r w:rsidRPr="005C7DB7">
        <w:rPr>
          <w:rFonts w:ascii="Verdana" w:eastAsia="MS PMincho" w:hAnsi="Verdana"/>
          <w:spacing w:val="5"/>
          <w:sz w:val="20"/>
          <w:szCs w:val="20"/>
        </w:rPr>
        <w:t>r</w:t>
      </w:r>
      <w:r w:rsidRPr="005C7DB7">
        <w:rPr>
          <w:rFonts w:ascii="Verdana" w:eastAsia="MS PMincho" w:hAnsi="Verdana"/>
          <w:sz w:val="20"/>
          <w:szCs w:val="20"/>
        </w:rPr>
        <w:t>y</w:t>
      </w:r>
      <w:r w:rsidRPr="005C7DB7">
        <w:rPr>
          <w:rFonts w:ascii="Verdana" w:eastAsia="MS PMincho" w:hAnsi="Verdana"/>
          <w:spacing w:val="-13"/>
          <w:sz w:val="20"/>
          <w:szCs w:val="20"/>
        </w:rPr>
        <w:t xml:space="preserve"> </w:t>
      </w:r>
      <w:r w:rsidRPr="005C7DB7">
        <w:rPr>
          <w:rFonts w:ascii="Verdana" w:eastAsia="MS PMincho" w:hAnsi="Verdana"/>
          <w:spacing w:val="-2"/>
          <w:sz w:val="20"/>
          <w:szCs w:val="20"/>
        </w:rPr>
        <w:t>shoul</w:t>
      </w:r>
      <w:r w:rsidRPr="005C7DB7">
        <w:rPr>
          <w:rFonts w:ascii="Verdana" w:eastAsia="MS PMincho" w:hAnsi="Verdana"/>
          <w:sz w:val="20"/>
          <w:szCs w:val="20"/>
        </w:rPr>
        <w:t>d</w:t>
      </w:r>
      <w:r w:rsidRPr="005C7DB7">
        <w:rPr>
          <w:rFonts w:ascii="Verdana" w:eastAsia="MS PMincho" w:hAnsi="Verdana"/>
          <w:spacing w:val="-6"/>
          <w:sz w:val="20"/>
          <w:szCs w:val="20"/>
        </w:rPr>
        <w:t xml:space="preserve"> </w:t>
      </w:r>
      <w:r w:rsidRPr="005C7DB7">
        <w:rPr>
          <w:rFonts w:ascii="Verdana" w:eastAsia="MS PMincho" w:hAnsi="Verdana"/>
          <w:spacing w:val="-2"/>
          <w:sz w:val="20"/>
          <w:szCs w:val="20"/>
        </w:rPr>
        <w:t>b</w:t>
      </w:r>
      <w:r w:rsidRPr="005C7DB7">
        <w:rPr>
          <w:rFonts w:ascii="Verdana" w:eastAsia="MS PMincho" w:hAnsi="Verdana"/>
          <w:sz w:val="20"/>
          <w:szCs w:val="20"/>
        </w:rPr>
        <w:t>e</w:t>
      </w:r>
      <w:r w:rsidRPr="005C7DB7">
        <w:rPr>
          <w:rFonts w:ascii="Verdana" w:eastAsia="MS PMincho" w:hAnsi="Verdana"/>
          <w:spacing w:val="-16"/>
          <w:sz w:val="20"/>
          <w:szCs w:val="20"/>
        </w:rPr>
        <w:t xml:space="preserve"> </w:t>
      </w:r>
      <w:r w:rsidRPr="005C7DB7">
        <w:rPr>
          <w:rFonts w:ascii="Verdana" w:eastAsia="MS PMincho" w:hAnsi="Verdana"/>
          <w:spacing w:val="-2"/>
          <w:sz w:val="20"/>
          <w:szCs w:val="20"/>
        </w:rPr>
        <w:t>sen</w:t>
      </w:r>
      <w:r w:rsidRPr="005C7DB7">
        <w:rPr>
          <w:rFonts w:ascii="Verdana" w:eastAsia="MS PMincho" w:hAnsi="Verdana"/>
          <w:sz w:val="20"/>
          <w:szCs w:val="20"/>
        </w:rPr>
        <w:t>t</w:t>
      </w:r>
      <w:r w:rsidRPr="005C7DB7">
        <w:rPr>
          <w:rFonts w:ascii="Verdana" w:eastAsia="MS PMincho" w:hAnsi="Verdana"/>
          <w:spacing w:val="-12"/>
          <w:sz w:val="20"/>
          <w:szCs w:val="20"/>
        </w:rPr>
        <w:t xml:space="preserve"> </w:t>
      </w:r>
      <w:r w:rsidRPr="005C7DB7">
        <w:rPr>
          <w:rFonts w:ascii="Verdana" w:eastAsia="MS PMincho" w:hAnsi="Verdana"/>
          <w:spacing w:val="-2"/>
          <w:sz w:val="20"/>
          <w:szCs w:val="20"/>
        </w:rPr>
        <w:t>n</w:t>
      </w:r>
      <w:r w:rsidRPr="005C7DB7">
        <w:rPr>
          <w:rFonts w:ascii="Verdana" w:eastAsia="MS PMincho" w:hAnsi="Verdana"/>
          <w:sz w:val="20"/>
          <w:szCs w:val="20"/>
        </w:rPr>
        <w:t>o</w:t>
      </w:r>
      <w:r w:rsidRPr="005C7DB7">
        <w:rPr>
          <w:rFonts w:ascii="Verdana" w:eastAsia="MS PMincho" w:hAnsi="Verdana"/>
          <w:spacing w:val="-9"/>
          <w:sz w:val="20"/>
          <w:szCs w:val="20"/>
        </w:rPr>
        <w:t xml:space="preserve"> </w:t>
      </w:r>
      <w:r w:rsidRPr="005C7DB7">
        <w:rPr>
          <w:rFonts w:ascii="Verdana" w:eastAsia="MS PMincho" w:hAnsi="Verdana"/>
          <w:spacing w:val="-2"/>
          <w:sz w:val="20"/>
          <w:szCs w:val="20"/>
        </w:rPr>
        <w:t>mo</w:t>
      </w:r>
      <w:r w:rsidRPr="005C7DB7">
        <w:rPr>
          <w:rFonts w:ascii="Verdana" w:eastAsia="MS PMincho" w:hAnsi="Verdana"/>
          <w:spacing w:val="-5"/>
          <w:sz w:val="20"/>
          <w:szCs w:val="20"/>
        </w:rPr>
        <w:t>r</w:t>
      </w:r>
      <w:r w:rsidRPr="005C7DB7">
        <w:rPr>
          <w:rFonts w:ascii="Verdana" w:eastAsia="MS PMincho" w:hAnsi="Verdana"/>
          <w:sz w:val="20"/>
          <w:szCs w:val="20"/>
        </w:rPr>
        <w:t>e</w:t>
      </w:r>
      <w:r w:rsidRPr="005C7DB7">
        <w:rPr>
          <w:rFonts w:ascii="Verdana" w:eastAsia="MS PMincho" w:hAnsi="Verdana"/>
          <w:spacing w:val="10"/>
          <w:sz w:val="20"/>
          <w:szCs w:val="20"/>
        </w:rPr>
        <w:t xml:space="preserve"> </w:t>
      </w:r>
      <w:r w:rsidRPr="005C7DB7">
        <w:rPr>
          <w:rFonts w:ascii="Verdana" w:eastAsia="MS PMincho" w:hAnsi="Verdana"/>
          <w:spacing w:val="2"/>
          <w:sz w:val="20"/>
          <w:szCs w:val="20"/>
        </w:rPr>
        <w:t>tha</w:t>
      </w:r>
      <w:r w:rsidRPr="005C7DB7">
        <w:rPr>
          <w:rFonts w:ascii="Verdana" w:eastAsia="MS PMincho" w:hAnsi="Verdana"/>
          <w:sz w:val="20"/>
          <w:szCs w:val="20"/>
        </w:rPr>
        <w:t>n</w:t>
      </w:r>
      <w:r w:rsidRPr="005C7DB7">
        <w:rPr>
          <w:rFonts w:ascii="Verdana" w:eastAsia="MS PMincho" w:hAnsi="Verdana"/>
          <w:spacing w:val="31"/>
          <w:sz w:val="20"/>
          <w:szCs w:val="20"/>
        </w:rPr>
        <w:t xml:space="preserve"> </w:t>
      </w:r>
      <w:r w:rsidR="00135A20" w:rsidRPr="005C7DB7">
        <w:rPr>
          <w:rFonts w:ascii="Verdana" w:eastAsia="MS PMincho" w:hAnsi="Verdana"/>
          <w:sz w:val="20"/>
          <w:szCs w:val="20"/>
        </w:rPr>
        <w:t>10</w:t>
      </w:r>
      <w:r w:rsidR="00135A20" w:rsidRPr="005C7DB7">
        <w:rPr>
          <w:rFonts w:ascii="Verdana" w:eastAsia="MS PMincho" w:hAnsi="Verdana"/>
          <w:spacing w:val="26"/>
          <w:sz w:val="20"/>
          <w:szCs w:val="20"/>
        </w:rPr>
        <w:t xml:space="preserve"> </w:t>
      </w:r>
      <w:r w:rsidRPr="005C7DB7">
        <w:rPr>
          <w:rFonts w:ascii="Verdana" w:eastAsia="MS PMincho" w:hAnsi="Verdana"/>
          <w:spacing w:val="-1"/>
          <w:sz w:val="20"/>
          <w:szCs w:val="20"/>
        </w:rPr>
        <w:t>w</w:t>
      </w:r>
      <w:r w:rsidRPr="005C7DB7">
        <w:rPr>
          <w:rFonts w:ascii="Verdana" w:eastAsia="MS PMincho" w:hAnsi="Verdana"/>
          <w:spacing w:val="1"/>
          <w:sz w:val="20"/>
          <w:szCs w:val="20"/>
        </w:rPr>
        <w:t>o</w:t>
      </w:r>
      <w:r w:rsidRPr="005C7DB7">
        <w:rPr>
          <w:rFonts w:ascii="Verdana" w:eastAsia="MS PMincho" w:hAnsi="Verdana"/>
          <w:spacing w:val="4"/>
          <w:sz w:val="20"/>
          <w:szCs w:val="20"/>
        </w:rPr>
        <w:t>r</w:t>
      </w:r>
      <w:r w:rsidRPr="005C7DB7">
        <w:rPr>
          <w:rFonts w:ascii="Verdana" w:eastAsia="MS PMincho" w:hAnsi="Verdana"/>
          <w:spacing w:val="2"/>
          <w:sz w:val="20"/>
          <w:szCs w:val="20"/>
        </w:rPr>
        <w:t>kin</w:t>
      </w:r>
      <w:r w:rsidRPr="005C7DB7">
        <w:rPr>
          <w:rFonts w:ascii="Verdana" w:eastAsia="MS PMincho" w:hAnsi="Verdana"/>
          <w:sz w:val="20"/>
          <w:szCs w:val="20"/>
        </w:rPr>
        <w:t>g</w:t>
      </w:r>
      <w:r w:rsidRPr="005C7DB7">
        <w:rPr>
          <w:rFonts w:ascii="Verdana" w:eastAsia="MS PMincho" w:hAnsi="Verdana"/>
          <w:spacing w:val="10"/>
          <w:sz w:val="20"/>
          <w:szCs w:val="20"/>
        </w:rPr>
        <w:t xml:space="preserve"> </w:t>
      </w:r>
      <w:r w:rsidRPr="005C7DB7">
        <w:rPr>
          <w:rFonts w:ascii="Verdana" w:eastAsia="MS PMincho" w:hAnsi="Verdana"/>
          <w:spacing w:val="2"/>
          <w:sz w:val="20"/>
          <w:szCs w:val="20"/>
        </w:rPr>
        <w:t>d</w:t>
      </w:r>
      <w:r w:rsidRPr="005C7DB7">
        <w:rPr>
          <w:rFonts w:ascii="Verdana" w:eastAsia="MS PMincho" w:hAnsi="Verdana"/>
          <w:spacing w:val="-2"/>
          <w:sz w:val="20"/>
          <w:szCs w:val="20"/>
        </w:rPr>
        <w:t>a</w:t>
      </w:r>
      <w:r w:rsidRPr="005C7DB7">
        <w:rPr>
          <w:rFonts w:ascii="Verdana" w:eastAsia="MS PMincho" w:hAnsi="Verdana"/>
          <w:spacing w:val="2"/>
          <w:sz w:val="20"/>
          <w:szCs w:val="20"/>
        </w:rPr>
        <w:t>y</w:t>
      </w:r>
      <w:r w:rsidRPr="005C7DB7">
        <w:rPr>
          <w:rFonts w:ascii="Verdana" w:eastAsia="MS PMincho" w:hAnsi="Verdana"/>
          <w:sz w:val="20"/>
          <w:szCs w:val="20"/>
        </w:rPr>
        <w:t>s</w:t>
      </w:r>
      <w:r w:rsidRPr="005C7DB7">
        <w:rPr>
          <w:rFonts w:ascii="Verdana" w:eastAsia="MS PMincho" w:hAnsi="Verdana"/>
          <w:spacing w:val="8"/>
          <w:sz w:val="20"/>
          <w:szCs w:val="20"/>
        </w:rPr>
        <w:t xml:space="preserve"> </w:t>
      </w:r>
      <w:r w:rsidRPr="005C7DB7">
        <w:rPr>
          <w:rFonts w:ascii="Verdana" w:eastAsia="MS PMincho" w:hAnsi="Verdana"/>
          <w:spacing w:val="2"/>
          <w:sz w:val="20"/>
          <w:szCs w:val="20"/>
        </w:rPr>
        <w:t>f</w:t>
      </w:r>
      <w:r w:rsidRPr="005C7DB7">
        <w:rPr>
          <w:rFonts w:ascii="Verdana" w:eastAsia="MS PMincho" w:hAnsi="Verdana"/>
          <w:spacing w:val="-1"/>
          <w:sz w:val="20"/>
          <w:szCs w:val="20"/>
        </w:rPr>
        <w:t>r</w:t>
      </w:r>
      <w:r w:rsidRPr="005C7DB7">
        <w:rPr>
          <w:rFonts w:ascii="Verdana" w:eastAsia="MS PMincho" w:hAnsi="Verdana"/>
          <w:spacing w:val="2"/>
          <w:sz w:val="20"/>
          <w:szCs w:val="20"/>
        </w:rPr>
        <w:t>o</w:t>
      </w:r>
      <w:r w:rsidRPr="005C7DB7">
        <w:rPr>
          <w:rFonts w:ascii="Verdana" w:eastAsia="MS PMincho" w:hAnsi="Verdana"/>
          <w:sz w:val="20"/>
          <w:szCs w:val="20"/>
        </w:rPr>
        <w:t>m</w:t>
      </w:r>
      <w:r w:rsidRPr="005C7DB7">
        <w:rPr>
          <w:rFonts w:ascii="Verdana" w:eastAsia="MS PMincho" w:hAnsi="Verdana"/>
          <w:spacing w:val="20"/>
          <w:sz w:val="20"/>
          <w:szCs w:val="20"/>
        </w:rPr>
        <w:t xml:space="preserve"> </w:t>
      </w:r>
      <w:r w:rsidRPr="005C7DB7">
        <w:rPr>
          <w:rFonts w:ascii="Verdana" w:eastAsia="MS PMincho" w:hAnsi="Verdana"/>
          <w:spacing w:val="-1"/>
          <w:sz w:val="20"/>
          <w:szCs w:val="20"/>
        </w:rPr>
        <w:t>r</w:t>
      </w:r>
      <w:r w:rsidRPr="005C7DB7">
        <w:rPr>
          <w:rFonts w:ascii="Verdana" w:eastAsia="MS PMincho" w:hAnsi="Verdana"/>
          <w:spacing w:val="3"/>
          <w:sz w:val="20"/>
          <w:szCs w:val="20"/>
        </w:rPr>
        <w:t>e</w:t>
      </w:r>
      <w:r w:rsidRPr="005C7DB7">
        <w:rPr>
          <w:rFonts w:ascii="Verdana" w:eastAsia="MS PMincho" w:hAnsi="Verdana"/>
          <w:sz w:val="20"/>
          <w:szCs w:val="20"/>
        </w:rPr>
        <w:t>c</w:t>
      </w:r>
      <w:r w:rsidRPr="005C7DB7">
        <w:rPr>
          <w:rFonts w:ascii="Verdana" w:eastAsia="MS PMincho" w:hAnsi="Verdana"/>
          <w:spacing w:val="2"/>
          <w:sz w:val="20"/>
          <w:szCs w:val="20"/>
        </w:rPr>
        <w:t>eip</w:t>
      </w:r>
      <w:r w:rsidRPr="005C7DB7">
        <w:rPr>
          <w:rFonts w:ascii="Verdana" w:eastAsia="MS PMincho" w:hAnsi="Verdana"/>
          <w:sz w:val="20"/>
          <w:szCs w:val="20"/>
        </w:rPr>
        <w:t>t</w:t>
      </w:r>
      <w:r w:rsidRPr="005C7DB7">
        <w:rPr>
          <w:rFonts w:ascii="Verdana" w:eastAsia="MS PMincho" w:hAnsi="Verdana"/>
          <w:spacing w:val="24"/>
          <w:sz w:val="20"/>
          <w:szCs w:val="20"/>
        </w:rPr>
        <w:t xml:space="preserve"> </w:t>
      </w:r>
      <w:r w:rsidRPr="005C7DB7">
        <w:rPr>
          <w:rFonts w:ascii="Verdana" w:eastAsia="MS PMincho" w:hAnsi="Verdana"/>
          <w:spacing w:val="2"/>
          <w:sz w:val="20"/>
          <w:szCs w:val="20"/>
        </w:rPr>
        <w:t>o</w:t>
      </w:r>
      <w:r w:rsidRPr="005C7DB7">
        <w:rPr>
          <w:rFonts w:ascii="Verdana" w:eastAsia="MS PMincho" w:hAnsi="Verdana"/>
          <w:sz w:val="20"/>
          <w:szCs w:val="20"/>
        </w:rPr>
        <w:t>f</w:t>
      </w:r>
      <w:r w:rsidRPr="005C7DB7">
        <w:rPr>
          <w:rFonts w:ascii="Verdana" w:eastAsia="MS PMincho" w:hAnsi="Verdana"/>
          <w:spacing w:val="23"/>
          <w:sz w:val="20"/>
          <w:szCs w:val="20"/>
        </w:rPr>
        <w:t xml:space="preserve"> </w:t>
      </w:r>
      <w:r w:rsidRPr="005C7DB7">
        <w:rPr>
          <w:rFonts w:ascii="Verdana" w:eastAsia="MS PMincho" w:hAnsi="Verdana"/>
          <w:spacing w:val="2"/>
          <w:sz w:val="20"/>
          <w:szCs w:val="20"/>
        </w:rPr>
        <w:t>th</w:t>
      </w:r>
      <w:r w:rsidRPr="005C7DB7">
        <w:rPr>
          <w:rFonts w:ascii="Verdana" w:eastAsia="MS PMincho" w:hAnsi="Verdana"/>
          <w:sz w:val="20"/>
          <w:szCs w:val="20"/>
        </w:rPr>
        <w:t>e</w:t>
      </w:r>
      <w:r w:rsidRPr="005C7DB7">
        <w:rPr>
          <w:rFonts w:ascii="Verdana" w:eastAsia="MS PMincho" w:hAnsi="Verdana"/>
          <w:spacing w:val="21"/>
          <w:sz w:val="20"/>
          <w:szCs w:val="20"/>
        </w:rPr>
        <w:t xml:space="preserve"> </w:t>
      </w:r>
      <w:r w:rsidRPr="005C7DB7">
        <w:rPr>
          <w:rFonts w:ascii="Verdana" w:eastAsia="MS PMincho" w:hAnsi="Verdana"/>
          <w:spacing w:val="-1"/>
          <w:sz w:val="20"/>
          <w:szCs w:val="20"/>
        </w:rPr>
        <w:t>r</w:t>
      </w:r>
      <w:r w:rsidRPr="005C7DB7">
        <w:rPr>
          <w:rFonts w:ascii="Verdana" w:eastAsia="MS PMincho" w:hAnsi="Verdana"/>
          <w:spacing w:val="3"/>
          <w:sz w:val="20"/>
          <w:szCs w:val="20"/>
        </w:rPr>
        <w:t>e</w:t>
      </w:r>
      <w:r w:rsidRPr="005C7DB7">
        <w:rPr>
          <w:rFonts w:ascii="Verdana" w:eastAsia="MS PMincho" w:hAnsi="Verdana"/>
          <w:spacing w:val="2"/>
          <w:sz w:val="20"/>
          <w:szCs w:val="20"/>
        </w:rPr>
        <w:t>quest</w:t>
      </w:r>
      <w:r w:rsidRPr="005C7DB7">
        <w:rPr>
          <w:rFonts w:ascii="Verdana" w:eastAsia="MS PMincho" w:hAnsi="Verdana"/>
          <w:sz w:val="20"/>
          <w:szCs w:val="20"/>
        </w:rPr>
        <w:t>.</w:t>
      </w:r>
      <w:r w:rsidRPr="005C7DB7">
        <w:rPr>
          <w:rFonts w:ascii="Verdana" w:eastAsia="MS PMincho" w:hAnsi="Verdana"/>
          <w:spacing w:val="18"/>
          <w:sz w:val="20"/>
          <w:szCs w:val="20"/>
        </w:rPr>
        <w:t xml:space="preserve"> </w:t>
      </w:r>
      <w:r w:rsidRPr="005C7DB7">
        <w:rPr>
          <w:rFonts w:ascii="Verdana" w:eastAsia="MS PMincho" w:hAnsi="Verdana"/>
          <w:spacing w:val="3"/>
          <w:sz w:val="20"/>
          <w:szCs w:val="20"/>
        </w:rPr>
        <w:t>T</w:t>
      </w:r>
      <w:r w:rsidRPr="005C7DB7">
        <w:rPr>
          <w:rFonts w:ascii="Verdana" w:eastAsia="MS PMincho" w:hAnsi="Verdana"/>
          <w:spacing w:val="2"/>
          <w:sz w:val="20"/>
          <w:szCs w:val="20"/>
        </w:rPr>
        <w:t>hi</w:t>
      </w:r>
      <w:r w:rsidRPr="005C7DB7">
        <w:rPr>
          <w:rFonts w:ascii="Verdana" w:eastAsia="MS PMincho" w:hAnsi="Verdana"/>
          <w:sz w:val="20"/>
          <w:szCs w:val="20"/>
        </w:rPr>
        <w:t>s</w:t>
      </w:r>
      <w:r w:rsidRPr="005C7DB7">
        <w:rPr>
          <w:rFonts w:ascii="Verdana" w:eastAsia="MS PMincho" w:hAnsi="Verdana"/>
          <w:spacing w:val="12"/>
          <w:sz w:val="20"/>
          <w:szCs w:val="20"/>
        </w:rPr>
        <w:t xml:space="preserve"> </w:t>
      </w:r>
      <w:r w:rsidRPr="005C7DB7">
        <w:rPr>
          <w:rFonts w:ascii="Verdana" w:eastAsia="MS PMincho" w:hAnsi="Verdana"/>
          <w:spacing w:val="2"/>
          <w:sz w:val="20"/>
          <w:szCs w:val="20"/>
        </w:rPr>
        <w:t>info</w:t>
      </w:r>
      <w:r w:rsidRPr="005C7DB7">
        <w:rPr>
          <w:rFonts w:ascii="Verdana" w:eastAsia="MS PMincho" w:hAnsi="Verdana"/>
          <w:spacing w:val="4"/>
          <w:sz w:val="20"/>
          <w:szCs w:val="20"/>
        </w:rPr>
        <w:t>r</w:t>
      </w:r>
      <w:r w:rsidRPr="005C7DB7">
        <w:rPr>
          <w:rFonts w:ascii="Verdana" w:eastAsia="MS PMincho" w:hAnsi="Verdana"/>
          <w:spacing w:val="2"/>
          <w:sz w:val="20"/>
          <w:szCs w:val="20"/>
        </w:rPr>
        <w:t>mation</w:t>
      </w:r>
      <w:r w:rsidRPr="005C7DB7">
        <w:rPr>
          <w:rFonts w:ascii="Verdana" w:eastAsia="MS PMincho" w:hAnsi="Verdana"/>
          <w:spacing w:val="29"/>
          <w:sz w:val="20"/>
          <w:szCs w:val="20"/>
        </w:rPr>
        <w:t xml:space="preserve"> </w:t>
      </w:r>
      <w:r w:rsidRPr="005C7DB7">
        <w:rPr>
          <w:rFonts w:ascii="Verdana" w:eastAsia="MS PMincho" w:hAnsi="Verdana"/>
          <w:spacing w:val="2"/>
          <w:sz w:val="20"/>
          <w:szCs w:val="20"/>
        </w:rPr>
        <w:t>shoul</w:t>
      </w:r>
      <w:r w:rsidRPr="005C7DB7">
        <w:rPr>
          <w:rFonts w:ascii="Verdana" w:eastAsia="MS PMincho" w:hAnsi="Verdana"/>
          <w:sz w:val="20"/>
          <w:szCs w:val="20"/>
        </w:rPr>
        <w:t>d</w:t>
      </w:r>
      <w:r w:rsidRPr="005C7DB7">
        <w:rPr>
          <w:rFonts w:ascii="Verdana" w:eastAsia="MS PMincho" w:hAnsi="Verdana"/>
          <w:spacing w:val="35"/>
          <w:sz w:val="20"/>
          <w:szCs w:val="20"/>
        </w:rPr>
        <w:t xml:space="preserve"> </w:t>
      </w:r>
      <w:r w:rsidRPr="005C7DB7">
        <w:rPr>
          <w:rFonts w:ascii="Verdana" w:eastAsia="MS PMincho" w:hAnsi="Verdana"/>
          <w:spacing w:val="2"/>
          <w:sz w:val="20"/>
          <w:szCs w:val="20"/>
        </w:rPr>
        <w:t>b</w:t>
      </w:r>
      <w:r w:rsidRPr="005C7DB7">
        <w:rPr>
          <w:rFonts w:ascii="Verdana" w:eastAsia="MS PMincho" w:hAnsi="Verdana"/>
          <w:sz w:val="20"/>
          <w:szCs w:val="20"/>
        </w:rPr>
        <w:t>e</w:t>
      </w:r>
      <w:r w:rsidRPr="005C7DB7">
        <w:rPr>
          <w:rFonts w:ascii="Verdana" w:eastAsia="MS PMincho" w:hAnsi="Verdana"/>
          <w:spacing w:val="25"/>
          <w:sz w:val="20"/>
          <w:szCs w:val="20"/>
        </w:rPr>
        <w:t xml:space="preserve"> </w:t>
      </w:r>
      <w:r w:rsidRPr="005C7DB7">
        <w:rPr>
          <w:rFonts w:ascii="Verdana" w:eastAsia="MS PMincho" w:hAnsi="Verdana"/>
          <w:spacing w:val="2"/>
          <w:sz w:val="20"/>
          <w:szCs w:val="20"/>
        </w:rPr>
        <w:t>mad</w:t>
      </w:r>
      <w:r w:rsidRPr="005C7DB7">
        <w:rPr>
          <w:rFonts w:ascii="Verdana" w:eastAsia="MS PMincho" w:hAnsi="Verdana"/>
          <w:sz w:val="20"/>
          <w:szCs w:val="20"/>
        </w:rPr>
        <w:t>e</w:t>
      </w:r>
      <w:r w:rsidRPr="005C7DB7">
        <w:rPr>
          <w:rFonts w:ascii="Verdana" w:eastAsia="MS PMincho" w:hAnsi="Verdana"/>
          <w:spacing w:val="33"/>
          <w:sz w:val="20"/>
          <w:szCs w:val="20"/>
        </w:rPr>
        <w:t xml:space="preserve"> </w:t>
      </w:r>
      <w:r w:rsidRPr="005C7DB7">
        <w:rPr>
          <w:rFonts w:ascii="Verdana" w:eastAsia="MS PMincho" w:hAnsi="Verdana"/>
          <w:spacing w:val="-2"/>
          <w:sz w:val="20"/>
          <w:szCs w:val="20"/>
        </w:rPr>
        <w:t>a</w:t>
      </w:r>
      <w:r w:rsidRPr="005C7DB7">
        <w:rPr>
          <w:rFonts w:ascii="Verdana" w:eastAsia="MS PMincho" w:hAnsi="Verdana"/>
          <w:spacing w:val="3"/>
          <w:sz w:val="20"/>
          <w:szCs w:val="20"/>
        </w:rPr>
        <w:t>v</w:t>
      </w:r>
      <w:r w:rsidRPr="005C7DB7">
        <w:rPr>
          <w:rFonts w:ascii="Verdana" w:eastAsia="MS PMincho" w:hAnsi="Verdana"/>
          <w:spacing w:val="2"/>
          <w:sz w:val="20"/>
          <w:szCs w:val="20"/>
        </w:rPr>
        <w:t>ailabl</w:t>
      </w:r>
      <w:r w:rsidRPr="005C7DB7">
        <w:rPr>
          <w:rFonts w:ascii="Verdana" w:eastAsia="MS PMincho" w:hAnsi="Verdana"/>
          <w:sz w:val="20"/>
          <w:szCs w:val="20"/>
        </w:rPr>
        <w:t>e</w:t>
      </w:r>
      <w:r w:rsidRPr="005C7DB7">
        <w:rPr>
          <w:rFonts w:ascii="Verdana" w:eastAsia="MS PMincho" w:hAnsi="Verdana"/>
          <w:spacing w:val="-3"/>
          <w:sz w:val="20"/>
          <w:szCs w:val="20"/>
        </w:rPr>
        <w:t xml:space="preserve"> </w:t>
      </w:r>
      <w:r w:rsidRPr="005C7DB7">
        <w:rPr>
          <w:rFonts w:ascii="Verdana" w:eastAsia="MS PMincho" w:hAnsi="Verdana"/>
          <w:spacing w:val="2"/>
          <w:sz w:val="20"/>
          <w:szCs w:val="20"/>
        </w:rPr>
        <w:t>o</w:t>
      </w:r>
      <w:r w:rsidRPr="005C7DB7">
        <w:rPr>
          <w:rFonts w:ascii="Verdana" w:eastAsia="MS PMincho" w:hAnsi="Verdana"/>
          <w:sz w:val="20"/>
          <w:szCs w:val="20"/>
        </w:rPr>
        <w:t>n</w:t>
      </w:r>
      <w:r w:rsidRPr="005C7DB7">
        <w:rPr>
          <w:rFonts w:ascii="Verdana" w:eastAsia="MS PMincho" w:hAnsi="Verdana"/>
          <w:spacing w:val="32"/>
          <w:sz w:val="20"/>
          <w:szCs w:val="20"/>
        </w:rPr>
        <w:t xml:space="preserve"> </w:t>
      </w:r>
      <w:r w:rsidRPr="005C7DB7">
        <w:rPr>
          <w:rFonts w:ascii="Verdana" w:eastAsia="MS PMincho" w:hAnsi="Verdana"/>
          <w:spacing w:val="-1"/>
          <w:sz w:val="20"/>
          <w:szCs w:val="20"/>
        </w:rPr>
        <w:t>r</w:t>
      </w:r>
      <w:r w:rsidRPr="005C7DB7">
        <w:rPr>
          <w:rFonts w:ascii="Verdana" w:eastAsia="MS PMincho" w:hAnsi="Verdana"/>
          <w:spacing w:val="3"/>
          <w:sz w:val="20"/>
          <w:szCs w:val="20"/>
        </w:rPr>
        <w:t>e</w:t>
      </w:r>
      <w:r w:rsidRPr="005C7DB7">
        <w:rPr>
          <w:rFonts w:ascii="Verdana" w:eastAsia="MS PMincho" w:hAnsi="Verdana"/>
          <w:spacing w:val="2"/>
          <w:sz w:val="20"/>
          <w:szCs w:val="20"/>
        </w:rPr>
        <w:t>quest</w:t>
      </w:r>
      <w:r w:rsidRPr="005C7DB7">
        <w:rPr>
          <w:rFonts w:ascii="Verdana" w:eastAsia="MS PMincho" w:hAnsi="Verdana"/>
          <w:spacing w:val="20"/>
          <w:sz w:val="20"/>
          <w:szCs w:val="20"/>
        </w:rPr>
        <w:t xml:space="preserve"> </w:t>
      </w:r>
      <w:r w:rsidRPr="005C7DB7">
        <w:rPr>
          <w:rFonts w:ascii="Verdana" w:eastAsia="MS PMincho" w:hAnsi="Verdana"/>
          <w:spacing w:val="2"/>
          <w:sz w:val="20"/>
          <w:szCs w:val="20"/>
        </w:rPr>
        <w:t>an</w:t>
      </w:r>
      <w:r w:rsidRPr="005C7DB7">
        <w:rPr>
          <w:rFonts w:ascii="Verdana" w:eastAsia="MS PMincho" w:hAnsi="Verdana"/>
          <w:sz w:val="20"/>
          <w:szCs w:val="20"/>
        </w:rPr>
        <w:t>d</w:t>
      </w:r>
      <w:r w:rsidRPr="005C7DB7">
        <w:rPr>
          <w:rFonts w:ascii="Verdana" w:eastAsia="MS PMincho" w:hAnsi="Verdana"/>
          <w:spacing w:val="34"/>
          <w:sz w:val="20"/>
          <w:szCs w:val="20"/>
        </w:rPr>
        <w:t xml:space="preserve"> </w:t>
      </w:r>
      <w:r w:rsidRPr="005C7DB7">
        <w:rPr>
          <w:rFonts w:ascii="Verdana" w:eastAsia="MS PMincho" w:hAnsi="Verdana"/>
          <w:spacing w:val="2"/>
          <w:sz w:val="20"/>
          <w:szCs w:val="20"/>
        </w:rPr>
        <w:t>b</w:t>
      </w:r>
      <w:r w:rsidRPr="005C7DB7">
        <w:rPr>
          <w:rFonts w:ascii="Verdana" w:eastAsia="MS PMincho" w:hAnsi="Verdana"/>
          <w:sz w:val="20"/>
          <w:szCs w:val="20"/>
        </w:rPr>
        <w:t>e</w:t>
      </w:r>
      <w:r w:rsidRPr="005C7DB7">
        <w:rPr>
          <w:rFonts w:ascii="Verdana" w:eastAsia="MS PMincho" w:hAnsi="Verdana"/>
          <w:spacing w:val="26"/>
          <w:sz w:val="20"/>
          <w:szCs w:val="20"/>
        </w:rPr>
        <w:t xml:space="preserve"> </w:t>
      </w:r>
      <w:r w:rsidRPr="005C7DB7">
        <w:rPr>
          <w:rFonts w:ascii="Verdana" w:eastAsia="MS PMincho" w:hAnsi="Verdana"/>
          <w:spacing w:val="-2"/>
          <w:sz w:val="20"/>
          <w:szCs w:val="20"/>
        </w:rPr>
        <w:t>a</w:t>
      </w:r>
      <w:r w:rsidRPr="005C7DB7">
        <w:rPr>
          <w:rFonts w:ascii="Verdana" w:eastAsia="MS PMincho" w:hAnsi="Verdana"/>
          <w:spacing w:val="3"/>
          <w:sz w:val="20"/>
          <w:szCs w:val="20"/>
        </w:rPr>
        <w:t>v</w:t>
      </w:r>
      <w:r w:rsidRPr="005C7DB7">
        <w:rPr>
          <w:rFonts w:ascii="Verdana" w:eastAsia="MS PMincho" w:hAnsi="Verdana"/>
          <w:spacing w:val="2"/>
          <w:sz w:val="20"/>
          <w:szCs w:val="20"/>
        </w:rPr>
        <w:t>ailabl</w:t>
      </w:r>
      <w:r w:rsidRPr="005C7DB7">
        <w:rPr>
          <w:rFonts w:ascii="Verdana" w:eastAsia="MS PMincho" w:hAnsi="Verdana"/>
          <w:sz w:val="20"/>
          <w:szCs w:val="20"/>
        </w:rPr>
        <w:t>e</w:t>
      </w:r>
      <w:r w:rsidRPr="005C7DB7">
        <w:rPr>
          <w:rFonts w:ascii="Verdana" w:eastAsia="MS PMincho" w:hAnsi="Verdana"/>
          <w:spacing w:val="-3"/>
          <w:sz w:val="20"/>
          <w:szCs w:val="20"/>
        </w:rPr>
        <w:t xml:space="preserve"> </w:t>
      </w:r>
      <w:r w:rsidRPr="005C7DB7">
        <w:rPr>
          <w:rFonts w:ascii="Verdana" w:eastAsia="MS PMincho" w:hAnsi="Verdana"/>
          <w:spacing w:val="2"/>
          <w:sz w:val="20"/>
          <w:szCs w:val="20"/>
        </w:rPr>
        <w:t>onlin</w:t>
      </w:r>
      <w:r w:rsidRPr="005C7DB7">
        <w:rPr>
          <w:rFonts w:ascii="Verdana" w:eastAsia="MS PMincho" w:hAnsi="Verdana"/>
          <w:sz w:val="20"/>
          <w:szCs w:val="20"/>
        </w:rPr>
        <w:t>e</w:t>
      </w:r>
      <w:r w:rsidRPr="005C7DB7">
        <w:rPr>
          <w:rFonts w:ascii="Verdana" w:eastAsia="MS PMincho" w:hAnsi="Verdana"/>
          <w:spacing w:val="34"/>
          <w:sz w:val="20"/>
          <w:szCs w:val="20"/>
        </w:rPr>
        <w:t xml:space="preserve"> </w:t>
      </w:r>
      <w:r w:rsidRPr="005C7DB7">
        <w:rPr>
          <w:rFonts w:ascii="Verdana" w:eastAsia="MS PMincho" w:hAnsi="Verdana"/>
          <w:spacing w:val="2"/>
          <w:sz w:val="20"/>
          <w:szCs w:val="20"/>
        </w:rPr>
        <w:t>whe</w:t>
      </w:r>
      <w:r w:rsidRPr="005C7DB7">
        <w:rPr>
          <w:rFonts w:ascii="Verdana" w:eastAsia="MS PMincho" w:hAnsi="Verdana"/>
          <w:spacing w:val="-1"/>
          <w:sz w:val="20"/>
          <w:szCs w:val="20"/>
        </w:rPr>
        <w:t>r</w:t>
      </w:r>
      <w:r w:rsidRPr="005C7DB7">
        <w:rPr>
          <w:rFonts w:ascii="Verdana" w:eastAsia="MS PMincho" w:hAnsi="Verdana"/>
          <w:sz w:val="20"/>
          <w:szCs w:val="20"/>
        </w:rPr>
        <w:t>e</w:t>
      </w:r>
      <w:r w:rsidRPr="005C7DB7">
        <w:rPr>
          <w:rFonts w:ascii="Verdana" w:eastAsia="MS PMincho" w:hAnsi="Verdana"/>
          <w:spacing w:val="-5"/>
          <w:sz w:val="20"/>
          <w:szCs w:val="20"/>
        </w:rPr>
        <w:t xml:space="preserve"> </w:t>
      </w:r>
      <w:r w:rsidRPr="005C7DB7">
        <w:rPr>
          <w:rFonts w:ascii="Verdana" w:eastAsia="MS PMincho" w:hAnsi="Verdana"/>
          <w:sz w:val="20"/>
          <w:szCs w:val="20"/>
        </w:rPr>
        <w:t>possible.</w:t>
      </w:r>
    </w:p>
    <w:p w14:paraId="3E1922CB" w14:textId="77777777" w:rsidR="00171FB9" w:rsidRPr="00171FB9" w:rsidRDefault="00171FB9" w:rsidP="004F535F">
      <w:pPr>
        <w:pStyle w:val="onlinetext"/>
        <w:suppressAutoHyphens/>
        <w:autoSpaceDE w:val="0"/>
        <w:spacing w:after="0"/>
        <w:rPr>
          <w:rFonts w:eastAsia="MS PMincho"/>
          <w:color w:val="363435"/>
          <w:szCs w:val="20"/>
        </w:rPr>
      </w:pPr>
    </w:p>
    <w:p w14:paraId="6558AAF9" w14:textId="77777777" w:rsidR="00171FB9" w:rsidRPr="00316A3E" w:rsidRDefault="00250006" w:rsidP="00316A3E">
      <w:pPr>
        <w:pStyle w:val="Heading2"/>
      </w:pPr>
      <w:bookmarkStart w:id="300" w:name="_Toc415753291"/>
      <w:bookmarkStart w:id="301" w:name="_Toc443380622"/>
      <w:r w:rsidRPr="00316A3E">
        <w:t>13.2</w:t>
      </w:r>
      <w:r w:rsidR="00B75352">
        <w:tab/>
      </w:r>
      <w:r w:rsidRPr="00316A3E">
        <w:t xml:space="preserve"> </w:t>
      </w:r>
      <w:r w:rsidR="00171FB9" w:rsidRPr="00316A3E">
        <w:t>Landlord’s name and address</w:t>
      </w:r>
      <w:bookmarkEnd w:id="300"/>
      <w:bookmarkEnd w:id="301"/>
    </w:p>
    <w:p w14:paraId="15A3FB82" w14:textId="77777777" w:rsidR="00171FB9" w:rsidRDefault="00171FB9" w:rsidP="009B0001">
      <w:pPr>
        <w:widowControl w:val="0"/>
        <w:autoSpaceDE w:val="0"/>
        <w:autoSpaceDN w:val="0"/>
        <w:adjustRightInd w:val="0"/>
        <w:spacing w:line="110" w:lineRule="exact"/>
        <w:rPr>
          <w:rFonts w:ascii="Verdana" w:eastAsia="MS PMincho" w:hAnsi="Verdana"/>
          <w:color w:val="000000"/>
          <w:sz w:val="20"/>
          <w:szCs w:val="20"/>
        </w:rPr>
      </w:pPr>
    </w:p>
    <w:p w14:paraId="4EF47707" w14:textId="77777777" w:rsidR="009B0001" w:rsidRPr="00171FB9" w:rsidRDefault="009B0001" w:rsidP="009B0001">
      <w:pPr>
        <w:widowControl w:val="0"/>
        <w:autoSpaceDE w:val="0"/>
        <w:autoSpaceDN w:val="0"/>
        <w:adjustRightInd w:val="0"/>
        <w:spacing w:line="110" w:lineRule="exact"/>
        <w:rPr>
          <w:rFonts w:ascii="Verdana" w:eastAsia="MS PMincho" w:hAnsi="Verdana"/>
          <w:color w:val="000000"/>
          <w:sz w:val="20"/>
          <w:szCs w:val="20"/>
        </w:rPr>
      </w:pPr>
    </w:p>
    <w:p w14:paraId="1387285A" w14:textId="77777777" w:rsidR="00AA7365" w:rsidRPr="005C7DB7" w:rsidRDefault="00171FB9" w:rsidP="00171FB9">
      <w:pPr>
        <w:widowControl w:val="0"/>
        <w:autoSpaceDE w:val="0"/>
        <w:autoSpaceDN w:val="0"/>
        <w:adjustRightInd w:val="0"/>
        <w:spacing w:line="243" w:lineRule="auto"/>
        <w:ind w:right="-34"/>
        <w:jc w:val="both"/>
        <w:rPr>
          <w:rFonts w:ascii="Verdana" w:eastAsia="MS PMincho" w:hAnsi="Verdana"/>
          <w:spacing w:val="-8"/>
          <w:sz w:val="20"/>
          <w:szCs w:val="20"/>
        </w:rPr>
      </w:pPr>
      <w:r w:rsidRPr="005C7DB7">
        <w:rPr>
          <w:rFonts w:ascii="Verdana" w:eastAsia="MS PMincho" w:hAnsi="Verdana"/>
          <w:spacing w:val="-27"/>
          <w:w w:val="93"/>
          <w:sz w:val="20"/>
          <w:szCs w:val="20"/>
        </w:rPr>
        <w:t>Y</w:t>
      </w:r>
      <w:r w:rsidRPr="005C7DB7">
        <w:rPr>
          <w:rFonts w:ascii="Verdana" w:eastAsia="MS PMincho" w:hAnsi="Verdana"/>
          <w:w w:val="93"/>
          <w:sz w:val="20"/>
          <w:szCs w:val="20"/>
        </w:rPr>
        <w:t>ou</w:t>
      </w:r>
      <w:r w:rsidRPr="005C7DB7">
        <w:rPr>
          <w:rFonts w:ascii="Verdana" w:eastAsia="MS PMincho" w:hAnsi="Verdana"/>
          <w:spacing w:val="7"/>
          <w:w w:val="93"/>
          <w:sz w:val="20"/>
          <w:szCs w:val="20"/>
        </w:rPr>
        <w:t xml:space="preserve"> </w:t>
      </w:r>
      <w:r w:rsidRPr="005C7DB7">
        <w:rPr>
          <w:rFonts w:ascii="Verdana" w:eastAsia="MS PMincho" w:hAnsi="Verdana"/>
          <w:spacing w:val="-1"/>
          <w:sz w:val="20"/>
          <w:szCs w:val="20"/>
        </w:rPr>
        <w:t>m</w:t>
      </w:r>
      <w:r w:rsidRPr="005C7DB7">
        <w:rPr>
          <w:rFonts w:ascii="Verdana" w:eastAsia="MS PMincho" w:hAnsi="Verdana"/>
          <w:sz w:val="20"/>
          <w:szCs w:val="20"/>
        </w:rPr>
        <w:t>ust</w:t>
      </w:r>
      <w:r w:rsidRPr="005C7DB7">
        <w:rPr>
          <w:rFonts w:ascii="Verdana" w:eastAsia="MS PMincho" w:hAnsi="Verdana"/>
          <w:spacing w:val="17"/>
          <w:sz w:val="20"/>
          <w:szCs w:val="20"/>
        </w:rPr>
        <w:t xml:space="preserve"> </w:t>
      </w:r>
      <w:r w:rsidRPr="005C7DB7">
        <w:rPr>
          <w:rFonts w:ascii="Verdana" w:eastAsia="MS PMincho" w:hAnsi="Verdana"/>
          <w:sz w:val="20"/>
          <w:szCs w:val="20"/>
        </w:rPr>
        <w:t>p</w:t>
      </w:r>
      <w:r w:rsidRPr="005C7DB7">
        <w:rPr>
          <w:rFonts w:ascii="Verdana" w:eastAsia="MS PMincho" w:hAnsi="Verdana"/>
          <w:spacing w:val="-3"/>
          <w:sz w:val="20"/>
          <w:szCs w:val="20"/>
        </w:rPr>
        <w:t>ro</w:t>
      </w:r>
      <w:r w:rsidRPr="005C7DB7">
        <w:rPr>
          <w:rFonts w:ascii="Verdana" w:eastAsia="MS PMincho" w:hAnsi="Verdana"/>
          <w:spacing w:val="4"/>
          <w:sz w:val="20"/>
          <w:szCs w:val="20"/>
        </w:rPr>
        <w:t>v</w:t>
      </w:r>
      <w:r w:rsidRPr="005C7DB7">
        <w:rPr>
          <w:rFonts w:ascii="Verdana" w:eastAsia="MS PMincho" w:hAnsi="Verdana"/>
          <w:sz w:val="20"/>
          <w:szCs w:val="20"/>
        </w:rPr>
        <w:t>ide the</w:t>
      </w:r>
      <w:r w:rsidRPr="005C7DB7">
        <w:rPr>
          <w:rFonts w:ascii="Verdana" w:eastAsia="MS PMincho" w:hAnsi="Verdana"/>
          <w:spacing w:val="8"/>
          <w:sz w:val="20"/>
          <w:szCs w:val="20"/>
        </w:rPr>
        <w:t xml:space="preserve"> </w:t>
      </w:r>
      <w:r w:rsidRPr="005C7DB7">
        <w:rPr>
          <w:rFonts w:ascii="Verdana" w:eastAsia="MS PMincho" w:hAnsi="Verdana"/>
          <w:spacing w:val="-2"/>
          <w:sz w:val="20"/>
          <w:szCs w:val="20"/>
        </w:rPr>
        <w:t>leaseholder</w:t>
      </w:r>
      <w:r w:rsidRPr="005C7DB7">
        <w:rPr>
          <w:rFonts w:ascii="Verdana" w:eastAsia="MS PMincho" w:hAnsi="Verdana"/>
          <w:spacing w:val="22"/>
          <w:sz w:val="20"/>
          <w:szCs w:val="20"/>
        </w:rPr>
        <w:t xml:space="preserve"> </w:t>
      </w:r>
      <w:r w:rsidRPr="005C7DB7">
        <w:rPr>
          <w:rFonts w:ascii="Verdana" w:eastAsia="MS PMincho" w:hAnsi="Verdana"/>
          <w:spacing w:val="4"/>
          <w:sz w:val="20"/>
          <w:szCs w:val="20"/>
        </w:rPr>
        <w:t>w</w:t>
      </w:r>
      <w:r w:rsidRPr="005C7DB7">
        <w:rPr>
          <w:rFonts w:ascii="Verdana" w:eastAsia="MS PMincho" w:hAnsi="Verdana"/>
          <w:sz w:val="20"/>
          <w:szCs w:val="20"/>
        </w:rPr>
        <w:t>ith</w:t>
      </w:r>
      <w:r w:rsidRPr="005C7DB7">
        <w:rPr>
          <w:rFonts w:ascii="Verdana" w:eastAsia="MS PMincho" w:hAnsi="Verdana"/>
          <w:spacing w:val="1"/>
          <w:sz w:val="20"/>
          <w:szCs w:val="20"/>
        </w:rPr>
        <w:t xml:space="preserve"> </w:t>
      </w:r>
      <w:r w:rsidRPr="005C7DB7">
        <w:rPr>
          <w:rFonts w:ascii="Verdana" w:eastAsia="MS PMincho" w:hAnsi="Verdana"/>
          <w:sz w:val="20"/>
          <w:szCs w:val="20"/>
        </w:rPr>
        <w:t>an</w:t>
      </w:r>
      <w:r w:rsidRPr="005C7DB7">
        <w:rPr>
          <w:rFonts w:ascii="Verdana" w:eastAsia="MS PMincho" w:hAnsi="Verdana"/>
          <w:spacing w:val="9"/>
          <w:sz w:val="20"/>
          <w:szCs w:val="20"/>
        </w:rPr>
        <w:t xml:space="preserve"> </w:t>
      </w:r>
      <w:r w:rsidRPr="005C7DB7">
        <w:rPr>
          <w:rFonts w:ascii="Verdana" w:eastAsia="MS PMincho" w:hAnsi="Verdana"/>
          <w:sz w:val="20"/>
          <w:szCs w:val="20"/>
        </w:rPr>
        <w:t>add</w:t>
      </w:r>
      <w:r w:rsidRPr="005C7DB7">
        <w:rPr>
          <w:rFonts w:ascii="Verdana" w:eastAsia="MS PMincho" w:hAnsi="Verdana"/>
          <w:spacing w:val="-3"/>
          <w:sz w:val="20"/>
          <w:szCs w:val="20"/>
        </w:rPr>
        <w:t>r</w:t>
      </w:r>
      <w:r w:rsidRPr="005C7DB7">
        <w:rPr>
          <w:rFonts w:ascii="Verdana" w:eastAsia="MS PMincho" w:hAnsi="Verdana"/>
          <w:sz w:val="20"/>
          <w:szCs w:val="20"/>
        </w:rPr>
        <w:t>ess</w:t>
      </w:r>
      <w:r w:rsidRPr="005C7DB7">
        <w:rPr>
          <w:rFonts w:ascii="Verdana" w:eastAsia="MS PMincho" w:hAnsi="Verdana"/>
          <w:spacing w:val="-7"/>
          <w:sz w:val="20"/>
          <w:szCs w:val="20"/>
        </w:rPr>
        <w:t xml:space="preserve"> </w:t>
      </w:r>
      <w:r w:rsidRPr="005C7DB7">
        <w:rPr>
          <w:rFonts w:ascii="Verdana" w:eastAsia="MS PMincho" w:hAnsi="Verdana"/>
          <w:sz w:val="20"/>
          <w:szCs w:val="20"/>
        </w:rPr>
        <w:t>in</w:t>
      </w:r>
      <w:r w:rsidRPr="005C7DB7">
        <w:rPr>
          <w:rFonts w:ascii="Verdana" w:eastAsia="MS PMincho" w:hAnsi="Verdana"/>
          <w:spacing w:val="7"/>
          <w:sz w:val="20"/>
          <w:szCs w:val="20"/>
        </w:rPr>
        <w:t xml:space="preserve"> </w:t>
      </w:r>
      <w:r w:rsidRPr="005C7DB7">
        <w:rPr>
          <w:rFonts w:ascii="Verdana" w:eastAsia="MS PMincho" w:hAnsi="Verdana"/>
          <w:sz w:val="20"/>
          <w:szCs w:val="20"/>
        </w:rPr>
        <w:t>En</w:t>
      </w:r>
      <w:r w:rsidRPr="005C7DB7">
        <w:rPr>
          <w:rFonts w:ascii="Verdana" w:eastAsia="MS PMincho" w:hAnsi="Verdana"/>
          <w:spacing w:val="3"/>
          <w:sz w:val="20"/>
          <w:szCs w:val="20"/>
        </w:rPr>
        <w:t>g</w:t>
      </w:r>
      <w:r w:rsidRPr="005C7DB7">
        <w:rPr>
          <w:rFonts w:ascii="Verdana" w:eastAsia="MS PMincho" w:hAnsi="Verdana"/>
          <w:sz w:val="20"/>
          <w:szCs w:val="20"/>
        </w:rPr>
        <w:t>land</w:t>
      </w:r>
      <w:r w:rsidRPr="005C7DB7">
        <w:rPr>
          <w:rFonts w:ascii="Verdana" w:eastAsia="MS PMincho" w:hAnsi="Verdana"/>
          <w:spacing w:val="-1"/>
          <w:sz w:val="20"/>
          <w:szCs w:val="20"/>
        </w:rPr>
        <w:t xml:space="preserve"> </w:t>
      </w:r>
      <w:r w:rsidRPr="005C7DB7">
        <w:rPr>
          <w:rFonts w:ascii="Verdana" w:eastAsia="MS PMincho" w:hAnsi="Verdana"/>
          <w:sz w:val="20"/>
          <w:szCs w:val="20"/>
        </w:rPr>
        <w:t>and</w:t>
      </w:r>
      <w:r w:rsidRPr="005C7DB7">
        <w:rPr>
          <w:rFonts w:ascii="Verdana" w:eastAsia="MS PMincho" w:hAnsi="Verdana"/>
          <w:spacing w:val="8"/>
          <w:sz w:val="20"/>
          <w:szCs w:val="20"/>
        </w:rPr>
        <w:t xml:space="preserve"> </w:t>
      </w:r>
      <w:r w:rsidRPr="005C7DB7">
        <w:rPr>
          <w:rFonts w:ascii="Verdana" w:eastAsia="MS PMincho" w:hAnsi="Verdana"/>
          <w:spacing w:val="-22"/>
          <w:sz w:val="20"/>
          <w:szCs w:val="20"/>
        </w:rPr>
        <w:t>W</w:t>
      </w:r>
      <w:r w:rsidRPr="005C7DB7">
        <w:rPr>
          <w:rFonts w:ascii="Verdana" w:eastAsia="MS PMincho" w:hAnsi="Verdana"/>
          <w:sz w:val="20"/>
          <w:szCs w:val="20"/>
        </w:rPr>
        <w:t>ales</w:t>
      </w:r>
      <w:r w:rsidRPr="005C7DB7">
        <w:rPr>
          <w:rFonts w:ascii="Verdana" w:eastAsia="MS PMincho" w:hAnsi="Verdana"/>
          <w:spacing w:val="-19"/>
          <w:sz w:val="20"/>
          <w:szCs w:val="20"/>
        </w:rPr>
        <w:t xml:space="preserve"> </w:t>
      </w:r>
      <w:r w:rsidRPr="005C7DB7">
        <w:rPr>
          <w:rFonts w:ascii="Verdana" w:eastAsia="MS PMincho" w:hAnsi="Verdana"/>
          <w:sz w:val="20"/>
          <w:szCs w:val="20"/>
        </w:rPr>
        <w:t>for</w:t>
      </w:r>
      <w:r w:rsidRPr="005C7DB7">
        <w:rPr>
          <w:rFonts w:ascii="Verdana" w:eastAsia="MS PMincho" w:hAnsi="Verdana"/>
          <w:spacing w:val="2"/>
          <w:sz w:val="20"/>
          <w:szCs w:val="20"/>
        </w:rPr>
        <w:t xml:space="preserve"> </w:t>
      </w:r>
      <w:r w:rsidRPr="005C7DB7">
        <w:rPr>
          <w:rFonts w:ascii="Verdana" w:eastAsia="MS PMincho" w:hAnsi="Verdana"/>
          <w:spacing w:val="1"/>
          <w:sz w:val="20"/>
          <w:szCs w:val="20"/>
        </w:rPr>
        <w:t>th</w:t>
      </w:r>
      <w:r w:rsidRPr="005C7DB7">
        <w:rPr>
          <w:rFonts w:ascii="Verdana" w:eastAsia="MS PMincho" w:hAnsi="Verdana"/>
          <w:sz w:val="20"/>
          <w:szCs w:val="20"/>
        </w:rPr>
        <w:t>e</w:t>
      </w:r>
      <w:r w:rsidRPr="005C7DB7">
        <w:rPr>
          <w:rFonts w:ascii="Verdana" w:eastAsia="MS PMincho" w:hAnsi="Verdana"/>
          <w:spacing w:val="14"/>
          <w:sz w:val="20"/>
          <w:szCs w:val="20"/>
        </w:rPr>
        <w:t xml:space="preserve"> </w:t>
      </w:r>
      <w:r w:rsidRPr="005C7DB7">
        <w:rPr>
          <w:rFonts w:ascii="Verdana" w:eastAsia="MS PMincho" w:hAnsi="Verdana"/>
          <w:spacing w:val="1"/>
          <w:sz w:val="20"/>
          <w:szCs w:val="20"/>
        </w:rPr>
        <w:t>se</w:t>
      </w:r>
      <w:r w:rsidRPr="005C7DB7">
        <w:rPr>
          <w:rFonts w:ascii="Verdana" w:eastAsia="MS PMincho" w:hAnsi="Verdana"/>
          <w:spacing w:val="6"/>
          <w:sz w:val="20"/>
          <w:szCs w:val="20"/>
        </w:rPr>
        <w:t>r</w:t>
      </w:r>
      <w:r w:rsidRPr="005C7DB7">
        <w:rPr>
          <w:rFonts w:ascii="Verdana" w:eastAsia="MS PMincho" w:hAnsi="Verdana"/>
          <w:spacing w:val="4"/>
          <w:sz w:val="20"/>
          <w:szCs w:val="20"/>
        </w:rPr>
        <w:t>v</w:t>
      </w:r>
      <w:r w:rsidRPr="005C7DB7">
        <w:rPr>
          <w:rFonts w:ascii="Verdana" w:eastAsia="MS PMincho" w:hAnsi="Verdana"/>
          <w:spacing w:val="1"/>
          <w:sz w:val="20"/>
          <w:szCs w:val="20"/>
        </w:rPr>
        <w:t>i</w:t>
      </w:r>
      <w:r w:rsidRPr="005C7DB7">
        <w:rPr>
          <w:rFonts w:ascii="Verdana" w:eastAsia="MS PMincho" w:hAnsi="Verdana"/>
          <w:spacing w:val="-2"/>
          <w:sz w:val="20"/>
          <w:szCs w:val="20"/>
        </w:rPr>
        <w:t>c</w:t>
      </w:r>
      <w:r w:rsidRPr="005C7DB7">
        <w:rPr>
          <w:rFonts w:ascii="Verdana" w:eastAsia="MS PMincho" w:hAnsi="Verdana"/>
          <w:sz w:val="20"/>
          <w:szCs w:val="20"/>
        </w:rPr>
        <w:t>e</w:t>
      </w:r>
      <w:r w:rsidRPr="005C7DB7">
        <w:rPr>
          <w:rFonts w:ascii="Verdana" w:eastAsia="MS PMincho" w:hAnsi="Verdana"/>
          <w:spacing w:val="-7"/>
          <w:sz w:val="20"/>
          <w:szCs w:val="20"/>
        </w:rPr>
        <w:t xml:space="preserve"> </w:t>
      </w:r>
      <w:r w:rsidRPr="005C7DB7">
        <w:rPr>
          <w:rFonts w:ascii="Verdana" w:eastAsia="MS PMincho" w:hAnsi="Verdana"/>
          <w:spacing w:val="1"/>
          <w:sz w:val="20"/>
          <w:szCs w:val="20"/>
        </w:rPr>
        <w:t>o</w:t>
      </w:r>
      <w:r w:rsidRPr="005C7DB7">
        <w:rPr>
          <w:rFonts w:ascii="Verdana" w:eastAsia="MS PMincho" w:hAnsi="Verdana"/>
          <w:sz w:val="20"/>
          <w:szCs w:val="20"/>
        </w:rPr>
        <w:t>f</w:t>
      </w:r>
      <w:r w:rsidRPr="005C7DB7">
        <w:rPr>
          <w:rFonts w:ascii="Verdana" w:eastAsia="MS PMincho" w:hAnsi="Verdana"/>
          <w:spacing w:val="16"/>
          <w:sz w:val="20"/>
          <w:szCs w:val="20"/>
        </w:rPr>
        <w:t xml:space="preserve"> </w:t>
      </w:r>
      <w:r w:rsidRPr="005C7DB7">
        <w:rPr>
          <w:rFonts w:ascii="Verdana" w:eastAsia="MS PMincho" w:hAnsi="Verdana"/>
          <w:spacing w:val="1"/>
          <w:sz w:val="20"/>
          <w:szCs w:val="20"/>
        </w:rPr>
        <w:t>noti</w:t>
      </w:r>
      <w:r w:rsidRPr="005C7DB7">
        <w:rPr>
          <w:rFonts w:ascii="Verdana" w:eastAsia="MS PMincho" w:hAnsi="Verdana"/>
          <w:spacing w:val="-2"/>
          <w:sz w:val="20"/>
          <w:szCs w:val="20"/>
        </w:rPr>
        <w:t>c</w:t>
      </w:r>
      <w:r w:rsidRPr="005C7DB7">
        <w:rPr>
          <w:rFonts w:ascii="Verdana" w:eastAsia="MS PMincho" w:hAnsi="Verdana"/>
          <w:spacing w:val="1"/>
          <w:sz w:val="20"/>
          <w:szCs w:val="20"/>
        </w:rPr>
        <w:t>es</w:t>
      </w:r>
      <w:r w:rsidR="00C26297" w:rsidRPr="005C7DB7">
        <w:rPr>
          <w:rFonts w:ascii="Verdana" w:eastAsia="MS PMincho" w:hAnsi="Verdana"/>
          <w:sz w:val="20"/>
          <w:szCs w:val="20"/>
        </w:rPr>
        <w:t>.</w:t>
      </w:r>
      <w:r w:rsidR="00615983" w:rsidRPr="005C7DB7">
        <w:rPr>
          <w:rFonts w:ascii="Verdana" w:eastAsia="MS PMincho" w:hAnsi="Verdana"/>
          <w:sz w:val="20"/>
          <w:szCs w:val="20"/>
        </w:rPr>
        <w:t xml:space="preserve"> </w:t>
      </w:r>
      <w:r w:rsidR="00C26297" w:rsidRPr="005C7DB7">
        <w:rPr>
          <w:rFonts w:ascii="Verdana" w:eastAsia="MS PMincho" w:hAnsi="Verdana"/>
          <w:sz w:val="20"/>
          <w:szCs w:val="20"/>
        </w:rPr>
        <w:t xml:space="preserve">This </w:t>
      </w:r>
      <w:r w:rsidRPr="005C7DB7">
        <w:rPr>
          <w:rFonts w:ascii="Verdana" w:eastAsia="MS PMincho" w:hAnsi="Verdana"/>
          <w:spacing w:val="-2"/>
          <w:sz w:val="20"/>
          <w:szCs w:val="20"/>
        </w:rPr>
        <w:t>c</w:t>
      </w:r>
      <w:r w:rsidRPr="005C7DB7">
        <w:rPr>
          <w:rFonts w:ascii="Verdana" w:eastAsia="MS PMincho" w:hAnsi="Verdana"/>
          <w:spacing w:val="1"/>
          <w:sz w:val="20"/>
          <w:szCs w:val="20"/>
        </w:rPr>
        <w:t>oul</w:t>
      </w:r>
      <w:r w:rsidRPr="005C7DB7">
        <w:rPr>
          <w:rFonts w:ascii="Verdana" w:eastAsia="MS PMincho" w:hAnsi="Verdana"/>
          <w:sz w:val="20"/>
          <w:szCs w:val="20"/>
        </w:rPr>
        <w:t>d</w:t>
      </w:r>
      <w:r w:rsidRPr="005C7DB7">
        <w:rPr>
          <w:rFonts w:ascii="Verdana" w:eastAsia="MS PMincho" w:hAnsi="Verdana"/>
          <w:spacing w:val="11"/>
          <w:sz w:val="20"/>
          <w:szCs w:val="20"/>
        </w:rPr>
        <w:t xml:space="preserve"> </w:t>
      </w:r>
      <w:r w:rsidRPr="005C7DB7">
        <w:rPr>
          <w:rFonts w:ascii="Verdana" w:eastAsia="MS PMincho" w:hAnsi="Verdana"/>
          <w:spacing w:val="1"/>
          <w:sz w:val="20"/>
          <w:szCs w:val="20"/>
        </w:rPr>
        <w:t>b</w:t>
      </w:r>
      <w:r w:rsidRPr="005C7DB7">
        <w:rPr>
          <w:rFonts w:ascii="Verdana" w:eastAsia="MS PMincho" w:hAnsi="Verdana"/>
          <w:sz w:val="20"/>
          <w:szCs w:val="20"/>
        </w:rPr>
        <w:t>e</w:t>
      </w:r>
      <w:r w:rsidRPr="005C7DB7">
        <w:rPr>
          <w:rFonts w:ascii="Verdana" w:eastAsia="MS PMincho" w:hAnsi="Verdana"/>
          <w:spacing w:val="8"/>
          <w:sz w:val="20"/>
          <w:szCs w:val="20"/>
        </w:rPr>
        <w:t xml:space="preserve"> </w:t>
      </w:r>
      <w:r w:rsidRPr="005C7DB7">
        <w:rPr>
          <w:rFonts w:ascii="Verdana" w:eastAsia="MS PMincho" w:hAnsi="Verdana"/>
          <w:spacing w:val="1"/>
          <w:sz w:val="20"/>
          <w:szCs w:val="20"/>
        </w:rPr>
        <w:t>th</w:t>
      </w:r>
      <w:r w:rsidRPr="005C7DB7">
        <w:rPr>
          <w:rFonts w:ascii="Verdana" w:eastAsia="MS PMincho" w:hAnsi="Verdana"/>
          <w:sz w:val="20"/>
          <w:szCs w:val="20"/>
        </w:rPr>
        <w:t>e</w:t>
      </w:r>
      <w:r w:rsidRPr="005C7DB7">
        <w:rPr>
          <w:rFonts w:ascii="Verdana" w:eastAsia="MS PMincho" w:hAnsi="Verdana"/>
          <w:spacing w:val="14"/>
          <w:sz w:val="20"/>
          <w:szCs w:val="20"/>
        </w:rPr>
        <w:t xml:space="preserve"> </w:t>
      </w:r>
      <w:r w:rsidRPr="005C7DB7">
        <w:rPr>
          <w:rFonts w:ascii="Verdana" w:eastAsia="MS PMincho" w:hAnsi="Verdana"/>
          <w:spacing w:val="1"/>
          <w:w w:val="102"/>
          <w:sz w:val="20"/>
          <w:szCs w:val="20"/>
        </w:rPr>
        <w:t>landlo</w:t>
      </w:r>
      <w:r w:rsidRPr="005C7DB7">
        <w:rPr>
          <w:rFonts w:ascii="Verdana" w:eastAsia="MS PMincho" w:hAnsi="Verdana"/>
          <w:spacing w:val="-2"/>
          <w:w w:val="102"/>
          <w:sz w:val="20"/>
          <w:szCs w:val="20"/>
        </w:rPr>
        <w:t>r</w:t>
      </w:r>
      <w:r w:rsidRPr="005C7DB7">
        <w:rPr>
          <w:rFonts w:ascii="Verdana" w:eastAsia="MS PMincho" w:hAnsi="Verdana"/>
          <w:spacing w:val="1"/>
          <w:w w:val="105"/>
          <w:sz w:val="20"/>
          <w:szCs w:val="20"/>
        </w:rPr>
        <w:t>d</w:t>
      </w:r>
      <w:r w:rsidRPr="005C7DB7">
        <w:rPr>
          <w:rFonts w:ascii="Verdana" w:eastAsia="MS PMincho" w:hAnsi="Verdana"/>
          <w:spacing w:val="-12"/>
          <w:w w:val="73"/>
          <w:sz w:val="20"/>
          <w:szCs w:val="20"/>
        </w:rPr>
        <w:t>’</w:t>
      </w:r>
      <w:r w:rsidRPr="005C7DB7">
        <w:rPr>
          <w:rFonts w:ascii="Verdana" w:eastAsia="MS PMincho" w:hAnsi="Verdana"/>
          <w:w w:val="91"/>
          <w:sz w:val="20"/>
          <w:szCs w:val="20"/>
        </w:rPr>
        <w:t>s</w:t>
      </w:r>
      <w:r w:rsidRPr="005C7DB7">
        <w:rPr>
          <w:rFonts w:ascii="Verdana" w:eastAsia="MS PMincho" w:hAnsi="Verdana"/>
          <w:spacing w:val="9"/>
          <w:sz w:val="20"/>
          <w:szCs w:val="20"/>
        </w:rPr>
        <w:t xml:space="preserve"> </w:t>
      </w:r>
      <w:r w:rsidRPr="005C7DB7">
        <w:rPr>
          <w:rFonts w:ascii="Verdana" w:eastAsia="MS PMincho" w:hAnsi="Verdana"/>
          <w:spacing w:val="-3"/>
          <w:sz w:val="20"/>
          <w:szCs w:val="20"/>
        </w:rPr>
        <w:t>o</w:t>
      </w:r>
      <w:r w:rsidRPr="005C7DB7">
        <w:rPr>
          <w:rFonts w:ascii="Verdana" w:eastAsia="MS PMincho" w:hAnsi="Verdana"/>
          <w:spacing w:val="4"/>
          <w:sz w:val="20"/>
          <w:szCs w:val="20"/>
        </w:rPr>
        <w:t>w</w:t>
      </w:r>
      <w:r w:rsidRPr="005C7DB7">
        <w:rPr>
          <w:rFonts w:ascii="Verdana" w:eastAsia="MS PMincho" w:hAnsi="Verdana"/>
          <w:sz w:val="20"/>
          <w:szCs w:val="20"/>
        </w:rPr>
        <w:t>n</w:t>
      </w:r>
      <w:r w:rsidRPr="005C7DB7">
        <w:rPr>
          <w:rFonts w:ascii="Verdana" w:eastAsia="MS PMincho" w:hAnsi="Verdana"/>
          <w:spacing w:val="11"/>
          <w:sz w:val="20"/>
          <w:szCs w:val="20"/>
        </w:rPr>
        <w:t xml:space="preserve"> </w:t>
      </w:r>
      <w:r w:rsidRPr="005C7DB7">
        <w:rPr>
          <w:rFonts w:ascii="Verdana" w:eastAsia="MS PMincho" w:hAnsi="Verdana"/>
          <w:spacing w:val="1"/>
          <w:sz w:val="20"/>
          <w:szCs w:val="20"/>
        </w:rPr>
        <w:t>add</w:t>
      </w:r>
      <w:r w:rsidRPr="005C7DB7">
        <w:rPr>
          <w:rFonts w:ascii="Verdana" w:eastAsia="MS PMincho" w:hAnsi="Verdana"/>
          <w:spacing w:val="-2"/>
          <w:sz w:val="20"/>
          <w:szCs w:val="20"/>
        </w:rPr>
        <w:t>r</w:t>
      </w:r>
      <w:r w:rsidRPr="005C7DB7">
        <w:rPr>
          <w:rFonts w:ascii="Verdana" w:eastAsia="MS PMincho" w:hAnsi="Verdana"/>
          <w:spacing w:val="1"/>
          <w:sz w:val="20"/>
          <w:szCs w:val="20"/>
        </w:rPr>
        <w:t>ess</w:t>
      </w:r>
      <w:r w:rsidRPr="005C7DB7">
        <w:rPr>
          <w:rFonts w:ascii="Verdana" w:eastAsia="MS PMincho" w:hAnsi="Verdana"/>
          <w:sz w:val="20"/>
          <w:szCs w:val="20"/>
        </w:rPr>
        <w:t>.</w:t>
      </w:r>
      <w:r w:rsidRPr="005C7DB7">
        <w:rPr>
          <w:rFonts w:ascii="Verdana" w:eastAsia="MS PMincho" w:hAnsi="Verdana"/>
          <w:spacing w:val="-4"/>
          <w:sz w:val="20"/>
          <w:szCs w:val="20"/>
        </w:rPr>
        <w:t xml:space="preserve"> </w:t>
      </w:r>
      <w:r w:rsidRPr="005C7DB7">
        <w:rPr>
          <w:rFonts w:ascii="Verdana" w:eastAsia="MS PMincho" w:hAnsi="Verdana"/>
          <w:spacing w:val="-9"/>
          <w:sz w:val="20"/>
          <w:szCs w:val="20"/>
        </w:rPr>
        <w:t>U</w:t>
      </w:r>
      <w:r w:rsidRPr="005C7DB7">
        <w:rPr>
          <w:rFonts w:ascii="Verdana" w:eastAsia="MS PMincho" w:hAnsi="Verdana"/>
          <w:spacing w:val="1"/>
          <w:sz w:val="20"/>
          <w:szCs w:val="20"/>
        </w:rPr>
        <w:t>ntil</w:t>
      </w:r>
      <w:r w:rsidRPr="005C7DB7">
        <w:rPr>
          <w:rFonts w:ascii="Verdana" w:eastAsia="MS PMincho" w:hAnsi="Verdana"/>
          <w:spacing w:val="7"/>
          <w:sz w:val="20"/>
          <w:szCs w:val="20"/>
        </w:rPr>
        <w:t xml:space="preserve"> </w:t>
      </w:r>
      <w:r w:rsidRPr="005C7DB7">
        <w:rPr>
          <w:rFonts w:ascii="Verdana" w:eastAsia="MS PMincho" w:hAnsi="Verdana"/>
          <w:sz w:val="20"/>
          <w:szCs w:val="20"/>
        </w:rPr>
        <w:t>su</w:t>
      </w:r>
      <w:r w:rsidRPr="005C7DB7">
        <w:rPr>
          <w:rFonts w:ascii="Verdana" w:eastAsia="MS PMincho" w:hAnsi="Verdana"/>
          <w:spacing w:val="-2"/>
          <w:sz w:val="20"/>
          <w:szCs w:val="20"/>
        </w:rPr>
        <w:t>c</w:t>
      </w:r>
      <w:r w:rsidRPr="005C7DB7">
        <w:rPr>
          <w:rFonts w:ascii="Verdana" w:eastAsia="MS PMincho" w:hAnsi="Verdana"/>
          <w:sz w:val="20"/>
          <w:szCs w:val="20"/>
        </w:rPr>
        <w:t>h</w:t>
      </w:r>
      <w:r w:rsidRPr="005C7DB7">
        <w:rPr>
          <w:rFonts w:ascii="Verdana" w:eastAsia="MS PMincho" w:hAnsi="Verdana"/>
          <w:spacing w:val="-5"/>
          <w:sz w:val="20"/>
          <w:szCs w:val="20"/>
        </w:rPr>
        <w:t xml:space="preserve"> </w:t>
      </w:r>
      <w:r w:rsidRPr="005C7DB7">
        <w:rPr>
          <w:rFonts w:ascii="Verdana" w:eastAsia="MS PMincho" w:hAnsi="Verdana"/>
          <w:sz w:val="20"/>
          <w:szCs w:val="20"/>
        </w:rPr>
        <w:t>info</w:t>
      </w:r>
      <w:r w:rsidRPr="005C7DB7">
        <w:rPr>
          <w:rFonts w:ascii="Verdana" w:eastAsia="MS PMincho" w:hAnsi="Verdana"/>
          <w:spacing w:val="2"/>
          <w:sz w:val="20"/>
          <w:szCs w:val="20"/>
        </w:rPr>
        <w:t>r</w:t>
      </w:r>
      <w:r w:rsidRPr="005C7DB7">
        <w:rPr>
          <w:rFonts w:ascii="Verdana" w:eastAsia="MS PMincho" w:hAnsi="Verdana"/>
          <w:sz w:val="20"/>
          <w:szCs w:val="20"/>
        </w:rPr>
        <w:t>mation</w:t>
      </w:r>
      <w:r w:rsidRPr="005C7DB7">
        <w:rPr>
          <w:rFonts w:ascii="Verdana" w:eastAsia="MS PMincho" w:hAnsi="Verdana"/>
          <w:spacing w:val="21"/>
          <w:sz w:val="20"/>
          <w:szCs w:val="20"/>
        </w:rPr>
        <w:t xml:space="preserve"> </w:t>
      </w:r>
      <w:r w:rsidRPr="005C7DB7">
        <w:rPr>
          <w:rFonts w:ascii="Verdana" w:eastAsia="MS PMincho" w:hAnsi="Verdana"/>
          <w:w w:val="93"/>
          <w:sz w:val="20"/>
          <w:szCs w:val="20"/>
        </w:rPr>
        <w:t>is</w:t>
      </w:r>
      <w:r w:rsidRPr="005C7DB7">
        <w:rPr>
          <w:rFonts w:ascii="Verdana" w:eastAsia="MS PMincho" w:hAnsi="Verdana"/>
          <w:spacing w:val="-8"/>
          <w:sz w:val="20"/>
          <w:szCs w:val="20"/>
        </w:rPr>
        <w:t xml:space="preserve"> </w:t>
      </w:r>
      <w:r w:rsidRPr="005C7DB7">
        <w:rPr>
          <w:rFonts w:ascii="Verdana" w:eastAsia="MS PMincho" w:hAnsi="Verdana"/>
          <w:w w:val="107"/>
          <w:sz w:val="20"/>
          <w:szCs w:val="20"/>
        </w:rPr>
        <w:t>p</w:t>
      </w:r>
      <w:r w:rsidRPr="005C7DB7">
        <w:rPr>
          <w:rFonts w:ascii="Verdana" w:eastAsia="MS PMincho" w:hAnsi="Verdana"/>
          <w:spacing w:val="-3"/>
          <w:w w:val="107"/>
          <w:sz w:val="20"/>
          <w:szCs w:val="20"/>
        </w:rPr>
        <w:t>r</w:t>
      </w:r>
      <w:r w:rsidRPr="005C7DB7">
        <w:rPr>
          <w:rFonts w:ascii="Verdana" w:eastAsia="MS PMincho" w:hAnsi="Verdana"/>
          <w:spacing w:val="-3"/>
          <w:w w:val="103"/>
          <w:sz w:val="20"/>
          <w:szCs w:val="20"/>
        </w:rPr>
        <w:t>o</w:t>
      </w:r>
      <w:r w:rsidRPr="005C7DB7">
        <w:rPr>
          <w:rFonts w:ascii="Verdana" w:eastAsia="MS PMincho" w:hAnsi="Verdana"/>
          <w:spacing w:val="4"/>
          <w:w w:val="91"/>
          <w:sz w:val="20"/>
          <w:szCs w:val="20"/>
        </w:rPr>
        <w:t>v</w:t>
      </w:r>
      <w:r w:rsidRPr="005C7DB7">
        <w:rPr>
          <w:rFonts w:ascii="Verdana" w:eastAsia="MS PMincho" w:hAnsi="Verdana"/>
          <w:w w:val="101"/>
          <w:sz w:val="20"/>
          <w:szCs w:val="20"/>
        </w:rPr>
        <w:t>ided</w:t>
      </w:r>
      <w:r w:rsidRPr="005C7DB7">
        <w:rPr>
          <w:rFonts w:ascii="Verdana" w:eastAsia="MS PMincho" w:hAnsi="Verdana"/>
          <w:spacing w:val="-8"/>
          <w:sz w:val="20"/>
          <w:szCs w:val="20"/>
        </w:rPr>
        <w:t xml:space="preserve"> </w:t>
      </w:r>
      <w:r w:rsidRPr="005C7DB7">
        <w:rPr>
          <w:rFonts w:ascii="Verdana" w:eastAsia="MS PMincho" w:hAnsi="Verdana"/>
          <w:sz w:val="20"/>
          <w:szCs w:val="20"/>
        </w:rPr>
        <w:t>a</w:t>
      </w:r>
      <w:r w:rsidRPr="005C7DB7">
        <w:rPr>
          <w:rFonts w:ascii="Verdana" w:eastAsia="MS PMincho" w:hAnsi="Verdana"/>
          <w:spacing w:val="-6"/>
          <w:sz w:val="20"/>
          <w:szCs w:val="20"/>
        </w:rPr>
        <w:t>n</w:t>
      </w:r>
      <w:r w:rsidRPr="005C7DB7">
        <w:rPr>
          <w:rFonts w:ascii="Verdana" w:eastAsia="MS PMincho" w:hAnsi="Verdana"/>
          <w:sz w:val="20"/>
          <w:szCs w:val="20"/>
        </w:rPr>
        <w:t>y</w:t>
      </w:r>
      <w:r w:rsidRPr="005C7DB7">
        <w:rPr>
          <w:rFonts w:ascii="Verdana" w:eastAsia="MS PMincho" w:hAnsi="Verdana"/>
          <w:spacing w:val="-15"/>
          <w:sz w:val="20"/>
          <w:szCs w:val="20"/>
        </w:rPr>
        <w:t xml:space="preserve"> </w:t>
      </w:r>
      <w:r w:rsidRPr="005C7DB7">
        <w:rPr>
          <w:rFonts w:ascii="Verdana" w:eastAsia="MS PMincho" w:hAnsi="Verdana"/>
          <w:spacing w:val="-3"/>
          <w:sz w:val="20"/>
          <w:szCs w:val="20"/>
        </w:rPr>
        <w:t>r</w:t>
      </w:r>
      <w:r w:rsidRPr="005C7DB7">
        <w:rPr>
          <w:rFonts w:ascii="Verdana" w:eastAsia="MS PMincho" w:hAnsi="Verdana"/>
          <w:spacing w:val="-1"/>
          <w:sz w:val="20"/>
          <w:szCs w:val="20"/>
        </w:rPr>
        <w:t>e</w:t>
      </w:r>
      <w:r w:rsidRPr="005C7DB7">
        <w:rPr>
          <w:rFonts w:ascii="Verdana" w:eastAsia="MS PMincho" w:hAnsi="Verdana"/>
          <w:sz w:val="20"/>
          <w:szCs w:val="20"/>
        </w:rPr>
        <w:t>nt,</w:t>
      </w:r>
      <w:r w:rsidRPr="005C7DB7">
        <w:rPr>
          <w:rFonts w:ascii="Verdana" w:eastAsia="MS PMincho" w:hAnsi="Verdana"/>
          <w:spacing w:val="-1"/>
          <w:sz w:val="20"/>
          <w:szCs w:val="20"/>
        </w:rPr>
        <w:t xml:space="preserve"> </w:t>
      </w:r>
      <w:r w:rsidRPr="005C7DB7">
        <w:rPr>
          <w:rFonts w:ascii="Verdana" w:eastAsia="MS PMincho" w:hAnsi="Verdana"/>
          <w:w w:val="97"/>
          <w:sz w:val="20"/>
          <w:szCs w:val="20"/>
        </w:rPr>
        <w:t>se</w:t>
      </w:r>
      <w:r w:rsidRPr="005C7DB7">
        <w:rPr>
          <w:rFonts w:ascii="Verdana" w:eastAsia="MS PMincho" w:hAnsi="Verdana"/>
          <w:spacing w:val="5"/>
          <w:w w:val="97"/>
          <w:sz w:val="20"/>
          <w:szCs w:val="20"/>
        </w:rPr>
        <w:t>r</w:t>
      </w:r>
      <w:r w:rsidRPr="005C7DB7">
        <w:rPr>
          <w:rFonts w:ascii="Verdana" w:eastAsia="MS PMincho" w:hAnsi="Verdana"/>
          <w:spacing w:val="4"/>
          <w:w w:val="97"/>
          <w:sz w:val="20"/>
          <w:szCs w:val="20"/>
        </w:rPr>
        <w:t>v</w:t>
      </w:r>
      <w:r w:rsidRPr="005C7DB7">
        <w:rPr>
          <w:rFonts w:ascii="Verdana" w:eastAsia="MS PMincho" w:hAnsi="Verdana"/>
          <w:w w:val="97"/>
          <w:sz w:val="20"/>
          <w:szCs w:val="20"/>
        </w:rPr>
        <w:t>i</w:t>
      </w:r>
      <w:r w:rsidRPr="005C7DB7">
        <w:rPr>
          <w:rFonts w:ascii="Verdana" w:eastAsia="MS PMincho" w:hAnsi="Verdana"/>
          <w:spacing w:val="-3"/>
          <w:w w:val="97"/>
          <w:sz w:val="20"/>
          <w:szCs w:val="20"/>
        </w:rPr>
        <w:t>c</w:t>
      </w:r>
      <w:r w:rsidRPr="005C7DB7">
        <w:rPr>
          <w:rFonts w:ascii="Verdana" w:eastAsia="MS PMincho" w:hAnsi="Verdana"/>
          <w:w w:val="97"/>
          <w:sz w:val="20"/>
          <w:szCs w:val="20"/>
        </w:rPr>
        <w:t>e</w:t>
      </w:r>
      <w:r w:rsidRPr="005C7DB7">
        <w:rPr>
          <w:rFonts w:ascii="Verdana" w:eastAsia="MS PMincho" w:hAnsi="Verdana"/>
          <w:spacing w:val="-5"/>
          <w:w w:val="97"/>
          <w:sz w:val="20"/>
          <w:szCs w:val="20"/>
        </w:rPr>
        <w:t xml:space="preserve"> </w:t>
      </w:r>
      <w:r w:rsidRPr="005C7DB7">
        <w:rPr>
          <w:rFonts w:ascii="Verdana" w:eastAsia="MS PMincho" w:hAnsi="Verdana"/>
          <w:spacing w:val="-2"/>
          <w:sz w:val="20"/>
          <w:szCs w:val="20"/>
        </w:rPr>
        <w:t>c</w:t>
      </w:r>
      <w:r w:rsidRPr="005C7DB7">
        <w:rPr>
          <w:rFonts w:ascii="Verdana" w:eastAsia="MS PMincho" w:hAnsi="Verdana"/>
          <w:sz w:val="20"/>
          <w:szCs w:val="20"/>
        </w:rPr>
        <w:t>harge</w:t>
      </w:r>
      <w:r w:rsidRPr="005C7DB7">
        <w:rPr>
          <w:rFonts w:ascii="Verdana" w:eastAsia="MS PMincho" w:hAnsi="Verdana"/>
          <w:spacing w:val="-18"/>
          <w:sz w:val="20"/>
          <w:szCs w:val="20"/>
        </w:rPr>
        <w:t xml:space="preserve"> </w:t>
      </w:r>
      <w:r w:rsidRPr="005C7DB7">
        <w:rPr>
          <w:rFonts w:ascii="Verdana" w:eastAsia="MS PMincho" w:hAnsi="Verdana"/>
          <w:sz w:val="20"/>
          <w:szCs w:val="20"/>
        </w:rPr>
        <w:t>or</w:t>
      </w:r>
      <w:r w:rsidRPr="005C7DB7">
        <w:rPr>
          <w:rFonts w:ascii="Verdana" w:eastAsia="MS PMincho" w:hAnsi="Verdana"/>
          <w:spacing w:val="2"/>
          <w:sz w:val="20"/>
          <w:szCs w:val="20"/>
        </w:rPr>
        <w:t xml:space="preserve"> </w:t>
      </w:r>
      <w:r w:rsidRPr="005C7DB7">
        <w:rPr>
          <w:rFonts w:ascii="Verdana" w:eastAsia="MS PMincho" w:hAnsi="Verdana"/>
          <w:sz w:val="20"/>
          <w:szCs w:val="20"/>
        </w:rPr>
        <w:t>adminis</w:t>
      </w:r>
      <w:r w:rsidRPr="005C7DB7">
        <w:rPr>
          <w:rFonts w:ascii="Verdana" w:eastAsia="MS PMincho" w:hAnsi="Verdana"/>
          <w:spacing w:val="1"/>
          <w:sz w:val="20"/>
          <w:szCs w:val="20"/>
        </w:rPr>
        <w:t>t</w:t>
      </w:r>
      <w:r w:rsidRPr="005C7DB7">
        <w:rPr>
          <w:rFonts w:ascii="Verdana" w:eastAsia="MS PMincho" w:hAnsi="Verdana"/>
          <w:spacing w:val="2"/>
          <w:sz w:val="20"/>
          <w:szCs w:val="20"/>
        </w:rPr>
        <w:t>r</w:t>
      </w:r>
      <w:r w:rsidRPr="005C7DB7">
        <w:rPr>
          <w:rFonts w:ascii="Verdana" w:eastAsia="MS PMincho" w:hAnsi="Verdana"/>
          <w:sz w:val="20"/>
          <w:szCs w:val="20"/>
        </w:rPr>
        <w:t>ation</w:t>
      </w:r>
      <w:r w:rsidRPr="005C7DB7">
        <w:rPr>
          <w:rFonts w:ascii="Verdana" w:eastAsia="MS PMincho" w:hAnsi="Verdana"/>
          <w:spacing w:val="31"/>
          <w:sz w:val="20"/>
          <w:szCs w:val="20"/>
        </w:rPr>
        <w:t xml:space="preserve"> </w:t>
      </w:r>
      <w:r w:rsidRPr="005C7DB7">
        <w:rPr>
          <w:rFonts w:ascii="Verdana" w:eastAsia="MS PMincho" w:hAnsi="Verdana"/>
          <w:spacing w:val="-3"/>
          <w:w w:val="98"/>
          <w:sz w:val="20"/>
          <w:szCs w:val="20"/>
        </w:rPr>
        <w:t>c</w:t>
      </w:r>
      <w:r w:rsidRPr="005C7DB7">
        <w:rPr>
          <w:rFonts w:ascii="Verdana" w:eastAsia="MS PMincho" w:hAnsi="Verdana"/>
          <w:spacing w:val="-1"/>
          <w:w w:val="98"/>
          <w:sz w:val="20"/>
          <w:szCs w:val="20"/>
        </w:rPr>
        <w:t>harg</w:t>
      </w:r>
      <w:r w:rsidRPr="005C7DB7">
        <w:rPr>
          <w:rFonts w:ascii="Verdana" w:eastAsia="MS PMincho" w:hAnsi="Verdana"/>
          <w:w w:val="98"/>
          <w:sz w:val="20"/>
          <w:szCs w:val="20"/>
        </w:rPr>
        <w:t>e</w:t>
      </w:r>
      <w:r w:rsidRPr="005C7DB7">
        <w:rPr>
          <w:rFonts w:ascii="Verdana" w:eastAsia="MS PMincho" w:hAnsi="Verdana"/>
          <w:spacing w:val="-12"/>
          <w:w w:val="98"/>
          <w:sz w:val="20"/>
          <w:szCs w:val="20"/>
        </w:rPr>
        <w:t xml:space="preserve"> </w:t>
      </w:r>
      <w:r w:rsidRPr="005C7DB7">
        <w:rPr>
          <w:rFonts w:ascii="Verdana" w:eastAsia="MS PMincho" w:hAnsi="Verdana"/>
          <w:spacing w:val="-1"/>
          <w:sz w:val="20"/>
          <w:szCs w:val="20"/>
        </w:rPr>
        <w:t>i</w:t>
      </w:r>
      <w:r w:rsidRPr="005C7DB7">
        <w:rPr>
          <w:rFonts w:ascii="Verdana" w:eastAsia="MS PMincho" w:hAnsi="Verdana"/>
          <w:sz w:val="20"/>
          <w:szCs w:val="20"/>
        </w:rPr>
        <w:t>s</w:t>
      </w:r>
      <w:r w:rsidRPr="005C7DB7">
        <w:rPr>
          <w:rFonts w:ascii="Verdana" w:eastAsia="MS PMincho" w:hAnsi="Verdana"/>
          <w:spacing w:val="-19"/>
          <w:sz w:val="20"/>
          <w:szCs w:val="20"/>
        </w:rPr>
        <w:t xml:space="preserve"> </w:t>
      </w:r>
      <w:r w:rsidRPr="005C7DB7">
        <w:rPr>
          <w:rFonts w:ascii="Verdana" w:eastAsia="MS PMincho" w:hAnsi="Verdana"/>
          <w:spacing w:val="-1"/>
          <w:sz w:val="20"/>
          <w:szCs w:val="20"/>
        </w:rPr>
        <w:t>deeme</w:t>
      </w:r>
      <w:r w:rsidRPr="005C7DB7">
        <w:rPr>
          <w:rFonts w:ascii="Verdana" w:eastAsia="MS PMincho" w:hAnsi="Verdana"/>
          <w:sz w:val="20"/>
          <w:szCs w:val="20"/>
        </w:rPr>
        <w:t>d</w:t>
      </w:r>
      <w:r w:rsidRPr="005C7DB7">
        <w:rPr>
          <w:rFonts w:ascii="Verdana" w:eastAsia="MS PMincho" w:hAnsi="Verdana"/>
          <w:spacing w:val="-10"/>
          <w:sz w:val="20"/>
          <w:szCs w:val="20"/>
        </w:rPr>
        <w:t xml:space="preserve"> </w:t>
      </w:r>
      <w:r w:rsidRPr="005C7DB7">
        <w:rPr>
          <w:rFonts w:ascii="Verdana" w:eastAsia="MS PMincho" w:hAnsi="Verdana"/>
          <w:spacing w:val="-1"/>
          <w:sz w:val="20"/>
          <w:szCs w:val="20"/>
        </w:rPr>
        <w:t>no</w:t>
      </w:r>
      <w:r w:rsidRPr="005C7DB7">
        <w:rPr>
          <w:rFonts w:ascii="Verdana" w:eastAsia="MS PMincho" w:hAnsi="Verdana"/>
          <w:sz w:val="20"/>
          <w:szCs w:val="20"/>
        </w:rPr>
        <w:t>t</w:t>
      </w:r>
      <w:r w:rsidRPr="005C7DB7">
        <w:rPr>
          <w:rFonts w:ascii="Verdana" w:eastAsia="MS PMincho" w:hAnsi="Verdana"/>
          <w:spacing w:val="-1"/>
          <w:sz w:val="20"/>
          <w:szCs w:val="20"/>
        </w:rPr>
        <w:t xml:space="preserve"> </w:t>
      </w:r>
      <w:r w:rsidRPr="005C7DB7">
        <w:rPr>
          <w:rFonts w:ascii="Verdana" w:eastAsia="MS PMincho" w:hAnsi="Verdana"/>
          <w:spacing w:val="-3"/>
          <w:sz w:val="20"/>
          <w:szCs w:val="20"/>
        </w:rPr>
        <w:t>t</w:t>
      </w:r>
      <w:r w:rsidRPr="005C7DB7">
        <w:rPr>
          <w:rFonts w:ascii="Verdana" w:eastAsia="MS PMincho" w:hAnsi="Verdana"/>
          <w:sz w:val="20"/>
          <w:szCs w:val="20"/>
        </w:rPr>
        <w:t>o</w:t>
      </w:r>
      <w:r w:rsidRPr="005C7DB7">
        <w:rPr>
          <w:rFonts w:ascii="Verdana" w:eastAsia="MS PMincho" w:hAnsi="Verdana"/>
          <w:spacing w:val="-6"/>
          <w:sz w:val="20"/>
          <w:szCs w:val="20"/>
        </w:rPr>
        <w:t xml:space="preserve"> </w:t>
      </w:r>
      <w:r w:rsidRPr="005C7DB7">
        <w:rPr>
          <w:rFonts w:ascii="Verdana" w:eastAsia="MS PMincho" w:hAnsi="Verdana"/>
          <w:spacing w:val="-1"/>
          <w:sz w:val="20"/>
          <w:szCs w:val="20"/>
        </w:rPr>
        <w:t>b</w:t>
      </w:r>
      <w:r w:rsidRPr="005C7DB7">
        <w:rPr>
          <w:rFonts w:ascii="Verdana" w:eastAsia="MS PMincho" w:hAnsi="Verdana"/>
          <w:sz w:val="20"/>
          <w:szCs w:val="20"/>
        </w:rPr>
        <w:t>e</w:t>
      </w:r>
      <w:r w:rsidRPr="005C7DB7">
        <w:rPr>
          <w:rFonts w:ascii="Verdana" w:eastAsia="MS PMincho" w:hAnsi="Verdana"/>
          <w:spacing w:val="-16"/>
          <w:sz w:val="20"/>
          <w:szCs w:val="20"/>
        </w:rPr>
        <w:t xml:space="preserve"> </w:t>
      </w:r>
      <w:r w:rsidRPr="005C7DB7">
        <w:rPr>
          <w:rFonts w:ascii="Verdana" w:eastAsia="MS PMincho" w:hAnsi="Verdana"/>
          <w:spacing w:val="-1"/>
          <w:sz w:val="20"/>
          <w:szCs w:val="20"/>
        </w:rPr>
        <w:t>l</w:t>
      </w:r>
      <w:r w:rsidRPr="005C7DB7">
        <w:rPr>
          <w:rFonts w:ascii="Verdana" w:eastAsia="MS PMincho" w:hAnsi="Verdana"/>
          <w:spacing w:val="-6"/>
          <w:sz w:val="20"/>
          <w:szCs w:val="20"/>
        </w:rPr>
        <w:t>a</w:t>
      </w:r>
      <w:r w:rsidRPr="005C7DB7">
        <w:rPr>
          <w:rFonts w:ascii="Verdana" w:eastAsia="MS PMincho" w:hAnsi="Verdana"/>
          <w:spacing w:val="2"/>
          <w:sz w:val="20"/>
          <w:szCs w:val="20"/>
        </w:rPr>
        <w:t>w</w:t>
      </w:r>
      <w:r w:rsidRPr="005C7DB7">
        <w:rPr>
          <w:rFonts w:ascii="Verdana" w:eastAsia="MS PMincho" w:hAnsi="Verdana"/>
          <w:spacing w:val="-1"/>
          <w:sz w:val="20"/>
          <w:szCs w:val="20"/>
        </w:rPr>
        <w:t>full</w:t>
      </w:r>
      <w:r w:rsidRPr="005C7DB7">
        <w:rPr>
          <w:rFonts w:ascii="Verdana" w:eastAsia="MS PMincho" w:hAnsi="Verdana"/>
          <w:sz w:val="20"/>
          <w:szCs w:val="20"/>
        </w:rPr>
        <w:t>y</w:t>
      </w:r>
      <w:r w:rsidRPr="005C7DB7">
        <w:rPr>
          <w:rFonts w:ascii="Verdana" w:eastAsia="MS PMincho" w:hAnsi="Verdana"/>
          <w:spacing w:val="-15"/>
          <w:sz w:val="20"/>
          <w:szCs w:val="20"/>
        </w:rPr>
        <w:t xml:space="preserve"> </w:t>
      </w:r>
      <w:r w:rsidRPr="005C7DB7">
        <w:rPr>
          <w:rFonts w:ascii="Verdana" w:eastAsia="MS PMincho" w:hAnsi="Verdana"/>
          <w:spacing w:val="-1"/>
          <w:sz w:val="20"/>
          <w:szCs w:val="20"/>
        </w:rPr>
        <w:t>du</w:t>
      </w:r>
      <w:r w:rsidRPr="005C7DB7">
        <w:rPr>
          <w:rFonts w:ascii="Verdana" w:eastAsia="MS PMincho" w:hAnsi="Verdana"/>
          <w:sz w:val="20"/>
          <w:szCs w:val="20"/>
        </w:rPr>
        <w:t>e</w:t>
      </w:r>
      <w:r w:rsidRPr="005C7DB7">
        <w:rPr>
          <w:rFonts w:ascii="Verdana" w:eastAsia="MS PMincho" w:hAnsi="Verdana"/>
          <w:spacing w:val="-9"/>
          <w:sz w:val="20"/>
          <w:szCs w:val="20"/>
        </w:rPr>
        <w:t xml:space="preserve"> </w:t>
      </w:r>
      <w:r w:rsidRPr="005C7DB7">
        <w:rPr>
          <w:rFonts w:ascii="Verdana" w:eastAsia="MS PMincho" w:hAnsi="Verdana"/>
          <w:spacing w:val="-1"/>
          <w:sz w:val="20"/>
          <w:szCs w:val="20"/>
        </w:rPr>
        <w:t>f</w:t>
      </w:r>
      <w:r w:rsidRPr="005C7DB7">
        <w:rPr>
          <w:rFonts w:ascii="Verdana" w:eastAsia="MS PMincho" w:hAnsi="Verdana"/>
          <w:spacing w:val="-4"/>
          <w:sz w:val="20"/>
          <w:szCs w:val="20"/>
        </w:rPr>
        <w:t>r</w:t>
      </w:r>
      <w:r w:rsidRPr="005C7DB7">
        <w:rPr>
          <w:rFonts w:ascii="Verdana" w:eastAsia="MS PMincho" w:hAnsi="Verdana"/>
          <w:spacing w:val="-1"/>
          <w:sz w:val="20"/>
          <w:szCs w:val="20"/>
        </w:rPr>
        <w:t>o</w:t>
      </w:r>
      <w:r w:rsidRPr="005C7DB7">
        <w:rPr>
          <w:rFonts w:ascii="Verdana" w:eastAsia="MS PMincho" w:hAnsi="Verdana"/>
          <w:sz w:val="20"/>
          <w:szCs w:val="20"/>
        </w:rPr>
        <w:t>m</w:t>
      </w:r>
      <w:r w:rsidRPr="005C7DB7">
        <w:rPr>
          <w:rFonts w:ascii="Verdana" w:eastAsia="MS PMincho" w:hAnsi="Verdana"/>
          <w:spacing w:val="-11"/>
          <w:sz w:val="20"/>
          <w:szCs w:val="20"/>
        </w:rPr>
        <w:t xml:space="preserve"> </w:t>
      </w:r>
      <w:r w:rsidRPr="005C7DB7">
        <w:rPr>
          <w:rFonts w:ascii="Verdana" w:eastAsia="MS PMincho" w:hAnsi="Verdana"/>
          <w:spacing w:val="-1"/>
          <w:sz w:val="20"/>
          <w:szCs w:val="20"/>
        </w:rPr>
        <w:t>th</w:t>
      </w:r>
      <w:r w:rsidRPr="005C7DB7">
        <w:rPr>
          <w:rFonts w:ascii="Verdana" w:eastAsia="MS PMincho" w:hAnsi="Verdana"/>
          <w:sz w:val="20"/>
          <w:szCs w:val="20"/>
        </w:rPr>
        <w:t>e</w:t>
      </w:r>
      <w:r w:rsidRPr="005C7DB7">
        <w:rPr>
          <w:rFonts w:ascii="Verdana" w:eastAsia="MS PMincho" w:hAnsi="Verdana"/>
          <w:spacing w:val="-10"/>
          <w:sz w:val="20"/>
          <w:szCs w:val="20"/>
        </w:rPr>
        <w:t xml:space="preserve"> </w:t>
      </w:r>
      <w:r w:rsidR="00967C1E" w:rsidRPr="005C7DB7">
        <w:rPr>
          <w:rFonts w:ascii="Verdana" w:eastAsia="MS PMincho" w:hAnsi="Verdana"/>
          <w:spacing w:val="-1"/>
          <w:sz w:val="20"/>
          <w:szCs w:val="20"/>
        </w:rPr>
        <w:t>leaseholder</w:t>
      </w:r>
      <w:r w:rsidRPr="005C7DB7">
        <w:rPr>
          <w:rFonts w:ascii="Verdana" w:eastAsia="MS PMincho" w:hAnsi="Verdana"/>
          <w:sz w:val="20"/>
          <w:szCs w:val="20"/>
        </w:rPr>
        <w:t>.</w:t>
      </w:r>
      <w:r w:rsidRPr="005C7DB7">
        <w:rPr>
          <w:rFonts w:ascii="Verdana" w:eastAsia="MS PMincho" w:hAnsi="Verdana"/>
          <w:spacing w:val="-8"/>
          <w:sz w:val="20"/>
          <w:szCs w:val="20"/>
        </w:rPr>
        <w:t xml:space="preserve"> </w:t>
      </w:r>
    </w:p>
    <w:p w14:paraId="4323D23F" w14:textId="77777777" w:rsidR="00AA7365" w:rsidRPr="005C7DB7" w:rsidRDefault="00AA7365" w:rsidP="00171FB9">
      <w:pPr>
        <w:widowControl w:val="0"/>
        <w:autoSpaceDE w:val="0"/>
        <w:autoSpaceDN w:val="0"/>
        <w:adjustRightInd w:val="0"/>
        <w:spacing w:line="243" w:lineRule="auto"/>
        <w:ind w:right="-34"/>
        <w:jc w:val="both"/>
        <w:rPr>
          <w:rFonts w:ascii="Verdana" w:eastAsia="MS PMincho" w:hAnsi="Verdana"/>
          <w:spacing w:val="-8"/>
          <w:sz w:val="20"/>
          <w:szCs w:val="20"/>
        </w:rPr>
      </w:pPr>
    </w:p>
    <w:p w14:paraId="504594A6" w14:textId="77777777" w:rsidR="00171FB9" w:rsidRPr="005C7DB7" w:rsidRDefault="00171FB9" w:rsidP="00171FB9">
      <w:pPr>
        <w:widowControl w:val="0"/>
        <w:autoSpaceDE w:val="0"/>
        <w:autoSpaceDN w:val="0"/>
        <w:adjustRightInd w:val="0"/>
        <w:spacing w:line="243" w:lineRule="auto"/>
        <w:ind w:right="-34"/>
        <w:jc w:val="both"/>
      </w:pPr>
      <w:r w:rsidRPr="005C7DB7">
        <w:rPr>
          <w:rFonts w:ascii="Verdana" w:eastAsia="MS PMincho" w:hAnsi="Verdana"/>
          <w:spacing w:val="-8"/>
          <w:sz w:val="20"/>
          <w:szCs w:val="20"/>
        </w:rPr>
        <w:t>W</w:t>
      </w:r>
      <w:r w:rsidRPr="005C7DB7">
        <w:rPr>
          <w:rFonts w:ascii="Verdana" w:eastAsia="MS PMincho" w:hAnsi="Verdana"/>
          <w:spacing w:val="-1"/>
          <w:sz w:val="20"/>
          <w:szCs w:val="20"/>
        </w:rPr>
        <w:t>he</w:t>
      </w:r>
      <w:r w:rsidRPr="005C7DB7">
        <w:rPr>
          <w:rFonts w:ascii="Verdana" w:eastAsia="MS PMincho" w:hAnsi="Verdana"/>
          <w:spacing w:val="-4"/>
          <w:sz w:val="20"/>
          <w:szCs w:val="20"/>
        </w:rPr>
        <w:t>r</w:t>
      </w:r>
      <w:r w:rsidRPr="005C7DB7">
        <w:rPr>
          <w:rFonts w:ascii="Verdana" w:eastAsia="MS PMincho" w:hAnsi="Verdana"/>
          <w:sz w:val="20"/>
          <w:szCs w:val="20"/>
        </w:rPr>
        <w:t>e</w:t>
      </w:r>
      <w:r w:rsidRPr="005C7DB7">
        <w:rPr>
          <w:rFonts w:ascii="Verdana" w:eastAsia="MS PMincho" w:hAnsi="Verdana"/>
          <w:spacing w:val="-13"/>
          <w:sz w:val="20"/>
          <w:szCs w:val="20"/>
        </w:rPr>
        <w:t xml:space="preserve"> </w:t>
      </w:r>
      <w:r w:rsidRPr="005C7DB7">
        <w:rPr>
          <w:rFonts w:ascii="Verdana" w:eastAsia="MS PMincho" w:hAnsi="Verdana"/>
          <w:sz w:val="20"/>
          <w:szCs w:val="20"/>
        </w:rPr>
        <w:t>a</w:t>
      </w:r>
      <w:r w:rsidRPr="005C7DB7">
        <w:rPr>
          <w:rFonts w:ascii="Verdana" w:eastAsia="MS PMincho" w:hAnsi="Verdana"/>
          <w:spacing w:val="-17"/>
          <w:sz w:val="20"/>
          <w:szCs w:val="20"/>
        </w:rPr>
        <w:t xml:space="preserve"> </w:t>
      </w:r>
      <w:r w:rsidRPr="005C7DB7">
        <w:rPr>
          <w:rFonts w:ascii="Verdana" w:eastAsia="MS PMincho" w:hAnsi="Verdana"/>
          <w:spacing w:val="2"/>
          <w:sz w:val="20"/>
          <w:szCs w:val="20"/>
        </w:rPr>
        <w:t>w</w:t>
      </w:r>
      <w:r w:rsidRPr="005C7DB7">
        <w:rPr>
          <w:rFonts w:ascii="Verdana" w:eastAsia="MS PMincho" w:hAnsi="Verdana"/>
          <w:spacing w:val="1"/>
          <w:sz w:val="20"/>
          <w:szCs w:val="20"/>
        </w:rPr>
        <w:t>r</w:t>
      </w:r>
      <w:r w:rsidRPr="005C7DB7">
        <w:rPr>
          <w:rFonts w:ascii="Verdana" w:eastAsia="MS PMincho" w:hAnsi="Verdana"/>
          <w:spacing w:val="-1"/>
          <w:sz w:val="20"/>
          <w:szCs w:val="20"/>
        </w:rPr>
        <w:t>it</w:t>
      </w:r>
      <w:r w:rsidRPr="005C7DB7">
        <w:rPr>
          <w:rFonts w:ascii="Verdana" w:eastAsia="MS PMincho" w:hAnsi="Verdana"/>
          <w:spacing w:val="-3"/>
          <w:sz w:val="20"/>
          <w:szCs w:val="20"/>
        </w:rPr>
        <w:t>t</w:t>
      </w:r>
      <w:r w:rsidRPr="005C7DB7">
        <w:rPr>
          <w:rFonts w:ascii="Verdana" w:eastAsia="MS PMincho" w:hAnsi="Verdana"/>
          <w:spacing w:val="-1"/>
          <w:sz w:val="20"/>
          <w:szCs w:val="20"/>
        </w:rPr>
        <w:t>en</w:t>
      </w:r>
      <w:r w:rsidRPr="005C7DB7">
        <w:rPr>
          <w:rFonts w:ascii="Verdana" w:eastAsia="MS PMincho" w:hAnsi="Verdana"/>
          <w:spacing w:val="7"/>
          <w:sz w:val="20"/>
          <w:szCs w:val="20"/>
        </w:rPr>
        <w:t xml:space="preserve"> </w:t>
      </w:r>
      <w:r w:rsidRPr="005C7DB7">
        <w:rPr>
          <w:rFonts w:ascii="Verdana" w:eastAsia="MS PMincho" w:hAnsi="Verdana"/>
          <w:sz w:val="20"/>
          <w:szCs w:val="20"/>
        </w:rPr>
        <w:t>demand</w:t>
      </w:r>
      <w:r w:rsidRPr="005C7DB7">
        <w:rPr>
          <w:rFonts w:ascii="Verdana" w:eastAsia="MS PMincho" w:hAnsi="Verdana"/>
          <w:spacing w:val="27"/>
          <w:sz w:val="20"/>
          <w:szCs w:val="20"/>
        </w:rPr>
        <w:t xml:space="preserve"> </w:t>
      </w:r>
      <w:r w:rsidRPr="005C7DB7">
        <w:rPr>
          <w:rFonts w:ascii="Verdana" w:eastAsia="MS PMincho" w:hAnsi="Verdana"/>
          <w:sz w:val="20"/>
          <w:szCs w:val="20"/>
        </w:rPr>
        <w:t>is</w:t>
      </w:r>
      <w:r w:rsidRPr="005C7DB7">
        <w:rPr>
          <w:rFonts w:ascii="Verdana" w:eastAsia="MS PMincho" w:hAnsi="Verdana"/>
          <w:spacing w:val="-1"/>
          <w:sz w:val="20"/>
          <w:szCs w:val="20"/>
        </w:rPr>
        <w:t xml:space="preserve"> </w:t>
      </w:r>
      <w:r w:rsidRPr="005C7DB7">
        <w:rPr>
          <w:rFonts w:ascii="Verdana" w:eastAsia="MS PMincho" w:hAnsi="Verdana"/>
          <w:sz w:val="20"/>
          <w:szCs w:val="20"/>
        </w:rPr>
        <w:t>issued</w:t>
      </w:r>
      <w:r w:rsidRPr="005C7DB7">
        <w:rPr>
          <w:rFonts w:ascii="Verdana" w:eastAsia="MS PMincho" w:hAnsi="Verdana"/>
          <w:spacing w:val="-2"/>
          <w:sz w:val="20"/>
          <w:szCs w:val="20"/>
        </w:rPr>
        <w:t xml:space="preserve"> t</w:t>
      </w:r>
      <w:r w:rsidRPr="005C7DB7">
        <w:rPr>
          <w:rFonts w:ascii="Verdana" w:eastAsia="MS PMincho" w:hAnsi="Verdana"/>
          <w:sz w:val="20"/>
          <w:szCs w:val="20"/>
        </w:rPr>
        <w:t>o</w:t>
      </w:r>
      <w:r w:rsidRPr="005C7DB7">
        <w:rPr>
          <w:rFonts w:ascii="Verdana" w:eastAsia="MS PMincho" w:hAnsi="Verdana"/>
          <w:spacing w:val="17"/>
          <w:sz w:val="20"/>
          <w:szCs w:val="20"/>
        </w:rPr>
        <w:t xml:space="preserve"> </w:t>
      </w:r>
      <w:r w:rsidRPr="005C7DB7">
        <w:rPr>
          <w:rFonts w:ascii="Verdana" w:eastAsia="MS PMincho" w:hAnsi="Verdana"/>
          <w:sz w:val="20"/>
          <w:szCs w:val="20"/>
        </w:rPr>
        <w:t>a</w:t>
      </w:r>
      <w:r w:rsidRPr="005C7DB7">
        <w:rPr>
          <w:rFonts w:ascii="Verdana" w:eastAsia="MS PMincho" w:hAnsi="Verdana"/>
          <w:spacing w:val="6"/>
          <w:sz w:val="20"/>
          <w:szCs w:val="20"/>
        </w:rPr>
        <w:t xml:space="preserve"> </w:t>
      </w:r>
      <w:r w:rsidRPr="005C7DB7">
        <w:rPr>
          <w:rFonts w:ascii="Verdana" w:eastAsia="MS PMincho" w:hAnsi="Verdana"/>
          <w:spacing w:val="-2"/>
          <w:sz w:val="20"/>
          <w:szCs w:val="20"/>
        </w:rPr>
        <w:t>leaseholder</w:t>
      </w:r>
      <w:r w:rsidRPr="005C7DB7">
        <w:rPr>
          <w:rFonts w:ascii="Verdana" w:eastAsia="MS PMincho" w:hAnsi="Verdana"/>
          <w:sz w:val="20"/>
          <w:szCs w:val="20"/>
        </w:rPr>
        <w:t>,</w:t>
      </w:r>
      <w:r w:rsidRPr="005C7DB7">
        <w:rPr>
          <w:rFonts w:ascii="Verdana" w:eastAsia="MS PMincho" w:hAnsi="Verdana"/>
          <w:spacing w:val="21"/>
          <w:sz w:val="20"/>
          <w:szCs w:val="20"/>
        </w:rPr>
        <w:t xml:space="preserve"> </w:t>
      </w:r>
      <w:r w:rsidRPr="005C7DB7">
        <w:rPr>
          <w:rFonts w:ascii="Verdana" w:eastAsia="MS PMincho" w:hAnsi="Verdana"/>
          <w:sz w:val="20"/>
          <w:szCs w:val="20"/>
        </w:rPr>
        <w:t>it</w:t>
      </w:r>
      <w:r w:rsidRPr="005C7DB7">
        <w:rPr>
          <w:rFonts w:ascii="Verdana" w:eastAsia="MS PMincho" w:hAnsi="Verdana"/>
          <w:spacing w:val="11"/>
          <w:sz w:val="20"/>
          <w:szCs w:val="20"/>
        </w:rPr>
        <w:t xml:space="preserve"> </w:t>
      </w:r>
      <w:r w:rsidRPr="005C7DB7">
        <w:rPr>
          <w:rFonts w:ascii="Verdana" w:eastAsia="MS PMincho" w:hAnsi="Verdana"/>
          <w:spacing w:val="-1"/>
          <w:sz w:val="20"/>
          <w:szCs w:val="20"/>
        </w:rPr>
        <w:t>m</w:t>
      </w:r>
      <w:r w:rsidRPr="005C7DB7">
        <w:rPr>
          <w:rFonts w:ascii="Verdana" w:eastAsia="MS PMincho" w:hAnsi="Verdana"/>
          <w:sz w:val="20"/>
          <w:szCs w:val="20"/>
        </w:rPr>
        <w:t>ust</w:t>
      </w:r>
      <w:r w:rsidRPr="005C7DB7">
        <w:rPr>
          <w:rFonts w:ascii="Verdana" w:eastAsia="MS PMincho" w:hAnsi="Verdana"/>
          <w:spacing w:val="24"/>
          <w:sz w:val="20"/>
          <w:szCs w:val="20"/>
        </w:rPr>
        <w:t xml:space="preserve"> </w:t>
      </w:r>
      <w:r w:rsidRPr="005C7DB7">
        <w:rPr>
          <w:rFonts w:ascii="Verdana" w:eastAsia="MS PMincho" w:hAnsi="Verdana"/>
          <w:spacing w:val="-3"/>
          <w:w w:val="94"/>
          <w:sz w:val="20"/>
          <w:szCs w:val="20"/>
        </w:rPr>
        <w:t>c</w:t>
      </w:r>
      <w:r w:rsidRPr="005C7DB7">
        <w:rPr>
          <w:rFonts w:ascii="Verdana" w:eastAsia="MS PMincho" w:hAnsi="Verdana"/>
          <w:spacing w:val="-1"/>
          <w:w w:val="103"/>
          <w:sz w:val="20"/>
          <w:szCs w:val="20"/>
        </w:rPr>
        <w:t>o</w:t>
      </w:r>
      <w:r w:rsidRPr="005C7DB7">
        <w:rPr>
          <w:rFonts w:ascii="Verdana" w:eastAsia="MS PMincho" w:hAnsi="Verdana"/>
          <w:w w:val="105"/>
          <w:sz w:val="20"/>
          <w:szCs w:val="20"/>
        </w:rPr>
        <w:t>ntain</w:t>
      </w:r>
      <w:r w:rsidRPr="005C7DB7">
        <w:rPr>
          <w:rFonts w:ascii="Verdana" w:eastAsia="MS PMincho" w:hAnsi="Verdana"/>
          <w:spacing w:val="8"/>
          <w:sz w:val="20"/>
          <w:szCs w:val="20"/>
        </w:rPr>
        <w:t xml:space="preserve"> </w:t>
      </w:r>
      <w:r w:rsidRPr="005C7DB7">
        <w:rPr>
          <w:rFonts w:ascii="Verdana" w:eastAsia="MS PMincho" w:hAnsi="Verdana"/>
          <w:w w:val="103"/>
          <w:sz w:val="20"/>
          <w:szCs w:val="20"/>
        </w:rPr>
        <w:t>the</w:t>
      </w:r>
      <w:r w:rsidRPr="005C7DB7">
        <w:rPr>
          <w:rFonts w:ascii="Verdana" w:eastAsia="MS PMincho" w:hAnsi="Verdana"/>
          <w:spacing w:val="8"/>
          <w:sz w:val="20"/>
          <w:szCs w:val="20"/>
        </w:rPr>
        <w:t xml:space="preserve"> </w:t>
      </w:r>
      <w:r w:rsidRPr="005C7DB7">
        <w:rPr>
          <w:rFonts w:ascii="Verdana" w:eastAsia="MS PMincho" w:hAnsi="Verdana"/>
          <w:w w:val="102"/>
          <w:sz w:val="20"/>
          <w:szCs w:val="20"/>
        </w:rPr>
        <w:t>landlo</w:t>
      </w:r>
      <w:r w:rsidRPr="005C7DB7">
        <w:rPr>
          <w:rFonts w:ascii="Verdana" w:eastAsia="MS PMincho" w:hAnsi="Verdana"/>
          <w:spacing w:val="-3"/>
          <w:w w:val="102"/>
          <w:sz w:val="20"/>
          <w:szCs w:val="20"/>
        </w:rPr>
        <w:t>r</w:t>
      </w:r>
      <w:r w:rsidRPr="005C7DB7">
        <w:rPr>
          <w:rFonts w:ascii="Verdana" w:eastAsia="MS PMincho" w:hAnsi="Verdana"/>
          <w:w w:val="105"/>
          <w:sz w:val="20"/>
          <w:szCs w:val="20"/>
        </w:rPr>
        <w:t>d</w:t>
      </w:r>
      <w:r w:rsidRPr="005C7DB7">
        <w:rPr>
          <w:rFonts w:ascii="Verdana" w:eastAsia="MS PMincho" w:hAnsi="Verdana"/>
          <w:spacing w:val="-13"/>
          <w:w w:val="73"/>
          <w:sz w:val="20"/>
          <w:szCs w:val="20"/>
        </w:rPr>
        <w:t>’</w:t>
      </w:r>
      <w:r w:rsidRPr="005C7DB7">
        <w:rPr>
          <w:rFonts w:ascii="Verdana" w:eastAsia="MS PMincho" w:hAnsi="Verdana"/>
          <w:w w:val="91"/>
          <w:sz w:val="20"/>
          <w:szCs w:val="20"/>
        </w:rPr>
        <w:t>s</w:t>
      </w:r>
      <w:r w:rsidRPr="005C7DB7">
        <w:rPr>
          <w:rFonts w:ascii="Verdana" w:eastAsia="MS PMincho" w:hAnsi="Verdana"/>
          <w:spacing w:val="8"/>
          <w:sz w:val="20"/>
          <w:szCs w:val="20"/>
        </w:rPr>
        <w:t xml:space="preserve"> </w:t>
      </w:r>
      <w:r w:rsidRPr="005C7DB7">
        <w:rPr>
          <w:rFonts w:ascii="Verdana" w:eastAsia="MS PMincho" w:hAnsi="Verdana"/>
          <w:sz w:val="20"/>
          <w:szCs w:val="20"/>
        </w:rPr>
        <w:t>name</w:t>
      </w:r>
      <w:r w:rsidRPr="005C7DB7">
        <w:rPr>
          <w:rFonts w:ascii="Verdana" w:eastAsia="MS PMincho" w:hAnsi="Verdana"/>
          <w:spacing w:val="17"/>
          <w:sz w:val="20"/>
          <w:szCs w:val="20"/>
        </w:rPr>
        <w:t xml:space="preserve"> </w:t>
      </w:r>
      <w:r w:rsidRPr="005C7DB7">
        <w:rPr>
          <w:rFonts w:ascii="Verdana" w:eastAsia="MS PMincho" w:hAnsi="Verdana"/>
          <w:sz w:val="20"/>
          <w:szCs w:val="20"/>
        </w:rPr>
        <w:t>and</w:t>
      </w:r>
      <w:r w:rsidRPr="005C7DB7">
        <w:rPr>
          <w:rFonts w:ascii="Verdana" w:eastAsia="MS PMincho" w:hAnsi="Verdana"/>
          <w:spacing w:val="12"/>
          <w:sz w:val="20"/>
          <w:szCs w:val="20"/>
        </w:rPr>
        <w:t xml:space="preserve"> </w:t>
      </w:r>
      <w:r w:rsidRPr="005C7DB7">
        <w:rPr>
          <w:rFonts w:ascii="Verdana" w:eastAsia="MS PMincho" w:hAnsi="Verdana"/>
          <w:spacing w:val="2"/>
          <w:sz w:val="20"/>
          <w:szCs w:val="20"/>
        </w:rPr>
        <w:t>add</w:t>
      </w:r>
      <w:r w:rsidRPr="005C7DB7">
        <w:rPr>
          <w:rFonts w:ascii="Verdana" w:eastAsia="MS PMincho" w:hAnsi="Verdana"/>
          <w:spacing w:val="-1"/>
          <w:sz w:val="20"/>
          <w:szCs w:val="20"/>
        </w:rPr>
        <w:t>r</w:t>
      </w:r>
      <w:r w:rsidRPr="005C7DB7">
        <w:rPr>
          <w:rFonts w:ascii="Verdana" w:eastAsia="MS PMincho" w:hAnsi="Verdana"/>
          <w:spacing w:val="2"/>
          <w:sz w:val="20"/>
          <w:szCs w:val="20"/>
        </w:rPr>
        <w:t>es</w:t>
      </w:r>
      <w:r w:rsidRPr="005C7DB7">
        <w:rPr>
          <w:rFonts w:ascii="Verdana" w:eastAsia="MS PMincho" w:hAnsi="Verdana"/>
          <w:sz w:val="20"/>
          <w:szCs w:val="20"/>
        </w:rPr>
        <w:t>s</w:t>
      </w:r>
      <w:r w:rsidRPr="005C7DB7">
        <w:rPr>
          <w:rFonts w:ascii="Verdana" w:eastAsia="MS PMincho" w:hAnsi="Verdana"/>
          <w:spacing w:val="-3"/>
          <w:sz w:val="20"/>
          <w:szCs w:val="20"/>
        </w:rPr>
        <w:t xml:space="preserve"> </w:t>
      </w:r>
      <w:r w:rsidRPr="005C7DB7">
        <w:rPr>
          <w:rFonts w:ascii="Verdana" w:eastAsia="MS PMincho" w:hAnsi="Verdana"/>
          <w:spacing w:val="2"/>
          <w:sz w:val="20"/>
          <w:szCs w:val="20"/>
        </w:rPr>
        <w:t>an</w:t>
      </w:r>
      <w:r w:rsidRPr="005C7DB7">
        <w:rPr>
          <w:rFonts w:ascii="Verdana" w:eastAsia="MS PMincho" w:hAnsi="Verdana"/>
          <w:sz w:val="20"/>
          <w:szCs w:val="20"/>
        </w:rPr>
        <w:t>d</w:t>
      </w:r>
      <w:r w:rsidRPr="005C7DB7">
        <w:rPr>
          <w:rFonts w:ascii="Verdana" w:eastAsia="MS PMincho" w:hAnsi="Verdana"/>
          <w:spacing w:val="18"/>
          <w:sz w:val="20"/>
          <w:szCs w:val="20"/>
        </w:rPr>
        <w:t xml:space="preserve"> </w:t>
      </w:r>
      <w:r w:rsidRPr="005C7DB7">
        <w:rPr>
          <w:rFonts w:ascii="Verdana" w:eastAsia="MS PMincho" w:hAnsi="Verdana"/>
          <w:spacing w:val="2"/>
          <w:sz w:val="20"/>
          <w:szCs w:val="20"/>
        </w:rPr>
        <w:t>i</w:t>
      </w:r>
      <w:r w:rsidRPr="005C7DB7">
        <w:rPr>
          <w:rFonts w:ascii="Verdana" w:eastAsia="MS PMincho" w:hAnsi="Verdana"/>
          <w:sz w:val="20"/>
          <w:szCs w:val="20"/>
        </w:rPr>
        <w:t>f</w:t>
      </w:r>
      <w:r w:rsidRPr="005C7DB7">
        <w:rPr>
          <w:rFonts w:ascii="Verdana" w:eastAsia="MS PMincho" w:hAnsi="Verdana"/>
          <w:spacing w:val="12"/>
          <w:sz w:val="20"/>
          <w:szCs w:val="20"/>
        </w:rPr>
        <w:t xml:space="preserve"> </w:t>
      </w:r>
      <w:r w:rsidRPr="005C7DB7">
        <w:rPr>
          <w:rFonts w:ascii="Verdana" w:eastAsia="MS PMincho" w:hAnsi="Verdana"/>
          <w:spacing w:val="2"/>
          <w:sz w:val="20"/>
          <w:szCs w:val="20"/>
        </w:rPr>
        <w:t>tha</w:t>
      </w:r>
      <w:r w:rsidRPr="005C7DB7">
        <w:rPr>
          <w:rFonts w:ascii="Verdana" w:eastAsia="MS PMincho" w:hAnsi="Verdana"/>
          <w:sz w:val="20"/>
          <w:szCs w:val="20"/>
        </w:rPr>
        <w:t>t</w:t>
      </w:r>
      <w:r w:rsidRPr="005C7DB7">
        <w:rPr>
          <w:rFonts w:ascii="Verdana" w:eastAsia="MS PMincho" w:hAnsi="Verdana"/>
          <w:spacing w:val="25"/>
          <w:sz w:val="20"/>
          <w:szCs w:val="20"/>
        </w:rPr>
        <w:t xml:space="preserve"> </w:t>
      </w:r>
      <w:r w:rsidRPr="005C7DB7">
        <w:rPr>
          <w:rFonts w:ascii="Verdana" w:eastAsia="MS PMincho" w:hAnsi="Verdana"/>
          <w:spacing w:val="2"/>
          <w:sz w:val="20"/>
          <w:szCs w:val="20"/>
        </w:rPr>
        <w:t>add</w:t>
      </w:r>
      <w:r w:rsidRPr="005C7DB7">
        <w:rPr>
          <w:rFonts w:ascii="Verdana" w:eastAsia="MS PMincho" w:hAnsi="Verdana"/>
          <w:spacing w:val="-1"/>
          <w:sz w:val="20"/>
          <w:szCs w:val="20"/>
        </w:rPr>
        <w:t>r</w:t>
      </w:r>
      <w:r w:rsidRPr="005C7DB7">
        <w:rPr>
          <w:rFonts w:ascii="Verdana" w:eastAsia="MS PMincho" w:hAnsi="Verdana"/>
          <w:spacing w:val="2"/>
          <w:sz w:val="20"/>
          <w:szCs w:val="20"/>
        </w:rPr>
        <w:t>es</w:t>
      </w:r>
      <w:r w:rsidRPr="005C7DB7">
        <w:rPr>
          <w:rFonts w:ascii="Verdana" w:eastAsia="MS PMincho" w:hAnsi="Verdana"/>
          <w:sz w:val="20"/>
          <w:szCs w:val="20"/>
        </w:rPr>
        <w:t>s</w:t>
      </w:r>
      <w:r w:rsidRPr="005C7DB7">
        <w:rPr>
          <w:rFonts w:ascii="Verdana" w:eastAsia="MS PMincho" w:hAnsi="Verdana"/>
          <w:spacing w:val="8"/>
          <w:sz w:val="20"/>
          <w:szCs w:val="20"/>
        </w:rPr>
        <w:t xml:space="preserve"> </w:t>
      </w:r>
      <w:r w:rsidRPr="005C7DB7">
        <w:rPr>
          <w:rFonts w:ascii="Verdana" w:eastAsia="MS PMincho" w:hAnsi="Verdana"/>
          <w:spacing w:val="2"/>
          <w:sz w:val="20"/>
          <w:szCs w:val="20"/>
        </w:rPr>
        <w:t>i</w:t>
      </w:r>
      <w:r w:rsidRPr="005C7DB7">
        <w:rPr>
          <w:rFonts w:ascii="Verdana" w:eastAsia="MS PMincho" w:hAnsi="Verdana"/>
          <w:sz w:val="20"/>
          <w:szCs w:val="20"/>
        </w:rPr>
        <w:t>s</w:t>
      </w:r>
      <w:r w:rsidRPr="005C7DB7">
        <w:rPr>
          <w:rFonts w:ascii="Verdana" w:eastAsia="MS PMincho" w:hAnsi="Verdana"/>
          <w:spacing w:val="7"/>
          <w:sz w:val="20"/>
          <w:szCs w:val="20"/>
        </w:rPr>
        <w:t xml:space="preserve"> </w:t>
      </w:r>
      <w:r w:rsidRPr="005C7DB7">
        <w:rPr>
          <w:rFonts w:ascii="Verdana" w:eastAsia="MS PMincho" w:hAnsi="Verdana"/>
          <w:i/>
          <w:iCs/>
          <w:spacing w:val="1"/>
          <w:sz w:val="20"/>
          <w:szCs w:val="20"/>
        </w:rPr>
        <w:t>no</w:t>
      </w:r>
      <w:r w:rsidRPr="005C7DB7">
        <w:rPr>
          <w:rFonts w:ascii="Verdana" w:eastAsia="MS PMincho" w:hAnsi="Verdana"/>
          <w:i/>
          <w:iCs/>
          <w:sz w:val="20"/>
          <w:szCs w:val="20"/>
        </w:rPr>
        <w:t>t</w:t>
      </w:r>
      <w:r w:rsidRPr="005C7DB7">
        <w:rPr>
          <w:rFonts w:ascii="Verdana" w:eastAsia="MS PMincho" w:hAnsi="Verdana"/>
          <w:i/>
          <w:iCs/>
          <w:spacing w:val="8"/>
          <w:sz w:val="20"/>
          <w:szCs w:val="20"/>
        </w:rPr>
        <w:t xml:space="preserve"> </w:t>
      </w:r>
      <w:r w:rsidRPr="005C7DB7">
        <w:rPr>
          <w:rFonts w:ascii="Verdana" w:eastAsia="MS PMincho" w:hAnsi="Verdana"/>
          <w:spacing w:val="2"/>
          <w:sz w:val="20"/>
          <w:szCs w:val="20"/>
        </w:rPr>
        <w:t>i</w:t>
      </w:r>
      <w:r w:rsidRPr="005C7DB7">
        <w:rPr>
          <w:rFonts w:ascii="Verdana" w:eastAsia="MS PMincho" w:hAnsi="Verdana"/>
          <w:sz w:val="20"/>
          <w:szCs w:val="20"/>
        </w:rPr>
        <w:t>n</w:t>
      </w:r>
      <w:r w:rsidRPr="005C7DB7">
        <w:rPr>
          <w:rFonts w:ascii="Verdana" w:eastAsia="MS PMincho" w:hAnsi="Verdana"/>
          <w:spacing w:val="12"/>
          <w:sz w:val="20"/>
          <w:szCs w:val="20"/>
        </w:rPr>
        <w:t xml:space="preserve"> </w:t>
      </w:r>
      <w:r w:rsidRPr="005C7DB7">
        <w:rPr>
          <w:rFonts w:ascii="Verdana" w:eastAsia="MS PMincho" w:hAnsi="Verdana"/>
          <w:spacing w:val="2"/>
          <w:sz w:val="20"/>
          <w:szCs w:val="20"/>
        </w:rPr>
        <w:t>En</w:t>
      </w:r>
      <w:r w:rsidRPr="005C7DB7">
        <w:rPr>
          <w:rFonts w:ascii="Verdana" w:eastAsia="MS PMincho" w:hAnsi="Verdana"/>
          <w:spacing w:val="5"/>
          <w:sz w:val="20"/>
          <w:szCs w:val="20"/>
        </w:rPr>
        <w:t>g</w:t>
      </w:r>
      <w:r w:rsidRPr="005C7DB7">
        <w:rPr>
          <w:rFonts w:ascii="Verdana" w:eastAsia="MS PMincho" w:hAnsi="Verdana"/>
          <w:spacing w:val="2"/>
          <w:sz w:val="20"/>
          <w:szCs w:val="20"/>
        </w:rPr>
        <w:t>lan</w:t>
      </w:r>
      <w:r w:rsidRPr="005C7DB7">
        <w:rPr>
          <w:rFonts w:ascii="Verdana" w:eastAsia="MS PMincho" w:hAnsi="Verdana"/>
          <w:sz w:val="20"/>
          <w:szCs w:val="20"/>
        </w:rPr>
        <w:t>d</w:t>
      </w:r>
      <w:r w:rsidRPr="005C7DB7">
        <w:rPr>
          <w:rFonts w:ascii="Verdana" w:eastAsia="MS PMincho" w:hAnsi="Verdana"/>
          <w:spacing w:val="6"/>
          <w:sz w:val="20"/>
          <w:szCs w:val="20"/>
        </w:rPr>
        <w:t xml:space="preserve"> </w:t>
      </w:r>
      <w:r w:rsidRPr="005C7DB7">
        <w:rPr>
          <w:rFonts w:ascii="Verdana" w:eastAsia="MS PMincho" w:hAnsi="Verdana"/>
          <w:spacing w:val="2"/>
          <w:sz w:val="20"/>
          <w:szCs w:val="20"/>
        </w:rPr>
        <w:t>an</w:t>
      </w:r>
      <w:r w:rsidRPr="005C7DB7">
        <w:rPr>
          <w:rFonts w:ascii="Verdana" w:eastAsia="MS PMincho" w:hAnsi="Verdana"/>
          <w:sz w:val="20"/>
          <w:szCs w:val="20"/>
        </w:rPr>
        <w:t>d</w:t>
      </w:r>
      <w:r w:rsidRPr="005C7DB7">
        <w:rPr>
          <w:rFonts w:ascii="Verdana" w:eastAsia="MS PMincho" w:hAnsi="Verdana"/>
          <w:spacing w:val="14"/>
          <w:sz w:val="20"/>
          <w:szCs w:val="20"/>
        </w:rPr>
        <w:t xml:space="preserve"> </w:t>
      </w:r>
      <w:r w:rsidRPr="005C7DB7">
        <w:rPr>
          <w:rFonts w:ascii="Verdana" w:eastAsia="MS PMincho" w:hAnsi="Verdana"/>
          <w:spacing w:val="-20"/>
          <w:sz w:val="20"/>
          <w:szCs w:val="20"/>
        </w:rPr>
        <w:t>W</w:t>
      </w:r>
      <w:r w:rsidRPr="005C7DB7">
        <w:rPr>
          <w:rFonts w:ascii="Verdana" w:eastAsia="MS PMincho" w:hAnsi="Verdana"/>
          <w:spacing w:val="2"/>
          <w:sz w:val="20"/>
          <w:szCs w:val="20"/>
        </w:rPr>
        <w:t>ale</w:t>
      </w:r>
      <w:r w:rsidRPr="005C7DB7">
        <w:rPr>
          <w:rFonts w:ascii="Verdana" w:eastAsia="MS PMincho" w:hAnsi="Verdana"/>
          <w:sz w:val="20"/>
          <w:szCs w:val="20"/>
        </w:rPr>
        <w:t>s</w:t>
      </w:r>
      <w:r w:rsidRPr="005C7DB7">
        <w:rPr>
          <w:rFonts w:ascii="Verdana" w:eastAsia="MS PMincho" w:hAnsi="Verdana"/>
          <w:spacing w:val="-3"/>
          <w:sz w:val="20"/>
          <w:szCs w:val="20"/>
        </w:rPr>
        <w:t xml:space="preserve"> </w:t>
      </w:r>
      <w:r w:rsidRPr="005C7DB7">
        <w:rPr>
          <w:rFonts w:ascii="Verdana" w:eastAsia="MS PMincho" w:hAnsi="Verdana"/>
          <w:spacing w:val="2"/>
          <w:w w:val="104"/>
          <w:sz w:val="20"/>
          <w:szCs w:val="20"/>
        </w:rPr>
        <w:t>a</w:t>
      </w:r>
      <w:r w:rsidRPr="005C7DB7">
        <w:rPr>
          <w:rFonts w:ascii="Verdana" w:eastAsia="MS PMincho" w:hAnsi="Verdana"/>
          <w:w w:val="104"/>
          <w:sz w:val="20"/>
          <w:szCs w:val="20"/>
        </w:rPr>
        <w:t>n</w:t>
      </w:r>
      <w:r w:rsidRPr="005C7DB7">
        <w:rPr>
          <w:rFonts w:ascii="Verdana" w:eastAsia="MS PMincho" w:hAnsi="Verdana"/>
          <w:spacing w:val="10"/>
          <w:sz w:val="20"/>
          <w:szCs w:val="20"/>
        </w:rPr>
        <w:t xml:space="preserve"> </w:t>
      </w:r>
      <w:r w:rsidRPr="005C7DB7">
        <w:rPr>
          <w:rFonts w:ascii="Verdana" w:eastAsia="MS PMincho" w:hAnsi="Verdana"/>
          <w:spacing w:val="2"/>
          <w:sz w:val="20"/>
          <w:szCs w:val="20"/>
        </w:rPr>
        <w:t>add</w:t>
      </w:r>
      <w:r w:rsidRPr="005C7DB7">
        <w:rPr>
          <w:rFonts w:ascii="Verdana" w:eastAsia="MS PMincho" w:hAnsi="Verdana"/>
          <w:spacing w:val="-1"/>
          <w:sz w:val="20"/>
          <w:szCs w:val="20"/>
        </w:rPr>
        <w:t>r</w:t>
      </w:r>
      <w:r w:rsidRPr="005C7DB7">
        <w:rPr>
          <w:rFonts w:ascii="Verdana" w:eastAsia="MS PMincho" w:hAnsi="Verdana"/>
          <w:spacing w:val="2"/>
          <w:sz w:val="20"/>
          <w:szCs w:val="20"/>
        </w:rPr>
        <w:t>es</w:t>
      </w:r>
      <w:r w:rsidRPr="005C7DB7">
        <w:rPr>
          <w:rFonts w:ascii="Verdana" w:eastAsia="MS PMincho" w:hAnsi="Verdana"/>
          <w:sz w:val="20"/>
          <w:szCs w:val="20"/>
        </w:rPr>
        <w:t>s</w:t>
      </w:r>
      <w:r w:rsidRPr="005C7DB7">
        <w:rPr>
          <w:rFonts w:ascii="Verdana" w:eastAsia="MS PMincho" w:hAnsi="Verdana"/>
          <w:spacing w:val="8"/>
          <w:sz w:val="20"/>
          <w:szCs w:val="20"/>
        </w:rPr>
        <w:t xml:space="preserve"> </w:t>
      </w:r>
      <w:r w:rsidRPr="005C7DB7">
        <w:rPr>
          <w:rFonts w:ascii="Verdana" w:eastAsia="MS PMincho" w:hAnsi="Verdana"/>
          <w:spacing w:val="2"/>
          <w:sz w:val="20"/>
          <w:szCs w:val="20"/>
        </w:rPr>
        <w:t>in</w:t>
      </w:r>
      <w:r w:rsidRPr="005C7DB7">
        <w:rPr>
          <w:rFonts w:ascii="Verdana" w:eastAsia="MS PMincho" w:hAnsi="Verdana"/>
          <w:spacing w:val="6"/>
          <w:sz w:val="20"/>
          <w:szCs w:val="20"/>
        </w:rPr>
        <w:t xml:space="preserve"> </w:t>
      </w:r>
      <w:r w:rsidRPr="005C7DB7">
        <w:rPr>
          <w:rFonts w:ascii="Verdana" w:eastAsia="MS PMincho" w:hAnsi="Verdana"/>
          <w:sz w:val="20"/>
          <w:szCs w:val="20"/>
        </w:rPr>
        <w:t>En</w:t>
      </w:r>
      <w:r w:rsidRPr="005C7DB7">
        <w:rPr>
          <w:rFonts w:ascii="Verdana" w:eastAsia="MS PMincho" w:hAnsi="Verdana"/>
          <w:spacing w:val="3"/>
          <w:sz w:val="20"/>
          <w:szCs w:val="20"/>
        </w:rPr>
        <w:t>g</w:t>
      </w:r>
      <w:r w:rsidRPr="005C7DB7">
        <w:rPr>
          <w:rFonts w:ascii="Verdana" w:eastAsia="MS PMincho" w:hAnsi="Verdana"/>
          <w:sz w:val="20"/>
          <w:szCs w:val="20"/>
        </w:rPr>
        <w:t>land</w:t>
      </w:r>
      <w:r w:rsidRPr="005C7DB7">
        <w:rPr>
          <w:rFonts w:ascii="Verdana" w:eastAsia="MS PMincho" w:hAnsi="Verdana"/>
          <w:spacing w:val="-16"/>
          <w:sz w:val="20"/>
          <w:szCs w:val="20"/>
        </w:rPr>
        <w:t xml:space="preserve"> </w:t>
      </w:r>
      <w:r w:rsidRPr="005C7DB7">
        <w:rPr>
          <w:rFonts w:ascii="Verdana" w:eastAsia="MS PMincho" w:hAnsi="Verdana"/>
          <w:sz w:val="20"/>
          <w:szCs w:val="20"/>
        </w:rPr>
        <w:t>and</w:t>
      </w:r>
      <w:r w:rsidRPr="005C7DB7">
        <w:rPr>
          <w:rFonts w:ascii="Verdana" w:eastAsia="MS PMincho" w:hAnsi="Verdana"/>
          <w:spacing w:val="-6"/>
          <w:sz w:val="20"/>
          <w:szCs w:val="20"/>
        </w:rPr>
        <w:t xml:space="preserve"> </w:t>
      </w:r>
      <w:r w:rsidRPr="005C7DB7">
        <w:rPr>
          <w:rFonts w:ascii="Verdana" w:eastAsia="MS PMincho" w:hAnsi="Verdana"/>
          <w:spacing w:val="-21"/>
          <w:w w:val="95"/>
          <w:sz w:val="20"/>
          <w:szCs w:val="20"/>
        </w:rPr>
        <w:t>W</w:t>
      </w:r>
      <w:r w:rsidRPr="005C7DB7">
        <w:rPr>
          <w:rFonts w:ascii="Verdana" w:eastAsia="MS PMincho" w:hAnsi="Verdana"/>
          <w:w w:val="95"/>
          <w:sz w:val="20"/>
          <w:szCs w:val="20"/>
        </w:rPr>
        <w:t>ales</w:t>
      </w:r>
      <w:r w:rsidRPr="005C7DB7">
        <w:rPr>
          <w:rFonts w:ascii="Verdana" w:eastAsia="MS PMincho" w:hAnsi="Verdana"/>
          <w:spacing w:val="-7"/>
          <w:w w:val="95"/>
          <w:sz w:val="20"/>
          <w:szCs w:val="20"/>
        </w:rPr>
        <w:t xml:space="preserve"> </w:t>
      </w:r>
      <w:r w:rsidRPr="005C7DB7">
        <w:rPr>
          <w:rFonts w:ascii="Verdana" w:eastAsia="MS PMincho" w:hAnsi="Verdana"/>
          <w:sz w:val="20"/>
          <w:szCs w:val="20"/>
        </w:rPr>
        <w:t>at</w:t>
      </w:r>
      <w:r w:rsidRPr="005C7DB7">
        <w:rPr>
          <w:rFonts w:ascii="Verdana" w:eastAsia="MS PMincho" w:hAnsi="Verdana"/>
          <w:spacing w:val="-10"/>
          <w:sz w:val="20"/>
          <w:szCs w:val="20"/>
        </w:rPr>
        <w:t xml:space="preserve"> </w:t>
      </w:r>
      <w:r w:rsidRPr="005C7DB7">
        <w:rPr>
          <w:rFonts w:ascii="Verdana" w:eastAsia="MS PMincho" w:hAnsi="Verdana"/>
          <w:sz w:val="20"/>
          <w:szCs w:val="20"/>
        </w:rPr>
        <w:t>whi</w:t>
      </w:r>
      <w:r w:rsidRPr="005C7DB7">
        <w:rPr>
          <w:rFonts w:ascii="Verdana" w:eastAsia="MS PMincho" w:hAnsi="Verdana"/>
          <w:spacing w:val="-2"/>
          <w:sz w:val="20"/>
          <w:szCs w:val="20"/>
        </w:rPr>
        <w:t>c</w:t>
      </w:r>
      <w:r w:rsidRPr="005C7DB7">
        <w:rPr>
          <w:rFonts w:ascii="Verdana" w:eastAsia="MS PMincho" w:hAnsi="Verdana"/>
          <w:sz w:val="20"/>
          <w:szCs w:val="20"/>
        </w:rPr>
        <w:t>h</w:t>
      </w:r>
      <w:r w:rsidRPr="005C7DB7">
        <w:rPr>
          <w:rFonts w:ascii="Verdana" w:eastAsia="MS PMincho" w:hAnsi="Verdana"/>
          <w:spacing w:val="-17"/>
          <w:sz w:val="20"/>
          <w:szCs w:val="20"/>
        </w:rPr>
        <w:t xml:space="preserve"> </w:t>
      </w:r>
      <w:r w:rsidRPr="005C7DB7">
        <w:rPr>
          <w:rFonts w:ascii="Verdana" w:eastAsia="MS PMincho" w:hAnsi="Verdana"/>
          <w:sz w:val="20"/>
          <w:szCs w:val="20"/>
        </w:rPr>
        <w:t>the</w:t>
      </w:r>
      <w:r w:rsidRPr="005C7DB7">
        <w:rPr>
          <w:rFonts w:ascii="Verdana" w:eastAsia="MS PMincho" w:hAnsi="Verdana"/>
          <w:spacing w:val="-7"/>
          <w:sz w:val="20"/>
          <w:szCs w:val="20"/>
        </w:rPr>
        <w:t xml:space="preserve"> </w:t>
      </w:r>
      <w:r w:rsidR="00967C1E" w:rsidRPr="005C7DB7">
        <w:rPr>
          <w:rFonts w:ascii="Verdana" w:eastAsia="MS PMincho" w:hAnsi="Verdana"/>
          <w:sz w:val="20"/>
          <w:szCs w:val="20"/>
        </w:rPr>
        <w:t>leaseholder</w:t>
      </w:r>
      <w:r w:rsidRPr="005C7DB7">
        <w:rPr>
          <w:rFonts w:ascii="Verdana" w:eastAsia="MS PMincho" w:hAnsi="Verdana"/>
          <w:spacing w:val="7"/>
          <w:sz w:val="20"/>
          <w:szCs w:val="20"/>
        </w:rPr>
        <w:t xml:space="preserve"> </w:t>
      </w:r>
      <w:r w:rsidRPr="005C7DB7">
        <w:rPr>
          <w:rFonts w:ascii="Verdana" w:eastAsia="MS PMincho" w:hAnsi="Verdana"/>
          <w:w w:val="96"/>
          <w:sz w:val="20"/>
          <w:szCs w:val="20"/>
        </w:rPr>
        <w:t>m</w:t>
      </w:r>
      <w:r w:rsidRPr="005C7DB7">
        <w:rPr>
          <w:rFonts w:ascii="Verdana" w:eastAsia="MS PMincho" w:hAnsi="Verdana"/>
          <w:spacing w:val="-4"/>
          <w:w w:val="96"/>
          <w:sz w:val="20"/>
          <w:szCs w:val="20"/>
        </w:rPr>
        <w:t>a</w:t>
      </w:r>
      <w:r w:rsidRPr="005C7DB7">
        <w:rPr>
          <w:rFonts w:ascii="Verdana" w:eastAsia="MS PMincho" w:hAnsi="Verdana"/>
          <w:w w:val="96"/>
          <w:sz w:val="20"/>
          <w:szCs w:val="20"/>
        </w:rPr>
        <w:t>y</w:t>
      </w:r>
      <w:r w:rsidRPr="005C7DB7">
        <w:rPr>
          <w:rFonts w:ascii="Verdana" w:eastAsia="MS PMincho" w:hAnsi="Verdana"/>
          <w:spacing w:val="-5"/>
          <w:w w:val="96"/>
          <w:sz w:val="20"/>
          <w:szCs w:val="20"/>
        </w:rPr>
        <w:t xml:space="preserve"> </w:t>
      </w:r>
      <w:r w:rsidRPr="005C7DB7">
        <w:rPr>
          <w:rFonts w:ascii="Verdana" w:eastAsia="MS PMincho" w:hAnsi="Verdana"/>
          <w:w w:val="96"/>
          <w:sz w:val="20"/>
          <w:szCs w:val="20"/>
        </w:rPr>
        <w:t>se</w:t>
      </w:r>
      <w:r w:rsidRPr="005C7DB7">
        <w:rPr>
          <w:rFonts w:ascii="Verdana" w:eastAsia="MS PMincho" w:hAnsi="Verdana"/>
          <w:spacing w:val="5"/>
          <w:w w:val="96"/>
          <w:sz w:val="20"/>
          <w:szCs w:val="20"/>
        </w:rPr>
        <w:t>r</w:t>
      </w:r>
      <w:r w:rsidRPr="005C7DB7">
        <w:rPr>
          <w:rFonts w:ascii="Verdana" w:eastAsia="MS PMincho" w:hAnsi="Verdana"/>
          <w:spacing w:val="-4"/>
          <w:w w:val="96"/>
          <w:sz w:val="20"/>
          <w:szCs w:val="20"/>
        </w:rPr>
        <w:t>v</w:t>
      </w:r>
      <w:r w:rsidRPr="005C7DB7">
        <w:rPr>
          <w:rFonts w:ascii="Verdana" w:eastAsia="MS PMincho" w:hAnsi="Verdana"/>
          <w:w w:val="96"/>
          <w:sz w:val="20"/>
          <w:szCs w:val="20"/>
        </w:rPr>
        <w:t>e</w:t>
      </w:r>
      <w:r w:rsidRPr="005C7DB7">
        <w:rPr>
          <w:rFonts w:ascii="Verdana" w:eastAsia="MS PMincho" w:hAnsi="Verdana"/>
          <w:spacing w:val="-13"/>
          <w:w w:val="96"/>
          <w:sz w:val="20"/>
          <w:szCs w:val="20"/>
        </w:rPr>
        <w:t xml:space="preserve"> </w:t>
      </w:r>
      <w:r w:rsidRPr="005C7DB7">
        <w:rPr>
          <w:rFonts w:ascii="Verdana" w:eastAsia="MS PMincho" w:hAnsi="Verdana"/>
          <w:sz w:val="20"/>
          <w:szCs w:val="20"/>
        </w:rPr>
        <w:t>noti</w:t>
      </w:r>
      <w:r w:rsidRPr="005C7DB7">
        <w:rPr>
          <w:rFonts w:ascii="Verdana" w:eastAsia="MS PMincho" w:hAnsi="Verdana"/>
          <w:spacing w:val="-3"/>
          <w:sz w:val="20"/>
          <w:szCs w:val="20"/>
        </w:rPr>
        <w:t>c</w:t>
      </w:r>
      <w:r w:rsidRPr="005C7DB7">
        <w:rPr>
          <w:rFonts w:ascii="Verdana" w:eastAsia="MS PMincho" w:hAnsi="Verdana"/>
          <w:sz w:val="20"/>
          <w:szCs w:val="20"/>
        </w:rPr>
        <w:t>es</w:t>
      </w:r>
      <w:r w:rsidRPr="005C7DB7">
        <w:rPr>
          <w:rFonts w:ascii="Verdana" w:eastAsia="MS PMincho" w:hAnsi="Verdana"/>
          <w:spacing w:val="-19"/>
          <w:sz w:val="20"/>
          <w:szCs w:val="20"/>
        </w:rPr>
        <w:t xml:space="preserve"> </w:t>
      </w:r>
      <w:r w:rsidRPr="005C7DB7">
        <w:rPr>
          <w:rFonts w:ascii="Verdana" w:eastAsia="MS PMincho" w:hAnsi="Verdana"/>
          <w:sz w:val="20"/>
          <w:szCs w:val="20"/>
        </w:rPr>
        <w:t>of</w:t>
      </w:r>
      <w:r w:rsidRPr="005C7DB7">
        <w:rPr>
          <w:rFonts w:ascii="Verdana" w:eastAsia="MS PMincho" w:hAnsi="Verdana"/>
          <w:spacing w:val="-12"/>
          <w:sz w:val="20"/>
          <w:szCs w:val="20"/>
        </w:rPr>
        <w:t xml:space="preserve"> </w:t>
      </w:r>
      <w:r w:rsidRPr="005C7DB7">
        <w:rPr>
          <w:rFonts w:ascii="Verdana" w:eastAsia="MS PMincho" w:hAnsi="Verdana"/>
          <w:sz w:val="20"/>
          <w:szCs w:val="20"/>
        </w:rPr>
        <w:t>p</w:t>
      </w:r>
      <w:r w:rsidRPr="005C7DB7">
        <w:rPr>
          <w:rFonts w:ascii="Verdana" w:eastAsia="MS PMincho" w:hAnsi="Verdana"/>
          <w:spacing w:val="-4"/>
          <w:sz w:val="20"/>
          <w:szCs w:val="20"/>
        </w:rPr>
        <w:t>r</w:t>
      </w:r>
      <w:r w:rsidRPr="005C7DB7">
        <w:rPr>
          <w:rFonts w:ascii="Verdana" w:eastAsia="MS PMincho" w:hAnsi="Verdana"/>
          <w:sz w:val="20"/>
          <w:szCs w:val="20"/>
        </w:rPr>
        <w:t>o</w:t>
      </w:r>
      <w:r w:rsidRPr="005C7DB7">
        <w:rPr>
          <w:rFonts w:ascii="Verdana" w:eastAsia="MS PMincho" w:hAnsi="Verdana"/>
          <w:spacing w:val="-3"/>
          <w:sz w:val="20"/>
          <w:szCs w:val="20"/>
        </w:rPr>
        <w:t>c</w:t>
      </w:r>
      <w:r w:rsidRPr="005C7DB7">
        <w:rPr>
          <w:rFonts w:ascii="Verdana" w:eastAsia="MS PMincho" w:hAnsi="Verdana"/>
          <w:sz w:val="20"/>
          <w:szCs w:val="20"/>
        </w:rPr>
        <w:t>eedin</w:t>
      </w:r>
      <w:r w:rsidRPr="005C7DB7">
        <w:rPr>
          <w:rFonts w:ascii="Verdana" w:eastAsia="MS PMincho" w:hAnsi="Verdana"/>
          <w:spacing w:val="1"/>
          <w:sz w:val="20"/>
          <w:szCs w:val="20"/>
        </w:rPr>
        <w:t>g</w:t>
      </w:r>
      <w:r w:rsidRPr="005C7DB7">
        <w:rPr>
          <w:rFonts w:ascii="Verdana" w:eastAsia="MS PMincho" w:hAnsi="Verdana"/>
          <w:sz w:val="20"/>
          <w:szCs w:val="20"/>
        </w:rPr>
        <w:t>s</w:t>
      </w:r>
      <w:r w:rsidRPr="005C7DB7">
        <w:rPr>
          <w:rFonts w:ascii="Verdana" w:eastAsia="MS PMincho" w:hAnsi="Verdana"/>
          <w:spacing w:val="-10"/>
          <w:sz w:val="20"/>
          <w:szCs w:val="20"/>
        </w:rPr>
        <w:t xml:space="preserve"> </w:t>
      </w:r>
      <w:r w:rsidRPr="005C7DB7">
        <w:rPr>
          <w:rFonts w:ascii="Verdana" w:eastAsia="MS PMincho" w:hAnsi="Verdana"/>
          <w:w w:val="106"/>
          <w:sz w:val="20"/>
          <w:szCs w:val="20"/>
        </w:rPr>
        <w:t>on</w:t>
      </w:r>
      <w:r w:rsidRPr="005C7DB7">
        <w:rPr>
          <w:rFonts w:ascii="Verdana" w:eastAsia="MS PMincho" w:hAnsi="Verdana"/>
          <w:spacing w:val="-5"/>
          <w:sz w:val="20"/>
          <w:szCs w:val="20"/>
        </w:rPr>
        <w:t xml:space="preserve"> </w:t>
      </w:r>
      <w:r w:rsidRPr="005C7DB7">
        <w:rPr>
          <w:rFonts w:ascii="Verdana" w:eastAsia="MS PMincho" w:hAnsi="Verdana"/>
          <w:sz w:val="20"/>
          <w:szCs w:val="20"/>
        </w:rPr>
        <w:t>the</w:t>
      </w:r>
      <w:r w:rsidRPr="005C7DB7">
        <w:rPr>
          <w:rFonts w:ascii="Verdana" w:eastAsia="MS PMincho" w:hAnsi="Verdana"/>
          <w:spacing w:val="2"/>
          <w:sz w:val="20"/>
          <w:szCs w:val="20"/>
        </w:rPr>
        <w:t xml:space="preserve"> </w:t>
      </w:r>
      <w:r w:rsidRPr="005C7DB7">
        <w:rPr>
          <w:rFonts w:ascii="Verdana" w:eastAsia="MS PMincho" w:hAnsi="Verdana"/>
          <w:w w:val="102"/>
          <w:sz w:val="20"/>
          <w:szCs w:val="20"/>
        </w:rPr>
        <w:t>landlo</w:t>
      </w:r>
      <w:r w:rsidRPr="005C7DB7">
        <w:rPr>
          <w:rFonts w:ascii="Verdana" w:eastAsia="MS PMincho" w:hAnsi="Verdana"/>
          <w:spacing w:val="-3"/>
          <w:w w:val="102"/>
          <w:sz w:val="20"/>
          <w:szCs w:val="20"/>
        </w:rPr>
        <w:t>r</w:t>
      </w:r>
      <w:r w:rsidRPr="005C7DB7">
        <w:rPr>
          <w:rFonts w:ascii="Verdana" w:eastAsia="MS PMincho" w:hAnsi="Verdana"/>
          <w:w w:val="105"/>
          <w:sz w:val="20"/>
          <w:szCs w:val="20"/>
        </w:rPr>
        <w:t>d</w:t>
      </w:r>
      <w:r w:rsidRPr="005C7DB7">
        <w:rPr>
          <w:rFonts w:ascii="Verdana" w:eastAsia="MS PMincho" w:hAnsi="Verdana"/>
          <w:w w:val="96"/>
          <w:sz w:val="20"/>
          <w:szCs w:val="20"/>
        </w:rPr>
        <w:t>.</w:t>
      </w:r>
      <w:r w:rsidR="00CA0D36" w:rsidRPr="005C7DB7">
        <w:t xml:space="preserve"> </w:t>
      </w:r>
    </w:p>
    <w:p w14:paraId="18649560" w14:textId="77777777" w:rsidR="00AA7365" w:rsidRPr="005C7DB7" w:rsidRDefault="00AA7365" w:rsidP="00171FB9">
      <w:pPr>
        <w:widowControl w:val="0"/>
        <w:autoSpaceDE w:val="0"/>
        <w:autoSpaceDN w:val="0"/>
        <w:adjustRightInd w:val="0"/>
        <w:spacing w:line="243" w:lineRule="auto"/>
        <w:ind w:right="-34"/>
        <w:jc w:val="both"/>
      </w:pPr>
    </w:p>
    <w:p w14:paraId="65C33B05" w14:textId="77777777" w:rsidR="00AA7365" w:rsidRPr="005C7DB7" w:rsidRDefault="003957ED" w:rsidP="00AA7365">
      <w:pPr>
        <w:widowControl w:val="0"/>
        <w:autoSpaceDE w:val="0"/>
        <w:autoSpaceDN w:val="0"/>
        <w:adjustRightInd w:val="0"/>
        <w:spacing w:line="242" w:lineRule="auto"/>
        <w:ind w:right="-34"/>
        <w:jc w:val="both"/>
        <w:rPr>
          <w:rFonts w:ascii="Verdana" w:eastAsia="MS PMincho" w:hAnsi="Verdana"/>
          <w:sz w:val="20"/>
          <w:szCs w:val="20"/>
        </w:rPr>
      </w:pPr>
      <w:r w:rsidRPr="005C7DB7">
        <w:rPr>
          <w:rFonts w:ascii="Verdana" w:eastAsia="MS PMincho" w:hAnsi="Verdana"/>
          <w:w w:val="96"/>
          <w:sz w:val="20"/>
          <w:szCs w:val="20"/>
        </w:rPr>
        <w:t>T</w:t>
      </w:r>
      <w:r w:rsidR="00AA7365" w:rsidRPr="005C7DB7">
        <w:rPr>
          <w:rFonts w:ascii="Verdana" w:eastAsia="MS PMincho" w:hAnsi="Verdana"/>
          <w:w w:val="96"/>
          <w:sz w:val="20"/>
          <w:szCs w:val="20"/>
        </w:rPr>
        <w:t xml:space="preserve">he address for the landlord </w:t>
      </w:r>
      <w:r w:rsidRPr="005C7DB7">
        <w:rPr>
          <w:rFonts w:ascii="Verdana" w:eastAsia="MS PMincho" w:hAnsi="Verdana"/>
          <w:w w:val="96"/>
          <w:sz w:val="20"/>
          <w:szCs w:val="20"/>
        </w:rPr>
        <w:t xml:space="preserve">on the written demand </w:t>
      </w:r>
      <w:r w:rsidR="00524211" w:rsidRPr="005C7DB7">
        <w:rPr>
          <w:rFonts w:ascii="Verdana" w:eastAsia="MS PMincho" w:hAnsi="Verdana"/>
          <w:w w:val="96"/>
          <w:sz w:val="20"/>
          <w:szCs w:val="20"/>
        </w:rPr>
        <w:t>must</w:t>
      </w:r>
      <w:r w:rsidR="00AA7365" w:rsidRPr="005C7DB7">
        <w:rPr>
          <w:rFonts w:ascii="Verdana" w:eastAsia="MS PMincho" w:hAnsi="Verdana"/>
          <w:w w:val="96"/>
          <w:sz w:val="20"/>
          <w:szCs w:val="20"/>
        </w:rPr>
        <w:t xml:space="preserve"> be the address where the landlord can be found.</w:t>
      </w:r>
      <w:r w:rsidR="00F751E7" w:rsidRPr="005C7DB7">
        <w:rPr>
          <w:rFonts w:ascii="Verdana" w:eastAsia="MS PMincho" w:hAnsi="Verdana"/>
          <w:w w:val="96"/>
          <w:sz w:val="20"/>
          <w:szCs w:val="20"/>
        </w:rPr>
        <w:t xml:space="preserve"> </w:t>
      </w:r>
      <w:r w:rsidR="00AA7365" w:rsidRPr="005C7DB7">
        <w:rPr>
          <w:rFonts w:ascii="Verdana" w:eastAsia="MS PMincho" w:hAnsi="Verdana"/>
          <w:w w:val="96"/>
          <w:sz w:val="20"/>
          <w:szCs w:val="20"/>
        </w:rPr>
        <w:t xml:space="preserve">In the case of an individual this </w:t>
      </w:r>
      <w:r w:rsidR="00524211" w:rsidRPr="005C7DB7">
        <w:rPr>
          <w:rFonts w:ascii="Verdana" w:eastAsia="MS PMincho" w:hAnsi="Verdana"/>
          <w:w w:val="96"/>
          <w:sz w:val="20"/>
          <w:szCs w:val="20"/>
        </w:rPr>
        <w:t>must</w:t>
      </w:r>
      <w:r w:rsidR="00AA7365" w:rsidRPr="005C7DB7">
        <w:rPr>
          <w:rFonts w:ascii="Verdana" w:eastAsia="MS PMincho" w:hAnsi="Verdana"/>
          <w:w w:val="96"/>
          <w:sz w:val="20"/>
          <w:szCs w:val="20"/>
        </w:rPr>
        <w:t xml:space="preserve"> be their place of residence or place from which they carry o</w:t>
      </w:r>
      <w:r w:rsidR="00DC7B44" w:rsidRPr="005C7DB7">
        <w:rPr>
          <w:rFonts w:ascii="Verdana" w:eastAsia="MS PMincho" w:hAnsi="Verdana"/>
          <w:w w:val="96"/>
          <w:sz w:val="20"/>
          <w:szCs w:val="20"/>
        </w:rPr>
        <w:t>ut</w:t>
      </w:r>
      <w:r w:rsidR="00AA7365" w:rsidRPr="005C7DB7">
        <w:rPr>
          <w:rFonts w:ascii="Verdana" w:eastAsia="MS PMincho" w:hAnsi="Verdana"/>
          <w:w w:val="96"/>
          <w:sz w:val="20"/>
          <w:szCs w:val="20"/>
        </w:rPr>
        <w:t xml:space="preserve"> business.</w:t>
      </w:r>
      <w:r w:rsidR="00106658" w:rsidRPr="005C7DB7">
        <w:rPr>
          <w:rFonts w:ascii="Verdana" w:eastAsia="MS PMincho" w:hAnsi="Verdana"/>
          <w:w w:val="96"/>
          <w:sz w:val="20"/>
          <w:szCs w:val="20"/>
        </w:rPr>
        <w:t xml:space="preserve"> </w:t>
      </w:r>
      <w:r w:rsidR="00AA7365" w:rsidRPr="005C7DB7">
        <w:rPr>
          <w:rFonts w:ascii="Verdana" w:eastAsia="MS PMincho" w:hAnsi="Verdana"/>
          <w:w w:val="96"/>
          <w:sz w:val="20"/>
          <w:szCs w:val="20"/>
        </w:rPr>
        <w:t xml:space="preserve">In the case of a company this </w:t>
      </w:r>
      <w:r w:rsidR="00524211" w:rsidRPr="005C7DB7">
        <w:rPr>
          <w:rFonts w:ascii="Verdana" w:eastAsia="MS PMincho" w:hAnsi="Verdana"/>
          <w:w w:val="96"/>
          <w:sz w:val="20"/>
          <w:szCs w:val="20"/>
        </w:rPr>
        <w:t>must</w:t>
      </w:r>
      <w:r w:rsidR="00AA7365" w:rsidRPr="005C7DB7">
        <w:rPr>
          <w:rFonts w:ascii="Verdana" w:eastAsia="MS PMincho" w:hAnsi="Verdana"/>
          <w:w w:val="96"/>
          <w:sz w:val="20"/>
          <w:szCs w:val="20"/>
        </w:rPr>
        <w:t xml:space="preserve"> be the registered office or the place from which it carries o</w:t>
      </w:r>
      <w:r w:rsidR="004F5B50" w:rsidRPr="005C7DB7">
        <w:rPr>
          <w:rFonts w:ascii="Verdana" w:eastAsia="MS PMincho" w:hAnsi="Verdana"/>
          <w:w w:val="96"/>
          <w:sz w:val="20"/>
          <w:szCs w:val="20"/>
        </w:rPr>
        <w:t>ut</w:t>
      </w:r>
      <w:r w:rsidR="00AA7365" w:rsidRPr="005C7DB7">
        <w:rPr>
          <w:rFonts w:ascii="Verdana" w:eastAsia="MS PMincho" w:hAnsi="Verdana"/>
          <w:w w:val="96"/>
          <w:sz w:val="20"/>
          <w:szCs w:val="20"/>
        </w:rPr>
        <w:t xml:space="preserve"> business.</w:t>
      </w:r>
    </w:p>
    <w:p w14:paraId="0DBC2309" w14:textId="77777777" w:rsidR="00171FB9" w:rsidRPr="005C7DB7" w:rsidRDefault="00171FB9" w:rsidP="004F535F">
      <w:pPr>
        <w:pStyle w:val="onlinetext"/>
        <w:suppressAutoHyphens/>
        <w:autoSpaceDE w:val="0"/>
        <w:spacing w:after="0"/>
        <w:rPr>
          <w:rFonts w:eastAsia="Times New Roman"/>
          <w:szCs w:val="20"/>
        </w:rPr>
      </w:pPr>
    </w:p>
    <w:tbl>
      <w:tblPr>
        <w:tblStyle w:val="TableGrid"/>
        <w:tblW w:w="0" w:type="auto"/>
        <w:tblLook w:val="04A0" w:firstRow="1" w:lastRow="0" w:firstColumn="1" w:lastColumn="0" w:noHBand="0" w:noVBand="1"/>
      </w:tblPr>
      <w:tblGrid>
        <w:gridCol w:w="9242"/>
      </w:tblGrid>
      <w:tr w:rsidR="00CA68AA" w:rsidRPr="005C7DB7" w14:paraId="4F04FA4B" w14:textId="77777777" w:rsidTr="00CA68AA">
        <w:tc>
          <w:tcPr>
            <w:tcW w:w="9242" w:type="dxa"/>
          </w:tcPr>
          <w:p w14:paraId="0598B92F" w14:textId="77777777" w:rsidR="00CA68AA" w:rsidRPr="005C7DB7" w:rsidRDefault="005C7DB7" w:rsidP="005C7DB7">
            <w:pPr>
              <w:pStyle w:val="onlinetext"/>
              <w:suppressAutoHyphens/>
              <w:autoSpaceDE w:val="0"/>
              <w:spacing w:after="0"/>
              <w:rPr>
                <w:rFonts w:eastAsia="Times New Roman"/>
                <w:i/>
                <w:szCs w:val="20"/>
              </w:rPr>
            </w:pPr>
            <w:r>
              <w:rPr>
                <w:rFonts w:eastAsia="Times New Roman"/>
                <w:i/>
                <w:szCs w:val="20"/>
              </w:rPr>
              <w:t>ss.</w:t>
            </w:r>
            <w:r w:rsidR="00CA68AA" w:rsidRPr="005C7DB7">
              <w:rPr>
                <w:rFonts w:eastAsia="Times New Roman"/>
                <w:i/>
                <w:szCs w:val="20"/>
              </w:rPr>
              <w:t>47 and 48 Landlord and Tenant Act 1987</w:t>
            </w:r>
          </w:p>
        </w:tc>
      </w:tr>
    </w:tbl>
    <w:p w14:paraId="0D02EE42" w14:textId="77777777" w:rsidR="00CA68AA" w:rsidRPr="005C7DB7" w:rsidRDefault="00CA68AA" w:rsidP="004F535F">
      <w:pPr>
        <w:pStyle w:val="onlinetext"/>
        <w:suppressAutoHyphens/>
        <w:autoSpaceDE w:val="0"/>
        <w:spacing w:after="0"/>
        <w:rPr>
          <w:rFonts w:eastAsia="Times New Roman"/>
          <w:szCs w:val="20"/>
        </w:rPr>
      </w:pPr>
    </w:p>
    <w:p w14:paraId="447B19BE" w14:textId="77777777" w:rsidR="00171FB9" w:rsidRPr="005C7DB7" w:rsidRDefault="00171FB9" w:rsidP="002C50F0">
      <w:pPr>
        <w:widowControl w:val="0"/>
        <w:autoSpaceDE w:val="0"/>
        <w:autoSpaceDN w:val="0"/>
        <w:adjustRightInd w:val="0"/>
        <w:ind w:right="-47"/>
        <w:rPr>
          <w:rFonts w:ascii="Verdana" w:eastAsia="MS PMincho" w:hAnsi="Verdana"/>
          <w:sz w:val="20"/>
          <w:szCs w:val="20"/>
        </w:rPr>
      </w:pPr>
      <w:r w:rsidRPr="005C7DB7">
        <w:rPr>
          <w:rFonts w:ascii="Verdana" w:eastAsia="MS PMincho" w:hAnsi="Verdana"/>
          <w:spacing w:val="-27"/>
          <w:w w:val="94"/>
          <w:sz w:val="20"/>
          <w:szCs w:val="20"/>
        </w:rPr>
        <w:t>Y</w:t>
      </w:r>
      <w:r w:rsidRPr="005C7DB7">
        <w:rPr>
          <w:rFonts w:ascii="Verdana" w:eastAsia="MS PMincho" w:hAnsi="Verdana"/>
          <w:w w:val="94"/>
          <w:sz w:val="20"/>
          <w:szCs w:val="20"/>
        </w:rPr>
        <w:t>ou</w:t>
      </w:r>
      <w:r w:rsidRPr="005C7DB7">
        <w:rPr>
          <w:rFonts w:ascii="Verdana" w:eastAsia="MS PMincho" w:hAnsi="Verdana"/>
          <w:spacing w:val="-7"/>
          <w:w w:val="94"/>
          <w:sz w:val="20"/>
          <w:szCs w:val="20"/>
        </w:rPr>
        <w:t xml:space="preserve"> </w:t>
      </w:r>
      <w:r w:rsidRPr="005C7DB7">
        <w:rPr>
          <w:rFonts w:ascii="Verdana" w:eastAsia="MS PMincho" w:hAnsi="Verdana"/>
          <w:sz w:val="20"/>
          <w:szCs w:val="20"/>
        </w:rPr>
        <w:t>should</w:t>
      </w:r>
      <w:r w:rsidRPr="005C7DB7">
        <w:rPr>
          <w:rFonts w:ascii="Verdana" w:eastAsia="MS PMincho" w:hAnsi="Verdana"/>
          <w:spacing w:val="-2"/>
          <w:sz w:val="20"/>
          <w:szCs w:val="20"/>
        </w:rPr>
        <w:t xml:space="preserve"> </w:t>
      </w:r>
      <w:r w:rsidRPr="005C7DB7">
        <w:rPr>
          <w:rFonts w:ascii="Verdana" w:eastAsia="MS PMincho" w:hAnsi="Verdana"/>
          <w:sz w:val="20"/>
          <w:szCs w:val="20"/>
        </w:rPr>
        <w:t>at</w:t>
      </w:r>
      <w:r w:rsidRPr="005C7DB7">
        <w:rPr>
          <w:rFonts w:ascii="Verdana" w:eastAsia="MS PMincho" w:hAnsi="Verdana"/>
          <w:spacing w:val="-9"/>
          <w:sz w:val="20"/>
          <w:szCs w:val="20"/>
        </w:rPr>
        <w:t xml:space="preserve"> </w:t>
      </w:r>
      <w:r w:rsidRPr="005C7DB7">
        <w:rPr>
          <w:rFonts w:ascii="Verdana" w:eastAsia="MS PMincho" w:hAnsi="Verdana"/>
          <w:sz w:val="20"/>
          <w:szCs w:val="20"/>
        </w:rPr>
        <w:t>the</w:t>
      </w:r>
      <w:r w:rsidRPr="005C7DB7">
        <w:rPr>
          <w:rFonts w:ascii="Verdana" w:eastAsia="MS PMincho" w:hAnsi="Verdana"/>
          <w:spacing w:val="-6"/>
          <w:sz w:val="20"/>
          <w:szCs w:val="20"/>
        </w:rPr>
        <w:t xml:space="preserve"> </w:t>
      </w:r>
      <w:r w:rsidRPr="005C7DB7">
        <w:rPr>
          <w:rFonts w:ascii="Verdana" w:eastAsia="MS PMincho" w:hAnsi="Verdana"/>
          <w:spacing w:val="-3"/>
          <w:sz w:val="20"/>
          <w:szCs w:val="20"/>
        </w:rPr>
        <w:t>c</w:t>
      </w:r>
      <w:r w:rsidRPr="005C7DB7">
        <w:rPr>
          <w:rFonts w:ascii="Verdana" w:eastAsia="MS PMincho" w:hAnsi="Verdana"/>
          <w:spacing w:val="-1"/>
          <w:sz w:val="20"/>
          <w:szCs w:val="20"/>
        </w:rPr>
        <w:t>o</w:t>
      </w:r>
      <w:r w:rsidRPr="005C7DB7">
        <w:rPr>
          <w:rFonts w:ascii="Verdana" w:eastAsia="MS PMincho" w:hAnsi="Verdana"/>
          <w:sz w:val="20"/>
          <w:szCs w:val="20"/>
        </w:rPr>
        <w:t>mmen</w:t>
      </w:r>
      <w:r w:rsidRPr="005C7DB7">
        <w:rPr>
          <w:rFonts w:ascii="Verdana" w:eastAsia="MS PMincho" w:hAnsi="Verdana"/>
          <w:spacing w:val="-3"/>
          <w:sz w:val="20"/>
          <w:szCs w:val="20"/>
        </w:rPr>
        <w:t>c</w:t>
      </w:r>
      <w:r w:rsidRPr="005C7DB7">
        <w:rPr>
          <w:rFonts w:ascii="Verdana" w:eastAsia="MS PMincho" w:hAnsi="Verdana"/>
          <w:sz w:val="20"/>
          <w:szCs w:val="20"/>
        </w:rPr>
        <w:t>ement</w:t>
      </w:r>
      <w:r w:rsidRPr="005C7DB7">
        <w:rPr>
          <w:rFonts w:ascii="Verdana" w:eastAsia="MS PMincho" w:hAnsi="Verdana"/>
          <w:spacing w:val="-15"/>
          <w:sz w:val="20"/>
          <w:szCs w:val="20"/>
        </w:rPr>
        <w:t xml:space="preserve"> </w:t>
      </w:r>
      <w:r w:rsidRPr="005C7DB7">
        <w:rPr>
          <w:rFonts w:ascii="Verdana" w:eastAsia="MS PMincho" w:hAnsi="Verdana"/>
          <w:sz w:val="20"/>
          <w:szCs w:val="20"/>
        </w:rPr>
        <w:t>of</w:t>
      </w:r>
      <w:r w:rsidRPr="005C7DB7">
        <w:rPr>
          <w:rFonts w:ascii="Verdana" w:eastAsia="MS PMincho" w:hAnsi="Verdana"/>
          <w:spacing w:val="-11"/>
          <w:sz w:val="20"/>
          <w:szCs w:val="20"/>
        </w:rPr>
        <w:t xml:space="preserve"> </w:t>
      </w:r>
      <w:r w:rsidRPr="005C7DB7">
        <w:rPr>
          <w:rFonts w:ascii="Verdana" w:eastAsia="MS PMincho" w:hAnsi="Verdana"/>
          <w:sz w:val="20"/>
          <w:szCs w:val="20"/>
        </w:rPr>
        <w:t>the</w:t>
      </w:r>
      <w:r w:rsidRPr="005C7DB7">
        <w:rPr>
          <w:rFonts w:ascii="Verdana" w:eastAsia="MS PMincho" w:hAnsi="Verdana"/>
          <w:spacing w:val="-6"/>
          <w:sz w:val="20"/>
          <w:szCs w:val="20"/>
        </w:rPr>
        <w:t xml:space="preserve"> </w:t>
      </w:r>
      <w:r w:rsidRPr="005C7DB7">
        <w:rPr>
          <w:rFonts w:ascii="Verdana" w:eastAsia="MS PMincho" w:hAnsi="Verdana"/>
          <w:w w:val="98"/>
          <w:sz w:val="20"/>
          <w:szCs w:val="20"/>
        </w:rPr>
        <w:t>lease/</w:t>
      </w:r>
      <w:r w:rsidRPr="005C7DB7">
        <w:rPr>
          <w:rFonts w:ascii="Verdana" w:eastAsia="MS PMincho" w:hAnsi="Verdana"/>
          <w:spacing w:val="-2"/>
          <w:w w:val="98"/>
          <w:sz w:val="20"/>
          <w:szCs w:val="20"/>
        </w:rPr>
        <w:t>t</w:t>
      </w:r>
      <w:r w:rsidRPr="005C7DB7">
        <w:rPr>
          <w:rFonts w:ascii="Verdana" w:eastAsia="MS PMincho" w:hAnsi="Verdana"/>
          <w:spacing w:val="-1"/>
          <w:w w:val="98"/>
          <w:sz w:val="20"/>
          <w:szCs w:val="20"/>
        </w:rPr>
        <w:t>e</w:t>
      </w:r>
      <w:r w:rsidRPr="005C7DB7">
        <w:rPr>
          <w:rFonts w:ascii="Verdana" w:eastAsia="MS PMincho" w:hAnsi="Verdana"/>
          <w:w w:val="98"/>
          <w:sz w:val="20"/>
          <w:szCs w:val="20"/>
        </w:rPr>
        <w:t>nanc</w:t>
      </w:r>
      <w:r w:rsidRPr="005C7DB7">
        <w:rPr>
          <w:rFonts w:ascii="Verdana" w:eastAsia="MS PMincho" w:hAnsi="Verdana"/>
          <w:spacing w:val="-15"/>
          <w:w w:val="98"/>
          <w:sz w:val="20"/>
          <w:szCs w:val="20"/>
        </w:rPr>
        <w:t>y</w:t>
      </w:r>
      <w:r w:rsidRPr="005C7DB7">
        <w:rPr>
          <w:rFonts w:ascii="Verdana" w:eastAsia="MS PMincho" w:hAnsi="Verdana"/>
          <w:w w:val="98"/>
          <w:sz w:val="20"/>
          <w:szCs w:val="20"/>
        </w:rPr>
        <w:t>,</w:t>
      </w:r>
      <w:r w:rsidRPr="005C7DB7">
        <w:rPr>
          <w:rFonts w:ascii="Verdana" w:eastAsia="MS PMincho" w:hAnsi="Verdana"/>
          <w:spacing w:val="-13"/>
          <w:w w:val="98"/>
          <w:sz w:val="20"/>
          <w:szCs w:val="20"/>
        </w:rPr>
        <w:t xml:space="preserve"> </w:t>
      </w:r>
      <w:r w:rsidRPr="005C7DB7">
        <w:rPr>
          <w:rFonts w:ascii="Verdana" w:eastAsia="MS PMincho" w:hAnsi="Verdana"/>
          <w:sz w:val="20"/>
          <w:szCs w:val="20"/>
        </w:rPr>
        <w:t>and</w:t>
      </w:r>
      <w:r w:rsidRPr="005C7DB7">
        <w:rPr>
          <w:rFonts w:ascii="Verdana" w:eastAsia="MS PMincho" w:hAnsi="Verdana"/>
          <w:spacing w:val="-1"/>
          <w:sz w:val="20"/>
          <w:szCs w:val="20"/>
        </w:rPr>
        <w:t xml:space="preserve"> m</w:t>
      </w:r>
      <w:r w:rsidRPr="005C7DB7">
        <w:rPr>
          <w:rFonts w:ascii="Verdana" w:eastAsia="MS PMincho" w:hAnsi="Verdana"/>
          <w:sz w:val="20"/>
          <w:szCs w:val="20"/>
        </w:rPr>
        <w:t>ust</w:t>
      </w:r>
      <w:r w:rsidRPr="005C7DB7">
        <w:rPr>
          <w:rFonts w:ascii="Verdana" w:eastAsia="MS PMincho" w:hAnsi="Verdana"/>
          <w:spacing w:val="3"/>
          <w:sz w:val="20"/>
          <w:szCs w:val="20"/>
        </w:rPr>
        <w:t xml:space="preserve"> </w:t>
      </w:r>
      <w:r w:rsidRPr="005C7DB7">
        <w:rPr>
          <w:rFonts w:ascii="Verdana" w:eastAsia="MS PMincho" w:hAnsi="Verdana"/>
          <w:spacing w:val="4"/>
          <w:w w:val="93"/>
          <w:sz w:val="20"/>
          <w:szCs w:val="20"/>
        </w:rPr>
        <w:t>w</w:t>
      </w:r>
      <w:r w:rsidRPr="005C7DB7">
        <w:rPr>
          <w:rFonts w:ascii="Verdana" w:eastAsia="MS PMincho" w:hAnsi="Verdana"/>
          <w:w w:val="104"/>
          <w:sz w:val="20"/>
          <w:szCs w:val="20"/>
        </w:rPr>
        <w:t>ithin</w:t>
      </w:r>
      <w:r w:rsidR="002C50F0" w:rsidRPr="005C7DB7">
        <w:rPr>
          <w:rFonts w:ascii="Verdana" w:eastAsia="MS PMincho" w:hAnsi="Verdana"/>
          <w:w w:val="104"/>
          <w:sz w:val="20"/>
          <w:szCs w:val="20"/>
        </w:rPr>
        <w:t xml:space="preserve"> </w:t>
      </w:r>
      <w:r w:rsidRPr="005C7DB7">
        <w:rPr>
          <w:rFonts w:ascii="Verdana" w:eastAsia="MS PMincho" w:hAnsi="Verdana"/>
          <w:w w:val="95"/>
          <w:sz w:val="20"/>
          <w:szCs w:val="20"/>
        </w:rPr>
        <w:t>21</w:t>
      </w:r>
      <w:r w:rsidRPr="005C7DB7">
        <w:rPr>
          <w:rFonts w:ascii="Verdana" w:eastAsia="MS PMincho" w:hAnsi="Verdana"/>
          <w:spacing w:val="-16"/>
          <w:w w:val="95"/>
          <w:sz w:val="20"/>
          <w:szCs w:val="20"/>
        </w:rPr>
        <w:t xml:space="preserve"> </w:t>
      </w:r>
      <w:r w:rsidRPr="005C7DB7">
        <w:rPr>
          <w:rFonts w:ascii="Verdana" w:eastAsia="MS PMincho" w:hAnsi="Verdana"/>
          <w:w w:val="95"/>
          <w:sz w:val="20"/>
          <w:szCs w:val="20"/>
        </w:rPr>
        <w:t>d</w:t>
      </w:r>
      <w:r w:rsidRPr="005C7DB7">
        <w:rPr>
          <w:rFonts w:ascii="Verdana" w:eastAsia="MS PMincho" w:hAnsi="Verdana"/>
          <w:spacing w:val="-4"/>
          <w:w w:val="95"/>
          <w:sz w:val="20"/>
          <w:szCs w:val="20"/>
        </w:rPr>
        <w:t>a</w:t>
      </w:r>
      <w:r w:rsidRPr="005C7DB7">
        <w:rPr>
          <w:rFonts w:ascii="Verdana" w:eastAsia="MS PMincho" w:hAnsi="Verdana"/>
          <w:w w:val="95"/>
          <w:sz w:val="20"/>
          <w:szCs w:val="20"/>
        </w:rPr>
        <w:t>ys</w:t>
      </w:r>
      <w:r w:rsidRPr="005C7DB7">
        <w:rPr>
          <w:rFonts w:ascii="Verdana" w:eastAsia="MS PMincho" w:hAnsi="Verdana"/>
          <w:spacing w:val="-6"/>
          <w:w w:val="95"/>
          <w:sz w:val="20"/>
          <w:szCs w:val="20"/>
        </w:rPr>
        <w:t xml:space="preserve"> </w:t>
      </w:r>
      <w:r w:rsidRPr="005C7DB7">
        <w:rPr>
          <w:rFonts w:ascii="Verdana" w:eastAsia="MS PMincho" w:hAnsi="Verdana"/>
          <w:sz w:val="20"/>
          <w:szCs w:val="20"/>
        </w:rPr>
        <w:t>of</w:t>
      </w:r>
      <w:r w:rsidRPr="005C7DB7">
        <w:rPr>
          <w:rFonts w:ascii="Verdana" w:eastAsia="MS PMincho" w:hAnsi="Verdana"/>
          <w:spacing w:val="-9"/>
          <w:sz w:val="20"/>
          <w:szCs w:val="20"/>
        </w:rPr>
        <w:t xml:space="preserve"> </w:t>
      </w:r>
      <w:r w:rsidRPr="005C7DB7">
        <w:rPr>
          <w:rFonts w:ascii="Verdana" w:eastAsia="MS PMincho" w:hAnsi="Verdana"/>
          <w:sz w:val="20"/>
          <w:szCs w:val="20"/>
        </w:rPr>
        <w:t>a</w:t>
      </w:r>
      <w:r w:rsidRPr="005C7DB7">
        <w:rPr>
          <w:rFonts w:ascii="Verdana" w:eastAsia="MS PMincho" w:hAnsi="Verdana"/>
          <w:spacing w:val="-13"/>
          <w:sz w:val="20"/>
          <w:szCs w:val="20"/>
        </w:rPr>
        <w:t xml:space="preserve"> </w:t>
      </w:r>
      <w:r w:rsidRPr="005C7DB7">
        <w:rPr>
          <w:rFonts w:ascii="Verdana" w:eastAsia="MS PMincho" w:hAnsi="Verdana"/>
          <w:spacing w:val="4"/>
          <w:sz w:val="20"/>
          <w:szCs w:val="20"/>
        </w:rPr>
        <w:t>w</w:t>
      </w:r>
      <w:r w:rsidRPr="005C7DB7">
        <w:rPr>
          <w:rFonts w:ascii="Verdana" w:eastAsia="MS PMincho" w:hAnsi="Verdana"/>
          <w:spacing w:val="3"/>
          <w:sz w:val="20"/>
          <w:szCs w:val="20"/>
        </w:rPr>
        <w:t>r</w:t>
      </w:r>
      <w:r w:rsidRPr="005C7DB7">
        <w:rPr>
          <w:rFonts w:ascii="Verdana" w:eastAsia="MS PMincho" w:hAnsi="Verdana"/>
          <w:sz w:val="20"/>
          <w:szCs w:val="20"/>
        </w:rPr>
        <w:t>it</w:t>
      </w:r>
      <w:r w:rsidRPr="005C7DB7">
        <w:rPr>
          <w:rFonts w:ascii="Verdana" w:eastAsia="MS PMincho" w:hAnsi="Verdana"/>
          <w:spacing w:val="-2"/>
          <w:sz w:val="20"/>
          <w:szCs w:val="20"/>
        </w:rPr>
        <w:t>t</w:t>
      </w:r>
      <w:r w:rsidRPr="005C7DB7">
        <w:rPr>
          <w:rFonts w:ascii="Verdana" w:eastAsia="MS PMincho" w:hAnsi="Verdana"/>
          <w:sz w:val="20"/>
          <w:szCs w:val="20"/>
        </w:rPr>
        <w:t>en</w:t>
      </w:r>
      <w:r w:rsidRPr="005C7DB7">
        <w:rPr>
          <w:rFonts w:ascii="Verdana" w:eastAsia="MS PMincho" w:hAnsi="Verdana"/>
          <w:spacing w:val="-4"/>
          <w:sz w:val="20"/>
          <w:szCs w:val="20"/>
        </w:rPr>
        <w:t xml:space="preserve"> </w:t>
      </w:r>
      <w:r w:rsidRPr="005C7DB7">
        <w:rPr>
          <w:rFonts w:ascii="Verdana" w:eastAsia="MS PMincho" w:hAnsi="Verdana"/>
          <w:spacing w:val="-3"/>
          <w:sz w:val="20"/>
          <w:szCs w:val="20"/>
        </w:rPr>
        <w:t>r</w:t>
      </w:r>
      <w:r w:rsidRPr="005C7DB7">
        <w:rPr>
          <w:rFonts w:ascii="Verdana" w:eastAsia="MS PMincho" w:hAnsi="Verdana"/>
          <w:sz w:val="20"/>
          <w:szCs w:val="20"/>
        </w:rPr>
        <w:t>equest,</w:t>
      </w:r>
      <w:r w:rsidRPr="005C7DB7">
        <w:rPr>
          <w:rFonts w:ascii="Verdana" w:eastAsia="MS PMincho" w:hAnsi="Verdana"/>
          <w:spacing w:val="-17"/>
          <w:sz w:val="20"/>
          <w:szCs w:val="20"/>
        </w:rPr>
        <w:t xml:space="preserve"> </w:t>
      </w:r>
      <w:r w:rsidRPr="005C7DB7">
        <w:rPr>
          <w:rFonts w:ascii="Verdana" w:eastAsia="MS PMincho" w:hAnsi="Verdana"/>
          <w:spacing w:val="2"/>
          <w:w w:val="92"/>
          <w:sz w:val="20"/>
          <w:szCs w:val="20"/>
        </w:rPr>
        <w:t>g</w:t>
      </w:r>
      <w:r w:rsidRPr="005C7DB7">
        <w:rPr>
          <w:rFonts w:ascii="Verdana" w:eastAsia="MS PMincho" w:hAnsi="Verdana"/>
          <w:spacing w:val="-2"/>
          <w:w w:val="92"/>
          <w:sz w:val="20"/>
          <w:szCs w:val="20"/>
        </w:rPr>
        <w:t>i</w:t>
      </w:r>
      <w:r w:rsidRPr="005C7DB7">
        <w:rPr>
          <w:rFonts w:ascii="Verdana" w:eastAsia="MS PMincho" w:hAnsi="Verdana"/>
          <w:spacing w:val="-4"/>
          <w:w w:val="92"/>
          <w:sz w:val="20"/>
          <w:szCs w:val="20"/>
        </w:rPr>
        <w:t>v</w:t>
      </w:r>
      <w:r w:rsidRPr="005C7DB7">
        <w:rPr>
          <w:rFonts w:ascii="Verdana" w:eastAsia="MS PMincho" w:hAnsi="Verdana"/>
          <w:w w:val="92"/>
          <w:sz w:val="20"/>
          <w:szCs w:val="20"/>
        </w:rPr>
        <w:t>e</w:t>
      </w:r>
      <w:r w:rsidRPr="005C7DB7">
        <w:rPr>
          <w:rFonts w:ascii="Verdana" w:eastAsia="MS PMincho" w:hAnsi="Verdana"/>
          <w:spacing w:val="-5"/>
          <w:w w:val="92"/>
          <w:sz w:val="20"/>
          <w:szCs w:val="20"/>
        </w:rPr>
        <w:t xml:space="preserve"> </w:t>
      </w:r>
      <w:r w:rsidRPr="005C7DB7">
        <w:rPr>
          <w:rFonts w:ascii="Verdana" w:eastAsia="MS PMincho" w:hAnsi="Verdana"/>
          <w:sz w:val="20"/>
          <w:szCs w:val="20"/>
        </w:rPr>
        <w:t>the</w:t>
      </w:r>
      <w:r w:rsidRPr="005C7DB7">
        <w:rPr>
          <w:rFonts w:ascii="Verdana" w:eastAsia="MS PMincho" w:hAnsi="Verdana"/>
          <w:spacing w:val="-4"/>
          <w:sz w:val="20"/>
          <w:szCs w:val="20"/>
        </w:rPr>
        <w:t xml:space="preserve"> </w:t>
      </w:r>
      <w:r w:rsidR="002C50F0" w:rsidRPr="005C7DB7">
        <w:rPr>
          <w:rFonts w:ascii="Verdana" w:eastAsia="MS PMincho" w:hAnsi="Verdana"/>
          <w:spacing w:val="-2"/>
          <w:sz w:val="20"/>
          <w:szCs w:val="20"/>
        </w:rPr>
        <w:t>leaseholder</w:t>
      </w:r>
      <w:r w:rsidRPr="005C7DB7">
        <w:rPr>
          <w:rFonts w:ascii="Verdana" w:eastAsia="MS PMincho" w:hAnsi="Verdana"/>
          <w:spacing w:val="10"/>
          <w:sz w:val="20"/>
          <w:szCs w:val="20"/>
        </w:rPr>
        <w:t xml:space="preserve"> </w:t>
      </w:r>
      <w:r w:rsidRPr="005C7DB7">
        <w:rPr>
          <w:rFonts w:ascii="Verdana" w:eastAsia="MS PMincho" w:hAnsi="Verdana"/>
          <w:sz w:val="20"/>
          <w:szCs w:val="20"/>
        </w:rPr>
        <w:t>the</w:t>
      </w:r>
      <w:r w:rsidRPr="005C7DB7">
        <w:rPr>
          <w:rFonts w:ascii="Verdana" w:eastAsia="MS PMincho" w:hAnsi="Verdana"/>
          <w:spacing w:val="-4"/>
          <w:sz w:val="20"/>
          <w:szCs w:val="20"/>
        </w:rPr>
        <w:t xml:space="preserve"> </w:t>
      </w:r>
      <w:r w:rsidRPr="005C7DB7">
        <w:rPr>
          <w:rFonts w:ascii="Verdana" w:eastAsia="MS PMincho" w:hAnsi="Verdana"/>
          <w:sz w:val="20"/>
          <w:szCs w:val="20"/>
        </w:rPr>
        <w:t>name</w:t>
      </w:r>
      <w:r w:rsidRPr="005C7DB7">
        <w:rPr>
          <w:rFonts w:ascii="Verdana" w:eastAsia="MS PMincho" w:hAnsi="Verdana"/>
          <w:spacing w:val="-2"/>
          <w:sz w:val="20"/>
          <w:szCs w:val="20"/>
        </w:rPr>
        <w:t xml:space="preserve"> </w:t>
      </w:r>
      <w:r w:rsidRPr="005C7DB7">
        <w:rPr>
          <w:rFonts w:ascii="Verdana" w:eastAsia="MS PMincho" w:hAnsi="Verdana"/>
          <w:sz w:val="20"/>
          <w:szCs w:val="20"/>
        </w:rPr>
        <w:t>and</w:t>
      </w:r>
      <w:r w:rsidRPr="005C7DB7">
        <w:rPr>
          <w:rFonts w:ascii="Verdana" w:eastAsia="MS PMincho" w:hAnsi="Verdana"/>
          <w:spacing w:val="1"/>
          <w:sz w:val="20"/>
          <w:szCs w:val="20"/>
        </w:rPr>
        <w:t xml:space="preserve"> </w:t>
      </w:r>
      <w:r w:rsidRPr="005C7DB7">
        <w:rPr>
          <w:rFonts w:ascii="Verdana" w:eastAsia="MS PMincho" w:hAnsi="Verdana"/>
          <w:sz w:val="20"/>
          <w:szCs w:val="20"/>
        </w:rPr>
        <w:t>add</w:t>
      </w:r>
      <w:r w:rsidRPr="005C7DB7">
        <w:rPr>
          <w:rFonts w:ascii="Verdana" w:eastAsia="MS PMincho" w:hAnsi="Verdana"/>
          <w:spacing w:val="-3"/>
          <w:sz w:val="20"/>
          <w:szCs w:val="20"/>
        </w:rPr>
        <w:t>r</w:t>
      </w:r>
      <w:r w:rsidRPr="005C7DB7">
        <w:rPr>
          <w:rFonts w:ascii="Verdana" w:eastAsia="MS PMincho" w:hAnsi="Verdana"/>
          <w:sz w:val="20"/>
          <w:szCs w:val="20"/>
        </w:rPr>
        <w:t>ess</w:t>
      </w:r>
      <w:r w:rsidRPr="005C7DB7">
        <w:rPr>
          <w:rFonts w:ascii="Verdana" w:eastAsia="MS PMincho" w:hAnsi="Verdana"/>
          <w:spacing w:val="-19"/>
          <w:sz w:val="20"/>
          <w:szCs w:val="20"/>
        </w:rPr>
        <w:t xml:space="preserve"> </w:t>
      </w:r>
      <w:r w:rsidRPr="005C7DB7">
        <w:rPr>
          <w:rFonts w:ascii="Verdana" w:eastAsia="MS PMincho" w:hAnsi="Verdana"/>
          <w:sz w:val="20"/>
          <w:szCs w:val="20"/>
        </w:rPr>
        <w:t>of</w:t>
      </w:r>
      <w:r w:rsidRPr="005C7DB7">
        <w:rPr>
          <w:rFonts w:ascii="Verdana" w:eastAsia="MS PMincho" w:hAnsi="Verdana"/>
          <w:spacing w:val="-9"/>
          <w:sz w:val="20"/>
          <w:szCs w:val="20"/>
        </w:rPr>
        <w:t xml:space="preserve"> </w:t>
      </w:r>
      <w:r w:rsidRPr="005C7DB7">
        <w:rPr>
          <w:rFonts w:ascii="Verdana" w:eastAsia="MS PMincho" w:hAnsi="Verdana"/>
          <w:sz w:val="20"/>
          <w:szCs w:val="20"/>
        </w:rPr>
        <w:t>the</w:t>
      </w:r>
      <w:r w:rsidRPr="005C7DB7">
        <w:rPr>
          <w:rFonts w:ascii="Verdana" w:eastAsia="MS PMincho" w:hAnsi="Verdana"/>
          <w:spacing w:val="7"/>
          <w:sz w:val="20"/>
          <w:szCs w:val="20"/>
        </w:rPr>
        <w:t xml:space="preserve"> </w:t>
      </w:r>
      <w:r w:rsidRPr="005C7DB7">
        <w:rPr>
          <w:rFonts w:ascii="Verdana" w:eastAsia="MS PMincho" w:hAnsi="Verdana"/>
          <w:sz w:val="20"/>
          <w:szCs w:val="20"/>
        </w:rPr>
        <w:t>landlo</w:t>
      </w:r>
      <w:r w:rsidRPr="005C7DB7">
        <w:rPr>
          <w:rFonts w:ascii="Verdana" w:eastAsia="MS PMincho" w:hAnsi="Verdana"/>
          <w:spacing w:val="-2"/>
          <w:sz w:val="20"/>
          <w:szCs w:val="20"/>
        </w:rPr>
        <w:t>r</w:t>
      </w:r>
      <w:r w:rsidRPr="005C7DB7">
        <w:rPr>
          <w:rFonts w:ascii="Verdana" w:eastAsia="MS PMincho" w:hAnsi="Verdana"/>
          <w:sz w:val="20"/>
          <w:szCs w:val="20"/>
        </w:rPr>
        <w:t>d.</w:t>
      </w:r>
      <w:r w:rsidRPr="005C7DB7">
        <w:rPr>
          <w:rFonts w:ascii="Verdana" w:eastAsia="MS PMincho" w:hAnsi="Verdana"/>
          <w:spacing w:val="15"/>
          <w:sz w:val="20"/>
          <w:szCs w:val="20"/>
        </w:rPr>
        <w:t xml:space="preserve"> </w:t>
      </w:r>
      <w:r w:rsidRPr="005C7DB7">
        <w:rPr>
          <w:rFonts w:ascii="Verdana" w:eastAsia="MS PMincho" w:hAnsi="Verdana"/>
          <w:spacing w:val="-2"/>
          <w:sz w:val="20"/>
          <w:szCs w:val="20"/>
        </w:rPr>
        <w:t>I</w:t>
      </w:r>
      <w:r w:rsidRPr="005C7DB7">
        <w:rPr>
          <w:rFonts w:ascii="Verdana" w:eastAsia="MS PMincho" w:hAnsi="Verdana"/>
          <w:sz w:val="20"/>
          <w:szCs w:val="20"/>
        </w:rPr>
        <w:t>f</w:t>
      </w:r>
      <w:r w:rsidRPr="005C7DB7">
        <w:rPr>
          <w:rFonts w:ascii="Verdana" w:eastAsia="MS PMincho" w:hAnsi="Verdana"/>
          <w:spacing w:val="16"/>
          <w:sz w:val="20"/>
          <w:szCs w:val="20"/>
        </w:rPr>
        <w:t xml:space="preserve"> </w:t>
      </w:r>
      <w:r w:rsidRPr="005C7DB7">
        <w:rPr>
          <w:rFonts w:ascii="Verdana" w:eastAsia="MS PMincho" w:hAnsi="Verdana"/>
          <w:sz w:val="20"/>
          <w:szCs w:val="20"/>
        </w:rPr>
        <w:t>the</w:t>
      </w:r>
      <w:r w:rsidRPr="005C7DB7">
        <w:rPr>
          <w:rFonts w:ascii="Verdana" w:eastAsia="MS PMincho" w:hAnsi="Verdana"/>
          <w:spacing w:val="16"/>
          <w:sz w:val="20"/>
          <w:szCs w:val="20"/>
        </w:rPr>
        <w:t xml:space="preserve"> </w:t>
      </w:r>
      <w:r w:rsidRPr="005C7DB7">
        <w:rPr>
          <w:rFonts w:ascii="Verdana" w:eastAsia="MS PMincho" w:hAnsi="Verdana"/>
          <w:sz w:val="20"/>
          <w:szCs w:val="20"/>
        </w:rPr>
        <w:t>landlo</w:t>
      </w:r>
      <w:r w:rsidRPr="005C7DB7">
        <w:rPr>
          <w:rFonts w:ascii="Verdana" w:eastAsia="MS PMincho" w:hAnsi="Verdana"/>
          <w:spacing w:val="-2"/>
          <w:sz w:val="20"/>
          <w:szCs w:val="20"/>
        </w:rPr>
        <w:t>r</w:t>
      </w:r>
      <w:r w:rsidRPr="005C7DB7">
        <w:rPr>
          <w:rFonts w:ascii="Verdana" w:eastAsia="MS PMincho" w:hAnsi="Verdana"/>
          <w:sz w:val="20"/>
          <w:szCs w:val="20"/>
        </w:rPr>
        <w:t>d</w:t>
      </w:r>
      <w:r w:rsidRPr="005C7DB7">
        <w:rPr>
          <w:rFonts w:ascii="Verdana" w:eastAsia="MS PMincho" w:hAnsi="Verdana"/>
          <w:spacing w:val="24"/>
          <w:sz w:val="20"/>
          <w:szCs w:val="20"/>
        </w:rPr>
        <w:t xml:space="preserve"> </w:t>
      </w:r>
      <w:r w:rsidRPr="005C7DB7">
        <w:rPr>
          <w:rFonts w:ascii="Verdana" w:eastAsia="MS PMincho" w:hAnsi="Verdana"/>
          <w:sz w:val="20"/>
          <w:szCs w:val="20"/>
        </w:rPr>
        <w:t>is a</w:t>
      </w:r>
      <w:r w:rsidRPr="005C7DB7">
        <w:rPr>
          <w:rFonts w:ascii="Verdana" w:eastAsia="MS PMincho" w:hAnsi="Verdana"/>
          <w:spacing w:val="7"/>
          <w:sz w:val="20"/>
          <w:szCs w:val="20"/>
        </w:rPr>
        <w:t xml:space="preserve"> </w:t>
      </w:r>
      <w:r w:rsidRPr="005C7DB7">
        <w:rPr>
          <w:rFonts w:ascii="Verdana" w:eastAsia="MS PMincho" w:hAnsi="Verdana"/>
          <w:spacing w:val="-3"/>
          <w:sz w:val="20"/>
          <w:szCs w:val="20"/>
        </w:rPr>
        <w:t>c</w:t>
      </w:r>
      <w:r w:rsidRPr="005C7DB7">
        <w:rPr>
          <w:rFonts w:ascii="Verdana" w:eastAsia="MS PMincho" w:hAnsi="Verdana"/>
          <w:sz w:val="20"/>
          <w:szCs w:val="20"/>
        </w:rPr>
        <w:t>ompa</w:t>
      </w:r>
      <w:r w:rsidRPr="005C7DB7">
        <w:rPr>
          <w:rFonts w:ascii="Verdana" w:eastAsia="MS PMincho" w:hAnsi="Verdana"/>
          <w:spacing w:val="-5"/>
          <w:sz w:val="20"/>
          <w:szCs w:val="20"/>
        </w:rPr>
        <w:t>n</w:t>
      </w:r>
      <w:r w:rsidRPr="005C7DB7">
        <w:rPr>
          <w:rFonts w:ascii="Verdana" w:eastAsia="MS PMincho" w:hAnsi="Verdana"/>
          <w:sz w:val="20"/>
          <w:szCs w:val="20"/>
        </w:rPr>
        <w:t>y</w:t>
      </w:r>
      <w:r w:rsidRPr="005C7DB7">
        <w:rPr>
          <w:rFonts w:ascii="Verdana" w:eastAsia="MS PMincho" w:hAnsi="Verdana"/>
          <w:spacing w:val="13"/>
          <w:sz w:val="20"/>
          <w:szCs w:val="20"/>
        </w:rPr>
        <w:t xml:space="preserve"> </w:t>
      </w:r>
      <w:r w:rsidRPr="005C7DB7">
        <w:rPr>
          <w:rFonts w:ascii="Verdana" w:eastAsia="MS PMincho" w:hAnsi="Verdana"/>
          <w:sz w:val="20"/>
          <w:szCs w:val="20"/>
        </w:rPr>
        <w:t>and</w:t>
      </w:r>
      <w:r w:rsidRPr="005C7DB7">
        <w:rPr>
          <w:rFonts w:ascii="Verdana" w:eastAsia="MS PMincho" w:hAnsi="Verdana"/>
          <w:spacing w:val="21"/>
          <w:sz w:val="20"/>
          <w:szCs w:val="20"/>
        </w:rPr>
        <w:t xml:space="preserve"> </w:t>
      </w:r>
      <w:r w:rsidRPr="005C7DB7">
        <w:rPr>
          <w:rFonts w:ascii="Verdana" w:eastAsia="MS PMincho" w:hAnsi="Verdana"/>
          <w:sz w:val="20"/>
          <w:szCs w:val="20"/>
        </w:rPr>
        <w:t>the</w:t>
      </w:r>
      <w:r w:rsidRPr="005C7DB7">
        <w:rPr>
          <w:rFonts w:ascii="Verdana" w:eastAsia="MS PMincho" w:hAnsi="Verdana"/>
          <w:spacing w:val="16"/>
          <w:sz w:val="20"/>
          <w:szCs w:val="20"/>
        </w:rPr>
        <w:t xml:space="preserve"> </w:t>
      </w:r>
      <w:r w:rsidR="00967C1E" w:rsidRPr="005C7DB7">
        <w:rPr>
          <w:rFonts w:ascii="Verdana" w:eastAsia="MS PMincho" w:hAnsi="Verdana"/>
          <w:sz w:val="20"/>
          <w:szCs w:val="20"/>
        </w:rPr>
        <w:t>leaseholder</w:t>
      </w:r>
      <w:r w:rsidRPr="005C7DB7">
        <w:rPr>
          <w:rFonts w:ascii="Verdana" w:eastAsia="MS PMincho" w:hAnsi="Verdana"/>
          <w:spacing w:val="30"/>
          <w:sz w:val="20"/>
          <w:szCs w:val="20"/>
        </w:rPr>
        <w:t xml:space="preserve"> </w:t>
      </w:r>
      <w:r w:rsidRPr="005C7DB7">
        <w:rPr>
          <w:rFonts w:ascii="Verdana" w:eastAsia="MS PMincho" w:hAnsi="Verdana"/>
          <w:sz w:val="20"/>
          <w:szCs w:val="20"/>
        </w:rPr>
        <w:t>ma</w:t>
      </w:r>
      <w:r w:rsidRPr="005C7DB7">
        <w:rPr>
          <w:rFonts w:ascii="Verdana" w:eastAsia="MS PMincho" w:hAnsi="Verdana"/>
          <w:spacing w:val="-4"/>
          <w:sz w:val="20"/>
          <w:szCs w:val="20"/>
        </w:rPr>
        <w:t>k</w:t>
      </w:r>
      <w:r w:rsidRPr="005C7DB7">
        <w:rPr>
          <w:rFonts w:ascii="Verdana" w:eastAsia="MS PMincho" w:hAnsi="Verdana"/>
          <w:sz w:val="20"/>
          <w:szCs w:val="20"/>
        </w:rPr>
        <w:t>es a</w:t>
      </w:r>
      <w:r w:rsidRPr="005C7DB7">
        <w:rPr>
          <w:rFonts w:ascii="Verdana" w:eastAsia="MS PMincho" w:hAnsi="Verdana"/>
          <w:spacing w:val="7"/>
          <w:sz w:val="20"/>
          <w:szCs w:val="20"/>
        </w:rPr>
        <w:t xml:space="preserve"> </w:t>
      </w:r>
      <w:r w:rsidRPr="005C7DB7">
        <w:rPr>
          <w:rFonts w:ascii="Verdana" w:eastAsia="MS PMincho" w:hAnsi="Verdana"/>
          <w:sz w:val="20"/>
          <w:szCs w:val="20"/>
        </w:rPr>
        <w:t>fu</w:t>
      </w:r>
      <w:r w:rsidRPr="005C7DB7">
        <w:rPr>
          <w:rFonts w:ascii="Verdana" w:eastAsia="MS PMincho" w:hAnsi="Verdana"/>
          <w:spacing w:val="5"/>
          <w:sz w:val="20"/>
          <w:szCs w:val="20"/>
        </w:rPr>
        <w:t>r</w:t>
      </w:r>
      <w:r w:rsidRPr="005C7DB7">
        <w:rPr>
          <w:rFonts w:ascii="Verdana" w:eastAsia="MS PMincho" w:hAnsi="Verdana"/>
          <w:sz w:val="20"/>
          <w:szCs w:val="20"/>
        </w:rPr>
        <w:t>ther</w:t>
      </w:r>
      <w:r w:rsidRPr="005C7DB7">
        <w:rPr>
          <w:rFonts w:ascii="Verdana" w:eastAsia="MS PMincho" w:hAnsi="Verdana"/>
          <w:spacing w:val="17"/>
          <w:sz w:val="20"/>
          <w:szCs w:val="20"/>
        </w:rPr>
        <w:t xml:space="preserve"> </w:t>
      </w:r>
      <w:r w:rsidRPr="005C7DB7">
        <w:rPr>
          <w:rFonts w:ascii="Verdana" w:eastAsia="MS PMincho" w:hAnsi="Verdana"/>
          <w:spacing w:val="-3"/>
          <w:sz w:val="20"/>
          <w:szCs w:val="20"/>
        </w:rPr>
        <w:t>r</w:t>
      </w:r>
      <w:r w:rsidRPr="005C7DB7">
        <w:rPr>
          <w:rFonts w:ascii="Verdana" w:eastAsia="MS PMincho" w:hAnsi="Verdana"/>
          <w:sz w:val="20"/>
          <w:szCs w:val="20"/>
        </w:rPr>
        <w:t>equest,</w:t>
      </w:r>
      <w:r w:rsidRPr="005C7DB7">
        <w:rPr>
          <w:rFonts w:ascii="Verdana" w:eastAsia="MS PMincho" w:hAnsi="Verdana"/>
          <w:spacing w:val="-4"/>
          <w:sz w:val="20"/>
          <w:szCs w:val="20"/>
        </w:rPr>
        <w:t xml:space="preserve"> </w:t>
      </w:r>
      <w:r w:rsidRPr="005C7DB7">
        <w:rPr>
          <w:rFonts w:ascii="Verdana" w:eastAsia="MS PMincho" w:hAnsi="Verdana"/>
          <w:sz w:val="20"/>
          <w:szCs w:val="20"/>
        </w:rPr>
        <w:t>af</w:t>
      </w:r>
      <w:r w:rsidRPr="005C7DB7">
        <w:rPr>
          <w:rFonts w:ascii="Verdana" w:eastAsia="MS PMincho" w:hAnsi="Verdana"/>
          <w:spacing w:val="-2"/>
          <w:sz w:val="20"/>
          <w:szCs w:val="20"/>
        </w:rPr>
        <w:t>t</w:t>
      </w:r>
      <w:r w:rsidRPr="005C7DB7">
        <w:rPr>
          <w:rFonts w:ascii="Verdana" w:eastAsia="MS PMincho" w:hAnsi="Verdana"/>
          <w:spacing w:val="-1"/>
          <w:sz w:val="20"/>
          <w:szCs w:val="20"/>
        </w:rPr>
        <w:t>e</w:t>
      </w:r>
      <w:r w:rsidRPr="005C7DB7">
        <w:rPr>
          <w:rFonts w:ascii="Verdana" w:eastAsia="MS PMincho" w:hAnsi="Verdana"/>
          <w:sz w:val="20"/>
          <w:szCs w:val="20"/>
        </w:rPr>
        <w:t xml:space="preserve">r </w:t>
      </w:r>
      <w:r w:rsidRPr="005C7DB7">
        <w:rPr>
          <w:rFonts w:ascii="Verdana" w:eastAsia="MS PMincho" w:hAnsi="Verdana"/>
          <w:spacing w:val="-3"/>
          <w:sz w:val="20"/>
          <w:szCs w:val="20"/>
        </w:rPr>
        <w:t>r</w:t>
      </w:r>
      <w:r w:rsidRPr="005C7DB7">
        <w:rPr>
          <w:rFonts w:ascii="Verdana" w:eastAsia="MS PMincho" w:hAnsi="Verdana"/>
          <w:sz w:val="20"/>
          <w:szCs w:val="20"/>
        </w:rPr>
        <w:t>e</w:t>
      </w:r>
      <w:r w:rsidRPr="005C7DB7">
        <w:rPr>
          <w:rFonts w:ascii="Verdana" w:eastAsia="MS PMincho" w:hAnsi="Verdana"/>
          <w:spacing w:val="-3"/>
          <w:sz w:val="20"/>
          <w:szCs w:val="20"/>
        </w:rPr>
        <w:t>c</w:t>
      </w:r>
      <w:r w:rsidRPr="005C7DB7">
        <w:rPr>
          <w:rFonts w:ascii="Verdana" w:eastAsia="MS PMincho" w:hAnsi="Verdana"/>
          <w:sz w:val="20"/>
          <w:szCs w:val="20"/>
        </w:rPr>
        <w:t>e</w:t>
      </w:r>
      <w:r w:rsidRPr="005C7DB7">
        <w:rPr>
          <w:rFonts w:ascii="Verdana" w:eastAsia="MS PMincho" w:hAnsi="Verdana"/>
          <w:spacing w:val="-2"/>
          <w:sz w:val="20"/>
          <w:szCs w:val="20"/>
        </w:rPr>
        <w:t>i</w:t>
      </w:r>
      <w:r w:rsidRPr="005C7DB7">
        <w:rPr>
          <w:rFonts w:ascii="Verdana" w:eastAsia="MS PMincho" w:hAnsi="Verdana"/>
          <w:spacing w:val="4"/>
          <w:sz w:val="20"/>
          <w:szCs w:val="20"/>
        </w:rPr>
        <w:t>v</w:t>
      </w:r>
      <w:r w:rsidRPr="005C7DB7">
        <w:rPr>
          <w:rFonts w:ascii="Verdana" w:eastAsia="MS PMincho" w:hAnsi="Verdana"/>
          <w:sz w:val="20"/>
          <w:szCs w:val="20"/>
        </w:rPr>
        <w:t>ing</w:t>
      </w:r>
      <w:r w:rsidRPr="005C7DB7">
        <w:rPr>
          <w:rFonts w:ascii="Verdana" w:eastAsia="MS PMincho" w:hAnsi="Verdana"/>
          <w:spacing w:val="-10"/>
          <w:sz w:val="20"/>
          <w:szCs w:val="20"/>
        </w:rPr>
        <w:t xml:space="preserve"> </w:t>
      </w:r>
      <w:r w:rsidRPr="005C7DB7">
        <w:rPr>
          <w:rFonts w:ascii="Verdana" w:eastAsia="MS PMincho" w:hAnsi="Verdana"/>
          <w:w w:val="103"/>
          <w:sz w:val="20"/>
          <w:szCs w:val="20"/>
        </w:rPr>
        <w:t>the</w:t>
      </w:r>
      <w:r w:rsidRPr="005C7DB7">
        <w:rPr>
          <w:rFonts w:ascii="Verdana" w:eastAsia="MS PMincho" w:hAnsi="Verdana"/>
          <w:spacing w:val="2"/>
          <w:sz w:val="20"/>
          <w:szCs w:val="20"/>
        </w:rPr>
        <w:t xml:space="preserve"> </w:t>
      </w:r>
      <w:r w:rsidRPr="005C7DB7">
        <w:rPr>
          <w:rFonts w:ascii="Verdana" w:eastAsia="MS PMincho" w:hAnsi="Verdana"/>
          <w:sz w:val="20"/>
          <w:szCs w:val="20"/>
        </w:rPr>
        <w:t>name</w:t>
      </w:r>
      <w:r w:rsidRPr="005C7DB7">
        <w:rPr>
          <w:rFonts w:ascii="Verdana" w:eastAsia="MS PMincho" w:hAnsi="Verdana"/>
          <w:spacing w:val="11"/>
          <w:sz w:val="20"/>
          <w:szCs w:val="20"/>
        </w:rPr>
        <w:t xml:space="preserve"> </w:t>
      </w:r>
      <w:r w:rsidRPr="005C7DB7">
        <w:rPr>
          <w:rFonts w:ascii="Verdana" w:eastAsia="MS PMincho" w:hAnsi="Verdana"/>
          <w:sz w:val="20"/>
          <w:szCs w:val="20"/>
        </w:rPr>
        <w:t>and</w:t>
      </w:r>
      <w:r w:rsidRPr="005C7DB7">
        <w:rPr>
          <w:rFonts w:ascii="Verdana" w:eastAsia="MS PMincho" w:hAnsi="Verdana"/>
          <w:spacing w:val="14"/>
          <w:sz w:val="20"/>
          <w:szCs w:val="20"/>
        </w:rPr>
        <w:t xml:space="preserve"> </w:t>
      </w:r>
      <w:r w:rsidRPr="005C7DB7">
        <w:rPr>
          <w:rFonts w:ascii="Verdana" w:eastAsia="MS PMincho" w:hAnsi="Verdana"/>
          <w:sz w:val="20"/>
          <w:szCs w:val="20"/>
        </w:rPr>
        <w:t>add</w:t>
      </w:r>
      <w:r w:rsidRPr="005C7DB7">
        <w:rPr>
          <w:rFonts w:ascii="Verdana" w:eastAsia="MS PMincho" w:hAnsi="Verdana"/>
          <w:spacing w:val="-3"/>
          <w:sz w:val="20"/>
          <w:szCs w:val="20"/>
        </w:rPr>
        <w:t>r</w:t>
      </w:r>
      <w:r w:rsidRPr="005C7DB7">
        <w:rPr>
          <w:rFonts w:ascii="Verdana" w:eastAsia="MS PMincho" w:hAnsi="Verdana"/>
          <w:sz w:val="20"/>
          <w:szCs w:val="20"/>
        </w:rPr>
        <w:t>ess</w:t>
      </w:r>
      <w:r w:rsidRPr="005C7DB7">
        <w:rPr>
          <w:rFonts w:ascii="Verdana" w:eastAsia="MS PMincho" w:hAnsi="Verdana"/>
          <w:spacing w:val="-6"/>
          <w:sz w:val="20"/>
          <w:szCs w:val="20"/>
        </w:rPr>
        <w:t xml:space="preserve"> </w:t>
      </w:r>
      <w:r w:rsidRPr="005C7DB7">
        <w:rPr>
          <w:rFonts w:ascii="Verdana" w:eastAsia="MS PMincho" w:hAnsi="Verdana"/>
          <w:sz w:val="20"/>
          <w:szCs w:val="20"/>
        </w:rPr>
        <w:t>of</w:t>
      </w:r>
      <w:r w:rsidRPr="005C7DB7">
        <w:rPr>
          <w:rFonts w:ascii="Verdana" w:eastAsia="MS PMincho" w:hAnsi="Verdana"/>
          <w:spacing w:val="4"/>
          <w:sz w:val="20"/>
          <w:szCs w:val="20"/>
        </w:rPr>
        <w:t xml:space="preserve"> </w:t>
      </w:r>
      <w:r w:rsidRPr="005C7DB7">
        <w:rPr>
          <w:rFonts w:ascii="Verdana" w:eastAsia="MS PMincho" w:hAnsi="Verdana"/>
          <w:sz w:val="20"/>
          <w:szCs w:val="20"/>
        </w:rPr>
        <w:t>the</w:t>
      </w:r>
      <w:r w:rsidRPr="005C7DB7">
        <w:rPr>
          <w:rFonts w:ascii="Verdana" w:eastAsia="MS PMincho" w:hAnsi="Verdana"/>
          <w:spacing w:val="9"/>
          <w:sz w:val="20"/>
          <w:szCs w:val="20"/>
        </w:rPr>
        <w:t xml:space="preserve"> </w:t>
      </w:r>
      <w:r w:rsidRPr="005C7DB7">
        <w:rPr>
          <w:rFonts w:ascii="Verdana" w:eastAsia="MS PMincho" w:hAnsi="Verdana"/>
          <w:sz w:val="20"/>
          <w:szCs w:val="20"/>
        </w:rPr>
        <w:t>landlo</w:t>
      </w:r>
      <w:r w:rsidRPr="005C7DB7">
        <w:rPr>
          <w:rFonts w:ascii="Verdana" w:eastAsia="MS PMincho" w:hAnsi="Verdana"/>
          <w:spacing w:val="-3"/>
          <w:sz w:val="20"/>
          <w:szCs w:val="20"/>
        </w:rPr>
        <w:t>r</w:t>
      </w:r>
      <w:r w:rsidRPr="005C7DB7">
        <w:rPr>
          <w:rFonts w:ascii="Verdana" w:eastAsia="MS PMincho" w:hAnsi="Verdana"/>
          <w:sz w:val="20"/>
          <w:szCs w:val="20"/>
        </w:rPr>
        <w:t>d,</w:t>
      </w:r>
      <w:r w:rsidRPr="005C7DB7">
        <w:rPr>
          <w:rFonts w:ascii="Verdana" w:eastAsia="MS PMincho" w:hAnsi="Verdana"/>
          <w:spacing w:val="8"/>
          <w:sz w:val="20"/>
          <w:szCs w:val="20"/>
        </w:rPr>
        <w:t xml:space="preserve"> </w:t>
      </w:r>
      <w:r w:rsidRPr="005C7DB7">
        <w:rPr>
          <w:rFonts w:ascii="Verdana" w:eastAsia="MS PMincho" w:hAnsi="Verdana"/>
          <w:sz w:val="20"/>
          <w:szCs w:val="20"/>
        </w:rPr>
        <w:t>then</w:t>
      </w:r>
      <w:r w:rsidRPr="005C7DB7">
        <w:rPr>
          <w:rFonts w:ascii="Verdana" w:eastAsia="MS PMincho" w:hAnsi="Verdana"/>
          <w:spacing w:val="19"/>
          <w:sz w:val="20"/>
          <w:szCs w:val="20"/>
        </w:rPr>
        <w:t xml:space="preserve"> </w:t>
      </w:r>
      <w:r w:rsidRPr="005C7DB7">
        <w:rPr>
          <w:rFonts w:ascii="Verdana" w:eastAsia="MS PMincho" w:hAnsi="Verdana"/>
          <w:spacing w:val="-4"/>
          <w:sz w:val="20"/>
          <w:szCs w:val="20"/>
        </w:rPr>
        <w:t>y</w:t>
      </w:r>
      <w:r w:rsidRPr="005C7DB7">
        <w:rPr>
          <w:rFonts w:ascii="Verdana" w:eastAsia="MS PMincho" w:hAnsi="Verdana"/>
          <w:sz w:val="20"/>
          <w:szCs w:val="20"/>
        </w:rPr>
        <w:t xml:space="preserve">ou </w:t>
      </w:r>
      <w:r w:rsidRPr="005C7DB7">
        <w:rPr>
          <w:rFonts w:ascii="Verdana" w:eastAsia="MS PMincho" w:hAnsi="Verdana"/>
          <w:spacing w:val="-2"/>
          <w:sz w:val="20"/>
          <w:szCs w:val="20"/>
        </w:rPr>
        <w:t>m</w:t>
      </w:r>
      <w:r w:rsidRPr="005C7DB7">
        <w:rPr>
          <w:rFonts w:ascii="Verdana" w:eastAsia="MS PMincho" w:hAnsi="Verdana"/>
          <w:spacing w:val="-1"/>
          <w:sz w:val="20"/>
          <w:szCs w:val="20"/>
        </w:rPr>
        <w:t>us</w:t>
      </w:r>
      <w:r w:rsidRPr="005C7DB7">
        <w:rPr>
          <w:rFonts w:ascii="Verdana" w:eastAsia="MS PMincho" w:hAnsi="Verdana"/>
          <w:sz w:val="20"/>
          <w:szCs w:val="20"/>
        </w:rPr>
        <w:t>t</w:t>
      </w:r>
      <w:r w:rsidRPr="005C7DB7">
        <w:rPr>
          <w:rFonts w:ascii="Verdana" w:eastAsia="MS PMincho" w:hAnsi="Verdana"/>
          <w:spacing w:val="1"/>
          <w:sz w:val="20"/>
          <w:szCs w:val="20"/>
        </w:rPr>
        <w:t xml:space="preserve"> </w:t>
      </w:r>
      <w:r w:rsidRPr="005C7DB7">
        <w:rPr>
          <w:rFonts w:ascii="Verdana" w:eastAsia="MS PMincho" w:hAnsi="Verdana"/>
          <w:spacing w:val="-1"/>
          <w:w w:val="94"/>
          <w:sz w:val="20"/>
          <w:szCs w:val="20"/>
        </w:rPr>
        <w:t>als</w:t>
      </w:r>
      <w:r w:rsidRPr="005C7DB7">
        <w:rPr>
          <w:rFonts w:ascii="Verdana" w:eastAsia="MS PMincho" w:hAnsi="Verdana"/>
          <w:w w:val="94"/>
          <w:sz w:val="20"/>
          <w:szCs w:val="20"/>
        </w:rPr>
        <w:t>o</w:t>
      </w:r>
      <w:r w:rsidRPr="005C7DB7">
        <w:rPr>
          <w:rFonts w:ascii="Verdana" w:eastAsia="MS PMincho" w:hAnsi="Verdana"/>
          <w:spacing w:val="-1"/>
          <w:w w:val="94"/>
          <w:sz w:val="20"/>
          <w:szCs w:val="20"/>
        </w:rPr>
        <w:t xml:space="preserve"> </w:t>
      </w:r>
      <w:r w:rsidRPr="005C7DB7">
        <w:rPr>
          <w:rFonts w:ascii="Verdana" w:eastAsia="MS PMincho" w:hAnsi="Verdana"/>
          <w:spacing w:val="2"/>
          <w:w w:val="94"/>
          <w:sz w:val="20"/>
          <w:szCs w:val="20"/>
        </w:rPr>
        <w:t>g</w:t>
      </w:r>
      <w:r w:rsidRPr="005C7DB7">
        <w:rPr>
          <w:rFonts w:ascii="Verdana" w:eastAsia="MS PMincho" w:hAnsi="Verdana"/>
          <w:spacing w:val="-3"/>
          <w:w w:val="94"/>
          <w:sz w:val="20"/>
          <w:szCs w:val="20"/>
        </w:rPr>
        <w:t>i</w:t>
      </w:r>
      <w:r w:rsidRPr="005C7DB7">
        <w:rPr>
          <w:rFonts w:ascii="Verdana" w:eastAsia="MS PMincho" w:hAnsi="Verdana"/>
          <w:spacing w:val="-4"/>
          <w:w w:val="94"/>
          <w:sz w:val="20"/>
          <w:szCs w:val="20"/>
        </w:rPr>
        <w:t>v</w:t>
      </w:r>
      <w:r w:rsidRPr="005C7DB7">
        <w:rPr>
          <w:rFonts w:ascii="Verdana" w:eastAsia="MS PMincho" w:hAnsi="Verdana"/>
          <w:w w:val="94"/>
          <w:sz w:val="20"/>
          <w:szCs w:val="20"/>
        </w:rPr>
        <w:t>e</w:t>
      </w:r>
      <w:r w:rsidRPr="005C7DB7">
        <w:rPr>
          <w:rFonts w:ascii="Verdana" w:eastAsia="MS PMincho" w:hAnsi="Verdana"/>
          <w:spacing w:val="-16"/>
          <w:w w:val="94"/>
          <w:sz w:val="20"/>
          <w:szCs w:val="20"/>
        </w:rPr>
        <w:t xml:space="preserve"> </w:t>
      </w:r>
      <w:r w:rsidRPr="005C7DB7">
        <w:rPr>
          <w:rFonts w:ascii="Verdana" w:eastAsia="MS PMincho" w:hAnsi="Verdana"/>
          <w:spacing w:val="-1"/>
          <w:sz w:val="20"/>
          <w:szCs w:val="20"/>
        </w:rPr>
        <w:t>th</w:t>
      </w:r>
      <w:r w:rsidRPr="005C7DB7">
        <w:rPr>
          <w:rFonts w:ascii="Verdana" w:eastAsia="MS PMincho" w:hAnsi="Verdana"/>
          <w:sz w:val="20"/>
          <w:szCs w:val="20"/>
        </w:rPr>
        <w:t>e</w:t>
      </w:r>
      <w:r w:rsidRPr="005C7DB7">
        <w:rPr>
          <w:rFonts w:ascii="Verdana" w:eastAsia="MS PMincho" w:hAnsi="Verdana"/>
          <w:spacing w:val="-9"/>
          <w:sz w:val="20"/>
          <w:szCs w:val="20"/>
        </w:rPr>
        <w:t xml:space="preserve"> </w:t>
      </w:r>
      <w:r w:rsidRPr="005C7DB7">
        <w:rPr>
          <w:rFonts w:ascii="Verdana" w:eastAsia="MS PMincho" w:hAnsi="Verdana"/>
          <w:spacing w:val="-1"/>
          <w:sz w:val="20"/>
          <w:szCs w:val="20"/>
        </w:rPr>
        <w:t>nam</w:t>
      </w:r>
      <w:r w:rsidRPr="005C7DB7">
        <w:rPr>
          <w:rFonts w:ascii="Verdana" w:eastAsia="MS PMincho" w:hAnsi="Verdana"/>
          <w:sz w:val="20"/>
          <w:szCs w:val="20"/>
        </w:rPr>
        <w:t>e</w:t>
      </w:r>
      <w:r w:rsidRPr="005C7DB7">
        <w:rPr>
          <w:rFonts w:ascii="Verdana" w:eastAsia="MS PMincho" w:hAnsi="Verdana"/>
          <w:spacing w:val="-7"/>
          <w:sz w:val="20"/>
          <w:szCs w:val="20"/>
        </w:rPr>
        <w:t xml:space="preserve"> </w:t>
      </w:r>
      <w:r w:rsidRPr="005C7DB7">
        <w:rPr>
          <w:rFonts w:ascii="Verdana" w:eastAsia="MS PMincho" w:hAnsi="Verdana"/>
          <w:spacing w:val="-1"/>
          <w:sz w:val="20"/>
          <w:szCs w:val="20"/>
        </w:rPr>
        <w:t>an</w:t>
      </w:r>
      <w:r w:rsidRPr="005C7DB7">
        <w:rPr>
          <w:rFonts w:ascii="Verdana" w:eastAsia="MS PMincho" w:hAnsi="Verdana"/>
          <w:sz w:val="20"/>
          <w:szCs w:val="20"/>
        </w:rPr>
        <w:t>d</w:t>
      </w:r>
      <w:r w:rsidRPr="005C7DB7">
        <w:rPr>
          <w:rFonts w:ascii="Verdana" w:eastAsia="MS PMincho" w:hAnsi="Verdana"/>
          <w:spacing w:val="-6"/>
          <w:sz w:val="20"/>
          <w:szCs w:val="20"/>
        </w:rPr>
        <w:t xml:space="preserve"> </w:t>
      </w:r>
      <w:r w:rsidRPr="005C7DB7">
        <w:rPr>
          <w:rFonts w:ascii="Verdana" w:eastAsia="MS PMincho" w:hAnsi="Verdana"/>
          <w:spacing w:val="-1"/>
          <w:sz w:val="20"/>
          <w:szCs w:val="20"/>
        </w:rPr>
        <w:t>add</w:t>
      </w:r>
      <w:r w:rsidRPr="005C7DB7">
        <w:rPr>
          <w:rFonts w:ascii="Verdana" w:eastAsia="MS PMincho" w:hAnsi="Verdana"/>
          <w:spacing w:val="-3"/>
          <w:sz w:val="20"/>
          <w:szCs w:val="20"/>
        </w:rPr>
        <w:t>r</w:t>
      </w:r>
      <w:r w:rsidRPr="005C7DB7">
        <w:rPr>
          <w:rFonts w:ascii="Verdana" w:eastAsia="MS PMincho" w:hAnsi="Verdana"/>
          <w:spacing w:val="-1"/>
          <w:sz w:val="20"/>
          <w:szCs w:val="20"/>
        </w:rPr>
        <w:t>es</w:t>
      </w:r>
      <w:r w:rsidRPr="005C7DB7">
        <w:rPr>
          <w:rFonts w:ascii="Verdana" w:eastAsia="MS PMincho" w:hAnsi="Verdana"/>
          <w:sz w:val="20"/>
          <w:szCs w:val="20"/>
        </w:rPr>
        <w:t>s</w:t>
      </w:r>
      <w:r w:rsidRPr="005C7DB7">
        <w:rPr>
          <w:rFonts w:ascii="Verdana" w:eastAsia="MS PMincho" w:hAnsi="Verdana"/>
          <w:spacing w:val="-16"/>
          <w:sz w:val="20"/>
          <w:szCs w:val="20"/>
        </w:rPr>
        <w:t xml:space="preserve"> </w:t>
      </w:r>
      <w:r w:rsidRPr="005C7DB7">
        <w:rPr>
          <w:rFonts w:ascii="Verdana" w:eastAsia="MS PMincho" w:hAnsi="Verdana"/>
          <w:spacing w:val="-1"/>
          <w:sz w:val="20"/>
          <w:szCs w:val="20"/>
        </w:rPr>
        <w:t>o</w:t>
      </w:r>
      <w:r w:rsidRPr="005C7DB7">
        <w:rPr>
          <w:rFonts w:ascii="Verdana" w:eastAsia="MS PMincho" w:hAnsi="Verdana"/>
          <w:sz w:val="20"/>
          <w:szCs w:val="20"/>
        </w:rPr>
        <w:t>f</w:t>
      </w:r>
      <w:r w:rsidRPr="005C7DB7">
        <w:rPr>
          <w:rFonts w:ascii="Verdana" w:eastAsia="MS PMincho" w:hAnsi="Verdana"/>
          <w:spacing w:val="-10"/>
          <w:sz w:val="20"/>
          <w:szCs w:val="20"/>
        </w:rPr>
        <w:t xml:space="preserve"> </w:t>
      </w:r>
      <w:r w:rsidRPr="005C7DB7">
        <w:rPr>
          <w:rFonts w:ascii="Verdana" w:eastAsia="MS PMincho" w:hAnsi="Verdana"/>
          <w:spacing w:val="-1"/>
          <w:w w:val="103"/>
          <w:sz w:val="20"/>
          <w:szCs w:val="20"/>
        </w:rPr>
        <w:t>th</w:t>
      </w:r>
      <w:r w:rsidRPr="005C7DB7">
        <w:rPr>
          <w:rFonts w:ascii="Verdana" w:eastAsia="MS PMincho" w:hAnsi="Verdana"/>
          <w:w w:val="103"/>
          <w:sz w:val="20"/>
          <w:szCs w:val="20"/>
        </w:rPr>
        <w:t>e</w:t>
      </w:r>
      <w:r w:rsidRPr="005C7DB7">
        <w:rPr>
          <w:rFonts w:ascii="Verdana" w:eastAsia="MS PMincho" w:hAnsi="Verdana"/>
          <w:spacing w:val="-14"/>
          <w:sz w:val="20"/>
          <w:szCs w:val="20"/>
        </w:rPr>
        <w:t xml:space="preserve"> </w:t>
      </w:r>
      <w:r w:rsidRPr="005C7DB7">
        <w:rPr>
          <w:rFonts w:ascii="Verdana" w:eastAsia="MS PMincho" w:hAnsi="Verdana"/>
          <w:spacing w:val="-1"/>
          <w:sz w:val="20"/>
          <w:szCs w:val="20"/>
        </w:rPr>
        <w:t>di</w:t>
      </w:r>
      <w:r w:rsidRPr="005C7DB7">
        <w:rPr>
          <w:rFonts w:ascii="Verdana" w:eastAsia="MS PMincho" w:hAnsi="Verdana"/>
          <w:spacing w:val="-3"/>
          <w:sz w:val="20"/>
          <w:szCs w:val="20"/>
        </w:rPr>
        <w:t>r</w:t>
      </w:r>
      <w:r w:rsidRPr="005C7DB7">
        <w:rPr>
          <w:rFonts w:ascii="Verdana" w:eastAsia="MS PMincho" w:hAnsi="Verdana"/>
          <w:sz w:val="20"/>
          <w:szCs w:val="20"/>
        </w:rPr>
        <w:t>e</w:t>
      </w:r>
      <w:r w:rsidRPr="005C7DB7">
        <w:rPr>
          <w:rFonts w:ascii="Verdana" w:eastAsia="MS PMincho" w:hAnsi="Verdana"/>
          <w:spacing w:val="1"/>
          <w:sz w:val="20"/>
          <w:szCs w:val="20"/>
        </w:rPr>
        <w:t>c</w:t>
      </w:r>
      <w:r w:rsidRPr="005C7DB7">
        <w:rPr>
          <w:rFonts w:ascii="Verdana" w:eastAsia="MS PMincho" w:hAnsi="Verdana"/>
          <w:spacing w:val="-3"/>
          <w:sz w:val="20"/>
          <w:szCs w:val="20"/>
        </w:rPr>
        <w:t>t</w:t>
      </w:r>
      <w:r w:rsidRPr="005C7DB7">
        <w:rPr>
          <w:rFonts w:ascii="Verdana" w:eastAsia="MS PMincho" w:hAnsi="Verdana"/>
          <w:spacing w:val="-1"/>
          <w:sz w:val="20"/>
          <w:szCs w:val="20"/>
        </w:rPr>
        <w:t>or</w:t>
      </w:r>
      <w:r w:rsidRPr="005C7DB7">
        <w:rPr>
          <w:rFonts w:ascii="Verdana" w:eastAsia="MS PMincho" w:hAnsi="Verdana"/>
          <w:sz w:val="20"/>
          <w:szCs w:val="20"/>
        </w:rPr>
        <w:t>s</w:t>
      </w:r>
      <w:r w:rsidRPr="005C7DB7">
        <w:rPr>
          <w:rFonts w:ascii="Verdana" w:eastAsia="MS PMincho" w:hAnsi="Verdana"/>
          <w:spacing w:val="-5"/>
          <w:sz w:val="20"/>
          <w:szCs w:val="20"/>
        </w:rPr>
        <w:t xml:space="preserve"> </w:t>
      </w:r>
      <w:r w:rsidRPr="005C7DB7">
        <w:rPr>
          <w:rFonts w:ascii="Verdana" w:eastAsia="MS PMincho" w:hAnsi="Verdana"/>
          <w:spacing w:val="-1"/>
          <w:sz w:val="20"/>
          <w:szCs w:val="20"/>
        </w:rPr>
        <w:t>an</w:t>
      </w:r>
      <w:r w:rsidRPr="005C7DB7">
        <w:rPr>
          <w:rFonts w:ascii="Verdana" w:eastAsia="MS PMincho" w:hAnsi="Verdana"/>
          <w:sz w:val="20"/>
          <w:szCs w:val="20"/>
        </w:rPr>
        <w:t>d</w:t>
      </w:r>
      <w:r w:rsidRPr="005C7DB7">
        <w:rPr>
          <w:rFonts w:ascii="Verdana" w:eastAsia="MS PMincho" w:hAnsi="Verdana"/>
          <w:spacing w:val="-6"/>
          <w:sz w:val="20"/>
          <w:szCs w:val="20"/>
        </w:rPr>
        <w:t xml:space="preserve"> </w:t>
      </w:r>
      <w:r w:rsidRPr="005C7DB7">
        <w:rPr>
          <w:rFonts w:ascii="Verdana" w:eastAsia="MS PMincho" w:hAnsi="Verdana"/>
          <w:spacing w:val="-1"/>
          <w:w w:val="97"/>
          <w:sz w:val="20"/>
          <w:szCs w:val="20"/>
        </w:rPr>
        <w:t>sec</w:t>
      </w:r>
      <w:r w:rsidRPr="005C7DB7">
        <w:rPr>
          <w:rFonts w:ascii="Verdana" w:eastAsia="MS PMincho" w:hAnsi="Verdana"/>
          <w:spacing w:val="-3"/>
          <w:w w:val="97"/>
          <w:sz w:val="20"/>
          <w:szCs w:val="20"/>
        </w:rPr>
        <w:t>r</w:t>
      </w:r>
      <w:r w:rsidRPr="005C7DB7">
        <w:rPr>
          <w:rFonts w:ascii="Verdana" w:eastAsia="MS PMincho" w:hAnsi="Verdana"/>
          <w:spacing w:val="-1"/>
          <w:w w:val="97"/>
          <w:sz w:val="20"/>
          <w:szCs w:val="20"/>
        </w:rPr>
        <w:t>eta</w:t>
      </w:r>
      <w:r w:rsidRPr="005C7DB7">
        <w:rPr>
          <w:rFonts w:ascii="Verdana" w:eastAsia="MS PMincho" w:hAnsi="Verdana"/>
          <w:spacing w:val="6"/>
          <w:w w:val="97"/>
          <w:sz w:val="20"/>
          <w:szCs w:val="20"/>
        </w:rPr>
        <w:t>r</w:t>
      </w:r>
      <w:r w:rsidRPr="005C7DB7">
        <w:rPr>
          <w:rFonts w:ascii="Verdana" w:eastAsia="MS PMincho" w:hAnsi="Verdana"/>
          <w:w w:val="97"/>
          <w:sz w:val="20"/>
          <w:szCs w:val="20"/>
        </w:rPr>
        <w:t>y</w:t>
      </w:r>
      <w:r w:rsidRPr="005C7DB7">
        <w:rPr>
          <w:rFonts w:ascii="Verdana" w:eastAsia="MS PMincho" w:hAnsi="Verdana"/>
          <w:spacing w:val="-7"/>
          <w:w w:val="97"/>
          <w:sz w:val="20"/>
          <w:szCs w:val="20"/>
        </w:rPr>
        <w:t xml:space="preserve"> </w:t>
      </w:r>
      <w:r w:rsidRPr="005C7DB7">
        <w:rPr>
          <w:rFonts w:ascii="Verdana" w:eastAsia="MS PMincho" w:hAnsi="Verdana"/>
          <w:spacing w:val="-1"/>
          <w:sz w:val="20"/>
          <w:szCs w:val="20"/>
        </w:rPr>
        <w:t>o</w:t>
      </w:r>
      <w:r w:rsidRPr="005C7DB7">
        <w:rPr>
          <w:rFonts w:ascii="Verdana" w:eastAsia="MS PMincho" w:hAnsi="Verdana"/>
          <w:sz w:val="20"/>
          <w:szCs w:val="20"/>
        </w:rPr>
        <w:t>f</w:t>
      </w:r>
      <w:r w:rsidRPr="005C7DB7">
        <w:rPr>
          <w:rFonts w:ascii="Verdana" w:eastAsia="MS PMincho" w:hAnsi="Verdana"/>
          <w:spacing w:val="-10"/>
          <w:sz w:val="20"/>
          <w:szCs w:val="20"/>
        </w:rPr>
        <w:t xml:space="preserve"> </w:t>
      </w:r>
      <w:r w:rsidRPr="005C7DB7">
        <w:rPr>
          <w:rFonts w:ascii="Verdana" w:eastAsia="MS PMincho" w:hAnsi="Verdana"/>
          <w:spacing w:val="-1"/>
          <w:sz w:val="20"/>
          <w:szCs w:val="20"/>
        </w:rPr>
        <w:t>the</w:t>
      </w:r>
      <w:r w:rsidRPr="005C7DB7">
        <w:rPr>
          <w:rFonts w:ascii="Verdana" w:eastAsia="MS PMincho" w:hAnsi="Verdana"/>
          <w:spacing w:val="7"/>
          <w:sz w:val="20"/>
          <w:szCs w:val="20"/>
        </w:rPr>
        <w:t xml:space="preserve"> </w:t>
      </w:r>
      <w:r w:rsidRPr="005C7DB7">
        <w:rPr>
          <w:rFonts w:ascii="Verdana" w:eastAsia="MS PMincho" w:hAnsi="Verdana"/>
          <w:spacing w:val="-1"/>
          <w:sz w:val="20"/>
          <w:szCs w:val="20"/>
        </w:rPr>
        <w:t>c</w:t>
      </w:r>
      <w:r w:rsidRPr="005C7DB7">
        <w:rPr>
          <w:rFonts w:ascii="Verdana" w:eastAsia="MS PMincho" w:hAnsi="Verdana"/>
          <w:spacing w:val="1"/>
          <w:sz w:val="20"/>
          <w:szCs w:val="20"/>
        </w:rPr>
        <w:t>o</w:t>
      </w:r>
      <w:r w:rsidRPr="005C7DB7">
        <w:rPr>
          <w:rFonts w:ascii="Verdana" w:eastAsia="MS PMincho" w:hAnsi="Verdana"/>
          <w:spacing w:val="2"/>
          <w:sz w:val="20"/>
          <w:szCs w:val="20"/>
        </w:rPr>
        <w:t>mpa</w:t>
      </w:r>
      <w:r w:rsidRPr="005C7DB7">
        <w:rPr>
          <w:rFonts w:ascii="Verdana" w:eastAsia="MS PMincho" w:hAnsi="Verdana"/>
          <w:spacing w:val="-3"/>
          <w:sz w:val="20"/>
          <w:szCs w:val="20"/>
        </w:rPr>
        <w:t>n</w:t>
      </w:r>
      <w:r w:rsidRPr="005C7DB7">
        <w:rPr>
          <w:rFonts w:ascii="Verdana" w:eastAsia="MS PMincho" w:hAnsi="Verdana"/>
          <w:sz w:val="20"/>
          <w:szCs w:val="20"/>
        </w:rPr>
        <w:t xml:space="preserve">y </w:t>
      </w:r>
      <w:r w:rsidRPr="005C7DB7">
        <w:rPr>
          <w:rFonts w:ascii="Verdana" w:eastAsia="MS PMincho" w:hAnsi="Verdana"/>
          <w:spacing w:val="6"/>
          <w:sz w:val="20"/>
          <w:szCs w:val="20"/>
        </w:rPr>
        <w:t>w</w:t>
      </w:r>
      <w:r w:rsidRPr="005C7DB7">
        <w:rPr>
          <w:rFonts w:ascii="Verdana" w:eastAsia="MS PMincho" w:hAnsi="Verdana"/>
          <w:spacing w:val="2"/>
          <w:sz w:val="20"/>
          <w:szCs w:val="20"/>
        </w:rPr>
        <w:t>ithi</w:t>
      </w:r>
      <w:r w:rsidRPr="005C7DB7">
        <w:rPr>
          <w:rFonts w:ascii="Verdana" w:eastAsia="MS PMincho" w:hAnsi="Verdana"/>
          <w:sz w:val="20"/>
          <w:szCs w:val="20"/>
        </w:rPr>
        <w:t xml:space="preserve">n </w:t>
      </w:r>
      <w:r w:rsidRPr="005C7DB7">
        <w:rPr>
          <w:rFonts w:ascii="Verdana" w:eastAsia="MS PMincho" w:hAnsi="Verdana"/>
          <w:spacing w:val="2"/>
          <w:sz w:val="20"/>
          <w:szCs w:val="20"/>
        </w:rPr>
        <w:t>2</w:t>
      </w:r>
      <w:r w:rsidRPr="005C7DB7">
        <w:rPr>
          <w:rFonts w:ascii="Verdana" w:eastAsia="MS PMincho" w:hAnsi="Verdana"/>
          <w:sz w:val="20"/>
          <w:szCs w:val="20"/>
        </w:rPr>
        <w:t>1</w:t>
      </w:r>
      <w:r w:rsidRPr="005C7DB7">
        <w:rPr>
          <w:rFonts w:ascii="Verdana" w:eastAsia="MS PMincho" w:hAnsi="Verdana"/>
          <w:spacing w:val="49"/>
          <w:sz w:val="20"/>
          <w:szCs w:val="20"/>
        </w:rPr>
        <w:t xml:space="preserve"> </w:t>
      </w:r>
      <w:r w:rsidRPr="005C7DB7">
        <w:rPr>
          <w:rFonts w:ascii="Verdana" w:eastAsia="MS PMincho" w:hAnsi="Verdana"/>
          <w:spacing w:val="2"/>
          <w:sz w:val="20"/>
          <w:szCs w:val="20"/>
        </w:rPr>
        <w:t>d</w:t>
      </w:r>
      <w:r w:rsidRPr="005C7DB7">
        <w:rPr>
          <w:rFonts w:ascii="Verdana" w:eastAsia="MS PMincho" w:hAnsi="Verdana"/>
          <w:spacing w:val="-2"/>
          <w:sz w:val="20"/>
          <w:szCs w:val="20"/>
        </w:rPr>
        <w:t>a</w:t>
      </w:r>
      <w:r w:rsidRPr="005C7DB7">
        <w:rPr>
          <w:rFonts w:ascii="Verdana" w:eastAsia="MS PMincho" w:hAnsi="Verdana"/>
          <w:spacing w:val="2"/>
          <w:sz w:val="20"/>
          <w:szCs w:val="20"/>
        </w:rPr>
        <w:t>y</w:t>
      </w:r>
      <w:r w:rsidRPr="005C7DB7">
        <w:rPr>
          <w:rFonts w:ascii="Verdana" w:eastAsia="MS PMincho" w:hAnsi="Verdana"/>
          <w:sz w:val="20"/>
          <w:szCs w:val="20"/>
        </w:rPr>
        <w:t>s</w:t>
      </w:r>
      <w:r w:rsidRPr="005C7DB7">
        <w:rPr>
          <w:rFonts w:ascii="Verdana" w:eastAsia="MS PMincho" w:hAnsi="Verdana"/>
          <w:spacing w:val="45"/>
          <w:sz w:val="20"/>
          <w:szCs w:val="20"/>
        </w:rPr>
        <w:t xml:space="preserve"> </w:t>
      </w:r>
      <w:r w:rsidRPr="005C7DB7">
        <w:rPr>
          <w:rFonts w:ascii="Verdana" w:eastAsia="MS PMincho" w:hAnsi="Verdana"/>
          <w:spacing w:val="2"/>
          <w:sz w:val="20"/>
          <w:szCs w:val="20"/>
        </w:rPr>
        <w:t>o</w:t>
      </w:r>
      <w:r w:rsidRPr="005C7DB7">
        <w:rPr>
          <w:rFonts w:ascii="Verdana" w:eastAsia="MS PMincho" w:hAnsi="Verdana"/>
          <w:sz w:val="20"/>
          <w:szCs w:val="20"/>
        </w:rPr>
        <w:t>f</w:t>
      </w:r>
      <w:r w:rsidR="00615983" w:rsidRPr="005C7DB7">
        <w:rPr>
          <w:rFonts w:ascii="Verdana" w:eastAsia="MS PMincho" w:hAnsi="Verdana"/>
          <w:sz w:val="20"/>
          <w:szCs w:val="20"/>
        </w:rPr>
        <w:t xml:space="preserve"> </w:t>
      </w:r>
      <w:r w:rsidRPr="005C7DB7">
        <w:rPr>
          <w:rFonts w:ascii="Verdana" w:eastAsia="MS PMincho" w:hAnsi="Verdana"/>
          <w:spacing w:val="2"/>
          <w:sz w:val="20"/>
          <w:szCs w:val="20"/>
        </w:rPr>
        <w:t>tha</w:t>
      </w:r>
      <w:r w:rsidRPr="005C7DB7">
        <w:rPr>
          <w:rFonts w:ascii="Verdana" w:eastAsia="MS PMincho" w:hAnsi="Verdana"/>
          <w:sz w:val="20"/>
          <w:szCs w:val="20"/>
        </w:rPr>
        <w:t>t</w:t>
      </w:r>
      <w:r w:rsidR="00615983" w:rsidRPr="005C7DB7">
        <w:rPr>
          <w:rFonts w:ascii="Verdana" w:eastAsia="MS PMincho" w:hAnsi="Verdana"/>
          <w:sz w:val="20"/>
          <w:szCs w:val="20"/>
        </w:rPr>
        <w:t xml:space="preserve"> </w:t>
      </w:r>
      <w:r w:rsidRPr="005C7DB7">
        <w:rPr>
          <w:rFonts w:ascii="Verdana" w:eastAsia="MS PMincho" w:hAnsi="Verdana"/>
          <w:spacing w:val="2"/>
          <w:sz w:val="20"/>
          <w:szCs w:val="20"/>
        </w:rPr>
        <w:t>fu</w:t>
      </w:r>
      <w:r w:rsidRPr="005C7DB7">
        <w:rPr>
          <w:rFonts w:ascii="Verdana" w:eastAsia="MS PMincho" w:hAnsi="Verdana"/>
          <w:spacing w:val="6"/>
          <w:sz w:val="20"/>
          <w:szCs w:val="20"/>
        </w:rPr>
        <w:t>r</w:t>
      </w:r>
      <w:r w:rsidRPr="005C7DB7">
        <w:rPr>
          <w:rFonts w:ascii="Verdana" w:eastAsia="MS PMincho" w:hAnsi="Verdana"/>
          <w:spacing w:val="2"/>
          <w:sz w:val="20"/>
          <w:szCs w:val="20"/>
        </w:rPr>
        <w:t>the</w:t>
      </w:r>
      <w:r w:rsidRPr="005C7DB7">
        <w:rPr>
          <w:rFonts w:ascii="Verdana" w:eastAsia="MS PMincho" w:hAnsi="Verdana"/>
          <w:sz w:val="20"/>
          <w:szCs w:val="20"/>
        </w:rPr>
        <w:t>r</w:t>
      </w:r>
      <w:r w:rsidR="00615983" w:rsidRPr="005C7DB7">
        <w:rPr>
          <w:rFonts w:ascii="Verdana" w:eastAsia="MS PMincho" w:hAnsi="Verdana"/>
          <w:sz w:val="20"/>
          <w:szCs w:val="20"/>
        </w:rPr>
        <w:t xml:space="preserve"> </w:t>
      </w:r>
      <w:r w:rsidRPr="005C7DB7">
        <w:rPr>
          <w:rFonts w:ascii="Verdana" w:eastAsia="MS PMincho" w:hAnsi="Verdana"/>
          <w:spacing w:val="-1"/>
          <w:w w:val="110"/>
          <w:sz w:val="20"/>
          <w:szCs w:val="20"/>
        </w:rPr>
        <w:t>r</w:t>
      </w:r>
      <w:r w:rsidRPr="005C7DB7">
        <w:rPr>
          <w:rFonts w:ascii="Verdana" w:eastAsia="MS PMincho" w:hAnsi="Verdana"/>
          <w:spacing w:val="3"/>
          <w:w w:val="94"/>
          <w:sz w:val="20"/>
          <w:szCs w:val="20"/>
        </w:rPr>
        <w:t>e</w:t>
      </w:r>
      <w:r w:rsidRPr="005C7DB7">
        <w:rPr>
          <w:rFonts w:ascii="Verdana" w:eastAsia="MS PMincho" w:hAnsi="Verdana"/>
          <w:spacing w:val="2"/>
          <w:sz w:val="20"/>
          <w:szCs w:val="20"/>
        </w:rPr>
        <w:t>quest</w:t>
      </w:r>
      <w:r w:rsidRPr="005C7DB7">
        <w:rPr>
          <w:rFonts w:ascii="Verdana" w:eastAsia="MS PMincho" w:hAnsi="Verdana"/>
          <w:sz w:val="20"/>
          <w:szCs w:val="20"/>
        </w:rPr>
        <w:t>.</w:t>
      </w:r>
      <w:r w:rsidR="00615983" w:rsidRPr="005C7DB7">
        <w:rPr>
          <w:rFonts w:ascii="Verdana" w:eastAsia="MS PMincho" w:hAnsi="Verdana"/>
          <w:sz w:val="20"/>
          <w:szCs w:val="20"/>
        </w:rPr>
        <w:t xml:space="preserve"> </w:t>
      </w:r>
      <w:r w:rsidRPr="005C7DB7">
        <w:rPr>
          <w:rFonts w:ascii="Verdana" w:eastAsia="MS PMincho" w:hAnsi="Verdana"/>
          <w:sz w:val="20"/>
          <w:szCs w:val="20"/>
        </w:rPr>
        <w:t>F</w:t>
      </w:r>
      <w:r w:rsidRPr="005C7DB7">
        <w:rPr>
          <w:rFonts w:ascii="Verdana" w:eastAsia="MS PMincho" w:hAnsi="Verdana"/>
          <w:spacing w:val="2"/>
          <w:sz w:val="20"/>
          <w:szCs w:val="20"/>
        </w:rPr>
        <w:t>ai</w:t>
      </w:r>
      <w:r w:rsidRPr="005C7DB7">
        <w:rPr>
          <w:rFonts w:ascii="Verdana" w:eastAsia="MS PMincho" w:hAnsi="Verdana"/>
          <w:spacing w:val="1"/>
          <w:sz w:val="20"/>
          <w:szCs w:val="20"/>
        </w:rPr>
        <w:t>l</w:t>
      </w:r>
      <w:r w:rsidRPr="005C7DB7">
        <w:rPr>
          <w:rFonts w:ascii="Verdana" w:eastAsia="MS PMincho" w:hAnsi="Verdana"/>
          <w:spacing w:val="2"/>
          <w:sz w:val="20"/>
          <w:szCs w:val="20"/>
        </w:rPr>
        <w:t>u</w:t>
      </w:r>
      <w:r w:rsidRPr="005C7DB7">
        <w:rPr>
          <w:rFonts w:ascii="Verdana" w:eastAsia="MS PMincho" w:hAnsi="Verdana"/>
          <w:spacing w:val="-1"/>
          <w:sz w:val="20"/>
          <w:szCs w:val="20"/>
        </w:rPr>
        <w:t>r</w:t>
      </w:r>
      <w:r w:rsidRPr="005C7DB7">
        <w:rPr>
          <w:rFonts w:ascii="Verdana" w:eastAsia="MS PMincho" w:hAnsi="Verdana"/>
          <w:sz w:val="20"/>
          <w:szCs w:val="20"/>
        </w:rPr>
        <w:t>e</w:t>
      </w:r>
      <w:r w:rsidRPr="005C7DB7">
        <w:rPr>
          <w:rFonts w:ascii="Verdana" w:eastAsia="MS PMincho" w:hAnsi="Verdana"/>
          <w:spacing w:val="40"/>
          <w:sz w:val="20"/>
          <w:szCs w:val="20"/>
        </w:rPr>
        <w:t xml:space="preserve"> </w:t>
      </w:r>
      <w:r w:rsidRPr="005C7DB7">
        <w:rPr>
          <w:rFonts w:ascii="Verdana" w:eastAsia="MS PMincho" w:hAnsi="Verdana"/>
          <w:spacing w:val="6"/>
          <w:sz w:val="20"/>
          <w:szCs w:val="20"/>
        </w:rPr>
        <w:t>w</w:t>
      </w:r>
      <w:r w:rsidRPr="005C7DB7">
        <w:rPr>
          <w:rFonts w:ascii="Verdana" w:eastAsia="MS PMincho" w:hAnsi="Verdana"/>
          <w:spacing w:val="2"/>
          <w:sz w:val="20"/>
          <w:szCs w:val="20"/>
        </w:rPr>
        <w:t>ithout</w:t>
      </w:r>
      <w:r w:rsidRPr="005C7DB7">
        <w:rPr>
          <w:rFonts w:ascii="Verdana" w:eastAsia="MS PMincho" w:hAnsi="Verdana"/>
          <w:spacing w:val="18"/>
          <w:sz w:val="20"/>
          <w:szCs w:val="20"/>
        </w:rPr>
        <w:t xml:space="preserve"> </w:t>
      </w:r>
      <w:r w:rsidRPr="005C7DB7">
        <w:rPr>
          <w:rFonts w:ascii="Verdana" w:eastAsia="MS PMincho" w:hAnsi="Verdana"/>
          <w:spacing w:val="-3"/>
          <w:sz w:val="20"/>
          <w:szCs w:val="20"/>
        </w:rPr>
        <w:t>r</w:t>
      </w:r>
      <w:r w:rsidRPr="005C7DB7">
        <w:rPr>
          <w:rFonts w:ascii="Verdana" w:eastAsia="MS PMincho" w:hAnsi="Verdana"/>
          <w:sz w:val="20"/>
          <w:szCs w:val="20"/>
        </w:rPr>
        <w:t>easonable</w:t>
      </w:r>
      <w:r w:rsidRPr="005C7DB7">
        <w:rPr>
          <w:rFonts w:ascii="Verdana" w:eastAsia="MS PMincho" w:hAnsi="Verdana"/>
          <w:spacing w:val="3"/>
          <w:sz w:val="20"/>
          <w:szCs w:val="20"/>
        </w:rPr>
        <w:t xml:space="preserve"> </w:t>
      </w:r>
      <w:r w:rsidRPr="005C7DB7">
        <w:rPr>
          <w:rFonts w:ascii="Verdana" w:eastAsia="MS PMincho" w:hAnsi="Verdana"/>
          <w:spacing w:val="-2"/>
          <w:sz w:val="20"/>
          <w:szCs w:val="20"/>
        </w:rPr>
        <w:t>e</w:t>
      </w:r>
      <w:r w:rsidRPr="005C7DB7">
        <w:rPr>
          <w:rFonts w:ascii="Verdana" w:eastAsia="MS PMincho" w:hAnsi="Verdana"/>
          <w:spacing w:val="-6"/>
          <w:sz w:val="20"/>
          <w:szCs w:val="20"/>
        </w:rPr>
        <w:t>x</w:t>
      </w:r>
      <w:r w:rsidRPr="005C7DB7">
        <w:rPr>
          <w:rFonts w:ascii="Verdana" w:eastAsia="MS PMincho" w:hAnsi="Verdana"/>
          <w:sz w:val="20"/>
          <w:szCs w:val="20"/>
        </w:rPr>
        <w:t>cuse</w:t>
      </w:r>
      <w:r w:rsidRPr="005C7DB7">
        <w:rPr>
          <w:rFonts w:ascii="Verdana" w:eastAsia="MS PMincho" w:hAnsi="Verdana"/>
          <w:spacing w:val="-14"/>
          <w:sz w:val="20"/>
          <w:szCs w:val="20"/>
        </w:rPr>
        <w:t xml:space="preserve"> </w:t>
      </w:r>
      <w:r w:rsidRPr="005C7DB7">
        <w:rPr>
          <w:rFonts w:ascii="Verdana" w:eastAsia="MS PMincho" w:hAnsi="Verdana"/>
          <w:spacing w:val="-2"/>
          <w:sz w:val="20"/>
          <w:szCs w:val="20"/>
        </w:rPr>
        <w:t>t</w:t>
      </w:r>
      <w:r w:rsidRPr="005C7DB7">
        <w:rPr>
          <w:rFonts w:ascii="Verdana" w:eastAsia="MS PMincho" w:hAnsi="Verdana"/>
          <w:sz w:val="20"/>
          <w:szCs w:val="20"/>
        </w:rPr>
        <w:t>o</w:t>
      </w:r>
      <w:r w:rsidRPr="005C7DB7">
        <w:rPr>
          <w:rFonts w:ascii="Verdana" w:eastAsia="MS PMincho" w:hAnsi="Verdana"/>
          <w:spacing w:val="18"/>
          <w:sz w:val="20"/>
          <w:szCs w:val="20"/>
        </w:rPr>
        <w:t xml:space="preserve"> </w:t>
      </w:r>
      <w:r w:rsidRPr="005C7DB7">
        <w:rPr>
          <w:rFonts w:ascii="Verdana" w:eastAsia="MS PMincho" w:hAnsi="Verdana"/>
          <w:spacing w:val="-3"/>
          <w:sz w:val="20"/>
          <w:szCs w:val="20"/>
        </w:rPr>
        <w:t>c</w:t>
      </w:r>
      <w:r w:rsidRPr="005C7DB7">
        <w:rPr>
          <w:rFonts w:ascii="Verdana" w:eastAsia="MS PMincho" w:hAnsi="Verdana"/>
          <w:spacing w:val="-1"/>
          <w:sz w:val="20"/>
          <w:szCs w:val="20"/>
        </w:rPr>
        <w:t>o</w:t>
      </w:r>
      <w:r w:rsidRPr="005C7DB7">
        <w:rPr>
          <w:rFonts w:ascii="Verdana" w:eastAsia="MS PMincho" w:hAnsi="Verdana"/>
          <w:sz w:val="20"/>
          <w:szCs w:val="20"/>
        </w:rPr>
        <w:t>mply</w:t>
      </w:r>
      <w:r w:rsidRPr="005C7DB7">
        <w:rPr>
          <w:rFonts w:ascii="Verdana" w:eastAsia="MS PMincho" w:hAnsi="Verdana"/>
          <w:spacing w:val="3"/>
          <w:sz w:val="20"/>
          <w:szCs w:val="20"/>
        </w:rPr>
        <w:t xml:space="preserve"> </w:t>
      </w:r>
      <w:r w:rsidRPr="005C7DB7">
        <w:rPr>
          <w:rFonts w:ascii="Verdana" w:eastAsia="MS PMincho" w:hAnsi="Verdana"/>
          <w:spacing w:val="4"/>
          <w:sz w:val="20"/>
          <w:szCs w:val="20"/>
        </w:rPr>
        <w:t>w</w:t>
      </w:r>
      <w:r w:rsidRPr="005C7DB7">
        <w:rPr>
          <w:rFonts w:ascii="Verdana" w:eastAsia="MS PMincho" w:hAnsi="Verdana"/>
          <w:sz w:val="20"/>
          <w:szCs w:val="20"/>
        </w:rPr>
        <w:t>ith</w:t>
      </w:r>
      <w:r w:rsidRPr="005C7DB7">
        <w:rPr>
          <w:rFonts w:ascii="Verdana" w:eastAsia="MS PMincho" w:hAnsi="Verdana"/>
          <w:spacing w:val="9"/>
          <w:sz w:val="20"/>
          <w:szCs w:val="20"/>
        </w:rPr>
        <w:t xml:space="preserve"> </w:t>
      </w:r>
      <w:r w:rsidRPr="005C7DB7">
        <w:rPr>
          <w:rFonts w:ascii="Verdana" w:eastAsia="MS PMincho" w:hAnsi="Verdana"/>
          <w:sz w:val="20"/>
          <w:szCs w:val="20"/>
        </w:rPr>
        <w:t>these</w:t>
      </w:r>
      <w:r w:rsidRPr="005C7DB7">
        <w:rPr>
          <w:rFonts w:ascii="Verdana" w:eastAsia="MS PMincho" w:hAnsi="Verdana"/>
          <w:spacing w:val="5"/>
          <w:sz w:val="20"/>
          <w:szCs w:val="20"/>
        </w:rPr>
        <w:t xml:space="preserve"> </w:t>
      </w:r>
      <w:r w:rsidRPr="005C7DB7">
        <w:rPr>
          <w:rFonts w:ascii="Verdana" w:eastAsia="MS PMincho" w:hAnsi="Verdana"/>
          <w:spacing w:val="-3"/>
          <w:sz w:val="20"/>
          <w:szCs w:val="20"/>
        </w:rPr>
        <w:t>r</w:t>
      </w:r>
      <w:r w:rsidRPr="005C7DB7">
        <w:rPr>
          <w:rFonts w:ascii="Verdana" w:eastAsia="MS PMincho" w:hAnsi="Verdana"/>
          <w:sz w:val="20"/>
          <w:szCs w:val="20"/>
        </w:rPr>
        <w:t>equests</w:t>
      </w:r>
      <w:r w:rsidRPr="005C7DB7">
        <w:rPr>
          <w:rFonts w:ascii="Verdana" w:eastAsia="MS PMincho" w:hAnsi="Verdana"/>
          <w:spacing w:val="5"/>
          <w:sz w:val="20"/>
          <w:szCs w:val="20"/>
        </w:rPr>
        <w:t xml:space="preserve"> </w:t>
      </w:r>
      <w:r w:rsidRPr="005C7DB7">
        <w:rPr>
          <w:rFonts w:ascii="Verdana" w:eastAsia="MS PMincho" w:hAnsi="Verdana"/>
          <w:sz w:val="20"/>
          <w:szCs w:val="20"/>
        </w:rPr>
        <w:t>is a</w:t>
      </w:r>
      <w:r w:rsidRPr="005C7DB7">
        <w:rPr>
          <w:rFonts w:ascii="Verdana" w:eastAsia="MS PMincho" w:hAnsi="Verdana"/>
          <w:spacing w:val="7"/>
          <w:sz w:val="20"/>
          <w:szCs w:val="20"/>
        </w:rPr>
        <w:t xml:space="preserve"> </w:t>
      </w:r>
      <w:r w:rsidRPr="005C7DB7">
        <w:rPr>
          <w:rFonts w:ascii="Verdana" w:eastAsia="MS PMincho" w:hAnsi="Verdana"/>
          <w:w w:val="103"/>
          <w:sz w:val="20"/>
          <w:szCs w:val="20"/>
        </w:rPr>
        <w:t>summa</w:t>
      </w:r>
      <w:r w:rsidRPr="005C7DB7">
        <w:rPr>
          <w:rFonts w:ascii="Verdana" w:eastAsia="MS PMincho" w:hAnsi="Verdana"/>
          <w:spacing w:val="7"/>
          <w:w w:val="103"/>
          <w:sz w:val="20"/>
          <w:szCs w:val="20"/>
        </w:rPr>
        <w:t>r</w:t>
      </w:r>
      <w:r w:rsidRPr="005C7DB7">
        <w:rPr>
          <w:rFonts w:ascii="Verdana" w:eastAsia="MS PMincho" w:hAnsi="Verdana"/>
          <w:w w:val="89"/>
          <w:sz w:val="20"/>
          <w:szCs w:val="20"/>
        </w:rPr>
        <w:t>y</w:t>
      </w:r>
      <w:r w:rsidRPr="005C7DB7">
        <w:rPr>
          <w:rFonts w:ascii="Verdana" w:eastAsia="MS PMincho" w:hAnsi="Verdana"/>
          <w:spacing w:val="9"/>
          <w:sz w:val="20"/>
          <w:szCs w:val="20"/>
        </w:rPr>
        <w:t xml:space="preserve"> </w:t>
      </w:r>
      <w:r w:rsidRPr="005C7DB7">
        <w:rPr>
          <w:rFonts w:ascii="Verdana" w:eastAsia="MS PMincho" w:hAnsi="Verdana"/>
          <w:sz w:val="20"/>
          <w:szCs w:val="20"/>
        </w:rPr>
        <w:t>offen</w:t>
      </w:r>
      <w:r w:rsidRPr="005C7DB7">
        <w:rPr>
          <w:rFonts w:ascii="Verdana" w:eastAsia="MS PMincho" w:hAnsi="Verdana"/>
          <w:spacing w:val="-3"/>
          <w:sz w:val="20"/>
          <w:szCs w:val="20"/>
        </w:rPr>
        <w:t>c</w:t>
      </w:r>
      <w:r w:rsidRPr="005C7DB7">
        <w:rPr>
          <w:rFonts w:ascii="Verdana" w:eastAsia="MS PMincho" w:hAnsi="Verdana"/>
          <w:sz w:val="20"/>
          <w:szCs w:val="20"/>
        </w:rPr>
        <w:t>e</w:t>
      </w:r>
      <w:r w:rsidRPr="005C7DB7">
        <w:rPr>
          <w:rFonts w:ascii="Verdana" w:eastAsia="MS PMincho" w:hAnsi="Verdana"/>
          <w:spacing w:val="-18"/>
          <w:sz w:val="20"/>
          <w:szCs w:val="20"/>
        </w:rPr>
        <w:t xml:space="preserve"> </w:t>
      </w:r>
      <w:r w:rsidRPr="005C7DB7">
        <w:rPr>
          <w:rFonts w:ascii="Verdana" w:eastAsia="MS PMincho" w:hAnsi="Verdana"/>
          <w:w w:val="96"/>
          <w:sz w:val="20"/>
          <w:szCs w:val="20"/>
        </w:rPr>
        <w:t>liable</w:t>
      </w:r>
      <w:r w:rsidRPr="005C7DB7">
        <w:rPr>
          <w:rFonts w:ascii="Verdana" w:eastAsia="MS PMincho" w:hAnsi="Verdana"/>
          <w:spacing w:val="-4"/>
          <w:w w:val="96"/>
          <w:sz w:val="20"/>
          <w:szCs w:val="20"/>
        </w:rPr>
        <w:t xml:space="preserve"> </w:t>
      </w:r>
      <w:r w:rsidRPr="005C7DB7">
        <w:rPr>
          <w:rFonts w:ascii="Verdana" w:eastAsia="MS PMincho" w:hAnsi="Verdana"/>
          <w:spacing w:val="-2"/>
          <w:sz w:val="20"/>
          <w:szCs w:val="20"/>
        </w:rPr>
        <w:t>t</w:t>
      </w:r>
      <w:r w:rsidRPr="005C7DB7">
        <w:rPr>
          <w:rFonts w:ascii="Verdana" w:eastAsia="MS PMincho" w:hAnsi="Verdana"/>
          <w:sz w:val="20"/>
          <w:szCs w:val="20"/>
        </w:rPr>
        <w:t>o</w:t>
      </w:r>
      <w:r w:rsidRPr="005C7DB7">
        <w:rPr>
          <w:rFonts w:ascii="Verdana" w:eastAsia="MS PMincho" w:hAnsi="Verdana"/>
          <w:spacing w:val="3"/>
          <w:sz w:val="20"/>
          <w:szCs w:val="20"/>
        </w:rPr>
        <w:t xml:space="preserve"> </w:t>
      </w:r>
      <w:r w:rsidRPr="005C7DB7">
        <w:rPr>
          <w:rFonts w:ascii="Verdana" w:eastAsia="MS PMincho" w:hAnsi="Verdana"/>
          <w:sz w:val="20"/>
          <w:szCs w:val="20"/>
        </w:rPr>
        <w:t>a</w:t>
      </w:r>
      <w:r w:rsidRPr="005C7DB7">
        <w:rPr>
          <w:rFonts w:ascii="Verdana" w:eastAsia="MS PMincho" w:hAnsi="Verdana"/>
          <w:spacing w:val="-8"/>
          <w:sz w:val="20"/>
          <w:szCs w:val="20"/>
        </w:rPr>
        <w:t xml:space="preserve"> </w:t>
      </w:r>
      <w:r w:rsidRPr="005C7DB7">
        <w:rPr>
          <w:rFonts w:ascii="Verdana" w:eastAsia="MS PMincho" w:hAnsi="Verdana"/>
          <w:sz w:val="20"/>
          <w:szCs w:val="20"/>
        </w:rPr>
        <w:t>fine</w:t>
      </w:r>
      <w:r w:rsidRPr="005C7DB7">
        <w:rPr>
          <w:rFonts w:ascii="Verdana" w:eastAsia="MS PMincho" w:hAnsi="Verdana"/>
          <w:spacing w:val="-12"/>
          <w:sz w:val="20"/>
          <w:szCs w:val="20"/>
        </w:rPr>
        <w:t xml:space="preserve"> </w:t>
      </w:r>
      <w:r w:rsidRPr="005C7DB7">
        <w:rPr>
          <w:rFonts w:ascii="Verdana" w:eastAsia="MS PMincho" w:hAnsi="Verdana"/>
          <w:sz w:val="20"/>
          <w:szCs w:val="20"/>
        </w:rPr>
        <w:t>on</w:t>
      </w:r>
      <w:r w:rsidRPr="005C7DB7">
        <w:rPr>
          <w:rFonts w:ascii="Verdana" w:eastAsia="MS PMincho" w:hAnsi="Verdana"/>
          <w:spacing w:val="6"/>
          <w:sz w:val="20"/>
          <w:szCs w:val="20"/>
        </w:rPr>
        <w:t xml:space="preserve"> </w:t>
      </w:r>
      <w:r w:rsidRPr="005C7DB7">
        <w:rPr>
          <w:rFonts w:ascii="Verdana" w:eastAsia="MS PMincho" w:hAnsi="Verdana"/>
          <w:spacing w:val="-3"/>
          <w:sz w:val="20"/>
          <w:szCs w:val="20"/>
        </w:rPr>
        <w:t>c</w:t>
      </w:r>
      <w:r w:rsidRPr="005C7DB7">
        <w:rPr>
          <w:rFonts w:ascii="Verdana" w:eastAsia="MS PMincho" w:hAnsi="Verdana"/>
          <w:spacing w:val="-1"/>
          <w:sz w:val="20"/>
          <w:szCs w:val="20"/>
        </w:rPr>
        <w:t>o</w:t>
      </w:r>
      <w:r w:rsidRPr="005C7DB7">
        <w:rPr>
          <w:rFonts w:ascii="Verdana" w:eastAsia="MS PMincho" w:hAnsi="Verdana"/>
          <w:spacing w:val="-6"/>
          <w:sz w:val="20"/>
          <w:szCs w:val="20"/>
        </w:rPr>
        <w:t>n</w:t>
      </w:r>
      <w:r w:rsidRPr="005C7DB7">
        <w:rPr>
          <w:rFonts w:ascii="Verdana" w:eastAsia="MS PMincho" w:hAnsi="Verdana"/>
          <w:spacing w:val="4"/>
          <w:sz w:val="20"/>
          <w:szCs w:val="20"/>
        </w:rPr>
        <w:t>v</w:t>
      </w:r>
      <w:r w:rsidRPr="005C7DB7">
        <w:rPr>
          <w:rFonts w:ascii="Verdana" w:eastAsia="MS PMincho" w:hAnsi="Verdana"/>
          <w:sz w:val="20"/>
          <w:szCs w:val="20"/>
        </w:rPr>
        <w:t>iction</w:t>
      </w:r>
      <w:r w:rsidR="002C50F0" w:rsidRPr="005C7DB7">
        <w:rPr>
          <w:rFonts w:ascii="Verdana" w:eastAsia="MS PMincho" w:hAnsi="Verdana"/>
          <w:sz w:val="20"/>
          <w:szCs w:val="20"/>
        </w:rPr>
        <w:t>.</w:t>
      </w:r>
    </w:p>
    <w:p w14:paraId="4197579A" w14:textId="77777777" w:rsidR="002C50F0" w:rsidRPr="005C7DB7" w:rsidRDefault="002C50F0" w:rsidP="002C50F0">
      <w:pPr>
        <w:widowControl w:val="0"/>
        <w:autoSpaceDE w:val="0"/>
        <w:autoSpaceDN w:val="0"/>
        <w:adjustRightInd w:val="0"/>
        <w:ind w:right="-47"/>
        <w:rPr>
          <w:rFonts w:ascii="Verdana" w:hAnsi="Verdana"/>
          <w:sz w:val="20"/>
          <w:szCs w:val="20"/>
        </w:rPr>
      </w:pPr>
    </w:p>
    <w:tbl>
      <w:tblPr>
        <w:tblStyle w:val="TableGrid"/>
        <w:tblW w:w="0" w:type="auto"/>
        <w:tblLook w:val="04A0" w:firstRow="1" w:lastRow="0" w:firstColumn="1" w:lastColumn="0" w:noHBand="0" w:noVBand="1"/>
      </w:tblPr>
      <w:tblGrid>
        <w:gridCol w:w="9242"/>
      </w:tblGrid>
      <w:tr w:rsidR="00CA68AA" w:rsidRPr="005C7DB7" w14:paraId="7296801E" w14:textId="77777777" w:rsidTr="00CA68AA">
        <w:tc>
          <w:tcPr>
            <w:tcW w:w="9242" w:type="dxa"/>
          </w:tcPr>
          <w:p w14:paraId="66089705" w14:textId="77777777" w:rsidR="00CA68AA" w:rsidRPr="005C7DB7" w:rsidRDefault="005C7DB7" w:rsidP="002C50F0">
            <w:pPr>
              <w:widowControl w:val="0"/>
              <w:autoSpaceDE w:val="0"/>
              <w:autoSpaceDN w:val="0"/>
              <w:adjustRightInd w:val="0"/>
              <w:ind w:right="-47"/>
              <w:rPr>
                <w:rFonts w:ascii="Verdana" w:hAnsi="Verdana"/>
                <w:i/>
                <w:sz w:val="20"/>
                <w:szCs w:val="20"/>
              </w:rPr>
            </w:pPr>
            <w:r w:rsidRPr="005C7DB7">
              <w:rPr>
                <w:rFonts w:ascii="Verdana" w:hAnsi="Verdana"/>
                <w:i/>
                <w:sz w:val="20"/>
                <w:szCs w:val="20"/>
              </w:rPr>
              <w:t>ss.</w:t>
            </w:r>
            <w:r w:rsidR="00CA68AA" w:rsidRPr="005C7DB7">
              <w:rPr>
                <w:rFonts w:ascii="Verdana" w:hAnsi="Verdana"/>
                <w:i/>
                <w:sz w:val="20"/>
                <w:szCs w:val="20"/>
              </w:rPr>
              <w:t>1 and 2 Landlord and Tenant Act 1985</w:t>
            </w:r>
          </w:p>
        </w:tc>
      </w:tr>
    </w:tbl>
    <w:p w14:paraId="12BDEEEB" w14:textId="77777777" w:rsidR="00CA68AA" w:rsidRPr="005C7DB7" w:rsidRDefault="00CA68AA" w:rsidP="002C50F0">
      <w:pPr>
        <w:widowControl w:val="0"/>
        <w:autoSpaceDE w:val="0"/>
        <w:autoSpaceDN w:val="0"/>
        <w:adjustRightInd w:val="0"/>
        <w:ind w:right="-47"/>
        <w:rPr>
          <w:rFonts w:ascii="Verdana" w:hAnsi="Verdana"/>
          <w:sz w:val="20"/>
          <w:szCs w:val="20"/>
        </w:rPr>
      </w:pPr>
    </w:p>
    <w:p w14:paraId="1B837621" w14:textId="1EBE03E0" w:rsidR="00171FB9" w:rsidRPr="005C7DB7" w:rsidRDefault="00635AB9" w:rsidP="002C50F0">
      <w:pPr>
        <w:widowControl w:val="0"/>
        <w:autoSpaceDE w:val="0"/>
        <w:autoSpaceDN w:val="0"/>
        <w:adjustRightInd w:val="0"/>
        <w:spacing w:line="243" w:lineRule="auto"/>
        <w:ind w:right="-33"/>
        <w:rPr>
          <w:rFonts w:ascii="Verdana" w:eastAsia="MS PMincho" w:hAnsi="Verdana"/>
          <w:sz w:val="20"/>
          <w:szCs w:val="20"/>
        </w:rPr>
      </w:pPr>
      <w:r>
        <w:rPr>
          <w:rFonts w:ascii="Verdana" w:eastAsia="MS PMincho" w:hAnsi="Verdana"/>
          <w:sz w:val="20"/>
          <w:szCs w:val="20"/>
        </w:rPr>
        <w:t>When seeking to exercise a right to enfranchise, a</w:t>
      </w:r>
      <w:r w:rsidR="00171FB9" w:rsidRPr="005C7DB7">
        <w:rPr>
          <w:rFonts w:ascii="Verdana" w:eastAsia="MS PMincho" w:hAnsi="Verdana"/>
          <w:spacing w:val="-7"/>
          <w:sz w:val="20"/>
          <w:szCs w:val="20"/>
        </w:rPr>
        <w:t xml:space="preserve"> </w:t>
      </w:r>
      <w:r w:rsidR="002C50F0" w:rsidRPr="005C7DB7">
        <w:rPr>
          <w:rFonts w:ascii="Verdana" w:eastAsia="MS PMincho" w:hAnsi="Verdana"/>
          <w:spacing w:val="-1"/>
          <w:sz w:val="20"/>
          <w:szCs w:val="20"/>
        </w:rPr>
        <w:t>leaseholder</w:t>
      </w:r>
      <w:r w:rsidR="00171FB9" w:rsidRPr="005C7DB7">
        <w:rPr>
          <w:rFonts w:ascii="Verdana" w:eastAsia="MS PMincho" w:hAnsi="Verdana"/>
          <w:spacing w:val="27"/>
          <w:sz w:val="20"/>
          <w:szCs w:val="20"/>
        </w:rPr>
        <w:t xml:space="preserve"> </w:t>
      </w:r>
      <w:r w:rsidR="00171FB9" w:rsidRPr="005C7DB7">
        <w:rPr>
          <w:rFonts w:ascii="Verdana" w:eastAsia="MS PMincho" w:hAnsi="Verdana"/>
          <w:spacing w:val="1"/>
          <w:sz w:val="20"/>
          <w:szCs w:val="20"/>
        </w:rPr>
        <w:t>m</w:t>
      </w:r>
      <w:r w:rsidR="00171FB9" w:rsidRPr="005C7DB7">
        <w:rPr>
          <w:rFonts w:ascii="Verdana" w:eastAsia="MS PMincho" w:hAnsi="Verdana"/>
          <w:spacing w:val="-3"/>
          <w:sz w:val="20"/>
          <w:szCs w:val="20"/>
        </w:rPr>
        <w:t>a</w:t>
      </w:r>
      <w:r w:rsidR="00171FB9" w:rsidRPr="005C7DB7">
        <w:rPr>
          <w:rFonts w:ascii="Verdana" w:eastAsia="MS PMincho" w:hAnsi="Verdana"/>
          <w:sz w:val="20"/>
          <w:szCs w:val="20"/>
        </w:rPr>
        <w:t xml:space="preserve">y </w:t>
      </w:r>
      <w:r w:rsidR="00171FB9" w:rsidRPr="005C7DB7">
        <w:rPr>
          <w:rFonts w:ascii="Verdana" w:eastAsia="MS PMincho" w:hAnsi="Verdana"/>
          <w:spacing w:val="-2"/>
          <w:sz w:val="20"/>
          <w:szCs w:val="20"/>
        </w:rPr>
        <w:t>r</w:t>
      </w:r>
      <w:r w:rsidR="00171FB9" w:rsidRPr="005C7DB7">
        <w:rPr>
          <w:rFonts w:ascii="Verdana" w:eastAsia="MS PMincho" w:hAnsi="Verdana"/>
          <w:spacing w:val="1"/>
          <w:sz w:val="20"/>
          <w:szCs w:val="20"/>
        </w:rPr>
        <w:t>eques</w:t>
      </w:r>
      <w:r w:rsidR="00171FB9" w:rsidRPr="005C7DB7">
        <w:rPr>
          <w:rFonts w:ascii="Verdana" w:eastAsia="MS PMincho" w:hAnsi="Verdana"/>
          <w:sz w:val="20"/>
          <w:szCs w:val="20"/>
        </w:rPr>
        <w:t>t</w:t>
      </w:r>
      <w:r w:rsidR="00171FB9" w:rsidRPr="005C7DB7">
        <w:rPr>
          <w:rFonts w:ascii="Verdana" w:eastAsia="MS PMincho" w:hAnsi="Verdana"/>
          <w:spacing w:val="14"/>
          <w:sz w:val="20"/>
          <w:szCs w:val="20"/>
        </w:rPr>
        <w:t xml:space="preserve"> </w:t>
      </w:r>
      <w:r w:rsidR="00171FB9" w:rsidRPr="005C7DB7">
        <w:rPr>
          <w:rFonts w:ascii="Verdana" w:eastAsia="MS PMincho" w:hAnsi="Verdana"/>
          <w:spacing w:val="1"/>
          <w:sz w:val="20"/>
          <w:szCs w:val="20"/>
        </w:rPr>
        <w:t>th</w:t>
      </w:r>
      <w:r w:rsidR="00171FB9" w:rsidRPr="005C7DB7">
        <w:rPr>
          <w:rFonts w:ascii="Verdana" w:eastAsia="MS PMincho" w:hAnsi="Verdana"/>
          <w:sz w:val="20"/>
          <w:szCs w:val="20"/>
        </w:rPr>
        <w:t>e</w:t>
      </w:r>
      <w:r w:rsidR="00171FB9" w:rsidRPr="005C7DB7">
        <w:rPr>
          <w:rFonts w:ascii="Verdana" w:eastAsia="MS PMincho" w:hAnsi="Verdana"/>
          <w:spacing w:val="14"/>
          <w:sz w:val="20"/>
          <w:szCs w:val="20"/>
        </w:rPr>
        <w:t xml:space="preserve"> </w:t>
      </w:r>
      <w:r w:rsidR="00171FB9" w:rsidRPr="005C7DB7">
        <w:rPr>
          <w:rFonts w:ascii="Verdana" w:eastAsia="MS PMincho" w:hAnsi="Verdana"/>
          <w:spacing w:val="1"/>
          <w:sz w:val="20"/>
          <w:szCs w:val="20"/>
        </w:rPr>
        <w:t>nam</w:t>
      </w:r>
      <w:r w:rsidR="00171FB9" w:rsidRPr="005C7DB7">
        <w:rPr>
          <w:rFonts w:ascii="Verdana" w:eastAsia="MS PMincho" w:hAnsi="Verdana"/>
          <w:sz w:val="20"/>
          <w:szCs w:val="20"/>
        </w:rPr>
        <w:t>e</w:t>
      </w:r>
      <w:r w:rsidR="00171FB9" w:rsidRPr="005C7DB7">
        <w:rPr>
          <w:rFonts w:ascii="Verdana" w:eastAsia="MS PMincho" w:hAnsi="Verdana"/>
          <w:spacing w:val="16"/>
          <w:sz w:val="20"/>
          <w:szCs w:val="20"/>
        </w:rPr>
        <w:t xml:space="preserve"> </w:t>
      </w:r>
      <w:r w:rsidR="00171FB9" w:rsidRPr="005C7DB7">
        <w:rPr>
          <w:rFonts w:ascii="Verdana" w:eastAsia="MS PMincho" w:hAnsi="Verdana"/>
          <w:spacing w:val="1"/>
          <w:sz w:val="20"/>
          <w:szCs w:val="20"/>
        </w:rPr>
        <w:t>an</w:t>
      </w:r>
      <w:r w:rsidR="00171FB9" w:rsidRPr="005C7DB7">
        <w:rPr>
          <w:rFonts w:ascii="Verdana" w:eastAsia="MS PMincho" w:hAnsi="Verdana"/>
          <w:sz w:val="20"/>
          <w:szCs w:val="20"/>
        </w:rPr>
        <w:t>d</w:t>
      </w:r>
      <w:r w:rsidR="00171FB9" w:rsidRPr="005C7DB7">
        <w:rPr>
          <w:rFonts w:ascii="Verdana" w:eastAsia="MS PMincho" w:hAnsi="Verdana"/>
          <w:spacing w:val="17"/>
          <w:sz w:val="20"/>
          <w:szCs w:val="20"/>
        </w:rPr>
        <w:t xml:space="preserve"> </w:t>
      </w:r>
      <w:r w:rsidR="00171FB9" w:rsidRPr="005C7DB7">
        <w:rPr>
          <w:rFonts w:ascii="Verdana" w:eastAsia="MS PMincho" w:hAnsi="Verdana"/>
          <w:spacing w:val="1"/>
          <w:sz w:val="20"/>
          <w:szCs w:val="20"/>
        </w:rPr>
        <w:t>add</w:t>
      </w:r>
      <w:r w:rsidR="00171FB9" w:rsidRPr="005C7DB7">
        <w:rPr>
          <w:rFonts w:ascii="Verdana" w:eastAsia="MS PMincho" w:hAnsi="Verdana"/>
          <w:spacing w:val="-2"/>
          <w:sz w:val="20"/>
          <w:szCs w:val="20"/>
        </w:rPr>
        <w:t>r</w:t>
      </w:r>
      <w:r w:rsidR="00171FB9" w:rsidRPr="005C7DB7">
        <w:rPr>
          <w:rFonts w:ascii="Verdana" w:eastAsia="MS PMincho" w:hAnsi="Verdana"/>
          <w:spacing w:val="1"/>
          <w:sz w:val="20"/>
          <w:szCs w:val="20"/>
        </w:rPr>
        <w:t>es</w:t>
      </w:r>
      <w:r w:rsidR="00171FB9" w:rsidRPr="005C7DB7">
        <w:rPr>
          <w:rFonts w:ascii="Verdana" w:eastAsia="MS PMincho" w:hAnsi="Verdana"/>
          <w:sz w:val="20"/>
          <w:szCs w:val="20"/>
        </w:rPr>
        <w:t>s</w:t>
      </w:r>
      <w:r w:rsidR="00171FB9" w:rsidRPr="005C7DB7">
        <w:rPr>
          <w:rFonts w:ascii="Verdana" w:eastAsia="MS PMincho" w:hAnsi="Verdana"/>
          <w:spacing w:val="7"/>
          <w:sz w:val="20"/>
          <w:szCs w:val="20"/>
        </w:rPr>
        <w:t xml:space="preserve"> </w:t>
      </w:r>
      <w:r w:rsidR="00171FB9" w:rsidRPr="005C7DB7">
        <w:rPr>
          <w:rFonts w:ascii="Verdana" w:eastAsia="MS PMincho" w:hAnsi="Verdana"/>
          <w:spacing w:val="1"/>
          <w:sz w:val="20"/>
          <w:szCs w:val="20"/>
        </w:rPr>
        <w:t>o</w:t>
      </w:r>
      <w:r w:rsidR="00171FB9" w:rsidRPr="005C7DB7">
        <w:rPr>
          <w:rFonts w:ascii="Verdana" w:eastAsia="MS PMincho" w:hAnsi="Verdana"/>
          <w:sz w:val="20"/>
          <w:szCs w:val="20"/>
        </w:rPr>
        <w:t>f</w:t>
      </w:r>
      <w:r w:rsidR="00171FB9" w:rsidRPr="005C7DB7">
        <w:rPr>
          <w:rFonts w:ascii="Verdana" w:eastAsia="MS PMincho" w:hAnsi="Verdana"/>
          <w:spacing w:val="13"/>
          <w:sz w:val="20"/>
          <w:szCs w:val="20"/>
        </w:rPr>
        <w:t xml:space="preserve"> </w:t>
      </w:r>
      <w:r w:rsidR="00171FB9" w:rsidRPr="005C7DB7">
        <w:rPr>
          <w:rFonts w:ascii="Verdana" w:eastAsia="MS PMincho" w:hAnsi="Verdana"/>
          <w:spacing w:val="2"/>
          <w:sz w:val="20"/>
          <w:szCs w:val="20"/>
        </w:rPr>
        <w:t>e</w:t>
      </w:r>
      <w:r w:rsidR="00171FB9" w:rsidRPr="005C7DB7">
        <w:rPr>
          <w:rFonts w:ascii="Verdana" w:eastAsia="MS PMincho" w:hAnsi="Verdana"/>
          <w:spacing w:val="-3"/>
          <w:sz w:val="20"/>
          <w:szCs w:val="20"/>
        </w:rPr>
        <w:t>v</w:t>
      </w:r>
      <w:r w:rsidR="00171FB9" w:rsidRPr="005C7DB7">
        <w:rPr>
          <w:rFonts w:ascii="Verdana" w:eastAsia="MS PMincho" w:hAnsi="Verdana"/>
          <w:spacing w:val="1"/>
          <w:sz w:val="20"/>
          <w:szCs w:val="20"/>
        </w:rPr>
        <w:t>e</w:t>
      </w:r>
      <w:r w:rsidR="00171FB9" w:rsidRPr="005C7DB7">
        <w:rPr>
          <w:rFonts w:ascii="Verdana" w:eastAsia="MS PMincho" w:hAnsi="Verdana"/>
          <w:spacing w:val="7"/>
          <w:sz w:val="20"/>
          <w:szCs w:val="20"/>
        </w:rPr>
        <w:t>r</w:t>
      </w:r>
      <w:r w:rsidR="00171FB9" w:rsidRPr="005C7DB7">
        <w:rPr>
          <w:rFonts w:ascii="Verdana" w:eastAsia="MS PMincho" w:hAnsi="Verdana"/>
          <w:sz w:val="20"/>
          <w:szCs w:val="20"/>
        </w:rPr>
        <w:t>y</w:t>
      </w:r>
      <w:r w:rsidR="00171FB9" w:rsidRPr="005C7DB7">
        <w:rPr>
          <w:rFonts w:ascii="Verdana" w:eastAsia="MS PMincho" w:hAnsi="Verdana"/>
          <w:spacing w:val="-15"/>
          <w:sz w:val="20"/>
          <w:szCs w:val="20"/>
        </w:rPr>
        <w:t xml:space="preserve"> </w:t>
      </w:r>
      <w:r w:rsidR="00171FB9" w:rsidRPr="005C7DB7">
        <w:rPr>
          <w:rFonts w:ascii="Verdana" w:eastAsia="MS PMincho" w:hAnsi="Verdana"/>
          <w:spacing w:val="1"/>
          <w:sz w:val="20"/>
          <w:szCs w:val="20"/>
        </w:rPr>
        <w:t>perso</w:t>
      </w:r>
      <w:r w:rsidR="00171FB9" w:rsidRPr="005C7DB7">
        <w:rPr>
          <w:rFonts w:ascii="Verdana" w:eastAsia="MS PMincho" w:hAnsi="Verdana"/>
          <w:sz w:val="20"/>
          <w:szCs w:val="20"/>
        </w:rPr>
        <w:t>n</w:t>
      </w:r>
      <w:r w:rsidR="00171FB9" w:rsidRPr="005C7DB7">
        <w:rPr>
          <w:rFonts w:ascii="Verdana" w:eastAsia="MS PMincho" w:hAnsi="Verdana"/>
          <w:spacing w:val="18"/>
          <w:sz w:val="20"/>
          <w:szCs w:val="20"/>
        </w:rPr>
        <w:t xml:space="preserve"> </w:t>
      </w:r>
      <w:r w:rsidR="00171FB9" w:rsidRPr="005C7DB7">
        <w:rPr>
          <w:rFonts w:ascii="Verdana" w:eastAsia="MS PMincho" w:hAnsi="Verdana"/>
          <w:spacing w:val="1"/>
          <w:sz w:val="20"/>
          <w:szCs w:val="20"/>
        </w:rPr>
        <w:t>who</w:t>
      </w:r>
      <w:r w:rsidR="00171FB9" w:rsidRPr="005C7DB7">
        <w:rPr>
          <w:rFonts w:ascii="Verdana" w:eastAsia="MS PMincho" w:hAnsi="Verdana"/>
          <w:sz w:val="20"/>
          <w:szCs w:val="20"/>
        </w:rPr>
        <w:t xml:space="preserve"> </w:t>
      </w:r>
      <w:r w:rsidR="00171FB9" w:rsidRPr="005C7DB7">
        <w:rPr>
          <w:rFonts w:ascii="Verdana" w:eastAsia="MS PMincho" w:hAnsi="Verdana"/>
          <w:spacing w:val="-5"/>
          <w:w w:val="98"/>
          <w:sz w:val="20"/>
          <w:szCs w:val="20"/>
        </w:rPr>
        <w:t>o</w:t>
      </w:r>
      <w:r w:rsidR="00171FB9" w:rsidRPr="005C7DB7">
        <w:rPr>
          <w:rFonts w:ascii="Verdana" w:eastAsia="MS PMincho" w:hAnsi="Verdana"/>
          <w:spacing w:val="2"/>
          <w:w w:val="98"/>
          <w:sz w:val="20"/>
          <w:szCs w:val="20"/>
        </w:rPr>
        <w:t>w</w:t>
      </w:r>
      <w:r w:rsidR="00171FB9" w:rsidRPr="005C7DB7">
        <w:rPr>
          <w:rFonts w:ascii="Verdana" w:eastAsia="MS PMincho" w:hAnsi="Verdana"/>
          <w:spacing w:val="-2"/>
          <w:w w:val="98"/>
          <w:sz w:val="20"/>
          <w:szCs w:val="20"/>
        </w:rPr>
        <w:t>n</w:t>
      </w:r>
      <w:r w:rsidR="00171FB9" w:rsidRPr="005C7DB7">
        <w:rPr>
          <w:rFonts w:ascii="Verdana" w:eastAsia="MS PMincho" w:hAnsi="Verdana"/>
          <w:w w:val="98"/>
          <w:sz w:val="20"/>
          <w:szCs w:val="20"/>
        </w:rPr>
        <w:t>s</w:t>
      </w:r>
      <w:r w:rsidR="00171FB9" w:rsidRPr="005C7DB7">
        <w:rPr>
          <w:rFonts w:ascii="Verdana" w:eastAsia="MS PMincho" w:hAnsi="Verdana"/>
          <w:spacing w:val="-12"/>
          <w:w w:val="98"/>
          <w:sz w:val="20"/>
          <w:szCs w:val="20"/>
        </w:rPr>
        <w:t xml:space="preserve"> </w:t>
      </w:r>
      <w:r w:rsidR="00171FB9" w:rsidRPr="005C7DB7">
        <w:rPr>
          <w:rFonts w:ascii="Verdana" w:eastAsia="MS PMincho" w:hAnsi="Verdana"/>
          <w:sz w:val="20"/>
          <w:szCs w:val="20"/>
        </w:rPr>
        <w:t>a</w:t>
      </w:r>
      <w:r w:rsidR="00171FB9" w:rsidRPr="005C7DB7">
        <w:rPr>
          <w:rFonts w:ascii="Verdana" w:eastAsia="MS PMincho" w:hAnsi="Verdana"/>
          <w:spacing w:val="-15"/>
          <w:sz w:val="20"/>
          <w:szCs w:val="20"/>
        </w:rPr>
        <w:t xml:space="preserve"> </w:t>
      </w:r>
      <w:r w:rsidR="00171FB9" w:rsidRPr="005C7DB7">
        <w:rPr>
          <w:rFonts w:ascii="Verdana" w:eastAsia="MS PMincho" w:hAnsi="Verdana"/>
          <w:spacing w:val="-2"/>
          <w:sz w:val="20"/>
          <w:szCs w:val="20"/>
        </w:rPr>
        <w:t>f</w:t>
      </w:r>
      <w:r w:rsidR="00171FB9" w:rsidRPr="005C7DB7">
        <w:rPr>
          <w:rFonts w:ascii="Verdana" w:eastAsia="MS PMincho" w:hAnsi="Verdana"/>
          <w:spacing w:val="-4"/>
          <w:sz w:val="20"/>
          <w:szCs w:val="20"/>
        </w:rPr>
        <w:t>r</w:t>
      </w:r>
      <w:r w:rsidR="00171FB9" w:rsidRPr="005C7DB7">
        <w:rPr>
          <w:rFonts w:ascii="Verdana" w:eastAsia="MS PMincho" w:hAnsi="Verdana"/>
          <w:spacing w:val="-2"/>
          <w:sz w:val="20"/>
          <w:szCs w:val="20"/>
        </w:rPr>
        <w:t>eehol</w:t>
      </w:r>
      <w:r w:rsidR="00171FB9" w:rsidRPr="005C7DB7">
        <w:rPr>
          <w:rFonts w:ascii="Verdana" w:eastAsia="MS PMincho" w:hAnsi="Verdana"/>
          <w:sz w:val="20"/>
          <w:szCs w:val="20"/>
        </w:rPr>
        <w:t>d</w:t>
      </w:r>
      <w:r w:rsidR="00171FB9" w:rsidRPr="005C7DB7">
        <w:rPr>
          <w:rFonts w:ascii="Verdana" w:eastAsia="MS PMincho" w:hAnsi="Verdana"/>
          <w:spacing w:val="-16"/>
          <w:sz w:val="20"/>
          <w:szCs w:val="20"/>
        </w:rPr>
        <w:t xml:space="preserve"> </w:t>
      </w:r>
      <w:r w:rsidR="00171FB9" w:rsidRPr="005C7DB7">
        <w:rPr>
          <w:rFonts w:ascii="Verdana" w:eastAsia="MS PMincho" w:hAnsi="Verdana"/>
          <w:spacing w:val="-2"/>
          <w:sz w:val="20"/>
          <w:szCs w:val="20"/>
        </w:rPr>
        <w:t>in</w:t>
      </w:r>
      <w:r w:rsidR="00171FB9" w:rsidRPr="005C7DB7">
        <w:rPr>
          <w:rFonts w:ascii="Verdana" w:eastAsia="MS PMincho" w:hAnsi="Verdana"/>
          <w:spacing w:val="-4"/>
          <w:sz w:val="20"/>
          <w:szCs w:val="20"/>
        </w:rPr>
        <w:t>t</w:t>
      </w:r>
      <w:r w:rsidR="00171FB9" w:rsidRPr="005C7DB7">
        <w:rPr>
          <w:rFonts w:ascii="Verdana" w:eastAsia="MS PMincho" w:hAnsi="Verdana"/>
          <w:spacing w:val="-2"/>
          <w:sz w:val="20"/>
          <w:szCs w:val="20"/>
        </w:rPr>
        <w:t>e</w:t>
      </w:r>
      <w:r w:rsidR="00171FB9" w:rsidRPr="005C7DB7">
        <w:rPr>
          <w:rFonts w:ascii="Verdana" w:eastAsia="MS PMincho" w:hAnsi="Verdana"/>
          <w:spacing w:val="-4"/>
          <w:sz w:val="20"/>
          <w:szCs w:val="20"/>
        </w:rPr>
        <w:t>r</w:t>
      </w:r>
      <w:r w:rsidR="00171FB9" w:rsidRPr="005C7DB7">
        <w:rPr>
          <w:rFonts w:ascii="Verdana" w:eastAsia="MS PMincho" w:hAnsi="Verdana"/>
          <w:spacing w:val="-2"/>
          <w:sz w:val="20"/>
          <w:szCs w:val="20"/>
        </w:rPr>
        <w:t>es</w:t>
      </w:r>
      <w:r w:rsidR="00171FB9" w:rsidRPr="005C7DB7">
        <w:rPr>
          <w:rFonts w:ascii="Verdana" w:eastAsia="MS PMincho" w:hAnsi="Verdana"/>
          <w:sz w:val="20"/>
          <w:szCs w:val="20"/>
        </w:rPr>
        <w:t>t</w:t>
      </w:r>
      <w:r w:rsidR="00171FB9" w:rsidRPr="005C7DB7">
        <w:rPr>
          <w:rFonts w:ascii="Verdana" w:eastAsia="MS PMincho" w:hAnsi="Verdana"/>
          <w:spacing w:val="-10"/>
          <w:sz w:val="20"/>
          <w:szCs w:val="20"/>
        </w:rPr>
        <w:t xml:space="preserve"> </w:t>
      </w:r>
      <w:r w:rsidR="00171FB9" w:rsidRPr="005C7DB7">
        <w:rPr>
          <w:rFonts w:ascii="Verdana" w:eastAsia="MS PMincho" w:hAnsi="Verdana"/>
          <w:spacing w:val="-2"/>
          <w:sz w:val="20"/>
          <w:szCs w:val="20"/>
        </w:rPr>
        <w:t>i</w:t>
      </w:r>
      <w:r w:rsidR="00171FB9" w:rsidRPr="005C7DB7">
        <w:rPr>
          <w:rFonts w:ascii="Verdana" w:eastAsia="MS PMincho" w:hAnsi="Verdana"/>
          <w:sz w:val="20"/>
          <w:szCs w:val="20"/>
        </w:rPr>
        <w:t>n</w:t>
      </w:r>
      <w:r w:rsidR="00171FB9" w:rsidRPr="005C7DB7">
        <w:rPr>
          <w:rFonts w:ascii="Verdana" w:eastAsia="MS PMincho" w:hAnsi="Verdana"/>
          <w:spacing w:val="-13"/>
          <w:sz w:val="20"/>
          <w:szCs w:val="20"/>
        </w:rPr>
        <w:t xml:space="preserve"> </w:t>
      </w:r>
      <w:r w:rsidR="00171FB9" w:rsidRPr="005C7DB7">
        <w:rPr>
          <w:rFonts w:ascii="Verdana" w:eastAsia="MS PMincho" w:hAnsi="Verdana"/>
          <w:spacing w:val="-2"/>
          <w:sz w:val="20"/>
          <w:szCs w:val="20"/>
        </w:rPr>
        <w:t>th</w:t>
      </w:r>
      <w:r w:rsidR="00171FB9" w:rsidRPr="005C7DB7">
        <w:rPr>
          <w:rFonts w:ascii="Verdana" w:eastAsia="MS PMincho" w:hAnsi="Verdana"/>
          <w:sz w:val="20"/>
          <w:szCs w:val="20"/>
        </w:rPr>
        <w:t>e</w:t>
      </w:r>
      <w:r w:rsidR="00171FB9" w:rsidRPr="005C7DB7">
        <w:rPr>
          <w:rFonts w:ascii="Verdana" w:eastAsia="MS PMincho" w:hAnsi="Verdana"/>
          <w:spacing w:val="-10"/>
          <w:sz w:val="20"/>
          <w:szCs w:val="20"/>
        </w:rPr>
        <w:t xml:space="preserve"> </w:t>
      </w:r>
      <w:r w:rsidR="00171FB9" w:rsidRPr="005C7DB7">
        <w:rPr>
          <w:rFonts w:ascii="Verdana" w:eastAsia="MS PMincho" w:hAnsi="Verdana"/>
          <w:spacing w:val="-2"/>
          <w:sz w:val="20"/>
          <w:szCs w:val="20"/>
        </w:rPr>
        <w:t>p</w:t>
      </w:r>
      <w:r w:rsidR="00171FB9" w:rsidRPr="005C7DB7">
        <w:rPr>
          <w:rFonts w:ascii="Verdana" w:eastAsia="MS PMincho" w:hAnsi="Verdana"/>
          <w:spacing w:val="-5"/>
          <w:sz w:val="20"/>
          <w:szCs w:val="20"/>
        </w:rPr>
        <w:t>r</w:t>
      </w:r>
      <w:r w:rsidR="00171FB9" w:rsidRPr="005C7DB7">
        <w:rPr>
          <w:rFonts w:ascii="Verdana" w:eastAsia="MS PMincho" w:hAnsi="Verdana"/>
          <w:spacing w:val="-2"/>
          <w:sz w:val="20"/>
          <w:szCs w:val="20"/>
        </w:rPr>
        <w:t>ope</w:t>
      </w:r>
      <w:r w:rsidR="00171FB9" w:rsidRPr="005C7DB7">
        <w:rPr>
          <w:rFonts w:ascii="Verdana" w:eastAsia="MS PMincho" w:hAnsi="Verdana"/>
          <w:spacing w:val="3"/>
          <w:sz w:val="20"/>
          <w:szCs w:val="20"/>
        </w:rPr>
        <w:t>r</w:t>
      </w:r>
      <w:r w:rsidR="00171FB9" w:rsidRPr="005C7DB7">
        <w:rPr>
          <w:rFonts w:ascii="Verdana" w:eastAsia="MS PMincho" w:hAnsi="Verdana"/>
          <w:spacing w:val="2"/>
          <w:sz w:val="20"/>
          <w:szCs w:val="20"/>
        </w:rPr>
        <w:t>t</w:t>
      </w:r>
      <w:r w:rsidR="00171FB9" w:rsidRPr="005C7DB7">
        <w:rPr>
          <w:rFonts w:ascii="Verdana" w:eastAsia="MS PMincho" w:hAnsi="Verdana"/>
          <w:spacing w:val="-16"/>
          <w:sz w:val="20"/>
          <w:szCs w:val="20"/>
        </w:rPr>
        <w:t>y</w:t>
      </w:r>
      <w:r w:rsidR="00171FB9" w:rsidRPr="005C7DB7">
        <w:rPr>
          <w:rFonts w:ascii="Verdana" w:eastAsia="MS PMincho" w:hAnsi="Verdana"/>
          <w:sz w:val="20"/>
          <w:szCs w:val="20"/>
        </w:rPr>
        <w:t>,</w:t>
      </w:r>
      <w:r w:rsidR="00171FB9" w:rsidRPr="005C7DB7">
        <w:rPr>
          <w:rFonts w:ascii="Verdana" w:eastAsia="MS PMincho" w:hAnsi="Verdana"/>
          <w:spacing w:val="-13"/>
          <w:sz w:val="20"/>
          <w:szCs w:val="20"/>
        </w:rPr>
        <w:t xml:space="preserve"> </w:t>
      </w:r>
      <w:r w:rsidR="00171FB9" w:rsidRPr="005C7DB7">
        <w:rPr>
          <w:rFonts w:ascii="Verdana" w:eastAsia="MS PMincho" w:hAnsi="Verdana"/>
          <w:spacing w:val="-2"/>
          <w:sz w:val="20"/>
          <w:szCs w:val="20"/>
        </w:rPr>
        <w:t>includin</w:t>
      </w:r>
      <w:r w:rsidR="00171FB9" w:rsidRPr="005C7DB7">
        <w:rPr>
          <w:rFonts w:ascii="Verdana" w:eastAsia="MS PMincho" w:hAnsi="Verdana"/>
          <w:sz w:val="20"/>
          <w:szCs w:val="20"/>
        </w:rPr>
        <w:t>g</w:t>
      </w:r>
      <w:r w:rsidR="00171FB9" w:rsidRPr="005C7DB7">
        <w:rPr>
          <w:rFonts w:ascii="Verdana" w:eastAsia="MS PMincho" w:hAnsi="Verdana"/>
          <w:spacing w:val="-8"/>
          <w:sz w:val="20"/>
          <w:szCs w:val="20"/>
        </w:rPr>
        <w:t xml:space="preserve"> </w:t>
      </w:r>
      <w:r w:rsidR="00171FB9" w:rsidRPr="005C7DB7">
        <w:rPr>
          <w:rFonts w:ascii="Verdana" w:eastAsia="MS PMincho" w:hAnsi="Verdana"/>
          <w:spacing w:val="-2"/>
          <w:w w:val="97"/>
          <w:sz w:val="20"/>
          <w:szCs w:val="20"/>
        </w:rPr>
        <w:t>a</w:t>
      </w:r>
      <w:r w:rsidR="00171FB9" w:rsidRPr="005C7DB7">
        <w:rPr>
          <w:rFonts w:ascii="Verdana" w:eastAsia="MS PMincho" w:hAnsi="Verdana"/>
          <w:spacing w:val="-7"/>
          <w:w w:val="97"/>
          <w:sz w:val="20"/>
          <w:szCs w:val="20"/>
        </w:rPr>
        <w:t>n</w:t>
      </w:r>
      <w:r w:rsidR="00171FB9" w:rsidRPr="005C7DB7">
        <w:rPr>
          <w:rFonts w:ascii="Verdana" w:eastAsia="MS PMincho" w:hAnsi="Verdana"/>
          <w:w w:val="97"/>
          <w:sz w:val="20"/>
          <w:szCs w:val="20"/>
        </w:rPr>
        <w:t>y</w:t>
      </w:r>
      <w:r w:rsidR="00171FB9" w:rsidRPr="005C7DB7">
        <w:rPr>
          <w:rFonts w:ascii="Verdana" w:eastAsia="MS PMincho" w:hAnsi="Verdana"/>
          <w:spacing w:val="-13"/>
          <w:w w:val="97"/>
          <w:sz w:val="20"/>
          <w:szCs w:val="20"/>
        </w:rPr>
        <w:t xml:space="preserve"> </w:t>
      </w:r>
      <w:r w:rsidR="00171FB9" w:rsidRPr="005C7DB7">
        <w:rPr>
          <w:rFonts w:ascii="Verdana" w:eastAsia="MS PMincho" w:hAnsi="Verdana"/>
          <w:spacing w:val="-2"/>
          <w:sz w:val="20"/>
          <w:szCs w:val="20"/>
        </w:rPr>
        <w:t>supe</w:t>
      </w:r>
      <w:r w:rsidR="00171FB9" w:rsidRPr="005C7DB7">
        <w:rPr>
          <w:rFonts w:ascii="Verdana" w:eastAsia="MS PMincho" w:hAnsi="Verdana"/>
          <w:spacing w:val="1"/>
          <w:sz w:val="20"/>
          <w:szCs w:val="20"/>
        </w:rPr>
        <w:t>r</w:t>
      </w:r>
      <w:r w:rsidR="00171FB9" w:rsidRPr="005C7DB7">
        <w:rPr>
          <w:rFonts w:ascii="Verdana" w:eastAsia="MS PMincho" w:hAnsi="Verdana"/>
          <w:spacing w:val="-2"/>
          <w:sz w:val="20"/>
          <w:szCs w:val="20"/>
        </w:rPr>
        <w:t>io</w:t>
      </w:r>
      <w:r w:rsidR="00171FB9" w:rsidRPr="005C7DB7">
        <w:rPr>
          <w:rFonts w:ascii="Verdana" w:eastAsia="MS PMincho" w:hAnsi="Verdana"/>
          <w:sz w:val="20"/>
          <w:szCs w:val="20"/>
        </w:rPr>
        <w:t>r</w:t>
      </w:r>
      <w:r w:rsidR="00171FB9" w:rsidRPr="005C7DB7">
        <w:rPr>
          <w:rFonts w:ascii="Verdana" w:eastAsia="MS PMincho" w:hAnsi="Verdana"/>
          <w:spacing w:val="-4"/>
          <w:sz w:val="20"/>
          <w:szCs w:val="20"/>
        </w:rPr>
        <w:t xml:space="preserve"> </w:t>
      </w:r>
      <w:r w:rsidR="00171FB9" w:rsidRPr="005C7DB7">
        <w:rPr>
          <w:rFonts w:ascii="Verdana" w:eastAsia="MS PMincho" w:hAnsi="Verdana"/>
          <w:spacing w:val="-2"/>
          <w:sz w:val="20"/>
          <w:szCs w:val="20"/>
        </w:rPr>
        <w:t>leasehold</w:t>
      </w:r>
      <w:r w:rsidR="00171FB9" w:rsidRPr="005C7DB7">
        <w:rPr>
          <w:rFonts w:ascii="Verdana" w:eastAsia="MS PMincho" w:hAnsi="Verdana"/>
          <w:spacing w:val="-15"/>
          <w:sz w:val="20"/>
          <w:szCs w:val="20"/>
        </w:rPr>
        <w:t xml:space="preserve"> </w:t>
      </w:r>
      <w:r w:rsidR="00171FB9" w:rsidRPr="005C7DB7">
        <w:rPr>
          <w:rFonts w:ascii="Verdana" w:eastAsia="MS PMincho" w:hAnsi="Verdana"/>
          <w:spacing w:val="2"/>
          <w:sz w:val="20"/>
          <w:szCs w:val="20"/>
        </w:rPr>
        <w:t>in</w:t>
      </w:r>
      <w:r w:rsidR="00171FB9" w:rsidRPr="005C7DB7">
        <w:rPr>
          <w:rFonts w:ascii="Verdana" w:eastAsia="MS PMincho" w:hAnsi="Verdana"/>
          <w:sz w:val="20"/>
          <w:szCs w:val="20"/>
        </w:rPr>
        <w:t>t</w:t>
      </w:r>
      <w:r w:rsidR="00171FB9" w:rsidRPr="005C7DB7">
        <w:rPr>
          <w:rFonts w:ascii="Verdana" w:eastAsia="MS PMincho" w:hAnsi="Verdana"/>
          <w:spacing w:val="2"/>
          <w:sz w:val="20"/>
          <w:szCs w:val="20"/>
        </w:rPr>
        <w:t>e</w:t>
      </w:r>
      <w:r w:rsidR="00171FB9" w:rsidRPr="005C7DB7">
        <w:rPr>
          <w:rFonts w:ascii="Verdana" w:eastAsia="MS PMincho" w:hAnsi="Verdana"/>
          <w:spacing w:val="-1"/>
          <w:sz w:val="20"/>
          <w:szCs w:val="20"/>
        </w:rPr>
        <w:t>r</w:t>
      </w:r>
      <w:r w:rsidR="00171FB9" w:rsidRPr="005C7DB7">
        <w:rPr>
          <w:rFonts w:ascii="Verdana" w:eastAsia="MS PMincho" w:hAnsi="Verdana"/>
          <w:spacing w:val="2"/>
          <w:sz w:val="20"/>
          <w:szCs w:val="20"/>
        </w:rPr>
        <w:t>es</w:t>
      </w:r>
      <w:r w:rsidR="00171FB9" w:rsidRPr="005C7DB7">
        <w:rPr>
          <w:rFonts w:ascii="Verdana" w:eastAsia="MS PMincho" w:hAnsi="Verdana"/>
          <w:sz w:val="20"/>
          <w:szCs w:val="20"/>
        </w:rPr>
        <w:t>t</w:t>
      </w:r>
      <w:r w:rsidR="00171FB9" w:rsidRPr="005C7DB7">
        <w:rPr>
          <w:rFonts w:ascii="Verdana" w:eastAsia="MS PMincho" w:hAnsi="Verdana"/>
          <w:spacing w:val="16"/>
          <w:sz w:val="20"/>
          <w:szCs w:val="20"/>
        </w:rPr>
        <w:t xml:space="preserve"> </w:t>
      </w:r>
      <w:r w:rsidR="00171FB9" w:rsidRPr="005C7DB7">
        <w:rPr>
          <w:rFonts w:ascii="Verdana" w:eastAsia="MS PMincho" w:hAnsi="Verdana"/>
          <w:spacing w:val="2"/>
          <w:sz w:val="20"/>
          <w:szCs w:val="20"/>
        </w:rPr>
        <w:t>i</w:t>
      </w:r>
      <w:r w:rsidR="00171FB9" w:rsidRPr="005C7DB7">
        <w:rPr>
          <w:rFonts w:ascii="Verdana" w:eastAsia="MS PMincho" w:hAnsi="Verdana"/>
          <w:sz w:val="20"/>
          <w:szCs w:val="20"/>
        </w:rPr>
        <w:t>n</w:t>
      </w:r>
      <w:r w:rsidR="00171FB9" w:rsidRPr="005C7DB7">
        <w:rPr>
          <w:rFonts w:ascii="Verdana" w:eastAsia="MS PMincho" w:hAnsi="Verdana"/>
          <w:spacing w:val="13"/>
          <w:sz w:val="20"/>
          <w:szCs w:val="20"/>
        </w:rPr>
        <w:t xml:space="preserve"> </w:t>
      </w:r>
      <w:r w:rsidR="00171FB9" w:rsidRPr="005C7DB7">
        <w:rPr>
          <w:rFonts w:ascii="Verdana" w:eastAsia="MS PMincho" w:hAnsi="Verdana"/>
          <w:spacing w:val="2"/>
          <w:w w:val="103"/>
          <w:sz w:val="20"/>
          <w:szCs w:val="20"/>
        </w:rPr>
        <w:t>th</w:t>
      </w:r>
      <w:r w:rsidR="00171FB9" w:rsidRPr="005C7DB7">
        <w:rPr>
          <w:rFonts w:ascii="Verdana" w:eastAsia="MS PMincho" w:hAnsi="Verdana"/>
          <w:w w:val="103"/>
          <w:sz w:val="20"/>
          <w:szCs w:val="20"/>
        </w:rPr>
        <w:t>e</w:t>
      </w:r>
      <w:r w:rsidR="00171FB9" w:rsidRPr="005C7DB7">
        <w:rPr>
          <w:rFonts w:ascii="Verdana" w:eastAsia="MS PMincho" w:hAnsi="Verdana"/>
          <w:spacing w:val="11"/>
          <w:sz w:val="20"/>
          <w:szCs w:val="20"/>
        </w:rPr>
        <w:t xml:space="preserve"> </w:t>
      </w:r>
      <w:r w:rsidR="00171FB9" w:rsidRPr="005C7DB7">
        <w:rPr>
          <w:rFonts w:ascii="Verdana" w:eastAsia="MS PMincho" w:hAnsi="Verdana"/>
          <w:spacing w:val="2"/>
          <w:sz w:val="20"/>
          <w:szCs w:val="20"/>
        </w:rPr>
        <w:t>p</w:t>
      </w:r>
      <w:r w:rsidR="00171FB9" w:rsidRPr="005C7DB7">
        <w:rPr>
          <w:rFonts w:ascii="Verdana" w:eastAsia="MS PMincho" w:hAnsi="Verdana"/>
          <w:spacing w:val="-1"/>
          <w:sz w:val="20"/>
          <w:szCs w:val="20"/>
        </w:rPr>
        <w:t>r</w:t>
      </w:r>
      <w:r w:rsidR="00171FB9" w:rsidRPr="005C7DB7">
        <w:rPr>
          <w:rFonts w:ascii="Verdana" w:eastAsia="MS PMincho" w:hAnsi="Verdana"/>
          <w:spacing w:val="1"/>
          <w:sz w:val="20"/>
          <w:szCs w:val="20"/>
        </w:rPr>
        <w:t>o</w:t>
      </w:r>
      <w:r w:rsidR="00171FB9" w:rsidRPr="005C7DB7">
        <w:rPr>
          <w:rFonts w:ascii="Verdana" w:eastAsia="MS PMincho" w:hAnsi="Verdana"/>
          <w:spacing w:val="3"/>
          <w:sz w:val="20"/>
          <w:szCs w:val="20"/>
        </w:rPr>
        <w:t>p</w:t>
      </w:r>
      <w:r w:rsidR="00171FB9" w:rsidRPr="005C7DB7">
        <w:rPr>
          <w:rFonts w:ascii="Verdana" w:eastAsia="MS PMincho" w:hAnsi="Verdana"/>
          <w:spacing w:val="2"/>
          <w:sz w:val="20"/>
          <w:szCs w:val="20"/>
        </w:rPr>
        <w:t>e</w:t>
      </w:r>
      <w:r w:rsidR="00171FB9" w:rsidRPr="005C7DB7">
        <w:rPr>
          <w:rFonts w:ascii="Verdana" w:eastAsia="MS PMincho" w:hAnsi="Verdana"/>
          <w:spacing w:val="6"/>
          <w:sz w:val="20"/>
          <w:szCs w:val="20"/>
        </w:rPr>
        <w:t>r</w:t>
      </w:r>
      <w:r w:rsidR="00171FB9" w:rsidRPr="005C7DB7">
        <w:rPr>
          <w:rFonts w:ascii="Verdana" w:eastAsia="MS PMincho" w:hAnsi="Verdana"/>
          <w:spacing w:val="5"/>
          <w:sz w:val="20"/>
          <w:szCs w:val="20"/>
        </w:rPr>
        <w:t>t</w:t>
      </w:r>
      <w:r w:rsidR="00171FB9" w:rsidRPr="005C7DB7">
        <w:rPr>
          <w:rFonts w:ascii="Verdana" w:eastAsia="MS PMincho" w:hAnsi="Verdana"/>
          <w:spacing w:val="-13"/>
          <w:sz w:val="20"/>
          <w:szCs w:val="20"/>
        </w:rPr>
        <w:t>y</w:t>
      </w:r>
      <w:r w:rsidR="00171FB9" w:rsidRPr="005C7DB7">
        <w:rPr>
          <w:rFonts w:ascii="Verdana" w:eastAsia="MS PMincho" w:hAnsi="Verdana"/>
          <w:sz w:val="20"/>
          <w:szCs w:val="20"/>
        </w:rPr>
        <w:t>.</w:t>
      </w:r>
      <w:r w:rsidR="00171FB9" w:rsidRPr="005C7DB7">
        <w:rPr>
          <w:rFonts w:ascii="Verdana" w:eastAsia="MS PMincho" w:hAnsi="Verdana"/>
          <w:spacing w:val="4"/>
          <w:sz w:val="20"/>
          <w:szCs w:val="20"/>
        </w:rPr>
        <w:t xml:space="preserve"> </w:t>
      </w:r>
      <w:r w:rsidR="00171FB9" w:rsidRPr="005C7DB7">
        <w:rPr>
          <w:rFonts w:ascii="Verdana" w:eastAsia="MS PMincho" w:hAnsi="Verdana"/>
          <w:spacing w:val="-25"/>
          <w:w w:val="93"/>
          <w:sz w:val="20"/>
          <w:szCs w:val="20"/>
        </w:rPr>
        <w:t>Y</w:t>
      </w:r>
      <w:r w:rsidR="00171FB9" w:rsidRPr="005C7DB7">
        <w:rPr>
          <w:rFonts w:ascii="Verdana" w:eastAsia="MS PMincho" w:hAnsi="Verdana"/>
          <w:spacing w:val="2"/>
          <w:w w:val="93"/>
          <w:sz w:val="20"/>
          <w:szCs w:val="20"/>
        </w:rPr>
        <w:t>o</w:t>
      </w:r>
      <w:r w:rsidR="00171FB9" w:rsidRPr="005C7DB7">
        <w:rPr>
          <w:rFonts w:ascii="Verdana" w:eastAsia="MS PMincho" w:hAnsi="Verdana"/>
          <w:w w:val="93"/>
          <w:sz w:val="20"/>
          <w:szCs w:val="20"/>
        </w:rPr>
        <w:t>u</w:t>
      </w:r>
      <w:r w:rsidR="00171FB9" w:rsidRPr="005C7DB7">
        <w:rPr>
          <w:rFonts w:ascii="Verdana" w:eastAsia="MS PMincho" w:hAnsi="Verdana"/>
          <w:spacing w:val="16"/>
          <w:w w:val="93"/>
          <w:sz w:val="20"/>
          <w:szCs w:val="20"/>
        </w:rPr>
        <w:t xml:space="preserve"> </w:t>
      </w:r>
      <w:r w:rsidR="00171FB9" w:rsidRPr="005C7DB7">
        <w:rPr>
          <w:rFonts w:ascii="Verdana" w:eastAsia="MS PMincho" w:hAnsi="Verdana"/>
          <w:spacing w:val="1"/>
          <w:sz w:val="20"/>
          <w:szCs w:val="20"/>
        </w:rPr>
        <w:t>m</w:t>
      </w:r>
      <w:r w:rsidR="00171FB9" w:rsidRPr="005C7DB7">
        <w:rPr>
          <w:rFonts w:ascii="Verdana" w:eastAsia="MS PMincho" w:hAnsi="Verdana"/>
          <w:spacing w:val="2"/>
          <w:sz w:val="20"/>
          <w:szCs w:val="20"/>
        </w:rPr>
        <w:t>us</w:t>
      </w:r>
      <w:r w:rsidR="00171FB9" w:rsidRPr="005C7DB7">
        <w:rPr>
          <w:rFonts w:ascii="Verdana" w:eastAsia="MS PMincho" w:hAnsi="Verdana"/>
          <w:sz w:val="20"/>
          <w:szCs w:val="20"/>
        </w:rPr>
        <w:t>t</w:t>
      </w:r>
      <w:r w:rsidR="00171FB9" w:rsidRPr="005C7DB7">
        <w:rPr>
          <w:rFonts w:ascii="Verdana" w:eastAsia="MS PMincho" w:hAnsi="Verdana"/>
          <w:spacing w:val="26"/>
          <w:sz w:val="20"/>
          <w:szCs w:val="20"/>
        </w:rPr>
        <w:t xml:space="preserve"> </w:t>
      </w:r>
      <w:r w:rsidR="00171FB9" w:rsidRPr="005C7DB7">
        <w:rPr>
          <w:rFonts w:ascii="Verdana" w:eastAsia="MS PMincho" w:hAnsi="Verdana"/>
          <w:spacing w:val="2"/>
          <w:sz w:val="20"/>
          <w:szCs w:val="20"/>
        </w:rPr>
        <w:t>p</w:t>
      </w:r>
      <w:r w:rsidR="00171FB9" w:rsidRPr="005C7DB7">
        <w:rPr>
          <w:rFonts w:ascii="Verdana" w:eastAsia="MS PMincho" w:hAnsi="Verdana"/>
          <w:spacing w:val="-1"/>
          <w:sz w:val="20"/>
          <w:szCs w:val="20"/>
        </w:rPr>
        <w:t>ro</w:t>
      </w:r>
      <w:r w:rsidR="00171FB9" w:rsidRPr="005C7DB7">
        <w:rPr>
          <w:rFonts w:ascii="Verdana" w:eastAsia="MS PMincho" w:hAnsi="Verdana"/>
          <w:spacing w:val="6"/>
          <w:sz w:val="20"/>
          <w:szCs w:val="20"/>
        </w:rPr>
        <w:t>v</w:t>
      </w:r>
      <w:r w:rsidR="00171FB9" w:rsidRPr="005C7DB7">
        <w:rPr>
          <w:rFonts w:ascii="Verdana" w:eastAsia="MS PMincho" w:hAnsi="Verdana"/>
          <w:spacing w:val="2"/>
          <w:sz w:val="20"/>
          <w:szCs w:val="20"/>
        </w:rPr>
        <w:t>id</w:t>
      </w:r>
      <w:r w:rsidR="00171FB9" w:rsidRPr="005C7DB7">
        <w:rPr>
          <w:rFonts w:ascii="Verdana" w:eastAsia="MS PMincho" w:hAnsi="Verdana"/>
          <w:sz w:val="20"/>
          <w:szCs w:val="20"/>
        </w:rPr>
        <w:t>e</w:t>
      </w:r>
      <w:r w:rsidR="00171FB9" w:rsidRPr="005C7DB7">
        <w:rPr>
          <w:rFonts w:ascii="Verdana" w:eastAsia="MS PMincho" w:hAnsi="Verdana"/>
          <w:spacing w:val="10"/>
          <w:sz w:val="20"/>
          <w:szCs w:val="20"/>
        </w:rPr>
        <w:t xml:space="preserve"> </w:t>
      </w:r>
      <w:r w:rsidR="00171FB9" w:rsidRPr="005C7DB7">
        <w:rPr>
          <w:rFonts w:ascii="Verdana" w:eastAsia="MS PMincho" w:hAnsi="Verdana"/>
          <w:spacing w:val="2"/>
          <w:sz w:val="20"/>
          <w:szCs w:val="20"/>
        </w:rPr>
        <w:t>th</w:t>
      </w:r>
      <w:r w:rsidR="00171FB9" w:rsidRPr="005C7DB7">
        <w:rPr>
          <w:rFonts w:ascii="Verdana" w:eastAsia="MS PMincho" w:hAnsi="Verdana"/>
          <w:sz w:val="20"/>
          <w:szCs w:val="20"/>
        </w:rPr>
        <w:t>e</w:t>
      </w:r>
      <w:r w:rsidR="00171FB9" w:rsidRPr="005C7DB7">
        <w:rPr>
          <w:rFonts w:ascii="Verdana" w:eastAsia="MS PMincho" w:hAnsi="Verdana"/>
          <w:spacing w:val="16"/>
          <w:sz w:val="20"/>
          <w:szCs w:val="20"/>
        </w:rPr>
        <w:t xml:space="preserve"> </w:t>
      </w:r>
      <w:r w:rsidR="00171FB9" w:rsidRPr="005C7DB7">
        <w:rPr>
          <w:rFonts w:ascii="Verdana" w:eastAsia="MS PMincho" w:hAnsi="Verdana"/>
          <w:spacing w:val="2"/>
          <w:sz w:val="20"/>
          <w:szCs w:val="20"/>
        </w:rPr>
        <w:t>info</w:t>
      </w:r>
      <w:r w:rsidR="00171FB9" w:rsidRPr="005C7DB7">
        <w:rPr>
          <w:rFonts w:ascii="Verdana" w:eastAsia="MS PMincho" w:hAnsi="Verdana"/>
          <w:spacing w:val="4"/>
          <w:sz w:val="20"/>
          <w:szCs w:val="20"/>
        </w:rPr>
        <w:t>r</w:t>
      </w:r>
      <w:r w:rsidR="00171FB9" w:rsidRPr="005C7DB7">
        <w:rPr>
          <w:rFonts w:ascii="Verdana" w:eastAsia="MS PMincho" w:hAnsi="Verdana"/>
          <w:spacing w:val="2"/>
          <w:sz w:val="20"/>
          <w:szCs w:val="20"/>
        </w:rPr>
        <w:t>matio</w:t>
      </w:r>
      <w:r w:rsidR="00171FB9" w:rsidRPr="005C7DB7">
        <w:rPr>
          <w:rFonts w:ascii="Verdana" w:eastAsia="MS PMincho" w:hAnsi="Verdana"/>
          <w:sz w:val="20"/>
          <w:szCs w:val="20"/>
        </w:rPr>
        <w:t>n</w:t>
      </w:r>
      <w:r w:rsidR="00171FB9" w:rsidRPr="005C7DB7">
        <w:rPr>
          <w:rFonts w:ascii="Verdana" w:eastAsia="MS PMincho" w:hAnsi="Verdana"/>
          <w:spacing w:val="36"/>
          <w:sz w:val="20"/>
          <w:szCs w:val="20"/>
        </w:rPr>
        <w:t xml:space="preserve"> </w:t>
      </w:r>
      <w:r w:rsidR="00171FB9" w:rsidRPr="005C7DB7">
        <w:rPr>
          <w:rFonts w:ascii="Verdana" w:eastAsia="MS PMincho" w:hAnsi="Verdana"/>
          <w:spacing w:val="6"/>
          <w:sz w:val="20"/>
          <w:szCs w:val="20"/>
        </w:rPr>
        <w:t>w</w:t>
      </w:r>
      <w:r w:rsidR="00171FB9" w:rsidRPr="005C7DB7">
        <w:rPr>
          <w:rFonts w:ascii="Verdana" w:eastAsia="MS PMincho" w:hAnsi="Verdana"/>
          <w:spacing w:val="2"/>
          <w:sz w:val="20"/>
          <w:szCs w:val="20"/>
        </w:rPr>
        <w:t>ithi</w:t>
      </w:r>
      <w:r w:rsidR="00171FB9" w:rsidRPr="005C7DB7">
        <w:rPr>
          <w:rFonts w:ascii="Verdana" w:eastAsia="MS PMincho" w:hAnsi="Verdana"/>
          <w:sz w:val="20"/>
          <w:szCs w:val="20"/>
        </w:rPr>
        <w:t>n</w:t>
      </w:r>
      <w:r w:rsidR="00171FB9" w:rsidRPr="005C7DB7">
        <w:rPr>
          <w:rFonts w:ascii="Verdana" w:eastAsia="MS PMincho" w:hAnsi="Verdana"/>
          <w:spacing w:val="12"/>
          <w:sz w:val="20"/>
          <w:szCs w:val="20"/>
        </w:rPr>
        <w:t xml:space="preserve"> </w:t>
      </w:r>
      <w:r w:rsidR="00171FB9" w:rsidRPr="005C7DB7">
        <w:rPr>
          <w:rFonts w:ascii="Verdana" w:eastAsia="MS PMincho" w:hAnsi="Verdana"/>
          <w:spacing w:val="2"/>
          <w:sz w:val="20"/>
          <w:szCs w:val="20"/>
        </w:rPr>
        <w:t>28</w:t>
      </w:r>
      <w:r w:rsidR="00171FB9" w:rsidRPr="005C7DB7">
        <w:rPr>
          <w:rFonts w:ascii="Verdana" w:eastAsia="MS PMincho" w:hAnsi="Verdana"/>
          <w:spacing w:val="-8"/>
          <w:sz w:val="20"/>
          <w:szCs w:val="20"/>
        </w:rPr>
        <w:t xml:space="preserve"> </w:t>
      </w:r>
      <w:r w:rsidR="00171FB9" w:rsidRPr="005C7DB7">
        <w:rPr>
          <w:rFonts w:ascii="Verdana" w:eastAsia="MS PMincho" w:hAnsi="Verdana"/>
          <w:sz w:val="20"/>
          <w:szCs w:val="20"/>
        </w:rPr>
        <w:t>d</w:t>
      </w:r>
      <w:r w:rsidR="00171FB9" w:rsidRPr="005C7DB7">
        <w:rPr>
          <w:rFonts w:ascii="Verdana" w:eastAsia="MS PMincho" w:hAnsi="Verdana"/>
          <w:spacing w:val="-4"/>
          <w:sz w:val="20"/>
          <w:szCs w:val="20"/>
        </w:rPr>
        <w:t>a</w:t>
      </w:r>
      <w:r w:rsidR="00171FB9" w:rsidRPr="005C7DB7">
        <w:rPr>
          <w:rFonts w:ascii="Verdana" w:eastAsia="MS PMincho" w:hAnsi="Verdana"/>
          <w:sz w:val="20"/>
          <w:szCs w:val="20"/>
        </w:rPr>
        <w:t>ys.</w:t>
      </w:r>
    </w:p>
    <w:p w14:paraId="1D5791C7" w14:textId="77777777" w:rsidR="00171FB9" w:rsidRPr="005C7DB7" w:rsidRDefault="00171FB9" w:rsidP="002C50F0">
      <w:pPr>
        <w:pStyle w:val="onlinetext"/>
        <w:suppressAutoHyphens/>
        <w:autoSpaceDE w:val="0"/>
        <w:spacing w:after="0"/>
        <w:rPr>
          <w:rFonts w:eastAsia="Times New Roman"/>
          <w:szCs w:val="20"/>
        </w:rPr>
      </w:pPr>
    </w:p>
    <w:tbl>
      <w:tblPr>
        <w:tblStyle w:val="TableGrid"/>
        <w:tblW w:w="0" w:type="auto"/>
        <w:tblLook w:val="04A0" w:firstRow="1" w:lastRow="0" w:firstColumn="1" w:lastColumn="0" w:noHBand="0" w:noVBand="1"/>
      </w:tblPr>
      <w:tblGrid>
        <w:gridCol w:w="9242"/>
      </w:tblGrid>
      <w:tr w:rsidR="00862EC8" w:rsidRPr="005C7DB7" w14:paraId="2AEBA16D" w14:textId="77777777" w:rsidTr="00862EC8">
        <w:tc>
          <w:tcPr>
            <w:tcW w:w="9242" w:type="dxa"/>
          </w:tcPr>
          <w:p w14:paraId="43804534" w14:textId="7AA7758C" w:rsidR="00862EC8" w:rsidRPr="005C7DB7" w:rsidRDefault="005C7DB7" w:rsidP="002C50F0">
            <w:pPr>
              <w:pStyle w:val="onlinetext"/>
              <w:suppressAutoHyphens/>
              <w:autoSpaceDE w:val="0"/>
              <w:spacing w:after="0"/>
              <w:rPr>
                <w:rFonts w:eastAsia="Times New Roman"/>
                <w:i/>
                <w:szCs w:val="20"/>
              </w:rPr>
            </w:pPr>
            <w:r>
              <w:rPr>
                <w:rFonts w:eastAsia="Times New Roman"/>
                <w:i/>
                <w:szCs w:val="20"/>
              </w:rPr>
              <w:t>s.</w:t>
            </w:r>
            <w:r w:rsidR="00862EC8" w:rsidRPr="005C7DB7">
              <w:rPr>
                <w:rFonts w:eastAsia="Times New Roman"/>
                <w:i/>
                <w:szCs w:val="20"/>
              </w:rPr>
              <w:t>11 Leasehold Reform, Housing and Urban Development Act 19</w:t>
            </w:r>
            <w:r w:rsidR="00635AB9">
              <w:rPr>
                <w:rFonts w:eastAsia="Times New Roman"/>
                <w:i/>
                <w:szCs w:val="20"/>
              </w:rPr>
              <w:t>93</w:t>
            </w:r>
          </w:p>
        </w:tc>
      </w:tr>
    </w:tbl>
    <w:p w14:paraId="2C9C9BA7" w14:textId="77777777" w:rsidR="00862EC8" w:rsidRPr="00171FB9" w:rsidRDefault="00862EC8" w:rsidP="002C50F0">
      <w:pPr>
        <w:pStyle w:val="onlinetext"/>
        <w:suppressAutoHyphens/>
        <w:autoSpaceDE w:val="0"/>
        <w:spacing w:after="0"/>
        <w:rPr>
          <w:rFonts w:eastAsia="Times New Roman"/>
          <w:szCs w:val="20"/>
        </w:rPr>
      </w:pPr>
    </w:p>
    <w:p w14:paraId="0F0C3355" w14:textId="77777777" w:rsidR="00171FB9" w:rsidRPr="00316A3E" w:rsidRDefault="0051325E" w:rsidP="00316A3E">
      <w:pPr>
        <w:pStyle w:val="Heading2"/>
      </w:pPr>
      <w:bookmarkStart w:id="302" w:name="_Toc415753292"/>
      <w:bookmarkStart w:id="303" w:name="_Toc443380623"/>
      <w:r w:rsidRPr="00316A3E">
        <w:t>13.3</w:t>
      </w:r>
      <w:r w:rsidR="00B75352">
        <w:tab/>
      </w:r>
      <w:r w:rsidR="00171FB9" w:rsidRPr="00316A3E">
        <w:t>Management policy</w:t>
      </w:r>
      <w:bookmarkEnd w:id="302"/>
      <w:bookmarkEnd w:id="303"/>
    </w:p>
    <w:p w14:paraId="6219F94D" w14:textId="77777777" w:rsidR="00171FB9" w:rsidRDefault="00171FB9" w:rsidP="009B0001">
      <w:pPr>
        <w:widowControl w:val="0"/>
        <w:autoSpaceDE w:val="0"/>
        <w:autoSpaceDN w:val="0"/>
        <w:adjustRightInd w:val="0"/>
        <w:spacing w:line="110" w:lineRule="exact"/>
        <w:rPr>
          <w:rFonts w:ascii="Verdana" w:eastAsia="MS PMincho" w:hAnsi="Verdana"/>
          <w:color w:val="000000"/>
          <w:sz w:val="20"/>
          <w:szCs w:val="20"/>
        </w:rPr>
      </w:pPr>
    </w:p>
    <w:p w14:paraId="197DEC5F" w14:textId="77777777" w:rsidR="009B0001" w:rsidRPr="00171FB9" w:rsidRDefault="009B0001" w:rsidP="009B0001">
      <w:pPr>
        <w:widowControl w:val="0"/>
        <w:autoSpaceDE w:val="0"/>
        <w:autoSpaceDN w:val="0"/>
        <w:adjustRightInd w:val="0"/>
        <w:spacing w:line="110" w:lineRule="exact"/>
        <w:rPr>
          <w:rFonts w:ascii="Verdana" w:eastAsia="MS PMincho" w:hAnsi="Verdana"/>
          <w:color w:val="000000"/>
          <w:sz w:val="20"/>
          <w:szCs w:val="20"/>
        </w:rPr>
      </w:pPr>
    </w:p>
    <w:p w14:paraId="0EE1B37C" w14:textId="77777777" w:rsidR="00171FB9" w:rsidRPr="005C7DB7" w:rsidRDefault="00171FB9" w:rsidP="002C50F0">
      <w:pPr>
        <w:widowControl w:val="0"/>
        <w:autoSpaceDE w:val="0"/>
        <w:autoSpaceDN w:val="0"/>
        <w:adjustRightInd w:val="0"/>
        <w:spacing w:line="243" w:lineRule="auto"/>
        <w:ind w:right="-41"/>
        <w:rPr>
          <w:rFonts w:ascii="Verdana" w:eastAsia="MS PMincho" w:hAnsi="Verdana"/>
          <w:sz w:val="20"/>
          <w:szCs w:val="20"/>
        </w:rPr>
      </w:pPr>
      <w:r w:rsidRPr="005C7DB7">
        <w:rPr>
          <w:rFonts w:ascii="Verdana" w:eastAsia="MS PMincho" w:hAnsi="Verdana"/>
          <w:spacing w:val="-27"/>
          <w:w w:val="93"/>
          <w:sz w:val="20"/>
          <w:szCs w:val="20"/>
        </w:rPr>
        <w:t>Y</w:t>
      </w:r>
      <w:r w:rsidRPr="005C7DB7">
        <w:rPr>
          <w:rFonts w:ascii="Verdana" w:eastAsia="MS PMincho" w:hAnsi="Verdana"/>
          <w:w w:val="93"/>
          <w:sz w:val="20"/>
          <w:szCs w:val="20"/>
        </w:rPr>
        <w:t>ou</w:t>
      </w:r>
      <w:r w:rsidRPr="005C7DB7">
        <w:rPr>
          <w:rFonts w:ascii="Verdana" w:eastAsia="MS PMincho" w:hAnsi="Verdana"/>
          <w:spacing w:val="8"/>
          <w:w w:val="93"/>
          <w:sz w:val="20"/>
          <w:szCs w:val="20"/>
        </w:rPr>
        <w:t xml:space="preserve"> </w:t>
      </w:r>
      <w:r w:rsidRPr="005C7DB7">
        <w:rPr>
          <w:rFonts w:ascii="Verdana" w:eastAsia="MS PMincho" w:hAnsi="Verdana"/>
          <w:sz w:val="20"/>
          <w:szCs w:val="20"/>
        </w:rPr>
        <w:t>should</w:t>
      </w:r>
      <w:r w:rsidRPr="005C7DB7">
        <w:rPr>
          <w:rFonts w:ascii="Verdana" w:eastAsia="MS PMincho" w:hAnsi="Verdana"/>
          <w:spacing w:val="13"/>
          <w:sz w:val="20"/>
          <w:szCs w:val="20"/>
        </w:rPr>
        <w:t xml:space="preserve"> </w:t>
      </w:r>
      <w:r w:rsidRPr="005C7DB7">
        <w:rPr>
          <w:rFonts w:ascii="Verdana" w:eastAsia="MS PMincho" w:hAnsi="Verdana"/>
          <w:sz w:val="20"/>
          <w:szCs w:val="20"/>
        </w:rPr>
        <w:t>manage</w:t>
      </w:r>
      <w:r w:rsidRPr="005C7DB7">
        <w:rPr>
          <w:rFonts w:ascii="Verdana" w:eastAsia="MS PMincho" w:hAnsi="Verdana"/>
          <w:spacing w:val="2"/>
          <w:sz w:val="20"/>
          <w:szCs w:val="20"/>
        </w:rPr>
        <w:t xml:space="preserve"> </w:t>
      </w:r>
      <w:r w:rsidRPr="005C7DB7">
        <w:rPr>
          <w:rFonts w:ascii="Verdana" w:eastAsia="MS PMincho" w:hAnsi="Verdana"/>
          <w:sz w:val="20"/>
          <w:szCs w:val="20"/>
        </w:rPr>
        <w:t>the</w:t>
      </w:r>
      <w:r w:rsidRPr="005C7DB7">
        <w:rPr>
          <w:rFonts w:ascii="Verdana" w:eastAsia="MS PMincho" w:hAnsi="Verdana"/>
          <w:spacing w:val="9"/>
          <w:sz w:val="20"/>
          <w:szCs w:val="20"/>
        </w:rPr>
        <w:t xml:space="preserve"> </w:t>
      </w:r>
      <w:r w:rsidRPr="005C7DB7">
        <w:rPr>
          <w:rFonts w:ascii="Verdana" w:eastAsia="MS PMincho" w:hAnsi="Verdana"/>
          <w:sz w:val="20"/>
          <w:szCs w:val="20"/>
        </w:rPr>
        <w:t>p</w:t>
      </w:r>
      <w:r w:rsidRPr="005C7DB7">
        <w:rPr>
          <w:rFonts w:ascii="Verdana" w:eastAsia="MS PMincho" w:hAnsi="Verdana"/>
          <w:spacing w:val="-3"/>
          <w:sz w:val="20"/>
          <w:szCs w:val="20"/>
        </w:rPr>
        <w:t>r</w:t>
      </w:r>
      <w:r w:rsidRPr="005C7DB7">
        <w:rPr>
          <w:rFonts w:ascii="Verdana" w:eastAsia="MS PMincho" w:hAnsi="Verdana"/>
          <w:spacing w:val="-1"/>
          <w:sz w:val="20"/>
          <w:szCs w:val="20"/>
        </w:rPr>
        <w:t>o</w:t>
      </w:r>
      <w:r w:rsidRPr="005C7DB7">
        <w:rPr>
          <w:rFonts w:ascii="Verdana" w:eastAsia="MS PMincho" w:hAnsi="Verdana"/>
          <w:spacing w:val="1"/>
          <w:sz w:val="20"/>
          <w:szCs w:val="20"/>
        </w:rPr>
        <w:t>p</w:t>
      </w:r>
      <w:r w:rsidRPr="005C7DB7">
        <w:rPr>
          <w:rFonts w:ascii="Verdana" w:eastAsia="MS PMincho" w:hAnsi="Verdana"/>
          <w:sz w:val="20"/>
          <w:szCs w:val="20"/>
        </w:rPr>
        <w:t>e</w:t>
      </w:r>
      <w:r w:rsidRPr="005C7DB7">
        <w:rPr>
          <w:rFonts w:ascii="Verdana" w:eastAsia="MS PMincho" w:hAnsi="Verdana"/>
          <w:spacing w:val="4"/>
          <w:sz w:val="20"/>
          <w:szCs w:val="20"/>
        </w:rPr>
        <w:t>r</w:t>
      </w:r>
      <w:r w:rsidRPr="005C7DB7">
        <w:rPr>
          <w:rFonts w:ascii="Verdana" w:eastAsia="MS PMincho" w:hAnsi="Verdana"/>
          <w:spacing w:val="3"/>
          <w:sz w:val="20"/>
          <w:szCs w:val="20"/>
        </w:rPr>
        <w:t>t</w:t>
      </w:r>
      <w:r w:rsidRPr="005C7DB7">
        <w:rPr>
          <w:rFonts w:ascii="Verdana" w:eastAsia="MS PMincho" w:hAnsi="Verdana"/>
          <w:sz w:val="20"/>
          <w:szCs w:val="20"/>
        </w:rPr>
        <w:t>y</w:t>
      </w:r>
      <w:r w:rsidRPr="005C7DB7">
        <w:rPr>
          <w:rFonts w:ascii="Verdana" w:eastAsia="MS PMincho" w:hAnsi="Verdana"/>
          <w:spacing w:val="13"/>
          <w:sz w:val="20"/>
          <w:szCs w:val="20"/>
        </w:rPr>
        <w:t xml:space="preserve"> </w:t>
      </w:r>
      <w:r w:rsidRPr="005C7DB7">
        <w:rPr>
          <w:rFonts w:ascii="Verdana" w:eastAsia="MS PMincho" w:hAnsi="Verdana"/>
          <w:sz w:val="20"/>
          <w:szCs w:val="20"/>
        </w:rPr>
        <w:t>on</w:t>
      </w:r>
      <w:r w:rsidRPr="005C7DB7">
        <w:rPr>
          <w:rFonts w:ascii="Verdana" w:eastAsia="MS PMincho" w:hAnsi="Verdana"/>
          <w:spacing w:val="14"/>
          <w:sz w:val="20"/>
          <w:szCs w:val="20"/>
        </w:rPr>
        <w:t xml:space="preserve"> </w:t>
      </w:r>
      <w:r w:rsidRPr="005C7DB7">
        <w:rPr>
          <w:rFonts w:ascii="Verdana" w:eastAsia="MS PMincho" w:hAnsi="Verdana"/>
          <w:sz w:val="20"/>
          <w:szCs w:val="20"/>
        </w:rPr>
        <w:t>as</w:t>
      </w:r>
      <w:r w:rsidRPr="005C7DB7">
        <w:rPr>
          <w:rFonts w:ascii="Verdana" w:eastAsia="MS PMincho" w:hAnsi="Verdana"/>
          <w:spacing w:val="-6"/>
          <w:sz w:val="20"/>
          <w:szCs w:val="20"/>
        </w:rPr>
        <w:t xml:space="preserve"> </w:t>
      </w:r>
      <w:r w:rsidRPr="005C7DB7">
        <w:rPr>
          <w:rFonts w:ascii="Verdana" w:eastAsia="MS PMincho" w:hAnsi="Verdana"/>
          <w:spacing w:val="-1"/>
          <w:sz w:val="20"/>
          <w:szCs w:val="20"/>
        </w:rPr>
        <w:t>o</w:t>
      </w:r>
      <w:r w:rsidRPr="005C7DB7">
        <w:rPr>
          <w:rFonts w:ascii="Verdana" w:eastAsia="MS PMincho" w:hAnsi="Verdana"/>
          <w:spacing w:val="1"/>
          <w:sz w:val="20"/>
          <w:szCs w:val="20"/>
        </w:rPr>
        <w:t>p</w:t>
      </w:r>
      <w:r w:rsidRPr="005C7DB7">
        <w:rPr>
          <w:rFonts w:ascii="Verdana" w:eastAsia="MS PMincho" w:hAnsi="Verdana"/>
          <w:sz w:val="20"/>
          <w:szCs w:val="20"/>
        </w:rPr>
        <w:t>en</w:t>
      </w:r>
      <w:r w:rsidRPr="005C7DB7">
        <w:rPr>
          <w:rFonts w:ascii="Verdana" w:eastAsia="MS PMincho" w:hAnsi="Verdana"/>
          <w:spacing w:val="14"/>
          <w:sz w:val="20"/>
          <w:szCs w:val="20"/>
        </w:rPr>
        <w:t xml:space="preserve"> </w:t>
      </w:r>
      <w:r w:rsidRPr="005C7DB7">
        <w:rPr>
          <w:rFonts w:ascii="Verdana" w:eastAsia="MS PMincho" w:hAnsi="Verdana"/>
          <w:sz w:val="20"/>
          <w:szCs w:val="20"/>
        </w:rPr>
        <w:t>and</w:t>
      </w:r>
      <w:r w:rsidRPr="005C7DB7">
        <w:rPr>
          <w:rFonts w:ascii="Verdana" w:eastAsia="MS PMincho" w:hAnsi="Verdana"/>
          <w:spacing w:val="14"/>
          <w:sz w:val="20"/>
          <w:szCs w:val="20"/>
        </w:rPr>
        <w:t xml:space="preserve"> </w:t>
      </w:r>
      <w:r w:rsidRPr="005C7DB7">
        <w:rPr>
          <w:rFonts w:ascii="Verdana" w:eastAsia="MS PMincho" w:hAnsi="Verdana"/>
          <w:spacing w:val="1"/>
          <w:sz w:val="20"/>
          <w:szCs w:val="20"/>
        </w:rPr>
        <w:t>t</w:t>
      </w:r>
      <w:r w:rsidRPr="005C7DB7">
        <w:rPr>
          <w:rFonts w:ascii="Verdana" w:eastAsia="MS PMincho" w:hAnsi="Verdana"/>
          <w:spacing w:val="2"/>
          <w:sz w:val="20"/>
          <w:szCs w:val="20"/>
        </w:rPr>
        <w:t>r</w:t>
      </w:r>
      <w:r w:rsidRPr="005C7DB7">
        <w:rPr>
          <w:rFonts w:ascii="Verdana" w:eastAsia="MS PMincho" w:hAnsi="Verdana"/>
          <w:sz w:val="20"/>
          <w:szCs w:val="20"/>
        </w:rPr>
        <w:t>anspa</w:t>
      </w:r>
      <w:r w:rsidRPr="005C7DB7">
        <w:rPr>
          <w:rFonts w:ascii="Verdana" w:eastAsia="MS PMincho" w:hAnsi="Verdana"/>
          <w:spacing w:val="-3"/>
          <w:sz w:val="20"/>
          <w:szCs w:val="20"/>
        </w:rPr>
        <w:t>r</w:t>
      </w:r>
      <w:r w:rsidRPr="005C7DB7">
        <w:rPr>
          <w:rFonts w:ascii="Verdana" w:eastAsia="MS PMincho" w:hAnsi="Verdana"/>
          <w:spacing w:val="-1"/>
          <w:sz w:val="20"/>
          <w:szCs w:val="20"/>
        </w:rPr>
        <w:t>e</w:t>
      </w:r>
      <w:r w:rsidRPr="005C7DB7">
        <w:rPr>
          <w:rFonts w:ascii="Verdana" w:eastAsia="MS PMincho" w:hAnsi="Verdana"/>
          <w:sz w:val="20"/>
          <w:szCs w:val="20"/>
        </w:rPr>
        <w:t>nt</w:t>
      </w:r>
      <w:r w:rsidRPr="005C7DB7">
        <w:rPr>
          <w:rFonts w:ascii="Verdana" w:eastAsia="MS PMincho" w:hAnsi="Verdana"/>
          <w:spacing w:val="34"/>
          <w:sz w:val="20"/>
          <w:szCs w:val="20"/>
        </w:rPr>
        <w:t xml:space="preserve"> </w:t>
      </w:r>
      <w:r w:rsidRPr="005C7DB7">
        <w:rPr>
          <w:rFonts w:ascii="Verdana" w:eastAsia="MS PMincho" w:hAnsi="Verdana"/>
          <w:sz w:val="20"/>
          <w:szCs w:val="20"/>
        </w:rPr>
        <w:t>a basis</w:t>
      </w:r>
      <w:r w:rsidRPr="005C7DB7">
        <w:rPr>
          <w:rFonts w:ascii="Verdana" w:eastAsia="MS PMincho" w:hAnsi="Verdana"/>
          <w:spacing w:val="-14"/>
          <w:sz w:val="20"/>
          <w:szCs w:val="20"/>
        </w:rPr>
        <w:t xml:space="preserve"> </w:t>
      </w:r>
      <w:r w:rsidRPr="005C7DB7">
        <w:rPr>
          <w:rFonts w:ascii="Verdana" w:eastAsia="MS PMincho" w:hAnsi="Verdana"/>
          <w:sz w:val="20"/>
          <w:szCs w:val="20"/>
        </w:rPr>
        <w:t>as</w:t>
      </w:r>
      <w:r w:rsidRPr="005C7DB7">
        <w:rPr>
          <w:rFonts w:ascii="Verdana" w:eastAsia="MS PMincho" w:hAnsi="Verdana"/>
          <w:spacing w:val="-8"/>
          <w:sz w:val="20"/>
          <w:szCs w:val="20"/>
        </w:rPr>
        <w:t xml:space="preserve"> </w:t>
      </w:r>
      <w:r w:rsidRPr="005C7DB7">
        <w:rPr>
          <w:rFonts w:ascii="Verdana" w:eastAsia="MS PMincho" w:hAnsi="Verdana"/>
          <w:spacing w:val="2"/>
          <w:w w:val="93"/>
          <w:sz w:val="20"/>
          <w:szCs w:val="20"/>
        </w:rPr>
        <w:t>i</w:t>
      </w:r>
      <w:r w:rsidRPr="005C7DB7">
        <w:rPr>
          <w:rFonts w:ascii="Verdana" w:eastAsia="MS PMincho" w:hAnsi="Verdana"/>
          <w:w w:val="93"/>
          <w:sz w:val="20"/>
          <w:szCs w:val="20"/>
        </w:rPr>
        <w:t>s</w:t>
      </w:r>
      <w:r w:rsidRPr="005C7DB7">
        <w:rPr>
          <w:rFonts w:ascii="Verdana" w:eastAsia="MS PMincho" w:hAnsi="Verdana"/>
          <w:sz w:val="20"/>
          <w:szCs w:val="20"/>
        </w:rPr>
        <w:t xml:space="preserve"> </w:t>
      </w:r>
      <w:r w:rsidRPr="005C7DB7">
        <w:rPr>
          <w:rFonts w:ascii="Verdana" w:eastAsia="MS PMincho" w:hAnsi="Verdana"/>
          <w:spacing w:val="2"/>
          <w:w w:val="107"/>
          <w:sz w:val="20"/>
          <w:szCs w:val="20"/>
        </w:rPr>
        <w:t>p</w:t>
      </w:r>
      <w:r w:rsidRPr="005C7DB7">
        <w:rPr>
          <w:rFonts w:ascii="Verdana" w:eastAsia="MS PMincho" w:hAnsi="Verdana"/>
          <w:spacing w:val="4"/>
          <w:w w:val="107"/>
          <w:sz w:val="20"/>
          <w:szCs w:val="20"/>
        </w:rPr>
        <w:t>r</w:t>
      </w:r>
      <w:r w:rsidRPr="005C7DB7">
        <w:rPr>
          <w:rFonts w:ascii="Verdana" w:eastAsia="MS PMincho" w:hAnsi="Verdana"/>
          <w:spacing w:val="2"/>
          <w:w w:val="97"/>
          <w:sz w:val="20"/>
          <w:szCs w:val="20"/>
        </w:rPr>
        <w:t>acticable</w:t>
      </w:r>
      <w:r w:rsidRPr="005C7DB7">
        <w:rPr>
          <w:rFonts w:ascii="Verdana" w:eastAsia="MS PMincho" w:hAnsi="Verdana"/>
          <w:w w:val="97"/>
          <w:sz w:val="20"/>
          <w:szCs w:val="20"/>
        </w:rPr>
        <w:t>,</w:t>
      </w:r>
      <w:r w:rsidRPr="005C7DB7">
        <w:rPr>
          <w:rFonts w:ascii="Verdana" w:eastAsia="MS PMincho" w:hAnsi="Verdana"/>
          <w:spacing w:val="39"/>
          <w:w w:val="97"/>
          <w:sz w:val="20"/>
          <w:szCs w:val="20"/>
        </w:rPr>
        <w:t xml:space="preserve"> </w:t>
      </w:r>
      <w:r w:rsidRPr="005C7DB7">
        <w:rPr>
          <w:rFonts w:ascii="Verdana" w:eastAsia="MS PMincho" w:hAnsi="Verdana"/>
          <w:spacing w:val="2"/>
          <w:sz w:val="20"/>
          <w:szCs w:val="20"/>
        </w:rPr>
        <w:t>subjec</w:t>
      </w:r>
      <w:r w:rsidRPr="005C7DB7">
        <w:rPr>
          <w:rFonts w:ascii="Verdana" w:eastAsia="MS PMincho" w:hAnsi="Verdana"/>
          <w:sz w:val="20"/>
          <w:szCs w:val="20"/>
        </w:rPr>
        <w:t>t</w:t>
      </w:r>
      <w:r w:rsidRPr="005C7DB7">
        <w:rPr>
          <w:rFonts w:ascii="Verdana" w:eastAsia="MS PMincho" w:hAnsi="Verdana"/>
          <w:spacing w:val="41"/>
          <w:sz w:val="20"/>
          <w:szCs w:val="20"/>
        </w:rPr>
        <w:t xml:space="preserve"> </w:t>
      </w:r>
      <w:r w:rsidRPr="005C7DB7">
        <w:rPr>
          <w:rFonts w:ascii="Verdana" w:eastAsia="MS PMincho" w:hAnsi="Verdana"/>
          <w:sz w:val="20"/>
          <w:szCs w:val="20"/>
        </w:rPr>
        <w:t xml:space="preserve">to </w:t>
      </w:r>
      <w:r w:rsidRPr="005C7DB7">
        <w:rPr>
          <w:rFonts w:ascii="Verdana" w:eastAsia="MS PMincho" w:hAnsi="Verdana"/>
          <w:spacing w:val="2"/>
          <w:sz w:val="20"/>
          <w:szCs w:val="20"/>
        </w:rPr>
        <w:t>maintainin</w:t>
      </w:r>
      <w:r w:rsidRPr="005C7DB7">
        <w:rPr>
          <w:rFonts w:ascii="Verdana" w:eastAsia="MS PMincho" w:hAnsi="Verdana"/>
          <w:sz w:val="20"/>
          <w:szCs w:val="20"/>
        </w:rPr>
        <w:t xml:space="preserve">g </w:t>
      </w:r>
      <w:r w:rsidRPr="005C7DB7">
        <w:rPr>
          <w:rFonts w:ascii="Verdana" w:eastAsia="MS PMincho" w:hAnsi="Verdana"/>
          <w:spacing w:val="-1"/>
          <w:sz w:val="20"/>
          <w:szCs w:val="20"/>
        </w:rPr>
        <w:t>c</w:t>
      </w:r>
      <w:r w:rsidRPr="005C7DB7">
        <w:rPr>
          <w:rFonts w:ascii="Verdana" w:eastAsia="MS PMincho" w:hAnsi="Verdana"/>
          <w:spacing w:val="1"/>
          <w:sz w:val="20"/>
          <w:szCs w:val="20"/>
        </w:rPr>
        <w:t>o</w:t>
      </w:r>
      <w:r w:rsidRPr="005C7DB7">
        <w:rPr>
          <w:rFonts w:ascii="Verdana" w:eastAsia="MS PMincho" w:hAnsi="Verdana"/>
          <w:spacing w:val="2"/>
          <w:sz w:val="20"/>
          <w:szCs w:val="20"/>
        </w:rPr>
        <w:t>nfidentiali</w:t>
      </w:r>
      <w:r w:rsidRPr="005C7DB7">
        <w:rPr>
          <w:rFonts w:ascii="Verdana" w:eastAsia="MS PMincho" w:hAnsi="Verdana"/>
          <w:spacing w:val="5"/>
          <w:sz w:val="20"/>
          <w:szCs w:val="20"/>
        </w:rPr>
        <w:t>t</w:t>
      </w:r>
      <w:r w:rsidRPr="005C7DB7">
        <w:rPr>
          <w:rFonts w:ascii="Verdana" w:eastAsia="MS PMincho" w:hAnsi="Verdana"/>
          <w:sz w:val="20"/>
          <w:szCs w:val="20"/>
        </w:rPr>
        <w:t>y</w:t>
      </w:r>
      <w:r w:rsidR="002C50F0" w:rsidRPr="005C7DB7">
        <w:rPr>
          <w:rFonts w:ascii="Verdana" w:eastAsia="MS PMincho" w:hAnsi="Verdana"/>
          <w:sz w:val="20"/>
          <w:szCs w:val="20"/>
        </w:rPr>
        <w:t xml:space="preserve"> </w:t>
      </w:r>
      <w:r w:rsidRPr="005C7DB7">
        <w:rPr>
          <w:rFonts w:ascii="Verdana" w:eastAsia="MS PMincho" w:hAnsi="Verdana"/>
          <w:spacing w:val="2"/>
          <w:sz w:val="20"/>
          <w:szCs w:val="20"/>
        </w:rPr>
        <w:t>i</w:t>
      </w:r>
      <w:r w:rsidRPr="005C7DB7">
        <w:rPr>
          <w:rFonts w:ascii="Verdana" w:eastAsia="MS PMincho" w:hAnsi="Verdana"/>
          <w:sz w:val="20"/>
          <w:szCs w:val="20"/>
        </w:rPr>
        <w:t>n</w:t>
      </w:r>
      <w:r w:rsidR="002C50F0" w:rsidRPr="005C7DB7">
        <w:rPr>
          <w:rFonts w:ascii="Verdana" w:eastAsia="MS PMincho" w:hAnsi="Verdana"/>
          <w:spacing w:val="48"/>
          <w:sz w:val="20"/>
          <w:szCs w:val="20"/>
        </w:rPr>
        <w:t xml:space="preserve"> </w:t>
      </w:r>
      <w:r w:rsidRPr="005C7DB7">
        <w:rPr>
          <w:rFonts w:ascii="Verdana" w:eastAsia="MS PMincho" w:hAnsi="Verdana"/>
          <w:spacing w:val="-1"/>
          <w:sz w:val="20"/>
          <w:szCs w:val="20"/>
        </w:rPr>
        <w:t>r</w:t>
      </w:r>
      <w:r w:rsidRPr="005C7DB7">
        <w:rPr>
          <w:rFonts w:ascii="Verdana" w:eastAsia="MS PMincho" w:hAnsi="Verdana"/>
          <w:spacing w:val="2"/>
          <w:sz w:val="20"/>
          <w:szCs w:val="20"/>
        </w:rPr>
        <w:t>espec</w:t>
      </w:r>
      <w:r w:rsidRPr="005C7DB7">
        <w:rPr>
          <w:rFonts w:ascii="Verdana" w:eastAsia="MS PMincho" w:hAnsi="Verdana"/>
          <w:sz w:val="20"/>
          <w:szCs w:val="20"/>
        </w:rPr>
        <w:t>t</w:t>
      </w:r>
      <w:r w:rsidRPr="005C7DB7">
        <w:rPr>
          <w:rFonts w:ascii="Verdana" w:eastAsia="MS PMincho" w:hAnsi="Verdana"/>
          <w:spacing w:val="44"/>
          <w:sz w:val="20"/>
          <w:szCs w:val="20"/>
        </w:rPr>
        <w:t xml:space="preserve"> </w:t>
      </w:r>
      <w:r w:rsidRPr="005C7DB7">
        <w:rPr>
          <w:rFonts w:ascii="Verdana" w:eastAsia="MS PMincho" w:hAnsi="Verdana"/>
          <w:spacing w:val="2"/>
          <w:sz w:val="20"/>
          <w:szCs w:val="20"/>
        </w:rPr>
        <w:t>of</w:t>
      </w:r>
      <w:r w:rsidR="00B56A0B" w:rsidRPr="005C7DB7">
        <w:rPr>
          <w:rFonts w:ascii="Verdana" w:eastAsia="MS PMincho" w:hAnsi="Verdana"/>
          <w:spacing w:val="2"/>
          <w:sz w:val="20"/>
          <w:szCs w:val="20"/>
        </w:rPr>
        <w:t xml:space="preserve"> commercially sensitive information and</w:t>
      </w:r>
      <w:r w:rsidRPr="005C7DB7">
        <w:rPr>
          <w:rFonts w:ascii="Verdana" w:eastAsia="MS PMincho" w:hAnsi="Verdana"/>
          <w:sz w:val="20"/>
          <w:szCs w:val="20"/>
        </w:rPr>
        <w:t xml:space="preserve"> </w:t>
      </w:r>
      <w:r w:rsidRPr="005C7DB7">
        <w:rPr>
          <w:rFonts w:ascii="Verdana" w:eastAsia="MS PMincho" w:hAnsi="Verdana"/>
          <w:spacing w:val="-1"/>
          <w:w w:val="101"/>
          <w:sz w:val="20"/>
          <w:szCs w:val="20"/>
        </w:rPr>
        <w:t>persona</w:t>
      </w:r>
      <w:r w:rsidRPr="005C7DB7">
        <w:rPr>
          <w:rFonts w:ascii="Verdana" w:eastAsia="MS PMincho" w:hAnsi="Verdana"/>
          <w:w w:val="101"/>
          <w:sz w:val="20"/>
          <w:szCs w:val="20"/>
        </w:rPr>
        <w:t>l</w:t>
      </w:r>
      <w:r w:rsidRPr="005C7DB7">
        <w:rPr>
          <w:rFonts w:ascii="Verdana" w:eastAsia="MS PMincho" w:hAnsi="Verdana"/>
          <w:spacing w:val="-15"/>
          <w:sz w:val="20"/>
          <w:szCs w:val="20"/>
        </w:rPr>
        <w:t xml:space="preserve"> </w:t>
      </w:r>
      <w:r w:rsidRPr="005C7DB7">
        <w:rPr>
          <w:rFonts w:ascii="Verdana" w:eastAsia="MS PMincho" w:hAnsi="Verdana"/>
          <w:spacing w:val="-1"/>
          <w:sz w:val="20"/>
          <w:szCs w:val="20"/>
        </w:rPr>
        <w:t>info</w:t>
      </w:r>
      <w:r w:rsidRPr="005C7DB7">
        <w:rPr>
          <w:rFonts w:ascii="Verdana" w:eastAsia="MS PMincho" w:hAnsi="Verdana"/>
          <w:sz w:val="20"/>
          <w:szCs w:val="20"/>
        </w:rPr>
        <w:t>r</w:t>
      </w:r>
      <w:r w:rsidRPr="005C7DB7">
        <w:rPr>
          <w:rFonts w:ascii="Verdana" w:eastAsia="MS PMincho" w:hAnsi="Verdana"/>
          <w:spacing w:val="-1"/>
          <w:sz w:val="20"/>
          <w:szCs w:val="20"/>
        </w:rPr>
        <w:t>mation</w:t>
      </w:r>
      <w:r w:rsidRPr="005C7DB7">
        <w:rPr>
          <w:rFonts w:ascii="Verdana" w:eastAsia="MS PMincho" w:hAnsi="Verdana"/>
          <w:sz w:val="20"/>
          <w:szCs w:val="20"/>
        </w:rPr>
        <w:t>.</w:t>
      </w:r>
      <w:r w:rsidRPr="005C7DB7">
        <w:rPr>
          <w:rFonts w:ascii="Verdana" w:eastAsia="MS PMincho" w:hAnsi="Verdana"/>
          <w:spacing w:val="-7"/>
          <w:sz w:val="20"/>
          <w:szCs w:val="20"/>
        </w:rPr>
        <w:t xml:space="preserve"> </w:t>
      </w:r>
      <w:r w:rsidRPr="005C7DB7">
        <w:rPr>
          <w:rFonts w:ascii="Verdana" w:eastAsia="MS PMincho" w:hAnsi="Verdana"/>
          <w:spacing w:val="-28"/>
          <w:w w:val="93"/>
          <w:sz w:val="20"/>
          <w:szCs w:val="20"/>
        </w:rPr>
        <w:t>Y</w:t>
      </w:r>
      <w:r w:rsidRPr="005C7DB7">
        <w:rPr>
          <w:rFonts w:ascii="Verdana" w:eastAsia="MS PMincho" w:hAnsi="Verdana"/>
          <w:spacing w:val="-1"/>
          <w:w w:val="93"/>
          <w:sz w:val="20"/>
          <w:szCs w:val="20"/>
        </w:rPr>
        <w:t>o</w:t>
      </w:r>
      <w:r w:rsidRPr="005C7DB7">
        <w:rPr>
          <w:rFonts w:ascii="Verdana" w:eastAsia="MS PMincho" w:hAnsi="Verdana"/>
          <w:w w:val="93"/>
          <w:sz w:val="20"/>
          <w:szCs w:val="20"/>
        </w:rPr>
        <w:t>u</w:t>
      </w:r>
      <w:r w:rsidRPr="005C7DB7">
        <w:rPr>
          <w:rFonts w:ascii="Verdana" w:eastAsia="MS PMincho" w:hAnsi="Verdana"/>
          <w:spacing w:val="-8"/>
          <w:w w:val="93"/>
          <w:sz w:val="20"/>
          <w:szCs w:val="20"/>
        </w:rPr>
        <w:t xml:space="preserve"> </w:t>
      </w:r>
      <w:r w:rsidRPr="005C7DB7">
        <w:rPr>
          <w:rFonts w:ascii="Verdana" w:eastAsia="MS PMincho" w:hAnsi="Verdana"/>
          <w:spacing w:val="-1"/>
          <w:sz w:val="20"/>
          <w:szCs w:val="20"/>
        </w:rPr>
        <w:t>shoul</w:t>
      </w:r>
      <w:r w:rsidRPr="005C7DB7">
        <w:rPr>
          <w:rFonts w:ascii="Verdana" w:eastAsia="MS PMincho" w:hAnsi="Verdana"/>
          <w:sz w:val="20"/>
          <w:szCs w:val="20"/>
        </w:rPr>
        <w:t>d</w:t>
      </w:r>
      <w:r w:rsidRPr="005C7DB7">
        <w:rPr>
          <w:rFonts w:ascii="Verdana" w:eastAsia="MS PMincho" w:hAnsi="Verdana"/>
          <w:spacing w:val="-6"/>
          <w:sz w:val="20"/>
          <w:szCs w:val="20"/>
        </w:rPr>
        <w:t xml:space="preserve"> </w:t>
      </w:r>
      <w:r w:rsidRPr="005C7DB7">
        <w:rPr>
          <w:rFonts w:ascii="Verdana" w:eastAsia="MS PMincho" w:hAnsi="Verdana"/>
          <w:spacing w:val="-3"/>
          <w:w w:val="98"/>
          <w:sz w:val="20"/>
          <w:szCs w:val="20"/>
        </w:rPr>
        <w:t>e</w:t>
      </w:r>
      <w:r w:rsidRPr="005C7DB7">
        <w:rPr>
          <w:rFonts w:ascii="Verdana" w:eastAsia="MS PMincho" w:hAnsi="Verdana"/>
          <w:spacing w:val="-1"/>
          <w:w w:val="98"/>
          <w:sz w:val="20"/>
          <w:szCs w:val="20"/>
        </w:rPr>
        <w:t>xplai</w:t>
      </w:r>
      <w:r w:rsidRPr="005C7DB7">
        <w:rPr>
          <w:rFonts w:ascii="Verdana" w:eastAsia="MS PMincho" w:hAnsi="Verdana"/>
          <w:w w:val="98"/>
          <w:sz w:val="20"/>
          <w:szCs w:val="20"/>
        </w:rPr>
        <w:t>n</w:t>
      </w:r>
      <w:r w:rsidRPr="005C7DB7">
        <w:rPr>
          <w:rFonts w:ascii="Verdana" w:eastAsia="MS PMincho" w:hAnsi="Verdana"/>
          <w:spacing w:val="-12"/>
          <w:w w:val="98"/>
          <w:sz w:val="20"/>
          <w:szCs w:val="20"/>
        </w:rPr>
        <w:t xml:space="preserve"> </w:t>
      </w:r>
      <w:r w:rsidRPr="005C7DB7">
        <w:rPr>
          <w:rFonts w:ascii="Verdana" w:eastAsia="MS PMincho" w:hAnsi="Verdana"/>
          <w:spacing w:val="-4"/>
          <w:sz w:val="20"/>
          <w:szCs w:val="20"/>
        </w:rPr>
        <w:t>t</w:t>
      </w:r>
      <w:r w:rsidRPr="005C7DB7">
        <w:rPr>
          <w:rFonts w:ascii="Verdana" w:eastAsia="MS PMincho" w:hAnsi="Verdana"/>
          <w:sz w:val="20"/>
          <w:szCs w:val="20"/>
        </w:rPr>
        <w:t>o</w:t>
      </w:r>
      <w:r w:rsidRPr="005C7DB7">
        <w:rPr>
          <w:rFonts w:ascii="Verdana" w:eastAsia="MS PMincho" w:hAnsi="Verdana"/>
          <w:spacing w:val="-6"/>
          <w:sz w:val="20"/>
          <w:szCs w:val="20"/>
        </w:rPr>
        <w:t xml:space="preserve"> </w:t>
      </w:r>
      <w:r w:rsidRPr="005C7DB7">
        <w:rPr>
          <w:rFonts w:ascii="Verdana" w:eastAsia="MS PMincho" w:hAnsi="Verdana"/>
          <w:spacing w:val="-1"/>
          <w:sz w:val="20"/>
          <w:szCs w:val="20"/>
        </w:rPr>
        <w:t>th</w:t>
      </w:r>
      <w:r w:rsidRPr="005C7DB7">
        <w:rPr>
          <w:rFonts w:ascii="Verdana" w:eastAsia="MS PMincho" w:hAnsi="Verdana"/>
          <w:sz w:val="20"/>
          <w:szCs w:val="20"/>
        </w:rPr>
        <w:t>e</w:t>
      </w:r>
      <w:r w:rsidRPr="005C7DB7">
        <w:rPr>
          <w:rFonts w:ascii="Verdana" w:eastAsia="MS PMincho" w:hAnsi="Verdana"/>
          <w:spacing w:val="-10"/>
          <w:sz w:val="20"/>
          <w:szCs w:val="20"/>
        </w:rPr>
        <w:t xml:space="preserve"> </w:t>
      </w:r>
      <w:r w:rsidR="002C50F0" w:rsidRPr="005C7DB7">
        <w:rPr>
          <w:rFonts w:ascii="Verdana" w:eastAsia="MS PMincho" w:hAnsi="Verdana"/>
          <w:spacing w:val="-3"/>
          <w:sz w:val="20"/>
          <w:szCs w:val="20"/>
        </w:rPr>
        <w:t>leaseholders</w:t>
      </w:r>
      <w:r w:rsidRPr="005C7DB7">
        <w:rPr>
          <w:rFonts w:ascii="Verdana" w:eastAsia="MS PMincho" w:hAnsi="Verdana"/>
          <w:spacing w:val="3"/>
          <w:sz w:val="20"/>
          <w:szCs w:val="20"/>
        </w:rPr>
        <w:t xml:space="preserve"> </w:t>
      </w:r>
      <w:r w:rsidRPr="005C7DB7">
        <w:rPr>
          <w:rFonts w:ascii="Verdana" w:eastAsia="MS PMincho" w:hAnsi="Verdana"/>
          <w:spacing w:val="-5"/>
          <w:sz w:val="20"/>
          <w:szCs w:val="20"/>
        </w:rPr>
        <w:t>y</w:t>
      </w:r>
      <w:r w:rsidRPr="005C7DB7">
        <w:rPr>
          <w:rFonts w:ascii="Verdana" w:eastAsia="MS PMincho" w:hAnsi="Verdana"/>
          <w:spacing w:val="-1"/>
          <w:sz w:val="20"/>
          <w:szCs w:val="20"/>
        </w:rPr>
        <w:t>ou</w:t>
      </w:r>
      <w:r w:rsidRPr="005C7DB7">
        <w:rPr>
          <w:rFonts w:ascii="Verdana" w:eastAsia="MS PMincho" w:hAnsi="Verdana"/>
          <w:sz w:val="20"/>
          <w:szCs w:val="20"/>
        </w:rPr>
        <w:t>r</w:t>
      </w:r>
      <w:r w:rsidRPr="005C7DB7">
        <w:rPr>
          <w:rFonts w:ascii="Verdana" w:eastAsia="MS PMincho" w:hAnsi="Verdana"/>
          <w:spacing w:val="-14"/>
          <w:sz w:val="20"/>
          <w:szCs w:val="20"/>
        </w:rPr>
        <w:t xml:space="preserve"> </w:t>
      </w:r>
      <w:r w:rsidRPr="005C7DB7">
        <w:rPr>
          <w:rFonts w:ascii="Verdana" w:eastAsia="MS PMincho" w:hAnsi="Verdana"/>
          <w:spacing w:val="-4"/>
          <w:sz w:val="20"/>
          <w:szCs w:val="20"/>
        </w:rPr>
        <w:t>r</w:t>
      </w:r>
      <w:r w:rsidRPr="005C7DB7">
        <w:rPr>
          <w:rFonts w:ascii="Verdana" w:eastAsia="MS PMincho" w:hAnsi="Verdana"/>
          <w:spacing w:val="-1"/>
          <w:sz w:val="20"/>
          <w:szCs w:val="20"/>
        </w:rPr>
        <w:t>elationship</w:t>
      </w:r>
      <w:r w:rsidRPr="005C7DB7">
        <w:rPr>
          <w:rFonts w:ascii="Verdana" w:eastAsia="MS PMincho" w:hAnsi="Verdana"/>
          <w:spacing w:val="9"/>
          <w:sz w:val="20"/>
          <w:szCs w:val="20"/>
        </w:rPr>
        <w:t xml:space="preserve"> </w:t>
      </w:r>
      <w:r w:rsidRPr="005C7DB7">
        <w:rPr>
          <w:rFonts w:ascii="Verdana" w:eastAsia="MS PMincho" w:hAnsi="Verdana"/>
          <w:spacing w:val="4"/>
          <w:sz w:val="20"/>
          <w:szCs w:val="20"/>
        </w:rPr>
        <w:t>w</w:t>
      </w:r>
      <w:r w:rsidRPr="005C7DB7">
        <w:rPr>
          <w:rFonts w:ascii="Verdana" w:eastAsia="MS PMincho" w:hAnsi="Verdana"/>
          <w:sz w:val="20"/>
          <w:szCs w:val="20"/>
        </w:rPr>
        <w:t>ith</w:t>
      </w:r>
      <w:r w:rsidRPr="005C7DB7">
        <w:rPr>
          <w:rFonts w:ascii="Verdana" w:eastAsia="MS PMincho" w:hAnsi="Verdana"/>
          <w:spacing w:val="-2"/>
          <w:sz w:val="20"/>
          <w:szCs w:val="20"/>
        </w:rPr>
        <w:t xml:space="preserve"> </w:t>
      </w:r>
      <w:r w:rsidRPr="005C7DB7">
        <w:rPr>
          <w:rFonts w:ascii="Verdana" w:eastAsia="MS PMincho" w:hAnsi="Verdana"/>
          <w:sz w:val="20"/>
          <w:szCs w:val="20"/>
        </w:rPr>
        <w:t>the</w:t>
      </w:r>
      <w:r w:rsidRPr="005C7DB7">
        <w:rPr>
          <w:rFonts w:ascii="Verdana" w:eastAsia="MS PMincho" w:hAnsi="Verdana"/>
          <w:spacing w:val="5"/>
          <w:sz w:val="20"/>
          <w:szCs w:val="20"/>
        </w:rPr>
        <w:t xml:space="preserve"> </w:t>
      </w:r>
      <w:r w:rsidRPr="005C7DB7">
        <w:rPr>
          <w:rFonts w:ascii="Verdana" w:eastAsia="MS PMincho" w:hAnsi="Verdana"/>
          <w:sz w:val="20"/>
          <w:szCs w:val="20"/>
        </w:rPr>
        <w:t>landlo</w:t>
      </w:r>
      <w:r w:rsidRPr="005C7DB7">
        <w:rPr>
          <w:rFonts w:ascii="Verdana" w:eastAsia="MS PMincho" w:hAnsi="Verdana"/>
          <w:spacing w:val="-3"/>
          <w:sz w:val="20"/>
          <w:szCs w:val="20"/>
        </w:rPr>
        <w:t>r</w:t>
      </w:r>
      <w:r w:rsidRPr="005C7DB7">
        <w:rPr>
          <w:rFonts w:ascii="Verdana" w:eastAsia="MS PMincho" w:hAnsi="Verdana"/>
          <w:sz w:val="20"/>
          <w:szCs w:val="20"/>
        </w:rPr>
        <w:t>d.</w:t>
      </w:r>
      <w:r w:rsidRPr="005C7DB7">
        <w:rPr>
          <w:rFonts w:ascii="Verdana" w:eastAsia="MS PMincho" w:hAnsi="Verdana"/>
          <w:spacing w:val="-1"/>
          <w:sz w:val="20"/>
          <w:szCs w:val="20"/>
        </w:rPr>
        <w:t xml:space="preserve"> </w:t>
      </w:r>
      <w:r w:rsidRPr="005C7DB7">
        <w:rPr>
          <w:rFonts w:ascii="Verdana" w:eastAsia="MS PMincho" w:hAnsi="Verdana"/>
          <w:spacing w:val="-2"/>
          <w:sz w:val="20"/>
          <w:szCs w:val="20"/>
        </w:rPr>
        <w:t>A</w:t>
      </w:r>
      <w:r w:rsidRPr="005C7DB7">
        <w:rPr>
          <w:rFonts w:ascii="Verdana" w:eastAsia="MS PMincho" w:hAnsi="Verdana"/>
          <w:spacing w:val="-5"/>
          <w:sz w:val="20"/>
          <w:szCs w:val="20"/>
        </w:rPr>
        <w:t>n</w:t>
      </w:r>
      <w:r w:rsidRPr="005C7DB7">
        <w:rPr>
          <w:rFonts w:ascii="Verdana" w:eastAsia="MS PMincho" w:hAnsi="Verdana"/>
          <w:sz w:val="20"/>
          <w:szCs w:val="20"/>
        </w:rPr>
        <w:t>y</w:t>
      </w:r>
      <w:r w:rsidRPr="005C7DB7">
        <w:rPr>
          <w:rFonts w:ascii="Verdana" w:eastAsia="MS PMincho" w:hAnsi="Verdana"/>
          <w:spacing w:val="-2"/>
          <w:sz w:val="20"/>
          <w:szCs w:val="20"/>
        </w:rPr>
        <w:t xml:space="preserve"> </w:t>
      </w:r>
      <w:r w:rsidRPr="005C7DB7">
        <w:rPr>
          <w:rFonts w:ascii="Verdana" w:eastAsia="MS PMincho" w:hAnsi="Verdana"/>
          <w:sz w:val="20"/>
          <w:szCs w:val="20"/>
        </w:rPr>
        <w:t>in</w:t>
      </w:r>
      <w:r w:rsidRPr="005C7DB7">
        <w:rPr>
          <w:rFonts w:ascii="Verdana" w:eastAsia="MS PMincho" w:hAnsi="Verdana"/>
          <w:spacing w:val="-2"/>
          <w:sz w:val="20"/>
          <w:szCs w:val="20"/>
        </w:rPr>
        <w:t>t</w:t>
      </w:r>
      <w:r w:rsidRPr="005C7DB7">
        <w:rPr>
          <w:rFonts w:ascii="Verdana" w:eastAsia="MS PMincho" w:hAnsi="Verdana"/>
          <w:sz w:val="20"/>
          <w:szCs w:val="20"/>
        </w:rPr>
        <w:t>e</w:t>
      </w:r>
      <w:r w:rsidRPr="005C7DB7">
        <w:rPr>
          <w:rFonts w:ascii="Verdana" w:eastAsia="MS PMincho" w:hAnsi="Verdana"/>
          <w:spacing w:val="-3"/>
          <w:sz w:val="20"/>
          <w:szCs w:val="20"/>
        </w:rPr>
        <w:t>r</w:t>
      </w:r>
      <w:r w:rsidRPr="005C7DB7">
        <w:rPr>
          <w:rFonts w:ascii="Verdana" w:eastAsia="MS PMincho" w:hAnsi="Verdana"/>
          <w:sz w:val="20"/>
          <w:szCs w:val="20"/>
        </w:rPr>
        <w:t>est,</w:t>
      </w:r>
      <w:r w:rsidRPr="005C7DB7">
        <w:rPr>
          <w:rFonts w:ascii="Verdana" w:eastAsia="MS PMincho" w:hAnsi="Verdana"/>
          <w:spacing w:val="-7"/>
          <w:sz w:val="20"/>
          <w:szCs w:val="20"/>
        </w:rPr>
        <w:t xml:space="preserve"> </w:t>
      </w:r>
      <w:r w:rsidRPr="005C7DB7">
        <w:rPr>
          <w:rFonts w:ascii="Verdana" w:eastAsia="MS PMincho" w:hAnsi="Verdana"/>
          <w:sz w:val="20"/>
          <w:szCs w:val="20"/>
        </w:rPr>
        <w:t>financial</w:t>
      </w:r>
      <w:r w:rsidRPr="005C7DB7">
        <w:rPr>
          <w:rFonts w:ascii="Verdana" w:eastAsia="MS PMincho" w:hAnsi="Verdana"/>
          <w:spacing w:val="-9"/>
          <w:sz w:val="20"/>
          <w:szCs w:val="20"/>
        </w:rPr>
        <w:t xml:space="preserve"> </w:t>
      </w:r>
      <w:r w:rsidRPr="005C7DB7">
        <w:rPr>
          <w:rFonts w:ascii="Verdana" w:eastAsia="MS PMincho" w:hAnsi="Verdana"/>
          <w:sz w:val="20"/>
          <w:szCs w:val="20"/>
        </w:rPr>
        <w:t>or</w:t>
      </w:r>
      <w:r w:rsidRPr="005C7DB7">
        <w:rPr>
          <w:rFonts w:ascii="Verdana" w:eastAsia="MS PMincho" w:hAnsi="Verdana"/>
          <w:spacing w:val="8"/>
          <w:sz w:val="20"/>
          <w:szCs w:val="20"/>
        </w:rPr>
        <w:t xml:space="preserve"> </w:t>
      </w:r>
      <w:r w:rsidRPr="005C7DB7">
        <w:rPr>
          <w:rFonts w:ascii="Verdana" w:eastAsia="MS PMincho" w:hAnsi="Verdana"/>
          <w:w w:val="98"/>
          <w:sz w:val="20"/>
          <w:szCs w:val="20"/>
        </w:rPr>
        <w:t>othe</w:t>
      </w:r>
      <w:r w:rsidRPr="005C7DB7">
        <w:rPr>
          <w:rFonts w:ascii="Verdana" w:eastAsia="MS PMincho" w:hAnsi="Verdana"/>
          <w:spacing w:val="3"/>
          <w:w w:val="98"/>
          <w:sz w:val="20"/>
          <w:szCs w:val="20"/>
        </w:rPr>
        <w:t>r</w:t>
      </w:r>
      <w:r w:rsidRPr="005C7DB7">
        <w:rPr>
          <w:rFonts w:ascii="Verdana" w:eastAsia="MS PMincho" w:hAnsi="Verdana"/>
          <w:spacing w:val="4"/>
          <w:w w:val="98"/>
          <w:sz w:val="20"/>
          <w:szCs w:val="20"/>
        </w:rPr>
        <w:t>w</w:t>
      </w:r>
      <w:r w:rsidRPr="005C7DB7">
        <w:rPr>
          <w:rFonts w:ascii="Verdana" w:eastAsia="MS PMincho" w:hAnsi="Verdana"/>
          <w:w w:val="98"/>
          <w:sz w:val="20"/>
          <w:szCs w:val="20"/>
        </w:rPr>
        <w:t>ise,</w:t>
      </w:r>
      <w:r w:rsidRPr="005C7DB7">
        <w:rPr>
          <w:rFonts w:ascii="Verdana" w:eastAsia="MS PMincho" w:hAnsi="Verdana"/>
          <w:spacing w:val="-4"/>
          <w:w w:val="98"/>
          <w:sz w:val="20"/>
          <w:szCs w:val="20"/>
        </w:rPr>
        <w:t xml:space="preserve"> </w:t>
      </w:r>
      <w:r w:rsidRPr="005C7DB7">
        <w:rPr>
          <w:rFonts w:ascii="Verdana" w:eastAsia="MS PMincho" w:hAnsi="Verdana"/>
          <w:spacing w:val="-4"/>
          <w:sz w:val="20"/>
          <w:szCs w:val="20"/>
        </w:rPr>
        <w:t>y</w:t>
      </w:r>
      <w:r w:rsidRPr="005C7DB7">
        <w:rPr>
          <w:rFonts w:ascii="Verdana" w:eastAsia="MS PMincho" w:hAnsi="Verdana"/>
          <w:sz w:val="20"/>
          <w:szCs w:val="20"/>
        </w:rPr>
        <w:t>ou</w:t>
      </w:r>
      <w:r w:rsidRPr="005C7DB7">
        <w:rPr>
          <w:rFonts w:ascii="Verdana" w:eastAsia="MS PMincho" w:hAnsi="Verdana"/>
          <w:spacing w:val="-3"/>
          <w:sz w:val="20"/>
          <w:szCs w:val="20"/>
        </w:rPr>
        <w:t xml:space="preserve"> </w:t>
      </w:r>
      <w:r w:rsidRPr="005C7DB7">
        <w:rPr>
          <w:rFonts w:ascii="Verdana" w:eastAsia="MS PMincho" w:hAnsi="Verdana"/>
          <w:sz w:val="20"/>
          <w:szCs w:val="20"/>
        </w:rPr>
        <w:t>m</w:t>
      </w:r>
      <w:r w:rsidRPr="005C7DB7">
        <w:rPr>
          <w:rFonts w:ascii="Verdana" w:eastAsia="MS PMincho" w:hAnsi="Verdana"/>
          <w:spacing w:val="-4"/>
          <w:sz w:val="20"/>
          <w:szCs w:val="20"/>
        </w:rPr>
        <w:t>a</w:t>
      </w:r>
      <w:r w:rsidRPr="005C7DB7">
        <w:rPr>
          <w:rFonts w:ascii="Verdana" w:eastAsia="MS PMincho" w:hAnsi="Verdana"/>
          <w:sz w:val="20"/>
          <w:szCs w:val="20"/>
        </w:rPr>
        <w:t>y</w:t>
      </w:r>
      <w:r w:rsidRPr="005C7DB7">
        <w:rPr>
          <w:rFonts w:ascii="Verdana" w:eastAsia="MS PMincho" w:hAnsi="Verdana"/>
          <w:spacing w:val="-8"/>
          <w:sz w:val="20"/>
          <w:szCs w:val="20"/>
        </w:rPr>
        <w:t xml:space="preserve"> </w:t>
      </w:r>
      <w:r w:rsidRPr="005C7DB7">
        <w:rPr>
          <w:rFonts w:ascii="Verdana" w:eastAsia="MS PMincho" w:hAnsi="Verdana"/>
          <w:sz w:val="20"/>
          <w:szCs w:val="20"/>
        </w:rPr>
        <w:t>h</w:t>
      </w:r>
      <w:r w:rsidRPr="005C7DB7">
        <w:rPr>
          <w:rFonts w:ascii="Verdana" w:eastAsia="MS PMincho" w:hAnsi="Verdana"/>
          <w:spacing w:val="-4"/>
          <w:sz w:val="20"/>
          <w:szCs w:val="20"/>
        </w:rPr>
        <w:t>av</w:t>
      </w:r>
      <w:r w:rsidRPr="005C7DB7">
        <w:rPr>
          <w:rFonts w:ascii="Verdana" w:eastAsia="MS PMincho" w:hAnsi="Verdana"/>
          <w:sz w:val="20"/>
          <w:szCs w:val="20"/>
        </w:rPr>
        <w:t>e</w:t>
      </w:r>
      <w:r w:rsidRPr="005C7DB7">
        <w:rPr>
          <w:rFonts w:ascii="Verdana" w:eastAsia="MS PMincho" w:hAnsi="Verdana"/>
          <w:spacing w:val="-14"/>
          <w:sz w:val="20"/>
          <w:szCs w:val="20"/>
        </w:rPr>
        <w:t xml:space="preserve"> </w:t>
      </w:r>
      <w:r w:rsidRPr="005C7DB7">
        <w:rPr>
          <w:rFonts w:ascii="Verdana" w:eastAsia="MS PMincho" w:hAnsi="Verdana"/>
          <w:sz w:val="20"/>
          <w:szCs w:val="20"/>
        </w:rPr>
        <w:t>in</w:t>
      </w:r>
      <w:r w:rsidRPr="005C7DB7">
        <w:rPr>
          <w:rFonts w:ascii="Verdana" w:eastAsia="MS PMincho" w:hAnsi="Verdana"/>
          <w:spacing w:val="6"/>
          <w:sz w:val="20"/>
          <w:szCs w:val="20"/>
        </w:rPr>
        <w:t xml:space="preserve"> </w:t>
      </w:r>
      <w:r w:rsidRPr="005C7DB7">
        <w:rPr>
          <w:rFonts w:ascii="Verdana" w:eastAsia="MS PMincho" w:hAnsi="Verdana"/>
          <w:spacing w:val="2"/>
          <w:sz w:val="20"/>
          <w:szCs w:val="20"/>
        </w:rPr>
        <w:t>a</w:t>
      </w:r>
      <w:r w:rsidRPr="005C7DB7">
        <w:rPr>
          <w:rFonts w:ascii="Verdana" w:eastAsia="MS PMincho" w:hAnsi="Verdana"/>
          <w:spacing w:val="-3"/>
          <w:sz w:val="20"/>
          <w:szCs w:val="20"/>
        </w:rPr>
        <w:t>n</w:t>
      </w:r>
      <w:r w:rsidRPr="005C7DB7">
        <w:rPr>
          <w:rFonts w:ascii="Verdana" w:eastAsia="MS PMincho" w:hAnsi="Verdana"/>
          <w:sz w:val="20"/>
          <w:szCs w:val="20"/>
        </w:rPr>
        <w:t>y</w:t>
      </w:r>
      <w:r w:rsidRPr="005C7DB7">
        <w:rPr>
          <w:rFonts w:ascii="Verdana" w:eastAsia="MS PMincho" w:hAnsi="Verdana"/>
          <w:spacing w:val="36"/>
          <w:sz w:val="20"/>
          <w:szCs w:val="20"/>
        </w:rPr>
        <w:t xml:space="preserve"> </w:t>
      </w:r>
      <w:r w:rsidRPr="005C7DB7">
        <w:rPr>
          <w:rFonts w:ascii="Verdana" w:eastAsia="MS PMincho" w:hAnsi="Verdana"/>
          <w:spacing w:val="-1"/>
          <w:sz w:val="20"/>
          <w:szCs w:val="20"/>
        </w:rPr>
        <w:t>c</w:t>
      </w:r>
      <w:r w:rsidRPr="005C7DB7">
        <w:rPr>
          <w:rFonts w:ascii="Verdana" w:eastAsia="MS PMincho" w:hAnsi="Verdana"/>
          <w:spacing w:val="1"/>
          <w:sz w:val="20"/>
          <w:szCs w:val="20"/>
        </w:rPr>
        <w:t>o</w:t>
      </w:r>
      <w:r w:rsidRPr="005C7DB7">
        <w:rPr>
          <w:rFonts w:ascii="Verdana" w:eastAsia="MS PMincho" w:hAnsi="Verdana"/>
          <w:spacing w:val="2"/>
          <w:sz w:val="20"/>
          <w:szCs w:val="20"/>
        </w:rPr>
        <w:t>mpanie</w:t>
      </w:r>
      <w:r w:rsidRPr="005C7DB7">
        <w:rPr>
          <w:rFonts w:ascii="Verdana" w:eastAsia="MS PMincho" w:hAnsi="Verdana"/>
          <w:sz w:val="20"/>
          <w:szCs w:val="20"/>
        </w:rPr>
        <w:t xml:space="preserve">s </w:t>
      </w:r>
      <w:r w:rsidRPr="005C7DB7">
        <w:rPr>
          <w:rFonts w:ascii="Verdana" w:eastAsia="MS PMincho" w:hAnsi="Verdana"/>
          <w:spacing w:val="2"/>
          <w:sz w:val="20"/>
          <w:szCs w:val="20"/>
        </w:rPr>
        <w:t>empl</w:t>
      </w:r>
      <w:r w:rsidRPr="005C7DB7">
        <w:rPr>
          <w:rFonts w:ascii="Verdana" w:eastAsia="MS PMincho" w:hAnsi="Verdana"/>
          <w:spacing w:val="-2"/>
          <w:sz w:val="20"/>
          <w:szCs w:val="20"/>
        </w:rPr>
        <w:t>o</w:t>
      </w:r>
      <w:r w:rsidRPr="005C7DB7">
        <w:rPr>
          <w:rFonts w:ascii="Verdana" w:eastAsia="MS PMincho" w:hAnsi="Verdana"/>
          <w:spacing w:val="-1"/>
          <w:sz w:val="20"/>
          <w:szCs w:val="20"/>
        </w:rPr>
        <w:t>y</w:t>
      </w:r>
      <w:r w:rsidRPr="005C7DB7">
        <w:rPr>
          <w:rFonts w:ascii="Verdana" w:eastAsia="MS PMincho" w:hAnsi="Verdana"/>
          <w:spacing w:val="3"/>
          <w:sz w:val="20"/>
          <w:szCs w:val="20"/>
        </w:rPr>
        <w:t>e</w:t>
      </w:r>
      <w:r w:rsidRPr="005C7DB7">
        <w:rPr>
          <w:rFonts w:ascii="Verdana" w:eastAsia="MS PMincho" w:hAnsi="Verdana"/>
          <w:sz w:val="20"/>
          <w:szCs w:val="20"/>
        </w:rPr>
        <w:t>d</w:t>
      </w:r>
      <w:r w:rsidRPr="005C7DB7">
        <w:rPr>
          <w:rFonts w:ascii="Verdana" w:eastAsia="MS PMincho" w:hAnsi="Verdana"/>
          <w:spacing w:val="40"/>
          <w:sz w:val="20"/>
          <w:szCs w:val="20"/>
        </w:rPr>
        <w:t xml:space="preserve"> </w:t>
      </w:r>
      <w:r w:rsidRPr="005C7DB7">
        <w:rPr>
          <w:rFonts w:ascii="Verdana" w:eastAsia="MS PMincho" w:hAnsi="Verdana"/>
          <w:w w:val="111"/>
          <w:sz w:val="20"/>
          <w:szCs w:val="20"/>
        </w:rPr>
        <w:t>t</w:t>
      </w:r>
      <w:r w:rsidRPr="005C7DB7">
        <w:rPr>
          <w:rFonts w:ascii="Verdana" w:eastAsia="MS PMincho" w:hAnsi="Verdana"/>
          <w:w w:val="103"/>
          <w:sz w:val="20"/>
          <w:szCs w:val="20"/>
        </w:rPr>
        <w:t>o</w:t>
      </w:r>
      <w:r w:rsidRPr="005C7DB7">
        <w:rPr>
          <w:rFonts w:ascii="Verdana" w:eastAsia="MS PMincho" w:hAnsi="Verdana"/>
          <w:sz w:val="20"/>
          <w:szCs w:val="20"/>
        </w:rPr>
        <w:t xml:space="preserve"> </w:t>
      </w:r>
      <w:r w:rsidRPr="005C7DB7">
        <w:rPr>
          <w:rFonts w:ascii="Verdana" w:eastAsia="MS PMincho" w:hAnsi="Verdana"/>
          <w:spacing w:val="2"/>
          <w:sz w:val="20"/>
          <w:szCs w:val="20"/>
        </w:rPr>
        <w:t>p</w:t>
      </w:r>
      <w:r w:rsidRPr="005C7DB7">
        <w:rPr>
          <w:rFonts w:ascii="Verdana" w:eastAsia="MS PMincho" w:hAnsi="Verdana"/>
          <w:spacing w:val="-1"/>
          <w:sz w:val="20"/>
          <w:szCs w:val="20"/>
        </w:rPr>
        <w:t>ro</w:t>
      </w:r>
      <w:r w:rsidRPr="005C7DB7">
        <w:rPr>
          <w:rFonts w:ascii="Verdana" w:eastAsia="MS PMincho" w:hAnsi="Verdana"/>
          <w:spacing w:val="6"/>
          <w:sz w:val="20"/>
          <w:szCs w:val="20"/>
        </w:rPr>
        <w:t>v</w:t>
      </w:r>
      <w:r w:rsidRPr="005C7DB7">
        <w:rPr>
          <w:rFonts w:ascii="Verdana" w:eastAsia="MS PMincho" w:hAnsi="Verdana"/>
          <w:spacing w:val="2"/>
          <w:sz w:val="20"/>
          <w:szCs w:val="20"/>
        </w:rPr>
        <w:t>id</w:t>
      </w:r>
      <w:r w:rsidRPr="005C7DB7">
        <w:rPr>
          <w:rFonts w:ascii="Verdana" w:eastAsia="MS PMincho" w:hAnsi="Verdana"/>
          <w:sz w:val="20"/>
          <w:szCs w:val="20"/>
        </w:rPr>
        <w:t>e</w:t>
      </w:r>
      <w:r w:rsidRPr="005C7DB7">
        <w:rPr>
          <w:rFonts w:ascii="Verdana" w:eastAsia="MS PMincho" w:hAnsi="Verdana"/>
          <w:spacing w:val="46"/>
          <w:sz w:val="20"/>
          <w:szCs w:val="20"/>
        </w:rPr>
        <w:t xml:space="preserve"> </w:t>
      </w:r>
      <w:r w:rsidRPr="005C7DB7">
        <w:rPr>
          <w:rFonts w:ascii="Verdana" w:eastAsia="MS PMincho" w:hAnsi="Verdana"/>
          <w:spacing w:val="2"/>
          <w:sz w:val="20"/>
          <w:szCs w:val="20"/>
        </w:rPr>
        <w:t>se</w:t>
      </w:r>
      <w:r w:rsidRPr="005C7DB7">
        <w:rPr>
          <w:rFonts w:ascii="Verdana" w:eastAsia="MS PMincho" w:hAnsi="Verdana"/>
          <w:spacing w:val="7"/>
          <w:sz w:val="20"/>
          <w:szCs w:val="20"/>
        </w:rPr>
        <w:t>r</w:t>
      </w:r>
      <w:r w:rsidRPr="005C7DB7">
        <w:rPr>
          <w:rFonts w:ascii="Verdana" w:eastAsia="MS PMincho" w:hAnsi="Verdana"/>
          <w:spacing w:val="6"/>
          <w:sz w:val="20"/>
          <w:szCs w:val="20"/>
        </w:rPr>
        <w:t>v</w:t>
      </w:r>
      <w:r w:rsidRPr="005C7DB7">
        <w:rPr>
          <w:rFonts w:ascii="Verdana" w:eastAsia="MS PMincho" w:hAnsi="Verdana"/>
          <w:spacing w:val="2"/>
          <w:sz w:val="20"/>
          <w:szCs w:val="20"/>
        </w:rPr>
        <w:t>i</w:t>
      </w:r>
      <w:r w:rsidRPr="005C7DB7">
        <w:rPr>
          <w:rFonts w:ascii="Verdana" w:eastAsia="MS PMincho" w:hAnsi="Verdana"/>
          <w:sz w:val="20"/>
          <w:szCs w:val="20"/>
        </w:rPr>
        <w:t>c</w:t>
      </w:r>
      <w:r w:rsidRPr="005C7DB7">
        <w:rPr>
          <w:rFonts w:ascii="Verdana" w:eastAsia="MS PMincho" w:hAnsi="Verdana"/>
          <w:spacing w:val="2"/>
          <w:sz w:val="20"/>
          <w:szCs w:val="20"/>
        </w:rPr>
        <w:t>e</w:t>
      </w:r>
      <w:r w:rsidRPr="005C7DB7">
        <w:rPr>
          <w:rFonts w:ascii="Verdana" w:eastAsia="MS PMincho" w:hAnsi="Verdana"/>
          <w:sz w:val="20"/>
          <w:szCs w:val="20"/>
        </w:rPr>
        <w:t>s</w:t>
      </w:r>
      <w:r w:rsidRPr="005C7DB7">
        <w:rPr>
          <w:rFonts w:ascii="Verdana" w:eastAsia="MS PMincho" w:hAnsi="Verdana"/>
          <w:spacing w:val="25"/>
          <w:sz w:val="20"/>
          <w:szCs w:val="20"/>
        </w:rPr>
        <w:t xml:space="preserve"> </w:t>
      </w:r>
      <w:r w:rsidRPr="005C7DB7">
        <w:rPr>
          <w:rFonts w:ascii="Verdana" w:eastAsia="MS PMincho" w:hAnsi="Verdana"/>
          <w:spacing w:val="2"/>
          <w:sz w:val="20"/>
          <w:szCs w:val="20"/>
        </w:rPr>
        <w:t>shoul</w:t>
      </w:r>
      <w:r w:rsidRPr="005C7DB7">
        <w:rPr>
          <w:rFonts w:ascii="Verdana" w:eastAsia="MS PMincho" w:hAnsi="Verdana"/>
          <w:sz w:val="20"/>
          <w:szCs w:val="20"/>
        </w:rPr>
        <w:t>d</w:t>
      </w:r>
      <w:r w:rsidR="00615983" w:rsidRPr="005C7DB7">
        <w:rPr>
          <w:rFonts w:ascii="Verdana" w:eastAsia="MS PMincho" w:hAnsi="Verdana"/>
          <w:sz w:val="20"/>
          <w:szCs w:val="20"/>
        </w:rPr>
        <w:t xml:space="preserve"> </w:t>
      </w:r>
      <w:r w:rsidRPr="005C7DB7">
        <w:rPr>
          <w:rFonts w:ascii="Verdana" w:eastAsia="MS PMincho" w:hAnsi="Verdana"/>
          <w:spacing w:val="2"/>
          <w:sz w:val="20"/>
          <w:szCs w:val="20"/>
        </w:rPr>
        <w:t>b</w:t>
      </w:r>
      <w:r w:rsidRPr="005C7DB7">
        <w:rPr>
          <w:rFonts w:ascii="Verdana" w:eastAsia="MS PMincho" w:hAnsi="Verdana"/>
          <w:sz w:val="20"/>
          <w:szCs w:val="20"/>
        </w:rPr>
        <w:t>e</w:t>
      </w:r>
      <w:r w:rsidRPr="005C7DB7">
        <w:rPr>
          <w:rFonts w:ascii="Verdana" w:eastAsia="MS PMincho" w:hAnsi="Verdana"/>
          <w:spacing w:val="46"/>
          <w:sz w:val="20"/>
          <w:szCs w:val="20"/>
        </w:rPr>
        <w:t xml:space="preserve"> </w:t>
      </w:r>
      <w:r w:rsidRPr="005C7DB7">
        <w:rPr>
          <w:rFonts w:ascii="Verdana" w:eastAsia="MS PMincho" w:hAnsi="Verdana"/>
          <w:spacing w:val="2"/>
          <w:sz w:val="20"/>
          <w:szCs w:val="20"/>
        </w:rPr>
        <w:t>p</w:t>
      </w:r>
      <w:r w:rsidRPr="005C7DB7">
        <w:rPr>
          <w:rFonts w:ascii="Verdana" w:eastAsia="MS PMincho" w:hAnsi="Verdana"/>
          <w:spacing w:val="-1"/>
          <w:sz w:val="20"/>
          <w:szCs w:val="20"/>
        </w:rPr>
        <w:t>ro</w:t>
      </w:r>
      <w:r w:rsidRPr="005C7DB7">
        <w:rPr>
          <w:rFonts w:ascii="Verdana" w:eastAsia="MS PMincho" w:hAnsi="Verdana"/>
          <w:spacing w:val="6"/>
          <w:sz w:val="20"/>
          <w:szCs w:val="20"/>
        </w:rPr>
        <w:t>v</w:t>
      </w:r>
      <w:r w:rsidRPr="005C7DB7">
        <w:rPr>
          <w:rFonts w:ascii="Verdana" w:eastAsia="MS PMincho" w:hAnsi="Verdana"/>
          <w:spacing w:val="2"/>
          <w:sz w:val="20"/>
          <w:szCs w:val="20"/>
        </w:rPr>
        <w:t>ided,</w:t>
      </w:r>
      <w:r w:rsidRPr="005C7DB7">
        <w:rPr>
          <w:rFonts w:ascii="Verdana" w:eastAsia="MS PMincho" w:hAnsi="Verdana"/>
          <w:spacing w:val="1"/>
          <w:sz w:val="20"/>
          <w:szCs w:val="20"/>
        </w:rPr>
        <w:t xml:space="preserve"> </w:t>
      </w:r>
      <w:r w:rsidRPr="005C7DB7">
        <w:rPr>
          <w:rFonts w:ascii="Verdana" w:eastAsia="MS PMincho" w:hAnsi="Verdana"/>
          <w:w w:val="97"/>
          <w:sz w:val="20"/>
          <w:szCs w:val="20"/>
        </w:rPr>
        <w:t>foll</w:t>
      </w:r>
      <w:r w:rsidRPr="005C7DB7">
        <w:rPr>
          <w:rFonts w:ascii="Verdana" w:eastAsia="MS PMincho" w:hAnsi="Verdana"/>
          <w:spacing w:val="-4"/>
          <w:w w:val="97"/>
          <w:sz w:val="20"/>
          <w:szCs w:val="20"/>
        </w:rPr>
        <w:t>o</w:t>
      </w:r>
      <w:r w:rsidRPr="005C7DB7">
        <w:rPr>
          <w:rFonts w:ascii="Verdana" w:eastAsia="MS PMincho" w:hAnsi="Verdana"/>
          <w:spacing w:val="4"/>
          <w:w w:val="97"/>
          <w:sz w:val="20"/>
          <w:szCs w:val="20"/>
        </w:rPr>
        <w:t>w</w:t>
      </w:r>
      <w:r w:rsidRPr="005C7DB7">
        <w:rPr>
          <w:rFonts w:ascii="Verdana" w:eastAsia="MS PMincho" w:hAnsi="Verdana"/>
          <w:w w:val="97"/>
          <w:sz w:val="20"/>
          <w:szCs w:val="20"/>
        </w:rPr>
        <w:t>ing</w:t>
      </w:r>
      <w:r w:rsidRPr="005C7DB7">
        <w:rPr>
          <w:rFonts w:ascii="Verdana" w:eastAsia="MS PMincho" w:hAnsi="Verdana"/>
          <w:spacing w:val="-1"/>
          <w:w w:val="97"/>
          <w:sz w:val="20"/>
          <w:szCs w:val="20"/>
        </w:rPr>
        <w:t xml:space="preserve"> </w:t>
      </w:r>
      <w:r w:rsidRPr="005C7DB7">
        <w:rPr>
          <w:rFonts w:ascii="Verdana" w:eastAsia="MS PMincho" w:hAnsi="Verdana"/>
          <w:spacing w:val="4"/>
          <w:sz w:val="20"/>
          <w:szCs w:val="20"/>
        </w:rPr>
        <w:t>w</w:t>
      </w:r>
      <w:r w:rsidRPr="005C7DB7">
        <w:rPr>
          <w:rFonts w:ascii="Verdana" w:eastAsia="MS PMincho" w:hAnsi="Verdana"/>
          <w:spacing w:val="3"/>
          <w:sz w:val="20"/>
          <w:szCs w:val="20"/>
        </w:rPr>
        <w:t>r</w:t>
      </w:r>
      <w:r w:rsidRPr="005C7DB7">
        <w:rPr>
          <w:rFonts w:ascii="Verdana" w:eastAsia="MS PMincho" w:hAnsi="Verdana"/>
          <w:sz w:val="20"/>
          <w:szCs w:val="20"/>
        </w:rPr>
        <w:t>it</w:t>
      </w:r>
      <w:r w:rsidRPr="005C7DB7">
        <w:rPr>
          <w:rFonts w:ascii="Verdana" w:eastAsia="MS PMincho" w:hAnsi="Verdana"/>
          <w:spacing w:val="-2"/>
          <w:sz w:val="20"/>
          <w:szCs w:val="20"/>
        </w:rPr>
        <w:t>t</w:t>
      </w:r>
      <w:r w:rsidRPr="005C7DB7">
        <w:rPr>
          <w:rFonts w:ascii="Verdana" w:eastAsia="MS PMincho" w:hAnsi="Verdana"/>
          <w:sz w:val="20"/>
          <w:szCs w:val="20"/>
        </w:rPr>
        <w:t>en</w:t>
      </w:r>
      <w:r w:rsidRPr="005C7DB7">
        <w:rPr>
          <w:rFonts w:ascii="Verdana" w:eastAsia="MS PMincho" w:hAnsi="Verdana"/>
          <w:spacing w:val="2"/>
          <w:sz w:val="20"/>
          <w:szCs w:val="20"/>
        </w:rPr>
        <w:t xml:space="preserve"> </w:t>
      </w:r>
      <w:r w:rsidRPr="005C7DB7">
        <w:rPr>
          <w:rFonts w:ascii="Verdana" w:eastAsia="MS PMincho" w:hAnsi="Verdana"/>
          <w:spacing w:val="-3"/>
          <w:sz w:val="20"/>
          <w:szCs w:val="20"/>
        </w:rPr>
        <w:t>r</w:t>
      </w:r>
      <w:r w:rsidRPr="005C7DB7">
        <w:rPr>
          <w:rFonts w:ascii="Verdana" w:eastAsia="MS PMincho" w:hAnsi="Verdana"/>
          <w:sz w:val="20"/>
          <w:szCs w:val="20"/>
        </w:rPr>
        <w:t>equest</w:t>
      </w:r>
      <w:r w:rsidR="005F0813" w:rsidRPr="005C7DB7">
        <w:rPr>
          <w:rFonts w:ascii="Verdana" w:eastAsia="MS PMincho" w:hAnsi="Verdana"/>
          <w:sz w:val="20"/>
          <w:szCs w:val="20"/>
        </w:rPr>
        <w:t>,</w:t>
      </w:r>
      <w:r w:rsidRPr="005C7DB7">
        <w:rPr>
          <w:rFonts w:ascii="Verdana" w:eastAsia="MS PMincho" w:hAnsi="Verdana"/>
          <w:spacing w:val="1"/>
          <w:sz w:val="20"/>
          <w:szCs w:val="20"/>
        </w:rPr>
        <w:t xml:space="preserve"> </w:t>
      </w:r>
      <w:r w:rsidRPr="005C7DB7">
        <w:rPr>
          <w:rFonts w:ascii="Verdana" w:eastAsia="MS PMincho" w:hAnsi="Verdana"/>
          <w:sz w:val="20"/>
          <w:szCs w:val="20"/>
        </w:rPr>
        <w:t>or</w:t>
      </w:r>
      <w:r w:rsidRPr="005C7DB7">
        <w:rPr>
          <w:rFonts w:ascii="Verdana" w:eastAsia="MS PMincho" w:hAnsi="Verdana"/>
          <w:spacing w:val="5"/>
          <w:sz w:val="20"/>
          <w:szCs w:val="20"/>
        </w:rPr>
        <w:t xml:space="preserve"> </w:t>
      </w:r>
      <w:r w:rsidRPr="005C7DB7">
        <w:rPr>
          <w:rFonts w:ascii="Verdana" w:eastAsia="MS PMincho" w:hAnsi="Verdana"/>
          <w:sz w:val="20"/>
          <w:szCs w:val="20"/>
        </w:rPr>
        <w:t>decla</w:t>
      </w:r>
      <w:r w:rsidRPr="005C7DB7">
        <w:rPr>
          <w:rFonts w:ascii="Verdana" w:eastAsia="MS PMincho" w:hAnsi="Verdana"/>
          <w:spacing w:val="-3"/>
          <w:sz w:val="20"/>
          <w:szCs w:val="20"/>
        </w:rPr>
        <w:t>r</w:t>
      </w:r>
      <w:r w:rsidRPr="005C7DB7">
        <w:rPr>
          <w:rFonts w:ascii="Verdana" w:eastAsia="MS PMincho" w:hAnsi="Verdana"/>
          <w:sz w:val="20"/>
          <w:szCs w:val="20"/>
        </w:rPr>
        <w:t>ed</w:t>
      </w:r>
      <w:r w:rsidRPr="005C7DB7">
        <w:rPr>
          <w:rFonts w:ascii="Verdana" w:eastAsia="MS PMincho" w:hAnsi="Verdana"/>
          <w:spacing w:val="-5"/>
          <w:sz w:val="20"/>
          <w:szCs w:val="20"/>
        </w:rPr>
        <w:t xml:space="preserve"> </w:t>
      </w:r>
      <w:r w:rsidRPr="005C7DB7">
        <w:rPr>
          <w:rFonts w:ascii="Verdana" w:eastAsia="MS PMincho" w:hAnsi="Verdana"/>
          <w:spacing w:val="-4"/>
          <w:sz w:val="20"/>
          <w:szCs w:val="20"/>
        </w:rPr>
        <w:t>v</w:t>
      </w:r>
      <w:r w:rsidRPr="005C7DB7">
        <w:rPr>
          <w:rFonts w:ascii="Verdana" w:eastAsia="MS PMincho" w:hAnsi="Verdana"/>
          <w:sz w:val="20"/>
          <w:szCs w:val="20"/>
        </w:rPr>
        <w:t>o</w:t>
      </w:r>
      <w:r w:rsidRPr="005C7DB7">
        <w:rPr>
          <w:rFonts w:ascii="Verdana" w:eastAsia="MS PMincho" w:hAnsi="Verdana"/>
          <w:spacing w:val="-1"/>
          <w:sz w:val="20"/>
          <w:szCs w:val="20"/>
        </w:rPr>
        <w:t>l</w:t>
      </w:r>
      <w:r w:rsidRPr="005C7DB7">
        <w:rPr>
          <w:rFonts w:ascii="Verdana" w:eastAsia="MS PMincho" w:hAnsi="Verdana"/>
          <w:sz w:val="20"/>
          <w:szCs w:val="20"/>
        </w:rPr>
        <w:t>unta</w:t>
      </w:r>
      <w:r w:rsidRPr="005C7DB7">
        <w:rPr>
          <w:rFonts w:ascii="Verdana" w:eastAsia="MS PMincho" w:hAnsi="Verdana"/>
          <w:spacing w:val="3"/>
          <w:sz w:val="20"/>
          <w:szCs w:val="20"/>
        </w:rPr>
        <w:t>r</w:t>
      </w:r>
      <w:r w:rsidRPr="005C7DB7">
        <w:rPr>
          <w:rFonts w:ascii="Verdana" w:eastAsia="MS PMincho" w:hAnsi="Verdana"/>
          <w:sz w:val="20"/>
          <w:szCs w:val="20"/>
        </w:rPr>
        <w:t>il</w:t>
      </w:r>
      <w:r w:rsidRPr="005C7DB7">
        <w:rPr>
          <w:rFonts w:ascii="Verdana" w:eastAsia="MS PMincho" w:hAnsi="Verdana"/>
          <w:spacing w:val="-15"/>
          <w:sz w:val="20"/>
          <w:szCs w:val="20"/>
        </w:rPr>
        <w:t>y</w:t>
      </w:r>
      <w:r w:rsidRPr="005C7DB7">
        <w:rPr>
          <w:rFonts w:ascii="Verdana" w:eastAsia="MS PMincho" w:hAnsi="Verdana"/>
          <w:sz w:val="20"/>
          <w:szCs w:val="20"/>
        </w:rPr>
        <w:t>.</w:t>
      </w:r>
    </w:p>
    <w:p w14:paraId="03AF4DA7" w14:textId="77777777" w:rsidR="00171FB9" w:rsidRPr="00171FB9" w:rsidRDefault="00171FB9" w:rsidP="002C50F0">
      <w:pPr>
        <w:pStyle w:val="onlinetext"/>
        <w:suppressAutoHyphens/>
        <w:autoSpaceDE w:val="0"/>
        <w:spacing w:after="0"/>
        <w:rPr>
          <w:rFonts w:eastAsia="Times New Roman"/>
          <w:szCs w:val="20"/>
        </w:rPr>
      </w:pPr>
    </w:p>
    <w:p w14:paraId="7742BC95" w14:textId="77777777" w:rsidR="00171FB9" w:rsidRPr="00316A3E" w:rsidRDefault="005F0813" w:rsidP="00316A3E">
      <w:pPr>
        <w:pStyle w:val="Heading2"/>
      </w:pPr>
      <w:bookmarkStart w:id="304" w:name="_Toc415753293"/>
      <w:bookmarkStart w:id="305" w:name="_Toc443380624"/>
      <w:r w:rsidRPr="00316A3E">
        <w:t>13.4</w:t>
      </w:r>
      <w:r w:rsidR="00B75352">
        <w:tab/>
      </w:r>
      <w:r w:rsidR="00171FB9" w:rsidRPr="00316A3E">
        <w:t>Landlord’s change of address</w:t>
      </w:r>
      <w:bookmarkEnd w:id="304"/>
      <w:bookmarkEnd w:id="305"/>
    </w:p>
    <w:p w14:paraId="564993D1" w14:textId="77777777" w:rsidR="00171FB9" w:rsidRDefault="00171FB9" w:rsidP="009B0001">
      <w:pPr>
        <w:widowControl w:val="0"/>
        <w:autoSpaceDE w:val="0"/>
        <w:autoSpaceDN w:val="0"/>
        <w:adjustRightInd w:val="0"/>
        <w:spacing w:line="110" w:lineRule="exact"/>
        <w:rPr>
          <w:rFonts w:ascii="Verdana" w:eastAsia="MS PMincho" w:hAnsi="Verdana"/>
          <w:color w:val="000000"/>
          <w:sz w:val="20"/>
          <w:szCs w:val="20"/>
        </w:rPr>
      </w:pPr>
    </w:p>
    <w:p w14:paraId="5FB8A426" w14:textId="77777777" w:rsidR="009B0001" w:rsidRPr="00171FB9" w:rsidRDefault="009B0001" w:rsidP="009B0001">
      <w:pPr>
        <w:widowControl w:val="0"/>
        <w:autoSpaceDE w:val="0"/>
        <w:autoSpaceDN w:val="0"/>
        <w:adjustRightInd w:val="0"/>
        <w:spacing w:line="110" w:lineRule="exact"/>
        <w:rPr>
          <w:rFonts w:ascii="Verdana" w:eastAsia="MS PMincho" w:hAnsi="Verdana"/>
          <w:color w:val="000000"/>
          <w:sz w:val="20"/>
          <w:szCs w:val="20"/>
        </w:rPr>
      </w:pPr>
    </w:p>
    <w:p w14:paraId="497E1CDF" w14:textId="77777777" w:rsidR="00171FB9" w:rsidRPr="005C7DB7" w:rsidRDefault="00171FB9" w:rsidP="002C50F0">
      <w:pPr>
        <w:widowControl w:val="0"/>
        <w:autoSpaceDE w:val="0"/>
        <w:autoSpaceDN w:val="0"/>
        <w:adjustRightInd w:val="0"/>
        <w:spacing w:line="243" w:lineRule="auto"/>
        <w:ind w:right="-33"/>
        <w:rPr>
          <w:rFonts w:ascii="Verdana" w:eastAsia="MS PMincho" w:hAnsi="Verdana"/>
          <w:sz w:val="20"/>
          <w:szCs w:val="20"/>
        </w:rPr>
      </w:pPr>
      <w:r w:rsidRPr="005C7DB7">
        <w:rPr>
          <w:rFonts w:ascii="Verdana" w:eastAsia="MS PMincho" w:hAnsi="Verdana"/>
          <w:sz w:val="20"/>
          <w:szCs w:val="20"/>
        </w:rPr>
        <w:t>Landlo</w:t>
      </w:r>
      <w:r w:rsidRPr="005C7DB7">
        <w:rPr>
          <w:rFonts w:ascii="Verdana" w:eastAsia="MS PMincho" w:hAnsi="Verdana"/>
          <w:spacing w:val="-3"/>
          <w:sz w:val="20"/>
          <w:szCs w:val="20"/>
        </w:rPr>
        <w:t>r</w:t>
      </w:r>
      <w:r w:rsidRPr="005C7DB7">
        <w:rPr>
          <w:rFonts w:ascii="Verdana" w:eastAsia="MS PMincho" w:hAnsi="Verdana"/>
          <w:sz w:val="20"/>
          <w:szCs w:val="20"/>
        </w:rPr>
        <w:t>ds</w:t>
      </w:r>
      <w:r w:rsidRPr="005C7DB7">
        <w:rPr>
          <w:rFonts w:ascii="Verdana" w:eastAsia="MS PMincho" w:hAnsi="Verdana"/>
          <w:spacing w:val="-9"/>
          <w:sz w:val="20"/>
          <w:szCs w:val="20"/>
        </w:rPr>
        <w:t xml:space="preserve"> </w:t>
      </w:r>
      <w:r w:rsidRPr="005C7DB7">
        <w:rPr>
          <w:rFonts w:ascii="Verdana" w:eastAsia="MS PMincho" w:hAnsi="Verdana"/>
          <w:sz w:val="20"/>
          <w:szCs w:val="20"/>
        </w:rPr>
        <w:t>should</w:t>
      </w:r>
      <w:r w:rsidRPr="005C7DB7">
        <w:rPr>
          <w:rFonts w:ascii="Verdana" w:eastAsia="MS PMincho" w:hAnsi="Verdana"/>
          <w:spacing w:val="4"/>
          <w:sz w:val="20"/>
          <w:szCs w:val="20"/>
        </w:rPr>
        <w:t xml:space="preserve"> </w:t>
      </w:r>
      <w:r w:rsidRPr="005C7DB7">
        <w:rPr>
          <w:rFonts w:ascii="Verdana" w:eastAsia="MS PMincho" w:hAnsi="Verdana"/>
          <w:sz w:val="20"/>
          <w:szCs w:val="20"/>
        </w:rPr>
        <w:t>info</w:t>
      </w:r>
      <w:r w:rsidRPr="005C7DB7">
        <w:rPr>
          <w:rFonts w:ascii="Verdana" w:eastAsia="MS PMincho" w:hAnsi="Verdana"/>
          <w:spacing w:val="2"/>
          <w:sz w:val="20"/>
          <w:szCs w:val="20"/>
        </w:rPr>
        <w:t>r</w:t>
      </w:r>
      <w:r w:rsidRPr="005C7DB7">
        <w:rPr>
          <w:rFonts w:ascii="Verdana" w:eastAsia="MS PMincho" w:hAnsi="Verdana"/>
          <w:sz w:val="20"/>
          <w:szCs w:val="20"/>
        </w:rPr>
        <w:t>m</w:t>
      </w:r>
      <w:r w:rsidRPr="005C7DB7">
        <w:rPr>
          <w:rFonts w:ascii="Verdana" w:eastAsia="MS PMincho" w:hAnsi="Verdana"/>
          <w:spacing w:val="9"/>
          <w:sz w:val="20"/>
          <w:szCs w:val="20"/>
        </w:rPr>
        <w:t xml:space="preserve"> </w:t>
      </w:r>
      <w:r w:rsidR="002C50F0" w:rsidRPr="005C7DB7">
        <w:rPr>
          <w:rFonts w:ascii="Verdana" w:eastAsia="MS PMincho" w:hAnsi="Verdana"/>
          <w:sz w:val="20"/>
          <w:szCs w:val="20"/>
        </w:rPr>
        <w:t xml:space="preserve">the managing agent </w:t>
      </w:r>
      <w:r w:rsidRPr="005C7DB7">
        <w:rPr>
          <w:rFonts w:ascii="Verdana" w:eastAsia="MS PMincho" w:hAnsi="Verdana"/>
          <w:sz w:val="20"/>
          <w:szCs w:val="20"/>
        </w:rPr>
        <w:t>o</w:t>
      </w:r>
      <w:r w:rsidRPr="005C7DB7">
        <w:rPr>
          <w:rFonts w:ascii="Verdana" w:eastAsia="MS PMincho" w:hAnsi="Verdana"/>
          <w:spacing w:val="-13"/>
          <w:sz w:val="20"/>
          <w:szCs w:val="20"/>
        </w:rPr>
        <w:t>r</w:t>
      </w:r>
      <w:r w:rsidRPr="005C7DB7">
        <w:rPr>
          <w:rFonts w:ascii="Verdana" w:eastAsia="MS PMincho" w:hAnsi="Verdana"/>
          <w:sz w:val="20"/>
          <w:szCs w:val="20"/>
        </w:rPr>
        <w:t>,</w:t>
      </w:r>
      <w:r w:rsidRPr="005C7DB7">
        <w:rPr>
          <w:rFonts w:ascii="Verdana" w:eastAsia="MS PMincho" w:hAnsi="Verdana"/>
          <w:spacing w:val="-10"/>
          <w:sz w:val="20"/>
          <w:szCs w:val="20"/>
        </w:rPr>
        <w:t xml:space="preserve"> </w:t>
      </w:r>
      <w:r w:rsidRPr="005C7DB7">
        <w:rPr>
          <w:rFonts w:ascii="Verdana" w:eastAsia="MS PMincho" w:hAnsi="Verdana"/>
          <w:sz w:val="20"/>
          <w:szCs w:val="20"/>
        </w:rPr>
        <w:t>in</w:t>
      </w:r>
      <w:r w:rsidRPr="005C7DB7">
        <w:rPr>
          <w:rFonts w:ascii="Verdana" w:eastAsia="MS PMincho" w:hAnsi="Verdana"/>
          <w:spacing w:val="-1"/>
          <w:sz w:val="20"/>
          <w:szCs w:val="20"/>
        </w:rPr>
        <w:t xml:space="preserve"> </w:t>
      </w:r>
      <w:r w:rsidRPr="005C7DB7">
        <w:rPr>
          <w:rFonts w:ascii="Verdana" w:eastAsia="MS PMincho" w:hAnsi="Verdana"/>
          <w:sz w:val="20"/>
          <w:szCs w:val="20"/>
        </w:rPr>
        <w:t xml:space="preserve">the </w:t>
      </w:r>
      <w:r w:rsidRPr="005C7DB7">
        <w:rPr>
          <w:rFonts w:ascii="Verdana" w:eastAsia="MS PMincho" w:hAnsi="Verdana"/>
          <w:spacing w:val="1"/>
          <w:sz w:val="20"/>
          <w:szCs w:val="20"/>
        </w:rPr>
        <w:t>e</w:t>
      </w:r>
      <w:r w:rsidRPr="005C7DB7">
        <w:rPr>
          <w:rFonts w:ascii="Verdana" w:eastAsia="MS PMincho" w:hAnsi="Verdana"/>
          <w:spacing w:val="-4"/>
          <w:sz w:val="20"/>
          <w:szCs w:val="20"/>
        </w:rPr>
        <w:t>v</w:t>
      </w:r>
      <w:r w:rsidRPr="005C7DB7">
        <w:rPr>
          <w:rFonts w:ascii="Verdana" w:eastAsia="MS PMincho" w:hAnsi="Verdana"/>
          <w:sz w:val="20"/>
          <w:szCs w:val="20"/>
        </w:rPr>
        <w:t>ent</w:t>
      </w:r>
      <w:r w:rsidRPr="005C7DB7">
        <w:rPr>
          <w:rFonts w:ascii="Verdana" w:eastAsia="MS PMincho" w:hAnsi="Verdana"/>
          <w:spacing w:val="-12"/>
          <w:sz w:val="20"/>
          <w:szCs w:val="20"/>
        </w:rPr>
        <w:t xml:space="preserve"> </w:t>
      </w:r>
      <w:r w:rsidRPr="005C7DB7">
        <w:rPr>
          <w:rFonts w:ascii="Verdana" w:eastAsia="MS PMincho" w:hAnsi="Verdana"/>
          <w:sz w:val="20"/>
          <w:szCs w:val="20"/>
        </w:rPr>
        <w:t>of</w:t>
      </w:r>
      <w:r w:rsidRPr="005C7DB7">
        <w:rPr>
          <w:rFonts w:ascii="Verdana" w:eastAsia="MS PMincho" w:hAnsi="Verdana"/>
          <w:spacing w:val="-5"/>
          <w:sz w:val="20"/>
          <w:szCs w:val="20"/>
        </w:rPr>
        <w:t xml:space="preserve"> </w:t>
      </w:r>
      <w:r w:rsidRPr="005C7DB7">
        <w:rPr>
          <w:rFonts w:ascii="Verdana" w:eastAsia="MS PMincho" w:hAnsi="Verdana"/>
          <w:sz w:val="20"/>
          <w:szCs w:val="20"/>
        </w:rPr>
        <w:t>the</w:t>
      </w:r>
      <w:r w:rsidRPr="005C7DB7">
        <w:rPr>
          <w:rFonts w:ascii="Verdana" w:eastAsia="MS PMincho" w:hAnsi="Verdana"/>
          <w:spacing w:val="-3"/>
          <w:sz w:val="20"/>
          <w:szCs w:val="20"/>
        </w:rPr>
        <w:t>r</w:t>
      </w:r>
      <w:r w:rsidRPr="005C7DB7">
        <w:rPr>
          <w:rFonts w:ascii="Verdana" w:eastAsia="MS PMincho" w:hAnsi="Verdana"/>
          <w:sz w:val="20"/>
          <w:szCs w:val="20"/>
        </w:rPr>
        <w:t>e</w:t>
      </w:r>
      <w:r w:rsidRPr="005C7DB7">
        <w:rPr>
          <w:rFonts w:ascii="Verdana" w:eastAsia="MS PMincho" w:hAnsi="Verdana"/>
          <w:spacing w:val="-3"/>
          <w:sz w:val="20"/>
          <w:szCs w:val="20"/>
        </w:rPr>
        <w:t xml:space="preserve"> </w:t>
      </w:r>
      <w:r w:rsidRPr="005C7DB7">
        <w:rPr>
          <w:rFonts w:ascii="Verdana" w:eastAsia="MS PMincho" w:hAnsi="Verdana"/>
          <w:sz w:val="20"/>
          <w:szCs w:val="20"/>
        </w:rPr>
        <w:t>being</w:t>
      </w:r>
      <w:r w:rsidRPr="005C7DB7">
        <w:rPr>
          <w:rFonts w:ascii="Verdana" w:eastAsia="MS PMincho" w:hAnsi="Verdana"/>
          <w:spacing w:val="-11"/>
          <w:sz w:val="20"/>
          <w:szCs w:val="20"/>
        </w:rPr>
        <w:t xml:space="preserve"> </w:t>
      </w:r>
      <w:r w:rsidRPr="005C7DB7">
        <w:rPr>
          <w:rFonts w:ascii="Verdana" w:eastAsia="MS PMincho" w:hAnsi="Verdana"/>
          <w:sz w:val="20"/>
          <w:szCs w:val="20"/>
        </w:rPr>
        <w:t>no</w:t>
      </w:r>
      <w:r w:rsidRPr="005C7DB7">
        <w:rPr>
          <w:rFonts w:ascii="Verdana" w:eastAsia="MS PMincho" w:hAnsi="Verdana"/>
          <w:spacing w:val="12"/>
          <w:sz w:val="20"/>
          <w:szCs w:val="20"/>
        </w:rPr>
        <w:t xml:space="preserve"> </w:t>
      </w:r>
      <w:r w:rsidRPr="005C7DB7">
        <w:rPr>
          <w:rFonts w:ascii="Verdana" w:eastAsia="MS PMincho" w:hAnsi="Verdana"/>
          <w:w w:val="101"/>
          <w:sz w:val="20"/>
          <w:szCs w:val="20"/>
        </w:rPr>
        <w:t>mana</w:t>
      </w:r>
      <w:r w:rsidRPr="005C7DB7">
        <w:rPr>
          <w:rFonts w:ascii="Verdana" w:eastAsia="MS PMincho" w:hAnsi="Verdana"/>
          <w:spacing w:val="2"/>
          <w:w w:val="101"/>
          <w:sz w:val="20"/>
          <w:szCs w:val="20"/>
        </w:rPr>
        <w:t>g</w:t>
      </w:r>
      <w:r w:rsidRPr="005C7DB7">
        <w:rPr>
          <w:rFonts w:ascii="Verdana" w:eastAsia="MS PMincho" w:hAnsi="Verdana"/>
          <w:w w:val="99"/>
          <w:sz w:val="20"/>
          <w:szCs w:val="20"/>
        </w:rPr>
        <w:t>ing</w:t>
      </w:r>
      <w:r w:rsidRPr="005C7DB7">
        <w:rPr>
          <w:rFonts w:ascii="Verdana" w:eastAsia="MS PMincho" w:hAnsi="Verdana"/>
          <w:spacing w:val="1"/>
          <w:sz w:val="20"/>
          <w:szCs w:val="20"/>
        </w:rPr>
        <w:t xml:space="preserve"> </w:t>
      </w:r>
      <w:r w:rsidRPr="005C7DB7">
        <w:rPr>
          <w:rFonts w:ascii="Verdana" w:eastAsia="MS PMincho" w:hAnsi="Verdana"/>
          <w:sz w:val="20"/>
          <w:szCs w:val="20"/>
        </w:rPr>
        <w:t>agent,</w:t>
      </w:r>
      <w:r w:rsidRPr="005C7DB7">
        <w:rPr>
          <w:rFonts w:ascii="Verdana" w:eastAsia="MS PMincho" w:hAnsi="Verdana"/>
          <w:spacing w:val="-11"/>
          <w:sz w:val="20"/>
          <w:szCs w:val="20"/>
        </w:rPr>
        <w:t xml:space="preserve"> </w:t>
      </w:r>
      <w:r w:rsidRPr="005C7DB7">
        <w:rPr>
          <w:rFonts w:ascii="Verdana" w:eastAsia="MS PMincho" w:hAnsi="Verdana"/>
          <w:sz w:val="20"/>
          <w:szCs w:val="20"/>
        </w:rPr>
        <w:t>the</w:t>
      </w:r>
      <w:r w:rsidRPr="005C7DB7">
        <w:rPr>
          <w:rFonts w:ascii="Verdana" w:eastAsia="MS PMincho" w:hAnsi="Verdana"/>
          <w:spacing w:val="8"/>
          <w:sz w:val="20"/>
          <w:szCs w:val="20"/>
        </w:rPr>
        <w:t xml:space="preserve"> </w:t>
      </w:r>
      <w:r w:rsidR="002C50F0" w:rsidRPr="005C7DB7">
        <w:rPr>
          <w:rFonts w:ascii="Verdana" w:eastAsia="MS PMincho" w:hAnsi="Verdana"/>
          <w:spacing w:val="-2"/>
          <w:sz w:val="20"/>
          <w:szCs w:val="20"/>
        </w:rPr>
        <w:t>leaseholder</w:t>
      </w:r>
      <w:r w:rsidRPr="005C7DB7">
        <w:rPr>
          <w:rFonts w:ascii="Verdana" w:eastAsia="MS PMincho" w:hAnsi="Verdana"/>
          <w:sz w:val="20"/>
          <w:szCs w:val="20"/>
        </w:rPr>
        <w:t>,</w:t>
      </w:r>
      <w:r w:rsidRPr="005C7DB7">
        <w:rPr>
          <w:rFonts w:ascii="Verdana" w:eastAsia="MS PMincho" w:hAnsi="Verdana"/>
          <w:spacing w:val="14"/>
          <w:sz w:val="20"/>
          <w:szCs w:val="20"/>
        </w:rPr>
        <w:t xml:space="preserve"> </w:t>
      </w:r>
      <w:r w:rsidRPr="005C7DB7">
        <w:rPr>
          <w:rFonts w:ascii="Verdana" w:eastAsia="MS PMincho" w:hAnsi="Verdana"/>
          <w:sz w:val="20"/>
          <w:szCs w:val="20"/>
        </w:rPr>
        <w:t>of</w:t>
      </w:r>
      <w:r w:rsidRPr="005C7DB7">
        <w:rPr>
          <w:rFonts w:ascii="Verdana" w:eastAsia="MS PMincho" w:hAnsi="Verdana"/>
          <w:spacing w:val="3"/>
          <w:sz w:val="20"/>
          <w:szCs w:val="20"/>
        </w:rPr>
        <w:t xml:space="preserve"> </w:t>
      </w:r>
      <w:r w:rsidRPr="005C7DB7">
        <w:rPr>
          <w:rFonts w:ascii="Verdana" w:eastAsia="MS PMincho" w:hAnsi="Verdana"/>
          <w:sz w:val="20"/>
          <w:szCs w:val="20"/>
        </w:rPr>
        <w:t>a</w:t>
      </w:r>
      <w:r w:rsidRPr="005C7DB7">
        <w:rPr>
          <w:rFonts w:ascii="Verdana" w:eastAsia="MS PMincho" w:hAnsi="Verdana"/>
          <w:spacing w:val="-6"/>
          <w:sz w:val="20"/>
          <w:szCs w:val="20"/>
        </w:rPr>
        <w:t>n</w:t>
      </w:r>
      <w:r w:rsidRPr="005C7DB7">
        <w:rPr>
          <w:rFonts w:ascii="Verdana" w:eastAsia="MS PMincho" w:hAnsi="Verdana"/>
          <w:sz w:val="20"/>
          <w:szCs w:val="20"/>
        </w:rPr>
        <w:t>y</w:t>
      </w:r>
      <w:r w:rsidRPr="005C7DB7">
        <w:rPr>
          <w:rFonts w:ascii="Verdana" w:eastAsia="MS PMincho" w:hAnsi="Verdana"/>
          <w:spacing w:val="-6"/>
          <w:sz w:val="20"/>
          <w:szCs w:val="20"/>
        </w:rPr>
        <w:t xml:space="preserve"> </w:t>
      </w:r>
      <w:r w:rsidRPr="005C7DB7">
        <w:rPr>
          <w:rFonts w:ascii="Verdana" w:eastAsia="MS PMincho" w:hAnsi="Verdana"/>
          <w:spacing w:val="-2"/>
          <w:sz w:val="20"/>
          <w:szCs w:val="20"/>
        </w:rPr>
        <w:t>c</w:t>
      </w:r>
      <w:r w:rsidRPr="005C7DB7">
        <w:rPr>
          <w:rFonts w:ascii="Verdana" w:eastAsia="MS PMincho" w:hAnsi="Verdana"/>
          <w:sz w:val="20"/>
          <w:szCs w:val="20"/>
        </w:rPr>
        <w:t>hange</w:t>
      </w:r>
      <w:r w:rsidRPr="005C7DB7">
        <w:rPr>
          <w:rFonts w:ascii="Verdana" w:eastAsia="MS PMincho" w:hAnsi="Verdana"/>
          <w:spacing w:val="-4"/>
          <w:sz w:val="20"/>
          <w:szCs w:val="20"/>
        </w:rPr>
        <w:t xml:space="preserve"> </w:t>
      </w:r>
      <w:r w:rsidRPr="005C7DB7">
        <w:rPr>
          <w:rFonts w:ascii="Verdana" w:eastAsia="MS PMincho" w:hAnsi="Verdana"/>
          <w:sz w:val="20"/>
          <w:szCs w:val="20"/>
        </w:rPr>
        <w:t>of</w:t>
      </w:r>
      <w:r w:rsidRPr="005C7DB7">
        <w:rPr>
          <w:rFonts w:ascii="Verdana" w:eastAsia="MS PMincho" w:hAnsi="Verdana"/>
          <w:spacing w:val="3"/>
          <w:sz w:val="20"/>
          <w:szCs w:val="20"/>
        </w:rPr>
        <w:t xml:space="preserve"> </w:t>
      </w:r>
      <w:r w:rsidRPr="005C7DB7">
        <w:rPr>
          <w:rFonts w:ascii="Verdana" w:eastAsia="MS PMincho" w:hAnsi="Verdana"/>
          <w:sz w:val="20"/>
          <w:szCs w:val="20"/>
        </w:rPr>
        <w:t>add</w:t>
      </w:r>
      <w:r w:rsidRPr="005C7DB7">
        <w:rPr>
          <w:rFonts w:ascii="Verdana" w:eastAsia="MS PMincho" w:hAnsi="Verdana"/>
          <w:spacing w:val="-3"/>
          <w:sz w:val="20"/>
          <w:szCs w:val="20"/>
        </w:rPr>
        <w:t>r</w:t>
      </w:r>
      <w:r w:rsidRPr="005C7DB7">
        <w:rPr>
          <w:rFonts w:ascii="Verdana" w:eastAsia="MS PMincho" w:hAnsi="Verdana"/>
          <w:sz w:val="20"/>
          <w:szCs w:val="20"/>
        </w:rPr>
        <w:t>ess,</w:t>
      </w:r>
      <w:r w:rsidRPr="005C7DB7">
        <w:rPr>
          <w:rFonts w:ascii="Verdana" w:eastAsia="MS PMincho" w:hAnsi="Verdana"/>
          <w:spacing w:val="-15"/>
          <w:sz w:val="20"/>
          <w:szCs w:val="20"/>
        </w:rPr>
        <w:t xml:space="preserve"> </w:t>
      </w:r>
      <w:r w:rsidRPr="005C7DB7">
        <w:rPr>
          <w:rFonts w:ascii="Verdana" w:eastAsia="MS PMincho" w:hAnsi="Verdana"/>
          <w:w w:val="95"/>
          <w:sz w:val="20"/>
          <w:szCs w:val="20"/>
        </w:rPr>
        <w:t>especially</w:t>
      </w:r>
      <w:r w:rsidRPr="005C7DB7">
        <w:rPr>
          <w:rFonts w:ascii="Verdana" w:eastAsia="MS PMincho" w:hAnsi="Verdana"/>
          <w:spacing w:val="3"/>
          <w:w w:val="95"/>
          <w:sz w:val="20"/>
          <w:szCs w:val="20"/>
        </w:rPr>
        <w:t xml:space="preserve"> </w:t>
      </w:r>
      <w:r w:rsidRPr="005C7DB7">
        <w:rPr>
          <w:rFonts w:ascii="Verdana" w:eastAsia="MS PMincho" w:hAnsi="Verdana"/>
          <w:sz w:val="20"/>
          <w:szCs w:val="20"/>
        </w:rPr>
        <w:t>if</w:t>
      </w:r>
      <w:r w:rsidRPr="005C7DB7">
        <w:rPr>
          <w:rFonts w:ascii="Verdana" w:eastAsia="MS PMincho" w:hAnsi="Verdana"/>
          <w:spacing w:val="-3"/>
          <w:sz w:val="20"/>
          <w:szCs w:val="20"/>
        </w:rPr>
        <w:t xml:space="preserve"> </w:t>
      </w:r>
      <w:r w:rsidRPr="005C7DB7">
        <w:rPr>
          <w:rFonts w:ascii="Verdana" w:eastAsia="MS PMincho" w:hAnsi="Verdana"/>
          <w:sz w:val="20"/>
          <w:szCs w:val="20"/>
        </w:rPr>
        <w:t>th</w:t>
      </w:r>
      <w:r w:rsidRPr="005C7DB7">
        <w:rPr>
          <w:rFonts w:ascii="Verdana" w:eastAsia="MS PMincho" w:hAnsi="Verdana"/>
          <w:spacing w:val="2"/>
          <w:sz w:val="20"/>
          <w:szCs w:val="20"/>
        </w:rPr>
        <w:t>e</w:t>
      </w:r>
      <w:r w:rsidRPr="005C7DB7">
        <w:rPr>
          <w:rFonts w:ascii="Verdana" w:eastAsia="MS PMincho" w:hAnsi="Verdana"/>
          <w:sz w:val="20"/>
          <w:szCs w:val="20"/>
        </w:rPr>
        <w:t>y</w:t>
      </w:r>
      <w:r w:rsidRPr="005C7DB7">
        <w:rPr>
          <w:rFonts w:ascii="Verdana" w:eastAsia="MS PMincho" w:hAnsi="Verdana"/>
          <w:spacing w:val="-6"/>
          <w:sz w:val="20"/>
          <w:szCs w:val="20"/>
        </w:rPr>
        <w:t xml:space="preserve"> </w:t>
      </w:r>
      <w:r w:rsidRPr="005C7DB7">
        <w:rPr>
          <w:rFonts w:ascii="Verdana" w:eastAsia="MS PMincho" w:hAnsi="Verdana"/>
          <w:spacing w:val="-1"/>
          <w:sz w:val="20"/>
          <w:szCs w:val="20"/>
        </w:rPr>
        <w:t>a</w:t>
      </w:r>
      <w:r w:rsidRPr="005C7DB7">
        <w:rPr>
          <w:rFonts w:ascii="Verdana" w:eastAsia="MS PMincho" w:hAnsi="Verdana"/>
          <w:spacing w:val="-4"/>
          <w:sz w:val="20"/>
          <w:szCs w:val="20"/>
        </w:rPr>
        <w:t>r</w:t>
      </w:r>
      <w:r w:rsidRPr="005C7DB7">
        <w:rPr>
          <w:rFonts w:ascii="Verdana" w:eastAsia="MS PMincho" w:hAnsi="Verdana"/>
          <w:sz w:val="20"/>
          <w:szCs w:val="20"/>
        </w:rPr>
        <w:t>e</w:t>
      </w:r>
      <w:r w:rsidRPr="005C7DB7">
        <w:rPr>
          <w:rFonts w:ascii="Verdana" w:eastAsia="MS PMincho" w:hAnsi="Verdana"/>
          <w:spacing w:val="-17"/>
          <w:sz w:val="20"/>
          <w:szCs w:val="20"/>
        </w:rPr>
        <w:t xml:space="preserve"> </w:t>
      </w:r>
      <w:r w:rsidRPr="005C7DB7">
        <w:rPr>
          <w:rFonts w:ascii="Verdana" w:eastAsia="MS PMincho" w:hAnsi="Verdana"/>
          <w:spacing w:val="-1"/>
          <w:w w:val="98"/>
          <w:sz w:val="20"/>
          <w:szCs w:val="20"/>
        </w:rPr>
        <w:t>goin</w:t>
      </w:r>
      <w:r w:rsidRPr="005C7DB7">
        <w:rPr>
          <w:rFonts w:ascii="Verdana" w:eastAsia="MS PMincho" w:hAnsi="Verdana"/>
          <w:w w:val="98"/>
          <w:sz w:val="20"/>
          <w:szCs w:val="20"/>
        </w:rPr>
        <w:t>g</w:t>
      </w:r>
      <w:r w:rsidRPr="005C7DB7">
        <w:rPr>
          <w:rFonts w:ascii="Verdana" w:eastAsia="MS PMincho" w:hAnsi="Verdana"/>
          <w:spacing w:val="-11"/>
          <w:w w:val="98"/>
          <w:sz w:val="20"/>
          <w:szCs w:val="20"/>
        </w:rPr>
        <w:t xml:space="preserve"> </w:t>
      </w:r>
      <w:r w:rsidRPr="005C7DB7">
        <w:rPr>
          <w:rFonts w:ascii="Verdana" w:eastAsia="MS PMincho" w:hAnsi="Verdana"/>
          <w:spacing w:val="-1"/>
          <w:w w:val="103"/>
          <w:sz w:val="20"/>
          <w:szCs w:val="20"/>
        </w:rPr>
        <w:t>ab</w:t>
      </w:r>
      <w:r w:rsidRPr="005C7DB7">
        <w:rPr>
          <w:rFonts w:ascii="Verdana" w:eastAsia="MS PMincho" w:hAnsi="Verdana"/>
          <w:spacing w:val="-4"/>
          <w:w w:val="103"/>
          <w:sz w:val="20"/>
          <w:szCs w:val="20"/>
        </w:rPr>
        <w:t>r</w:t>
      </w:r>
      <w:r w:rsidRPr="005C7DB7">
        <w:rPr>
          <w:rFonts w:ascii="Verdana" w:eastAsia="MS PMincho" w:hAnsi="Verdana"/>
          <w:w w:val="103"/>
          <w:sz w:val="20"/>
          <w:szCs w:val="20"/>
        </w:rPr>
        <w:t>o</w:t>
      </w:r>
      <w:r w:rsidRPr="005C7DB7">
        <w:rPr>
          <w:rFonts w:ascii="Verdana" w:eastAsia="MS PMincho" w:hAnsi="Verdana"/>
          <w:spacing w:val="-1"/>
          <w:sz w:val="20"/>
          <w:szCs w:val="20"/>
        </w:rPr>
        <w:t>ad</w:t>
      </w:r>
      <w:r w:rsidRPr="005C7DB7">
        <w:rPr>
          <w:rFonts w:ascii="Verdana" w:eastAsia="MS PMincho" w:hAnsi="Verdana"/>
          <w:sz w:val="20"/>
          <w:szCs w:val="20"/>
        </w:rPr>
        <w:t>.</w:t>
      </w:r>
      <w:r w:rsidRPr="005C7DB7">
        <w:rPr>
          <w:rFonts w:ascii="Verdana" w:eastAsia="MS PMincho" w:hAnsi="Verdana"/>
          <w:spacing w:val="-21"/>
          <w:sz w:val="20"/>
          <w:szCs w:val="20"/>
        </w:rPr>
        <w:t xml:space="preserve"> </w:t>
      </w:r>
      <w:r w:rsidRPr="005C7DB7">
        <w:rPr>
          <w:rFonts w:ascii="Verdana" w:eastAsia="MS PMincho" w:hAnsi="Verdana"/>
          <w:spacing w:val="-5"/>
          <w:sz w:val="20"/>
          <w:szCs w:val="20"/>
        </w:rPr>
        <w:t>M</w:t>
      </w:r>
      <w:r w:rsidRPr="005C7DB7">
        <w:rPr>
          <w:rFonts w:ascii="Verdana" w:eastAsia="MS PMincho" w:hAnsi="Verdana"/>
          <w:spacing w:val="-1"/>
          <w:sz w:val="20"/>
          <w:szCs w:val="20"/>
        </w:rPr>
        <w:t>ana</w:t>
      </w:r>
      <w:r w:rsidRPr="005C7DB7">
        <w:rPr>
          <w:rFonts w:ascii="Verdana" w:eastAsia="MS PMincho" w:hAnsi="Verdana"/>
          <w:spacing w:val="1"/>
          <w:sz w:val="20"/>
          <w:szCs w:val="20"/>
        </w:rPr>
        <w:t>g</w:t>
      </w:r>
      <w:r w:rsidRPr="005C7DB7">
        <w:rPr>
          <w:rFonts w:ascii="Verdana" w:eastAsia="MS PMincho" w:hAnsi="Verdana"/>
          <w:spacing w:val="-1"/>
          <w:sz w:val="20"/>
          <w:szCs w:val="20"/>
        </w:rPr>
        <w:t>in</w:t>
      </w:r>
      <w:r w:rsidRPr="005C7DB7">
        <w:rPr>
          <w:rFonts w:ascii="Verdana" w:eastAsia="MS PMincho" w:hAnsi="Verdana"/>
          <w:sz w:val="20"/>
          <w:szCs w:val="20"/>
        </w:rPr>
        <w:t>g</w:t>
      </w:r>
      <w:r w:rsidRPr="005C7DB7">
        <w:rPr>
          <w:rFonts w:ascii="Verdana" w:eastAsia="MS PMincho" w:hAnsi="Verdana"/>
          <w:spacing w:val="-17"/>
          <w:sz w:val="20"/>
          <w:szCs w:val="20"/>
        </w:rPr>
        <w:t xml:space="preserve"> </w:t>
      </w:r>
      <w:r w:rsidRPr="005C7DB7">
        <w:rPr>
          <w:rFonts w:ascii="Verdana" w:eastAsia="MS PMincho" w:hAnsi="Verdana"/>
          <w:spacing w:val="-1"/>
          <w:w w:val="98"/>
          <w:sz w:val="20"/>
          <w:szCs w:val="20"/>
        </w:rPr>
        <w:t>agent</w:t>
      </w:r>
      <w:r w:rsidRPr="005C7DB7">
        <w:rPr>
          <w:rFonts w:ascii="Verdana" w:eastAsia="MS PMincho" w:hAnsi="Verdana"/>
          <w:w w:val="98"/>
          <w:sz w:val="20"/>
          <w:szCs w:val="20"/>
        </w:rPr>
        <w:t>s</w:t>
      </w:r>
      <w:r w:rsidRPr="005C7DB7">
        <w:rPr>
          <w:rFonts w:ascii="Verdana" w:eastAsia="MS PMincho" w:hAnsi="Verdana"/>
          <w:spacing w:val="-12"/>
          <w:w w:val="98"/>
          <w:sz w:val="20"/>
          <w:szCs w:val="20"/>
        </w:rPr>
        <w:t xml:space="preserve"> </w:t>
      </w:r>
      <w:r w:rsidRPr="005C7DB7">
        <w:rPr>
          <w:rFonts w:ascii="Verdana" w:eastAsia="MS PMincho" w:hAnsi="Verdana"/>
          <w:spacing w:val="-2"/>
          <w:sz w:val="20"/>
          <w:szCs w:val="20"/>
        </w:rPr>
        <w:t>m</w:t>
      </w:r>
      <w:r w:rsidRPr="005C7DB7">
        <w:rPr>
          <w:rFonts w:ascii="Verdana" w:eastAsia="MS PMincho" w:hAnsi="Verdana"/>
          <w:spacing w:val="-1"/>
          <w:sz w:val="20"/>
          <w:szCs w:val="20"/>
        </w:rPr>
        <w:t>us</w:t>
      </w:r>
      <w:r w:rsidRPr="005C7DB7">
        <w:rPr>
          <w:rFonts w:ascii="Verdana" w:eastAsia="MS PMincho" w:hAnsi="Verdana"/>
          <w:sz w:val="20"/>
          <w:szCs w:val="20"/>
        </w:rPr>
        <w:t>t</w:t>
      </w:r>
      <w:r w:rsidRPr="005C7DB7">
        <w:rPr>
          <w:rFonts w:ascii="Verdana" w:eastAsia="MS PMincho" w:hAnsi="Verdana"/>
          <w:spacing w:val="1"/>
          <w:sz w:val="20"/>
          <w:szCs w:val="20"/>
        </w:rPr>
        <w:t xml:space="preserve"> </w:t>
      </w:r>
      <w:r w:rsidRPr="005C7DB7">
        <w:rPr>
          <w:rFonts w:ascii="Verdana" w:eastAsia="MS PMincho" w:hAnsi="Verdana"/>
          <w:spacing w:val="-1"/>
          <w:sz w:val="20"/>
          <w:szCs w:val="20"/>
        </w:rPr>
        <w:t>b</w:t>
      </w:r>
      <w:r w:rsidRPr="005C7DB7">
        <w:rPr>
          <w:rFonts w:ascii="Verdana" w:eastAsia="MS PMincho" w:hAnsi="Verdana"/>
          <w:sz w:val="20"/>
          <w:szCs w:val="20"/>
        </w:rPr>
        <w:t>e</w:t>
      </w:r>
      <w:r w:rsidRPr="005C7DB7">
        <w:rPr>
          <w:rFonts w:ascii="Verdana" w:eastAsia="MS PMincho" w:hAnsi="Verdana"/>
          <w:spacing w:val="-15"/>
          <w:sz w:val="20"/>
          <w:szCs w:val="20"/>
        </w:rPr>
        <w:t xml:space="preserve"> </w:t>
      </w:r>
      <w:r w:rsidRPr="005C7DB7">
        <w:rPr>
          <w:rFonts w:ascii="Verdana" w:eastAsia="MS PMincho" w:hAnsi="Verdana"/>
          <w:spacing w:val="-6"/>
          <w:w w:val="96"/>
          <w:sz w:val="20"/>
          <w:szCs w:val="20"/>
        </w:rPr>
        <w:t>a</w:t>
      </w:r>
      <w:r w:rsidRPr="005C7DB7">
        <w:rPr>
          <w:rFonts w:ascii="Verdana" w:eastAsia="MS PMincho" w:hAnsi="Verdana"/>
          <w:spacing w:val="-1"/>
          <w:w w:val="96"/>
          <w:sz w:val="20"/>
          <w:szCs w:val="20"/>
        </w:rPr>
        <w:t>wa</w:t>
      </w:r>
      <w:r w:rsidRPr="005C7DB7">
        <w:rPr>
          <w:rFonts w:ascii="Verdana" w:eastAsia="MS PMincho" w:hAnsi="Verdana"/>
          <w:spacing w:val="-4"/>
          <w:w w:val="96"/>
          <w:sz w:val="20"/>
          <w:szCs w:val="20"/>
        </w:rPr>
        <w:t>r</w:t>
      </w:r>
      <w:r w:rsidRPr="005C7DB7">
        <w:rPr>
          <w:rFonts w:ascii="Verdana" w:eastAsia="MS PMincho" w:hAnsi="Verdana"/>
          <w:w w:val="96"/>
          <w:sz w:val="20"/>
          <w:szCs w:val="20"/>
        </w:rPr>
        <w:t>e</w:t>
      </w:r>
      <w:r w:rsidRPr="005C7DB7">
        <w:rPr>
          <w:rFonts w:ascii="Verdana" w:eastAsia="MS PMincho" w:hAnsi="Verdana"/>
          <w:spacing w:val="-8"/>
          <w:w w:val="96"/>
          <w:sz w:val="20"/>
          <w:szCs w:val="20"/>
        </w:rPr>
        <w:t xml:space="preserve"> </w:t>
      </w:r>
      <w:r w:rsidRPr="005C7DB7">
        <w:rPr>
          <w:rFonts w:ascii="Verdana" w:eastAsia="MS PMincho" w:hAnsi="Verdana"/>
          <w:spacing w:val="-1"/>
          <w:sz w:val="20"/>
          <w:szCs w:val="20"/>
        </w:rPr>
        <w:t>o</w:t>
      </w:r>
      <w:r w:rsidRPr="005C7DB7">
        <w:rPr>
          <w:rFonts w:ascii="Verdana" w:eastAsia="MS PMincho" w:hAnsi="Verdana"/>
          <w:sz w:val="20"/>
          <w:szCs w:val="20"/>
        </w:rPr>
        <w:t>f</w:t>
      </w:r>
      <w:r w:rsidRPr="005C7DB7">
        <w:rPr>
          <w:rFonts w:ascii="Verdana" w:eastAsia="MS PMincho" w:hAnsi="Verdana"/>
          <w:spacing w:val="-10"/>
          <w:sz w:val="20"/>
          <w:szCs w:val="20"/>
        </w:rPr>
        <w:t xml:space="preserve"> </w:t>
      </w:r>
      <w:r w:rsidRPr="005C7DB7">
        <w:rPr>
          <w:rFonts w:ascii="Verdana" w:eastAsia="MS PMincho" w:hAnsi="Verdana"/>
          <w:spacing w:val="-1"/>
          <w:sz w:val="20"/>
          <w:szCs w:val="20"/>
        </w:rPr>
        <w:t>th</w:t>
      </w:r>
      <w:r w:rsidRPr="005C7DB7">
        <w:rPr>
          <w:rFonts w:ascii="Verdana" w:eastAsia="MS PMincho" w:hAnsi="Verdana"/>
          <w:sz w:val="20"/>
          <w:szCs w:val="20"/>
        </w:rPr>
        <w:t>e</w:t>
      </w:r>
      <w:r w:rsidRPr="005C7DB7">
        <w:rPr>
          <w:rFonts w:ascii="Verdana" w:eastAsia="MS PMincho" w:hAnsi="Verdana"/>
          <w:spacing w:val="-9"/>
          <w:sz w:val="20"/>
          <w:szCs w:val="20"/>
        </w:rPr>
        <w:t xml:space="preserve"> </w:t>
      </w:r>
      <w:r w:rsidRPr="005C7DB7">
        <w:rPr>
          <w:rFonts w:ascii="Verdana" w:eastAsia="MS PMincho" w:hAnsi="Verdana"/>
          <w:spacing w:val="-1"/>
          <w:sz w:val="20"/>
          <w:szCs w:val="20"/>
        </w:rPr>
        <w:t>p</w:t>
      </w:r>
      <w:r w:rsidRPr="005C7DB7">
        <w:rPr>
          <w:rFonts w:ascii="Verdana" w:eastAsia="MS PMincho" w:hAnsi="Verdana"/>
          <w:spacing w:val="-4"/>
          <w:sz w:val="20"/>
          <w:szCs w:val="20"/>
        </w:rPr>
        <w:t>ro</w:t>
      </w:r>
      <w:r w:rsidRPr="005C7DB7">
        <w:rPr>
          <w:rFonts w:ascii="Verdana" w:eastAsia="MS PMincho" w:hAnsi="Verdana"/>
          <w:spacing w:val="3"/>
          <w:sz w:val="20"/>
          <w:szCs w:val="20"/>
        </w:rPr>
        <w:t>v</w:t>
      </w:r>
      <w:r w:rsidRPr="005C7DB7">
        <w:rPr>
          <w:rFonts w:ascii="Verdana" w:eastAsia="MS PMincho" w:hAnsi="Verdana"/>
          <w:spacing w:val="-1"/>
          <w:sz w:val="20"/>
          <w:szCs w:val="20"/>
        </w:rPr>
        <w:t>isio</w:t>
      </w:r>
      <w:r w:rsidRPr="005C7DB7">
        <w:rPr>
          <w:rFonts w:ascii="Verdana" w:eastAsia="MS PMincho" w:hAnsi="Verdana"/>
          <w:sz w:val="20"/>
          <w:szCs w:val="20"/>
        </w:rPr>
        <w:t>n</w:t>
      </w:r>
      <w:r w:rsidRPr="005C7DB7">
        <w:rPr>
          <w:rFonts w:ascii="Verdana" w:eastAsia="MS PMincho" w:hAnsi="Verdana"/>
          <w:spacing w:val="-13"/>
          <w:sz w:val="20"/>
          <w:szCs w:val="20"/>
        </w:rPr>
        <w:t xml:space="preserve"> </w:t>
      </w:r>
      <w:r w:rsidRPr="005C7DB7">
        <w:rPr>
          <w:rFonts w:ascii="Verdana" w:eastAsia="MS PMincho" w:hAnsi="Verdana"/>
          <w:spacing w:val="-1"/>
          <w:sz w:val="20"/>
          <w:szCs w:val="20"/>
        </w:rPr>
        <w:t>o</w:t>
      </w:r>
      <w:r w:rsidRPr="005C7DB7">
        <w:rPr>
          <w:rFonts w:ascii="Verdana" w:eastAsia="MS PMincho" w:hAnsi="Verdana"/>
          <w:sz w:val="20"/>
          <w:szCs w:val="20"/>
        </w:rPr>
        <w:t>f</w:t>
      </w:r>
      <w:r w:rsidRPr="005C7DB7">
        <w:rPr>
          <w:rFonts w:ascii="Verdana" w:eastAsia="MS PMincho" w:hAnsi="Verdana"/>
          <w:spacing w:val="-10"/>
          <w:sz w:val="20"/>
          <w:szCs w:val="20"/>
        </w:rPr>
        <w:t xml:space="preserve"> </w:t>
      </w:r>
      <w:r w:rsidRPr="005C7DB7">
        <w:rPr>
          <w:rFonts w:ascii="Verdana" w:eastAsia="MS PMincho" w:hAnsi="Verdana"/>
          <w:spacing w:val="-1"/>
          <w:sz w:val="20"/>
          <w:szCs w:val="20"/>
        </w:rPr>
        <w:t>the</w:t>
      </w:r>
      <w:r w:rsidRPr="005C7DB7">
        <w:rPr>
          <w:rFonts w:ascii="Verdana" w:eastAsia="MS PMincho" w:hAnsi="Verdana"/>
          <w:spacing w:val="7"/>
          <w:sz w:val="20"/>
          <w:szCs w:val="20"/>
        </w:rPr>
        <w:t xml:space="preserve"> </w:t>
      </w:r>
      <w:r w:rsidRPr="005C7DB7">
        <w:rPr>
          <w:rFonts w:ascii="Verdana" w:eastAsia="MS PMincho" w:hAnsi="Verdana"/>
          <w:i/>
          <w:sz w:val="20"/>
          <w:szCs w:val="20"/>
        </w:rPr>
        <w:t>Finance Acts</w:t>
      </w:r>
      <w:r w:rsidRPr="005C7DB7">
        <w:rPr>
          <w:rFonts w:ascii="Verdana" w:eastAsia="MS PMincho" w:hAnsi="Verdana"/>
          <w:sz w:val="20"/>
          <w:szCs w:val="20"/>
        </w:rPr>
        <w:t xml:space="preserve"> 1995 and 2007</w:t>
      </w:r>
      <w:r w:rsidR="00F751E7" w:rsidRPr="005C7DB7">
        <w:rPr>
          <w:rFonts w:ascii="Verdana" w:eastAsia="MS PMincho" w:hAnsi="Verdana"/>
          <w:sz w:val="20"/>
          <w:szCs w:val="20"/>
        </w:rPr>
        <w:t xml:space="preserve"> and the Non-Resident Landlord Scheme</w:t>
      </w:r>
      <w:r w:rsidRPr="005C7DB7">
        <w:rPr>
          <w:rFonts w:ascii="Verdana" w:eastAsia="MS PMincho" w:hAnsi="Verdana"/>
          <w:spacing w:val="-14"/>
          <w:sz w:val="20"/>
          <w:szCs w:val="20"/>
        </w:rPr>
        <w:t xml:space="preserve"> </w:t>
      </w:r>
      <w:r w:rsidRPr="005C7DB7">
        <w:rPr>
          <w:rFonts w:ascii="Verdana" w:eastAsia="MS PMincho" w:hAnsi="Verdana"/>
          <w:spacing w:val="-1"/>
          <w:w w:val="95"/>
          <w:sz w:val="20"/>
          <w:szCs w:val="20"/>
        </w:rPr>
        <w:t>especiall</w:t>
      </w:r>
      <w:r w:rsidRPr="005C7DB7">
        <w:rPr>
          <w:rFonts w:ascii="Verdana" w:eastAsia="MS PMincho" w:hAnsi="Verdana"/>
          <w:w w:val="95"/>
          <w:sz w:val="20"/>
          <w:szCs w:val="20"/>
        </w:rPr>
        <w:t>y</w:t>
      </w:r>
      <w:r w:rsidRPr="005C7DB7">
        <w:rPr>
          <w:rFonts w:ascii="Verdana" w:eastAsia="MS PMincho" w:hAnsi="Verdana"/>
          <w:spacing w:val="-7"/>
          <w:w w:val="95"/>
          <w:sz w:val="20"/>
          <w:szCs w:val="20"/>
        </w:rPr>
        <w:t xml:space="preserve"> </w:t>
      </w:r>
      <w:r w:rsidRPr="005C7DB7">
        <w:rPr>
          <w:rFonts w:ascii="Verdana" w:eastAsia="MS PMincho" w:hAnsi="Verdana"/>
          <w:spacing w:val="3"/>
          <w:sz w:val="20"/>
          <w:szCs w:val="20"/>
        </w:rPr>
        <w:t>w</w:t>
      </w:r>
      <w:r w:rsidRPr="005C7DB7">
        <w:rPr>
          <w:rFonts w:ascii="Verdana" w:eastAsia="MS PMincho" w:hAnsi="Verdana"/>
          <w:spacing w:val="-1"/>
          <w:sz w:val="20"/>
          <w:szCs w:val="20"/>
        </w:rPr>
        <w:t>it</w:t>
      </w:r>
      <w:r w:rsidRPr="005C7DB7">
        <w:rPr>
          <w:rFonts w:ascii="Verdana" w:eastAsia="MS PMincho" w:hAnsi="Verdana"/>
          <w:sz w:val="20"/>
          <w:szCs w:val="20"/>
        </w:rPr>
        <w:t>h</w:t>
      </w:r>
      <w:r w:rsidRPr="005C7DB7">
        <w:rPr>
          <w:rFonts w:ascii="Verdana" w:eastAsia="MS PMincho" w:hAnsi="Verdana"/>
          <w:spacing w:val="-19"/>
          <w:sz w:val="20"/>
          <w:szCs w:val="20"/>
        </w:rPr>
        <w:t xml:space="preserve"> </w:t>
      </w:r>
      <w:r w:rsidRPr="005C7DB7">
        <w:rPr>
          <w:rFonts w:ascii="Verdana" w:eastAsia="MS PMincho" w:hAnsi="Verdana"/>
          <w:spacing w:val="-3"/>
          <w:sz w:val="20"/>
          <w:szCs w:val="20"/>
        </w:rPr>
        <w:t>r</w:t>
      </w:r>
      <w:r w:rsidRPr="005C7DB7">
        <w:rPr>
          <w:rFonts w:ascii="Verdana" w:eastAsia="MS PMincho" w:hAnsi="Verdana"/>
          <w:sz w:val="20"/>
          <w:szCs w:val="20"/>
        </w:rPr>
        <w:t>e</w:t>
      </w:r>
      <w:r w:rsidRPr="005C7DB7">
        <w:rPr>
          <w:rFonts w:ascii="Verdana" w:eastAsia="MS PMincho" w:hAnsi="Verdana"/>
          <w:spacing w:val="-1"/>
          <w:sz w:val="20"/>
          <w:szCs w:val="20"/>
        </w:rPr>
        <w:t>ga</w:t>
      </w:r>
      <w:r w:rsidRPr="005C7DB7">
        <w:rPr>
          <w:rFonts w:ascii="Verdana" w:eastAsia="MS PMincho" w:hAnsi="Verdana"/>
          <w:spacing w:val="-3"/>
          <w:sz w:val="20"/>
          <w:szCs w:val="20"/>
        </w:rPr>
        <w:t>r</w:t>
      </w:r>
      <w:r w:rsidRPr="005C7DB7">
        <w:rPr>
          <w:rFonts w:ascii="Verdana" w:eastAsia="MS PMincho" w:hAnsi="Verdana"/>
          <w:sz w:val="20"/>
          <w:szCs w:val="20"/>
        </w:rPr>
        <w:t>d</w:t>
      </w:r>
      <w:r w:rsidRPr="005C7DB7">
        <w:rPr>
          <w:rFonts w:ascii="Verdana" w:eastAsia="MS PMincho" w:hAnsi="Verdana"/>
          <w:spacing w:val="-11"/>
          <w:sz w:val="20"/>
          <w:szCs w:val="20"/>
        </w:rPr>
        <w:t xml:space="preserve"> </w:t>
      </w:r>
      <w:r w:rsidRPr="005C7DB7">
        <w:rPr>
          <w:rFonts w:ascii="Verdana" w:eastAsia="MS PMincho" w:hAnsi="Verdana"/>
          <w:spacing w:val="-3"/>
          <w:sz w:val="20"/>
          <w:szCs w:val="20"/>
        </w:rPr>
        <w:t>t</w:t>
      </w:r>
      <w:r w:rsidRPr="005C7DB7">
        <w:rPr>
          <w:rFonts w:ascii="Verdana" w:eastAsia="MS PMincho" w:hAnsi="Verdana"/>
          <w:sz w:val="20"/>
          <w:szCs w:val="20"/>
        </w:rPr>
        <w:t>o</w:t>
      </w:r>
      <w:r w:rsidRPr="005C7DB7">
        <w:rPr>
          <w:rFonts w:ascii="Verdana" w:eastAsia="MS PMincho" w:hAnsi="Verdana"/>
          <w:spacing w:val="-5"/>
          <w:sz w:val="20"/>
          <w:szCs w:val="20"/>
        </w:rPr>
        <w:t xml:space="preserve"> </w:t>
      </w:r>
      <w:r w:rsidRPr="005C7DB7">
        <w:rPr>
          <w:rFonts w:ascii="Verdana" w:eastAsia="MS PMincho" w:hAnsi="Verdana"/>
          <w:spacing w:val="-1"/>
          <w:sz w:val="20"/>
          <w:szCs w:val="20"/>
        </w:rPr>
        <w:t>th</w:t>
      </w:r>
      <w:r w:rsidRPr="005C7DB7">
        <w:rPr>
          <w:rFonts w:ascii="Verdana" w:eastAsia="MS PMincho" w:hAnsi="Verdana"/>
          <w:sz w:val="20"/>
          <w:szCs w:val="20"/>
        </w:rPr>
        <w:t>e</w:t>
      </w:r>
      <w:r w:rsidRPr="005C7DB7">
        <w:rPr>
          <w:rFonts w:ascii="Verdana" w:eastAsia="MS PMincho" w:hAnsi="Verdana"/>
          <w:spacing w:val="-9"/>
          <w:sz w:val="20"/>
          <w:szCs w:val="20"/>
        </w:rPr>
        <w:t xml:space="preserve"> </w:t>
      </w:r>
      <w:r w:rsidRPr="005C7DB7">
        <w:rPr>
          <w:rFonts w:ascii="Verdana" w:eastAsia="MS PMincho" w:hAnsi="Verdana"/>
          <w:spacing w:val="-3"/>
          <w:sz w:val="20"/>
          <w:szCs w:val="20"/>
        </w:rPr>
        <w:t>r</w:t>
      </w:r>
      <w:r w:rsidRPr="005C7DB7">
        <w:rPr>
          <w:rFonts w:ascii="Verdana" w:eastAsia="MS PMincho" w:hAnsi="Verdana"/>
          <w:sz w:val="20"/>
          <w:szCs w:val="20"/>
        </w:rPr>
        <w:t>e</w:t>
      </w:r>
      <w:r w:rsidRPr="005C7DB7">
        <w:rPr>
          <w:rFonts w:ascii="Verdana" w:eastAsia="MS PMincho" w:hAnsi="Verdana"/>
          <w:spacing w:val="-1"/>
          <w:sz w:val="20"/>
          <w:szCs w:val="20"/>
        </w:rPr>
        <w:t>qui</w:t>
      </w:r>
      <w:r w:rsidRPr="005C7DB7">
        <w:rPr>
          <w:rFonts w:ascii="Verdana" w:eastAsia="MS PMincho" w:hAnsi="Verdana"/>
          <w:spacing w:val="-3"/>
          <w:sz w:val="20"/>
          <w:szCs w:val="20"/>
        </w:rPr>
        <w:t>r</w:t>
      </w:r>
      <w:r w:rsidRPr="005C7DB7">
        <w:rPr>
          <w:rFonts w:ascii="Verdana" w:eastAsia="MS PMincho" w:hAnsi="Verdana"/>
          <w:spacing w:val="-1"/>
          <w:sz w:val="20"/>
          <w:szCs w:val="20"/>
        </w:rPr>
        <w:t>ement</w:t>
      </w:r>
      <w:r w:rsidRPr="005C7DB7">
        <w:rPr>
          <w:rFonts w:ascii="Verdana" w:eastAsia="MS PMincho" w:hAnsi="Verdana"/>
          <w:sz w:val="20"/>
          <w:szCs w:val="20"/>
        </w:rPr>
        <w:t>s</w:t>
      </w:r>
      <w:r w:rsidRPr="005C7DB7">
        <w:rPr>
          <w:rFonts w:ascii="Verdana" w:eastAsia="MS PMincho" w:hAnsi="Verdana"/>
          <w:spacing w:val="2"/>
          <w:sz w:val="20"/>
          <w:szCs w:val="20"/>
        </w:rPr>
        <w:t xml:space="preserve"> </w:t>
      </w:r>
      <w:r w:rsidRPr="005C7DB7">
        <w:rPr>
          <w:rFonts w:ascii="Verdana" w:eastAsia="MS PMincho" w:hAnsi="Verdana"/>
          <w:spacing w:val="-3"/>
          <w:sz w:val="20"/>
          <w:szCs w:val="20"/>
        </w:rPr>
        <w:t>t</w:t>
      </w:r>
      <w:r w:rsidRPr="005C7DB7">
        <w:rPr>
          <w:rFonts w:ascii="Verdana" w:eastAsia="MS PMincho" w:hAnsi="Verdana"/>
          <w:sz w:val="20"/>
          <w:szCs w:val="20"/>
        </w:rPr>
        <w:t>o</w:t>
      </w:r>
      <w:r w:rsidRPr="005C7DB7">
        <w:rPr>
          <w:rFonts w:ascii="Verdana" w:eastAsia="MS PMincho" w:hAnsi="Verdana"/>
          <w:spacing w:val="9"/>
          <w:sz w:val="20"/>
          <w:szCs w:val="20"/>
        </w:rPr>
        <w:t xml:space="preserve"> </w:t>
      </w:r>
      <w:r w:rsidRPr="005C7DB7">
        <w:rPr>
          <w:rFonts w:ascii="Verdana" w:eastAsia="MS PMincho" w:hAnsi="Verdana"/>
          <w:sz w:val="20"/>
          <w:szCs w:val="20"/>
        </w:rPr>
        <w:t>deduct</w:t>
      </w:r>
      <w:r w:rsidRPr="005C7DB7">
        <w:rPr>
          <w:rFonts w:ascii="Verdana" w:eastAsia="MS PMincho" w:hAnsi="Verdana"/>
          <w:spacing w:val="6"/>
          <w:sz w:val="20"/>
          <w:szCs w:val="20"/>
        </w:rPr>
        <w:t xml:space="preserve"> </w:t>
      </w:r>
      <w:r w:rsidRPr="005C7DB7">
        <w:rPr>
          <w:rFonts w:ascii="Verdana" w:eastAsia="MS PMincho" w:hAnsi="Verdana"/>
          <w:sz w:val="20"/>
          <w:szCs w:val="20"/>
        </w:rPr>
        <w:t>tax</w:t>
      </w:r>
      <w:r w:rsidRPr="005C7DB7">
        <w:rPr>
          <w:rFonts w:ascii="Verdana" w:eastAsia="MS PMincho" w:hAnsi="Verdana"/>
          <w:spacing w:val="-7"/>
          <w:sz w:val="20"/>
          <w:szCs w:val="20"/>
        </w:rPr>
        <w:t xml:space="preserve"> </w:t>
      </w:r>
      <w:r w:rsidRPr="005C7DB7">
        <w:rPr>
          <w:rFonts w:ascii="Verdana" w:eastAsia="MS PMincho" w:hAnsi="Verdana"/>
          <w:sz w:val="20"/>
          <w:szCs w:val="20"/>
        </w:rPr>
        <w:t>f</w:t>
      </w:r>
      <w:r w:rsidRPr="005C7DB7">
        <w:rPr>
          <w:rFonts w:ascii="Verdana" w:eastAsia="MS PMincho" w:hAnsi="Verdana"/>
          <w:spacing w:val="-3"/>
          <w:sz w:val="20"/>
          <w:szCs w:val="20"/>
        </w:rPr>
        <w:t>r</w:t>
      </w:r>
      <w:r w:rsidRPr="005C7DB7">
        <w:rPr>
          <w:rFonts w:ascii="Verdana" w:eastAsia="MS PMincho" w:hAnsi="Verdana"/>
          <w:sz w:val="20"/>
          <w:szCs w:val="20"/>
        </w:rPr>
        <w:t>om</w:t>
      </w:r>
      <w:r w:rsidRPr="005C7DB7">
        <w:rPr>
          <w:rFonts w:ascii="Verdana" w:eastAsia="MS PMincho" w:hAnsi="Verdana"/>
          <w:spacing w:val="7"/>
          <w:sz w:val="20"/>
          <w:szCs w:val="20"/>
        </w:rPr>
        <w:t xml:space="preserve"> </w:t>
      </w:r>
      <w:r w:rsidRPr="005C7DB7">
        <w:rPr>
          <w:rFonts w:ascii="Verdana" w:eastAsia="MS PMincho" w:hAnsi="Verdana"/>
          <w:spacing w:val="-3"/>
          <w:sz w:val="20"/>
          <w:szCs w:val="20"/>
        </w:rPr>
        <w:t>r</w:t>
      </w:r>
      <w:r w:rsidRPr="005C7DB7">
        <w:rPr>
          <w:rFonts w:ascii="Verdana" w:eastAsia="MS PMincho" w:hAnsi="Verdana"/>
          <w:spacing w:val="-1"/>
          <w:sz w:val="20"/>
          <w:szCs w:val="20"/>
        </w:rPr>
        <w:t>e</w:t>
      </w:r>
      <w:r w:rsidRPr="005C7DB7">
        <w:rPr>
          <w:rFonts w:ascii="Verdana" w:eastAsia="MS PMincho" w:hAnsi="Verdana"/>
          <w:sz w:val="20"/>
          <w:szCs w:val="20"/>
        </w:rPr>
        <w:t>nt</w:t>
      </w:r>
      <w:r w:rsidRPr="005C7DB7">
        <w:rPr>
          <w:rFonts w:ascii="Verdana" w:eastAsia="MS PMincho" w:hAnsi="Verdana"/>
          <w:spacing w:val="12"/>
          <w:sz w:val="20"/>
          <w:szCs w:val="20"/>
        </w:rPr>
        <w:t xml:space="preserve"> </w:t>
      </w:r>
      <w:r w:rsidRPr="005C7DB7">
        <w:rPr>
          <w:rFonts w:ascii="Verdana" w:eastAsia="MS PMincho" w:hAnsi="Verdana"/>
          <w:spacing w:val="-3"/>
          <w:sz w:val="20"/>
          <w:szCs w:val="20"/>
        </w:rPr>
        <w:t>r</w:t>
      </w:r>
      <w:r w:rsidRPr="005C7DB7">
        <w:rPr>
          <w:rFonts w:ascii="Verdana" w:eastAsia="MS PMincho" w:hAnsi="Verdana"/>
          <w:sz w:val="20"/>
          <w:szCs w:val="20"/>
        </w:rPr>
        <w:t>e</w:t>
      </w:r>
      <w:r w:rsidRPr="005C7DB7">
        <w:rPr>
          <w:rFonts w:ascii="Verdana" w:eastAsia="MS PMincho" w:hAnsi="Verdana"/>
          <w:spacing w:val="-3"/>
          <w:sz w:val="20"/>
          <w:szCs w:val="20"/>
        </w:rPr>
        <w:t>c</w:t>
      </w:r>
      <w:r w:rsidRPr="005C7DB7">
        <w:rPr>
          <w:rFonts w:ascii="Verdana" w:eastAsia="MS PMincho" w:hAnsi="Verdana"/>
          <w:sz w:val="20"/>
          <w:szCs w:val="20"/>
        </w:rPr>
        <w:t>e</w:t>
      </w:r>
      <w:r w:rsidRPr="005C7DB7">
        <w:rPr>
          <w:rFonts w:ascii="Verdana" w:eastAsia="MS PMincho" w:hAnsi="Verdana"/>
          <w:spacing w:val="-2"/>
          <w:sz w:val="20"/>
          <w:szCs w:val="20"/>
        </w:rPr>
        <w:t>i</w:t>
      </w:r>
      <w:r w:rsidRPr="005C7DB7">
        <w:rPr>
          <w:rFonts w:ascii="Verdana" w:eastAsia="MS PMincho" w:hAnsi="Verdana"/>
          <w:spacing w:val="-4"/>
          <w:sz w:val="20"/>
          <w:szCs w:val="20"/>
        </w:rPr>
        <w:t>v</w:t>
      </w:r>
      <w:r w:rsidRPr="005C7DB7">
        <w:rPr>
          <w:rFonts w:ascii="Verdana" w:eastAsia="MS PMincho" w:hAnsi="Verdana"/>
          <w:sz w:val="20"/>
          <w:szCs w:val="20"/>
        </w:rPr>
        <w:t>ed.</w:t>
      </w:r>
      <w:r w:rsidR="00615983" w:rsidRPr="005C7DB7">
        <w:rPr>
          <w:rFonts w:ascii="Verdana" w:eastAsia="MS PMincho" w:hAnsi="Verdana"/>
          <w:sz w:val="20"/>
          <w:szCs w:val="20"/>
        </w:rPr>
        <w:t xml:space="preserve"> </w:t>
      </w:r>
    </w:p>
    <w:p w14:paraId="06267367" w14:textId="77777777" w:rsidR="00171FB9" w:rsidRDefault="00171FB9" w:rsidP="00D902B3">
      <w:pPr>
        <w:pStyle w:val="onlinetext"/>
        <w:suppressAutoHyphens/>
        <w:autoSpaceDE w:val="0"/>
        <w:spacing w:after="0"/>
        <w:rPr>
          <w:rFonts w:eastAsia="Times New Roman"/>
          <w:szCs w:val="20"/>
        </w:rPr>
      </w:pPr>
    </w:p>
    <w:tbl>
      <w:tblPr>
        <w:tblStyle w:val="TableGrid"/>
        <w:tblW w:w="0" w:type="auto"/>
        <w:tblLook w:val="04A0" w:firstRow="1" w:lastRow="0" w:firstColumn="1" w:lastColumn="0" w:noHBand="0" w:noVBand="1"/>
      </w:tblPr>
      <w:tblGrid>
        <w:gridCol w:w="9242"/>
      </w:tblGrid>
      <w:tr w:rsidR="00862EC8" w14:paraId="28E866C1" w14:textId="77777777" w:rsidTr="00862EC8">
        <w:tc>
          <w:tcPr>
            <w:tcW w:w="9242" w:type="dxa"/>
          </w:tcPr>
          <w:p w14:paraId="0C25E879" w14:textId="77777777" w:rsidR="00D902B3" w:rsidRDefault="00D902B3" w:rsidP="002C50F0">
            <w:pPr>
              <w:pStyle w:val="onlinetext"/>
              <w:suppressAutoHyphens/>
              <w:autoSpaceDE w:val="0"/>
              <w:spacing w:after="0"/>
              <w:rPr>
                <w:rFonts w:eastAsia="Times New Roman"/>
                <w:i/>
                <w:szCs w:val="20"/>
              </w:rPr>
            </w:pPr>
            <w:r>
              <w:rPr>
                <w:rFonts w:eastAsia="Times New Roman"/>
                <w:i/>
                <w:szCs w:val="20"/>
              </w:rPr>
              <w:t>Taxation of Income from land (</w:t>
            </w:r>
            <w:r w:rsidR="00D923A7">
              <w:rPr>
                <w:rFonts w:eastAsia="Times New Roman"/>
                <w:i/>
                <w:szCs w:val="20"/>
              </w:rPr>
              <w:t>non-residents</w:t>
            </w:r>
            <w:r>
              <w:rPr>
                <w:rFonts w:eastAsia="Times New Roman"/>
                <w:i/>
                <w:szCs w:val="20"/>
              </w:rPr>
              <w:t>) Regulations 1995, SI 1995/2902</w:t>
            </w:r>
          </w:p>
          <w:p w14:paraId="25542A53" w14:textId="77777777" w:rsidR="00862EC8" w:rsidRPr="00AC0876" w:rsidRDefault="00862EC8" w:rsidP="002C50F0">
            <w:pPr>
              <w:pStyle w:val="onlinetext"/>
              <w:suppressAutoHyphens/>
              <w:autoSpaceDE w:val="0"/>
              <w:spacing w:after="0"/>
              <w:rPr>
                <w:rFonts w:eastAsia="Times New Roman"/>
                <w:i/>
                <w:szCs w:val="20"/>
              </w:rPr>
            </w:pPr>
            <w:r>
              <w:rPr>
                <w:rFonts w:eastAsia="Times New Roman"/>
                <w:i/>
                <w:szCs w:val="20"/>
              </w:rPr>
              <w:t>Finance Acts 1995 and 2007</w:t>
            </w:r>
          </w:p>
        </w:tc>
      </w:tr>
    </w:tbl>
    <w:p w14:paraId="76BAC138" w14:textId="77777777" w:rsidR="00862EC8" w:rsidRPr="00171FB9" w:rsidRDefault="00862EC8" w:rsidP="002C50F0">
      <w:pPr>
        <w:pStyle w:val="onlinetext"/>
        <w:suppressAutoHyphens/>
        <w:autoSpaceDE w:val="0"/>
        <w:spacing w:after="0"/>
        <w:rPr>
          <w:rFonts w:eastAsia="Times New Roman"/>
          <w:szCs w:val="20"/>
        </w:rPr>
      </w:pPr>
    </w:p>
    <w:p w14:paraId="759369A4" w14:textId="77777777" w:rsidR="00171FB9" w:rsidRPr="00316A3E" w:rsidRDefault="009833A1" w:rsidP="00316A3E">
      <w:pPr>
        <w:pStyle w:val="Heading2"/>
      </w:pPr>
      <w:bookmarkStart w:id="306" w:name="_Toc415753294"/>
      <w:bookmarkStart w:id="307" w:name="_Toc443380625"/>
      <w:r w:rsidRPr="00316A3E">
        <w:t>13.5</w:t>
      </w:r>
      <w:r w:rsidR="00B75352">
        <w:tab/>
      </w:r>
      <w:r w:rsidR="00171FB9" w:rsidRPr="00316A3E">
        <w:t>New landlord</w:t>
      </w:r>
      <w:bookmarkEnd w:id="306"/>
      <w:bookmarkEnd w:id="307"/>
    </w:p>
    <w:p w14:paraId="3348B2CA" w14:textId="77777777" w:rsidR="00171FB9" w:rsidRDefault="00171FB9" w:rsidP="009B0001">
      <w:pPr>
        <w:widowControl w:val="0"/>
        <w:autoSpaceDE w:val="0"/>
        <w:autoSpaceDN w:val="0"/>
        <w:adjustRightInd w:val="0"/>
        <w:spacing w:line="110" w:lineRule="exact"/>
        <w:rPr>
          <w:rFonts w:ascii="Verdana" w:eastAsia="MS PMincho" w:hAnsi="Verdana"/>
          <w:color w:val="000000"/>
          <w:sz w:val="20"/>
          <w:szCs w:val="20"/>
        </w:rPr>
      </w:pPr>
    </w:p>
    <w:p w14:paraId="06FFACC1" w14:textId="77777777" w:rsidR="009B0001" w:rsidRPr="00316A3E" w:rsidRDefault="009B0001" w:rsidP="009B0001">
      <w:pPr>
        <w:widowControl w:val="0"/>
        <w:autoSpaceDE w:val="0"/>
        <w:autoSpaceDN w:val="0"/>
        <w:adjustRightInd w:val="0"/>
        <w:spacing w:line="110" w:lineRule="exact"/>
        <w:rPr>
          <w:rFonts w:ascii="Verdana" w:eastAsia="MS PMincho" w:hAnsi="Verdana"/>
          <w:b/>
          <w:color w:val="000000"/>
          <w:sz w:val="20"/>
          <w:szCs w:val="20"/>
        </w:rPr>
      </w:pPr>
    </w:p>
    <w:p w14:paraId="19931286" w14:textId="77777777" w:rsidR="00B56A0B" w:rsidRPr="005C7DB7" w:rsidRDefault="00171FB9" w:rsidP="002C50F0">
      <w:pPr>
        <w:widowControl w:val="0"/>
        <w:autoSpaceDE w:val="0"/>
        <w:autoSpaceDN w:val="0"/>
        <w:adjustRightInd w:val="0"/>
        <w:spacing w:line="243" w:lineRule="auto"/>
        <w:ind w:right="-41"/>
        <w:rPr>
          <w:rFonts w:ascii="Verdana" w:eastAsia="MS PMincho" w:hAnsi="Verdana"/>
          <w:spacing w:val="-13"/>
          <w:sz w:val="20"/>
          <w:szCs w:val="20"/>
        </w:rPr>
      </w:pPr>
      <w:r w:rsidRPr="005C7DB7">
        <w:rPr>
          <w:rFonts w:ascii="Verdana" w:eastAsia="MS PMincho" w:hAnsi="Verdana"/>
          <w:w w:val="89"/>
          <w:sz w:val="20"/>
          <w:szCs w:val="20"/>
        </w:rPr>
        <w:t>A</w:t>
      </w:r>
      <w:r w:rsidRPr="005C7DB7">
        <w:rPr>
          <w:rFonts w:ascii="Verdana" w:eastAsia="MS PMincho" w:hAnsi="Verdana"/>
          <w:spacing w:val="-9"/>
          <w:w w:val="89"/>
          <w:sz w:val="20"/>
          <w:szCs w:val="20"/>
        </w:rPr>
        <w:t xml:space="preserve"> </w:t>
      </w:r>
      <w:r w:rsidRPr="005C7DB7">
        <w:rPr>
          <w:rFonts w:ascii="Verdana" w:eastAsia="MS PMincho" w:hAnsi="Verdana"/>
          <w:spacing w:val="-5"/>
          <w:sz w:val="20"/>
          <w:szCs w:val="20"/>
        </w:rPr>
        <w:t>landlo</w:t>
      </w:r>
      <w:r w:rsidRPr="005C7DB7">
        <w:rPr>
          <w:rFonts w:ascii="Verdana" w:eastAsia="MS PMincho" w:hAnsi="Verdana"/>
          <w:spacing w:val="-7"/>
          <w:sz w:val="20"/>
          <w:szCs w:val="20"/>
        </w:rPr>
        <w:t>r</w:t>
      </w:r>
      <w:r w:rsidRPr="005C7DB7">
        <w:rPr>
          <w:rFonts w:ascii="Verdana" w:eastAsia="MS PMincho" w:hAnsi="Verdana"/>
          <w:sz w:val="20"/>
          <w:szCs w:val="20"/>
        </w:rPr>
        <w:t>d</w:t>
      </w:r>
      <w:r w:rsidRPr="005C7DB7">
        <w:rPr>
          <w:rFonts w:ascii="Verdana" w:eastAsia="MS PMincho" w:hAnsi="Verdana"/>
          <w:spacing w:val="9"/>
          <w:sz w:val="20"/>
          <w:szCs w:val="20"/>
        </w:rPr>
        <w:t xml:space="preserve"> </w:t>
      </w:r>
      <w:r w:rsidRPr="005C7DB7">
        <w:rPr>
          <w:rFonts w:ascii="Verdana" w:eastAsia="MS PMincho" w:hAnsi="Verdana"/>
          <w:spacing w:val="-5"/>
          <w:sz w:val="20"/>
          <w:szCs w:val="20"/>
        </w:rPr>
        <w:t>wh</w:t>
      </w:r>
      <w:r w:rsidRPr="005C7DB7">
        <w:rPr>
          <w:rFonts w:ascii="Verdana" w:eastAsia="MS PMincho" w:hAnsi="Verdana"/>
          <w:sz w:val="20"/>
          <w:szCs w:val="20"/>
        </w:rPr>
        <w:t>o</w:t>
      </w:r>
      <w:r w:rsidRPr="005C7DB7">
        <w:rPr>
          <w:rFonts w:ascii="Verdana" w:eastAsia="MS PMincho" w:hAnsi="Verdana"/>
          <w:spacing w:val="-6"/>
          <w:sz w:val="20"/>
          <w:szCs w:val="20"/>
        </w:rPr>
        <w:t xml:space="preserve"> </w:t>
      </w:r>
      <w:r w:rsidRPr="005C7DB7">
        <w:rPr>
          <w:rFonts w:ascii="Verdana" w:eastAsia="MS PMincho" w:hAnsi="Verdana"/>
          <w:spacing w:val="-5"/>
          <w:sz w:val="20"/>
          <w:szCs w:val="20"/>
        </w:rPr>
        <w:t>ha</w:t>
      </w:r>
      <w:r w:rsidRPr="005C7DB7">
        <w:rPr>
          <w:rFonts w:ascii="Verdana" w:eastAsia="MS PMincho" w:hAnsi="Verdana"/>
          <w:sz w:val="20"/>
          <w:szCs w:val="20"/>
        </w:rPr>
        <w:t>s</w:t>
      </w:r>
      <w:r w:rsidRPr="005C7DB7">
        <w:rPr>
          <w:rFonts w:ascii="Verdana" w:eastAsia="MS PMincho" w:hAnsi="Verdana"/>
          <w:spacing w:val="-8"/>
          <w:sz w:val="20"/>
          <w:szCs w:val="20"/>
        </w:rPr>
        <w:t xml:space="preserve"> </w:t>
      </w:r>
      <w:r w:rsidRPr="005C7DB7">
        <w:rPr>
          <w:rFonts w:ascii="Verdana" w:eastAsia="MS PMincho" w:hAnsi="Verdana"/>
          <w:spacing w:val="-5"/>
          <w:sz w:val="20"/>
          <w:szCs w:val="20"/>
        </w:rPr>
        <w:t>jus</w:t>
      </w:r>
      <w:r w:rsidRPr="005C7DB7">
        <w:rPr>
          <w:rFonts w:ascii="Verdana" w:eastAsia="MS PMincho" w:hAnsi="Verdana"/>
          <w:sz w:val="20"/>
          <w:szCs w:val="20"/>
        </w:rPr>
        <w:t>t</w:t>
      </w:r>
      <w:r w:rsidRPr="005C7DB7">
        <w:rPr>
          <w:rFonts w:ascii="Verdana" w:eastAsia="MS PMincho" w:hAnsi="Verdana"/>
          <w:spacing w:val="-4"/>
          <w:sz w:val="20"/>
          <w:szCs w:val="20"/>
        </w:rPr>
        <w:t xml:space="preserve"> </w:t>
      </w:r>
      <w:r w:rsidRPr="005C7DB7">
        <w:rPr>
          <w:rFonts w:ascii="Verdana" w:eastAsia="MS PMincho" w:hAnsi="Verdana"/>
          <w:spacing w:val="-5"/>
          <w:sz w:val="20"/>
          <w:szCs w:val="20"/>
        </w:rPr>
        <w:t>a</w:t>
      </w:r>
      <w:r w:rsidRPr="005C7DB7">
        <w:rPr>
          <w:rFonts w:ascii="Verdana" w:eastAsia="MS PMincho" w:hAnsi="Verdana"/>
          <w:spacing w:val="-7"/>
          <w:sz w:val="20"/>
          <w:szCs w:val="20"/>
        </w:rPr>
        <w:t>c</w:t>
      </w:r>
      <w:r w:rsidRPr="005C7DB7">
        <w:rPr>
          <w:rFonts w:ascii="Verdana" w:eastAsia="MS PMincho" w:hAnsi="Verdana"/>
          <w:spacing w:val="-5"/>
          <w:sz w:val="20"/>
          <w:szCs w:val="20"/>
        </w:rPr>
        <w:t>qui</w:t>
      </w:r>
      <w:r w:rsidRPr="005C7DB7">
        <w:rPr>
          <w:rFonts w:ascii="Verdana" w:eastAsia="MS PMincho" w:hAnsi="Verdana"/>
          <w:spacing w:val="-7"/>
          <w:sz w:val="20"/>
          <w:szCs w:val="20"/>
        </w:rPr>
        <w:t>r</w:t>
      </w:r>
      <w:r w:rsidR="002C50F0" w:rsidRPr="005C7DB7">
        <w:rPr>
          <w:rFonts w:ascii="Verdana" w:eastAsia="MS PMincho" w:hAnsi="Verdana"/>
          <w:spacing w:val="-7"/>
          <w:sz w:val="20"/>
          <w:szCs w:val="20"/>
        </w:rPr>
        <w:t>e</w:t>
      </w:r>
      <w:r w:rsidR="00DD0246" w:rsidRPr="005C7DB7">
        <w:rPr>
          <w:rFonts w:ascii="Verdana" w:eastAsia="MS PMincho" w:hAnsi="Verdana"/>
          <w:spacing w:val="-7"/>
          <w:sz w:val="20"/>
          <w:szCs w:val="20"/>
        </w:rPr>
        <w:t>d</w:t>
      </w:r>
      <w:r w:rsidR="00DD0246" w:rsidRPr="005C7DB7">
        <w:rPr>
          <w:rFonts w:ascii="Verdana" w:eastAsia="MS PMincho" w:hAnsi="Verdana"/>
          <w:spacing w:val="-5"/>
          <w:sz w:val="20"/>
          <w:szCs w:val="20"/>
        </w:rPr>
        <w:t xml:space="preserve"> th</w:t>
      </w:r>
      <w:r w:rsidR="00DD0246" w:rsidRPr="005C7DB7">
        <w:rPr>
          <w:rFonts w:ascii="Verdana" w:eastAsia="MS PMincho" w:hAnsi="Verdana"/>
          <w:sz w:val="20"/>
          <w:szCs w:val="20"/>
        </w:rPr>
        <w:t>e</w:t>
      </w:r>
      <w:r w:rsidR="00DD0246" w:rsidRPr="005C7DB7">
        <w:rPr>
          <w:rFonts w:ascii="Verdana" w:eastAsia="MS PMincho" w:hAnsi="Verdana"/>
          <w:spacing w:val="-1"/>
          <w:sz w:val="20"/>
          <w:szCs w:val="20"/>
        </w:rPr>
        <w:t xml:space="preserve"> </w:t>
      </w:r>
      <w:r w:rsidR="00DD0246" w:rsidRPr="005C7DB7">
        <w:rPr>
          <w:rFonts w:ascii="Verdana" w:eastAsia="MS PMincho" w:hAnsi="Verdana"/>
          <w:spacing w:val="-5"/>
          <w:sz w:val="20"/>
          <w:szCs w:val="20"/>
        </w:rPr>
        <w:t>p</w:t>
      </w:r>
      <w:r w:rsidR="00DD0246" w:rsidRPr="005C7DB7">
        <w:rPr>
          <w:rFonts w:ascii="Verdana" w:eastAsia="MS PMincho" w:hAnsi="Verdana"/>
          <w:spacing w:val="-8"/>
          <w:sz w:val="20"/>
          <w:szCs w:val="20"/>
        </w:rPr>
        <w:t>r</w:t>
      </w:r>
      <w:r w:rsidR="00DD0246" w:rsidRPr="005C7DB7">
        <w:rPr>
          <w:rFonts w:ascii="Verdana" w:eastAsia="MS PMincho" w:hAnsi="Verdana"/>
          <w:spacing w:val="-6"/>
          <w:sz w:val="20"/>
          <w:szCs w:val="20"/>
        </w:rPr>
        <w:t>o</w:t>
      </w:r>
      <w:r w:rsidR="00DD0246" w:rsidRPr="005C7DB7">
        <w:rPr>
          <w:rFonts w:ascii="Verdana" w:eastAsia="MS PMincho" w:hAnsi="Verdana"/>
          <w:spacing w:val="-4"/>
          <w:sz w:val="20"/>
          <w:szCs w:val="20"/>
        </w:rPr>
        <w:t>p</w:t>
      </w:r>
      <w:r w:rsidR="00DD0246" w:rsidRPr="005C7DB7">
        <w:rPr>
          <w:rFonts w:ascii="Verdana" w:eastAsia="MS PMincho" w:hAnsi="Verdana"/>
          <w:spacing w:val="-5"/>
          <w:sz w:val="20"/>
          <w:szCs w:val="20"/>
        </w:rPr>
        <w:t>e</w:t>
      </w:r>
      <w:r w:rsidR="00DD0246" w:rsidRPr="005C7DB7">
        <w:rPr>
          <w:rFonts w:ascii="Verdana" w:eastAsia="MS PMincho" w:hAnsi="Verdana"/>
          <w:spacing w:val="-1"/>
          <w:sz w:val="20"/>
          <w:szCs w:val="20"/>
        </w:rPr>
        <w:t>rt</w:t>
      </w:r>
      <w:r w:rsidR="00DD0246" w:rsidRPr="005C7DB7">
        <w:rPr>
          <w:rFonts w:ascii="Verdana" w:eastAsia="MS PMincho" w:hAnsi="Verdana"/>
          <w:sz w:val="20"/>
          <w:szCs w:val="20"/>
        </w:rPr>
        <w:t>y</w:t>
      </w:r>
      <w:r w:rsidR="00DD0246" w:rsidRPr="005C7DB7">
        <w:rPr>
          <w:rFonts w:ascii="Verdana" w:eastAsia="MS PMincho" w:hAnsi="Verdana"/>
          <w:spacing w:val="5"/>
          <w:sz w:val="20"/>
          <w:szCs w:val="20"/>
        </w:rPr>
        <w:t xml:space="preserve"> </w:t>
      </w:r>
      <w:r w:rsidR="00DD0246" w:rsidRPr="005C7DB7">
        <w:rPr>
          <w:rFonts w:ascii="Verdana" w:eastAsia="MS PMincho" w:hAnsi="Verdana"/>
          <w:spacing w:val="-6"/>
          <w:sz w:val="20"/>
          <w:szCs w:val="20"/>
        </w:rPr>
        <w:t>m</w:t>
      </w:r>
      <w:r w:rsidR="00DD0246" w:rsidRPr="005C7DB7">
        <w:rPr>
          <w:rFonts w:ascii="Verdana" w:eastAsia="MS PMincho" w:hAnsi="Verdana"/>
          <w:spacing w:val="-5"/>
          <w:sz w:val="20"/>
          <w:szCs w:val="20"/>
        </w:rPr>
        <w:t>us</w:t>
      </w:r>
      <w:r w:rsidR="00DD0246" w:rsidRPr="005C7DB7">
        <w:rPr>
          <w:rFonts w:ascii="Verdana" w:eastAsia="MS PMincho" w:hAnsi="Verdana"/>
          <w:sz w:val="20"/>
          <w:szCs w:val="20"/>
        </w:rPr>
        <w:t xml:space="preserve">t give notice in writing of the purchase and of </w:t>
      </w:r>
      <w:r w:rsidR="00672808" w:rsidRPr="005C7DB7">
        <w:rPr>
          <w:rFonts w:ascii="Verdana" w:eastAsia="MS PMincho" w:hAnsi="Verdana"/>
          <w:sz w:val="20"/>
          <w:szCs w:val="20"/>
        </w:rPr>
        <w:t xml:space="preserve">their </w:t>
      </w:r>
      <w:r w:rsidR="00DD0246" w:rsidRPr="005C7DB7">
        <w:rPr>
          <w:rFonts w:ascii="Verdana" w:eastAsia="MS PMincho" w:hAnsi="Verdana"/>
          <w:sz w:val="20"/>
          <w:szCs w:val="20"/>
        </w:rPr>
        <w:t xml:space="preserve">name and address to </w:t>
      </w:r>
      <w:r w:rsidR="00DD0246" w:rsidRPr="005C7DB7">
        <w:rPr>
          <w:rFonts w:ascii="Verdana" w:eastAsia="MS PMincho" w:hAnsi="Verdana"/>
          <w:spacing w:val="-6"/>
          <w:sz w:val="20"/>
          <w:szCs w:val="20"/>
        </w:rPr>
        <w:t>the</w:t>
      </w:r>
      <w:r w:rsidR="002C50F0" w:rsidRPr="005C7DB7">
        <w:rPr>
          <w:rFonts w:ascii="Verdana" w:eastAsia="MS PMincho" w:hAnsi="Verdana"/>
          <w:spacing w:val="-7"/>
          <w:sz w:val="20"/>
          <w:szCs w:val="20"/>
        </w:rPr>
        <w:t xml:space="preserve"> </w:t>
      </w:r>
      <w:r w:rsidR="002C50F0" w:rsidRPr="005C7DB7">
        <w:rPr>
          <w:rFonts w:ascii="Verdana" w:eastAsia="MS PMincho" w:hAnsi="Verdana"/>
          <w:spacing w:val="-5"/>
          <w:sz w:val="20"/>
          <w:szCs w:val="20"/>
        </w:rPr>
        <w:t>leaseholders</w:t>
      </w:r>
      <w:r w:rsidRPr="005C7DB7">
        <w:rPr>
          <w:rFonts w:ascii="Verdana" w:eastAsia="MS PMincho" w:hAnsi="Verdana"/>
          <w:spacing w:val="-12"/>
          <w:sz w:val="20"/>
          <w:szCs w:val="20"/>
        </w:rPr>
        <w:t xml:space="preserve"> </w:t>
      </w:r>
      <w:r w:rsidRPr="005C7DB7">
        <w:rPr>
          <w:rFonts w:ascii="Verdana" w:eastAsia="MS PMincho" w:hAnsi="Verdana"/>
          <w:spacing w:val="-6"/>
          <w:sz w:val="20"/>
          <w:szCs w:val="20"/>
        </w:rPr>
        <w:t>no</w:t>
      </w:r>
      <w:r w:rsidRPr="005C7DB7">
        <w:rPr>
          <w:rFonts w:ascii="Verdana" w:eastAsia="MS PMincho" w:hAnsi="Verdana"/>
          <w:sz w:val="20"/>
          <w:szCs w:val="20"/>
        </w:rPr>
        <w:t>t</w:t>
      </w:r>
      <w:r w:rsidRPr="005C7DB7">
        <w:rPr>
          <w:rFonts w:ascii="Verdana" w:eastAsia="MS PMincho" w:hAnsi="Verdana"/>
          <w:spacing w:val="-9"/>
          <w:sz w:val="20"/>
          <w:szCs w:val="20"/>
        </w:rPr>
        <w:t xml:space="preserve"> </w:t>
      </w:r>
      <w:r w:rsidRPr="005C7DB7">
        <w:rPr>
          <w:rFonts w:ascii="Verdana" w:eastAsia="MS PMincho" w:hAnsi="Verdana"/>
          <w:spacing w:val="-6"/>
          <w:w w:val="99"/>
          <w:sz w:val="20"/>
          <w:szCs w:val="20"/>
        </w:rPr>
        <w:t>la</w:t>
      </w:r>
      <w:r w:rsidRPr="005C7DB7">
        <w:rPr>
          <w:rFonts w:ascii="Verdana" w:eastAsia="MS PMincho" w:hAnsi="Verdana"/>
          <w:spacing w:val="-8"/>
          <w:w w:val="99"/>
          <w:sz w:val="20"/>
          <w:szCs w:val="20"/>
        </w:rPr>
        <w:t>t</w:t>
      </w:r>
      <w:r w:rsidRPr="005C7DB7">
        <w:rPr>
          <w:rFonts w:ascii="Verdana" w:eastAsia="MS PMincho" w:hAnsi="Verdana"/>
          <w:spacing w:val="-6"/>
          <w:w w:val="99"/>
          <w:sz w:val="20"/>
          <w:szCs w:val="20"/>
        </w:rPr>
        <w:t>e</w:t>
      </w:r>
      <w:r w:rsidRPr="005C7DB7">
        <w:rPr>
          <w:rFonts w:ascii="Verdana" w:eastAsia="MS PMincho" w:hAnsi="Verdana"/>
          <w:w w:val="99"/>
          <w:sz w:val="20"/>
          <w:szCs w:val="20"/>
        </w:rPr>
        <w:t>r</w:t>
      </w:r>
      <w:r w:rsidRPr="005C7DB7">
        <w:rPr>
          <w:rFonts w:ascii="Verdana" w:eastAsia="MS PMincho" w:hAnsi="Verdana"/>
          <w:spacing w:val="-19"/>
          <w:w w:val="99"/>
          <w:sz w:val="20"/>
          <w:szCs w:val="20"/>
        </w:rPr>
        <w:t xml:space="preserve"> </w:t>
      </w:r>
      <w:r w:rsidRPr="005C7DB7">
        <w:rPr>
          <w:rFonts w:ascii="Verdana" w:eastAsia="MS PMincho" w:hAnsi="Verdana"/>
          <w:spacing w:val="-6"/>
          <w:sz w:val="20"/>
          <w:szCs w:val="20"/>
        </w:rPr>
        <w:t>tha</w:t>
      </w:r>
      <w:r w:rsidRPr="005C7DB7">
        <w:rPr>
          <w:rFonts w:ascii="Verdana" w:eastAsia="MS PMincho" w:hAnsi="Verdana"/>
          <w:sz w:val="20"/>
          <w:szCs w:val="20"/>
        </w:rPr>
        <w:t>n</w:t>
      </w:r>
      <w:r w:rsidRPr="005C7DB7">
        <w:rPr>
          <w:rFonts w:ascii="Verdana" w:eastAsia="MS PMincho" w:hAnsi="Verdana"/>
          <w:spacing w:val="-8"/>
          <w:sz w:val="20"/>
          <w:szCs w:val="20"/>
        </w:rPr>
        <w:t xml:space="preserve"> </w:t>
      </w:r>
      <w:r w:rsidRPr="005C7DB7">
        <w:rPr>
          <w:rFonts w:ascii="Verdana" w:eastAsia="MS PMincho" w:hAnsi="Verdana"/>
          <w:spacing w:val="-6"/>
          <w:sz w:val="20"/>
          <w:szCs w:val="20"/>
        </w:rPr>
        <w:t>the</w:t>
      </w:r>
      <w:r w:rsidRPr="005C7DB7">
        <w:rPr>
          <w:rFonts w:ascii="Verdana" w:eastAsia="MS PMincho" w:hAnsi="Verdana"/>
          <w:spacing w:val="7"/>
          <w:sz w:val="20"/>
          <w:szCs w:val="20"/>
        </w:rPr>
        <w:t xml:space="preserve"> </w:t>
      </w:r>
      <w:r w:rsidRPr="005C7DB7">
        <w:rPr>
          <w:rFonts w:ascii="Verdana" w:eastAsia="MS PMincho" w:hAnsi="Verdana"/>
          <w:spacing w:val="-5"/>
          <w:sz w:val="20"/>
          <w:szCs w:val="20"/>
        </w:rPr>
        <w:t>n</w:t>
      </w:r>
      <w:r w:rsidRPr="005C7DB7">
        <w:rPr>
          <w:rFonts w:ascii="Verdana" w:eastAsia="MS PMincho" w:hAnsi="Verdana"/>
          <w:spacing w:val="-6"/>
          <w:sz w:val="20"/>
          <w:szCs w:val="20"/>
        </w:rPr>
        <w:t>e</w:t>
      </w:r>
      <w:r w:rsidRPr="005C7DB7">
        <w:rPr>
          <w:rFonts w:ascii="Verdana" w:eastAsia="MS PMincho" w:hAnsi="Verdana"/>
          <w:spacing w:val="-5"/>
          <w:sz w:val="20"/>
          <w:szCs w:val="20"/>
        </w:rPr>
        <w:t>x</w:t>
      </w:r>
      <w:r w:rsidRPr="005C7DB7">
        <w:rPr>
          <w:rFonts w:ascii="Verdana" w:eastAsia="MS PMincho" w:hAnsi="Verdana"/>
          <w:sz w:val="20"/>
          <w:szCs w:val="20"/>
        </w:rPr>
        <w:t>t</w:t>
      </w:r>
      <w:r w:rsidRPr="005C7DB7">
        <w:rPr>
          <w:rFonts w:ascii="Verdana" w:eastAsia="MS PMincho" w:hAnsi="Verdana"/>
          <w:spacing w:val="-15"/>
          <w:sz w:val="20"/>
          <w:szCs w:val="20"/>
        </w:rPr>
        <w:t xml:space="preserve"> </w:t>
      </w:r>
      <w:r w:rsidRPr="005C7DB7">
        <w:rPr>
          <w:rFonts w:ascii="Verdana" w:eastAsia="MS PMincho" w:hAnsi="Verdana"/>
          <w:spacing w:val="-5"/>
          <w:w w:val="96"/>
          <w:sz w:val="20"/>
          <w:szCs w:val="20"/>
        </w:rPr>
        <w:t>d</w:t>
      </w:r>
      <w:r w:rsidRPr="005C7DB7">
        <w:rPr>
          <w:rFonts w:ascii="Verdana" w:eastAsia="MS PMincho" w:hAnsi="Verdana"/>
          <w:spacing w:val="-9"/>
          <w:w w:val="96"/>
          <w:sz w:val="20"/>
          <w:szCs w:val="20"/>
        </w:rPr>
        <w:t>a</w:t>
      </w:r>
      <w:r w:rsidRPr="005C7DB7">
        <w:rPr>
          <w:rFonts w:ascii="Verdana" w:eastAsia="MS PMincho" w:hAnsi="Verdana"/>
          <w:w w:val="96"/>
          <w:sz w:val="20"/>
          <w:szCs w:val="20"/>
        </w:rPr>
        <w:t>y</w:t>
      </w:r>
      <w:r w:rsidRPr="005C7DB7">
        <w:rPr>
          <w:rFonts w:ascii="Verdana" w:eastAsia="MS PMincho" w:hAnsi="Verdana"/>
          <w:spacing w:val="-13"/>
          <w:w w:val="96"/>
          <w:sz w:val="20"/>
          <w:szCs w:val="20"/>
        </w:rPr>
        <w:t xml:space="preserve"> </w:t>
      </w:r>
      <w:r w:rsidRPr="005C7DB7">
        <w:rPr>
          <w:rFonts w:ascii="Verdana" w:eastAsia="MS PMincho" w:hAnsi="Verdana"/>
          <w:spacing w:val="-5"/>
          <w:sz w:val="20"/>
          <w:szCs w:val="20"/>
        </w:rPr>
        <w:t>o</w:t>
      </w:r>
      <w:r w:rsidRPr="005C7DB7">
        <w:rPr>
          <w:rFonts w:ascii="Verdana" w:eastAsia="MS PMincho" w:hAnsi="Verdana"/>
          <w:sz w:val="20"/>
          <w:szCs w:val="20"/>
        </w:rPr>
        <w:t>n</w:t>
      </w:r>
      <w:r w:rsidRPr="005C7DB7">
        <w:rPr>
          <w:rFonts w:ascii="Verdana" w:eastAsia="MS PMincho" w:hAnsi="Verdana"/>
          <w:spacing w:val="-11"/>
          <w:sz w:val="20"/>
          <w:szCs w:val="20"/>
        </w:rPr>
        <w:t xml:space="preserve"> </w:t>
      </w:r>
      <w:r w:rsidRPr="005C7DB7">
        <w:rPr>
          <w:rFonts w:ascii="Verdana" w:eastAsia="MS PMincho" w:hAnsi="Verdana"/>
          <w:spacing w:val="-5"/>
          <w:sz w:val="20"/>
          <w:szCs w:val="20"/>
        </w:rPr>
        <w:t>whi</w:t>
      </w:r>
      <w:r w:rsidRPr="005C7DB7">
        <w:rPr>
          <w:rFonts w:ascii="Verdana" w:eastAsia="MS PMincho" w:hAnsi="Verdana"/>
          <w:spacing w:val="-6"/>
          <w:sz w:val="20"/>
          <w:szCs w:val="20"/>
        </w:rPr>
        <w:t>c</w:t>
      </w:r>
      <w:r w:rsidRPr="005C7DB7">
        <w:rPr>
          <w:rFonts w:ascii="Verdana" w:eastAsia="MS PMincho" w:hAnsi="Verdana"/>
          <w:sz w:val="20"/>
          <w:szCs w:val="20"/>
        </w:rPr>
        <w:t>h</w:t>
      </w:r>
      <w:r w:rsidRPr="005C7DB7">
        <w:rPr>
          <w:rFonts w:ascii="Verdana" w:eastAsia="MS PMincho" w:hAnsi="Verdana"/>
          <w:spacing w:val="-20"/>
          <w:sz w:val="20"/>
          <w:szCs w:val="20"/>
        </w:rPr>
        <w:t xml:space="preserve"> </w:t>
      </w:r>
      <w:r w:rsidRPr="005C7DB7">
        <w:rPr>
          <w:rFonts w:ascii="Verdana" w:eastAsia="MS PMincho" w:hAnsi="Verdana"/>
          <w:spacing w:val="-7"/>
          <w:sz w:val="20"/>
          <w:szCs w:val="20"/>
        </w:rPr>
        <w:t>r</w:t>
      </w:r>
      <w:r w:rsidRPr="005C7DB7">
        <w:rPr>
          <w:rFonts w:ascii="Verdana" w:eastAsia="MS PMincho" w:hAnsi="Verdana"/>
          <w:spacing w:val="-6"/>
          <w:sz w:val="20"/>
          <w:szCs w:val="20"/>
        </w:rPr>
        <w:t>e</w:t>
      </w:r>
      <w:r w:rsidRPr="005C7DB7">
        <w:rPr>
          <w:rFonts w:ascii="Verdana" w:eastAsia="MS PMincho" w:hAnsi="Verdana"/>
          <w:spacing w:val="-5"/>
          <w:sz w:val="20"/>
          <w:szCs w:val="20"/>
        </w:rPr>
        <w:t>n</w:t>
      </w:r>
      <w:r w:rsidRPr="005C7DB7">
        <w:rPr>
          <w:rFonts w:ascii="Verdana" w:eastAsia="MS PMincho" w:hAnsi="Verdana"/>
          <w:sz w:val="20"/>
          <w:szCs w:val="20"/>
        </w:rPr>
        <w:t>t</w:t>
      </w:r>
      <w:r w:rsidRPr="005C7DB7">
        <w:rPr>
          <w:rFonts w:ascii="Verdana" w:eastAsia="MS PMincho" w:hAnsi="Verdana"/>
          <w:spacing w:val="-6"/>
          <w:sz w:val="20"/>
          <w:szCs w:val="20"/>
        </w:rPr>
        <w:t xml:space="preserve"> </w:t>
      </w:r>
      <w:r w:rsidRPr="005C7DB7">
        <w:rPr>
          <w:rFonts w:ascii="Verdana" w:eastAsia="MS PMincho" w:hAnsi="Verdana"/>
          <w:spacing w:val="-5"/>
          <w:w w:val="106"/>
          <w:sz w:val="20"/>
          <w:szCs w:val="20"/>
        </w:rPr>
        <w:t>o</w:t>
      </w:r>
      <w:r w:rsidRPr="005C7DB7">
        <w:rPr>
          <w:rFonts w:ascii="Verdana" w:eastAsia="MS PMincho" w:hAnsi="Verdana"/>
          <w:w w:val="106"/>
          <w:sz w:val="20"/>
          <w:szCs w:val="20"/>
        </w:rPr>
        <w:t>r</w:t>
      </w:r>
      <w:r w:rsidRPr="005C7DB7">
        <w:rPr>
          <w:rFonts w:ascii="Verdana" w:eastAsia="MS PMincho" w:hAnsi="Verdana"/>
          <w:spacing w:val="-17"/>
          <w:sz w:val="20"/>
          <w:szCs w:val="20"/>
        </w:rPr>
        <w:t xml:space="preserve"> </w:t>
      </w:r>
      <w:r w:rsidRPr="005C7DB7">
        <w:rPr>
          <w:rFonts w:ascii="Verdana" w:eastAsia="MS PMincho" w:hAnsi="Verdana"/>
          <w:spacing w:val="-5"/>
          <w:w w:val="98"/>
          <w:sz w:val="20"/>
          <w:szCs w:val="20"/>
        </w:rPr>
        <w:t>se</w:t>
      </w:r>
      <w:r w:rsidRPr="005C7DB7">
        <w:rPr>
          <w:rFonts w:ascii="Verdana" w:eastAsia="MS PMincho" w:hAnsi="Verdana"/>
          <w:w w:val="98"/>
          <w:sz w:val="20"/>
          <w:szCs w:val="20"/>
        </w:rPr>
        <w:t>r</w:t>
      </w:r>
      <w:r w:rsidRPr="005C7DB7">
        <w:rPr>
          <w:rFonts w:ascii="Verdana" w:eastAsia="MS PMincho" w:hAnsi="Verdana"/>
          <w:spacing w:val="-1"/>
          <w:w w:val="91"/>
          <w:sz w:val="20"/>
          <w:szCs w:val="20"/>
        </w:rPr>
        <w:t>v</w:t>
      </w:r>
      <w:r w:rsidRPr="005C7DB7">
        <w:rPr>
          <w:rFonts w:ascii="Verdana" w:eastAsia="MS PMincho" w:hAnsi="Verdana"/>
          <w:spacing w:val="-5"/>
          <w:w w:val="94"/>
          <w:sz w:val="20"/>
          <w:szCs w:val="20"/>
        </w:rPr>
        <w:t>i</w:t>
      </w:r>
      <w:r w:rsidRPr="005C7DB7">
        <w:rPr>
          <w:rFonts w:ascii="Verdana" w:eastAsia="MS PMincho" w:hAnsi="Verdana"/>
          <w:spacing w:val="-7"/>
          <w:w w:val="94"/>
          <w:sz w:val="20"/>
          <w:szCs w:val="20"/>
        </w:rPr>
        <w:t>c</w:t>
      </w:r>
      <w:r w:rsidRPr="005C7DB7">
        <w:rPr>
          <w:rFonts w:ascii="Verdana" w:eastAsia="MS PMincho" w:hAnsi="Verdana"/>
          <w:w w:val="94"/>
          <w:sz w:val="20"/>
          <w:szCs w:val="20"/>
        </w:rPr>
        <w:t>e</w:t>
      </w:r>
      <w:r w:rsidRPr="005C7DB7">
        <w:rPr>
          <w:rFonts w:ascii="Verdana" w:eastAsia="MS PMincho" w:hAnsi="Verdana"/>
          <w:spacing w:val="-17"/>
          <w:sz w:val="20"/>
          <w:szCs w:val="20"/>
        </w:rPr>
        <w:t xml:space="preserve"> </w:t>
      </w:r>
      <w:r w:rsidRPr="005C7DB7">
        <w:rPr>
          <w:rFonts w:ascii="Verdana" w:eastAsia="MS PMincho" w:hAnsi="Verdana"/>
          <w:spacing w:val="-6"/>
          <w:w w:val="97"/>
          <w:sz w:val="20"/>
          <w:szCs w:val="20"/>
        </w:rPr>
        <w:t>c</w:t>
      </w:r>
      <w:r w:rsidRPr="005C7DB7">
        <w:rPr>
          <w:rFonts w:ascii="Verdana" w:eastAsia="MS PMincho" w:hAnsi="Verdana"/>
          <w:spacing w:val="-5"/>
          <w:w w:val="97"/>
          <w:sz w:val="20"/>
          <w:szCs w:val="20"/>
        </w:rPr>
        <w:t>harg</w:t>
      </w:r>
      <w:r w:rsidRPr="005C7DB7">
        <w:rPr>
          <w:rFonts w:ascii="Verdana" w:eastAsia="MS PMincho" w:hAnsi="Verdana"/>
          <w:w w:val="97"/>
          <w:sz w:val="20"/>
          <w:szCs w:val="20"/>
        </w:rPr>
        <w:t>e</w:t>
      </w:r>
      <w:r w:rsidRPr="005C7DB7">
        <w:rPr>
          <w:rFonts w:ascii="Verdana" w:eastAsia="MS PMincho" w:hAnsi="Verdana"/>
          <w:spacing w:val="-9"/>
          <w:w w:val="97"/>
          <w:sz w:val="20"/>
          <w:szCs w:val="20"/>
        </w:rPr>
        <w:t xml:space="preserve"> </w:t>
      </w:r>
      <w:r w:rsidRPr="005C7DB7">
        <w:rPr>
          <w:rFonts w:ascii="Verdana" w:eastAsia="MS PMincho" w:hAnsi="Verdana"/>
          <w:spacing w:val="-5"/>
          <w:w w:val="97"/>
          <w:sz w:val="20"/>
          <w:szCs w:val="20"/>
        </w:rPr>
        <w:t>i</w:t>
      </w:r>
      <w:r w:rsidRPr="005C7DB7">
        <w:rPr>
          <w:rFonts w:ascii="Verdana" w:eastAsia="MS PMincho" w:hAnsi="Verdana"/>
          <w:w w:val="97"/>
          <w:sz w:val="20"/>
          <w:szCs w:val="20"/>
        </w:rPr>
        <w:t>s</w:t>
      </w:r>
      <w:r w:rsidRPr="005C7DB7">
        <w:rPr>
          <w:rFonts w:ascii="Verdana" w:eastAsia="MS PMincho" w:hAnsi="Verdana"/>
          <w:spacing w:val="-16"/>
          <w:w w:val="97"/>
          <w:sz w:val="20"/>
          <w:szCs w:val="20"/>
        </w:rPr>
        <w:t xml:space="preserve"> </w:t>
      </w:r>
      <w:r w:rsidRPr="005C7DB7">
        <w:rPr>
          <w:rFonts w:ascii="Verdana" w:eastAsia="MS PMincho" w:hAnsi="Verdana"/>
          <w:spacing w:val="-5"/>
          <w:w w:val="97"/>
          <w:sz w:val="20"/>
          <w:szCs w:val="20"/>
        </w:rPr>
        <w:t>p</w:t>
      </w:r>
      <w:r w:rsidRPr="005C7DB7">
        <w:rPr>
          <w:rFonts w:ascii="Verdana" w:eastAsia="MS PMincho" w:hAnsi="Verdana"/>
          <w:spacing w:val="-9"/>
          <w:w w:val="97"/>
          <w:sz w:val="20"/>
          <w:szCs w:val="20"/>
        </w:rPr>
        <w:t>a</w:t>
      </w:r>
      <w:r w:rsidRPr="005C7DB7">
        <w:rPr>
          <w:rFonts w:ascii="Verdana" w:eastAsia="MS PMincho" w:hAnsi="Verdana"/>
          <w:spacing w:val="-6"/>
          <w:w w:val="97"/>
          <w:sz w:val="20"/>
          <w:szCs w:val="20"/>
        </w:rPr>
        <w:t>y</w:t>
      </w:r>
      <w:r w:rsidRPr="005C7DB7">
        <w:rPr>
          <w:rFonts w:ascii="Verdana" w:eastAsia="MS PMincho" w:hAnsi="Verdana"/>
          <w:spacing w:val="-5"/>
          <w:w w:val="97"/>
          <w:sz w:val="20"/>
          <w:szCs w:val="20"/>
        </w:rPr>
        <w:t>abl</w:t>
      </w:r>
      <w:r w:rsidRPr="005C7DB7">
        <w:rPr>
          <w:rFonts w:ascii="Verdana" w:eastAsia="MS PMincho" w:hAnsi="Verdana"/>
          <w:w w:val="97"/>
          <w:sz w:val="20"/>
          <w:szCs w:val="20"/>
        </w:rPr>
        <w:t>e</w:t>
      </w:r>
      <w:r w:rsidRPr="005C7DB7">
        <w:rPr>
          <w:rFonts w:ascii="Verdana" w:eastAsia="MS PMincho" w:hAnsi="Verdana"/>
          <w:spacing w:val="-13"/>
          <w:w w:val="97"/>
          <w:sz w:val="20"/>
          <w:szCs w:val="20"/>
        </w:rPr>
        <w:t xml:space="preserve"> </w:t>
      </w:r>
      <w:r w:rsidRPr="005C7DB7">
        <w:rPr>
          <w:rFonts w:ascii="Verdana" w:eastAsia="MS PMincho" w:hAnsi="Verdana"/>
          <w:spacing w:val="-5"/>
          <w:sz w:val="20"/>
          <w:szCs w:val="20"/>
        </w:rPr>
        <w:t>unde</w:t>
      </w:r>
      <w:r w:rsidRPr="005C7DB7">
        <w:rPr>
          <w:rFonts w:ascii="Verdana" w:eastAsia="MS PMincho" w:hAnsi="Verdana"/>
          <w:sz w:val="20"/>
          <w:szCs w:val="20"/>
        </w:rPr>
        <w:t>r</w:t>
      </w:r>
      <w:r w:rsidRPr="005C7DB7">
        <w:rPr>
          <w:rFonts w:ascii="Verdana" w:eastAsia="MS PMincho" w:hAnsi="Verdana"/>
          <w:spacing w:val="2"/>
          <w:sz w:val="20"/>
          <w:szCs w:val="20"/>
        </w:rPr>
        <w:t xml:space="preserve"> </w:t>
      </w:r>
      <w:r w:rsidRPr="005C7DB7">
        <w:rPr>
          <w:rFonts w:ascii="Verdana" w:eastAsia="MS PMincho" w:hAnsi="Verdana"/>
          <w:spacing w:val="-5"/>
          <w:sz w:val="20"/>
          <w:szCs w:val="20"/>
        </w:rPr>
        <w:t>th</w:t>
      </w:r>
      <w:r w:rsidRPr="005C7DB7">
        <w:rPr>
          <w:rFonts w:ascii="Verdana" w:eastAsia="MS PMincho" w:hAnsi="Verdana"/>
          <w:sz w:val="20"/>
          <w:szCs w:val="20"/>
        </w:rPr>
        <w:t>e</w:t>
      </w:r>
      <w:r w:rsidRPr="005C7DB7">
        <w:rPr>
          <w:rFonts w:ascii="Verdana" w:eastAsia="MS PMincho" w:hAnsi="Verdana"/>
          <w:spacing w:val="-12"/>
          <w:sz w:val="20"/>
          <w:szCs w:val="20"/>
        </w:rPr>
        <w:t xml:space="preserve"> </w:t>
      </w:r>
      <w:r w:rsidRPr="005C7DB7">
        <w:rPr>
          <w:rFonts w:ascii="Verdana" w:eastAsia="MS PMincho" w:hAnsi="Verdana"/>
          <w:spacing w:val="-5"/>
          <w:sz w:val="20"/>
          <w:szCs w:val="20"/>
        </w:rPr>
        <w:t>lease/</w:t>
      </w:r>
      <w:r w:rsidRPr="005C7DB7">
        <w:rPr>
          <w:rFonts w:ascii="Verdana" w:eastAsia="MS PMincho" w:hAnsi="Verdana"/>
          <w:spacing w:val="-7"/>
          <w:sz w:val="20"/>
          <w:szCs w:val="20"/>
        </w:rPr>
        <w:t>t</w:t>
      </w:r>
      <w:r w:rsidRPr="005C7DB7">
        <w:rPr>
          <w:rFonts w:ascii="Verdana" w:eastAsia="MS PMincho" w:hAnsi="Verdana"/>
          <w:spacing w:val="-6"/>
          <w:sz w:val="20"/>
          <w:szCs w:val="20"/>
        </w:rPr>
        <w:t>e</w:t>
      </w:r>
      <w:r w:rsidRPr="005C7DB7">
        <w:rPr>
          <w:rFonts w:ascii="Verdana" w:eastAsia="MS PMincho" w:hAnsi="Verdana"/>
          <w:spacing w:val="-5"/>
          <w:sz w:val="20"/>
          <w:szCs w:val="20"/>
        </w:rPr>
        <w:t>nanc</w:t>
      </w:r>
      <w:r w:rsidRPr="005C7DB7">
        <w:rPr>
          <w:rFonts w:ascii="Verdana" w:eastAsia="MS PMincho" w:hAnsi="Verdana"/>
          <w:spacing w:val="-19"/>
          <w:sz w:val="20"/>
          <w:szCs w:val="20"/>
        </w:rPr>
        <w:t>y</w:t>
      </w:r>
      <w:r w:rsidR="00D902B3" w:rsidRPr="005C7DB7">
        <w:rPr>
          <w:rFonts w:ascii="Verdana" w:eastAsia="MS PMincho" w:hAnsi="Verdana"/>
          <w:spacing w:val="-19"/>
          <w:sz w:val="20"/>
          <w:szCs w:val="20"/>
        </w:rPr>
        <w:t xml:space="preserve"> agreement</w:t>
      </w:r>
      <w:r w:rsidRPr="005C7DB7">
        <w:rPr>
          <w:rFonts w:ascii="Verdana" w:eastAsia="MS PMincho" w:hAnsi="Verdana"/>
          <w:sz w:val="20"/>
          <w:szCs w:val="20"/>
        </w:rPr>
        <w:t>,</w:t>
      </w:r>
      <w:r w:rsidRPr="005C7DB7">
        <w:rPr>
          <w:rFonts w:ascii="Verdana" w:eastAsia="MS PMincho" w:hAnsi="Verdana"/>
          <w:spacing w:val="-16"/>
          <w:sz w:val="20"/>
          <w:szCs w:val="20"/>
        </w:rPr>
        <w:t xml:space="preserve"> </w:t>
      </w:r>
      <w:r w:rsidRPr="005C7DB7">
        <w:rPr>
          <w:rFonts w:ascii="Verdana" w:eastAsia="MS PMincho" w:hAnsi="Verdana"/>
          <w:spacing w:val="-5"/>
          <w:sz w:val="20"/>
          <w:szCs w:val="20"/>
        </w:rPr>
        <w:t>o</w:t>
      </w:r>
      <w:r w:rsidRPr="005C7DB7">
        <w:rPr>
          <w:rFonts w:ascii="Verdana" w:eastAsia="MS PMincho" w:hAnsi="Verdana"/>
          <w:sz w:val="20"/>
          <w:szCs w:val="20"/>
        </w:rPr>
        <w:t>r</w:t>
      </w:r>
      <w:r w:rsidRPr="005C7DB7">
        <w:rPr>
          <w:rFonts w:ascii="Verdana" w:eastAsia="MS PMincho" w:hAnsi="Verdana"/>
          <w:spacing w:val="-2"/>
          <w:sz w:val="20"/>
          <w:szCs w:val="20"/>
        </w:rPr>
        <w:t xml:space="preserve"> </w:t>
      </w:r>
      <w:r w:rsidRPr="005C7DB7">
        <w:rPr>
          <w:rFonts w:ascii="Verdana" w:eastAsia="MS PMincho" w:hAnsi="Verdana"/>
          <w:spacing w:val="-5"/>
          <w:sz w:val="20"/>
          <w:szCs w:val="20"/>
        </w:rPr>
        <w:t>i</w:t>
      </w:r>
      <w:r w:rsidRPr="005C7DB7">
        <w:rPr>
          <w:rFonts w:ascii="Verdana" w:eastAsia="MS PMincho" w:hAnsi="Verdana"/>
          <w:sz w:val="20"/>
          <w:szCs w:val="20"/>
        </w:rPr>
        <w:t>f</w:t>
      </w:r>
      <w:r w:rsidRPr="005C7DB7">
        <w:rPr>
          <w:rFonts w:ascii="Verdana" w:eastAsia="MS PMincho" w:hAnsi="Verdana"/>
          <w:spacing w:val="-6"/>
          <w:sz w:val="20"/>
          <w:szCs w:val="20"/>
        </w:rPr>
        <w:t xml:space="preserve"> </w:t>
      </w:r>
      <w:r w:rsidRPr="005C7DB7">
        <w:rPr>
          <w:rFonts w:ascii="Verdana" w:eastAsia="MS PMincho" w:hAnsi="Verdana"/>
          <w:spacing w:val="-5"/>
          <w:sz w:val="20"/>
          <w:szCs w:val="20"/>
        </w:rPr>
        <w:t>tha</w:t>
      </w:r>
      <w:r w:rsidRPr="005C7DB7">
        <w:rPr>
          <w:rFonts w:ascii="Verdana" w:eastAsia="MS PMincho" w:hAnsi="Verdana"/>
          <w:sz w:val="20"/>
          <w:szCs w:val="20"/>
        </w:rPr>
        <w:t>t</w:t>
      </w:r>
      <w:r w:rsidRPr="005C7DB7">
        <w:rPr>
          <w:rFonts w:ascii="Verdana" w:eastAsia="MS PMincho" w:hAnsi="Verdana"/>
          <w:spacing w:val="7"/>
          <w:sz w:val="20"/>
          <w:szCs w:val="20"/>
        </w:rPr>
        <w:t xml:space="preserve"> </w:t>
      </w:r>
      <w:r w:rsidRPr="005C7DB7">
        <w:rPr>
          <w:rFonts w:ascii="Verdana" w:eastAsia="MS PMincho" w:hAnsi="Verdana"/>
          <w:spacing w:val="-5"/>
          <w:sz w:val="20"/>
          <w:szCs w:val="20"/>
        </w:rPr>
        <w:t>i</w:t>
      </w:r>
      <w:r w:rsidRPr="005C7DB7">
        <w:rPr>
          <w:rFonts w:ascii="Verdana" w:eastAsia="MS PMincho" w:hAnsi="Verdana"/>
          <w:sz w:val="20"/>
          <w:szCs w:val="20"/>
        </w:rPr>
        <w:t>s</w:t>
      </w:r>
      <w:r w:rsidRPr="005C7DB7">
        <w:rPr>
          <w:rFonts w:ascii="Verdana" w:eastAsia="MS PMincho" w:hAnsi="Verdana"/>
          <w:spacing w:val="-12"/>
          <w:sz w:val="20"/>
          <w:szCs w:val="20"/>
        </w:rPr>
        <w:t xml:space="preserve"> </w:t>
      </w:r>
      <w:r w:rsidRPr="005C7DB7">
        <w:rPr>
          <w:rFonts w:ascii="Verdana" w:eastAsia="MS PMincho" w:hAnsi="Verdana"/>
          <w:spacing w:val="-1"/>
          <w:sz w:val="20"/>
          <w:szCs w:val="20"/>
        </w:rPr>
        <w:t>w</w:t>
      </w:r>
      <w:r w:rsidRPr="005C7DB7">
        <w:rPr>
          <w:rFonts w:ascii="Verdana" w:eastAsia="MS PMincho" w:hAnsi="Verdana"/>
          <w:spacing w:val="-5"/>
          <w:sz w:val="20"/>
          <w:szCs w:val="20"/>
        </w:rPr>
        <w:t>ithi</w:t>
      </w:r>
      <w:r w:rsidRPr="005C7DB7">
        <w:rPr>
          <w:rFonts w:ascii="Verdana" w:eastAsia="MS PMincho" w:hAnsi="Verdana"/>
          <w:sz w:val="20"/>
          <w:szCs w:val="20"/>
        </w:rPr>
        <w:t>n</w:t>
      </w:r>
      <w:r w:rsidRPr="005C7DB7">
        <w:rPr>
          <w:rFonts w:ascii="Verdana" w:eastAsia="MS PMincho" w:hAnsi="Verdana"/>
          <w:spacing w:val="-7"/>
          <w:sz w:val="20"/>
          <w:szCs w:val="20"/>
        </w:rPr>
        <w:t xml:space="preserve"> </w:t>
      </w:r>
      <w:r w:rsidRPr="005C7DB7">
        <w:rPr>
          <w:rFonts w:ascii="Verdana" w:eastAsia="MS PMincho" w:hAnsi="Verdana"/>
          <w:spacing w:val="-5"/>
          <w:sz w:val="20"/>
          <w:szCs w:val="20"/>
        </w:rPr>
        <w:t>t</w:t>
      </w:r>
      <w:r w:rsidRPr="005C7DB7">
        <w:rPr>
          <w:rFonts w:ascii="Verdana" w:eastAsia="MS PMincho" w:hAnsi="Verdana"/>
          <w:spacing w:val="-7"/>
          <w:sz w:val="20"/>
          <w:szCs w:val="20"/>
        </w:rPr>
        <w:t>w</w:t>
      </w:r>
      <w:r w:rsidRPr="005C7DB7">
        <w:rPr>
          <w:rFonts w:ascii="Verdana" w:eastAsia="MS PMincho" w:hAnsi="Verdana"/>
          <w:sz w:val="20"/>
          <w:szCs w:val="20"/>
        </w:rPr>
        <w:t>o</w:t>
      </w:r>
      <w:r w:rsidRPr="005C7DB7">
        <w:rPr>
          <w:rFonts w:ascii="Verdana" w:eastAsia="MS PMincho" w:hAnsi="Verdana"/>
          <w:spacing w:val="-6"/>
          <w:sz w:val="20"/>
          <w:szCs w:val="20"/>
        </w:rPr>
        <w:t xml:space="preserve"> </w:t>
      </w:r>
      <w:r w:rsidRPr="005C7DB7">
        <w:rPr>
          <w:rFonts w:ascii="Verdana" w:eastAsia="MS PMincho" w:hAnsi="Verdana"/>
          <w:spacing w:val="-5"/>
          <w:sz w:val="20"/>
          <w:szCs w:val="20"/>
        </w:rPr>
        <w:t>month</w:t>
      </w:r>
      <w:r w:rsidRPr="005C7DB7">
        <w:rPr>
          <w:rFonts w:ascii="Verdana" w:eastAsia="MS PMincho" w:hAnsi="Verdana"/>
          <w:sz w:val="20"/>
          <w:szCs w:val="20"/>
        </w:rPr>
        <w:t>s</w:t>
      </w:r>
      <w:r w:rsidRPr="005C7DB7">
        <w:rPr>
          <w:rFonts w:ascii="Verdana" w:eastAsia="MS PMincho" w:hAnsi="Verdana"/>
          <w:spacing w:val="12"/>
          <w:sz w:val="20"/>
          <w:szCs w:val="20"/>
        </w:rPr>
        <w:t xml:space="preserve"> </w:t>
      </w:r>
      <w:r w:rsidRPr="005C7DB7">
        <w:rPr>
          <w:rFonts w:ascii="Verdana" w:eastAsia="MS PMincho" w:hAnsi="Verdana"/>
          <w:spacing w:val="-5"/>
          <w:sz w:val="20"/>
          <w:szCs w:val="20"/>
        </w:rPr>
        <w:t>af</w:t>
      </w:r>
      <w:r w:rsidRPr="005C7DB7">
        <w:rPr>
          <w:rFonts w:ascii="Verdana" w:eastAsia="MS PMincho" w:hAnsi="Verdana"/>
          <w:spacing w:val="-7"/>
          <w:sz w:val="20"/>
          <w:szCs w:val="20"/>
        </w:rPr>
        <w:t>t</w:t>
      </w:r>
      <w:r w:rsidRPr="005C7DB7">
        <w:rPr>
          <w:rFonts w:ascii="Verdana" w:eastAsia="MS PMincho" w:hAnsi="Verdana"/>
          <w:spacing w:val="-6"/>
          <w:sz w:val="20"/>
          <w:szCs w:val="20"/>
        </w:rPr>
        <w:t>e</w:t>
      </w:r>
      <w:r w:rsidRPr="005C7DB7">
        <w:rPr>
          <w:rFonts w:ascii="Verdana" w:eastAsia="MS PMincho" w:hAnsi="Verdana"/>
          <w:sz w:val="20"/>
          <w:szCs w:val="20"/>
        </w:rPr>
        <w:t>r</w:t>
      </w:r>
      <w:r w:rsidRPr="005C7DB7">
        <w:rPr>
          <w:rFonts w:ascii="Verdana" w:eastAsia="MS PMincho" w:hAnsi="Verdana"/>
          <w:spacing w:val="-10"/>
          <w:sz w:val="20"/>
          <w:szCs w:val="20"/>
        </w:rPr>
        <w:t xml:space="preserve"> </w:t>
      </w:r>
      <w:r w:rsidRPr="005C7DB7">
        <w:rPr>
          <w:rFonts w:ascii="Verdana" w:eastAsia="MS PMincho" w:hAnsi="Verdana"/>
          <w:spacing w:val="-5"/>
          <w:w w:val="102"/>
          <w:sz w:val="20"/>
          <w:szCs w:val="20"/>
        </w:rPr>
        <w:t>th</w:t>
      </w:r>
      <w:r w:rsidRPr="005C7DB7">
        <w:rPr>
          <w:rFonts w:ascii="Verdana" w:eastAsia="MS PMincho" w:hAnsi="Verdana"/>
          <w:w w:val="102"/>
          <w:sz w:val="20"/>
          <w:szCs w:val="20"/>
        </w:rPr>
        <w:t>e</w:t>
      </w:r>
      <w:r w:rsidRPr="005C7DB7">
        <w:rPr>
          <w:rFonts w:ascii="Verdana" w:eastAsia="MS PMincho" w:hAnsi="Verdana"/>
          <w:spacing w:val="-8"/>
          <w:sz w:val="20"/>
          <w:szCs w:val="20"/>
        </w:rPr>
        <w:t xml:space="preserve"> </w:t>
      </w:r>
      <w:r w:rsidRPr="005C7DB7">
        <w:rPr>
          <w:rFonts w:ascii="Verdana" w:eastAsia="MS PMincho" w:hAnsi="Verdana"/>
          <w:spacing w:val="-5"/>
          <w:sz w:val="20"/>
          <w:szCs w:val="20"/>
        </w:rPr>
        <w:t>assi</w:t>
      </w:r>
      <w:r w:rsidRPr="005C7DB7">
        <w:rPr>
          <w:rFonts w:ascii="Verdana" w:eastAsia="MS PMincho" w:hAnsi="Verdana"/>
          <w:spacing w:val="-2"/>
          <w:sz w:val="20"/>
          <w:szCs w:val="20"/>
        </w:rPr>
        <w:t>g</w:t>
      </w:r>
      <w:r w:rsidRPr="005C7DB7">
        <w:rPr>
          <w:rFonts w:ascii="Verdana" w:eastAsia="MS PMincho" w:hAnsi="Verdana"/>
          <w:spacing w:val="-5"/>
          <w:sz w:val="20"/>
          <w:szCs w:val="20"/>
        </w:rPr>
        <w:t>nmen</w:t>
      </w:r>
      <w:r w:rsidRPr="005C7DB7">
        <w:rPr>
          <w:rFonts w:ascii="Verdana" w:eastAsia="MS PMincho" w:hAnsi="Verdana"/>
          <w:sz w:val="20"/>
          <w:szCs w:val="20"/>
        </w:rPr>
        <w:t>t</w:t>
      </w:r>
      <w:r w:rsidRPr="005C7DB7">
        <w:rPr>
          <w:rFonts w:ascii="Verdana" w:eastAsia="MS PMincho" w:hAnsi="Verdana"/>
          <w:spacing w:val="-7"/>
          <w:sz w:val="20"/>
          <w:szCs w:val="20"/>
        </w:rPr>
        <w:t xml:space="preserve"> </w:t>
      </w:r>
      <w:r w:rsidRPr="005C7DB7">
        <w:rPr>
          <w:rFonts w:ascii="Verdana" w:eastAsia="MS PMincho" w:hAnsi="Verdana"/>
          <w:spacing w:val="-5"/>
          <w:sz w:val="20"/>
          <w:szCs w:val="20"/>
        </w:rPr>
        <w:t>no</w:t>
      </w:r>
      <w:r w:rsidRPr="005C7DB7">
        <w:rPr>
          <w:rFonts w:ascii="Verdana" w:eastAsia="MS PMincho" w:hAnsi="Verdana"/>
          <w:sz w:val="20"/>
          <w:szCs w:val="20"/>
        </w:rPr>
        <w:t>t</w:t>
      </w:r>
      <w:r w:rsidRPr="005C7DB7">
        <w:rPr>
          <w:rFonts w:ascii="Verdana" w:eastAsia="MS PMincho" w:hAnsi="Verdana"/>
          <w:spacing w:val="6"/>
          <w:sz w:val="20"/>
          <w:szCs w:val="20"/>
        </w:rPr>
        <w:t xml:space="preserve"> </w:t>
      </w:r>
      <w:r w:rsidRPr="005C7DB7">
        <w:rPr>
          <w:rFonts w:ascii="Verdana" w:eastAsia="MS PMincho" w:hAnsi="Verdana"/>
          <w:spacing w:val="-5"/>
          <w:sz w:val="20"/>
          <w:szCs w:val="20"/>
        </w:rPr>
        <w:t>la</w:t>
      </w:r>
      <w:r w:rsidRPr="005C7DB7">
        <w:rPr>
          <w:rFonts w:ascii="Verdana" w:eastAsia="MS PMincho" w:hAnsi="Verdana"/>
          <w:spacing w:val="-7"/>
          <w:sz w:val="20"/>
          <w:szCs w:val="20"/>
        </w:rPr>
        <w:t>t</w:t>
      </w:r>
      <w:r w:rsidRPr="005C7DB7">
        <w:rPr>
          <w:rFonts w:ascii="Verdana" w:eastAsia="MS PMincho" w:hAnsi="Verdana"/>
          <w:spacing w:val="-6"/>
          <w:sz w:val="20"/>
          <w:szCs w:val="20"/>
        </w:rPr>
        <w:t>e</w:t>
      </w:r>
      <w:r w:rsidRPr="005C7DB7">
        <w:rPr>
          <w:rFonts w:ascii="Verdana" w:eastAsia="MS PMincho" w:hAnsi="Verdana"/>
          <w:sz w:val="20"/>
          <w:szCs w:val="20"/>
        </w:rPr>
        <w:t>r</w:t>
      </w:r>
      <w:r w:rsidRPr="005C7DB7">
        <w:rPr>
          <w:rFonts w:ascii="Verdana" w:eastAsia="MS PMincho" w:hAnsi="Verdana"/>
          <w:spacing w:val="-8"/>
          <w:sz w:val="20"/>
          <w:szCs w:val="20"/>
        </w:rPr>
        <w:t xml:space="preserve"> </w:t>
      </w:r>
      <w:r w:rsidRPr="005C7DB7">
        <w:rPr>
          <w:rFonts w:ascii="Verdana" w:eastAsia="MS PMincho" w:hAnsi="Verdana"/>
          <w:spacing w:val="-5"/>
          <w:sz w:val="20"/>
          <w:szCs w:val="20"/>
        </w:rPr>
        <w:t>tha</w:t>
      </w:r>
      <w:r w:rsidRPr="005C7DB7">
        <w:rPr>
          <w:rFonts w:ascii="Verdana" w:eastAsia="MS PMincho" w:hAnsi="Verdana"/>
          <w:sz w:val="20"/>
          <w:szCs w:val="20"/>
        </w:rPr>
        <w:t>n</w:t>
      </w:r>
      <w:r w:rsidRPr="005C7DB7">
        <w:rPr>
          <w:rFonts w:ascii="Verdana" w:eastAsia="MS PMincho" w:hAnsi="Verdana"/>
          <w:spacing w:val="7"/>
          <w:sz w:val="20"/>
          <w:szCs w:val="20"/>
        </w:rPr>
        <w:t xml:space="preserve"> </w:t>
      </w:r>
      <w:r w:rsidRPr="005C7DB7">
        <w:rPr>
          <w:rFonts w:ascii="Verdana" w:eastAsia="MS PMincho" w:hAnsi="Verdana"/>
          <w:spacing w:val="-5"/>
          <w:sz w:val="20"/>
          <w:szCs w:val="20"/>
        </w:rPr>
        <w:t>th</w:t>
      </w:r>
      <w:r w:rsidRPr="005C7DB7">
        <w:rPr>
          <w:rFonts w:ascii="Verdana" w:eastAsia="MS PMincho" w:hAnsi="Verdana"/>
          <w:sz w:val="20"/>
          <w:szCs w:val="20"/>
        </w:rPr>
        <w:t>e</w:t>
      </w:r>
      <w:r w:rsidRPr="005C7DB7">
        <w:rPr>
          <w:rFonts w:ascii="Verdana" w:eastAsia="MS PMincho" w:hAnsi="Verdana"/>
          <w:spacing w:val="-3"/>
          <w:sz w:val="20"/>
          <w:szCs w:val="20"/>
        </w:rPr>
        <w:t xml:space="preserve"> </w:t>
      </w:r>
      <w:r w:rsidRPr="005C7DB7">
        <w:rPr>
          <w:rFonts w:ascii="Verdana" w:eastAsia="MS PMincho" w:hAnsi="Verdana"/>
          <w:spacing w:val="-5"/>
          <w:sz w:val="20"/>
          <w:szCs w:val="20"/>
        </w:rPr>
        <w:t>end</w:t>
      </w:r>
      <w:r w:rsidRPr="005C7DB7">
        <w:rPr>
          <w:rFonts w:ascii="Verdana" w:eastAsia="MS PMincho" w:hAnsi="Verdana"/>
          <w:spacing w:val="9"/>
          <w:sz w:val="20"/>
          <w:szCs w:val="20"/>
        </w:rPr>
        <w:t xml:space="preserve"> </w:t>
      </w:r>
      <w:r w:rsidRPr="005C7DB7">
        <w:rPr>
          <w:rFonts w:ascii="Verdana" w:eastAsia="MS PMincho" w:hAnsi="Verdana"/>
          <w:spacing w:val="-7"/>
          <w:w w:val="98"/>
          <w:sz w:val="20"/>
          <w:szCs w:val="20"/>
        </w:rPr>
        <w:t>o</w:t>
      </w:r>
      <w:r w:rsidRPr="005C7DB7">
        <w:rPr>
          <w:rFonts w:ascii="Verdana" w:eastAsia="MS PMincho" w:hAnsi="Verdana"/>
          <w:w w:val="98"/>
          <w:sz w:val="20"/>
          <w:szCs w:val="20"/>
        </w:rPr>
        <w:t>f</w:t>
      </w:r>
      <w:r w:rsidRPr="005C7DB7">
        <w:rPr>
          <w:rFonts w:ascii="Verdana" w:eastAsia="MS PMincho" w:hAnsi="Verdana"/>
          <w:spacing w:val="-17"/>
          <w:w w:val="98"/>
          <w:sz w:val="20"/>
          <w:szCs w:val="20"/>
        </w:rPr>
        <w:t xml:space="preserve"> </w:t>
      </w:r>
      <w:r w:rsidRPr="005C7DB7">
        <w:rPr>
          <w:rFonts w:ascii="Verdana" w:eastAsia="MS PMincho" w:hAnsi="Verdana"/>
          <w:spacing w:val="-7"/>
          <w:sz w:val="20"/>
          <w:szCs w:val="20"/>
        </w:rPr>
        <w:t>tha</w:t>
      </w:r>
      <w:r w:rsidRPr="005C7DB7">
        <w:rPr>
          <w:rFonts w:ascii="Verdana" w:eastAsia="MS PMincho" w:hAnsi="Verdana"/>
          <w:sz w:val="20"/>
          <w:szCs w:val="20"/>
        </w:rPr>
        <w:t>t</w:t>
      </w:r>
      <w:r w:rsidRPr="005C7DB7">
        <w:rPr>
          <w:rFonts w:ascii="Verdana" w:eastAsia="MS PMincho" w:hAnsi="Verdana"/>
          <w:spacing w:val="-10"/>
          <w:sz w:val="20"/>
          <w:szCs w:val="20"/>
        </w:rPr>
        <w:t xml:space="preserve"> </w:t>
      </w:r>
      <w:r w:rsidRPr="005C7DB7">
        <w:rPr>
          <w:rFonts w:ascii="Verdana" w:eastAsia="MS PMincho" w:hAnsi="Verdana"/>
          <w:spacing w:val="-7"/>
          <w:sz w:val="20"/>
          <w:szCs w:val="20"/>
        </w:rPr>
        <w:t>pe</w:t>
      </w:r>
      <w:r w:rsidRPr="005C7DB7">
        <w:rPr>
          <w:rFonts w:ascii="Verdana" w:eastAsia="MS PMincho" w:hAnsi="Verdana"/>
          <w:spacing w:val="-4"/>
          <w:sz w:val="20"/>
          <w:szCs w:val="20"/>
        </w:rPr>
        <w:t>r</w:t>
      </w:r>
      <w:r w:rsidRPr="005C7DB7">
        <w:rPr>
          <w:rFonts w:ascii="Verdana" w:eastAsia="MS PMincho" w:hAnsi="Verdana"/>
          <w:spacing w:val="-7"/>
          <w:sz w:val="20"/>
          <w:szCs w:val="20"/>
        </w:rPr>
        <w:t>io</w:t>
      </w:r>
      <w:r w:rsidRPr="005C7DB7">
        <w:rPr>
          <w:rFonts w:ascii="Verdana" w:eastAsia="MS PMincho" w:hAnsi="Verdana"/>
          <w:sz w:val="20"/>
          <w:szCs w:val="20"/>
        </w:rPr>
        <w:t>d</w:t>
      </w:r>
      <w:r w:rsidRPr="005C7DB7">
        <w:rPr>
          <w:rFonts w:ascii="Verdana" w:eastAsia="MS PMincho" w:hAnsi="Verdana"/>
          <w:spacing w:val="-18"/>
          <w:sz w:val="20"/>
          <w:szCs w:val="20"/>
        </w:rPr>
        <w:t xml:space="preserve"> </w:t>
      </w:r>
      <w:r w:rsidRPr="005C7DB7">
        <w:rPr>
          <w:rFonts w:ascii="Verdana" w:eastAsia="MS PMincho" w:hAnsi="Verdana"/>
          <w:spacing w:val="-7"/>
          <w:w w:val="98"/>
          <w:sz w:val="20"/>
          <w:szCs w:val="20"/>
        </w:rPr>
        <w:t>o</w:t>
      </w:r>
      <w:r w:rsidRPr="005C7DB7">
        <w:rPr>
          <w:rFonts w:ascii="Verdana" w:eastAsia="MS PMincho" w:hAnsi="Verdana"/>
          <w:w w:val="98"/>
          <w:sz w:val="20"/>
          <w:szCs w:val="20"/>
        </w:rPr>
        <w:t>f</w:t>
      </w:r>
      <w:r w:rsidRPr="005C7DB7">
        <w:rPr>
          <w:rFonts w:ascii="Verdana" w:eastAsia="MS PMincho" w:hAnsi="Verdana"/>
          <w:spacing w:val="-17"/>
          <w:w w:val="98"/>
          <w:sz w:val="20"/>
          <w:szCs w:val="20"/>
        </w:rPr>
        <w:t xml:space="preserve"> </w:t>
      </w:r>
      <w:r w:rsidRPr="005C7DB7">
        <w:rPr>
          <w:rFonts w:ascii="Verdana" w:eastAsia="MS PMincho" w:hAnsi="Verdana"/>
          <w:spacing w:val="-7"/>
          <w:w w:val="98"/>
          <w:sz w:val="20"/>
          <w:szCs w:val="20"/>
        </w:rPr>
        <w:t>t</w:t>
      </w:r>
      <w:r w:rsidRPr="005C7DB7">
        <w:rPr>
          <w:rFonts w:ascii="Verdana" w:eastAsia="MS PMincho" w:hAnsi="Verdana"/>
          <w:spacing w:val="-10"/>
          <w:w w:val="98"/>
          <w:sz w:val="20"/>
          <w:szCs w:val="20"/>
        </w:rPr>
        <w:t>w</w:t>
      </w:r>
      <w:r w:rsidRPr="005C7DB7">
        <w:rPr>
          <w:rFonts w:ascii="Verdana" w:eastAsia="MS PMincho" w:hAnsi="Verdana"/>
          <w:w w:val="103"/>
          <w:sz w:val="20"/>
          <w:szCs w:val="20"/>
        </w:rPr>
        <w:t>o</w:t>
      </w:r>
      <w:r w:rsidRPr="005C7DB7">
        <w:rPr>
          <w:rFonts w:ascii="Verdana" w:eastAsia="MS PMincho" w:hAnsi="Verdana"/>
          <w:spacing w:val="-25"/>
          <w:sz w:val="20"/>
          <w:szCs w:val="20"/>
        </w:rPr>
        <w:t xml:space="preserve"> </w:t>
      </w:r>
      <w:r w:rsidRPr="005C7DB7">
        <w:rPr>
          <w:rFonts w:ascii="Verdana" w:eastAsia="MS PMincho" w:hAnsi="Verdana"/>
          <w:spacing w:val="-7"/>
          <w:sz w:val="20"/>
          <w:szCs w:val="20"/>
        </w:rPr>
        <w:t>months</w:t>
      </w:r>
      <w:r w:rsidRPr="005C7DB7">
        <w:rPr>
          <w:rFonts w:ascii="Verdana" w:eastAsia="MS PMincho" w:hAnsi="Verdana"/>
          <w:sz w:val="20"/>
          <w:szCs w:val="20"/>
        </w:rPr>
        <w:t>.</w:t>
      </w:r>
      <w:r w:rsidRPr="005C7DB7">
        <w:rPr>
          <w:rFonts w:ascii="Verdana" w:eastAsia="MS PMincho" w:hAnsi="Verdana"/>
          <w:spacing w:val="-13"/>
          <w:sz w:val="20"/>
          <w:szCs w:val="20"/>
        </w:rPr>
        <w:t xml:space="preserve"> </w:t>
      </w:r>
    </w:p>
    <w:p w14:paraId="3A3A712D" w14:textId="77777777" w:rsidR="00E639D9" w:rsidRPr="005C7DB7" w:rsidRDefault="00E639D9" w:rsidP="002C50F0">
      <w:pPr>
        <w:widowControl w:val="0"/>
        <w:autoSpaceDE w:val="0"/>
        <w:autoSpaceDN w:val="0"/>
        <w:adjustRightInd w:val="0"/>
        <w:spacing w:line="243" w:lineRule="auto"/>
        <w:ind w:right="-41"/>
        <w:rPr>
          <w:rFonts w:ascii="Verdana" w:eastAsia="MS PMincho" w:hAnsi="Verdana"/>
          <w:spacing w:val="-13"/>
          <w:sz w:val="20"/>
          <w:szCs w:val="20"/>
        </w:rPr>
      </w:pPr>
    </w:p>
    <w:p w14:paraId="6F14A4A9" w14:textId="77777777" w:rsidR="00171FB9" w:rsidRPr="005C7DB7" w:rsidRDefault="00171FB9" w:rsidP="002C50F0">
      <w:pPr>
        <w:widowControl w:val="0"/>
        <w:autoSpaceDE w:val="0"/>
        <w:autoSpaceDN w:val="0"/>
        <w:adjustRightInd w:val="0"/>
        <w:spacing w:line="243" w:lineRule="auto"/>
        <w:ind w:right="-41"/>
        <w:rPr>
          <w:rFonts w:ascii="Verdana" w:eastAsia="MS PMincho" w:hAnsi="Verdana"/>
          <w:sz w:val="20"/>
          <w:szCs w:val="20"/>
        </w:rPr>
      </w:pPr>
      <w:r w:rsidRPr="005C7DB7">
        <w:rPr>
          <w:rFonts w:ascii="Verdana" w:eastAsia="MS PMincho" w:hAnsi="Verdana"/>
          <w:spacing w:val="-13"/>
          <w:sz w:val="20"/>
          <w:szCs w:val="20"/>
        </w:rPr>
        <w:t>W</w:t>
      </w:r>
      <w:r w:rsidRPr="005C7DB7">
        <w:rPr>
          <w:rFonts w:ascii="Verdana" w:eastAsia="MS PMincho" w:hAnsi="Verdana"/>
          <w:spacing w:val="-7"/>
          <w:w w:val="106"/>
          <w:sz w:val="20"/>
          <w:szCs w:val="20"/>
        </w:rPr>
        <w:t>h</w:t>
      </w:r>
      <w:r w:rsidRPr="005C7DB7">
        <w:rPr>
          <w:rFonts w:ascii="Verdana" w:eastAsia="MS PMincho" w:hAnsi="Verdana"/>
          <w:spacing w:val="-7"/>
          <w:w w:val="101"/>
          <w:sz w:val="20"/>
          <w:szCs w:val="20"/>
        </w:rPr>
        <w:t>e</w:t>
      </w:r>
      <w:r w:rsidRPr="005C7DB7">
        <w:rPr>
          <w:rFonts w:ascii="Verdana" w:eastAsia="MS PMincho" w:hAnsi="Verdana"/>
          <w:spacing w:val="-10"/>
          <w:w w:val="101"/>
          <w:sz w:val="20"/>
          <w:szCs w:val="20"/>
        </w:rPr>
        <w:t>r</w:t>
      </w:r>
      <w:r w:rsidRPr="005C7DB7">
        <w:rPr>
          <w:rFonts w:ascii="Verdana" w:eastAsia="MS PMincho" w:hAnsi="Verdana"/>
          <w:w w:val="94"/>
          <w:sz w:val="20"/>
          <w:szCs w:val="20"/>
        </w:rPr>
        <w:t>e</w:t>
      </w:r>
      <w:r w:rsidRPr="005C7DB7">
        <w:rPr>
          <w:rFonts w:ascii="Verdana" w:eastAsia="MS PMincho" w:hAnsi="Verdana"/>
          <w:spacing w:val="-25"/>
          <w:sz w:val="20"/>
          <w:szCs w:val="20"/>
        </w:rPr>
        <w:t xml:space="preserve"> </w:t>
      </w:r>
      <w:r w:rsidRPr="005C7DB7">
        <w:rPr>
          <w:rFonts w:ascii="Verdana" w:eastAsia="MS PMincho" w:hAnsi="Verdana"/>
          <w:spacing w:val="-7"/>
          <w:w w:val="103"/>
          <w:sz w:val="20"/>
          <w:szCs w:val="20"/>
        </w:rPr>
        <w:t>th</w:t>
      </w:r>
      <w:r w:rsidRPr="005C7DB7">
        <w:rPr>
          <w:rFonts w:ascii="Verdana" w:eastAsia="MS PMincho" w:hAnsi="Verdana"/>
          <w:w w:val="103"/>
          <w:sz w:val="20"/>
          <w:szCs w:val="20"/>
        </w:rPr>
        <w:t>e</w:t>
      </w:r>
      <w:r w:rsidRPr="005C7DB7">
        <w:rPr>
          <w:rFonts w:ascii="Verdana" w:eastAsia="MS PMincho" w:hAnsi="Verdana"/>
          <w:spacing w:val="-25"/>
          <w:sz w:val="20"/>
          <w:szCs w:val="20"/>
        </w:rPr>
        <w:t xml:space="preserve"> </w:t>
      </w:r>
      <w:r w:rsidR="00DD0246" w:rsidRPr="005C7DB7">
        <w:rPr>
          <w:rFonts w:ascii="Verdana" w:eastAsia="MS PMincho" w:hAnsi="Verdana"/>
          <w:spacing w:val="-9"/>
          <w:sz w:val="20"/>
          <w:szCs w:val="20"/>
        </w:rPr>
        <w:t>leaseholder</w:t>
      </w:r>
      <w:r w:rsidRPr="005C7DB7">
        <w:rPr>
          <w:rFonts w:ascii="Verdana" w:eastAsia="MS PMincho" w:hAnsi="Verdana"/>
          <w:spacing w:val="-7"/>
          <w:sz w:val="20"/>
          <w:szCs w:val="20"/>
        </w:rPr>
        <w:t xml:space="preserve"> </w:t>
      </w:r>
      <w:r w:rsidRPr="005C7DB7">
        <w:rPr>
          <w:rFonts w:ascii="Verdana" w:eastAsia="MS PMincho" w:hAnsi="Verdana"/>
          <w:spacing w:val="-7"/>
          <w:w w:val="99"/>
          <w:sz w:val="20"/>
          <w:szCs w:val="20"/>
        </w:rPr>
        <w:t>ha</w:t>
      </w:r>
      <w:r w:rsidRPr="005C7DB7">
        <w:rPr>
          <w:rFonts w:ascii="Verdana" w:eastAsia="MS PMincho" w:hAnsi="Verdana"/>
          <w:w w:val="99"/>
          <w:sz w:val="20"/>
          <w:szCs w:val="20"/>
        </w:rPr>
        <w:t>s</w:t>
      </w:r>
      <w:r w:rsidRPr="005C7DB7">
        <w:rPr>
          <w:rFonts w:ascii="Verdana" w:eastAsia="MS PMincho" w:hAnsi="Verdana"/>
          <w:spacing w:val="-39"/>
          <w:sz w:val="20"/>
          <w:szCs w:val="20"/>
        </w:rPr>
        <w:t xml:space="preserve"> </w:t>
      </w:r>
      <w:r w:rsidRPr="005C7DB7">
        <w:rPr>
          <w:rFonts w:ascii="Verdana" w:eastAsia="MS PMincho" w:hAnsi="Verdana"/>
          <w:spacing w:val="-12"/>
          <w:w w:val="73"/>
          <w:sz w:val="20"/>
          <w:szCs w:val="20"/>
        </w:rPr>
        <w:t>‘</w:t>
      </w:r>
      <w:r w:rsidRPr="005C7DB7">
        <w:rPr>
          <w:rFonts w:ascii="Verdana" w:eastAsia="MS PMincho" w:hAnsi="Verdana"/>
          <w:spacing w:val="-4"/>
          <w:w w:val="110"/>
          <w:sz w:val="20"/>
          <w:szCs w:val="20"/>
        </w:rPr>
        <w:t>r</w:t>
      </w:r>
      <w:r w:rsidRPr="005C7DB7">
        <w:rPr>
          <w:rFonts w:ascii="Verdana" w:eastAsia="MS PMincho" w:hAnsi="Verdana"/>
          <w:spacing w:val="-7"/>
          <w:w w:val="92"/>
          <w:sz w:val="20"/>
          <w:szCs w:val="20"/>
        </w:rPr>
        <w:t>i</w:t>
      </w:r>
      <w:r w:rsidRPr="005C7DB7">
        <w:rPr>
          <w:rFonts w:ascii="Verdana" w:eastAsia="MS PMincho" w:hAnsi="Verdana"/>
          <w:spacing w:val="-4"/>
          <w:w w:val="92"/>
          <w:sz w:val="20"/>
          <w:szCs w:val="20"/>
        </w:rPr>
        <w:t>g</w:t>
      </w:r>
      <w:r w:rsidRPr="005C7DB7">
        <w:rPr>
          <w:rFonts w:ascii="Verdana" w:eastAsia="MS PMincho" w:hAnsi="Verdana"/>
          <w:spacing w:val="-7"/>
          <w:w w:val="102"/>
          <w:sz w:val="20"/>
          <w:szCs w:val="20"/>
        </w:rPr>
        <w:t>ht</w:t>
      </w:r>
      <w:r w:rsidRPr="005C7DB7">
        <w:rPr>
          <w:rFonts w:ascii="Verdana" w:eastAsia="MS PMincho" w:hAnsi="Verdana"/>
          <w:w w:val="102"/>
          <w:sz w:val="20"/>
          <w:szCs w:val="20"/>
        </w:rPr>
        <w:t>s</w:t>
      </w:r>
      <w:r w:rsidRPr="005C7DB7">
        <w:rPr>
          <w:rFonts w:ascii="Verdana" w:eastAsia="MS PMincho" w:hAnsi="Verdana"/>
          <w:spacing w:val="-25"/>
          <w:sz w:val="20"/>
          <w:szCs w:val="20"/>
        </w:rPr>
        <w:t xml:space="preserve"> </w:t>
      </w:r>
      <w:r w:rsidRPr="005C7DB7">
        <w:rPr>
          <w:rFonts w:ascii="Verdana" w:eastAsia="MS PMincho" w:hAnsi="Verdana"/>
          <w:spacing w:val="-7"/>
          <w:w w:val="98"/>
          <w:sz w:val="20"/>
          <w:szCs w:val="20"/>
        </w:rPr>
        <w:t>o</w:t>
      </w:r>
      <w:r w:rsidRPr="005C7DB7">
        <w:rPr>
          <w:rFonts w:ascii="Verdana" w:eastAsia="MS PMincho" w:hAnsi="Verdana"/>
          <w:w w:val="98"/>
          <w:sz w:val="20"/>
          <w:szCs w:val="20"/>
        </w:rPr>
        <w:t>f</w:t>
      </w:r>
      <w:r w:rsidRPr="005C7DB7">
        <w:rPr>
          <w:rFonts w:ascii="Verdana" w:eastAsia="MS PMincho" w:hAnsi="Verdana"/>
          <w:spacing w:val="-17"/>
          <w:w w:val="98"/>
          <w:sz w:val="20"/>
          <w:szCs w:val="20"/>
        </w:rPr>
        <w:t xml:space="preserve"> </w:t>
      </w:r>
      <w:r w:rsidRPr="005C7DB7">
        <w:rPr>
          <w:rFonts w:ascii="Verdana" w:eastAsia="MS PMincho" w:hAnsi="Verdana"/>
          <w:spacing w:val="-7"/>
          <w:w w:val="98"/>
          <w:sz w:val="20"/>
          <w:szCs w:val="20"/>
        </w:rPr>
        <w:t>firs</w:t>
      </w:r>
      <w:r w:rsidRPr="005C7DB7">
        <w:rPr>
          <w:rFonts w:ascii="Verdana" w:eastAsia="MS PMincho" w:hAnsi="Verdana"/>
          <w:w w:val="98"/>
          <w:sz w:val="20"/>
          <w:szCs w:val="20"/>
        </w:rPr>
        <w:t>t</w:t>
      </w:r>
      <w:r w:rsidRPr="005C7DB7">
        <w:rPr>
          <w:rFonts w:ascii="Verdana" w:eastAsia="MS PMincho" w:hAnsi="Verdana"/>
          <w:spacing w:val="-25"/>
          <w:sz w:val="20"/>
          <w:szCs w:val="20"/>
        </w:rPr>
        <w:t xml:space="preserve"> </w:t>
      </w:r>
      <w:r w:rsidRPr="005C7DB7">
        <w:rPr>
          <w:rFonts w:ascii="Verdana" w:eastAsia="MS PMincho" w:hAnsi="Verdana"/>
          <w:spacing w:val="-10"/>
          <w:w w:val="110"/>
          <w:sz w:val="20"/>
          <w:szCs w:val="20"/>
        </w:rPr>
        <w:t>r</w:t>
      </w:r>
      <w:r w:rsidRPr="005C7DB7">
        <w:rPr>
          <w:rFonts w:ascii="Verdana" w:eastAsia="MS PMincho" w:hAnsi="Verdana"/>
          <w:spacing w:val="-8"/>
          <w:w w:val="94"/>
          <w:sz w:val="20"/>
          <w:szCs w:val="20"/>
        </w:rPr>
        <w:t>e</w:t>
      </w:r>
      <w:r w:rsidRPr="005C7DB7">
        <w:rPr>
          <w:rFonts w:ascii="Verdana" w:eastAsia="MS PMincho" w:hAnsi="Verdana"/>
          <w:spacing w:val="-7"/>
          <w:w w:val="93"/>
          <w:sz w:val="20"/>
          <w:szCs w:val="20"/>
        </w:rPr>
        <w:t>fusal</w:t>
      </w:r>
      <w:r w:rsidRPr="005C7DB7">
        <w:rPr>
          <w:rFonts w:ascii="Verdana" w:eastAsia="MS PMincho" w:hAnsi="Verdana"/>
          <w:w w:val="93"/>
          <w:sz w:val="20"/>
          <w:szCs w:val="20"/>
        </w:rPr>
        <w:t>’</w:t>
      </w:r>
      <w:r w:rsidR="002C50F0" w:rsidRPr="005C7DB7">
        <w:rPr>
          <w:rFonts w:ascii="Verdana" w:eastAsia="MS PMincho" w:hAnsi="Verdana"/>
          <w:spacing w:val="-36"/>
          <w:sz w:val="20"/>
          <w:szCs w:val="20"/>
        </w:rPr>
        <w:t xml:space="preserve"> </w:t>
      </w:r>
      <w:r w:rsidRPr="005C7DB7">
        <w:rPr>
          <w:rFonts w:ascii="Verdana" w:eastAsia="MS PMincho" w:hAnsi="Verdana"/>
          <w:spacing w:val="-2"/>
          <w:sz w:val="20"/>
          <w:szCs w:val="20"/>
        </w:rPr>
        <w:t>additiona</w:t>
      </w:r>
      <w:r w:rsidRPr="005C7DB7">
        <w:rPr>
          <w:rFonts w:ascii="Verdana" w:eastAsia="MS PMincho" w:hAnsi="Verdana"/>
          <w:sz w:val="20"/>
          <w:szCs w:val="20"/>
        </w:rPr>
        <w:t>l</w:t>
      </w:r>
      <w:r w:rsidRPr="005C7DB7">
        <w:rPr>
          <w:rFonts w:ascii="Verdana" w:eastAsia="MS PMincho" w:hAnsi="Verdana"/>
          <w:spacing w:val="19"/>
          <w:sz w:val="20"/>
          <w:szCs w:val="20"/>
        </w:rPr>
        <w:t xml:space="preserve"> </w:t>
      </w:r>
      <w:r w:rsidRPr="005C7DB7">
        <w:rPr>
          <w:rFonts w:ascii="Verdana" w:eastAsia="MS PMincho" w:hAnsi="Verdana"/>
          <w:spacing w:val="-2"/>
          <w:sz w:val="20"/>
          <w:szCs w:val="20"/>
        </w:rPr>
        <w:t>info</w:t>
      </w:r>
      <w:r w:rsidRPr="005C7DB7">
        <w:rPr>
          <w:rFonts w:ascii="Verdana" w:eastAsia="MS PMincho" w:hAnsi="Verdana"/>
          <w:spacing w:val="-1"/>
          <w:sz w:val="20"/>
          <w:szCs w:val="20"/>
        </w:rPr>
        <w:t>r</w:t>
      </w:r>
      <w:r w:rsidRPr="005C7DB7">
        <w:rPr>
          <w:rFonts w:ascii="Verdana" w:eastAsia="MS PMincho" w:hAnsi="Verdana"/>
          <w:spacing w:val="-2"/>
          <w:sz w:val="20"/>
          <w:szCs w:val="20"/>
        </w:rPr>
        <w:t>matio</w:t>
      </w:r>
      <w:r w:rsidRPr="005C7DB7">
        <w:rPr>
          <w:rFonts w:ascii="Verdana" w:eastAsia="MS PMincho" w:hAnsi="Verdana"/>
          <w:sz w:val="20"/>
          <w:szCs w:val="20"/>
        </w:rPr>
        <w:t>n</w:t>
      </w:r>
      <w:r w:rsidRPr="005C7DB7">
        <w:rPr>
          <w:rFonts w:ascii="Verdana" w:eastAsia="MS PMincho" w:hAnsi="Verdana"/>
          <w:spacing w:val="29"/>
          <w:sz w:val="20"/>
          <w:szCs w:val="20"/>
        </w:rPr>
        <w:t xml:space="preserve"> </w:t>
      </w:r>
      <w:r w:rsidRPr="005C7DB7">
        <w:rPr>
          <w:rFonts w:ascii="Verdana" w:eastAsia="MS PMincho" w:hAnsi="Verdana"/>
          <w:spacing w:val="-4"/>
          <w:sz w:val="20"/>
          <w:szCs w:val="20"/>
        </w:rPr>
        <w:t>m</w:t>
      </w:r>
      <w:r w:rsidRPr="005C7DB7">
        <w:rPr>
          <w:rFonts w:ascii="Verdana" w:eastAsia="MS PMincho" w:hAnsi="Verdana"/>
          <w:spacing w:val="-2"/>
          <w:sz w:val="20"/>
          <w:szCs w:val="20"/>
        </w:rPr>
        <w:t>us</w:t>
      </w:r>
      <w:r w:rsidRPr="005C7DB7">
        <w:rPr>
          <w:rFonts w:ascii="Verdana" w:eastAsia="MS PMincho" w:hAnsi="Verdana"/>
          <w:sz w:val="20"/>
          <w:szCs w:val="20"/>
        </w:rPr>
        <w:t>t</w:t>
      </w:r>
      <w:r w:rsidRPr="005C7DB7">
        <w:rPr>
          <w:rFonts w:ascii="Verdana" w:eastAsia="MS PMincho" w:hAnsi="Verdana"/>
          <w:spacing w:val="19"/>
          <w:sz w:val="20"/>
          <w:szCs w:val="20"/>
        </w:rPr>
        <w:t xml:space="preserve"> </w:t>
      </w:r>
      <w:r w:rsidRPr="005C7DB7">
        <w:rPr>
          <w:rFonts w:ascii="Verdana" w:eastAsia="MS PMincho" w:hAnsi="Verdana"/>
          <w:spacing w:val="-2"/>
          <w:sz w:val="20"/>
          <w:szCs w:val="20"/>
        </w:rPr>
        <w:t>b</w:t>
      </w:r>
      <w:r w:rsidRPr="005C7DB7">
        <w:rPr>
          <w:rFonts w:ascii="Verdana" w:eastAsia="MS PMincho" w:hAnsi="Verdana"/>
          <w:sz w:val="20"/>
          <w:szCs w:val="20"/>
        </w:rPr>
        <w:t>e</w:t>
      </w:r>
      <w:r w:rsidRPr="005C7DB7">
        <w:rPr>
          <w:rFonts w:ascii="Verdana" w:eastAsia="MS PMincho" w:hAnsi="Verdana"/>
          <w:spacing w:val="3"/>
          <w:sz w:val="20"/>
          <w:szCs w:val="20"/>
        </w:rPr>
        <w:t xml:space="preserve"> </w:t>
      </w:r>
      <w:r w:rsidRPr="005C7DB7">
        <w:rPr>
          <w:rFonts w:ascii="Verdana" w:eastAsia="MS PMincho" w:hAnsi="Verdana"/>
          <w:w w:val="94"/>
          <w:sz w:val="20"/>
          <w:szCs w:val="20"/>
        </w:rPr>
        <w:t>g</w:t>
      </w:r>
      <w:r w:rsidRPr="005C7DB7">
        <w:rPr>
          <w:rFonts w:ascii="Verdana" w:eastAsia="MS PMincho" w:hAnsi="Verdana"/>
          <w:spacing w:val="-5"/>
          <w:w w:val="94"/>
          <w:sz w:val="20"/>
          <w:szCs w:val="20"/>
        </w:rPr>
        <w:t>i</w:t>
      </w:r>
      <w:r w:rsidRPr="005C7DB7">
        <w:rPr>
          <w:rFonts w:ascii="Verdana" w:eastAsia="MS PMincho" w:hAnsi="Verdana"/>
          <w:spacing w:val="-6"/>
          <w:w w:val="94"/>
          <w:sz w:val="20"/>
          <w:szCs w:val="20"/>
        </w:rPr>
        <w:t>v</w:t>
      </w:r>
      <w:r w:rsidRPr="005C7DB7">
        <w:rPr>
          <w:rFonts w:ascii="Verdana" w:eastAsia="MS PMincho" w:hAnsi="Verdana"/>
          <w:spacing w:val="-3"/>
          <w:w w:val="94"/>
          <w:sz w:val="20"/>
          <w:szCs w:val="20"/>
        </w:rPr>
        <w:t>e</w:t>
      </w:r>
      <w:r w:rsidRPr="005C7DB7">
        <w:rPr>
          <w:rFonts w:ascii="Verdana" w:eastAsia="MS PMincho" w:hAnsi="Verdana"/>
          <w:spacing w:val="-2"/>
          <w:w w:val="94"/>
          <w:sz w:val="20"/>
          <w:szCs w:val="20"/>
        </w:rPr>
        <w:t>n</w:t>
      </w:r>
      <w:r w:rsidRPr="005C7DB7">
        <w:rPr>
          <w:rFonts w:ascii="Verdana" w:eastAsia="MS PMincho" w:hAnsi="Verdana"/>
          <w:w w:val="94"/>
          <w:sz w:val="20"/>
          <w:szCs w:val="20"/>
        </w:rPr>
        <w:t>:</w:t>
      </w:r>
      <w:r w:rsidRPr="005C7DB7">
        <w:rPr>
          <w:rFonts w:ascii="Verdana" w:eastAsia="MS PMincho" w:hAnsi="Verdana"/>
          <w:spacing w:val="9"/>
          <w:w w:val="94"/>
          <w:sz w:val="20"/>
          <w:szCs w:val="20"/>
        </w:rPr>
        <w:t xml:space="preserve"> </w:t>
      </w:r>
      <w:r w:rsidRPr="005C7DB7">
        <w:rPr>
          <w:rFonts w:ascii="Verdana" w:eastAsia="MS PMincho" w:hAnsi="Verdana"/>
          <w:spacing w:val="-2"/>
          <w:sz w:val="20"/>
          <w:szCs w:val="20"/>
        </w:rPr>
        <w:t>tha</w:t>
      </w:r>
      <w:r w:rsidRPr="005C7DB7">
        <w:rPr>
          <w:rFonts w:ascii="Verdana" w:eastAsia="MS PMincho" w:hAnsi="Verdana"/>
          <w:sz w:val="20"/>
          <w:szCs w:val="20"/>
        </w:rPr>
        <w:t>t</w:t>
      </w:r>
      <w:r w:rsidRPr="005C7DB7">
        <w:rPr>
          <w:rFonts w:ascii="Verdana" w:eastAsia="MS PMincho" w:hAnsi="Verdana"/>
          <w:spacing w:val="19"/>
          <w:sz w:val="20"/>
          <w:szCs w:val="20"/>
        </w:rPr>
        <w:t xml:space="preserve"> </w:t>
      </w:r>
      <w:r w:rsidRPr="005C7DB7">
        <w:rPr>
          <w:rFonts w:ascii="Verdana" w:eastAsia="MS PMincho" w:hAnsi="Verdana"/>
          <w:spacing w:val="-2"/>
          <w:sz w:val="20"/>
          <w:szCs w:val="20"/>
        </w:rPr>
        <w:t>th</w:t>
      </w:r>
      <w:r w:rsidRPr="005C7DB7">
        <w:rPr>
          <w:rFonts w:ascii="Verdana" w:eastAsia="MS PMincho" w:hAnsi="Verdana"/>
          <w:sz w:val="20"/>
          <w:szCs w:val="20"/>
        </w:rPr>
        <w:t>e</w:t>
      </w:r>
      <w:r w:rsidRPr="005C7DB7">
        <w:rPr>
          <w:rFonts w:ascii="Verdana" w:eastAsia="MS PMincho" w:hAnsi="Verdana"/>
          <w:spacing w:val="9"/>
          <w:sz w:val="20"/>
          <w:szCs w:val="20"/>
        </w:rPr>
        <w:t xml:space="preserve"> </w:t>
      </w:r>
      <w:r w:rsidR="002C50F0" w:rsidRPr="005C7DB7">
        <w:rPr>
          <w:rFonts w:ascii="Verdana" w:eastAsia="MS PMincho" w:hAnsi="Verdana"/>
          <w:spacing w:val="-5"/>
          <w:sz w:val="20"/>
          <w:szCs w:val="20"/>
        </w:rPr>
        <w:t>leaseholders</w:t>
      </w:r>
      <w:r w:rsidRPr="005C7DB7">
        <w:rPr>
          <w:rFonts w:ascii="Verdana" w:eastAsia="MS PMincho" w:hAnsi="Verdana"/>
          <w:spacing w:val="4"/>
          <w:sz w:val="20"/>
          <w:szCs w:val="20"/>
        </w:rPr>
        <w:t xml:space="preserve"> </w:t>
      </w:r>
      <w:r w:rsidRPr="005C7DB7">
        <w:rPr>
          <w:rFonts w:ascii="Verdana" w:eastAsia="MS PMincho" w:hAnsi="Verdana"/>
          <w:spacing w:val="-2"/>
          <w:sz w:val="20"/>
          <w:szCs w:val="20"/>
        </w:rPr>
        <w:t>ha</w:t>
      </w:r>
      <w:r w:rsidR="00D902B3" w:rsidRPr="005C7DB7">
        <w:rPr>
          <w:rFonts w:ascii="Verdana" w:eastAsia="MS PMincho" w:hAnsi="Verdana"/>
          <w:spacing w:val="-2"/>
          <w:sz w:val="20"/>
          <w:szCs w:val="20"/>
        </w:rPr>
        <w:t>ve</w:t>
      </w:r>
      <w:r w:rsidRPr="005C7DB7">
        <w:rPr>
          <w:rFonts w:ascii="Verdana" w:eastAsia="MS PMincho" w:hAnsi="Verdana"/>
          <w:spacing w:val="9"/>
          <w:sz w:val="20"/>
          <w:szCs w:val="20"/>
        </w:rPr>
        <w:t xml:space="preserve"> </w:t>
      </w:r>
      <w:r w:rsidRPr="005C7DB7">
        <w:rPr>
          <w:rFonts w:ascii="Verdana" w:eastAsia="MS PMincho" w:hAnsi="Verdana"/>
          <w:spacing w:val="-3"/>
          <w:sz w:val="20"/>
          <w:szCs w:val="20"/>
        </w:rPr>
        <w:t>su</w:t>
      </w:r>
      <w:r w:rsidRPr="005C7DB7">
        <w:rPr>
          <w:rFonts w:ascii="Verdana" w:eastAsia="MS PMincho" w:hAnsi="Verdana"/>
          <w:spacing w:val="-5"/>
          <w:sz w:val="20"/>
          <w:szCs w:val="20"/>
        </w:rPr>
        <w:t>c</w:t>
      </w:r>
      <w:r w:rsidRPr="005C7DB7">
        <w:rPr>
          <w:rFonts w:ascii="Verdana" w:eastAsia="MS PMincho" w:hAnsi="Verdana"/>
          <w:sz w:val="20"/>
          <w:szCs w:val="20"/>
        </w:rPr>
        <w:t>h</w:t>
      </w:r>
      <w:r w:rsidRPr="005C7DB7">
        <w:rPr>
          <w:rFonts w:ascii="Verdana" w:eastAsia="MS PMincho" w:hAnsi="Verdana"/>
          <w:spacing w:val="-17"/>
          <w:sz w:val="20"/>
          <w:szCs w:val="20"/>
        </w:rPr>
        <w:t xml:space="preserve"> </w:t>
      </w:r>
      <w:r w:rsidRPr="005C7DB7">
        <w:rPr>
          <w:rFonts w:ascii="Verdana" w:eastAsia="MS PMincho" w:hAnsi="Verdana"/>
          <w:spacing w:val="-1"/>
          <w:w w:val="110"/>
          <w:sz w:val="20"/>
          <w:szCs w:val="20"/>
        </w:rPr>
        <w:t>r</w:t>
      </w:r>
      <w:r w:rsidRPr="005C7DB7">
        <w:rPr>
          <w:rFonts w:ascii="Verdana" w:eastAsia="MS PMincho" w:hAnsi="Verdana"/>
          <w:spacing w:val="-3"/>
          <w:w w:val="96"/>
          <w:sz w:val="20"/>
          <w:szCs w:val="20"/>
        </w:rPr>
        <w:t>i</w:t>
      </w:r>
      <w:r w:rsidRPr="005C7DB7">
        <w:rPr>
          <w:rFonts w:ascii="Verdana" w:eastAsia="MS PMincho" w:hAnsi="Verdana"/>
          <w:spacing w:val="-1"/>
          <w:w w:val="91"/>
          <w:sz w:val="20"/>
          <w:szCs w:val="20"/>
        </w:rPr>
        <w:t>g</w:t>
      </w:r>
      <w:r w:rsidRPr="005C7DB7">
        <w:rPr>
          <w:rFonts w:ascii="Verdana" w:eastAsia="MS PMincho" w:hAnsi="Verdana"/>
          <w:spacing w:val="-3"/>
          <w:w w:val="101"/>
          <w:sz w:val="20"/>
          <w:szCs w:val="20"/>
        </w:rPr>
        <w:t>hts</w:t>
      </w:r>
      <w:r w:rsidRPr="005C7DB7">
        <w:rPr>
          <w:rFonts w:ascii="Verdana" w:eastAsia="MS PMincho" w:hAnsi="Verdana"/>
          <w:w w:val="101"/>
          <w:sz w:val="20"/>
          <w:szCs w:val="20"/>
        </w:rPr>
        <w:t>,</w:t>
      </w:r>
      <w:r w:rsidRPr="005C7DB7">
        <w:rPr>
          <w:rFonts w:ascii="Verdana" w:eastAsia="MS PMincho" w:hAnsi="Verdana"/>
          <w:spacing w:val="-26"/>
          <w:sz w:val="20"/>
          <w:szCs w:val="20"/>
        </w:rPr>
        <w:t xml:space="preserve"> </w:t>
      </w:r>
      <w:r w:rsidRPr="005C7DB7">
        <w:rPr>
          <w:rFonts w:ascii="Verdana" w:eastAsia="MS PMincho" w:hAnsi="Verdana"/>
          <w:spacing w:val="-3"/>
          <w:sz w:val="20"/>
          <w:szCs w:val="20"/>
        </w:rPr>
        <w:t>tha</w:t>
      </w:r>
      <w:r w:rsidRPr="005C7DB7">
        <w:rPr>
          <w:rFonts w:ascii="Verdana" w:eastAsia="MS PMincho" w:hAnsi="Verdana"/>
          <w:sz w:val="20"/>
          <w:szCs w:val="20"/>
        </w:rPr>
        <w:t>t</w:t>
      </w:r>
      <w:r w:rsidRPr="005C7DB7">
        <w:rPr>
          <w:rFonts w:ascii="Verdana" w:eastAsia="MS PMincho" w:hAnsi="Verdana"/>
          <w:spacing w:val="-4"/>
          <w:sz w:val="20"/>
          <w:szCs w:val="20"/>
        </w:rPr>
        <w:t xml:space="preserve"> </w:t>
      </w:r>
      <w:r w:rsidRPr="005C7DB7">
        <w:rPr>
          <w:rFonts w:ascii="Verdana" w:eastAsia="MS PMincho" w:hAnsi="Verdana"/>
          <w:spacing w:val="-3"/>
          <w:sz w:val="20"/>
          <w:szCs w:val="20"/>
        </w:rPr>
        <w:t>th</w:t>
      </w:r>
      <w:r w:rsidRPr="005C7DB7">
        <w:rPr>
          <w:rFonts w:ascii="Verdana" w:eastAsia="MS PMincho" w:hAnsi="Verdana"/>
          <w:sz w:val="20"/>
          <w:szCs w:val="20"/>
        </w:rPr>
        <w:t>e</w:t>
      </w:r>
      <w:r w:rsidR="002C50F0" w:rsidRPr="005C7DB7">
        <w:rPr>
          <w:rFonts w:ascii="Verdana" w:eastAsia="MS PMincho" w:hAnsi="Verdana"/>
          <w:spacing w:val="-5"/>
          <w:sz w:val="20"/>
          <w:szCs w:val="20"/>
        </w:rPr>
        <w:t xml:space="preserve"> leaseholders</w:t>
      </w:r>
      <w:r w:rsidRPr="005C7DB7">
        <w:rPr>
          <w:rFonts w:ascii="Verdana" w:eastAsia="MS PMincho" w:hAnsi="Verdana"/>
          <w:spacing w:val="-1"/>
          <w:sz w:val="20"/>
          <w:szCs w:val="20"/>
        </w:rPr>
        <w:t xml:space="preserve"> </w:t>
      </w:r>
      <w:r w:rsidRPr="005C7DB7">
        <w:rPr>
          <w:rFonts w:ascii="Verdana" w:eastAsia="MS PMincho" w:hAnsi="Verdana"/>
          <w:spacing w:val="-3"/>
          <w:w w:val="98"/>
          <w:sz w:val="20"/>
          <w:szCs w:val="20"/>
        </w:rPr>
        <w:t>m</w:t>
      </w:r>
      <w:r w:rsidRPr="005C7DB7">
        <w:rPr>
          <w:rFonts w:ascii="Verdana" w:eastAsia="MS PMincho" w:hAnsi="Verdana"/>
          <w:spacing w:val="-7"/>
          <w:w w:val="98"/>
          <w:sz w:val="20"/>
          <w:szCs w:val="20"/>
        </w:rPr>
        <w:t>a</w:t>
      </w:r>
      <w:r w:rsidRPr="005C7DB7">
        <w:rPr>
          <w:rFonts w:ascii="Verdana" w:eastAsia="MS PMincho" w:hAnsi="Verdana"/>
          <w:w w:val="98"/>
          <w:sz w:val="20"/>
          <w:szCs w:val="20"/>
        </w:rPr>
        <w:t>y</w:t>
      </w:r>
      <w:r w:rsidRPr="005C7DB7">
        <w:rPr>
          <w:rFonts w:ascii="Verdana" w:eastAsia="MS PMincho" w:hAnsi="Verdana"/>
          <w:spacing w:val="-18"/>
          <w:w w:val="98"/>
          <w:sz w:val="20"/>
          <w:szCs w:val="20"/>
        </w:rPr>
        <w:t xml:space="preserve"> </w:t>
      </w:r>
      <w:r w:rsidRPr="005C7DB7">
        <w:rPr>
          <w:rFonts w:ascii="Verdana" w:eastAsia="MS PMincho" w:hAnsi="Verdana"/>
          <w:spacing w:val="-3"/>
          <w:sz w:val="20"/>
          <w:szCs w:val="20"/>
        </w:rPr>
        <w:t>(</w:t>
      </w:r>
      <w:r w:rsidRPr="005C7DB7">
        <w:rPr>
          <w:rFonts w:ascii="Verdana" w:eastAsia="MS PMincho" w:hAnsi="Verdana"/>
          <w:sz w:val="20"/>
          <w:szCs w:val="20"/>
        </w:rPr>
        <w:t>w</w:t>
      </w:r>
      <w:r w:rsidRPr="005C7DB7">
        <w:rPr>
          <w:rFonts w:ascii="Verdana" w:eastAsia="MS PMincho" w:hAnsi="Verdana"/>
          <w:spacing w:val="-3"/>
          <w:sz w:val="20"/>
          <w:szCs w:val="20"/>
        </w:rPr>
        <w:t>it</w:t>
      </w:r>
      <w:r w:rsidRPr="005C7DB7">
        <w:rPr>
          <w:rFonts w:ascii="Verdana" w:eastAsia="MS PMincho" w:hAnsi="Verdana"/>
          <w:sz w:val="20"/>
          <w:szCs w:val="20"/>
        </w:rPr>
        <w:t>h</w:t>
      </w:r>
      <w:r w:rsidRPr="005C7DB7">
        <w:rPr>
          <w:rFonts w:ascii="Verdana" w:eastAsia="MS PMincho" w:hAnsi="Verdana"/>
          <w:spacing w:val="-14"/>
          <w:sz w:val="20"/>
          <w:szCs w:val="20"/>
        </w:rPr>
        <w:t xml:space="preserve"> </w:t>
      </w:r>
      <w:r w:rsidRPr="005C7DB7">
        <w:rPr>
          <w:rFonts w:ascii="Verdana" w:eastAsia="MS PMincho" w:hAnsi="Verdana"/>
          <w:spacing w:val="-3"/>
          <w:sz w:val="20"/>
          <w:szCs w:val="20"/>
        </w:rPr>
        <w:t>othe</w:t>
      </w:r>
      <w:r w:rsidRPr="005C7DB7">
        <w:rPr>
          <w:rFonts w:ascii="Verdana" w:eastAsia="MS PMincho" w:hAnsi="Verdana"/>
          <w:sz w:val="20"/>
          <w:szCs w:val="20"/>
        </w:rPr>
        <w:t>r</w:t>
      </w:r>
      <w:r w:rsidRPr="005C7DB7">
        <w:rPr>
          <w:rFonts w:ascii="Verdana" w:eastAsia="MS PMincho" w:hAnsi="Verdana"/>
          <w:spacing w:val="-5"/>
          <w:sz w:val="20"/>
          <w:szCs w:val="20"/>
        </w:rPr>
        <w:t xml:space="preserve"> </w:t>
      </w:r>
      <w:r w:rsidRPr="005C7DB7">
        <w:rPr>
          <w:rFonts w:ascii="Verdana" w:eastAsia="MS PMincho" w:hAnsi="Verdana"/>
          <w:spacing w:val="-3"/>
          <w:w w:val="98"/>
          <w:sz w:val="20"/>
          <w:szCs w:val="20"/>
        </w:rPr>
        <w:t>qualif</w:t>
      </w:r>
      <w:r w:rsidRPr="005C7DB7">
        <w:rPr>
          <w:rFonts w:ascii="Verdana" w:eastAsia="MS PMincho" w:hAnsi="Verdana"/>
          <w:w w:val="98"/>
          <w:sz w:val="20"/>
          <w:szCs w:val="20"/>
        </w:rPr>
        <w:t>y</w:t>
      </w:r>
      <w:r w:rsidRPr="005C7DB7">
        <w:rPr>
          <w:rFonts w:ascii="Verdana" w:eastAsia="MS PMincho" w:hAnsi="Verdana"/>
          <w:spacing w:val="-3"/>
          <w:w w:val="98"/>
          <w:sz w:val="20"/>
          <w:szCs w:val="20"/>
        </w:rPr>
        <w:t>in</w:t>
      </w:r>
      <w:r w:rsidRPr="005C7DB7">
        <w:rPr>
          <w:rFonts w:ascii="Verdana" w:eastAsia="MS PMincho" w:hAnsi="Verdana"/>
          <w:w w:val="98"/>
          <w:sz w:val="20"/>
          <w:szCs w:val="20"/>
        </w:rPr>
        <w:t>g</w:t>
      </w:r>
      <w:r w:rsidRPr="005C7DB7">
        <w:rPr>
          <w:rFonts w:ascii="Verdana" w:eastAsia="MS PMincho" w:hAnsi="Verdana"/>
          <w:spacing w:val="-18"/>
          <w:w w:val="98"/>
          <w:sz w:val="20"/>
          <w:szCs w:val="20"/>
        </w:rPr>
        <w:t xml:space="preserve"> </w:t>
      </w:r>
      <w:r w:rsidR="002C50F0" w:rsidRPr="005C7DB7">
        <w:rPr>
          <w:rFonts w:ascii="Verdana" w:eastAsia="MS PMincho" w:hAnsi="Verdana"/>
          <w:spacing w:val="-5"/>
          <w:sz w:val="20"/>
          <w:szCs w:val="20"/>
        </w:rPr>
        <w:t>leaseholders</w:t>
      </w:r>
      <w:r w:rsidRPr="005C7DB7">
        <w:rPr>
          <w:rFonts w:ascii="Verdana" w:eastAsia="MS PMincho" w:hAnsi="Verdana"/>
          <w:sz w:val="20"/>
          <w:szCs w:val="20"/>
        </w:rPr>
        <w:t>)</w:t>
      </w:r>
      <w:r w:rsidRPr="005C7DB7">
        <w:rPr>
          <w:rFonts w:ascii="Verdana" w:eastAsia="MS PMincho" w:hAnsi="Verdana"/>
          <w:spacing w:val="-1"/>
          <w:sz w:val="20"/>
          <w:szCs w:val="20"/>
        </w:rPr>
        <w:t xml:space="preserve"> </w:t>
      </w:r>
      <w:r w:rsidRPr="005C7DB7">
        <w:rPr>
          <w:rFonts w:ascii="Verdana" w:eastAsia="MS PMincho" w:hAnsi="Verdana"/>
          <w:spacing w:val="-3"/>
          <w:w w:val="96"/>
          <w:sz w:val="20"/>
          <w:szCs w:val="20"/>
        </w:rPr>
        <w:t>h</w:t>
      </w:r>
      <w:r w:rsidRPr="005C7DB7">
        <w:rPr>
          <w:rFonts w:ascii="Verdana" w:eastAsia="MS PMincho" w:hAnsi="Verdana"/>
          <w:spacing w:val="-7"/>
          <w:w w:val="96"/>
          <w:sz w:val="20"/>
          <w:szCs w:val="20"/>
        </w:rPr>
        <w:t>av</w:t>
      </w:r>
      <w:r w:rsidRPr="005C7DB7">
        <w:rPr>
          <w:rFonts w:ascii="Verdana" w:eastAsia="MS PMincho" w:hAnsi="Verdana"/>
          <w:w w:val="96"/>
          <w:sz w:val="20"/>
          <w:szCs w:val="20"/>
        </w:rPr>
        <w:t>e</w:t>
      </w:r>
      <w:r w:rsidRPr="005C7DB7">
        <w:rPr>
          <w:rFonts w:ascii="Verdana" w:eastAsia="MS PMincho" w:hAnsi="Verdana"/>
          <w:spacing w:val="-15"/>
          <w:w w:val="96"/>
          <w:sz w:val="20"/>
          <w:szCs w:val="20"/>
        </w:rPr>
        <w:t xml:space="preserve"> </w:t>
      </w:r>
      <w:r w:rsidRPr="005C7DB7">
        <w:rPr>
          <w:rFonts w:ascii="Verdana" w:eastAsia="MS PMincho" w:hAnsi="Verdana"/>
          <w:spacing w:val="-1"/>
          <w:sz w:val="20"/>
          <w:szCs w:val="20"/>
        </w:rPr>
        <w:t>r</w:t>
      </w:r>
      <w:r w:rsidRPr="005C7DB7">
        <w:rPr>
          <w:rFonts w:ascii="Verdana" w:eastAsia="MS PMincho" w:hAnsi="Verdana"/>
          <w:spacing w:val="-3"/>
          <w:sz w:val="20"/>
          <w:szCs w:val="20"/>
        </w:rPr>
        <w:t>i</w:t>
      </w:r>
      <w:r w:rsidRPr="005C7DB7">
        <w:rPr>
          <w:rFonts w:ascii="Verdana" w:eastAsia="MS PMincho" w:hAnsi="Verdana"/>
          <w:spacing w:val="-1"/>
          <w:sz w:val="20"/>
          <w:szCs w:val="20"/>
        </w:rPr>
        <w:t>g</w:t>
      </w:r>
      <w:r w:rsidRPr="005C7DB7">
        <w:rPr>
          <w:rFonts w:ascii="Verdana" w:eastAsia="MS PMincho" w:hAnsi="Verdana"/>
          <w:spacing w:val="-3"/>
          <w:sz w:val="20"/>
          <w:szCs w:val="20"/>
        </w:rPr>
        <w:t>hts</w:t>
      </w:r>
      <w:r w:rsidRPr="005C7DB7">
        <w:rPr>
          <w:rFonts w:ascii="Verdana" w:eastAsia="MS PMincho" w:hAnsi="Verdana"/>
          <w:sz w:val="20"/>
          <w:szCs w:val="20"/>
        </w:rPr>
        <w:t xml:space="preserve"> </w:t>
      </w:r>
      <w:r w:rsidRPr="005C7DB7">
        <w:rPr>
          <w:rFonts w:ascii="Verdana" w:eastAsia="MS PMincho" w:hAnsi="Verdana"/>
          <w:spacing w:val="-5"/>
          <w:w w:val="111"/>
          <w:sz w:val="20"/>
          <w:szCs w:val="20"/>
        </w:rPr>
        <w:t>t</w:t>
      </w:r>
      <w:r w:rsidRPr="005C7DB7">
        <w:rPr>
          <w:rFonts w:ascii="Verdana" w:eastAsia="MS PMincho" w:hAnsi="Verdana"/>
          <w:w w:val="103"/>
          <w:sz w:val="20"/>
          <w:szCs w:val="20"/>
        </w:rPr>
        <w:t>o</w:t>
      </w:r>
      <w:r w:rsidRPr="005C7DB7">
        <w:rPr>
          <w:rFonts w:ascii="Verdana" w:eastAsia="MS PMincho" w:hAnsi="Verdana"/>
          <w:spacing w:val="4"/>
          <w:sz w:val="20"/>
          <w:szCs w:val="20"/>
        </w:rPr>
        <w:t xml:space="preserve"> </w:t>
      </w:r>
      <w:r w:rsidRPr="005C7DB7">
        <w:rPr>
          <w:rFonts w:ascii="Verdana" w:eastAsia="MS PMincho" w:hAnsi="Verdana"/>
          <w:spacing w:val="-2"/>
          <w:sz w:val="20"/>
          <w:szCs w:val="20"/>
        </w:rPr>
        <w:t>info</w:t>
      </w:r>
      <w:r w:rsidRPr="005C7DB7">
        <w:rPr>
          <w:rFonts w:ascii="Verdana" w:eastAsia="MS PMincho" w:hAnsi="Verdana"/>
          <w:spacing w:val="-1"/>
          <w:sz w:val="20"/>
          <w:szCs w:val="20"/>
        </w:rPr>
        <w:t>r</w:t>
      </w:r>
      <w:r w:rsidRPr="005C7DB7">
        <w:rPr>
          <w:rFonts w:ascii="Verdana" w:eastAsia="MS PMincho" w:hAnsi="Verdana"/>
          <w:spacing w:val="-2"/>
          <w:sz w:val="20"/>
          <w:szCs w:val="20"/>
        </w:rPr>
        <w:t>matio</w:t>
      </w:r>
      <w:r w:rsidRPr="005C7DB7">
        <w:rPr>
          <w:rFonts w:ascii="Verdana" w:eastAsia="MS PMincho" w:hAnsi="Verdana"/>
          <w:sz w:val="20"/>
          <w:szCs w:val="20"/>
        </w:rPr>
        <w:t>n</w:t>
      </w:r>
      <w:r w:rsidRPr="005C7DB7">
        <w:rPr>
          <w:rFonts w:ascii="Verdana" w:eastAsia="MS PMincho" w:hAnsi="Verdana"/>
          <w:spacing w:val="29"/>
          <w:sz w:val="20"/>
          <w:szCs w:val="20"/>
        </w:rPr>
        <w:t xml:space="preserve"> </w:t>
      </w:r>
      <w:r w:rsidRPr="005C7DB7">
        <w:rPr>
          <w:rFonts w:ascii="Verdana" w:eastAsia="MS PMincho" w:hAnsi="Verdana"/>
          <w:spacing w:val="-2"/>
          <w:sz w:val="20"/>
          <w:szCs w:val="20"/>
        </w:rPr>
        <w:t>abou</w:t>
      </w:r>
      <w:r w:rsidRPr="005C7DB7">
        <w:rPr>
          <w:rFonts w:ascii="Verdana" w:eastAsia="MS PMincho" w:hAnsi="Verdana"/>
          <w:sz w:val="20"/>
          <w:szCs w:val="20"/>
        </w:rPr>
        <w:t>t</w:t>
      </w:r>
      <w:r w:rsidRPr="005C7DB7">
        <w:rPr>
          <w:rFonts w:ascii="Verdana" w:eastAsia="MS PMincho" w:hAnsi="Verdana"/>
          <w:spacing w:val="20"/>
          <w:sz w:val="20"/>
          <w:szCs w:val="20"/>
        </w:rPr>
        <w:t xml:space="preserve"> </w:t>
      </w:r>
      <w:r w:rsidRPr="005C7DB7">
        <w:rPr>
          <w:rFonts w:ascii="Verdana" w:eastAsia="MS PMincho" w:hAnsi="Verdana"/>
          <w:spacing w:val="-2"/>
          <w:sz w:val="20"/>
          <w:szCs w:val="20"/>
        </w:rPr>
        <w:t>th</w:t>
      </w:r>
      <w:r w:rsidRPr="005C7DB7">
        <w:rPr>
          <w:rFonts w:ascii="Verdana" w:eastAsia="MS PMincho" w:hAnsi="Verdana"/>
          <w:sz w:val="20"/>
          <w:szCs w:val="20"/>
        </w:rPr>
        <w:t>e</w:t>
      </w:r>
      <w:r w:rsidRPr="005C7DB7">
        <w:rPr>
          <w:rFonts w:ascii="Verdana" w:eastAsia="MS PMincho" w:hAnsi="Verdana"/>
          <w:spacing w:val="9"/>
          <w:sz w:val="20"/>
          <w:szCs w:val="20"/>
        </w:rPr>
        <w:t xml:space="preserve"> </w:t>
      </w:r>
      <w:r w:rsidRPr="005C7DB7">
        <w:rPr>
          <w:rFonts w:ascii="Verdana" w:eastAsia="MS PMincho" w:hAnsi="Verdana"/>
          <w:spacing w:val="-2"/>
          <w:sz w:val="20"/>
          <w:szCs w:val="20"/>
        </w:rPr>
        <w:t>disposa</w:t>
      </w:r>
      <w:r w:rsidRPr="005C7DB7">
        <w:rPr>
          <w:rFonts w:ascii="Verdana" w:eastAsia="MS PMincho" w:hAnsi="Verdana"/>
          <w:sz w:val="20"/>
          <w:szCs w:val="20"/>
        </w:rPr>
        <w:t>l</w:t>
      </w:r>
      <w:r w:rsidRPr="005C7DB7">
        <w:rPr>
          <w:rFonts w:ascii="Verdana" w:eastAsia="MS PMincho" w:hAnsi="Verdana"/>
          <w:spacing w:val="-8"/>
          <w:sz w:val="20"/>
          <w:szCs w:val="20"/>
        </w:rPr>
        <w:t xml:space="preserve"> </w:t>
      </w:r>
      <w:r w:rsidRPr="005C7DB7">
        <w:rPr>
          <w:rFonts w:ascii="Verdana" w:eastAsia="MS PMincho" w:hAnsi="Verdana"/>
          <w:spacing w:val="-2"/>
          <w:sz w:val="20"/>
          <w:szCs w:val="20"/>
        </w:rPr>
        <w:t>an</w:t>
      </w:r>
      <w:r w:rsidRPr="005C7DB7">
        <w:rPr>
          <w:rFonts w:ascii="Verdana" w:eastAsia="MS PMincho" w:hAnsi="Verdana"/>
          <w:sz w:val="20"/>
          <w:szCs w:val="20"/>
        </w:rPr>
        <w:t>d</w:t>
      </w:r>
      <w:r w:rsidRPr="005C7DB7">
        <w:rPr>
          <w:rFonts w:ascii="Verdana" w:eastAsia="MS PMincho" w:hAnsi="Verdana"/>
          <w:spacing w:val="12"/>
          <w:sz w:val="20"/>
          <w:szCs w:val="20"/>
        </w:rPr>
        <w:t xml:space="preserve"> </w:t>
      </w:r>
      <w:r w:rsidRPr="005C7DB7">
        <w:rPr>
          <w:rFonts w:ascii="Verdana" w:eastAsia="MS PMincho" w:hAnsi="Verdana"/>
          <w:spacing w:val="-5"/>
          <w:sz w:val="20"/>
          <w:szCs w:val="20"/>
        </w:rPr>
        <w:t>t</w:t>
      </w:r>
      <w:r w:rsidRPr="005C7DB7">
        <w:rPr>
          <w:rFonts w:ascii="Verdana" w:eastAsia="MS PMincho" w:hAnsi="Verdana"/>
          <w:sz w:val="20"/>
          <w:szCs w:val="20"/>
        </w:rPr>
        <w:t>o</w:t>
      </w:r>
      <w:r w:rsidRPr="005C7DB7">
        <w:rPr>
          <w:rFonts w:ascii="Verdana" w:eastAsia="MS PMincho" w:hAnsi="Verdana"/>
          <w:spacing w:val="13"/>
          <w:sz w:val="20"/>
          <w:szCs w:val="20"/>
        </w:rPr>
        <w:t xml:space="preserve"> </w:t>
      </w:r>
      <w:r w:rsidRPr="005C7DB7">
        <w:rPr>
          <w:rFonts w:ascii="Verdana" w:eastAsia="MS PMincho" w:hAnsi="Verdana"/>
          <w:spacing w:val="-2"/>
          <w:sz w:val="20"/>
          <w:szCs w:val="20"/>
        </w:rPr>
        <w:t>a</w:t>
      </w:r>
      <w:r w:rsidRPr="005C7DB7">
        <w:rPr>
          <w:rFonts w:ascii="Verdana" w:eastAsia="MS PMincho" w:hAnsi="Verdana"/>
          <w:spacing w:val="-5"/>
          <w:sz w:val="20"/>
          <w:szCs w:val="20"/>
        </w:rPr>
        <w:t>c</w:t>
      </w:r>
      <w:r w:rsidRPr="005C7DB7">
        <w:rPr>
          <w:rFonts w:ascii="Verdana" w:eastAsia="MS PMincho" w:hAnsi="Verdana"/>
          <w:spacing w:val="-2"/>
          <w:sz w:val="20"/>
          <w:szCs w:val="20"/>
        </w:rPr>
        <w:t>qui</w:t>
      </w:r>
      <w:r w:rsidRPr="005C7DB7">
        <w:rPr>
          <w:rFonts w:ascii="Verdana" w:eastAsia="MS PMincho" w:hAnsi="Verdana"/>
          <w:spacing w:val="-5"/>
          <w:sz w:val="20"/>
          <w:szCs w:val="20"/>
        </w:rPr>
        <w:t>r</w:t>
      </w:r>
      <w:r w:rsidRPr="005C7DB7">
        <w:rPr>
          <w:rFonts w:ascii="Verdana" w:eastAsia="MS PMincho" w:hAnsi="Verdana"/>
          <w:sz w:val="20"/>
          <w:szCs w:val="20"/>
        </w:rPr>
        <w:t>e</w:t>
      </w:r>
      <w:r w:rsidRPr="005C7DB7">
        <w:rPr>
          <w:rFonts w:ascii="Verdana" w:eastAsia="MS PMincho" w:hAnsi="Verdana"/>
          <w:spacing w:val="5"/>
          <w:sz w:val="20"/>
          <w:szCs w:val="20"/>
        </w:rPr>
        <w:t xml:space="preserve"> </w:t>
      </w:r>
      <w:r w:rsidRPr="005C7DB7">
        <w:rPr>
          <w:rFonts w:ascii="Verdana" w:eastAsia="MS PMincho" w:hAnsi="Verdana"/>
          <w:spacing w:val="-2"/>
          <w:sz w:val="20"/>
          <w:szCs w:val="20"/>
        </w:rPr>
        <w:t>th</w:t>
      </w:r>
      <w:r w:rsidRPr="005C7DB7">
        <w:rPr>
          <w:rFonts w:ascii="Verdana" w:eastAsia="MS PMincho" w:hAnsi="Verdana"/>
          <w:sz w:val="20"/>
          <w:szCs w:val="20"/>
        </w:rPr>
        <w:t>e</w:t>
      </w:r>
      <w:r w:rsidRPr="005C7DB7">
        <w:rPr>
          <w:rFonts w:ascii="Verdana" w:eastAsia="MS PMincho" w:hAnsi="Verdana"/>
          <w:spacing w:val="9"/>
          <w:sz w:val="20"/>
          <w:szCs w:val="20"/>
        </w:rPr>
        <w:t xml:space="preserve"> </w:t>
      </w:r>
      <w:r w:rsidRPr="005C7DB7">
        <w:rPr>
          <w:rFonts w:ascii="Verdana" w:eastAsia="MS PMincho" w:hAnsi="Verdana"/>
          <w:spacing w:val="-2"/>
          <w:w w:val="102"/>
          <w:sz w:val="20"/>
          <w:szCs w:val="20"/>
        </w:rPr>
        <w:t>landlo</w:t>
      </w:r>
      <w:r w:rsidRPr="005C7DB7">
        <w:rPr>
          <w:rFonts w:ascii="Verdana" w:eastAsia="MS PMincho" w:hAnsi="Verdana"/>
          <w:spacing w:val="-5"/>
          <w:w w:val="102"/>
          <w:sz w:val="20"/>
          <w:szCs w:val="20"/>
        </w:rPr>
        <w:t>r</w:t>
      </w:r>
      <w:r w:rsidRPr="005C7DB7">
        <w:rPr>
          <w:rFonts w:ascii="Verdana" w:eastAsia="MS PMincho" w:hAnsi="Verdana"/>
          <w:spacing w:val="-2"/>
          <w:w w:val="105"/>
          <w:sz w:val="20"/>
          <w:szCs w:val="20"/>
        </w:rPr>
        <w:t>d</w:t>
      </w:r>
      <w:r w:rsidRPr="005C7DB7">
        <w:rPr>
          <w:rFonts w:ascii="Verdana" w:eastAsia="MS PMincho" w:hAnsi="Verdana"/>
          <w:spacing w:val="-15"/>
          <w:w w:val="73"/>
          <w:sz w:val="20"/>
          <w:szCs w:val="20"/>
        </w:rPr>
        <w:t>’</w:t>
      </w:r>
      <w:r w:rsidRPr="005C7DB7">
        <w:rPr>
          <w:rFonts w:ascii="Verdana" w:eastAsia="MS PMincho" w:hAnsi="Verdana"/>
          <w:w w:val="91"/>
          <w:sz w:val="20"/>
          <w:szCs w:val="20"/>
        </w:rPr>
        <w:t>s</w:t>
      </w:r>
      <w:r w:rsidRPr="005C7DB7">
        <w:rPr>
          <w:rFonts w:ascii="Verdana" w:eastAsia="MS PMincho" w:hAnsi="Verdana"/>
          <w:spacing w:val="4"/>
          <w:sz w:val="20"/>
          <w:szCs w:val="20"/>
        </w:rPr>
        <w:t xml:space="preserve"> </w:t>
      </w:r>
      <w:r w:rsidRPr="005C7DB7">
        <w:rPr>
          <w:rFonts w:ascii="Verdana" w:eastAsia="MS PMincho" w:hAnsi="Verdana"/>
          <w:spacing w:val="-2"/>
          <w:sz w:val="20"/>
          <w:szCs w:val="20"/>
        </w:rPr>
        <w:t>in</w:t>
      </w:r>
      <w:r w:rsidRPr="005C7DB7">
        <w:rPr>
          <w:rFonts w:ascii="Verdana" w:eastAsia="MS PMincho" w:hAnsi="Verdana"/>
          <w:spacing w:val="-4"/>
          <w:sz w:val="20"/>
          <w:szCs w:val="20"/>
        </w:rPr>
        <w:t>t</w:t>
      </w:r>
      <w:r w:rsidRPr="005C7DB7">
        <w:rPr>
          <w:rFonts w:ascii="Verdana" w:eastAsia="MS PMincho" w:hAnsi="Verdana"/>
          <w:spacing w:val="-2"/>
          <w:sz w:val="20"/>
          <w:szCs w:val="20"/>
        </w:rPr>
        <w:t>e</w:t>
      </w:r>
      <w:r w:rsidRPr="005C7DB7">
        <w:rPr>
          <w:rFonts w:ascii="Verdana" w:eastAsia="MS PMincho" w:hAnsi="Verdana"/>
          <w:spacing w:val="-5"/>
          <w:sz w:val="20"/>
          <w:szCs w:val="20"/>
        </w:rPr>
        <w:t>r</w:t>
      </w:r>
      <w:r w:rsidRPr="005C7DB7">
        <w:rPr>
          <w:rFonts w:ascii="Verdana" w:eastAsia="MS PMincho" w:hAnsi="Verdana"/>
          <w:spacing w:val="-2"/>
          <w:sz w:val="20"/>
          <w:szCs w:val="20"/>
        </w:rPr>
        <w:t>est,</w:t>
      </w:r>
      <w:r w:rsidRPr="005C7DB7">
        <w:rPr>
          <w:rFonts w:ascii="Verdana" w:eastAsia="MS PMincho" w:hAnsi="Verdana"/>
          <w:spacing w:val="2"/>
          <w:sz w:val="20"/>
          <w:szCs w:val="20"/>
        </w:rPr>
        <w:t xml:space="preserve"> </w:t>
      </w:r>
      <w:r w:rsidRPr="005C7DB7">
        <w:rPr>
          <w:rFonts w:ascii="Verdana" w:eastAsia="MS PMincho" w:hAnsi="Verdana"/>
          <w:spacing w:val="-3"/>
          <w:sz w:val="20"/>
          <w:szCs w:val="20"/>
        </w:rPr>
        <w:t>an</w:t>
      </w:r>
      <w:r w:rsidRPr="005C7DB7">
        <w:rPr>
          <w:rFonts w:ascii="Verdana" w:eastAsia="MS PMincho" w:hAnsi="Verdana"/>
          <w:sz w:val="20"/>
          <w:szCs w:val="20"/>
        </w:rPr>
        <w:t>d</w:t>
      </w:r>
      <w:r w:rsidRPr="005C7DB7">
        <w:rPr>
          <w:rFonts w:ascii="Verdana" w:eastAsia="MS PMincho" w:hAnsi="Verdana"/>
          <w:spacing w:val="-2"/>
          <w:sz w:val="20"/>
          <w:szCs w:val="20"/>
        </w:rPr>
        <w:t xml:space="preserve"> </w:t>
      </w:r>
      <w:r w:rsidRPr="005C7DB7">
        <w:rPr>
          <w:rFonts w:ascii="Verdana" w:eastAsia="MS PMincho" w:hAnsi="Verdana"/>
          <w:spacing w:val="-4"/>
          <w:sz w:val="20"/>
          <w:szCs w:val="20"/>
        </w:rPr>
        <w:t>m</w:t>
      </w:r>
      <w:r w:rsidRPr="005C7DB7">
        <w:rPr>
          <w:rFonts w:ascii="Verdana" w:eastAsia="MS PMincho" w:hAnsi="Verdana"/>
          <w:spacing w:val="-3"/>
          <w:sz w:val="20"/>
          <w:szCs w:val="20"/>
        </w:rPr>
        <w:t>us</w:t>
      </w:r>
      <w:r w:rsidRPr="005C7DB7">
        <w:rPr>
          <w:rFonts w:ascii="Verdana" w:eastAsia="MS PMincho" w:hAnsi="Verdana"/>
          <w:sz w:val="20"/>
          <w:szCs w:val="20"/>
        </w:rPr>
        <w:t>t</w:t>
      </w:r>
      <w:r w:rsidRPr="005C7DB7">
        <w:rPr>
          <w:rFonts w:ascii="Verdana" w:eastAsia="MS PMincho" w:hAnsi="Verdana"/>
          <w:spacing w:val="5"/>
          <w:sz w:val="20"/>
          <w:szCs w:val="20"/>
        </w:rPr>
        <w:t xml:space="preserve"> </w:t>
      </w:r>
      <w:r w:rsidRPr="005C7DB7">
        <w:rPr>
          <w:rFonts w:ascii="Verdana" w:eastAsia="MS PMincho" w:hAnsi="Verdana"/>
          <w:w w:val="92"/>
          <w:sz w:val="20"/>
          <w:szCs w:val="20"/>
        </w:rPr>
        <w:t>g</w:t>
      </w:r>
      <w:r w:rsidRPr="005C7DB7">
        <w:rPr>
          <w:rFonts w:ascii="Verdana" w:eastAsia="MS PMincho" w:hAnsi="Verdana"/>
          <w:spacing w:val="-5"/>
          <w:w w:val="92"/>
          <w:sz w:val="20"/>
          <w:szCs w:val="20"/>
        </w:rPr>
        <w:t>i</w:t>
      </w:r>
      <w:r w:rsidRPr="005C7DB7">
        <w:rPr>
          <w:rFonts w:ascii="Verdana" w:eastAsia="MS PMincho" w:hAnsi="Verdana"/>
          <w:spacing w:val="-6"/>
          <w:w w:val="92"/>
          <w:sz w:val="20"/>
          <w:szCs w:val="20"/>
        </w:rPr>
        <w:t>v</w:t>
      </w:r>
      <w:r w:rsidRPr="005C7DB7">
        <w:rPr>
          <w:rFonts w:ascii="Verdana" w:eastAsia="MS PMincho" w:hAnsi="Verdana"/>
          <w:w w:val="92"/>
          <w:sz w:val="20"/>
          <w:szCs w:val="20"/>
        </w:rPr>
        <w:t>e</w:t>
      </w:r>
      <w:r w:rsidRPr="005C7DB7">
        <w:rPr>
          <w:rFonts w:ascii="Verdana" w:eastAsia="MS PMincho" w:hAnsi="Verdana"/>
          <w:spacing w:val="-5"/>
          <w:w w:val="92"/>
          <w:sz w:val="20"/>
          <w:szCs w:val="20"/>
        </w:rPr>
        <w:t xml:space="preserve"> </w:t>
      </w:r>
      <w:r w:rsidRPr="005C7DB7">
        <w:rPr>
          <w:rFonts w:ascii="Verdana" w:eastAsia="MS PMincho" w:hAnsi="Verdana"/>
          <w:spacing w:val="-3"/>
          <w:w w:val="103"/>
          <w:sz w:val="20"/>
          <w:szCs w:val="20"/>
        </w:rPr>
        <w:t>th</w:t>
      </w:r>
      <w:r w:rsidRPr="005C7DB7">
        <w:rPr>
          <w:rFonts w:ascii="Verdana" w:eastAsia="MS PMincho" w:hAnsi="Verdana"/>
          <w:w w:val="103"/>
          <w:sz w:val="20"/>
          <w:szCs w:val="20"/>
        </w:rPr>
        <w:t>e</w:t>
      </w:r>
      <w:r w:rsidRPr="005C7DB7">
        <w:rPr>
          <w:rFonts w:ascii="Verdana" w:eastAsia="MS PMincho" w:hAnsi="Verdana"/>
          <w:spacing w:val="-10"/>
          <w:sz w:val="20"/>
          <w:szCs w:val="20"/>
        </w:rPr>
        <w:t xml:space="preserve"> </w:t>
      </w:r>
      <w:r w:rsidRPr="005C7DB7">
        <w:rPr>
          <w:rFonts w:ascii="Verdana" w:eastAsia="MS PMincho" w:hAnsi="Verdana"/>
          <w:spacing w:val="-3"/>
          <w:sz w:val="20"/>
          <w:szCs w:val="20"/>
        </w:rPr>
        <w:t>tim</w:t>
      </w:r>
      <w:r w:rsidRPr="005C7DB7">
        <w:rPr>
          <w:rFonts w:ascii="Verdana" w:eastAsia="MS PMincho" w:hAnsi="Verdana"/>
          <w:sz w:val="20"/>
          <w:szCs w:val="20"/>
        </w:rPr>
        <w:t>e</w:t>
      </w:r>
      <w:r w:rsidRPr="005C7DB7">
        <w:rPr>
          <w:rFonts w:ascii="Verdana" w:eastAsia="MS PMincho" w:hAnsi="Verdana"/>
          <w:spacing w:val="-5"/>
          <w:sz w:val="20"/>
          <w:szCs w:val="20"/>
        </w:rPr>
        <w:t xml:space="preserve"> </w:t>
      </w:r>
      <w:r w:rsidRPr="005C7DB7">
        <w:rPr>
          <w:rFonts w:ascii="Verdana" w:eastAsia="MS PMincho" w:hAnsi="Verdana"/>
          <w:spacing w:val="-3"/>
          <w:sz w:val="20"/>
          <w:szCs w:val="20"/>
        </w:rPr>
        <w:t>limi</w:t>
      </w:r>
      <w:r w:rsidRPr="005C7DB7">
        <w:rPr>
          <w:rFonts w:ascii="Verdana" w:eastAsia="MS PMincho" w:hAnsi="Verdana"/>
          <w:sz w:val="20"/>
          <w:szCs w:val="20"/>
        </w:rPr>
        <w:t>t</w:t>
      </w:r>
      <w:r w:rsidRPr="005C7DB7">
        <w:rPr>
          <w:rFonts w:ascii="Verdana" w:eastAsia="MS PMincho" w:hAnsi="Verdana"/>
          <w:spacing w:val="-7"/>
          <w:sz w:val="20"/>
          <w:szCs w:val="20"/>
        </w:rPr>
        <w:t xml:space="preserve"> </w:t>
      </w:r>
      <w:r w:rsidRPr="005C7DB7">
        <w:rPr>
          <w:rFonts w:ascii="Verdana" w:eastAsia="MS PMincho" w:hAnsi="Verdana"/>
          <w:spacing w:val="-3"/>
          <w:sz w:val="20"/>
          <w:szCs w:val="20"/>
        </w:rPr>
        <w:t>fo</w:t>
      </w:r>
      <w:r w:rsidRPr="005C7DB7">
        <w:rPr>
          <w:rFonts w:ascii="Verdana" w:eastAsia="MS PMincho" w:hAnsi="Verdana"/>
          <w:sz w:val="20"/>
          <w:szCs w:val="20"/>
        </w:rPr>
        <w:t>r</w:t>
      </w:r>
      <w:r w:rsidRPr="005C7DB7">
        <w:rPr>
          <w:rFonts w:ascii="Verdana" w:eastAsia="MS PMincho" w:hAnsi="Verdana"/>
          <w:spacing w:val="-8"/>
          <w:sz w:val="20"/>
          <w:szCs w:val="20"/>
        </w:rPr>
        <w:t xml:space="preserve"> </w:t>
      </w:r>
      <w:r w:rsidRPr="005C7DB7">
        <w:rPr>
          <w:rFonts w:ascii="Verdana" w:eastAsia="MS PMincho" w:hAnsi="Verdana"/>
          <w:spacing w:val="-4"/>
          <w:w w:val="95"/>
          <w:sz w:val="20"/>
          <w:szCs w:val="20"/>
        </w:rPr>
        <w:t>e</w:t>
      </w:r>
      <w:r w:rsidRPr="005C7DB7">
        <w:rPr>
          <w:rFonts w:ascii="Verdana" w:eastAsia="MS PMincho" w:hAnsi="Verdana"/>
          <w:spacing w:val="-9"/>
          <w:w w:val="95"/>
          <w:sz w:val="20"/>
          <w:szCs w:val="20"/>
        </w:rPr>
        <w:t>x</w:t>
      </w:r>
      <w:r w:rsidRPr="005C7DB7">
        <w:rPr>
          <w:rFonts w:ascii="Verdana" w:eastAsia="MS PMincho" w:hAnsi="Verdana"/>
          <w:spacing w:val="-3"/>
          <w:w w:val="95"/>
          <w:sz w:val="20"/>
          <w:szCs w:val="20"/>
        </w:rPr>
        <w:t>e</w:t>
      </w:r>
      <w:r w:rsidRPr="005C7DB7">
        <w:rPr>
          <w:rFonts w:ascii="Verdana" w:eastAsia="MS PMincho" w:hAnsi="Verdana"/>
          <w:spacing w:val="-5"/>
          <w:w w:val="95"/>
          <w:sz w:val="20"/>
          <w:szCs w:val="20"/>
        </w:rPr>
        <w:t>r</w:t>
      </w:r>
      <w:r w:rsidRPr="005C7DB7">
        <w:rPr>
          <w:rFonts w:ascii="Verdana" w:eastAsia="MS PMincho" w:hAnsi="Verdana"/>
          <w:spacing w:val="-3"/>
          <w:w w:val="95"/>
          <w:sz w:val="20"/>
          <w:szCs w:val="20"/>
        </w:rPr>
        <w:t>cis</w:t>
      </w:r>
      <w:r w:rsidRPr="005C7DB7">
        <w:rPr>
          <w:rFonts w:ascii="Verdana" w:eastAsia="MS PMincho" w:hAnsi="Verdana"/>
          <w:w w:val="95"/>
          <w:sz w:val="20"/>
          <w:szCs w:val="20"/>
        </w:rPr>
        <w:t>e</w:t>
      </w:r>
      <w:r w:rsidRPr="005C7DB7">
        <w:rPr>
          <w:rFonts w:ascii="Verdana" w:eastAsia="MS PMincho" w:hAnsi="Verdana"/>
          <w:spacing w:val="-3"/>
          <w:w w:val="95"/>
          <w:sz w:val="20"/>
          <w:szCs w:val="20"/>
        </w:rPr>
        <w:t xml:space="preserve"> </w:t>
      </w:r>
      <w:r w:rsidRPr="005C7DB7">
        <w:rPr>
          <w:rFonts w:ascii="Verdana" w:eastAsia="MS PMincho" w:hAnsi="Verdana"/>
          <w:spacing w:val="-3"/>
          <w:sz w:val="20"/>
          <w:szCs w:val="20"/>
        </w:rPr>
        <w:t>o</w:t>
      </w:r>
      <w:r w:rsidRPr="005C7DB7">
        <w:rPr>
          <w:rFonts w:ascii="Verdana" w:eastAsia="MS PMincho" w:hAnsi="Verdana"/>
          <w:sz w:val="20"/>
          <w:szCs w:val="20"/>
        </w:rPr>
        <w:t>f</w:t>
      </w:r>
      <w:r w:rsidRPr="005C7DB7">
        <w:rPr>
          <w:rFonts w:ascii="Verdana" w:eastAsia="MS PMincho" w:hAnsi="Verdana"/>
          <w:spacing w:val="-6"/>
          <w:sz w:val="20"/>
          <w:szCs w:val="20"/>
        </w:rPr>
        <w:t xml:space="preserve"> </w:t>
      </w:r>
      <w:r w:rsidRPr="005C7DB7">
        <w:rPr>
          <w:rFonts w:ascii="Verdana" w:eastAsia="MS PMincho" w:hAnsi="Verdana"/>
          <w:spacing w:val="-3"/>
          <w:sz w:val="20"/>
          <w:szCs w:val="20"/>
        </w:rPr>
        <w:t>thes</w:t>
      </w:r>
      <w:r w:rsidRPr="005C7DB7">
        <w:rPr>
          <w:rFonts w:ascii="Verdana" w:eastAsia="MS PMincho" w:hAnsi="Verdana"/>
          <w:sz w:val="20"/>
          <w:szCs w:val="20"/>
        </w:rPr>
        <w:t>e</w:t>
      </w:r>
      <w:r w:rsidRPr="005C7DB7">
        <w:rPr>
          <w:rFonts w:ascii="Verdana" w:eastAsia="MS PMincho" w:hAnsi="Verdana"/>
          <w:spacing w:val="-13"/>
          <w:sz w:val="20"/>
          <w:szCs w:val="20"/>
        </w:rPr>
        <w:t xml:space="preserve"> </w:t>
      </w:r>
      <w:r w:rsidRPr="005C7DB7">
        <w:rPr>
          <w:rFonts w:ascii="Verdana" w:eastAsia="MS PMincho" w:hAnsi="Verdana"/>
          <w:sz w:val="20"/>
          <w:szCs w:val="20"/>
        </w:rPr>
        <w:t>r</w:t>
      </w:r>
      <w:r w:rsidRPr="005C7DB7">
        <w:rPr>
          <w:rFonts w:ascii="Verdana" w:eastAsia="MS PMincho" w:hAnsi="Verdana"/>
          <w:spacing w:val="-2"/>
          <w:sz w:val="20"/>
          <w:szCs w:val="20"/>
        </w:rPr>
        <w:t>i</w:t>
      </w:r>
      <w:r w:rsidRPr="005C7DB7">
        <w:rPr>
          <w:rFonts w:ascii="Verdana" w:eastAsia="MS PMincho" w:hAnsi="Verdana"/>
          <w:sz w:val="20"/>
          <w:szCs w:val="20"/>
        </w:rPr>
        <w:t>g</w:t>
      </w:r>
      <w:r w:rsidRPr="005C7DB7">
        <w:rPr>
          <w:rFonts w:ascii="Verdana" w:eastAsia="MS PMincho" w:hAnsi="Verdana"/>
          <w:spacing w:val="-3"/>
          <w:sz w:val="20"/>
          <w:szCs w:val="20"/>
        </w:rPr>
        <w:t>hts.</w:t>
      </w:r>
    </w:p>
    <w:p w14:paraId="05FDD505" w14:textId="77777777" w:rsidR="00171FB9" w:rsidRPr="005C7DB7" w:rsidRDefault="00171FB9" w:rsidP="004F535F">
      <w:pPr>
        <w:pStyle w:val="onlinetext"/>
        <w:suppressAutoHyphens/>
        <w:autoSpaceDE w:val="0"/>
        <w:spacing w:after="0"/>
        <w:rPr>
          <w:rFonts w:eastAsia="Times New Roman"/>
          <w:szCs w:val="20"/>
        </w:rPr>
      </w:pPr>
    </w:p>
    <w:tbl>
      <w:tblPr>
        <w:tblStyle w:val="TableGrid"/>
        <w:tblW w:w="0" w:type="auto"/>
        <w:tblLook w:val="04A0" w:firstRow="1" w:lastRow="0" w:firstColumn="1" w:lastColumn="0" w:noHBand="0" w:noVBand="1"/>
      </w:tblPr>
      <w:tblGrid>
        <w:gridCol w:w="9242"/>
      </w:tblGrid>
      <w:tr w:rsidR="00E639D9" w:rsidRPr="005C7DB7" w14:paraId="1C860158" w14:textId="77777777" w:rsidTr="00E639D9">
        <w:tc>
          <w:tcPr>
            <w:tcW w:w="9242" w:type="dxa"/>
          </w:tcPr>
          <w:p w14:paraId="75E1CA66" w14:textId="77777777" w:rsidR="00E639D9" w:rsidRPr="005C7DB7" w:rsidRDefault="005C7DB7" w:rsidP="004F535F">
            <w:pPr>
              <w:pStyle w:val="onlinetext"/>
              <w:suppressAutoHyphens/>
              <w:autoSpaceDE w:val="0"/>
              <w:spacing w:after="0"/>
              <w:rPr>
                <w:rFonts w:eastAsia="Times New Roman"/>
                <w:i/>
                <w:szCs w:val="20"/>
              </w:rPr>
            </w:pPr>
            <w:r>
              <w:rPr>
                <w:rFonts w:eastAsia="Times New Roman"/>
                <w:i/>
                <w:szCs w:val="20"/>
              </w:rPr>
              <w:t>s.</w:t>
            </w:r>
            <w:r w:rsidR="00E639D9" w:rsidRPr="005C7DB7">
              <w:rPr>
                <w:rFonts w:eastAsia="Times New Roman"/>
                <w:i/>
                <w:szCs w:val="20"/>
              </w:rPr>
              <w:t>3 Landlord and Tenant Act 1985</w:t>
            </w:r>
          </w:p>
          <w:p w14:paraId="721EA3FC" w14:textId="77777777" w:rsidR="00E639D9" w:rsidRPr="005C7DB7" w:rsidRDefault="005C7DB7" w:rsidP="004F535F">
            <w:pPr>
              <w:pStyle w:val="onlinetext"/>
              <w:suppressAutoHyphens/>
              <w:autoSpaceDE w:val="0"/>
              <w:spacing w:after="0"/>
              <w:rPr>
                <w:rFonts w:eastAsia="Times New Roman"/>
                <w:i/>
                <w:szCs w:val="20"/>
              </w:rPr>
            </w:pPr>
            <w:r>
              <w:rPr>
                <w:rFonts w:eastAsia="Times New Roman"/>
                <w:i/>
                <w:szCs w:val="20"/>
              </w:rPr>
              <w:t>s.</w:t>
            </w:r>
            <w:r w:rsidR="00E639D9" w:rsidRPr="005C7DB7">
              <w:rPr>
                <w:rFonts w:eastAsia="Times New Roman"/>
                <w:i/>
                <w:szCs w:val="20"/>
              </w:rPr>
              <w:t>3A Landlord and Tenant Act 1985</w:t>
            </w:r>
          </w:p>
        </w:tc>
      </w:tr>
    </w:tbl>
    <w:p w14:paraId="5BEE5E1D" w14:textId="77777777" w:rsidR="00E639D9" w:rsidRPr="005C7DB7" w:rsidRDefault="00E639D9" w:rsidP="004F535F">
      <w:pPr>
        <w:pStyle w:val="onlinetext"/>
        <w:suppressAutoHyphens/>
        <w:autoSpaceDE w:val="0"/>
        <w:spacing w:after="0"/>
        <w:rPr>
          <w:rFonts w:eastAsia="Times New Roman"/>
          <w:szCs w:val="20"/>
        </w:rPr>
      </w:pPr>
    </w:p>
    <w:p w14:paraId="629D73DF" w14:textId="77777777" w:rsidR="00171FB9" w:rsidRPr="005C7DB7" w:rsidRDefault="00171FB9" w:rsidP="00171FB9">
      <w:pPr>
        <w:widowControl w:val="0"/>
        <w:autoSpaceDE w:val="0"/>
        <w:autoSpaceDN w:val="0"/>
        <w:adjustRightInd w:val="0"/>
        <w:rPr>
          <w:rFonts w:ascii="Verdana" w:eastAsia="MS PMincho" w:hAnsi="Verdana"/>
          <w:b/>
          <w:bCs/>
          <w:spacing w:val="-1"/>
          <w:w w:val="95"/>
          <w:sz w:val="20"/>
          <w:szCs w:val="20"/>
        </w:rPr>
      </w:pPr>
      <w:r w:rsidRPr="005C7DB7">
        <w:rPr>
          <w:rFonts w:ascii="Verdana" w:eastAsia="MS PMincho" w:hAnsi="Verdana"/>
          <w:spacing w:val="-1"/>
          <w:sz w:val="20"/>
          <w:szCs w:val="20"/>
        </w:rPr>
        <w:t>Th</w:t>
      </w:r>
      <w:r w:rsidRPr="005C7DB7">
        <w:rPr>
          <w:rFonts w:ascii="Verdana" w:eastAsia="MS PMincho" w:hAnsi="Verdana"/>
          <w:sz w:val="20"/>
          <w:szCs w:val="20"/>
        </w:rPr>
        <w:t>e</w:t>
      </w:r>
      <w:r w:rsidRPr="005C7DB7">
        <w:rPr>
          <w:rFonts w:ascii="Verdana" w:eastAsia="MS PMincho" w:hAnsi="Verdana"/>
          <w:spacing w:val="-15"/>
          <w:sz w:val="20"/>
          <w:szCs w:val="20"/>
        </w:rPr>
        <w:t xml:space="preserve"> </w:t>
      </w:r>
      <w:r w:rsidRPr="005C7DB7">
        <w:rPr>
          <w:rFonts w:ascii="Verdana" w:eastAsia="MS PMincho" w:hAnsi="Verdana"/>
          <w:spacing w:val="-1"/>
          <w:sz w:val="20"/>
          <w:szCs w:val="20"/>
        </w:rPr>
        <w:t>ne</w:t>
      </w:r>
      <w:r w:rsidRPr="005C7DB7">
        <w:rPr>
          <w:rFonts w:ascii="Verdana" w:eastAsia="MS PMincho" w:hAnsi="Verdana"/>
          <w:sz w:val="20"/>
          <w:szCs w:val="20"/>
        </w:rPr>
        <w:t>w</w:t>
      </w:r>
      <w:r w:rsidRPr="005C7DB7">
        <w:rPr>
          <w:rFonts w:ascii="Verdana" w:eastAsia="MS PMincho" w:hAnsi="Verdana"/>
          <w:spacing w:val="-19"/>
          <w:sz w:val="20"/>
          <w:szCs w:val="20"/>
        </w:rPr>
        <w:t xml:space="preserve"> </w:t>
      </w:r>
      <w:r w:rsidRPr="005C7DB7">
        <w:rPr>
          <w:rFonts w:ascii="Verdana" w:eastAsia="MS PMincho" w:hAnsi="Verdana"/>
          <w:spacing w:val="-1"/>
          <w:sz w:val="20"/>
          <w:szCs w:val="20"/>
        </w:rPr>
        <w:t>landlo</w:t>
      </w:r>
      <w:r w:rsidRPr="005C7DB7">
        <w:rPr>
          <w:rFonts w:ascii="Verdana" w:eastAsia="MS PMincho" w:hAnsi="Verdana"/>
          <w:spacing w:val="-4"/>
          <w:sz w:val="20"/>
          <w:szCs w:val="20"/>
        </w:rPr>
        <w:t>r</w:t>
      </w:r>
      <w:r w:rsidRPr="005C7DB7">
        <w:rPr>
          <w:rFonts w:ascii="Verdana" w:eastAsia="MS PMincho" w:hAnsi="Verdana"/>
          <w:sz w:val="20"/>
          <w:szCs w:val="20"/>
        </w:rPr>
        <w:t xml:space="preserve">d </w:t>
      </w:r>
      <w:r w:rsidRPr="005C7DB7">
        <w:rPr>
          <w:rFonts w:ascii="Verdana" w:eastAsia="MS PMincho" w:hAnsi="Verdana"/>
          <w:spacing w:val="2"/>
          <w:w w:val="94"/>
          <w:sz w:val="20"/>
          <w:szCs w:val="20"/>
        </w:rPr>
        <w:t>w</w:t>
      </w:r>
      <w:r w:rsidRPr="005C7DB7">
        <w:rPr>
          <w:rFonts w:ascii="Verdana" w:eastAsia="MS PMincho" w:hAnsi="Verdana"/>
          <w:spacing w:val="-1"/>
          <w:w w:val="94"/>
          <w:sz w:val="20"/>
          <w:szCs w:val="20"/>
        </w:rPr>
        <w:t>il</w:t>
      </w:r>
      <w:r w:rsidRPr="005C7DB7">
        <w:rPr>
          <w:rFonts w:ascii="Verdana" w:eastAsia="MS PMincho" w:hAnsi="Verdana"/>
          <w:w w:val="94"/>
          <w:sz w:val="20"/>
          <w:szCs w:val="20"/>
        </w:rPr>
        <w:t>l</w:t>
      </w:r>
      <w:r w:rsidRPr="005C7DB7">
        <w:rPr>
          <w:rFonts w:ascii="Verdana" w:eastAsia="MS PMincho" w:hAnsi="Verdana"/>
          <w:spacing w:val="-11"/>
          <w:w w:val="94"/>
          <w:sz w:val="20"/>
          <w:szCs w:val="20"/>
        </w:rPr>
        <w:t xml:space="preserve"> </w:t>
      </w:r>
      <w:r w:rsidRPr="005C7DB7">
        <w:rPr>
          <w:rFonts w:ascii="Verdana" w:eastAsia="MS PMincho" w:hAnsi="Verdana"/>
          <w:spacing w:val="-1"/>
          <w:sz w:val="20"/>
          <w:szCs w:val="20"/>
        </w:rPr>
        <w:t>b</w:t>
      </w:r>
      <w:r w:rsidRPr="005C7DB7">
        <w:rPr>
          <w:rFonts w:ascii="Verdana" w:eastAsia="MS PMincho" w:hAnsi="Verdana"/>
          <w:sz w:val="20"/>
          <w:szCs w:val="20"/>
        </w:rPr>
        <w:t>e</w:t>
      </w:r>
      <w:r w:rsidRPr="005C7DB7">
        <w:rPr>
          <w:rFonts w:ascii="Verdana" w:eastAsia="MS PMincho" w:hAnsi="Verdana"/>
          <w:spacing w:val="-16"/>
          <w:sz w:val="20"/>
          <w:szCs w:val="20"/>
        </w:rPr>
        <w:t xml:space="preserve"> </w:t>
      </w:r>
      <w:r w:rsidRPr="005C7DB7">
        <w:rPr>
          <w:rFonts w:ascii="Verdana" w:eastAsia="MS PMincho" w:hAnsi="Verdana"/>
          <w:spacing w:val="-4"/>
          <w:sz w:val="20"/>
          <w:szCs w:val="20"/>
        </w:rPr>
        <w:t>c</w:t>
      </w:r>
      <w:r w:rsidRPr="005C7DB7">
        <w:rPr>
          <w:rFonts w:ascii="Verdana" w:eastAsia="MS PMincho" w:hAnsi="Verdana"/>
          <w:spacing w:val="-2"/>
          <w:sz w:val="20"/>
          <w:szCs w:val="20"/>
        </w:rPr>
        <w:t>o</w:t>
      </w:r>
      <w:r w:rsidRPr="005C7DB7">
        <w:rPr>
          <w:rFonts w:ascii="Verdana" w:eastAsia="MS PMincho" w:hAnsi="Verdana"/>
          <w:spacing w:val="-1"/>
          <w:sz w:val="20"/>
          <w:szCs w:val="20"/>
        </w:rPr>
        <w:t>mmittin</w:t>
      </w:r>
      <w:r w:rsidRPr="005C7DB7">
        <w:rPr>
          <w:rFonts w:ascii="Verdana" w:eastAsia="MS PMincho" w:hAnsi="Verdana"/>
          <w:sz w:val="20"/>
          <w:szCs w:val="20"/>
        </w:rPr>
        <w:t>g</w:t>
      </w:r>
      <w:r w:rsidRPr="005C7DB7">
        <w:rPr>
          <w:rFonts w:ascii="Verdana" w:eastAsia="MS PMincho" w:hAnsi="Verdana"/>
          <w:spacing w:val="-17"/>
          <w:sz w:val="20"/>
          <w:szCs w:val="20"/>
        </w:rPr>
        <w:t xml:space="preserve"> </w:t>
      </w:r>
      <w:r w:rsidRPr="005C7DB7">
        <w:rPr>
          <w:rFonts w:ascii="Verdana" w:eastAsia="MS PMincho" w:hAnsi="Verdana"/>
          <w:sz w:val="20"/>
          <w:szCs w:val="20"/>
        </w:rPr>
        <w:t>a</w:t>
      </w:r>
      <w:r w:rsidRPr="005C7DB7">
        <w:rPr>
          <w:rFonts w:ascii="Verdana" w:eastAsia="MS PMincho" w:hAnsi="Verdana"/>
          <w:spacing w:val="-17"/>
          <w:sz w:val="20"/>
          <w:szCs w:val="20"/>
        </w:rPr>
        <w:t xml:space="preserve"> </w:t>
      </w:r>
      <w:r w:rsidRPr="005C7DB7">
        <w:rPr>
          <w:rFonts w:ascii="Verdana" w:eastAsia="MS PMincho" w:hAnsi="Verdana"/>
          <w:spacing w:val="-1"/>
          <w:sz w:val="20"/>
          <w:szCs w:val="20"/>
        </w:rPr>
        <w:t>c</w:t>
      </w:r>
      <w:r w:rsidRPr="005C7DB7">
        <w:rPr>
          <w:rFonts w:ascii="Verdana" w:eastAsia="MS PMincho" w:hAnsi="Verdana"/>
          <w:spacing w:val="1"/>
          <w:sz w:val="20"/>
          <w:szCs w:val="20"/>
        </w:rPr>
        <w:t>r</w:t>
      </w:r>
      <w:r w:rsidRPr="005C7DB7">
        <w:rPr>
          <w:rFonts w:ascii="Verdana" w:eastAsia="MS PMincho" w:hAnsi="Verdana"/>
          <w:spacing w:val="-1"/>
          <w:sz w:val="20"/>
          <w:szCs w:val="20"/>
        </w:rPr>
        <w:t>imina</w:t>
      </w:r>
      <w:r w:rsidRPr="005C7DB7">
        <w:rPr>
          <w:rFonts w:ascii="Verdana" w:eastAsia="MS PMincho" w:hAnsi="Verdana"/>
          <w:sz w:val="20"/>
          <w:szCs w:val="20"/>
        </w:rPr>
        <w:t>l</w:t>
      </w:r>
      <w:r w:rsidRPr="005C7DB7">
        <w:rPr>
          <w:rFonts w:ascii="Verdana" w:eastAsia="MS PMincho" w:hAnsi="Verdana"/>
          <w:spacing w:val="-14"/>
          <w:sz w:val="20"/>
          <w:szCs w:val="20"/>
        </w:rPr>
        <w:t xml:space="preserve"> </w:t>
      </w:r>
      <w:r w:rsidRPr="005C7DB7">
        <w:rPr>
          <w:rFonts w:ascii="Verdana" w:eastAsia="MS PMincho" w:hAnsi="Verdana"/>
          <w:spacing w:val="-1"/>
          <w:sz w:val="20"/>
          <w:szCs w:val="20"/>
        </w:rPr>
        <w:t>(summa</w:t>
      </w:r>
      <w:r w:rsidRPr="005C7DB7">
        <w:rPr>
          <w:rFonts w:ascii="Verdana" w:eastAsia="MS PMincho" w:hAnsi="Verdana"/>
          <w:spacing w:val="5"/>
          <w:sz w:val="20"/>
          <w:szCs w:val="20"/>
        </w:rPr>
        <w:t>r</w:t>
      </w:r>
      <w:r w:rsidRPr="005C7DB7">
        <w:rPr>
          <w:rFonts w:ascii="Verdana" w:eastAsia="MS PMincho" w:hAnsi="Verdana"/>
          <w:spacing w:val="-1"/>
          <w:sz w:val="20"/>
          <w:szCs w:val="20"/>
        </w:rPr>
        <w:t>y</w:t>
      </w:r>
      <w:r w:rsidRPr="005C7DB7">
        <w:rPr>
          <w:rFonts w:ascii="Verdana" w:eastAsia="MS PMincho" w:hAnsi="Verdana"/>
          <w:sz w:val="20"/>
          <w:szCs w:val="20"/>
        </w:rPr>
        <w:t>)</w:t>
      </w:r>
      <w:r w:rsidRPr="005C7DB7">
        <w:rPr>
          <w:rFonts w:ascii="Verdana" w:eastAsia="MS PMincho" w:hAnsi="Verdana"/>
          <w:spacing w:val="9"/>
          <w:sz w:val="20"/>
          <w:szCs w:val="20"/>
        </w:rPr>
        <w:t xml:space="preserve"> </w:t>
      </w:r>
      <w:r w:rsidRPr="005C7DB7">
        <w:rPr>
          <w:rFonts w:ascii="Verdana" w:eastAsia="MS PMincho" w:hAnsi="Verdana"/>
          <w:spacing w:val="-1"/>
          <w:w w:val="96"/>
          <w:sz w:val="20"/>
          <w:szCs w:val="20"/>
        </w:rPr>
        <w:t>offen</w:t>
      </w:r>
      <w:r w:rsidRPr="005C7DB7">
        <w:rPr>
          <w:rFonts w:ascii="Verdana" w:eastAsia="MS PMincho" w:hAnsi="Verdana"/>
          <w:spacing w:val="-4"/>
          <w:w w:val="96"/>
          <w:sz w:val="20"/>
          <w:szCs w:val="20"/>
        </w:rPr>
        <w:t>c</w:t>
      </w:r>
      <w:r w:rsidRPr="005C7DB7">
        <w:rPr>
          <w:rFonts w:ascii="Verdana" w:eastAsia="MS PMincho" w:hAnsi="Verdana"/>
          <w:w w:val="96"/>
          <w:sz w:val="20"/>
          <w:szCs w:val="20"/>
        </w:rPr>
        <w:t>e</w:t>
      </w:r>
      <w:r w:rsidRPr="005C7DB7">
        <w:rPr>
          <w:rFonts w:ascii="Verdana" w:eastAsia="MS PMincho" w:hAnsi="Verdana"/>
          <w:spacing w:val="-7"/>
          <w:w w:val="96"/>
          <w:sz w:val="20"/>
          <w:szCs w:val="20"/>
        </w:rPr>
        <w:t xml:space="preserve"> </w:t>
      </w:r>
      <w:r w:rsidRPr="005C7DB7">
        <w:rPr>
          <w:rFonts w:ascii="Verdana" w:eastAsia="MS PMincho" w:hAnsi="Verdana"/>
          <w:spacing w:val="-1"/>
          <w:sz w:val="20"/>
          <w:szCs w:val="20"/>
        </w:rPr>
        <w:t>i</w:t>
      </w:r>
      <w:r w:rsidRPr="005C7DB7">
        <w:rPr>
          <w:rFonts w:ascii="Verdana" w:eastAsia="MS PMincho" w:hAnsi="Verdana"/>
          <w:sz w:val="20"/>
          <w:szCs w:val="20"/>
        </w:rPr>
        <w:t>f</w:t>
      </w:r>
      <w:r w:rsidRPr="005C7DB7">
        <w:rPr>
          <w:rFonts w:ascii="Verdana" w:eastAsia="MS PMincho" w:hAnsi="Verdana"/>
          <w:spacing w:val="-13"/>
          <w:sz w:val="20"/>
          <w:szCs w:val="20"/>
        </w:rPr>
        <w:t xml:space="preserve"> </w:t>
      </w:r>
      <w:r w:rsidR="00694784" w:rsidRPr="005C7DB7">
        <w:rPr>
          <w:rFonts w:ascii="Verdana" w:eastAsia="MS PMincho" w:hAnsi="Verdana"/>
          <w:spacing w:val="-1"/>
          <w:sz w:val="20"/>
          <w:szCs w:val="20"/>
        </w:rPr>
        <w:t>they</w:t>
      </w:r>
      <w:r w:rsidR="00694784" w:rsidRPr="005C7DB7">
        <w:rPr>
          <w:rFonts w:ascii="Verdana" w:eastAsia="MS PMincho" w:hAnsi="Verdana"/>
          <w:spacing w:val="2"/>
          <w:sz w:val="20"/>
          <w:szCs w:val="20"/>
        </w:rPr>
        <w:t xml:space="preserve"> </w:t>
      </w:r>
      <w:r w:rsidRPr="005C7DB7">
        <w:rPr>
          <w:rFonts w:ascii="Verdana" w:eastAsia="MS PMincho" w:hAnsi="Verdana"/>
          <w:w w:val="93"/>
          <w:sz w:val="20"/>
          <w:szCs w:val="20"/>
        </w:rPr>
        <w:t>fail</w:t>
      </w:r>
      <w:r w:rsidRPr="005C7DB7">
        <w:rPr>
          <w:rFonts w:ascii="Verdana" w:eastAsia="MS PMincho" w:hAnsi="Verdana"/>
          <w:spacing w:val="-6"/>
          <w:w w:val="93"/>
          <w:sz w:val="20"/>
          <w:szCs w:val="20"/>
        </w:rPr>
        <w:t xml:space="preserve"> </w:t>
      </w:r>
      <w:r w:rsidRPr="005C7DB7">
        <w:rPr>
          <w:rFonts w:ascii="Verdana" w:eastAsia="MS PMincho" w:hAnsi="Verdana"/>
          <w:spacing w:val="-2"/>
          <w:sz w:val="20"/>
          <w:szCs w:val="20"/>
        </w:rPr>
        <w:t>t</w:t>
      </w:r>
      <w:r w:rsidRPr="005C7DB7">
        <w:rPr>
          <w:rFonts w:ascii="Verdana" w:eastAsia="MS PMincho" w:hAnsi="Verdana"/>
          <w:sz w:val="20"/>
          <w:szCs w:val="20"/>
        </w:rPr>
        <w:t>o</w:t>
      </w:r>
      <w:r w:rsidRPr="005C7DB7">
        <w:rPr>
          <w:rFonts w:ascii="Verdana" w:eastAsia="MS PMincho" w:hAnsi="Verdana"/>
          <w:spacing w:val="-1"/>
          <w:sz w:val="20"/>
          <w:szCs w:val="20"/>
        </w:rPr>
        <w:t xml:space="preserve"> </w:t>
      </w:r>
      <w:r w:rsidRPr="005C7DB7">
        <w:rPr>
          <w:rFonts w:ascii="Verdana" w:eastAsia="MS PMincho" w:hAnsi="Verdana"/>
          <w:spacing w:val="2"/>
          <w:w w:val="92"/>
          <w:sz w:val="20"/>
          <w:szCs w:val="20"/>
        </w:rPr>
        <w:t>g</w:t>
      </w:r>
      <w:r w:rsidRPr="005C7DB7">
        <w:rPr>
          <w:rFonts w:ascii="Verdana" w:eastAsia="MS PMincho" w:hAnsi="Verdana"/>
          <w:spacing w:val="-2"/>
          <w:w w:val="92"/>
          <w:sz w:val="20"/>
          <w:szCs w:val="20"/>
        </w:rPr>
        <w:t>i</w:t>
      </w:r>
      <w:r w:rsidRPr="005C7DB7">
        <w:rPr>
          <w:rFonts w:ascii="Verdana" w:eastAsia="MS PMincho" w:hAnsi="Verdana"/>
          <w:spacing w:val="-4"/>
          <w:w w:val="92"/>
          <w:sz w:val="20"/>
          <w:szCs w:val="20"/>
        </w:rPr>
        <w:t>v</w:t>
      </w:r>
      <w:r w:rsidRPr="005C7DB7">
        <w:rPr>
          <w:rFonts w:ascii="Verdana" w:eastAsia="MS PMincho" w:hAnsi="Verdana"/>
          <w:w w:val="92"/>
          <w:sz w:val="20"/>
          <w:szCs w:val="20"/>
        </w:rPr>
        <w:t>e</w:t>
      </w:r>
      <w:r w:rsidRPr="005C7DB7">
        <w:rPr>
          <w:rFonts w:ascii="Verdana" w:eastAsia="MS PMincho" w:hAnsi="Verdana"/>
          <w:spacing w:val="-4"/>
          <w:w w:val="92"/>
          <w:sz w:val="20"/>
          <w:szCs w:val="20"/>
        </w:rPr>
        <w:t xml:space="preserve"> </w:t>
      </w:r>
      <w:r w:rsidRPr="005C7DB7">
        <w:rPr>
          <w:rFonts w:ascii="Verdana" w:eastAsia="MS PMincho" w:hAnsi="Verdana"/>
          <w:w w:val="101"/>
          <w:sz w:val="20"/>
          <w:szCs w:val="20"/>
        </w:rPr>
        <w:t>this</w:t>
      </w:r>
      <w:r w:rsidRPr="005C7DB7">
        <w:rPr>
          <w:rFonts w:ascii="Verdana" w:eastAsia="MS PMincho" w:hAnsi="Verdana"/>
          <w:spacing w:val="-10"/>
          <w:sz w:val="20"/>
          <w:szCs w:val="20"/>
        </w:rPr>
        <w:t xml:space="preserve"> </w:t>
      </w:r>
      <w:r w:rsidRPr="005C7DB7">
        <w:rPr>
          <w:rFonts w:ascii="Verdana" w:eastAsia="MS PMincho" w:hAnsi="Verdana"/>
          <w:sz w:val="20"/>
          <w:szCs w:val="20"/>
        </w:rPr>
        <w:t>info</w:t>
      </w:r>
      <w:r w:rsidRPr="005C7DB7">
        <w:rPr>
          <w:rFonts w:ascii="Verdana" w:eastAsia="MS PMincho" w:hAnsi="Verdana"/>
          <w:spacing w:val="2"/>
          <w:sz w:val="20"/>
          <w:szCs w:val="20"/>
        </w:rPr>
        <w:t>r</w:t>
      </w:r>
      <w:r w:rsidRPr="005C7DB7">
        <w:rPr>
          <w:rFonts w:ascii="Verdana" w:eastAsia="MS PMincho" w:hAnsi="Verdana"/>
          <w:sz w:val="20"/>
          <w:szCs w:val="20"/>
        </w:rPr>
        <w:t>mation</w:t>
      </w:r>
      <w:r w:rsidRPr="005C7DB7">
        <w:rPr>
          <w:rFonts w:ascii="Verdana" w:eastAsia="MS PMincho" w:hAnsi="Verdana"/>
          <w:spacing w:val="19"/>
          <w:sz w:val="20"/>
          <w:szCs w:val="20"/>
        </w:rPr>
        <w:t xml:space="preserve"> </w:t>
      </w:r>
      <w:r w:rsidRPr="005C7DB7">
        <w:rPr>
          <w:rFonts w:ascii="Verdana" w:eastAsia="MS PMincho" w:hAnsi="Verdana"/>
          <w:spacing w:val="4"/>
          <w:sz w:val="20"/>
          <w:szCs w:val="20"/>
        </w:rPr>
        <w:t>w</w:t>
      </w:r>
      <w:r w:rsidRPr="005C7DB7">
        <w:rPr>
          <w:rFonts w:ascii="Verdana" w:eastAsia="MS PMincho" w:hAnsi="Verdana"/>
          <w:sz w:val="20"/>
          <w:szCs w:val="20"/>
        </w:rPr>
        <w:t>ithout</w:t>
      </w:r>
      <w:r w:rsidRPr="005C7DB7">
        <w:rPr>
          <w:rFonts w:ascii="Verdana" w:eastAsia="MS PMincho" w:hAnsi="Verdana"/>
          <w:spacing w:val="8"/>
          <w:sz w:val="20"/>
          <w:szCs w:val="20"/>
        </w:rPr>
        <w:t xml:space="preserve"> </w:t>
      </w:r>
      <w:r w:rsidRPr="005C7DB7">
        <w:rPr>
          <w:rFonts w:ascii="Verdana" w:eastAsia="MS PMincho" w:hAnsi="Verdana"/>
          <w:spacing w:val="-3"/>
          <w:sz w:val="20"/>
          <w:szCs w:val="20"/>
        </w:rPr>
        <w:t>r</w:t>
      </w:r>
      <w:r w:rsidRPr="005C7DB7">
        <w:rPr>
          <w:rFonts w:ascii="Verdana" w:eastAsia="MS PMincho" w:hAnsi="Verdana"/>
          <w:sz w:val="20"/>
          <w:szCs w:val="20"/>
        </w:rPr>
        <w:t>easonable</w:t>
      </w:r>
      <w:r w:rsidRPr="005C7DB7">
        <w:rPr>
          <w:rFonts w:ascii="Verdana" w:eastAsia="MS PMincho" w:hAnsi="Verdana"/>
          <w:spacing w:val="-16"/>
          <w:sz w:val="20"/>
          <w:szCs w:val="20"/>
        </w:rPr>
        <w:t xml:space="preserve"> </w:t>
      </w:r>
      <w:r w:rsidRPr="005C7DB7">
        <w:rPr>
          <w:rFonts w:ascii="Verdana" w:eastAsia="MS PMincho" w:hAnsi="Verdana"/>
          <w:spacing w:val="-2"/>
          <w:w w:val="93"/>
          <w:sz w:val="20"/>
          <w:szCs w:val="20"/>
        </w:rPr>
        <w:t>e</w:t>
      </w:r>
      <w:r w:rsidRPr="005C7DB7">
        <w:rPr>
          <w:rFonts w:ascii="Verdana" w:eastAsia="MS PMincho" w:hAnsi="Verdana"/>
          <w:spacing w:val="-6"/>
          <w:w w:val="93"/>
          <w:sz w:val="20"/>
          <w:szCs w:val="20"/>
        </w:rPr>
        <w:t>x</w:t>
      </w:r>
      <w:r w:rsidRPr="005C7DB7">
        <w:rPr>
          <w:rFonts w:ascii="Verdana" w:eastAsia="MS PMincho" w:hAnsi="Verdana"/>
          <w:w w:val="93"/>
          <w:sz w:val="20"/>
          <w:szCs w:val="20"/>
        </w:rPr>
        <w:t>cuse.</w:t>
      </w:r>
      <w:r w:rsidR="00615983" w:rsidRPr="005C7DB7">
        <w:rPr>
          <w:rFonts w:ascii="Verdana" w:eastAsia="MS PMincho" w:hAnsi="Verdana"/>
          <w:w w:val="93"/>
          <w:sz w:val="20"/>
          <w:szCs w:val="20"/>
        </w:rPr>
        <w:t xml:space="preserve"> </w:t>
      </w:r>
      <w:r w:rsidRPr="005C7DB7">
        <w:rPr>
          <w:rFonts w:ascii="Verdana" w:eastAsia="MS PMincho" w:hAnsi="Verdana"/>
          <w:w w:val="93"/>
          <w:sz w:val="20"/>
          <w:szCs w:val="20"/>
        </w:rPr>
        <w:t>A</w:t>
      </w:r>
      <w:r w:rsidRPr="005C7DB7">
        <w:rPr>
          <w:rFonts w:ascii="Verdana" w:eastAsia="MS PMincho" w:hAnsi="Verdana"/>
          <w:spacing w:val="-12"/>
          <w:w w:val="93"/>
          <w:sz w:val="20"/>
          <w:szCs w:val="20"/>
        </w:rPr>
        <w:t xml:space="preserve"> </w:t>
      </w:r>
      <w:r w:rsidRPr="005C7DB7">
        <w:rPr>
          <w:rFonts w:ascii="Verdana" w:eastAsia="MS PMincho" w:hAnsi="Verdana"/>
          <w:w w:val="93"/>
          <w:sz w:val="20"/>
          <w:szCs w:val="20"/>
        </w:rPr>
        <w:t>local</w:t>
      </w:r>
      <w:r w:rsidRPr="005C7DB7">
        <w:rPr>
          <w:rFonts w:ascii="Verdana" w:eastAsia="MS PMincho" w:hAnsi="Verdana"/>
          <w:spacing w:val="5"/>
          <w:w w:val="93"/>
          <w:sz w:val="20"/>
          <w:szCs w:val="20"/>
        </w:rPr>
        <w:t xml:space="preserve"> </w:t>
      </w:r>
      <w:r w:rsidRPr="005C7DB7">
        <w:rPr>
          <w:rFonts w:ascii="Verdana" w:eastAsia="MS PMincho" w:hAnsi="Verdana"/>
          <w:sz w:val="20"/>
          <w:szCs w:val="20"/>
        </w:rPr>
        <w:t>housing</w:t>
      </w:r>
      <w:r w:rsidRPr="005C7DB7">
        <w:rPr>
          <w:rFonts w:ascii="Verdana" w:eastAsia="MS PMincho" w:hAnsi="Verdana"/>
          <w:spacing w:val="6"/>
          <w:sz w:val="20"/>
          <w:szCs w:val="20"/>
        </w:rPr>
        <w:t xml:space="preserve"> </w:t>
      </w:r>
      <w:r w:rsidRPr="005C7DB7">
        <w:rPr>
          <w:rFonts w:ascii="Verdana" w:eastAsia="MS PMincho" w:hAnsi="Verdana"/>
          <w:sz w:val="20"/>
          <w:szCs w:val="20"/>
        </w:rPr>
        <w:t>autho</w:t>
      </w:r>
      <w:r w:rsidRPr="005C7DB7">
        <w:rPr>
          <w:rFonts w:ascii="Verdana" w:eastAsia="MS PMincho" w:hAnsi="Verdana"/>
          <w:spacing w:val="3"/>
          <w:sz w:val="20"/>
          <w:szCs w:val="20"/>
        </w:rPr>
        <w:t>r</w:t>
      </w:r>
      <w:r w:rsidRPr="005C7DB7">
        <w:rPr>
          <w:rFonts w:ascii="Verdana" w:eastAsia="MS PMincho" w:hAnsi="Verdana"/>
          <w:sz w:val="20"/>
          <w:szCs w:val="20"/>
        </w:rPr>
        <w:t>i</w:t>
      </w:r>
      <w:r w:rsidRPr="005C7DB7">
        <w:rPr>
          <w:rFonts w:ascii="Verdana" w:eastAsia="MS PMincho" w:hAnsi="Verdana"/>
          <w:spacing w:val="3"/>
          <w:sz w:val="20"/>
          <w:szCs w:val="20"/>
        </w:rPr>
        <w:t>t</w:t>
      </w:r>
      <w:r w:rsidRPr="005C7DB7">
        <w:rPr>
          <w:rFonts w:ascii="Verdana" w:eastAsia="MS PMincho" w:hAnsi="Verdana"/>
          <w:sz w:val="20"/>
          <w:szCs w:val="20"/>
        </w:rPr>
        <w:t>y</w:t>
      </w:r>
      <w:r w:rsidRPr="005C7DB7">
        <w:rPr>
          <w:rFonts w:ascii="Verdana" w:eastAsia="MS PMincho" w:hAnsi="Verdana"/>
          <w:spacing w:val="11"/>
          <w:sz w:val="20"/>
          <w:szCs w:val="20"/>
        </w:rPr>
        <w:t xml:space="preserve"> </w:t>
      </w:r>
      <w:r w:rsidRPr="005C7DB7">
        <w:rPr>
          <w:rFonts w:ascii="Verdana" w:eastAsia="MS PMincho" w:hAnsi="Verdana"/>
          <w:sz w:val="20"/>
          <w:szCs w:val="20"/>
        </w:rPr>
        <w:t>has</w:t>
      </w:r>
      <w:r w:rsidRPr="005C7DB7">
        <w:rPr>
          <w:rFonts w:ascii="Verdana" w:eastAsia="MS PMincho" w:hAnsi="Verdana"/>
          <w:spacing w:val="-7"/>
          <w:sz w:val="20"/>
          <w:szCs w:val="20"/>
        </w:rPr>
        <w:t xml:space="preserve"> </w:t>
      </w:r>
      <w:r w:rsidRPr="005C7DB7">
        <w:rPr>
          <w:rFonts w:ascii="Verdana" w:eastAsia="MS PMincho" w:hAnsi="Verdana"/>
          <w:sz w:val="20"/>
          <w:szCs w:val="20"/>
        </w:rPr>
        <w:t>the</w:t>
      </w:r>
      <w:r w:rsidRPr="005C7DB7">
        <w:rPr>
          <w:rFonts w:ascii="Verdana" w:eastAsia="MS PMincho" w:hAnsi="Verdana"/>
          <w:spacing w:val="3"/>
          <w:sz w:val="20"/>
          <w:szCs w:val="20"/>
        </w:rPr>
        <w:t xml:space="preserve"> </w:t>
      </w:r>
      <w:r w:rsidRPr="005C7DB7">
        <w:rPr>
          <w:rFonts w:ascii="Verdana" w:eastAsia="MS PMincho" w:hAnsi="Verdana"/>
          <w:sz w:val="20"/>
          <w:szCs w:val="20"/>
        </w:rPr>
        <w:t>p</w:t>
      </w:r>
      <w:r w:rsidRPr="005C7DB7">
        <w:rPr>
          <w:rFonts w:ascii="Verdana" w:eastAsia="MS PMincho" w:hAnsi="Verdana"/>
          <w:spacing w:val="-4"/>
          <w:sz w:val="20"/>
          <w:szCs w:val="20"/>
        </w:rPr>
        <w:t>o</w:t>
      </w:r>
      <w:r w:rsidRPr="005C7DB7">
        <w:rPr>
          <w:rFonts w:ascii="Verdana" w:eastAsia="MS PMincho" w:hAnsi="Verdana"/>
          <w:spacing w:val="-2"/>
          <w:sz w:val="20"/>
          <w:szCs w:val="20"/>
        </w:rPr>
        <w:t>w</w:t>
      </w:r>
      <w:r w:rsidRPr="005C7DB7">
        <w:rPr>
          <w:rFonts w:ascii="Verdana" w:eastAsia="MS PMincho" w:hAnsi="Verdana"/>
          <w:spacing w:val="-1"/>
          <w:sz w:val="20"/>
          <w:szCs w:val="20"/>
        </w:rPr>
        <w:t>e</w:t>
      </w:r>
      <w:r w:rsidRPr="005C7DB7">
        <w:rPr>
          <w:rFonts w:ascii="Verdana" w:eastAsia="MS PMincho" w:hAnsi="Verdana"/>
          <w:sz w:val="20"/>
          <w:szCs w:val="20"/>
        </w:rPr>
        <w:t>r</w:t>
      </w:r>
      <w:r w:rsidRPr="005C7DB7">
        <w:rPr>
          <w:rFonts w:ascii="Verdana" w:eastAsia="MS PMincho" w:hAnsi="Verdana"/>
          <w:spacing w:val="-9"/>
          <w:sz w:val="20"/>
          <w:szCs w:val="20"/>
        </w:rPr>
        <w:t xml:space="preserve"> </w:t>
      </w:r>
      <w:r w:rsidRPr="005C7DB7">
        <w:rPr>
          <w:rFonts w:ascii="Verdana" w:eastAsia="MS PMincho" w:hAnsi="Verdana"/>
          <w:spacing w:val="-2"/>
          <w:w w:val="111"/>
          <w:sz w:val="20"/>
          <w:szCs w:val="20"/>
        </w:rPr>
        <w:t>t</w:t>
      </w:r>
      <w:r w:rsidRPr="005C7DB7">
        <w:rPr>
          <w:rFonts w:ascii="Verdana" w:eastAsia="MS PMincho" w:hAnsi="Verdana"/>
          <w:w w:val="103"/>
          <w:sz w:val="20"/>
          <w:szCs w:val="20"/>
        </w:rPr>
        <w:t>o</w:t>
      </w:r>
      <w:r w:rsidRPr="005C7DB7">
        <w:rPr>
          <w:rFonts w:ascii="Verdana" w:eastAsia="MS PMincho" w:hAnsi="Verdana"/>
          <w:spacing w:val="-4"/>
          <w:sz w:val="20"/>
          <w:szCs w:val="20"/>
        </w:rPr>
        <w:t xml:space="preserve"> </w:t>
      </w:r>
      <w:r w:rsidRPr="005C7DB7">
        <w:rPr>
          <w:rFonts w:ascii="Verdana" w:eastAsia="MS PMincho" w:hAnsi="Verdana"/>
          <w:sz w:val="20"/>
          <w:szCs w:val="20"/>
        </w:rPr>
        <w:t>b</w:t>
      </w:r>
      <w:r w:rsidRPr="005C7DB7">
        <w:rPr>
          <w:rFonts w:ascii="Verdana" w:eastAsia="MS PMincho" w:hAnsi="Verdana"/>
          <w:spacing w:val="3"/>
          <w:sz w:val="20"/>
          <w:szCs w:val="20"/>
        </w:rPr>
        <w:t>r</w:t>
      </w:r>
      <w:r w:rsidRPr="005C7DB7">
        <w:rPr>
          <w:rFonts w:ascii="Verdana" w:eastAsia="MS PMincho" w:hAnsi="Verdana"/>
          <w:sz w:val="20"/>
          <w:szCs w:val="20"/>
        </w:rPr>
        <w:t>ing</w:t>
      </w:r>
      <w:r w:rsidRPr="005C7DB7">
        <w:rPr>
          <w:rFonts w:ascii="Verdana" w:eastAsia="MS PMincho" w:hAnsi="Verdana"/>
          <w:spacing w:val="-2"/>
          <w:sz w:val="20"/>
          <w:szCs w:val="20"/>
        </w:rPr>
        <w:t xml:space="preserve"> </w:t>
      </w:r>
      <w:r w:rsidRPr="005C7DB7">
        <w:rPr>
          <w:rFonts w:ascii="Verdana" w:eastAsia="MS PMincho" w:hAnsi="Verdana"/>
          <w:w w:val="98"/>
          <w:sz w:val="20"/>
          <w:szCs w:val="20"/>
        </w:rPr>
        <w:t>p</w:t>
      </w:r>
      <w:r w:rsidRPr="005C7DB7">
        <w:rPr>
          <w:rFonts w:ascii="Verdana" w:eastAsia="MS PMincho" w:hAnsi="Verdana"/>
          <w:spacing w:val="-3"/>
          <w:w w:val="98"/>
          <w:sz w:val="20"/>
          <w:szCs w:val="20"/>
        </w:rPr>
        <w:t>r</w:t>
      </w:r>
      <w:r w:rsidRPr="005C7DB7">
        <w:rPr>
          <w:rFonts w:ascii="Verdana" w:eastAsia="MS PMincho" w:hAnsi="Verdana"/>
          <w:w w:val="98"/>
          <w:sz w:val="20"/>
          <w:szCs w:val="20"/>
        </w:rPr>
        <w:t>o</w:t>
      </w:r>
      <w:r w:rsidRPr="005C7DB7">
        <w:rPr>
          <w:rFonts w:ascii="Verdana" w:eastAsia="MS PMincho" w:hAnsi="Verdana"/>
          <w:spacing w:val="-3"/>
          <w:w w:val="98"/>
          <w:sz w:val="20"/>
          <w:szCs w:val="20"/>
        </w:rPr>
        <w:t>c</w:t>
      </w:r>
      <w:r w:rsidRPr="005C7DB7">
        <w:rPr>
          <w:rFonts w:ascii="Verdana" w:eastAsia="MS PMincho" w:hAnsi="Verdana"/>
          <w:w w:val="98"/>
          <w:sz w:val="20"/>
          <w:szCs w:val="20"/>
        </w:rPr>
        <w:t>eedin</w:t>
      </w:r>
      <w:r w:rsidRPr="005C7DB7">
        <w:rPr>
          <w:rFonts w:ascii="Verdana" w:eastAsia="MS PMincho" w:hAnsi="Verdana"/>
          <w:spacing w:val="1"/>
          <w:w w:val="98"/>
          <w:sz w:val="20"/>
          <w:szCs w:val="20"/>
        </w:rPr>
        <w:t>g</w:t>
      </w:r>
      <w:r w:rsidRPr="005C7DB7">
        <w:rPr>
          <w:rFonts w:ascii="Verdana" w:eastAsia="MS PMincho" w:hAnsi="Verdana"/>
          <w:w w:val="98"/>
          <w:sz w:val="20"/>
          <w:szCs w:val="20"/>
        </w:rPr>
        <w:t>s.</w:t>
      </w:r>
      <w:r w:rsidRPr="005C7DB7">
        <w:rPr>
          <w:rFonts w:ascii="Verdana" w:eastAsia="MS PMincho" w:hAnsi="Verdana"/>
          <w:spacing w:val="-1"/>
          <w:w w:val="98"/>
          <w:sz w:val="20"/>
          <w:szCs w:val="20"/>
        </w:rPr>
        <w:t xml:space="preserve"> </w:t>
      </w:r>
      <w:r w:rsidRPr="005C7DB7">
        <w:rPr>
          <w:rFonts w:ascii="Verdana" w:eastAsia="MS PMincho" w:hAnsi="Verdana"/>
          <w:sz w:val="20"/>
          <w:szCs w:val="20"/>
        </w:rPr>
        <w:t>The</w:t>
      </w:r>
      <w:r w:rsidRPr="005C7DB7">
        <w:rPr>
          <w:rFonts w:ascii="Verdana" w:eastAsia="MS PMincho" w:hAnsi="Verdana"/>
          <w:spacing w:val="-18"/>
          <w:sz w:val="20"/>
          <w:szCs w:val="20"/>
        </w:rPr>
        <w:t xml:space="preserve"> </w:t>
      </w:r>
      <w:r w:rsidRPr="005C7DB7">
        <w:rPr>
          <w:rFonts w:ascii="Verdana" w:eastAsia="MS PMincho" w:hAnsi="Verdana"/>
          <w:spacing w:val="-10"/>
          <w:w w:val="73"/>
          <w:sz w:val="20"/>
          <w:szCs w:val="20"/>
        </w:rPr>
        <w:t>‘</w:t>
      </w:r>
      <w:r w:rsidRPr="005C7DB7">
        <w:rPr>
          <w:rFonts w:ascii="Verdana" w:eastAsia="MS PMincho" w:hAnsi="Verdana"/>
          <w:w w:val="95"/>
          <w:sz w:val="20"/>
          <w:szCs w:val="20"/>
        </w:rPr>
        <w:t>old’</w:t>
      </w:r>
      <w:r w:rsidRPr="005C7DB7">
        <w:rPr>
          <w:rFonts w:ascii="Verdana" w:eastAsia="MS PMincho" w:hAnsi="Verdana"/>
          <w:spacing w:val="-15"/>
          <w:sz w:val="20"/>
          <w:szCs w:val="20"/>
        </w:rPr>
        <w:t xml:space="preserve"> </w:t>
      </w:r>
      <w:r w:rsidRPr="005C7DB7">
        <w:rPr>
          <w:rFonts w:ascii="Verdana" w:eastAsia="MS PMincho" w:hAnsi="Verdana"/>
          <w:sz w:val="20"/>
          <w:szCs w:val="20"/>
        </w:rPr>
        <w:t>landlo</w:t>
      </w:r>
      <w:r w:rsidRPr="005C7DB7">
        <w:rPr>
          <w:rFonts w:ascii="Verdana" w:eastAsia="MS PMincho" w:hAnsi="Verdana"/>
          <w:spacing w:val="-3"/>
          <w:sz w:val="20"/>
          <w:szCs w:val="20"/>
        </w:rPr>
        <w:t>r</w:t>
      </w:r>
      <w:r w:rsidRPr="005C7DB7">
        <w:rPr>
          <w:rFonts w:ascii="Verdana" w:eastAsia="MS PMincho" w:hAnsi="Verdana"/>
          <w:sz w:val="20"/>
          <w:szCs w:val="20"/>
        </w:rPr>
        <w:t>d</w:t>
      </w:r>
      <w:r w:rsidRPr="005C7DB7">
        <w:rPr>
          <w:rFonts w:ascii="Verdana" w:eastAsia="MS PMincho" w:hAnsi="Verdana"/>
          <w:spacing w:val="11"/>
          <w:sz w:val="20"/>
          <w:szCs w:val="20"/>
        </w:rPr>
        <w:t xml:space="preserve"> </w:t>
      </w:r>
      <w:r w:rsidRPr="005C7DB7">
        <w:rPr>
          <w:rFonts w:ascii="Verdana" w:eastAsia="MS PMincho" w:hAnsi="Verdana"/>
          <w:sz w:val="20"/>
          <w:szCs w:val="20"/>
        </w:rPr>
        <w:t>as</w:t>
      </w:r>
      <w:r w:rsidRPr="005C7DB7">
        <w:rPr>
          <w:rFonts w:ascii="Verdana" w:eastAsia="MS PMincho" w:hAnsi="Verdana"/>
          <w:spacing w:val="-12"/>
          <w:sz w:val="20"/>
          <w:szCs w:val="20"/>
        </w:rPr>
        <w:t xml:space="preserve"> </w:t>
      </w:r>
      <w:r w:rsidRPr="005C7DB7">
        <w:rPr>
          <w:rFonts w:ascii="Verdana" w:eastAsia="MS PMincho" w:hAnsi="Verdana"/>
          <w:spacing w:val="-2"/>
          <w:w w:val="92"/>
          <w:sz w:val="20"/>
          <w:szCs w:val="20"/>
        </w:rPr>
        <w:t>w</w:t>
      </w:r>
      <w:r w:rsidRPr="005C7DB7">
        <w:rPr>
          <w:rFonts w:ascii="Verdana" w:eastAsia="MS PMincho" w:hAnsi="Verdana"/>
          <w:w w:val="92"/>
          <w:sz w:val="20"/>
          <w:szCs w:val="20"/>
        </w:rPr>
        <w:t>ell</w:t>
      </w:r>
      <w:r w:rsidRPr="005C7DB7">
        <w:rPr>
          <w:rFonts w:ascii="Verdana" w:eastAsia="MS PMincho" w:hAnsi="Verdana"/>
          <w:spacing w:val="5"/>
          <w:w w:val="92"/>
          <w:sz w:val="20"/>
          <w:szCs w:val="20"/>
        </w:rPr>
        <w:t xml:space="preserve"> </w:t>
      </w:r>
      <w:r w:rsidRPr="005C7DB7">
        <w:rPr>
          <w:rFonts w:ascii="Verdana" w:eastAsia="MS PMincho" w:hAnsi="Verdana"/>
          <w:sz w:val="20"/>
          <w:szCs w:val="20"/>
        </w:rPr>
        <w:t>as</w:t>
      </w:r>
      <w:r w:rsidRPr="005C7DB7">
        <w:rPr>
          <w:rFonts w:ascii="Verdana" w:eastAsia="MS PMincho" w:hAnsi="Verdana"/>
          <w:spacing w:val="-16"/>
          <w:sz w:val="20"/>
          <w:szCs w:val="20"/>
        </w:rPr>
        <w:t xml:space="preserve"> </w:t>
      </w:r>
      <w:r w:rsidRPr="005C7DB7">
        <w:rPr>
          <w:rFonts w:ascii="Verdana" w:eastAsia="MS PMincho" w:hAnsi="Verdana"/>
          <w:sz w:val="20"/>
          <w:szCs w:val="20"/>
        </w:rPr>
        <w:t>the</w:t>
      </w:r>
      <w:r w:rsidRPr="005C7DB7">
        <w:rPr>
          <w:rFonts w:ascii="Verdana" w:eastAsia="MS PMincho" w:hAnsi="Verdana"/>
          <w:spacing w:val="-1"/>
          <w:sz w:val="20"/>
          <w:szCs w:val="20"/>
        </w:rPr>
        <w:t xml:space="preserve"> </w:t>
      </w:r>
      <w:r w:rsidRPr="005C7DB7">
        <w:rPr>
          <w:rFonts w:ascii="Verdana" w:eastAsia="MS PMincho" w:hAnsi="Verdana"/>
          <w:sz w:val="20"/>
          <w:szCs w:val="20"/>
        </w:rPr>
        <w:t>new</w:t>
      </w:r>
      <w:r w:rsidRPr="005C7DB7">
        <w:rPr>
          <w:rFonts w:ascii="Verdana" w:eastAsia="MS PMincho" w:hAnsi="Verdana"/>
          <w:spacing w:val="-15"/>
          <w:sz w:val="20"/>
          <w:szCs w:val="20"/>
        </w:rPr>
        <w:t xml:space="preserve"> </w:t>
      </w:r>
      <w:r w:rsidRPr="005C7DB7">
        <w:rPr>
          <w:rFonts w:ascii="Verdana" w:eastAsia="MS PMincho" w:hAnsi="Verdana"/>
          <w:sz w:val="20"/>
          <w:szCs w:val="20"/>
        </w:rPr>
        <w:t>one</w:t>
      </w:r>
      <w:r w:rsidRPr="005C7DB7">
        <w:rPr>
          <w:rFonts w:ascii="Verdana" w:eastAsia="MS PMincho" w:hAnsi="Verdana"/>
          <w:spacing w:val="-2"/>
          <w:sz w:val="20"/>
          <w:szCs w:val="20"/>
        </w:rPr>
        <w:t xml:space="preserve"> </w:t>
      </w:r>
      <w:r w:rsidRPr="005C7DB7">
        <w:rPr>
          <w:rFonts w:ascii="Verdana" w:eastAsia="MS PMincho" w:hAnsi="Verdana"/>
          <w:sz w:val="20"/>
          <w:szCs w:val="20"/>
        </w:rPr>
        <w:t>is</w:t>
      </w:r>
      <w:r w:rsidRPr="005C7DB7">
        <w:rPr>
          <w:rFonts w:ascii="Verdana" w:eastAsia="MS PMincho" w:hAnsi="Verdana"/>
          <w:spacing w:val="-17"/>
          <w:sz w:val="20"/>
          <w:szCs w:val="20"/>
        </w:rPr>
        <w:t xml:space="preserve"> </w:t>
      </w:r>
      <w:r w:rsidRPr="005C7DB7">
        <w:rPr>
          <w:rFonts w:ascii="Verdana" w:eastAsia="MS PMincho" w:hAnsi="Verdana"/>
          <w:w w:val="96"/>
          <w:sz w:val="20"/>
          <w:szCs w:val="20"/>
        </w:rPr>
        <w:t>liable</w:t>
      </w:r>
      <w:r w:rsidRPr="005C7DB7">
        <w:rPr>
          <w:rFonts w:ascii="Verdana" w:eastAsia="MS PMincho" w:hAnsi="Verdana"/>
          <w:spacing w:val="-6"/>
          <w:w w:val="96"/>
          <w:sz w:val="20"/>
          <w:szCs w:val="20"/>
        </w:rPr>
        <w:t xml:space="preserve"> </w:t>
      </w:r>
      <w:r w:rsidRPr="005C7DB7">
        <w:rPr>
          <w:rFonts w:ascii="Verdana" w:eastAsia="MS PMincho" w:hAnsi="Verdana"/>
          <w:sz w:val="20"/>
          <w:szCs w:val="20"/>
        </w:rPr>
        <w:t>for</w:t>
      </w:r>
      <w:r w:rsidRPr="005C7DB7">
        <w:rPr>
          <w:rFonts w:ascii="Verdana" w:eastAsia="MS PMincho" w:hAnsi="Verdana"/>
          <w:spacing w:val="-6"/>
          <w:sz w:val="20"/>
          <w:szCs w:val="20"/>
        </w:rPr>
        <w:t xml:space="preserve"> </w:t>
      </w:r>
      <w:r w:rsidRPr="005C7DB7">
        <w:rPr>
          <w:rFonts w:ascii="Verdana" w:eastAsia="MS PMincho" w:hAnsi="Verdana"/>
          <w:sz w:val="20"/>
          <w:szCs w:val="20"/>
        </w:rPr>
        <w:t>a</w:t>
      </w:r>
      <w:r w:rsidRPr="005C7DB7">
        <w:rPr>
          <w:rFonts w:ascii="Verdana" w:eastAsia="MS PMincho" w:hAnsi="Verdana"/>
          <w:spacing w:val="-6"/>
          <w:sz w:val="20"/>
          <w:szCs w:val="20"/>
        </w:rPr>
        <w:t>n</w:t>
      </w:r>
      <w:r w:rsidRPr="005C7DB7">
        <w:rPr>
          <w:rFonts w:ascii="Verdana" w:eastAsia="MS PMincho" w:hAnsi="Verdana"/>
          <w:sz w:val="20"/>
          <w:szCs w:val="20"/>
        </w:rPr>
        <w:t>y</w:t>
      </w:r>
      <w:r w:rsidRPr="005C7DB7">
        <w:rPr>
          <w:rFonts w:ascii="Verdana" w:eastAsia="MS PMincho" w:hAnsi="Verdana"/>
          <w:spacing w:val="-15"/>
          <w:sz w:val="20"/>
          <w:szCs w:val="20"/>
        </w:rPr>
        <w:t xml:space="preserve"> </w:t>
      </w:r>
      <w:r w:rsidRPr="005C7DB7">
        <w:rPr>
          <w:rFonts w:ascii="Verdana" w:eastAsia="MS PMincho" w:hAnsi="Verdana"/>
          <w:sz w:val="20"/>
          <w:szCs w:val="20"/>
        </w:rPr>
        <w:t>b</w:t>
      </w:r>
      <w:r w:rsidRPr="005C7DB7">
        <w:rPr>
          <w:rFonts w:ascii="Verdana" w:eastAsia="MS PMincho" w:hAnsi="Verdana"/>
          <w:spacing w:val="-3"/>
          <w:sz w:val="20"/>
          <w:szCs w:val="20"/>
        </w:rPr>
        <w:t>r</w:t>
      </w:r>
      <w:r w:rsidRPr="005C7DB7">
        <w:rPr>
          <w:rFonts w:ascii="Verdana" w:eastAsia="MS PMincho" w:hAnsi="Verdana"/>
          <w:sz w:val="20"/>
          <w:szCs w:val="20"/>
        </w:rPr>
        <w:t>ea</w:t>
      </w:r>
      <w:r w:rsidRPr="005C7DB7">
        <w:rPr>
          <w:rFonts w:ascii="Verdana" w:eastAsia="MS PMincho" w:hAnsi="Verdana"/>
          <w:spacing w:val="-2"/>
          <w:sz w:val="20"/>
          <w:szCs w:val="20"/>
        </w:rPr>
        <w:t>c</w:t>
      </w:r>
      <w:r w:rsidRPr="005C7DB7">
        <w:rPr>
          <w:rFonts w:ascii="Verdana" w:eastAsia="MS PMincho" w:hAnsi="Verdana"/>
          <w:sz w:val="20"/>
          <w:szCs w:val="20"/>
        </w:rPr>
        <w:t>hes</w:t>
      </w:r>
      <w:r w:rsidRPr="005C7DB7">
        <w:rPr>
          <w:rFonts w:ascii="Verdana" w:eastAsia="MS PMincho" w:hAnsi="Verdana"/>
          <w:spacing w:val="-17"/>
          <w:sz w:val="20"/>
          <w:szCs w:val="20"/>
        </w:rPr>
        <w:t xml:space="preserve"> </w:t>
      </w:r>
      <w:r w:rsidRPr="005C7DB7">
        <w:rPr>
          <w:rFonts w:ascii="Verdana" w:eastAsia="MS PMincho" w:hAnsi="Verdana"/>
          <w:sz w:val="20"/>
          <w:szCs w:val="20"/>
        </w:rPr>
        <w:t>of</w:t>
      </w:r>
      <w:r w:rsidRPr="005C7DB7">
        <w:rPr>
          <w:rFonts w:ascii="Verdana" w:eastAsia="MS PMincho" w:hAnsi="Verdana"/>
          <w:spacing w:val="-1"/>
          <w:sz w:val="20"/>
          <w:szCs w:val="20"/>
        </w:rPr>
        <w:t xml:space="preserve"> </w:t>
      </w:r>
      <w:r w:rsidRPr="005C7DB7">
        <w:rPr>
          <w:rFonts w:ascii="Verdana" w:eastAsia="MS PMincho" w:hAnsi="Verdana"/>
          <w:sz w:val="20"/>
          <w:szCs w:val="20"/>
        </w:rPr>
        <w:t>the</w:t>
      </w:r>
      <w:r w:rsidRPr="005C7DB7">
        <w:rPr>
          <w:rFonts w:ascii="Verdana" w:eastAsia="MS PMincho" w:hAnsi="Verdana"/>
          <w:spacing w:val="-1"/>
          <w:sz w:val="20"/>
          <w:szCs w:val="20"/>
        </w:rPr>
        <w:t xml:space="preserve"> </w:t>
      </w:r>
      <w:r w:rsidRPr="005C7DB7">
        <w:rPr>
          <w:rFonts w:ascii="Verdana" w:eastAsia="MS PMincho" w:hAnsi="Verdana"/>
          <w:w w:val="102"/>
          <w:sz w:val="20"/>
          <w:szCs w:val="20"/>
        </w:rPr>
        <w:t>landlo</w:t>
      </w:r>
      <w:r w:rsidRPr="005C7DB7">
        <w:rPr>
          <w:rFonts w:ascii="Verdana" w:eastAsia="MS PMincho" w:hAnsi="Verdana"/>
          <w:spacing w:val="-3"/>
          <w:w w:val="102"/>
          <w:sz w:val="20"/>
          <w:szCs w:val="20"/>
        </w:rPr>
        <w:t>r</w:t>
      </w:r>
      <w:r w:rsidRPr="005C7DB7">
        <w:rPr>
          <w:rFonts w:ascii="Verdana" w:eastAsia="MS PMincho" w:hAnsi="Verdana"/>
          <w:w w:val="105"/>
          <w:sz w:val="20"/>
          <w:szCs w:val="20"/>
        </w:rPr>
        <w:t>d</w:t>
      </w:r>
      <w:r w:rsidRPr="005C7DB7">
        <w:rPr>
          <w:rFonts w:ascii="Verdana" w:eastAsia="MS PMincho" w:hAnsi="Verdana"/>
          <w:spacing w:val="-13"/>
          <w:w w:val="73"/>
          <w:sz w:val="20"/>
          <w:szCs w:val="20"/>
        </w:rPr>
        <w:t>’</w:t>
      </w:r>
      <w:r w:rsidRPr="005C7DB7">
        <w:rPr>
          <w:rFonts w:ascii="Verdana" w:eastAsia="MS PMincho" w:hAnsi="Verdana"/>
          <w:w w:val="91"/>
          <w:sz w:val="20"/>
          <w:szCs w:val="20"/>
        </w:rPr>
        <w:t>s</w:t>
      </w:r>
      <w:r w:rsidRPr="005C7DB7">
        <w:rPr>
          <w:rFonts w:ascii="Verdana" w:eastAsia="MS PMincho" w:hAnsi="Verdana"/>
          <w:spacing w:val="-8"/>
          <w:sz w:val="20"/>
          <w:szCs w:val="20"/>
        </w:rPr>
        <w:t xml:space="preserve"> </w:t>
      </w:r>
      <w:r w:rsidRPr="005C7DB7">
        <w:rPr>
          <w:rFonts w:ascii="Verdana" w:eastAsia="MS PMincho" w:hAnsi="Verdana"/>
          <w:spacing w:val="-3"/>
          <w:sz w:val="20"/>
          <w:szCs w:val="20"/>
        </w:rPr>
        <w:t>co</w:t>
      </w:r>
      <w:r w:rsidRPr="005C7DB7">
        <w:rPr>
          <w:rFonts w:ascii="Verdana" w:eastAsia="MS PMincho" w:hAnsi="Verdana"/>
          <w:spacing w:val="-4"/>
          <w:sz w:val="20"/>
          <w:szCs w:val="20"/>
        </w:rPr>
        <w:t>v</w:t>
      </w:r>
      <w:r w:rsidRPr="005C7DB7">
        <w:rPr>
          <w:rFonts w:ascii="Verdana" w:eastAsia="MS PMincho" w:hAnsi="Verdana"/>
          <w:spacing w:val="-1"/>
          <w:sz w:val="20"/>
          <w:szCs w:val="20"/>
        </w:rPr>
        <w:t>e</w:t>
      </w:r>
      <w:r w:rsidRPr="005C7DB7">
        <w:rPr>
          <w:rFonts w:ascii="Verdana" w:eastAsia="MS PMincho" w:hAnsi="Verdana"/>
          <w:sz w:val="20"/>
          <w:szCs w:val="20"/>
        </w:rPr>
        <w:t>nants</w:t>
      </w:r>
      <w:r w:rsidRPr="005C7DB7">
        <w:rPr>
          <w:rFonts w:ascii="Verdana" w:eastAsia="MS PMincho" w:hAnsi="Verdana"/>
          <w:spacing w:val="-7"/>
          <w:sz w:val="20"/>
          <w:szCs w:val="20"/>
        </w:rPr>
        <w:t xml:space="preserve"> </w:t>
      </w:r>
      <w:r w:rsidRPr="005C7DB7">
        <w:rPr>
          <w:rFonts w:ascii="Verdana" w:eastAsia="MS PMincho" w:hAnsi="Verdana"/>
          <w:sz w:val="20"/>
          <w:szCs w:val="20"/>
        </w:rPr>
        <w:t>until</w:t>
      </w:r>
      <w:r w:rsidRPr="005C7DB7">
        <w:rPr>
          <w:rFonts w:ascii="Verdana" w:eastAsia="MS PMincho" w:hAnsi="Verdana"/>
          <w:spacing w:val="16"/>
          <w:sz w:val="20"/>
          <w:szCs w:val="20"/>
        </w:rPr>
        <w:t xml:space="preserve"> </w:t>
      </w:r>
      <w:r w:rsidRPr="005C7DB7">
        <w:rPr>
          <w:rFonts w:ascii="Verdana" w:eastAsia="MS PMincho" w:hAnsi="Verdana"/>
          <w:sz w:val="20"/>
          <w:szCs w:val="20"/>
        </w:rPr>
        <w:t>the</w:t>
      </w:r>
      <w:r w:rsidR="002C50F0" w:rsidRPr="005C7DB7">
        <w:rPr>
          <w:rFonts w:ascii="Verdana" w:eastAsia="MS PMincho" w:hAnsi="Verdana"/>
          <w:spacing w:val="-5"/>
          <w:sz w:val="20"/>
          <w:szCs w:val="20"/>
        </w:rPr>
        <w:t xml:space="preserve"> leaseholders</w:t>
      </w:r>
      <w:r w:rsidRPr="005C7DB7">
        <w:rPr>
          <w:rFonts w:ascii="Verdana" w:eastAsia="MS PMincho" w:hAnsi="Verdana"/>
          <w:spacing w:val="14"/>
          <w:sz w:val="20"/>
          <w:szCs w:val="20"/>
        </w:rPr>
        <w:t xml:space="preserve"> </w:t>
      </w:r>
      <w:r w:rsidRPr="005C7DB7">
        <w:rPr>
          <w:rFonts w:ascii="Verdana" w:eastAsia="MS PMincho" w:hAnsi="Verdana"/>
          <w:sz w:val="20"/>
          <w:szCs w:val="20"/>
        </w:rPr>
        <w:t>h</w:t>
      </w:r>
      <w:r w:rsidRPr="005C7DB7">
        <w:rPr>
          <w:rFonts w:ascii="Verdana" w:eastAsia="MS PMincho" w:hAnsi="Verdana"/>
          <w:spacing w:val="-4"/>
          <w:sz w:val="20"/>
          <w:szCs w:val="20"/>
        </w:rPr>
        <w:t>av</w:t>
      </w:r>
      <w:r w:rsidRPr="005C7DB7">
        <w:rPr>
          <w:rFonts w:ascii="Verdana" w:eastAsia="MS PMincho" w:hAnsi="Verdana"/>
          <w:sz w:val="20"/>
          <w:szCs w:val="20"/>
        </w:rPr>
        <w:t>e</w:t>
      </w:r>
      <w:r w:rsidRPr="005C7DB7">
        <w:rPr>
          <w:rFonts w:ascii="Verdana" w:eastAsia="MS PMincho" w:hAnsi="Verdana"/>
          <w:spacing w:val="-11"/>
          <w:sz w:val="20"/>
          <w:szCs w:val="20"/>
        </w:rPr>
        <w:t xml:space="preserve"> </w:t>
      </w:r>
      <w:r w:rsidRPr="005C7DB7">
        <w:rPr>
          <w:rFonts w:ascii="Verdana" w:eastAsia="MS PMincho" w:hAnsi="Verdana"/>
          <w:sz w:val="20"/>
          <w:szCs w:val="20"/>
        </w:rPr>
        <w:t>been</w:t>
      </w:r>
      <w:r w:rsidRPr="005C7DB7">
        <w:rPr>
          <w:rFonts w:ascii="Verdana" w:eastAsia="MS PMincho" w:hAnsi="Verdana"/>
          <w:spacing w:val="1"/>
          <w:sz w:val="20"/>
          <w:szCs w:val="20"/>
        </w:rPr>
        <w:t xml:space="preserve"> </w:t>
      </w:r>
      <w:r w:rsidRPr="005C7DB7">
        <w:rPr>
          <w:rFonts w:ascii="Verdana" w:eastAsia="MS PMincho" w:hAnsi="Verdana"/>
          <w:sz w:val="20"/>
          <w:szCs w:val="20"/>
        </w:rPr>
        <w:t>notified</w:t>
      </w:r>
      <w:r w:rsidRPr="005C7DB7">
        <w:rPr>
          <w:rFonts w:ascii="Verdana" w:eastAsia="MS PMincho" w:hAnsi="Verdana"/>
          <w:spacing w:val="7"/>
          <w:sz w:val="20"/>
          <w:szCs w:val="20"/>
        </w:rPr>
        <w:t xml:space="preserve"> </w:t>
      </w:r>
      <w:r w:rsidRPr="005C7DB7">
        <w:rPr>
          <w:rFonts w:ascii="Verdana" w:eastAsia="MS PMincho" w:hAnsi="Verdana"/>
          <w:sz w:val="20"/>
          <w:szCs w:val="20"/>
        </w:rPr>
        <w:t>of</w:t>
      </w:r>
      <w:r w:rsidRPr="005C7DB7">
        <w:rPr>
          <w:rFonts w:ascii="Verdana" w:eastAsia="MS PMincho" w:hAnsi="Verdana"/>
          <w:spacing w:val="3"/>
          <w:sz w:val="20"/>
          <w:szCs w:val="20"/>
        </w:rPr>
        <w:t xml:space="preserve"> </w:t>
      </w:r>
      <w:r w:rsidRPr="005C7DB7">
        <w:rPr>
          <w:rFonts w:ascii="Verdana" w:eastAsia="MS PMincho" w:hAnsi="Verdana"/>
          <w:sz w:val="20"/>
          <w:szCs w:val="20"/>
        </w:rPr>
        <w:t>the</w:t>
      </w:r>
      <w:r w:rsidRPr="005C7DB7">
        <w:rPr>
          <w:rFonts w:ascii="Verdana" w:eastAsia="MS PMincho" w:hAnsi="Verdana"/>
          <w:spacing w:val="8"/>
          <w:sz w:val="20"/>
          <w:szCs w:val="20"/>
        </w:rPr>
        <w:t xml:space="preserve"> </w:t>
      </w:r>
      <w:r w:rsidRPr="005C7DB7">
        <w:rPr>
          <w:rFonts w:ascii="Verdana" w:eastAsia="MS PMincho" w:hAnsi="Verdana"/>
          <w:sz w:val="20"/>
          <w:szCs w:val="20"/>
        </w:rPr>
        <w:t>identi</w:t>
      </w:r>
      <w:r w:rsidRPr="005C7DB7">
        <w:rPr>
          <w:rFonts w:ascii="Verdana" w:eastAsia="MS PMincho" w:hAnsi="Verdana"/>
          <w:spacing w:val="3"/>
          <w:sz w:val="20"/>
          <w:szCs w:val="20"/>
        </w:rPr>
        <w:t>t</w:t>
      </w:r>
      <w:r w:rsidRPr="005C7DB7">
        <w:rPr>
          <w:rFonts w:ascii="Verdana" w:eastAsia="MS PMincho" w:hAnsi="Verdana"/>
          <w:sz w:val="20"/>
          <w:szCs w:val="20"/>
        </w:rPr>
        <w:t>y</w:t>
      </w:r>
      <w:r w:rsidRPr="005C7DB7">
        <w:rPr>
          <w:rFonts w:ascii="Verdana" w:eastAsia="MS PMincho" w:hAnsi="Verdana"/>
          <w:spacing w:val="4"/>
          <w:sz w:val="20"/>
          <w:szCs w:val="20"/>
        </w:rPr>
        <w:t xml:space="preserve"> </w:t>
      </w:r>
      <w:r w:rsidRPr="005C7DB7">
        <w:rPr>
          <w:rFonts w:ascii="Verdana" w:eastAsia="MS PMincho" w:hAnsi="Verdana"/>
          <w:sz w:val="20"/>
          <w:szCs w:val="20"/>
        </w:rPr>
        <w:t>of</w:t>
      </w:r>
      <w:r w:rsidRPr="005C7DB7">
        <w:rPr>
          <w:rFonts w:ascii="Verdana" w:eastAsia="MS PMincho" w:hAnsi="Verdana"/>
          <w:spacing w:val="3"/>
          <w:sz w:val="20"/>
          <w:szCs w:val="20"/>
        </w:rPr>
        <w:t xml:space="preserve"> </w:t>
      </w:r>
      <w:r w:rsidRPr="005C7DB7">
        <w:rPr>
          <w:rFonts w:ascii="Verdana" w:eastAsia="MS PMincho" w:hAnsi="Verdana"/>
          <w:w w:val="103"/>
          <w:sz w:val="20"/>
          <w:szCs w:val="20"/>
        </w:rPr>
        <w:t>the</w:t>
      </w:r>
      <w:r w:rsidRPr="005C7DB7">
        <w:rPr>
          <w:rFonts w:ascii="Verdana" w:eastAsia="MS PMincho" w:hAnsi="Verdana"/>
          <w:spacing w:val="1"/>
          <w:sz w:val="20"/>
          <w:szCs w:val="20"/>
        </w:rPr>
        <w:t xml:space="preserve"> </w:t>
      </w:r>
      <w:r w:rsidRPr="005C7DB7">
        <w:rPr>
          <w:rFonts w:ascii="Verdana" w:eastAsia="MS PMincho" w:hAnsi="Verdana"/>
          <w:sz w:val="20"/>
          <w:szCs w:val="20"/>
        </w:rPr>
        <w:t>new</w:t>
      </w:r>
      <w:r w:rsidRPr="005C7DB7">
        <w:rPr>
          <w:rFonts w:ascii="Verdana" w:eastAsia="MS PMincho" w:hAnsi="Verdana"/>
          <w:spacing w:val="-6"/>
          <w:sz w:val="20"/>
          <w:szCs w:val="20"/>
        </w:rPr>
        <w:t xml:space="preserve"> </w:t>
      </w:r>
      <w:r w:rsidRPr="005C7DB7">
        <w:rPr>
          <w:rFonts w:ascii="Verdana" w:eastAsia="MS PMincho" w:hAnsi="Verdana"/>
          <w:sz w:val="20"/>
          <w:szCs w:val="20"/>
        </w:rPr>
        <w:t>landlo</w:t>
      </w:r>
      <w:r w:rsidRPr="005C7DB7">
        <w:rPr>
          <w:rFonts w:ascii="Verdana" w:eastAsia="MS PMincho" w:hAnsi="Verdana"/>
          <w:spacing w:val="-3"/>
          <w:sz w:val="20"/>
          <w:szCs w:val="20"/>
        </w:rPr>
        <w:t>r</w:t>
      </w:r>
      <w:r w:rsidRPr="005C7DB7">
        <w:rPr>
          <w:rFonts w:ascii="Verdana" w:eastAsia="MS PMincho" w:hAnsi="Verdana"/>
          <w:sz w:val="20"/>
          <w:szCs w:val="20"/>
        </w:rPr>
        <w:t>d</w:t>
      </w:r>
      <w:r w:rsidRPr="005C7DB7">
        <w:rPr>
          <w:rFonts w:ascii="Verdana" w:eastAsia="MS PMincho" w:hAnsi="Verdana"/>
          <w:spacing w:val="15"/>
          <w:sz w:val="20"/>
          <w:szCs w:val="20"/>
        </w:rPr>
        <w:t xml:space="preserve"> </w:t>
      </w:r>
      <w:r w:rsidRPr="005C7DB7">
        <w:rPr>
          <w:rFonts w:ascii="Verdana" w:eastAsia="MS PMincho" w:hAnsi="Verdana"/>
          <w:sz w:val="20"/>
          <w:szCs w:val="20"/>
        </w:rPr>
        <w:t>(</w:t>
      </w:r>
      <w:r w:rsidRPr="005C7DB7">
        <w:rPr>
          <w:rFonts w:ascii="Verdana" w:eastAsia="MS PMincho" w:hAnsi="Verdana"/>
          <w:spacing w:val="-3"/>
          <w:sz w:val="20"/>
          <w:szCs w:val="20"/>
        </w:rPr>
        <w:t>b</w:t>
      </w:r>
      <w:r w:rsidRPr="005C7DB7">
        <w:rPr>
          <w:rFonts w:ascii="Verdana" w:eastAsia="MS PMincho" w:hAnsi="Verdana"/>
          <w:sz w:val="20"/>
          <w:szCs w:val="20"/>
        </w:rPr>
        <w:t>y</w:t>
      </w:r>
      <w:r w:rsidRPr="005C7DB7">
        <w:rPr>
          <w:rFonts w:ascii="Verdana" w:eastAsia="MS PMincho" w:hAnsi="Verdana"/>
          <w:spacing w:val="-12"/>
          <w:sz w:val="20"/>
          <w:szCs w:val="20"/>
        </w:rPr>
        <w:t xml:space="preserve"> </w:t>
      </w:r>
      <w:r w:rsidRPr="005C7DB7">
        <w:rPr>
          <w:rFonts w:ascii="Verdana" w:eastAsia="MS PMincho" w:hAnsi="Verdana"/>
          <w:sz w:val="20"/>
          <w:szCs w:val="20"/>
        </w:rPr>
        <w:t>either the</w:t>
      </w:r>
      <w:r w:rsidRPr="005C7DB7">
        <w:rPr>
          <w:rFonts w:ascii="Verdana" w:eastAsia="MS PMincho" w:hAnsi="Verdana"/>
          <w:spacing w:val="2"/>
          <w:sz w:val="20"/>
          <w:szCs w:val="20"/>
        </w:rPr>
        <w:t xml:space="preserve"> </w:t>
      </w:r>
      <w:r w:rsidRPr="005C7DB7">
        <w:rPr>
          <w:rFonts w:ascii="Verdana" w:eastAsia="MS PMincho" w:hAnsi="Verdana"/>
          <w:sz w:val="20"/>
          <w:szCs w:val="20"/>
        </w:rPr>
        <w:t>fo</w:t>
      </w:r>
      <w:r w:rsidRPr="005C7DB7">
        <w:rPr>
          <w:rFonts w:ascii="Verdana" w:eastAsia="MS PMincho" w:hAnsi="Verdana"/>
          <w:spacing w:val="2"/>
          <w:sz w:val="20"/>
          <w:szCs w:val="20"/>
        </w:rPr>
        <w:t>r</w:t>
      </w:r>
      <w:r w:rsidRPr="005C7DB7">
        <w:rPr>
          <w:rFonts w:ascii="Verdana" w:eastAsia="MS PMincho" w:hAnsi="Verdana"/>
          <w:sz w:val="20"/>
          <w:szCs w:val="20"/>
        </w:rPr>
        <w:t>mer</w:t>
      </w:r>
      <w:r w:rsidRPr="005C7DB7">
        <w:rPr>
          <w:rFonts w:ascii="Verdana" w:eastAsia="MS PMincho" w:hAnsi="Verdana"/>
          <w:spacing w:val="6"/>
          <w:sz w:val="20"/>
          <w:szCs w:val="20"/>
        </w:rPr>
        <w:t xml:space="preserve"> </w:t>
      </w:r>
      <w:r w:rsidRPr="005C7DB7">
        <w:rPr>
          <w:rFonts w:ascii="Verdana" w:eastAsia="MS PMincho" w:hAnsi="Verdana"/>
          <w:sz w:val="20"/>
          <w:szCs w:val="20"/>
        </w:rPr>
        <w:t>or</w:t>
      </w:r>
      <w:r w:rsidRPr="005C7DB7">
        <w:rPr>
          <w:rFonts w:ascii="Verdana" w:eastAsia="MS PMincho" w:hAnsi="Verdana"/>
          <w:spacing w:val="5"/>
          <w:sz w:val="20"/>
          <w:szCs w:val="20"/>
        </w:rPr>
        <w:t xml:space="preserve"> </w:t>
      </w:r>
      <w:r w:rsidRPr="005C7DB7">
        <w:rPr>
          <w:rFonts w:ascii="Verdana" w:eastAsia="MS PMincho" w:hAnsi="Verdana"/>
          <w:sz w:val="20"/>
          <w:szCs w:val="20"/>
        </w:rPr>
        <w:t>cu</w:t>
      </w:r>
      <w:r w:rsidRPr="005C7DB7">
        <w:rPr>
          <w:rFonts w:ascii="Verdana" w:eastAsia="MS PMincho" w:hAnsi="Verdana"/>
          <w:spacing w:val="3"/>
          <w:sz w:val="20"/>
          <w:szCs w:val="20"/>
        </w:rPr>
        <w:t>r</w:t>
      </w:r>
      <w:r w:rsidRPr="005C7DB7">
        <w:rPr>
          <w:rFonts w:ascii="Verdana" w:eastAsia="MS PMincho" w:hAnsi="Verdana"/>
          <w:spacing w:val="-3"/>
          <w:sz w:val="20"/>
          <w:szCs w:val="20"/>
        </w:rPr>
        <w:t>r</w:t>
      </w:r>
      <w:r w:rsidRPr="005C7DB7">
        <w:rPr>
          <w:rFonts w:ascii="Verdana" w:eastAsia="MS PMincho" w:hAnsi="Verdana"/>
          <w:sz w:val="20"/>
          <w:szCs w:val="20"/>
        </w:rPr>
        <w:t>ent</w:t>
      </w:r>
      <w:r w:rsidRPr="005C7DB7">
        <w:rPr>
          <w:rFonts w:ascii="Verdana" w:eastAsia="MS PMincho" w:hAnsi="Verdana"/>
          <w:spacing w:val="17"/>
          <w:sz w:val="20"/>
          <w:szCs w:val="20"/>
        </w:rPr>
        <w:t xml:space="preserve"> </w:t>
      </w:r>
      <w:r w:rsidRPr="005C7DB7">
        <w:rPr>
          <w:rFonts w:ascii="Verdana" w:eastAsia="MS PMincho" w:hAnsi="Verdana"/>
          <w:w w:val="102"/>
          <w:sz w:val="20"/>
          <w:szCs w:val="20"/>
        </w:rPr>
        <w:t>landlo</w:t>
      </w:r>
      <w:r w:rsidRPr="005C7DB7">
        <w:rPr>
          <w:rFonts w:ascii="Verdana" w:eastAsia="MS PMincho" w:hAnsi="Verdana"/>
          <w:spacing w:val="-3"/>
          <w:w w:val="102"/>
          <w:sz w:val="20"/>
          <w:szCs w:val="20"/>
        </w:rPr>
        <w:t>r</w:t>
      </w:r>
      <w:r w:rsidRPr="005C7DB7">
        <w:rPr>
          <w:rFonts w:ascii="Verdana" w:eastAsia="MS PMincho" w:hAnsi="Verdana"/>
          <w:w w:val="105"/>
          <w:sz w:val="20"/>
          <w:szCs w:val="20"/>
        </w:rPr>
        <w:t>d).</w:t>
      </w:r>
      <w:r w:rsidRPr="005C7DB7">
        <w:rPr>
          <w:rFonts w:ascii="Verdana" w:eastAsia="MS PMincho" w:hAnsi="Verdana"/>
          <w:b/>
          <w:bCs/>
          <w:spacing w:val="-1"/>
          <w:w w:val="95"/>
          <w:sz w:val="20"/>
          <w:szCs w:val="20"/>
        </w:rPr>
        <w:t xml:space="preserve"> </w:t>
      </w:r>
    </w:p>
    <w:p w14:paraId="4D731D15" w14:textId="77777777" w:rsidR="00171FB9" w:rsidRPr="005C7DB7" w:rsidRDefault="00171FB9" w:rsidP="00AC0876">
      <w:pPr>
        <w:widowControl w:val="0"/>
        <w:autoSpaceDE w:val="0"/>
        <w:autoSpaceDN w:val="0"/>
        <w:adjustRightInd w:val="0"/>
        <w:rPr>
          <w:rFonts w:ascii="Verdana" w:eastAsia="MS PMincho" w:hAnsi="Verdana"/>
          <w:b/>
          <w:bCs/>
          <w:spacing w:val="-1"/>
          <w:w w:val="95"/>
          <w:sz w:val="20"/>
          <w:szCs w:val="20"/>
        </w:rPr>
      </w:pPr>
    </w:p>
    <w:tbl>
      <w:tblPr>
        <w:tblStyle w:val="TableGrid"/>
        <w:tblW w:w="0" w:type="auto"/>
        <w:tblLook w:val="04A0" w:firstRow="1" w:lastRow="0" w:firstColumn="1" w:lastColumn="0" w:noHBand="0" w:noVBand="1"/>
      </w:tblPr>
      <w:tblGrid>
        <w:gridCol w:w="9242"/>
      </w:tblGrid>
      <w:tr w:rsidR="00E639D9" w:rsidRPr="005C7DB7" w14:paraId="71C7308A" w14:textId="77777777" w:rsidTr="00E639D9">
        <w:tc>
          <w:tcPr>
            <w:tcW w:w="9242" w:type="dxa"/>
          </w:tcPr>
          <w:p w14:paraId="542F9E1F" w14:textId="77777777" w:rsidR="00E639D9" w:rsidRPr="005C7DB7" w:rsidRDefault="005C7DB7" w:rsidP="00E639D9">
            <w:pPr>
              <w:widowControl w:val="0"/>
              <w:autoSpaceDE w:val="0"/>
              <w:autoSpaceDN w:val="0"/>
              <w:adjustRightInd w:val="0"/>
              <w:rPr>
                <w:rFonts w:ascii="Verdana" w:eastAsia="MS PMincho" w:hAnsi="Verdana"/>
                <w:bCs/>
                <w:i/>
                <w:spacing w:val="-1"/>
                <w:w w:val="95"/>
                <w:sz w:val="20"/>
                <w:szCs w:val="20"/>
              </w:rPr>
            </w:pPr>
            <w:r>
              <w:rPr>
                <w:rFonts w:ascii="Verdana" w:eastAsia="MS PMincho" w:hAnsi="Verdana"/>
                <w:bCs/>
                <w:i/>
                <w:spacing w:val="-1"/>
                <w:w w:val="95"/>
                <w:sz w:val="20"/>
                <w:szCs w:val="20"/>
              </w:rPr>
              <w:t>s.</w:t>
            </w:r>
            <w:r w:rsidR="00E639D9" w:rsidRPr="005C7DB7">
              <w:rPr>
                <w:rFonts w:ascii="Verdana" w:eastAsia="MS PMincho" w:hAnsi="Verdana"/>
                <w:bCs/>
                <w:i/>
                <w:spacing w:val="-1"/>
                <w:w w:val="95"/>
                <w:sz w:val="20"/>
                <w:szCs w:val="20"/>
              </w:rPr>
              <w:t>34  Landlord and Tenant Act 1985</w:t>
            </w:r>
          </w:p>
          <w:p w14:paraId="41D1EFE4" w14:textId="77777777" w:rsidR="00E639D9" w:rsidRPr="005C7DB7" w:rsidRDefault="005C7DB7" w:rsidP="00E639D9">
            <w:pPr>
              <w:widowControl w:val="0"/>
              <w:autoSpaceDE w:val="0"/>
              <w:autoSpaceDN w:val="0"/>
              <w:adjustRightInd w:val="0"/>
              <w:rPr>
                <w:rFonts w:ascii="Verdana" w:eastAsia="MS PMincho" w:hAnsi="Verdana"/>
                <w:bCs/>
                <w:i/>
                <w:spacing w:val="-1"/>
                <w:w w:val="95"/>
                <w:sz w:val="20"/>
                <w:szCs w:val="20"/>
              </w:rPr>
            </w:pPr>
            <w:r>
              <w:rPr>
                <w:rFonts w:ascii="Verdana" w:eastAsia="MS PMincho" w:hAnsi="Verdana"/>
                <w:bCs/>
                <w:i/>
                <w:spacing w:val="-1"/>
                <w:w w:val="95"/>
                <w:sz w:val="20"/>
                <w:szCs w:val="20"/>
              </w:rPr>
              <w:t>s.</w:t>
            </w:r>
            <w:r w:rsidR="00E639D9" w:rsidRPr="005C7DB7">
              <w:rPr>
                <w:rFonts w:ascii="Verdana" w:eastAsia="MS PMincho" w:hAnsi="Verdana"/>
                <w:bCs/>
                <w:i/>
                <w:spacing w:val="-1"/>
                <w:w w:val="95"/>
                <w:sz w:val="20"/>
                <w:szCs w:val="20"/>
              </w:rPr>
              <w:t>3 Landlord and Tenant Act 1985</w:t>
            </w:r>
          </w:p>
          <w:p w14:paraId="2DECD57F" w14:textId="77777777" w:rsidR="00E639D9" w:rsidRPr="005C7DB7" w:rsidRDefault="005C7DB7" w:rsidP="00E639D9">
            <w:pPr>
              <w:widowControl w:val="0"/>
              <w:autoSpaceDE w:val="0"/>
              <w:autoSpaceDN w:val="0"/>
              <w:adjustRightInd w:val="0"/>
              <w:rPr>
                <w:rFonts w:ascii="Verdana" w:eastAsia="MS PMincho" w:hAnsi="Verdana"/>
                <w:bCs/>
                <w:i/>
                <w:spacing w:val="-1"/>
                <w:w w:val="95"/>
                <w:sz w:val="20"/>
                <w:szCs w:val="20"/>
              </w:rPr>
            </w:pPr>
            <w:r>
              <w:rPr>
                <w:rFonts w:ascii="Verdana" w:eastAsia="MS PMincho" w:hAnsi="Verdana"/>
                <w:bCs/>
                <w:i/>
                <w:spacing w:val="-1"/>
                <w:w w:val="95"/>
                <w:sz w:val="20"/>
                <w:szCs w:val="20"/>
              </w:rPr>
              <w:t>s.</w:t>
            </w:r>
            <w:r w:rsidR="00E639D9" w:rsidRPr="005C7DB7">
              <w:rPr>
                <w:rFonts w:ascii="Verdana" w:eastAsia="MS PMincho" w:hAnsi="Verdana"/>
                <w:bCs/>
                <w:i/>
                <w:spacing w:val="-1"/>
                <w:w w:val="95"/>
                <w:sz w:val="20"/>
                <w:szCs w:val="20"/>
              </w:rPr>
              <w:t>3A Landlord and Tenant Act 1985</w:t>
            </w:r>
          </w:p>
        </w:tc>
      </w:tr>
    </w:tbl>
    <w:p w14:paraId="019E224F" w14:textId="77777777" w:rsidR="00E639D9" w:rsidRPr="005C7DB7" w:rsidRDefault="00E639D9" w:rsidP="00AC0876">
      <w:pPr>
        <w:widowControl w:val="0"/>
        <w:autoSpaceDE w:val="0"/>
        <w:autoSpaceDN w:val="0"/>
        <w:adjustRightInd w:val="0"/>
        <w:rPr>
          <w:rFonts w:ascii="Verdana" w:eastAsia="MS PMincho" w:hAnsi="Verdana"/>
          <w:b/>
          <w:bCs/>
          <w:spacing w:val="-1"/>
          <w:w w:val="95"/>
          <w:sz w:val="20"/>
          <w:szCs w:val="20"/>
        </w:rPr>
      </w:pPr>
    </w:p>
    <w:p w14:paraId="2A96F410" w14:textId="77777777" w:rsidR="00171FB9" w:rsidRPr="00316A3E" w:rsidRDefault="007D5F5F" w:rsidP="00316A3E">
      <w:pPr>
        <w:pStyle w:val="Heading2"/>
      </w:pPr>
      <w:bookmarkStart w:id="308" w:name="_Toc415753295"/>
      <w:bookmarkStart w:id="309" w:name="_Toc443380626"/>
      <w:r w:rsidRPr="00316A3E">
        <w:t>13.6</w:t>
      </w:r>
      <w:r w:rsidR="00B75352">
        <w:tab/>
      </w:r>
      <w:r w:rsidR="00171FB9" w:rsidRPr="00316A3E">
        <w:t>Change of occupier or correspondence address</w:t>
      </w:r>
      <w:bookmarkEnd w:id="308"/>
      <w:bookmarkEnd w:id="309"/>
    </w:p>
    <w:p w14:paraId="7C1DC89A" w14:textId="77777777" w:rsidR="00171FB9" w:rsidRDefault="00171FB9" w:rsidP="009B0001">
      <w:pPr>
        <w:widowControl w:val="0"/>
        <w:autoSpaceDE w:val="0"/>
        <w:autoSpaceDN w:val="0"/>
        <w:adjustRightInd w:val="0"/>
        <w:spacing w:line="110" w:lineRule="exact"/>
        <w:rPr>
          <w:rFonts w:ascii="Verdana" w:eastAsia="MS PMincho" w:hAnsi="Verdana"/>
          <w:color w:val="000000"/>
          <w:sz w:val="20"/>
          <w:szCs w:val="20"/>
        </w:rPr>
      </w:pPr>
    </w:p>
    <w:p w14:paraId="1DA5A988" w14:textId="77777777" w:rsidR="009B0001" w:rsidRPr="00171FB9" w:rsidRDefault="009B0001" w:rsidP="009B0001">
      <w:pPr>
        <w:widowControl w:val="0"/>
        <w:autoSpaceDE w:val="0"/>
        <w:autoSpaceDN w:val="0"/>
        <w:adjustRightInd w:val="0"/>
        <w:spacing w:line="110" w:lineRule="exact"/>
        <w:rPr>
          <w:rFonts w:ascii="Verdana" w:eastAsia="MS PMincho" w:hAnsi="Verdana"/>
          <w:color w:val="000000"/>
          <w:sz w:val="20"/>
          <w:szCs w:val="20"/>
        </w:rPr>
      </w:pPr>
    </w:p>
    <w:p w14:paraId="77657FB9" w14:textId="77777777" w:rsidR="00171FB9" w:rsidRPr="005C7DB7" w:rsidRDefault="002C50F0" w:rsidP="002C50F0">
      <w:pPr>
        <w:widowControl w:val="0"/>
        <w:autoSpaceDE w:val="0"/>
        <w:autoSpaceDN w:val="0"/>
        <w:adjustRightInd w:val="0"/>
        <w:spacing w:line="243" w:lineRule="auto"/>
        <w:ind w:right="-40"/>
        <w:rPr>
          <w:rFonts w:ascii="Verdana" w:eastAsia="MS PMincho" w:hAnsi="Verdana"/>
          <w:sz w:val="20"/>
          <w:szCs w:val="20"/>
        </w:rPr>
      </w:pPr>
      <w:r w:rsidRPr="005C7DB7">
        <w:rPr>
          <w:rFonts w:ascii="Verdana" w:eastAsia="MS PMincho" w:hAnsi="Verdana"/>
          <w:spacing w:val="-5"/>
          <w:sz w:val="20"/>
          <w:szCs w:val="20"/>
        </w:rPr>
        <w:t>Leaseholders</w:t>
      </w:r>
      <w:r w:rsidRPr="005C7DB7">
        <w:rPr>
          <w:rFonts w:ascii="Verdana" w:eastAsia="MS PMincho" w:hAnsi="Verdana"/>
          <w:spacing w:val="-1"/>
          <w:sz w:val="20"/>
          <w:szCs w:val="20"/>
        </w:rPr>
        <w:t xml:space="preserve"> </w:t>
      </w:r>
      <w:r w:rsidR="00171FB9" w:rsidRPr="005C7DB7">
        <w:rPr>
          <w:rFonts w:ascii="Verdana" w:eastAsia="MS PMincho" w:hAnsi="Verdana"/>
          <w:spacing w:val="-1"/>
          <w:sz w:val="20"/>
          <w:szCs w:val="20"/>
        </w:rPr>
        <w:t>shoul</w:t>
      </w:r>
      <w:r w:rsidR="00171FB9" w:rsidRPr="005C7DB7">
        <w:rPr>
          <w:rFonts w:ascii="Verdana" w:eastAsia="MS PMincho" w:hAnsi="Verdana"/>
          <w:sz w:val="20"/>
          <w:szCs w:val="20"/>
        </w:rPr>
        <w:t>d</w:t>
      </w:r>
      <w:r w:rsidR="00171FB9" w:rsidRPr="005C7DB7">
        <w:rPr>
          <w:rFonts w:ascii="Verdana" w:eastAsia="MS PMincho" w:hAnsi="Verdana"/>
          <w:spacing w:val="-5"/>
          <w:sz w:val="20"/>
          <w:szCs w:val="20"/>
        </w:rPr>
        <w:t xml:space="preserve"> </w:t>
      </w:r>
      <w:r w:rsidR="00171FB9" w:rsidRPr="005C7DB7">
        <w:rPr>
          <w:rFonts w:ascii="Verdana" w:eastAsia="MS PMincho" w:hAnsi="Verdana"/>
          <w:spacing w:val="-3"/>
          <w:sz w:val="20"/>
          <w:szCs w:val="20"/>
        </w:rPr>
        <w:t>t</w:t>
      </w:r>
      <w:r w:rsidR="00171FB9" w:rsidRPr="005C7DB7">
        <w:rPr>
          <w:rFonts w:ascii="Verdana" w:eastAsia="MS PMincho" w:hAnsi="Verdana"/>
          <w:sz w:val="20"/>
          <w:szCs w:val="20"/>
        </w:rPr>
        <w:t>e</w:t>
      </w:r>
      <w:r w:rsidR="00171FB9" w:rsidRPr="005C7DB7">
        <w:rPr>
          <w:rFonts w:ascii="Verdana" w:eastAsia="MS PMincho" w:hAnsi="Verdana"/>
          <w:spacing w:val="-1"/>
          <w:sz w:val="20"/>
          <w:szCs w:val="20"/>
        </w:rPr>
        <w:t>l</w:t>
      </w:r>
      <w:r w:rsidR="00171FB9" w:rsidRPr="005C7DB7">
        <w:rPr>
          <w:rFonts w:ascii="Verdana" w:eastAsia="MS PMincho" w:hAnsi="Verdana"/>
          <w:sz w:val="20"/>
          <w:szCs w:val="20"/>
        </w:rPr>
        <w:t>l</w:t>
      </w:r>
      <w:r w:rsidR="00171FB9" w:rsidRPr="005C7DB7">
        <w:rPr>
          <w:rFonts w:ascii="Verdana" w:eastAsia="MS PMincho" w:hAnsi="Verdana"/>
          <w:spacing w:val="-19"/>
          <w:sz w:val="20"/>
          <w:szCs w:val="20"/>
        </w:rPr>
        <w:t xml:space="preserve"> </w:t>
      </w:r>
      <w:r w:rsidR="00171FB9" w:rsidRPr="005C7DB7">
        <w:rPr>
          <w:rFonts w:ascii="Verdana" w:eastAsia="MS PMincho" w:hAnsi="Verdana"/>
          <w:spacing w:val="-1"/>
          <w:sz w:val="20"/>
          <w:szCs w:val="20"/>
        </w:rPr>
        <w:t>th</w:t>
      </w:r>
      <w:r w:rsidR="00171FB9" w:rsidRPr="005C7DB7">
        <w:rPr>
          <w:rFonts w:ascii="Verdana" w:eastAsia="MS PMincho" w:hAnsi="Verdana"/>
          <w:sz w:val="20"/>
          <w:szCs w:val="20"/>
        </w:rPr>
        <w:t>e</w:t>
      </w:r>
      <w:r w:rsidR="00171FB9" w:rsidRPr="005C7DB7">
        <w:rPr>
          <w:rFonts w:ascii="Verdana" w:eastAsia="MS PMincho" w:hAnsi="Verdana"/>
          <w:spacing w:val="-9"/>
          <w:sz w:val="20"/>
          <w:szCs w:val="20"/>
        </w:rPr>
        <w:t xml:space="preserve"> </w:t>
      </w:r>
      <w:r w:rsidR="00171FB9" w:rsidRPr="005C7DB7">
        <w:rPr>
          <w:rFonts w:ascii="Verdana" w:eastAsia="MS PMincho" w:hAnsi="Verdana"/>
          <w:spacing w:val="-1"/>
          <w:sz w:val="20"/>
          <w:szCs w:val="20"/>
        </w:rPr>
        <w:t>manage</w:t>
      </w:r>
      <w:r w:rsidR="00171FB9" w:rsidRPr="005C7DB7">
        <w:rPr>
          <w:rFonts w:ascii="Verdana" w:eastAsia="MS PMincho" w:hAnsi="Verdana"/>
          <w:sz w:val="20"/>
          <w:szCs w:val="20"/>
        </w:rPr>
        <w:t>r</w:t>
      </w:r>
      <w:r w:rsidR="00171FB9" w:rsidRPr="005C7DB7">
        <w:rPr>
          <w:rFonts w:ascii="Verdana" w:eastAsia="MS PMincho" w:hAnsi="Verdana"/>
          <w:spacing w:val="-8"/>
          <w:sz w:val="20"/>
          <w:szCs w:val="20"/>
        </w:rPr>
        <w:t xml:space="preserve"> </w:t>
      </w:r>
      <w:r w:rsidR="00171FB9" w:rsidRPr="005C7DB7">
        <w:rPr>
          <w:rFonts w:ascii="Verdana" w:eastAsia="MS PMincho" w:hAnsi="Verdana"/>
          <w:spacing w:val="-1"/>
          <w:sz w:val="20"/>
          <w:szCs w:val="20"/>
        </w:rPr>
        <w:t>i</w:t>
      </w:r>
      <w:r w:rsidR="00171FB9" w:rsidRPr="005C7DB7">
        <w:rPr>
          <w:rFonts w:ascii="Verdana" w:eastAsia="MS PMincho" w:hAnsi="Verdana"/>
          <w:sz w:val="20"/>
          <w:szCs w:val="20"/>
        </w:rPr>
        <w:t>n</w:t>
      </w:r>
      <w:r w:rsidR="00171FB9" w:rsidRPr="005C7DB7">
        <w:rPr>
          <w:rFonts w:ascii="Verdana" w:eastAsia="MS PMincho" w:hAnsi="Verdana"/>
          <w:spacing w:val="-12"/>
          <w:sz w:val="20"/>
          <w:szCs w:val="20"/>
        </w:rPr>
        <w:t xml:space="preserve"> </w:t>
      </w:r>
      <w:r w:rsidR="00171FB9" w:rsidRPr="005C7DB7">
        <w:rPr>
          <w:rFonts w:ascii="Verdana" w:eastAsia="MS PMincho" w:hAnsi="Verdana"/>
          <w:spacing w:val="3"/>
          <w:sz w:val="20"/>
          <w:szCs w:val="20"/>
        </w:rPr>
        <w:t>w</w:t>
      </w:r>
      <w:r w:rsidR="00171FB9" w:rsidRPr="005C7DB7">
        <w:rPr>
          <w:rFonts w:ascii="Verdana" w:eastAsia="MS PMincho" w:hAnsi="Verdana"/>
          <w:spacing w:val="2"/>
          <w:sz w:val="20"/>
          <w:szCs w:val="20"/>
        </w:rPr>
        <w:t>r</w:t>
      </w:r>
      <w:r w:rsidR="00171FB9" w:rsidRPr="005C7DB7">
        <w:rPr>
          <w:rFonts w:ascii="Verdana" w:eastAsia="MS PMincho" w:hAnsi="Verdana"/>
          <w:spacing w:val="-1"/>
          <w:sz w:val="20"/>
          <w:szCs w:val="20"/>
        </w:rPr>
        <w:t>itin</w:t>
      </w:r>
      <w:r w:rsidR="00171FB9" w:rsidRPr="005C7DB7">
        <w:rPr>
          <w:rFonts w:ascii="Verdana" w:eastAsia="MS PMincho" w:hAnsi="Verdana"/>
          <w:sz w:val="20"/>
          <w:szCs w:val="20"/>
        </w:rPr>
        <w:t>g</w:t>
      </w:r>
      <w:r w:rsidR="00171FB9" w:rsidRPr="005C7DB7">
        <w:rPr>
          <w:rFonts w:ascii="Verdana" w:eastAsia="MS PMincho" w:hAnsi="Verdana"/>
          <w:spacing w:val="-17"/>
          <w:sz w:val="20"/>
          <w:szCs w:val="20"/>
        </w:rPr>
        <w:t xml:space="preserve"> </w:t>
      </w:r>
      <w:r w:rsidR="00171FB9" w:rsidRPr="005C7DB7">
        <w:rPr>
          <w:rFonts w:ascii="Verdana" w:eastAsia="MS PMincho" w:hAnsi="Verdana"/>
          <w:spacing w:val="-1"/>
          <w:sz w:val="20"/>
          <w:szCs w:val="20"/>
        </w:rPr>
        <w:t>abou</w:t>
      </w:r>
      <w:r w:rsidR="00171FB9" w:rsidRPr="005C7DB7">
        <w:rPr>
          <w:rFonts w:ascii="Verdana" w:eastAsia="MS PMincho" w:hAnsi="Verdana"/>
          <w:sz w:val="20"/>
          <w:szCs w:val="20"/>
        </w:rPr>
        <w:t>t</w:t>
      </w:r>
      <w:r w:rsidR="00171FB9" w:rsidRPr="005C7DB7">
        <w:rPr>
          <w:rFonts w:ascii="Verdana" w:eastAsia="MS PMincho" w:hAnsi="Verdana"/>
          <w:spacing w:val="2"/>
          <w:sz w:val="20"/>
          <w:szCs w:val="20"/>
        </w:rPr>
        <w:t xml:space="preserve"> </w:t>
      </w:r>
      <w:r w:rsidR="00171FB9" w:rsidRPr="005C7DB7">
        <w:rPr>
          <w:rFonts w:ascii="Verdana" w:eastAsia="MS PMincho" w:hAnsi="Verdana"/>
          <w:spacing w:val="-1"/>
          <w:w w:val="97"/>
          <w:sz w:val="20"/>
          <w:szCs w:val="20"/>
        </w:rPr>
        <w:t>a</w:t>
      </w:r>
      <w:r w:rsidR="00171FB9" w:rsidRPr="005C7DB7">
        <w:rPr>
          <w:rFonts w:ascii="Verdana" w:eastAsia="MS PMincho" w:hAnsi="Verdana"/>
          <w:spacing w:val="-6"/>
          <w:w w:val="97"/>
          <w:sz w:val="20"/>
          <w:szCs w:val="20"/>
        </w:rPr>
        <w:t>n</w:t>
      </w:r>
      <w:r w:rsidR="00171FB9" w:rsidRPr="005C7DB7">
        <w:rPr>
          <w:rFonts w:ascii="Verdana" w:eastAsia="MS PMincho" w:hAnsi="Verdana"/>
          <w:w w:val="97"/>
          <w:sz w:val="20"/>
          <w:szCs w:val="20"/>
        </w:rPr>
        <w:t>y</w:t>
      </w:r>
      <w:r w:rsidR="00171FB9" w:rsidRPr="005C7DB7">
        <w:rPr>
          <w:rFonts w:ascii="Verdana" w:eastAsia="MS PMincho" w:hAnsi="Verdana"/>
          <w:spacing w:val="-11"/>
          <w:w w:val="97"/>
          <w:sz w:val="20"/>
          <w:szCs w:val="20"/>
        </w:rPr>
        <w:t xml:space="preserve"> </w:t>
      </w:r>
      <w:r w:rsidR="00171FB9" w:rsidRPr="005C7DB7">
        <w:rPr>
          <w:rFonts w:ascii="Verdana" w:eastAsia="MS PMincho" w:hAnsi="Verdana"/>
          <w:spacing w:val="-2"/>
          <w:sz w:val="20"/>
          <w:szCs w:val="20"/>
        </w:rPr>
        <w:t>c</w:t>
      </w:r>
      <w:r w:rsidR="00171FB9" w:rsidRPr="005C7DB7">
        <w:rPr>
          <w:rFonts w:ascii="Verdana" w:eastAsia="MS PMincho" w:hAnsi="Verdana"/>
          <w:spacing w:val="-1"/>
          <w:sz w:val="20"/>
          <w:szCs w:val="20"/>
        </w:rPr>
        <w:t>hang</w:t>
      </w:r>
      <w:r w:rsidR="00171FB9" w:rsidRPr="005C7DB7">
        <w:rPr>
          <w:rFonts w:ascii="Verdana" w:eastAsia="MS PMincho" w:hAnsi="Verdana"/>
          <w:sz w:val="20"/>
          <w:szCs w:val="20"/>
        </w:rPr>
        <w:t>e</w:t>
      </w:r>
      <w:r w:rsidR="00171FB9" w:rsidRPr="005C7DB7">
        <w:rPr>
          <w:rFonts w:ascii="Verdana" w:eastAsia="MS PMincho" w:hAnsi="Verdana"/>
          <w:spacing w:val="-19"/>
          <w:sz w:val="20"/>
          <w:szCs w:val="20"/>
        </w:rPr>
        <w:t xml:space="preserve"> </w:t>
      </w:r>
      <w:r w:rsidR="00171FB9" w:rsidRPr="005C7DB7">
        <w:rPr>
          <w:rFonts w:ascii="Verdana" w:eastAsia="MS PMincho" w:hAnsi="Verdana"/>
          <w:spacing w:val="-1"/>
          <w:sz w:val="20"/>
          <w:szCs w:val="20"/>
        </w:rPr>
        <w:t>o</w:t>
      </w:r>
      <w:r w:rsidR="00171FB9" w:rsidRPr="005C7DB7">
        <w:rPr>
          <w:rFonts w:ascii="Verdana" w:eastAsia="MS PMincho" w:hAnsi="Verdana"/>
          <w:sz w:val="20"/>
          <w:szCs w:val="20"/>
        </w:rPr>
        <w:t>f</w:t>
      </w:r>
      <w:r w:rsidR="00171FB9" w:rsidRPr="005C7DB7">
        <w:rPr>
          <w:rFonts w:ascii="Verdana" w:eastAsia="MS PMincho" w:hAnsi="Verdana"/>
          <w:spacing w:val="-10"/>
          <w:sz w:val="20"/>
          <w:szCs w:val="20"/>
        </w:rPr>
        <w:t xml:space="preserve"> </w:t>
      </w:r>
      <w:r w:rsidR="00171FB9" w:rsidRPr="005C7DB7">
        <w:rPr>
          <w:rFonts w:ascii="Verdana" w:eastAsia="MS PMincho" w:hAnsi="Verdana"/>
          <w:spacing w:val="-1"/>
          <w:sz w:val="20"/>
          <w:szCs w:val="20"/>
        </w:rPr>
        <w:t>o</w:t>
      </w:r>
      <w:r w:rsidR="00171FB9" w:rsidRPr="005C7DB7">
        <w:rPr>
          <w:rFonts w:ascii="Verdana" w:eastAsia="MS PMincho" w:hAnsi="Verdana"/>
          <w:spacing w:val="-3"/>
          <w:sz w:val="20"/>
          <w:szCs w:val="20"/>
        </w:rPr>
        <w:t>c</w:t>
      </w:r>
      <w:r w:rsidR="00171FB9" w:rsidRPr="005C7DB7">
        <w:rPr>
          <w:rFonts w:ascii="Verdana" w:eastAsia="MS PMincho" w:hAnsi="Verdana"/>
          <w:spacing w:val="-1"/>
          <w:sz w:val="20"/>
          <w:szCs w:val="20"/>
        </w:rPr>
        <w:t>cupier</w:t>
      </w:r>
      <w:r w:rsidR="00171FB9" w:rsidRPr="005C7DB7">
        <w:rPr>
          <w:rFonts w:ascii="Verdana" w:eastAsia="MS PMincho" w:hAnsi="Verdana"/>
          <w:spacing w:val="4"/>
          <w:sz w:val="20"/>
          <w:szCs w:val="20"/>
        </w:rPr>
        <w:t xml:space="preserve"> </w:t>
      </w:r>
      <w:r w:rsidR="00171FB9" w:rsidRPr="005C7DB7">
        <w:rPr>
          <w:rFonts w:ascii="Verdana" w:eastAsia="MS PMincho" w:hAnsi="Verdana"/>
          <w:spacing w:val="1"/>
          <w:sz w:val="20"/>
          <w:szCs w:val="20"/>
        </w:rPr>
        <w:t>an</w:t>
      </w:r>
      <w:r w:rsidR="00171FB9" w:rsidRPr="005C7DB7">
        <w:rPr>
          <w:rFonts w:ascii="Verdana" w:eastAsia="MS PMincho" w:hAnsi="Verdana"/>
          <w:sz w:val="20"/>
          <w:szCs w:val="20"/>
        </w:rPr>
        <w:t>d</w:t>
      </w:r>
      <w:r w:rsidR="00171FB9" w:rsidRPr="005C7DB7">
        <w:rPr>
          <w:rFonts w:ascii="Verdana" w:eastAsia="MS PMincho" w:hAnsi="Verdana"/>
          <w:spacing w:val="17"/>
          <w:sz w:val="20"/>
          <w:szCs w:val="20"/>
        </w:rPr>
        <w:t xml:space="preserve"> </w:t>
      </w:r>
      <w:r w:rsidR="00171FB9" w:rsidRPr="005C7DB7">
        <w:rPr>
          <w:rFonts w:ascii="Verdana" w:eastAsia="MS PMincho" w:hAnsi="Verdana"/>
          <w:spacing w:val="1"/>
          <w:sz w:val="20"/>
          <w:szCs w:val="20"/>
        </w:rPr>
        <w:t>a</w:t>
      </w:r>
      <w:r w:rsidR="00171FB9" w:rsidRPr="005C7DB7">
        <w:rPr>
          <w:rFonts w:ascii="Verdana" w:eastAsia="MS PMincho" w:hAnsi="Verdana"/>
          <w:spacing w:val="-5"/>
          <w:sz w:val="20"/>
          <w:szCs w:val="20"/>
        </w:rPr>
        <w:t>n</w:t>
      </w:r>
      <w:r w:rsidR="00171FB9" w:rsidRPr="005C7DB7">
        <w:rPr>
          <w:rFonts w:ascii="Verdana" w:eastAsia="MS PMincho" w:hAnsi="Verdana"/>
          <w:sz w:val="20"/>
          <w:szCs w:val="20"/>
        </w:rPr>
        <w:t>y</w:t>
      </w:r>
      <w:r w:rsidR="00171FB9" w:rsidRPr="005C7DB7">
        <w:rPr>
          <w:rFonts w:ascii="Verdana" w:eastAsia="MS PMincho" w:hAnsi="Verdana"/>
          <w:spacing w:val="9"/>
          <w:sz w:val="20"/>
          <w:szCs w:val="20"/>
        </w:rPr>
        <w:t xml:space="preserve"> </w:t>
      </w:r>
      <w:r w:rsidR="00171FB9" w:rsidRPr="005C7DB7">
        <w:rPr>
          <w:rFonts w:ascii="Verdana" w:eastAsia="MS PMincho" w:hAnsi="Verdana"/>
          <w:spacing w:val="-1"/>
          <w:sz w:val="20"/>
          <w:szCs w:val="20"/>
        </w:rPr>
        <w:t>c</w:t>
      </w:r>
      <w:r w:rsidR="00171FB9" w:rsidRPr="005C7DB7">
        <w:rPr>
          <w:rFonts w:ascii="Verdana" w:eastAsia="MS PMincho" w:hAnsi="Verdana"/>
          <w:spacing w:val="1"/>
          <w:sz w:val="20"/>
          <w:szCs w:val="20"/>
        </w:rPr>
        <w:t>hang</w:t>
      </w:r>
      <w:r w:rsidR="00171FB9" w:rsidRPr="005C7DB7">
        <w:rPr>
          <w:rFonts w:ascii="Verdana" w:eastAsia="MS PMincho" w:hAnsi="Verdana"/>
          <w:sz w:val="20"/>
          <w:szCs w:val="20"/>
        </w:rPr>
        <w:t>e</w:t>
      </w:r>
      <w:r w:rsidR="00171FB9" w:rsidRPr="005C7DB7">
        <w:rPr>
          <w:rFonts w:ascii="Verdana" w:eastAsia="MS PMincho" w:hAnsi="Verdana"/>
          <w:spacing w:val="4"/>
          <w:sz w:val="20"/>
          <w:szCs w:val="20"/>
        </w:rPr>
        <w:t xml:space="preserve"> </w:t>
      </w:r>
      <w:r w:rsidR="00171FB9" w:rsidRPr="005C7DB7">
        <w:rPr>
          <w:rFonts w:ascii="Verdana" w:eastAsia="MS PMincho" w:hAnsi="Verdana"/>
          <w:spacing w:val="1"/>
          <w:sz w:val="20"/>
          <w:szCs w:val="20"/>
        </w:rPr>
        <w:t>i</w:t>
      </w:r>
      <w:r w:rsidR="00171FB9" w:rsidRPr="005C7DB7">
        <w:rPr>
          <w:rFonts w:ascii="Verdana" w:eastAsia="MS PMincho" w:hAnsi="Verdana"/>
          <w:sz w:val="20"/>
          <w:szCs w:val="20"/>
        </w:rPr>
        <w:t>n</w:t>
      </w:r>
      <w:r w:rsidR="00171FB9" w:rsidRPr="005C7DB7">
        <w:rPr>
          <w:rFonts w:ascii="Verdana" w:eastAsia="MS PMincho" w:hAnsi="Verdana"/>
          <w:spacing w:val="11"/>
          <w:sz w:val="20"/>
          <w:szCs w:val="20"/>
        </w:rPr>
        <w:t xml:space="preserve"> </w:t>
      </w:r>
      <w:r w:rsidR="00171FB9" w:rsidRPr="005C7DB7">
        <w:rPr>
          <w:rFonts w:ascii="Verdana" w:eastAsia="MS PMincho" w:hAnsi="Verdana"/>
          <w:spacing w:val="1"/>
          <w:sz w:val="20"/>
          <w:szCs w:val="20"/>
        </w:rPr>
        <w:t>thei</w:t>
      </w:r>
      <w:r w:rsidR="00171FB9" w:rsidRPr="005C7DB7">
        <w:rPr>
          <w:rFonts w:ascii="Verdana" w:eastAsia="MS PMincho" w:hAnsi="Verdana"/>
          <w:sz w:val="20"/>
          <w:szCs w:val="20"/>
        </w:rPr>
        <w:t>r</w:t>
      </w:r>
      <w:r w:rsidR="00171FB9" w:rsidRPr="005C7DB7">
        <w:rPr>
          <w:rFonts w:ascii="Verdana" w:eastAsia="MS PMincho" w:hAnsi="Verdana"/>
          <w:spacing w:val="18"/>
          <w:sz w:val="20"/>
          <w:szCs w:val="20"/>
        </w:rPr>
        <w:t xml:space="preserve"> </w:t>
      </w:r>
      <w:r w:rsidR="00171FB9" w:rsidRPr="005C7DB7">
        <w:rPr>
          <w:rFonts w:ascii="Verdana" w:eastAsia="MS PMincho" w:hAnsi="Verdana"/>
          <w:spacing w:val="-3"/>
          <w:sz w:val="20"/>
          <w:szCs w:val="20"/>
        </w:rPr>
        <w:t>o</w:t>
      </w:r>
      <w:r w:rsidR="00171FB9" w:rsidRPr="005C7DB7">
        <w:rPr>
          <w:rFonts w:ascii="Verdana" w:eastAsia="MS PMincho" w:hAnsi="Verdana"/>
          <w:spacing w:val="4"/>
          <w:sz w:val="20"/>
          <w:szCs w:val="20"/>
        </w:rPr>
        <w:t>w</w:t>
      </w:r>
      <w:r w:rsidR="00171FB9" w:rsidRPr="005C7DB7">
        <w:rPr>
          <w:rFonts w:ascii="Verdana" w:eastAsia="MS PMincho" w:hAnsi="Verdana"/>
          <w:sz w:val="20"/>
          <w:szCs w:val="20"/>
        </w:rPr>
        <w:t>n</w:t>
      </w:r>
      <w:r w:rsidR="00171FB9" w:rsidRPr="005C7DB7">
        <w:rPr>
          <w:rFonts w:ascii="Verdana" w:eastAsia="MS PMincho" w:hAnsi="Verdana"/>
          <w:spacing w:val="11"/>
          <w:sz w:val="20"/>
          <w:szCs w:val="20"/>
        </w:rPr>
        <w:t xml:space="preserve"> </w:t>
      </w:r>
      <w:r w:rsidR="00171FB9" w:rsidRPr="005C7DB7">
        <w:rPr>
          <w:rFonts w:ascii="Verdana" w:eastAsia="MS PMincho" w:hAnsi="Verdana"/>
          <w:spacing w:val="1"/>
          <w:sz w:val="20"/>
          <w:szCs w:val="20"/>
        </w:rPr>
        <w:t>add</w:t>
      </w:r>
      <w:r w:rsidR="00171FB9" w:rsidRPr="005C7DB7">
        <w:rPr>
          <w:rFonts w:ascii="Verdana" w:eastAsia="MS PMincho" w:hAnsi="Verdana"/>
          <w:spacing w:val="-2"/>
          <w:sz w:val="20"/>
          <w:szCs w:val="20"/>
        </w:rPr>
        <w:t>r</w:t>
      </w:r>
      <w:r w:rsidR="00171FB9" w:rsidRPr="005C7DB7">
        <w:rPr>
          <w:rFonts w:ascii="Verdana" w:eastAsia="MS PMincho" w:hAnsi="Verdana"/>
          <w:spacing w:val="1"/>
          <w:sz w:val="20"/>
          <w:szCs w:val="20"/>
        </w:rPr>
        <w:t>ess</w:t>
      </w:r>
      <w:r w:rsidR="00171FB9" w:rsidRPr="005C7DB7">
        <w:rPr>
          <w:rFonts w:ascii="Verdana" w:eastAsia="MS PMincho" w:hAnsi="Verdana"/>
          <w:sz w:val="20"/>
          <w:szCs w:val="20"/>
        </w:rPr>
        <w:t>.</w:t>
      </w:r>
      <w:r w:rsidR="00171FB9" w:rsidRPr="005C7DB7">
        <w:rPr>
          <w:rFonts w:ascii="Verdana" w:eastAsia="MS PMincho" w:hAnsi="Verdana"/>
          <w:spacing w:val="-4"/>
          <w:sz w:val="20"/>
          <w:szCs w:val="20"/>
        </w:rPr>
        <w:t xml:space="preserve"> </w:t>
      </w:r>
      <w:r w:rsidR="00171FB9" w:rsidRPr="005C7DB7">
        <w:rPr>
          <w:rFonts w:ascii="Verdana" w:eastAsia="MS PMincho" w:hAnsi="Verdana"/>
          <w:spacing w:val="1"/>
          <w:sz w:val="20"/>
          <w:szCs w:val="20"/>
        </w:rPr>
        <w:t>Thi</w:t>
      </w:r>
      <w:r w:rsidR="00171FB9" w:rsidRPr="005C7DB7">
        <w:rPr>
          <w:rFonts w:ascii="Verdana" w:eastAsia="MS PMincho" w:hAnsi="Verdana"/>
          <w:sz w:val="20"/>
          <w:szCs w:val="20"/>
        </w:rPr>
        <w:t>s</w:t>
      </w:r>
      <w:r w:rsidR="00171FB9" w:rsidRPr="005C7DB7">
        <w:rPr>
          <w:rFonts w:ascii="Verdana" w:eastAsia="MS PMincho" w:hAnsi="Verdana"/>
          <w:spacing w:val="6"/>
          <w:sz w:val="20"/>
          <w:szCs w:val="20"/>
        </w:rPr>
        <w:t xml:space="preserve"> </w:t>
      </w:r>
      <w:r w:rsidR="00171FB9" w:rsidRPr="005C7DB7">
        <w:rPr>
          <w:rFonts w:ascii="Verdana" w:eastAsia="MS PMincho" w:hAnsi="Verdana"/>
          <w:spacing w:val="1"/>
          <w:sz w:val="20"/>
          <w:szCs w:val="20"/>
        </w:rPr>
        <w:t>i</w:t>
      </w:r>
      <w:r w:rsidR="00171FB9" w:rsidRPr="005C7DB7">
        <w:rPr>
          <w:rFonts w:ascii="Verdana" w:eastAsia="MS PMincho" w:hAnsi="Verdana"/>
          <w:sz w:val="20"/>
          <w:szCs w:val="20"/>
        </w:rPr>
        <w:t>s</w:t>
      </w:r>
      <w:r w:rsidR="00171FB9" w:rsidRPr="005C7DB7">
        <w:rPr>
          <w:rFonts w:ascii="Verdana" w:eastAsia="MS PMincho" w:hAnsi="Verdana"/>
          <w:spacing w:val="5"/>
          <w:sz w:val="20"/>
          <w:szCs w:val="20"/>
        </w:rPr>
        <w:t xml:space="preserve"> </w:t>
      </w:r>
      <w:r w:rsidR="00171FB9" w:rsidRPr="005C7DB7">
        <w:rPr>
          <w:rFonts w:ascii="Verdana" w:eastAsia="MS PMincho" w:hAnsi="Verdana"/>
          <w:spacing w:val="1"/>
          <w:sz w:val="20"/>
          <w:szCs w:val="20"/>
        </w:rPr>
        <w:t>fo</w:t>
      </w:r>
      <w:r w:rsidR="00171FB9" w:rsidRPr="005C7DB7">
        <w:rPr>
          <w:rFonts w:ascii="Verdana" w:eastAsia="MS PMincho" w:hAnsi="Verdana"/>
          <w:sz w:val="20"/>
          <w:szCs w:val="20"/>
        </w:rPr>
        <w:t>r</w:t>
      </w:r>
      <w:r w:rsidR="00171FB9" w:rsidRPr="005C7DB7">
        <w:rPr>
          <w:rFonts w:ascii="Verdana" w:eastAsia="MS PMincho" w:hAnsi="Verdana"/>
          <w:spacing w:val="11"/>
          <w:sz w:val="20"/>
          <w:szCs w:val="20"/>
        </w:rPr>
        <w:t xml:space="preserve"> </w:t>
      </w:r>
      <w:r w:rsidR="00171FB9" w:rsidRPr="005C7DB7">
        <w:rPr>
          <w:rFonts w:ascii="Verdana" w:eastAsia="MS PMincho" w:hAnsi="Verdana"/>
          <w:spacing w:val="1"/>
          <w:sz w:val="20"/>
          <w:szCs w:val="20"/>
        </w:rPr>
        <w:t>secu</w:t>
      </w:r>
      <w:r w:rsidR="00171FB9" w:rsidRPr="005C7DB7">
        <w:rPr>
          <w:rFonts w:ascii="Verdana" w:eastAsia="MS PMincho" w:hAnsi="Verdana"/>
          <w:spacing w:val="3"/>
          <w:sz w:val="20"/>
          <w:szCs w:val="20"/>
        </w:rPr>
        <w:t>r</w:t>
      </w:r>
      <w:r w:rsidR="00171FB9" w:rsidRPr="005C7DB7">
        <w:rPr>
          <w:rFonts w:ascii="Verdana" w:eastAsia="MS PMincho" w:hAnsi="Verdana"/>
          <w:spacing w:val="1"/>
          <w:sz w:val="20"/>
          <w:szCs w:val="20"/>
        </w:rPr>
        <w:t>i</w:t>
      </w:r>
      <w:r w:rsidR="00171FB9" w:rsidRPr="005C7DB7">
        <w:rPr>
          <w:rFonts w:ascii="Verdana" w:eastAsia="MS PMincho" w:hAnsi="Verdana"/>
          <w:spacing w:val="4"/>
          <w:sz w:val="20"/>
          <w:szCs w:val="20"/>
        </w:rPr>
        <w:t>t</w:t>
      </w:r>
      <w:r w:rsidR="00171FB9" w:rsidRPr="005C7DB7">
        <w:rPr>
          <w:rFonts w:ascii="Verdana" w:eastAsia="MS PMincho" w:hAnsi="Verdana"/>
          <w:sz w:val="20"/>
          <w:szCs w:val="20"/>
        </w:rPr>
        <w:t>y</w:t>
      </w:r>
      <w:r w:rsidR="00171FB9" w:rsidRPr="005C7DB7">
        <w:rPr>
          <w:rFonts w:ascii="Verdana" w:eastAsia="MS PMincho" w:hAnsi="Verdana"/>
          <w:spacing w:val="-2"/>
          <w:sz w:val="20"/>
          <w:szCs w:val="20"/>
        </w:rPr>
        <w:t xml:space="preserve"> r</w:t>
      </w:r>
      <w:r w:rsidR="00171FB9" w:rsidRPr="005C7DB7">
        <w:rPr>
          <w:rFonts w:ascii="Verdana" w:eastAsia="MS PMincho" w:hAnsi="Verdana"/>
          <w:spacing w:val="1"/>
          <w:sz w:val="20"/>
          <w:szCs w:val="20"/>
        </w:rPr>
        <w:t>easons</w:t>
      </w:r>
      <w:r w:rsidR="00171FB9" w:rsidRPr="005C7DB7">
        <w:rPr>
          <w:rFonts w:ascii="Verdana" w:eastAsia="MS PMincho" w:hAnsi="Verdana"/>
          <w:sz w:val="20"/>
          <w:szCs w:val="20"/>
        </w:rPr>
        <w:t>,</w:t>
      </w:r>
      <w:r w:rsidR="00171FB9" w:rsidRPr="005C7DB7">
        <w:rPr>
          <w:rFonts w:ascii="Verdana" w:eastAsia="MS PMincho" w:hAnsi="Verdana"/>
          <w:spacing w:val="-1"/>
          <w:sz w:val="20"/>
          <w:szCs w:val="20"/>
        </w:rPr>
        <w:t xml:space="preserve"> </w:t>
      </w:r>
      <w:r w:rsidR="00171FB9" w:rsidRPr="005C7DB7">
        <w:rPr>
          <w:rFonts w:ascii="Verdana" w:eastAsia="MS PMincho" w:hAnsi="Verdana"/>
          <w:spacing w:val="1"/>
          <w:sz w:val="20"/>
          <w:szCs w:val="20"/>
        </w:rPr>
        <w:t>and</w:t>
      </w:r>
      <w:r w:rsidR="00171FB9" w:rsidRPr="005C7DB7">
        <w:rPr>
          <w:rFonts w:ascii="Verdana" w:eastAsia="MS PMincho" w:hAnsi="Verdana"/>
          <w:spacing w:val="12"/>
          <w:sz w:val="20"/>
          <w:szCs w:val="20"/>
        </w:rPr>
        <w:t xml:space="preserve"> </w:t>
      </w:r>
      <w:r w:rsidR="00171FB9" w:rsidRPr="005C7DB7">
        <w:rPr>
          <w:rFonts w:ascii="Verdana" w:eastAsia="MS PMincho" w:hAnsi="Verdana"/>
          <w:spacing w:val="-1"/>
          <w:w w:val="98"/>
          <w:sz w:val="20"/>
          <w:szCs w:val="20"/>
        </w:rPr>
        <w:t>becaus</w:t>
      </w:r>
      <w:r w:rsidR="00171FB9" w:rsidRPr="005C7DB7">
        <w:rPr>
          <w:rFonts w:ascii="Verdana" w:eastAsia="MS PMincho" w:hAnsi="Verdana"/>
          <w:w w:val="98"/>
          <w:sz w:val="20"/>
          <w:szCs w:val="20"/>
        </w:rPr>
        <w:t>e</w:t>
      </w:r>
      <w:r w:rsidR="00171FB9" w:rsidRPr="005C7DB7">
        <w:rPr>
          <w:rFonts w:ascii="Verdana" w:eastAsia="MS PMincho" w:hAnsi="Verdana"/>
          <w:spacing w:val="-11"/>
          <w:w w:val="98"/>
          <w:sz w:val="20"/>
          <w:szCs w:val="20"/>
        </w:rPr>
        <w:t xml:space="preserve"> </w:t>
      </w:r>
      <w:r w:rsidR="00171FB9" w:rsidRPr="005C7DB7">
        <w:rPr>
          <w:rFonts w:ascii="Verdana" w:eastAsia="MS PMincho" w:hAnsi="Verdana"/>
          <w:spacing w:val="-1"/>
          <w:w w:val="98"/>
          <w:sz w:val="20"/>
          <w:szCs w:val="20"/>
        </w:rPr>
        <w:t>th</w:t>
      </w:r>
      <w:r w:rsidR="00171FB9" w:rsidRPr="005C7DB7">
        <w:rPr>
          <w:rFonts w:ascii="Verdana" w:eastAsia="MS PMincho" w:hAnsi="Verdana"/>
          <w:spacing w:val="1"/>
          <w:w w:val="98"/>
          <w:sz w:val="20"/>
          <w:szCs w:val="20"/>
        </w:rPr>
        <w:t>e</w:t>
      </w:r>
      <w:r w:rsidR="00171FB9" w:rsidRPr="005C7DB7">
        <w:rPr>
          <w:rFonts w:ascii="Verdana" w:eastAsia="MS PMincho" w:hAnsi="Verdana"/>
          <w:w w:val="98"/>
          <w:sz w:val="20"/>
          <w:szCs w:val="20"/>
        </w:rPr>
        <w:t>y</w:t>
      </w:r>
      <w:r w:rsidR="00171FB9" w:rsidRPr="005C7DB7">
        <w:rPr>
          <w:rFonts w:ascii="Verdana" w:eastAsia="MS PMincho" w:hAnsi="Verdana"/>
          <w:spacing w:val="-12"/>
          <w:w w:val="98"/>
          <w:sz w:val="20"/>
          <w:szCs w:val="20"/>
        </w:rPr>
        <w:t xml:space="preserve"> </w:t>
      </w:r>
      <w:r w:rsidR="00171FB9" w:rsidRPr="005C7DB7">
        <w:rPr>
          <w:rFonts w:ascii="Verdana" w:eastAsia="MS PMincho" w:hAnsi="Verdana"/>
          <w:spacing w:val="-1"/>
          <w:sz w:val="20"/>
          <w:szCs w:val="20"/>
        </w:rPr>
        <w:t>a</w:t>
      </w:r>
      <w:r w:rsidR="00171FB9" w:rsidRPr="005C7DB7">
        <w:rPr>
          <w:rFonts w:ascii="Verdana" w:eastAsia="MS PMincho" w:hAnsi="Verdana"/>
          <w:spacing w:val="-4"/>
          <w:sz w:val="20"/>
          <w:szCs w:val="20"/>
        </w:rPr>
        <w:t>r</w:t>
      </w:r>
      <w:r w:rsidR="00171FB9" w:rsidRPr="005C7DB7">
        <w:rPr>
          <w:rFonts w:ascii="Verdana" w:eastAsia="MS PMincho" w:hAnsi="Verdana"/>
          <w:sz w:val="20"/>
          <w:szCs w:val="20"/>
        </w:rPr>
        <w:t>e</w:t>
      </w:r>
      <w:r w:rsidR="00171FB9" w:rsidRPr="005C7DB7">
        <w:rPr>
          <w:rFonts w:ascii="Verdana" w:eastAsia="MS PMincho" w:hAnsi="Verdana"/>
          <w:spacing w:val="-14"/>
          <w:sz w:val="20"/>
          <w:szCs w:val="20"/>
        </w:rPr>
        <w:t xml:space="preserve"> </w:t>
      </w:r>
      <w:r w:rsidR="00171FB9" w:rsidRPr="005C7DB7">
        <w:rPr>
          <w:rFonts w:ascii="Verdana" w:eastAsia="MS PMincho" w:hAnsi="Verdana"/>
          <w:spacing w:val="-1"/>
          <w:sz w:val="20"/>
          <w:szCs w:val="20"/>
        </w:rPr>
        <w:t>entitle</w:t>
      </w:r>
      <w:r w:rsidR="00171FB9" w:rsidRPr="005C7DB7">
        <w:rPr>
          <w:rFonts w:ascii="Verdana" w:eastAsia="MS PMincho" w:hAnsi="Verdana"/>
          <w:sz w:val="20"/>
          <w:szCs w:val="20"/>
        </w:rPr>
        <w:t>d</w:t>
      </w:r>
      <w:r w:rsidR="00171FB9" w:rsidRPr="005C7DB7">
        <w:rPr>
          <w:rFonts w:ascii="Verdana" w:eastAsia="MS PMincho" w:hAnsi="Verdana"/>
          <w:spacing w:val="-9"/>
          <w:sz w:val="20"/>
          <w:szCs w:val="20"/>
        </w:rPr>
        <w:t xml:space="preserve"> </w:t>
      </w:r>
      <w:r w:rsidR="00171FB9" w:rsidRPr="005C7DB7">
        <w:rPr>
          <w:rFonts w:ascii="Verdana" w:eastAsia="MS PMincho" w:hAnsi="Verdana"/>
          <w:spacing w:val="-3"/>
          <w:sz w:val="20"/>
          <w:szCs w:val="20"/>
        </w:rPr>
        <w:t>t</w:t>
      </w:r>
      <w:r w:rsidR="00171FB9" w:rsidRPr="005C7DB7">
        <w:rPr>
          <w:rFonts w:ascii="Verdana" w:eastAsia="MS PMincho" w:hAnsi="Verdana"/>
          <w:sz w:val="20"/>
          <w:szCs w:val="20"/>
        </w:rPr>
        <w:t>o</w:t>
      </w:r>
      <w:r w:rsidR="00171FB9" w:rsidRPr="005C7DB7">
        <w:rPr>
          <w:rFonts w:ascii="Verdana" w:eastAsia="MS PMincho" w:hAnsi="Verdana"/>
          <w:spacing w:val="-5"/>
          <w:sz w:val="20"/>
          <w:szCs w:val="20"/>
        </w:rPr>
        <w:t xml:space="preserve"> </w:t>
      </w:r>
      <w:r w:rsidR="00171FB9" w:rsidRPr="005C7DB7">
        <w:rPr>
          <w:rFonts w:ascii="Verdana" w:eastAsia="MS PMincho" w:hAnsi="Verdana"/>
          <w:spacing w:val="-4"/>
          <w:w w:val="97"/>
          <w:sz w:val="20"/>
          <w:szCs w:val="20"/>
        </w:rPr>
        <w:t>r</w:t>
      </w:r>
      <w:r w:rsidR="00171FB9" w:rsidRPr="005C7DB7">
        <w:rPr>
          <w:rFonts w:ascii="Verdana" w:eastAsia="MS PMincho" w:hAnsi="Verdana"/>
          <w:w w:val="97"/>
          <w:sz w:val="20"/>
          <w:szCs w:val="20"/>
        </w:rPr>
        <w:t>e</w:t>
      </w:r>
      <w:r w:rsidR="00171FB9" w:rsidRPr="005C7DB7">
        <w:rPr>
          <w:rFonts w:ascii="Verdana" w:eastAsia="MS PMincho" w:hAnsi="Verdana"/>
          <w:spacing w:val="-3"/>
          <w:w w:val="97"/>
          <w:sz w:val="20"/>
          <w:szCs w:val="20"/>
        </w:rPr>
        <w:t>c</w:t>
      </w:r>
      <w:r w:rsidR="00171FB9" w:rsidRPr="005C7DB7">
        <w:rPr>
          <w:rFonts w:ascii="Verdana" w:eastAsia="MS PMincho" w:hAnsi="Verdana"/>
          <w:spacing w:val="-1"/>
          <w:w w:val="97"/>
          <w:sz w:val="20"/>
          <w:szCs w:val="20"/>
        </w:rPr>
        <w:t>e</w:t>
      </w:r>
      <w:r w:rsidR="00171FB9" w:rsidRPr="005C7DB7">
        <w:rPr>
          <w:rFonts w:ascii="Verdana" w:eastAsia="MS PMincho" w:hAnsi="Verdana"/>
          <w:spacing w:val="-3"/>
          <w:w w:val="97"/>
          <w:sz w:val="20"/>
          <w:szCs w:val="20"/>
        </w:rPr>
        <w:t>i</w:t>
      </w:r>
      <w:r w:rsidR="00171FB9" w:rsidRPr="005C7DB7">
        <w:rPr>
          <w:rFonts w:ascii="Verdana" w:eastAsia="MS PMincho" w:hAnsi="Verdana"/>
          <w:spacing w:val="-5"/>
          <w:w w:val="97"/>
          <w:sz w:val="20"/>
          <w:szCs w:val="20"/>
        </w:rPr>
        <w:t>v</w:t>
      </w:r>
      <w:r w:rsidR="00171FB9" w:rsidRPr="005C7DB7">
        <w:rPr>
          <w:rFonts w:ascii="Verdana" w:eastAsia="MS PMincho" w:hAnsi="Verdana"/>
          <w:w w:val="97"/>
          <w:sz w:val="20"/>
          <w:szCs w:val="20"/>
        </w:rPr>
        <w:t>e</w:t>
      </w:r>
      <w:r w:rsidR="00171FB9" w:rsidRPr="005C7DB7">
        <w:rPr>
          <w:rFonts w:ascii="Verdana" w:eastAsia="MS PMincho" w:hAnsi="Verdana"/>
          <w:spacing w:val="-11"/>
          <w:w w:val="97"/>
          <w:sz w:val="20"/>
          <w:szCs w:val="20"/>
        </w:rPr>
        <w:t xml:space="preserve"> </w:t>
      </w:r>
      <w:r w:rsidR="00171FB9" w:rsidRPr="005C7DB7">
        <w:rPr>
          <w:rFonts w:ascii="Verdana" w:eastAsia="MS PMincho" w:hAnsi="Verdana"/>
          <w:spacing w:val="-3"/>
          <w:sz w:val="20"/>
          <w:szCs w:val="20"/>
        </w:rPr>
        <w:t>c</w:t>
      </w:r>
      <w:r w:rsidR="00171FB9" w:rsidRPr="005C7DB7">
        <w:rPr>
          <w:rFonts w:ascii="Verdana" w:eastAsia="MS PMincho" w:hAnsi="Verdana"/>
          <w:spacing w:val="-2"/>
          <w:sz w:val="20"/>
          <w:szCs w:val="20"/>
        </w:rPr>
        <w:t>e</w:t>
      </w:r>
      <w:r w:rsidR="00171FB9" w:rsidRPr="005C7DB7">
        <w:rPr>
          <w:rFonts w:ascii="Verdana" w:eastAsia="MS PMincho" w:hAnsi="Verdana"/>
          <w:spacing w:val="3"/>
          <w:sz w:val="20"/>
          <w:szCs w:val="20"/>
        </w:rPr>
        <w:t>r</w:t>
      </w:r>
      <w:r w:rsidR="00171FB9" w:rsidRPr="005C7DB7">
        <w:rPr>
          <w:rFonts w:ascii="Verdana" w:eastAsia="MS PMincho" w:hAnsi="Verdana"/>
          <w:spacing w:val="-1"/>
          <w:sz w:val="20"/>
          <w:szCs w:val="20"/>
        </w:rPr>
        <w:t>tai</w:t>
      </w:r>
      <w:r w:rsidR="00171FB9" w:rsidRPr="005C7DB7">
        <w:rPr>
          <w:rFonts w:ascii="Verdana" w:eastAsia="MS PMincho" w:hAnsi="Verdana"/>
          <w:sz w:val="20"/>
          <w:szCs w:val="20"/>
        </w:rPr>
        <w:t>n</w:t>
      </w:r>
      <w:r w:rsidR="00171FB9" w:rsidRPr="005C7DB7">
        <w:rPr>
          <w:rFonts w:ascii="Verdana" w:eastAsia="MS PMincho" w:hAnsi="Verdana"/>
          <w:spacing w:val="-5"/>
          <w:sz w:val="20"/>
          <w:szCs w:val="20"/>
        </w:rPr>
        <w:t xml:space="preserve"> </w:t>
      </w:r>
      <w:r w:rsidR="00171FB9" w:rsidRPr="005C7DB7">
        <w:rPr>
          <w:rFonts w:ascii="Verdana" w:eastAsia="MS PMincho" w:hAnsi="Verdana"/>
          <w:spacing w:val="-1"/>
          <w:sz w:val="20"/>
          <w:szCs w:val="20"/>
        </w:rPr>
        <w:t>info</w:t>
      </w:r>
      <w:r w:rsidR="00171FB9" w:rsidRPr="005C7DB7">
        <w:rPr>
          <w:rFonts w:ascii="Verdana" w:eastAsia="MS PMincho" w:hAnsi="Verdana"/>
          <w:spacing w:val="1"/>
          <w:sz w:val="20"/>
          <w:szCs w:val="20"/>
        </w:rPr>
        <w:t>r</w:t>
      </w:r>
      <w:r w:rsidR="00171FB9" w:rsidRPr="005C7DB7">
        <w:rPr>
          <w:rFonts w:ascii="Verdana" w:eastAsia="MS PMincho" w:hAnsi="Verdana"/>
          <w:spacing w:val="-1"/>
          <w:sz w:val="20"/>
          <w:szCs w:val="20"/>
        </w:rPr>
        <w:t>mation.</w:t>
      </w:r>
      <w:r w:rsidR="00171FB9" w:rsidRPr="005C7DB7">
        <w:rPr>
          <w:rFonts w:ascii="Verdana" w:eastAsia="MS PMincho" w:hAnsi="Verdana"/>
          <w:spacing w:val="14"/>
          <w:sz w:val="20"/>
          <w:szCs w:val="20"/>
        </w:rPr>
        <w:t xml:space="preserve"> </w:t>
      </w:r>
      <w:r w:rsidR="00171FB9" w:rsidRPr="005C7DB7">
        <w:rPr>
          <w:rFonts w:ascii="Verdana" w:eastAsia="MS PMincho" w:hAnsi="Verdana"/>
          <w:spacing w:val="-3"/>
          <w:sz w:val="20"/>
          <w:szCs w:val="20"/>
        </w:rPr>
        <w:t>I</w:t>
      </w:r>
      <w:r w:rsidR="00171FB9" w:rsidRPr="005C7DB7">
        <w:rPr>
          <w:rFonts w:ascii="Verdana" w:eastAsia="MS PMincho" w:hAnsi="Verdana"/>
          <w:sz w:val="20"/>
          <w:szCs w:val="20"/>
        </w:rPr>
        <w:t>t</w:t>
      </w:r>
      <w:r w:rsidR="00171FB9" w:rsidRPr="005C7DB7">
        <w:rPr>
          <w:rFonts w:ascii="Verdana" w:eastAsia="MS PMincho" w:hAnsi="Verdana"/>
          <w:spacing w:val="15"/>
          <w:sz w:val="20"/>
          <w:szCs w:val="20"/>
        </w:rPr>
        <w:t xml:space="preserve"> </w:t>
      </w:r>
      <w:r w:rsidR="00171FB9" w:rsidRPr="005C7DB7">
        <w:rPr>
          <w:rFonts w:ascii="Verdana" w:eastAsia="MS PMincho" w:hAnsi="Verdana"/>
          <w:sz w:val="20"/>
          <w:szCs w:val="20"/>
        </w:rPr>
        <w:t>is also</w:t>
      </w:r>
      <w:r w:rsidR="00171FB9" w:rsidRPr="005C7DB7">
        <w:rPr>
          <w:rFonts w:ascii="Verdana" w:eastAsia="MS PMincho" w:hAnsi="Verdana"/>
          <w:spacing w:val="-4"/>
          <w:sz w:val="20"/>
          <w:szCs w:val="20"/>
        </w:rPr>
        <w:t xml:space="preserve"> </w:t>
      </w:r>
      <w:r w:rsidR="00171FB9" w:rsidRPr="005C7DB7">
        <w:rPr>
          <w:rFonts w:ascii="Verdana" w:eastAsia="MS PMincho" w:hAnsi="Verdana"/>
          <w:sz w:val="20"/>
          <w:szCs w:val="20"/>
        </w:rPr>
        <w:t>in</w:t>
      </w:r>
      <w:r w:rsidR="00171FB9" w:rsidRPr="005C7DB7">
        <w:rPr>
          <w:rFonts w:ascii="Verdana" w:eastAsia="MS PMincho" w:hAnsi="Verdana"/>
          <w:spacing w:val="15"/>
          <w:sz w:val="20"/>
          <w:szCs w:val="20"/>
        </w:rPr>
        <w:t xml:space="preserve"> </w:t>
      </w:r>
      <w:r w:rsidR="00171FB9" w:rsidRPr="005C7DB7">
        <w:rPr>
          <w:rFonts w:ascii="Verdana" w:eastAsia="MS PMincho" w:hAnsi="Verdana"/>
          <w:sz w:val="20"/>
          <w:szCs w:val="20"/>
        </w:rPr>
        <w:t>the</w:t>
      </w:r>
      <w:r w:rsidR="00171FB9" w:rsidRPr="005C7DB7">
        <w:rPr>
          <w:rFonts w:ascii="Verdana" w:eastAsia="MS PMincho" w:hAnsi="Verdana"/>
          <w:spacing w:val="16"/>
          <w:sz w:val="20"/>
          <w:szCs w:val="20"/>
        </w:rPr>
        <w:t xml:space="preserve"> </w:t>
      </w:r>
      <w:r w:rsidR="00171FB9" w:rsidRPr="005C7DB7">
        <w:rPr>
          <w:rFonts w:ascii="Verdana" w:eastAsia="MS PMincho" w:hAnsi="Verdana"/>
          <w:sz w:val="20"/>
          <w:szCs w:val="20"/>
        </w:rPr>
        <w:t>in</w:t>
      </w:r>
      <w:r w:rsidR="00171FB9" w:rsidRPr="005C7DB7">
        <w:rPr>
          <w:rFonts w:ascii="Verdana" w:eastAsia="MS PMincho" w:hAnsi="Verdana"/>
          <w:spacing w:val="-2"/>
          <w:sz w:val="20"/>
          <w:szCs w:val="20"/>
        </w:rPr>
        <w:t>t</w:t>
      </w:r>
      <w:r w:rsidR="00171FB9" w:rsidRPr="005C7DB7">
        <w:rPr>
          <w:rFonts w:ascii="Verdana" w:eastAsia="MS PMincho" w:hAnsi="Verdana"/>
          <w:sz w:val="20"/>
          <w:szCs w:val="20"/>
        </w:rPr>
        <w:t>e</w:t>
      </w:r>
      <w:r w:rsidR="00171FB9" w:rsidRPr="005C7DB7">
        <w:rPr>
          <w:rFonts w:ascii="Verdana" w:eastAsia="MS PMincho" w:hAnsi="Verdana"/>
          <w:spacing w:val="-2"/>
          <w:sz w:val="20"/>
          <w:szCs w:val="20"/>
        </w:rPr>
        <w:t>r</w:t>
      </w:r>
      <w:r w:rsidR="00171FB9" w:rsidRPr="005C7DB7">
        <w:rPr>
          <w:rFonts w:ascii="Verdana" w:eastAsia="MS PMincho" w:hAnsi="Verdana"/>
          <w:sz w:val="20"/>
          <w:szCs w:val="20"/>
        </w:rPr>
        <w:t>est</w:t>
      </w:r>
      <w:r w:rsidR="00171FB9" w:rsidRPr="005C7DB7">
        <w:rPr>
          <w:rFonts w:ascii="Verdana" w:eastAsia="MS PMincho" w:hAnsi="Verdana"/>
          <w:spacing w:val="13"/>
          <w:sz w:val="20"/>
          <w:szCs w:val="20"/>
        </w:rPr>
        <w:t xml:space="preserve"> </w:t>
      </w:r>
      <w:r w:rsidR="00171FB9" w:rsidRPr="005C7DB7">
        <w:rPr>
          <w:rFonts w:ascii="Verdana" w:eastAsia="MS PMincho" w:hAnsi="Verdana"/>
          <w:w w:val="97"/>
          <w:sz w:val="20"/>
          <w:szCs w:val="20"/>
        </w:rPr>
        <w:t>of</w:t>
      </w:r>
      <w:r w:rsidR="00171FB9" w:rsidRPr="005C7DB7">
        <w:rPr>
          <w:rFonts w:ascii="Verdana" w:eastAsia="MS PMincho" w:hAnsi="Verdana"/>
          <w:spacing w:val="16"/>
          <w:sz w:val="20"/>
          <w:szCs w:val="20"/>
        </w:rPr>
        <w:t xml:space="preserve"> </w:t>
      </w:r>
      <w:r w:rsidR="00171FB9" w:rsidRPr="005C7DB7">
        <w:rPr>
          <w:rFonts w:ascii="Verdana" w:eastAsia="MS PMincho" w:hAnsi="Verdana"/>
          <w:sz w:val="20"/>
          <w:szCs w:val="20"/>
        </w:rPr>
        <w:t>good</w:t>
      </w:r>
      <w:r w:rsidR="00171FB9" w:rsidRPr="005C7DB7">
        <w:rPr>
          <w:rFonts w:ascii="Verdana" w:eastAsia="MS PMincho" w:hAnsi="Verdana"/>
          <w:spacing w:val="9"/>
          <w:sz w:val="20"/>
          <w:szCs w:val="20"/>
        </w:rPr>
        <w:t xml:space="preserve"> </w:t>
      </w:r>
      <w:r w:rsidR="00171FB9" w:rsidRPr="005C7DB7">
        <w:rPr>
          <w:rFonts w:ascii="Verdana" w:eastAsia="MS PMincho" w:hAnsi="Verdana"/>
          <w:sz w:val="20"/>
          <w:szCs w:val="20"/>
        </w:rPr>
        <w:t>esta</w:t>
      </w:r>
      <w:r w:rsidR="00171FB9" w:rsidRPr="005C7DB7">
        <w:rPr>
          <w:rFonts w:ascii="Verdana" w:eastAsia="MS PMincho" w:hAnsi="Verdana"/>
          <w:spacing w:val="-2"/>
          <w:sz w:val="20"/>
          <w:szCs w:val="20"/>
        </w:rPr>
        <w:t>t</w:t>
      </w:r>
      <w:r w:rsidR="00171FB9" w:rsidRPr="005C7DB7">
        <w:rPr>
          <w:rFonts w:ascii="Verdana" w:eastAsia="MS PMincho" w:hAnsi="Verdana"/>
          <w:sz w:val="20"/>
          <w:szCs w:val="20"/>
        </w:rPr>
        <w:t>e</w:t>
      </w:r>
      <w:r w:rsidR="00171FB9" w:rsidRPr="005C7DB7">
        <w:rPr>
          <w:rFonts w:ascii="Verdana" w:eastAsia="MS PMincho" w:hAnsi="Verdana"/>
          <w:spacing w:val="1"/>
          <w:sz w:val="20"/>
          <w:szCs w:val="20"/>
        </w:rPr>
        <w:t xml:space="preserve"> </w:t>
      </w:r>
      <w:r w:rsidR="00171FB9" w:rsidRPr="005C7DB7">
        <w:rPr>
          <w:rFonts w:ascii="Verdana" w:eastAsia="MS PMincho" w:hAnsi="Verdana"/>
          <w:sz w:val="20"/>
          <w:szCs w:val="20"/>
        </w:rPr>
        <w:t>management.</w:t>
      </w:r>
      <w:r w:rsidR="00171FB9" w:rsidRPr="005C7DB7">
        <w:rPr>
          <w:rFonts w:ascii="Verdana" w:eastAsia="MS PMincho" w:hAnsi="Verdana"/>
          <w:spacing w:val="13"/>
          <w:sz w:val="20"/>
          <w:szCs w:val="20"/>
        </w:rPr>
        <w:t xml:space="preserve"> </w:t>
      </w:r>
      <w:r w:rsidRPr="005C7DB7">
        <w:rPr>
          <w:rFonts w:ascii="Verdana" w:eastAsia="MS PMincho" w:hAnsi="Verdana"/>
          <w:spacing w:val="-5"/>
          <w:sz w:val="20"/>
          <w:szCs w:val="20"/>
        </w:rPr>
        <w:t>Leaseholders</w:t>
      </w:r>
      <w:r w:rsidRPr="005C7DB7">
        <w:rPr>
          <w:rFonts w:ascii="Verdana" w:eastAsia="MS PMincho" w:hAnsi="Verdana"/>
          <w:sz w:val="20"/>
          <w:szCs w:val="20"/>
        </w:rPr>
        <w:t xml:space="preserve"> </w:t>
      </w:r>
      <w:r w:rsidR="00171FB9" w:rsidRPr="005C7DB7">
        <w:rPr>
          <w:rFonts w:ascii="Verdana" w:eastAsia="MS PMincho" w:hAnsi="Verdana"/>
          <w:sz w:val="20"/>
          <w:szCs w:val="20"/>
        </w:rPr>
        <w:t>also</w:t>
      </w:r>
      <w:r w:rsidR="00171FB9" w:rsidRPr="005C7DB7">
        <w:rPr>
          <w:rFonts w:ascii="Verdana" w:eastAsia="MS PMincho" w:hAnsi="Verdana"/>
          <w:spacing w:val="-4"/>
          <w:sz w:val="20"/>
          <w:szCs w:val="20"/>
        </w:rPr>
        <w:t xml:space="preserve"> </w:t>
      </w:r>
      <w:r w:rsidR="00171FB9" w:rsidRPr="005C7DB7">
        <w:rPr>
          <w:rFonts w:ascii="Verdana" w:eastAsia="MS PMincho" w:hAnsi="Verdana"/>
          <w:sz w:val="20"/>
          <w:szCs w:val="20"/>
        </w:rPr>
        <w:t>h</w:t>
      </w:r>
      <w:r w:rsidR="00171FB9" w:rsidRPr="005C7DB7">
        <w:rPr>
          <w:rFonts w:ascii="Verdana" w:eastAsia="MS PMincho" w:hAnsi="Verdana"/>
          <w:spacing w:val="-4"/>
          <w:sz w:val="20"/>
          <w:szCs w:val="20"/>
        </w:rPr>
        <w:t>a</w:t>
      </w:r>
      <w:r w:rsidR="00171FB9" w:rsidRPr="005C7DB7">
        <w:rPr>
          <w:rFonts w:ascii="Verdana" w:eastAsia="MS PMincho" w:hAnsi="Verdana"/>
          <w:spacing w:val="-3"/>
          <w:sz w:val="20"/>
          <w:szCs w:val="20"/>
        </w:rPr>
        <w:t>v</w:t>
      </w:r>
      <w:r w:rsidR="00171FB9" w:rsidRPr="005C7DB7">
        <w:rPr>
          <w:rFonts w:ascii="Verdana" w:eastAsia="MS PMincho" w:hAnsi="Verdana"/>
          <w:sz w:val="20"/>
          <w:szCs w:val="20"/>
        </w:rPr>
        <w:t>e</w:t>
      </w:r>
      <w:r w:rsidR="00171FB9" w:rsidRPr="005C7DB7">
        <w:rPr>
          <w:rFonts w:ascii="Verdana" w:eastAsia="MS PMincho" w:hAnsi="Verdana"/>
          <w:spacing w:val="-12"/>
          <w:sz w:val="20"/>
          <w:szCs w:val="20"/>
        </w:rPr>
        <w:t xml:space="preserve"> </w:t>
      </w:r>
      <w:r w:rsidR="00171FB9" w:rsidRPr="005C7DB7">
        <w:rPr>
          <w:rFonts w:ascii="Verdana" w:eastAsia="MS PMincho" w:hAnsi="Verdana"/>
          <w:sz w:val="20"/>
          <w:szCs w:val="20"/>
        </w:rPr>
        <w:t>ongoing</w:t>
      </w:r>
      <w:r w:rsidR="00171FB9" w:rsidRPr="005C7DB7">
        <w:rPr>
          <w:rFonts w:ascii="Verdana" w:eastAsia="MS PMincho" w:hAnsi="Verdana"/>
          <w:spacing w:val="9"/>
          <w:sz w:val="20"/>
          <w:szCs w:val="20"/>
        </w:rPr>
        <w:t xml:space="preserve"> </w:t>
      </w:r>
      <w:r w:rsidR="00171FB9" w:rsidRPr="005C7DB7">
        <w:rPr>
          <w:rFonts w:ascii="Verdana" w:eastAsia="MS PMincho" w:hAnsi="Verdana"/>
          <w:spacing w:val="-3"/>
          <w:sz w:val="20"/>
          <w:szCs w:val="20"/>
        </w:rPr>
        <w:t>r</w:t>
      </w:r>
      <w:r w:rsidR="00171FB9" w:rsidRPr="005C7DB7">
        <w:rPr>
          <w:rFonts w:ascii="Verdana" w:eastAsia="MS PMincho" w:hAnsi="Verdana"/>
          <w:sz w:val="20"/>
          <w:szCs w:val="20"/>
        </w:rPr>
        <w:t>esponsibilities</w:t>
      </w:r>
      <w:r w:rsidR="00171FB9" w:rsidRPr="005C7DB7">
        <w:rPr>
          <w:rFonts w:ascii="Verdana" w:eastAsia="MS PMincho" w:hAnsi="Verdana"/>
          <w:spacing w:val="-7"/>
          <w:sz w:val="20"/>
          <w:szCs w:val="20"/>
        </w:rPr>
        <w:t xml:space="preserve"> </w:t>
      </w:r>
      <w:r w:rsidR="00171FB9" w:rsidRPr="005C7DB7">
        <w:rPr>
          <w:rFonts w:ascii="Verdana" w:eastAsia="MS PMincho" w:hAnsi="Verdana"/>
          <w:sz w:val="20"/>
          <w:szCs w:val="20"/>
        </w:rPr>
        <w:t>under</w:t>
      </w:r>
      <w:r w:rsidR="00171FB9" w:rsidRPr="005C7DB7">
        <w:rPr>
          <w:rFonts w:ascii="Verdana" w:eastAsia="MS PMincho" w:hAnsi="Verdana"/>
          <w:spacing w:val="32"/>
          <w:sz w:val="20"/>
          <w:szCs w:val="20"/>
        </w:rPr>
        <w:t xml:space="preserve"> </w:t>
      </w:r>
      <w:r w:rsidR="00171FB9" w:rsidRPr="005C7DB7">
        <w:rPr>
          <w:rFonts w:ascii="Verdana" w:eastAsia="MS PMincho" w:hAnsi="Verdana"/>
          <w:sz w:val="20"/>
          <w:szCs w:val="20"/>
        </w:rPr>
        <w:t>the</w:t>
      </w:r>
      <w:r w:rsidR="00171FB9" w:rsidRPr="005C7DB7">
        <w:rPr>
          <w:rFonts w:ascii="Verdana" w:eastAsia="MS PMincho" w:hAnsi="Verdana"/>
          <w:spacing w:val="16"/>
          <w:sz w:val="20"/>
          <w:szCs w:val="20"/>
        </w:rPr>
        <w:t xml:space="preserve"> </w:t>
      </w:r>
      <w:r w:rsidR="00171FB9" w:rsidRPr="005C7DB7">
        <w:rPr>
          <w:rFonts w:ascii="Verdana" w:eastAsia="MS PMincho" w:hAnsi="Verdana"/>
          <w:spacing w:val="-2"/>
          <w:w w:val="111"/>
          <w:sz w:val="20"/>
          <w:szCs w:val="20"/>
        </w:rPr>
        <w:t>t</w:t>
      </w:r>
      <w:r w:rsidR="00171FB9" w:rsidRPr="005C7DB7">
        <w:rPr>
          <w:rFonts w:ascii="Verdana" w:eastAsia="MS PMincho" w:hAnsi="Verdana"/>
          <w:spacing w:val="-1"/>
          <w:w w:val="94"/>
          <w:sz w:val="20"/>
          <w:szCs w:val="20"/>
        </w:rPr>
        <w:t>e</w:t>
      </w:r>
      <w:r w:rsidR="00171FB9" w:rsidRPr="005C7DB7">
        <w:rPr>
          <w:rFonts w:ascii="Verdana" w:eastAsia="MS PMincho" w:hAnsi="Verdana"/>
          <w:spacing w:val="2"/>
          <w:w w:val="110"/>
          <w:sz w:val="20"/>
          <w:szCs w:val="20"/>
        </w:rPr>
        <w:t>r</w:t>
      </w:r>
      <w:r w:rsidR="00171FB9" w:rsidRPr="005C7DB7">
        <w:rPr>
          <w:rFonts w:ascii="Verdana" w:eastAsia="MS PMincho" w:hAnsi="Verdana"/>
          <w:w w:val="106"/>
          <w:sz w:val="20"/>
          <w:szCs w:val="20"/>
        </w:rPr>
        <w:t>m</w:t>
      </w:r>
      <w:r w:rsidR="00171FB9" w:rsidRPr="005C7DB7">
        <w:rPr>
          <w:rFonts w:ascii="Verdana" w:eastAsia="MS PMincho" w:hAnsi="Verdana"/>
          <w:w w:val="91"/>
          <w:sz w:val="20"/>
          <w:szCs w:val="20"/>
        </w:rPr>
        <w:t>s</w:t>
      </w:r>
      <w:r w:rsidR="00171FB9" w:rsidRPr="005C7DB7">
        <w:rPr>
          <w:rFonts w:ascii="Verdana" w:eastAsia="MS PMincho" w:hAnsi="Verdana"/>
          <w:spacing w:val="9"/>
          <w:sz w:val="20"/>
          <w:szCs w:val="20"/>
        </w:rPr>
        <w:t xml:space="preserve"> </w:t>
      </w:r>
      <w:r w:rsidR="00171FB9" w:rsidRPr="005C7DB7">
        <w:rPr>
          <w:rFonts w:ascii="Verdana" w:eastAsia="MS PMincho" w:hAnsi="Verdana"/>
          <w:sz w:val="20"/>
          <w:szCs w:val="20"/>
        </w:rPr>
        <w:t>of</w:t>
      </w:r>
      <w:r w:rsidR="00171FB9" w:rsidRPr="005C7DB7">
        <w:rPr>
          <w:rFonts w:ascii="Verdana" w:eastAsia="MS PMincho" w:hAnsi="Verdana"/>
          <w:spacing w:val="11"/>
          <w:sz w:val="20"/>
          <w:szCs w:val="20"/>
        </w:rPr>
        <w:t xml:space="preserve"> </w:t>
      </w:r>
      <w:r w:rsidR="00171FB9" w:rsidRPr="005C7DB7">
        <w:rPr>
          <w:rFonts w:ascii="Verdana" w:eastAsia="MS PMincho" w:hAnsi="Verdana"/>
          <w:sz w:val="20"/>
          <w:szCs w:val="20"/>
        </w:rPr>
        <w:t>their</w:t>
      </w:r>
      <w:r w:rsidR="00171FB9" w:rsidRPr="005C7DB7">
        <w:rPr>
          <w:rFonts w:ascii="Verdana" w:eastAsia="MS PMincho" w:hAnsi="Verdana"/>
          <w:spacing w:val="20"/>
          <w:sz w:val="20"/>
          <w:szCs w:val="20"/>
        </w:rPr>
        <w:t xml:space="preserve"> </w:t>
      </w:r>
      <w:r w:rsidR="00171FB9" w:rsidRPr="005C7DB7">
        <w:rPr>
          <w:rFonts w:ascii="Verdana" w:eastAsia="MS PMincho" w:hAnsi="Verdana"/>
          <w:w w:val="94"/>
          <w:sz w:val="20"/>
          <w:szCs w:val="20"/>
        </w:rPr>
        <w:t>leases.</w:t>
      </w:r>
      <w:r w:rsidR="00171FB9" w:rsidRPr="005C7DB7">
        <w:rPr>
          <w:rFonts w:ascii="Verdana" w:eastAsia="MS PMincho" w:hAnsi="Verdana"/>
          <w:spacing w:val="5"/>
          <w:w w:val="94"/>
          <w:sz w:val="20"/>
          <w:szCs w:val="20"/>
        </w:rPr>
        <w:t xml:space="preserve"> </w:t>
      </w:r>
      <w:r w:rsidR="00171FB9" w:rsidRPr="005C7DB7">
        <w:rPr>
          <w:rFonts w:ascii="Verdana" w:eastAsia="MS PMincho" w:hAnsi="Verdana"/>
          <w:spacing w:val="-3"/>
          <w:sz w:val="20"/>
          <w:szCs w:val="20"/>
        </w:rPr>
        <w:t>I</w:t>
      </w:r>
      <w:r w:rsidR="00171FB9" w:rsidRPr="005C7DB7">
        <w:rPr>
          <w:rFonts w:ascii="Verdana" w:eastAsia="MS PMincho" w:hAnsi="Verdana"/>
          <w:sz w:val="20"/>
          <w:szCs w:val="20"/>
        </w:rPr>
        <w:t>t</w:t>
      </w:r>
      <w:r w:rsidR="00171FB9" w:rsidRPr="005C7DB7">
        <w:rPr>
          <w:rFonts w:ascii="Verdana" w:eastAsia="MS PMincho" w:hAnsi="Verdana"/>
          <w:spacing w:val="15"/>
          <w:sz w:val="20"/>
          <w:szCs w:val="20"/>
        </w:rPr>
        <w:t xml:space="preserve"> </w:t>
      </w:r>
      <w:r w:rsidR="00171FB9" w:rsidRPr="005C7DB7">
        <w:rPr>
          <w:rFonts w:ascii="Verdana" w:eastAsia="MS PMincho" w:hAnsi="Verdana"/>
          <w:sz w:val="20"/>
          <w:szCs w:val="20"/>
        </w:rPr>
        <w:t>m</w:t>
      </w:r>
      <w:r w:rsidR="00171FB9" w:rsidRPr="005C7DB7">
        <w:rPr>
          <w:rFonts w:ascii="Verdana" w:eastAsia="MS PMincho" w:hAnsi="Verdana"/>
          <w:spacing w:val="-4"/>
          <w:sz w:val="20"/>
          <w:szCs w:val="20"/>
        </w:rPr>
        <w:t>a</w:t>
      </w:r>
      <w:r w:rsidR="00171FB9" w:rsidRPr="005C7DB7">
        <w:rPr>
          <w:rFonts w:ascii="Verdana" w:eastAsia="MS PMincho" w:hAnsi="Verdana"/>
          <w:sz w:val="20"/>
          <w:szCs w:val="20"/>
        </w:rPr>
        <w:t>y</w:t>
      </w:r>
      <w:r w:rsidR="00171FB9" w:rsidRPr="005C7DB7">
        <w:rPr>
          <w:rFonts w:ascii="Verdana" w:eastAsia="MS PMincho" w:hAnsi="Verdana"/>
          <w:spacing w:val="3"/>
          <w:sz w:val="20"/>
          <w:szCs w:val="20"/>
        </w:rPr>
        <w:t xml:space="preserve"> </w:t>
      </w:r>
      <w:r w:rsidR="00171FB9" w:rsidRPr="005C7DB7">
        <w:rPr>
          <w:rFonts w:ascii="Verdana" w:eastAsia="MS PMincho" w:hAnsi="Verdana"/>
          <w:sz w:val="20"/>
          <w:szCs w:val="20"/>
        </w:rPr>
        <w:t>also</w:t>
      </w:r>
      <w:r w:rsidR="00171FB9" w:rsidRPr="005C7DB7">
        <w:rPr>
          <w:rFonts w:ascii="Verdana" w:eastAsia="MS PMincho" w:hAnsi="Verdana"/>
          <w:spacing w:val="-4"/>
          <w:sz w:val="20"/>
          <w:szCs w:val="20"/>
        </w:rPr>
        <w:t xml:space="preserve"> </w:t>
      </w:r>
      <w:r w:rsidR="00171FB9" w:rsidRPr="005C7DB7">
        <w:rPr>
          <w:rFonts w:ascii="Verdana" w:eastAsia="MS PMincho" w:hAnsi="Verdana"/>
          <w:sz w:val="20"/>
          <w:szCs w:val="20"/>
        </w:rPr>
        <w:t>be</w:t>
      </w:r>
      <w:r w:rsidR="00171FB9" w:rsidRPr="005C7DB7">
        <w:rPr>
          <w:rFonts w:ascii="Verdana" w:eastAsia="MS PMincho" w:hAnsi="Verdana"/>
          <w:spacing w:val="-2"/>
          <w:sz w:val="20"/>
          <w:szCs w:val="20"/>
        </w:rPr>
        <w:t xml:space="preserve"> </w:t>
      </w:r>
      <w:r w:rsidR="00171FB9" w:rsidRPr="005C7DB7">
        <w:rPr>
          <w:rFonts w:ascii="Verdana" w:eastAsia="MS PMincho" w:hAnsi="Verdana"/>
          <w:sz w:val="20"/>
          <w:szCs w:val="20"/>
        </w:rPr>
        <w:t>helpful</w:t>
      </w:r>
      <w:r w:rsidR="00171FB9" w:rsidRPr="005C7DB7">
        <w:rPr>
          <w:rFonts w:ascii="Verdana" w:eastAsia="MS PMincho" w:hAnsi="Verdana"/>
          <w:spacing w:val="-1"/>
          <w:sz w:val="20"/>
          <w:szCs w:val="20"/>
        </w:rPr>
        <w:t xml:space="preserve"> </w:t>
      </w:r>
      <w:r w:rsidR="00171FB9" w:rsidRPr="005C7DB7">
        <w:rPr>
          <w:rFonts w:ascii="Verdana" w:eastAsia="MS PMincho" w:hAnsi="Verdana"/>
          <w:sz w:val="20"/>
          <w:szCs w:val="20"/>
        </w:rPr>
        <w:t>for</w:t>
      </w:r>
      <w:r w:rsidR="00171FB9" w:rsidRPr="005C7DB7">
        <w:rPr>
          <w:rFonts w:ascii="Verdana" w:eastAsia="MS PMincho" w:hAnsi="Verdana"/>
          <w:spacing w:val="1"/>
          <w:sz w:val="20"/>
          <w:szCs w:val="20"/>
        </w:rPr>
        <w:t xml:space="preserve"> </w:t>
      </w:r>
      <w:r w:rsidR="00DD0246" w:rsidRPr="005C7DB7">
        <w:rPr>
          <w:rFonts w:ascii="Verdana" w:eastAsia="MS PMincho" w:hAnsi="Verdana"/>
          <w:spacing w:val="-2"/>
          <w:sz w:val="20"/>
          <w:szCs w:val="20"/>
        </w:rPr>
        <w:t>leaseholders</w:t>
      </w:r>
      <w:r w:rsidR="00171FB9" w:rsidRPr="005C7DB7">
        <w:rPr>
          <w:rFonts w:ascii="Verdana" w:eastAsia="MS PMincho" w:hAnsi="Verdana"/>
          <w:spacing w:val="12"/>
          <w:sz w:val="20"/>
          <w:szCs w:val="20"/>
        </w:rPr>
        <w:t xml:space="preserve"> </w:t>
      </w:r>
      <w:r w:rsidR="00171FB9" w:rsidRPr="005C7DB7">
        <w:rPr>
          <w:rFonts w:ascii="Verdana" w:eastAsia="MS PMincho" w:hAnsi="Verdana"/>
          <w:spacing w:val="-2"/>
          <w:sz w:val="20"/>
          <w:szCs w:val="20"/>
        </w:rPr>
        <w:t>t</w:t>
      </w:r>
      <w:r w:rsidR="00171FB9" w:rsidRPr="005C7DB7">
        <w:rPr>
          <w:rFonts w:ascii="Verdana" w:eastAsia="MS PMincho" w:hAnsi="Verdana"/>
          <w:sz w:val="20"/>
          <w:szCs w:val="20"/>
        </w:rPr>
        <w:t>o</w:t>
      </w:r>
      <w:r w:rsidR="00171FB9" w:rsidRPr="005C7DB7">
        <w:rPr>
          <w:rFonts w:ascii="Verdana" w:eastAsia="MS PMincho" w:hAnsi="Verdana"/>
          <w:spacing w:val="8"/>
          <w:sz w:val="20"/>
          <w:szCs w:val="20"/>
        </w:rPr>
        <w:t xml:space="preserve"> </w:t>
      </w:r>
      <w:r w:rsidR="00171FB9" w:rsidRPr="005C7DB7">
        <w:rPr>
          <w:rFonts w:ascii="Verdana" w:eastAsia="MS PMincho" w:hAnsi="Verdana"/>
          <w:spacing w:val="-2"/>
          <w:sz w:val="20"/>
          <w:szCs w:val="20"/>
        </w:rPr>
        <w:t>t</w:t>
      </w:r>
      <w:r w:rsidR="00171FB9" w:rsidRPr="005C7DB7">
        <w:rPr>
          <w:rFonts w:ascii="Verdana" w:eastAsia="MS PMincho" w:hAnsi="Verdana"/>
          <w:sz w:val="20"/>
          <w:szCs w:val="20"/>
        </w:rPr>
        <w:t>ell</w:t>
      </w:r>
      <w:r w:rsidR="00171FB9" w:rsidRPr="005C7DB7">
        <w:rPr>
          <w:rFonts w:ascii="Verdana" w:eastAsia="MS PMincho" w:hAnsi="Verdana"/>
          <w:spacing w:val="-11"/>
          <w:sz w:val="20"/>
          <w:szCs w:val="20"/>
        </w:rPr>
        <w:t xml:space="preserve"> </w:t>
      </w:r>
      <w:r w:rsidR="00171FB9" w:rsidRPr="005C7DB7">
        <w:rPr>
          <w:rFonts w:ascii="Verdana" w:eastAsia="MS PMincho" w:hAnsi="Verdana"/>
          <w:sz w:val="20"/>
          <w:szCs w:val="20"/>
        </w:rPr>
        <w:t>the</w:t>
      </w:r>
      <w:r w:rsidR="00171FB9" w:rsidRPr="005C7DB7">
        <w:rPr>
          <w:rFonts w:ascii="Verdana" w:eastAsia="MS PMincho" w:hAnsi="Verdana"/>
          <w:spacing w:val="6"/>
          <w:sz w:val="20"/>
          <w:szCs w:val="20"/>
        </w:rPr>
        <w:t xml:space="preserve"> </w:t>
      </w:r>
      <w:r w:rsidR="00171FB9" w:rsidRPr="005C7DB7">
        <w:rPr>
          <w:rFonts w:ascii="Verdana" w:eastAsia="MS PMincho" w:hAnsi="Verdana"/>
          <w:sz w:val="20"/>
          <w:szCs w:val="20"/>
        </w:rPr>
        <w:t>manager</w:t>
      </w:r>
      <w:r w:rsidR="00171FB9" w:rsidRPr="005C7DB7">
        <w:rPr>
          <w:rFonts w:ascii="Verdana" w:eastAsia="MS PMincho" w:hAnsi="Verdana"/>
          <w:spacing w:val="6"/>
          <w:sz w:val="20"/>
          <w:szCs w:val="20"/>
        </w:rPr>
        <w:t xml:space="preserve"> </w:t>
      </w:r>
      <w:r w:rsidR="00171FB9" w:rsidRPr="005C7DB7">
        <w:rPr>
          <w:rFonts w:ascii="Verdana" w:eastAsia="MS PMincho" w:hAnsi="Verdana"/>
          <w:sz w:val="20"/>
          <w:szCs w:val="20"/>
        </w:rPr>
        <w:t>if</w:t>
      </w:r>
      <w:r w:rsidR="00171FB9" w:rsidRPr="005C7DB7">
        <w:rPr>
          <w:rFonts w:ascii="Verdana" w:eastAsia="MS PMincho" w:hAnsi="Verdana"/>
          <w:spacing w:val="-5"/>
          <w:sz w:val="20"/>
          <w:szCs w:val="20"/>
        </w:rPr>
        <w:t xml:space="preserve"> </w:t>
      </w:r>
      <w:r w:rsidR="00171FB9" w:rsidRPr="005C7DB7">
        <w:rPr>
          <w:rFonts w:ascii="Verdana" w:eastAsia="MS PMincho" w:hAnsi="Verdana"/>
          <w:sz w:val="20"/>
          <w:szCs w:val="20"/>
        </w:rPr>
        <w:t>th</w:t>
      </w:r>
      <w:r w:rsidR="00171FB9" w:rsidRPr="005C7DB7">
        <w:rPr>
          <w:rFonts w:ascii="Verdana" w:eastAsia="MS PMincho" w:hAnsi="Verdana"/>
          <w:spacing w:val="2"/>
          <w:sz w:val="20"/>
          <w:szCs w:val="20"/>
        </w:rPr>
        <w:t>e</w:t>
      </w:r>
      <w:r w:rsidR="00171FB9" w:rsidRPr="005C7DB7">
        <w:rPr>
          <w:rFonts w:ascii="Verdana" w:eastAsia="MS PMincho" w:hAnsi="Verdana"/>
          <w:sz w:val="20"/>
          <w:szCs w:val="20"/>
        </w:rPr>
        <w:t>y</w:t>
      </w:r>
      <w:r w:rsidR="00171FB9" w:rsidRPr="005C7DB7">
        <w:rPr>
          <w:rFonts w:ascii="Verdana" w:eastAsia="MS PMincho" w:hAnsi="Verdana"/>
          <w:spacing w:val="-7"/>
          <w:sz w:val="20"/>
          <w:szCs w:val="20"/>
        </w:rPr>
        <w:t xml:space="preserve"> </w:t>
      </w:r>
      <w:r w:rsidR="00171FB9" w:rsidRPr="005C7DB7">
        <w:rPr>
          <w:rFonts w:ascii="Verdana" w:eastAsia="MS PMincho" w:hAnsi="Verdana"/>
          <w:sz w:val="20"/>
          <w:szCs w:val="20"/>
        </w:rPr>
        <w:t>a</w:t>
      </w:r>
      <w:r w:rsidR="00171FB9" w:rsidRPr="005C7DB7">
        <w:rPr>
          <w:rFonts w:ascii="Verdana" w:eastAsia="MS PMincho" w:hAnsi="Verdana"/>
          <w:spacing w:val="-3"/>
          <w:sz w:val="20"/>
          <w:szCs w:val="20"/>
        </w:rPr>
        <w:t>r</w:t>
      </w:r>
      <w:r w:rsidR="00171FB9" w:rsidRPr="005C7DB7">
        <w:rPr>
          <w:rFonts w:ascii="Verdana" w:eastAsia="MS PMincho" w:hAnsi="Verdana"/>
          <w:sz w:val="20"/>
          <w:szCs w:val="20"/>
        </w:rPr>
        <w:t>e</w:t>
      </w:r>
      <w:r w:rsidR="00171FB9" w:rsidRPr="005C7DB7">
        <w:rPr>
          <w:rFonts w:ascii="Verdana" w:eastAsia="MS PMincho" w:hAnsi="Verdana"/>
          <w:spacing w:val="-4"/>
          <w:sz w:val="20"/>
          <w:szCs w:val="20"/>
        </w:rPr>
        <w:t xml:space="preserve"> </w:t>
      </w:r>
      <w:r w:rsidR="00171FB9" w:rsidRPr="005C7DB7">
        <w:rPr>
          <w:rFonts w:ascii="Verdana" w:eastAsia="MS PMincho" w:hAnsi="Verdana"/>
          <w:sz w:val="20"/>
          <w:szCs w:val="20"/>
        </w:rPr>
        <w:t>going</w:t>
      </w:r>
      <w:r w:rsidR="00171FB9" w:rsidRPr="005C7DB7">
        <w:rPr>
          <w:rFonts w:ascii="Verdana" w:eastAsia="MS PMincho" w:hAnsi="Verdana"/>
          <w:spacing w:val="-1"/>
          <w:sz w:val="20"/>
          <w:szCs w:val="20"/>
        </w:rPr>
        <w:t xml:space="preserve"> </w:t>
      </w:r>
      <w:r w:rsidR="00171FB9" w:rsidRPr="005C7DB7">
        <w:rPr>
          <w:rFonts w:ascii="Verdana" w:eastAsia="MS PMincho" w:hAnsi="Verdana"/>
          <w:spacing w:val="-2"/>
          <w:sz w:val="20"/>
          <w:szCs w:val="20"/>
        </w:rPr>
        <w:t>t</w:t>
      </w:r>
      <w:r w:rsidR="00171FB9" w:rsidRPr="005C7DB7">
        <w:rPr>
          <w:rFonts w:ascii="Verdana" w:eastAsia="MS PMincho" w:hAnsi="Verdana"/>
          <w:sz w:val="20"/>
          <w:szCs w:val="20"/>
        </w:rPr>
        <w:t>o</w:t>
      </w:r>
      <w:r w:rsidR="00171FB9" w:rsidRPr="005C7DB7">
        <w:rPr>
          <w:rFonts w:ascii="Verdana" w:eastAsia="MS PMincho" w:hAnsi="Verdana"/>
          <w:spacing w:val="8"/>
          <w:sz w:val="20"/>
          <w:szCs w:val="20"/>
        </w:rPr>
        <w:t xml:space="preserve"> </w:t>
      </w:r>
      <w:r w:rsidR="00171FB9" w:rsidRPr="005C7DB7">
        <w:rPr>
          <w:rFonts w:ascii="Verdana" w:eastAsia="MS PMincho" w:hAnsi="Verdana"/>
          <w:sz w:val="20"/>
          <w:szCs w:val="20"/>
        </w:rPr>
        <w:t>be</w:t>
      </w:r>
      <w:r w:rsidR="00171FB9" w:rsidRPr="005C7DB7">
        <w:rPr>
          <w:rFonts w:ascii="Verdana" w:eastAsia="MS PMincho" w:hAnsi="Verdana"/>
          <w:spacing w:val="-3"/>
          <w:sz w:val="20"/>
          <w:szCs w:val="20"/>
        </w:rPr>
        <w:t xml:space="preserve"> </w:t>
      </w:r>
      <w:r w:rsidR="00171FB9" w:rsidRPr="005C7DB7">
        <w:rPr>
          <w:rFonts w:ascii="Verdana" w:eastAsia="MS PMincho" w:hAnsi="Verdana"/>
          <w:sz w:val="20"/>
          <w:szCs w:val="20"/>
        </w:rPr>
        <w:t>absent</w:t>
      </w:r>
      <w:r w:rsidR="00171FB9" w:rsidRPr="005C7DB7">
        <w:rPr>
          <w:rFonts w:ascii="Verdana" w:eastAsia="MS PMincho" w:hAnsi="Verdana"/>
          <w:spacing w:val="4"/>
          <w:sz w:val="20"/>
          <w:szCs w:val="20"/>
        </w:rPr>
        <w:t xml:space="preserve"> </w:t>
      </w:r>
      <w:r w:rsidR="00171FB9" w:rsidRPr="005C7DB7">
        <w:rPr>
          <w:rFonts w:ascii="Verdana" w:eastAsia="MS PMincho" w:hAnsi="Verdana"/>
          <w:sz w:val="20"/>
          <w:szCs w:val="20"/>
        </w:rPr>
        <w:t>for</w:t>
      </w:r>
      <w:r w:rsidR="00171FB9" w:rsidRPr="005C7DB7">
        <w:rPr>
          <w:rFonts w:ascii="Verdana" w:eastAsia="MS PMincho" w:hAnsi="Verdana"/>
          <w:spacing w:val="2"/>
          <w:sz w:val="20"/>
          <w:szCs w:val="20"/>
        </w:rPr>
        <w:t xml:space="preserve"> mo</w:t>
      </w:r>
      <w:r w:rsidR="00171FB9" w:rsidRPr="005C7DB7">
        <w:rPr>
          <w:rFonts w:ascii="Verdana" w:eastAsia="MS PMincho" w:hAnsi="Verdana"/>
          <w:spacing w:val="-1"/>
          <w:sz w:val="20"/>
          <w:szCs w:val="20"/>
        </w:rPr>
        <w:t>r</w:t>
      </w:r>
      <w:r w:rsidR="00171FB9" w:rsidRPr="005C7DB7">
        <w:rPr>
          <w:rFonts w:ascii="Verdana" w:eastAsia="MS PMincho" w:hAnsi="Verdana"/>
          <w:sz w:val="20"/>
          <w:szCs w:val="20"/>
        </w:rPr>
        <w:t xml:space="preserve">e </w:t>
      </w:r>
      <w:r w:rsidR="00171FB9" w:rsidRPr="005C7DB7">
        <w:rPr>
          <w:rFonts w:ascii="Verdana" w:eastAsia="MS PMincho" w:hAnsi="Verdana"/>
          <w:spacing w:val="2"/>
          <w:sz w:val="20"/>
          <w:szCs w:val="20"/>
        </w:rPr>
        <w:t>tha</w:t>
      </w:r>
      <w:r w:rsidR="00171FB9" w:rsidRPr="005C7DB7">
        <w:rPr>
          <w:rFonts w:ascii="Verdana" w:eastAsia="MS PMincho" w:hAnsi="Verdana"/>
          <w:sz w:val="20"/>
          <w:szCs w:val="20"/>
        </w:rPr>
        <w:t xml:space="preserve">n </w:t>
      </w:r>
      <w:r w:rsidR="00171FB9" w:rsidRPr="005C7DB7">
        <w:rPr>
          <w:rFonts w:ascii="Verdana" w:eastAsia="MS PMincho" w:hAnsi="Verdana"/>
          <w:spacing w:val="2"/>
          <w:sz w:val="20"/>
          <w:szCs w:val="20"/>
        </w:rPr>
        <w:t>fou</w:t>
      </w:r>
      <w:r w:rsidR="00171FB9" w:rsidRPr="005C7DB7">
        <w:rPr>
          <w:rFonts w:ascii="Verdana" w:eastAsia="MS PMincho" w:hAnsi="Verdana"/>
          <w:sz w:val="20"/>
          <w:szCs w:val="20"/>
        </w:rPr>
        <w:t>r w</w:t>
      </w:r>
      <w:r w:rsidR="00171FB9" w:rsidRPr="005C7DB7">
        <w:rPr>
          <w:rFonts w:ascii="Verdana" w:eastAsia="MS PMincho" w:hAnsi="Verdana"/>
          <w:spacing w:val="3"/>
          <w:sz w:val="20"/>
          <w:szCs w:val="20"/>
        </w:rPr>
        <w:t>e</w:t>
      </w:r>
      <w:r w:rsidR="00171FB9" w:rsidRPr="005C7DB7">
        <w:rPr>
          <w:rFonts w:ascii="Verdana" w:eastAsia="MS PMincho" w:hAnsi="Verdana"/>
          <w:spacing w:val="2"/>
          <w:sz w:val="20"/>
          <w:szCs w:val="20"/>
        </w:rPr>
        <w:t>eks</w:t>
      </w:r>
      <w:r w:rsidR="00DD0246" w:rsidRPr="005C7DB7">
        <w:rPr>
          <w:rFonts w:ascii="Verdana" w:eastAsia="MS PMincho" w:hAnsi="Verdana"/>
          <w:spacing w:val="2"/>
          <w:sz w:val="20"/>
          <w:szCs w:val="20"/>
        </w:rPr>
        <w:t>.</w:t>
      </w:r>
      <w:r w:rsidR="00615983" w:rsidRPr="005C7DB7">
        <w:rPr>
          <w:rFonts w:ascii="Verdana" w:eastAsia="MS PMincho" w:hAnsi="Verdana"/>
          <w:spacing w:val="2"/>
          <w:sz w:val="20"/>
          <w:szCs w:val="20"/>
        </w:rPr>
        <w:t xml:space="preserve"> </w:t>
      </w:r>
      <w:r w:rsidR="00DD0246" w:rsidRPr="005C7DB7">
        <w:rPr>
          <w:rFonts w:ascii="Verdana" w:eastAsia="MS PMincho" w:hAnsi="Verdana"/>
          <w:spacing w:val="2"/>
          <w:sz w:val="20"/>
          <w:szCs w:val="20"/>
        </w:rPr>
        <w:t>T</w:t>
      </w:r>
      <w:r w:rsidR="00171FB9" w:rsidRPr="005C7DB7">
        <w:rPr>
          <w:rFonts w:ascii="Verdana" w:eastAsia="MS PMincho" w:hAnsi="Verdana"/>
          <w:spacing w:val="2"/>
          <w:sz w:val="20"/>
          <w:szCs w:val="20"/>
        </w:rPr>
        <w:t>he</w:t>
      </w:r>
      <w:r w:rsidR="00171FB9" w:rsidRPr="005C7DB7">
        <w:rPr>
          <w:rFonts w:ascii="Verdana" w:eastAsia="MS PMincho" w:hAnsi="Verdana"/>
          <w:spacing w:val="-1"/>
          <w:sz w:val="20"/>
          <w:szCs w:val="20"/>
        </w:rPr>
        <w:t>r</w:t>
      </w:r>
      <w:r w:rsidR="00171FB9" w:rsidRPr="005C7DB7">
        <w:rPr>
          <w:rFonts w:ascii="Verdana" w:eastAsia="MS PMincho" w:hAnsi="Verdana"/>
          <w:sz w:val="20"/>
          <w:szCs w:val="20"/>
        </w:rPr>
        <w:t xml:space="preserve">e </w:t>
      </w:r>
      <w:r w:rsidR="00171FB9" w:rsidRPr="005C7DB7">
        <w:rPr>
          <w:rFonts w:ascii="Verdana" w:eastAsia="MS PMincho" w:hAnsi="Verdana"/>
          <w:spacing w:val="2"/>
          <w:sz w:val="20"/>
          <w:szCs w:val="20"/>
        </w:rPr>
        <w:t>i</w:t>
      </w:r>
      <w:r w:rsidR="00171FB9" w:rsidRPr="005C7DB7">
        <w:rPr>
          <w:rFonts w:ascii="Verdana" w:eastAsia="MS PMincho" w:hAnsi="Verdana"/>
          <w:sz w:val="20"/>
          <w:szCs w:val="20"/>
        </w:rPr>
        <w:t xml:space="preserve">s </w:t>
      </w:r>
      <w:r w:rsidR="00171FB9" w:rsidRPr="005C7DB7">
        <w:rPr>
          <w:rFonts w:ascii="Verdana" w:eastAsia="MS PMincho" w:hAnsi="Verdana"/>
          <w:spacing w:val="2"/>
          <w:sz w:val="20"/>
          <w:szCs w:val="20"/>
        </w:rPr>
        <w:t>n</w:t>
      </w:r>
      <w:r w:rsidR="00171FB9" w:rsidRPr="005C7DB7">
        <w:rPr>
          <w:rFonts w:ascii="Verdana" w:eastAsia="MS PMincho" w:hAnsi="Verdana"/>
          <w:sz w:val="20"/>
          <w:szCs w:val="20"/>
        </w:rPr>
        <w:t xml:space="preserve">o </w:t>
      </w:r>
      <w:r w:rsidR="00171FB9" w:rsidRPr="005C7DB7">
        <w:rPr>
          <w:rFonts w:ascii="Verdana" w:eastAsia="MS PMincho" w:hAnsi="Verdana"/>
          <w:spacing w:val="2"/>
          <w:sz w:val="20"/>
          <w:szCs w:val="20"/>
        </w:rPr>
        <w:t>statu</w:t>
      </w:r>
      <w:r w:rsidR="00171FB9" w:rsidRPr="005C7DB7">
        <w:rPr>
          <w:rFonts w:ascii="Verdana" w:eastAsia="MS PMincho" w:hAnsi="Verdana"/>
          <w:sz w:val="20"/>
          <w:szCs w:val="20"/>
        </w:rPr>
        <w:t>t</w:t>
      </w:r>
      <w:r w:rsidR="00171FB9" w:rsidRPr="005C7DB7">
        <w:rPr>
          <w:rFonts w:ascii="Verdana" w:eastAsia="MS PMincho" w:hAnsi="Verdana"/>
          <w:spacing w:val="2"/>
          <w:sz w:val="20"/>
          <w:szCs w:val="20"/>
        </w:rPr>
        <w:t>o</w:t>
      </w:r>
      <w:r w:rsidR="00171FB9" w:rsidRPr="005C7DB7">
        <w:rPr>
          <w:rFonts w:ascii="Verdana" w:eastAsia="MS PMincho" w:hAnsi="Verdana"/>
          <w:spacing w:val="9"/>
          <w:sz w:val="20"/>
          <w:szCs w:val="20"/>
        </w:rPr>
        <w:t>r</w:t>
      </w:r>
      <w:r w:rsidR="00171FB9" w:rsidRPr="005C7DB7">
        <w:rPr>
          <w:rFonts w:ascii="Verdana" w:eastAsia="MS PMincho" w:hAnsi="Verdana"/>
          <w:sz w:val="20"/>
          <w:szCs w:val="20"/>
        </w:rPr>
        <w:t>y</w:t>
      </w:r>
      <w:r w:rsidR="00B56A0B" w:rsidRPr="005C7DB7">
        <w:rPr>
          <w:rFonts w:ascii="Verdana" w:eastAsia="MS PMincho" w:hAnsi="Verdana"/>
          <w:sz w:val="20"/>
          <w:szCs w:val="20"/>
        </w:rPr>
        <w:t xml:space="preserve"> obligation</w:t>
      </w:r>
      <w:r w:rsidR="00171FB9" w:rsidRPr="005C7DB7">
        <w:rPr>
          <w:rFonts w:ascii="Verdana" w:eastAsia="MS PMincho" w:hAnsi="Verdana"/>
          <w:sz w:val="20"/>
          <w:szCs w:val="20"/>
        </w:rPr>
        <w:t xml:space="preserve"> for</w:t>
      </w:r>
      <w:r w:rsidR="00171FB9" w:rsidRPr="005C7DB7">
        <w:rPr>
          <w:rFonts w:ascii="Verdana" w:eastAsia="MS PMincho" w:hAnsi="Verdana"/>
          <w:spacing w:val="-3"/>
          <w:sz w:val="20"/>
          <w:szCs w:val="20"/>
        </w:rPr>
        <w:t xml:space="preserve"> </w:t>
      </w:r>
      <w:r w:rsidR="00171FB9" w:rsidRPr="005C7DB7">
        <w:rPr>
          <w:rFonts w:ascii="Verdana" w:eastAsia="MS PMincho" w:hAnsi="Verdana"/>
          <w:sz w:val="20"/>
          <w:szCs w:val="20"/>
        </w:rPr>
        <w:t>them</w:t>
      </w:r>
      <w:r w:rsidR="00171FB9" w:rsidRPr="005C7DB7">
        <w:rPr>
          <w:rFonts w:ascii="Verdana" w:eastAsia="MS PMincho" w:hAnsi="Verdana"/>
          <w:spacing w:val="11"/>
          <w:sz w:val="20"/>
          <w:szCs w:val="20"/>
        </w:rPr>
        <w:t xml:space="preserve"> </w:t>
      </w:r>
      <w:r w:rsidR="00171FB9" w:rsidRPr="005C7DB7">
        <w:rPr>
          <w:rFonts w:ascii="Verdana" w:eastAsia="MS PMincho" w:hAnsi="Verdana"/>
          <w:spacing w:val="-2"/>
          <w:sz w:val="20"/>
          <w:szCs w:val="20"/>
        </w:rPr>
        <w:t>t</w:t>
      </w:r>
      <w:r w:rsidR="00171FB9" w:rsidRPr="005C7DB7">
        <w:rPr>
          <w:rFonts w:ascii="Verdana" w:eastAsia="MS PMincho" w:hAnsi="Verdana"/>
          <w:sz w:val="20"/>
          <w:szCs w:val="20"/>
        </w:rPr>
        <w:t>o</w:t>
      </w:r>
      <w:r w:rsidR="00171FB9" w:rsidRPr="005C7DB7">
        <w:rPr>
          <w:rFonts w:ascii="Verdana" w:eastAsia="MS PMincho" w:hAnsi="Verdana"/>
          <w:spacing w:val="4"/>
          <w:sz w:val="20"/>
          <w:szCs w:val="20"/>
        </w:rPr>
        <w:t xml:space="preserve"> </w:t>
      </w:r>
      <w:r w:rsidR="00171FB9" w:rsidRPr="005C7DB7">
        <w:rPr>
          <w:rFonts w:ascii="Verdana" w:eastAsia="MS PMincho" w:hAnsi="Verdana"/>
          <w:spacing w:val="-1"/>
          <w:sz w:val="20"/>
          <w:szCs w:val="20"/>
        </w:rPr>
        <w:t>d</w:t>
      </w:r>
      <w:r w:rsidR="00171FB9" w:rsidRPr="005C7DB7">
        <w:rPr>
          <w:rFonts w:ascii="Verdana" w:eastAsia="MS PMincho" w:hAnsi="Verdana"/>
          <w:sz w:val="20"/>
          <w:szCs w:val="20"/>
        </w:rPr>
        <w:t>o</w:t>
      </w:r>
      <w:r w:rsidR="00171FB9" w:rsidRPr="005C7DB7">
        <w:rPr>
          <w:rFonts w:ascii="Verdana" w:eastAsia="MS PMincho" w:hAnsi="Verdana"/>
          <w:spacing w:val="3"/>
          <w:sz w:val="20"/>
          <w:szCs w:val="20"/>
        </w:rPr>
        <w:t xml:space="preserve"> </w:t>
      </w:r>
      <w:r w:rsidR="00171FB9" w:rsidRPr="005C7DB7">
        <w:rPr>
          <w:rFonts w:ascii="Verdana" w:eastAsia="MS PMincho" w:hAnsi="Verdana"/>
          <w:sz w:val="20"/>
          <w:szCs w:val="20"/>
        </w:rPr>
        <w:t>s</w:t>
      </w:r>
      <w:r w:rsidR="00171FB9" w:rsidRPr="005C7DB7">
        <w:rPr>
          <w:rFonts w:ascii="Verdana" w:eastAsia="MS PMincho" w:hAnsi="Verdana"/>
          <w:spacing w:val="-6"/>
          <w:sz w:val="20"/>
          <w:szCs w:val="20"/>
        </w:rPr>
        <w:t>o</w:t>
      </w:r>
      <w:r w:rsidR="00F90A85" w:rsidRPr="005C7DB7">
        <w:rPr>
          <w:rFonts w:ascii="Verdana" w:eastAsia="MS PMincho" w:hAnsi="Verdana"/>
          <w:spacing w:val="-6"/>
          <w:sz w:val="20"/>
          <w:szCs w:val="20"/>
        </w:rPr>
        <w:t xml:space="preserve"> although there may be a requirement under the buildings insurance policy</w:t>
      </w:r>
      <w:r w:rsidR="00171FB9" w:rsidRPr="005C7DB7">
        <w:rPr>
          <w:rFonts w:ascii="Verdana" w:eastAsia="MS PMincho" w:hAnsi="Verdana"/>
          <w:sz w:val="20"/>
          <w:szCs w:val="20"/>
        </w:rPr>
        <w:t>.</w:t>
      </w:r>
    </w:p>
    <w:p w14:paraId="0BE1DAB1" w14:textId="77777777" w:rsidR="00171FB9" w:rsidRPr="00171FB9" w:rsidRDefault="00171FB9" w:rsidP="00171FB9">
      <w:pPr>
        <w:widowControl w:val="0"/>
        <w:autoSpaceDE w:val="0"/>
        <w:autoSpaceDN w:val="0"/>
        <w:adjustRightInd w:val="0"/>
        <w:spacing w:line="243" w:lineRule="auto"/>
        <w:ind w:left="681" w:right="-40"/>
        <w:jc w:val="both"/>
        <w:rPr>
          <w:rFonts w:ascii="Verdana" w:eastAsia="MS PMincho" w:hAnsi="Verdana"/>
          <w:color w:val="363435"/>
          <w:sz w:val="20"/>
          <w:szCs w:val="20"/>
        </w:rPr>
      </w:pPr>
    </w:p>
    <w:p w14:paraId="728F5CCA" w14:textId="77777777" w:rsidR="00171FB9" w:rsidRPr="00316A3E" w:rsidRDefault="00893D61" w:rsidP="00316A3E">
      <w:pPr>
        <w:pStyle w:val="Heading2"/>
      </w:pPr>
      <w:bookmarkStart w:id="310" w:name="_Toc415753296"/>
      <w:bookmarkStart w:id="311" w:name="_Toc443380627"/>
      <w:r w:rsidRPr="00316A3E">
        <w:t>13.7</w:t>
      </w:r>
      <w:r w:rsidR="00B75352">
        <w:tab/>
      </w:r>
      <w:r w:rsidR="00171FB9" w:rsidRPr="00316A3E">
        <w:t>Change of</w:t>
      </w:r>
      <w:r w:rsidR="002C50F0" w:rsidRPr="00316A3E">
        <w:t xml:space="preserve"> </w:t>
      </w:r>
      <w:r w:rsidR="00171FB9" w:rsidRPr="00316A3E">
        <w:t>managing agents</w:t>
      </w:r>
      <w:r w:rsidR="002C50F0" w:rsidRPr="00316A3E">
        <w:t>/managers</w:t>
      </w:r>
      <w:bookmarkEnd w:id="310"/>
      <w:bookmarkEnd w:id="311"/>
    </w:p>
    <w:p w14:paraId="00E79CD6" w14:textId="77777777" w:rsidR="00171FB9" w:rsidRDefault="00171FB9" w:rsidP="009B0001">
      <w:pPr>
        <w:widowControl w:val="0"/>
        <w:autoSpaceDE w:val="0"/>
        <w:autoSpaceDN w:val="0"/>
        <w:adjustRightInd w:val="0"/>
        <w:spacing w:line="110" w:lineRule="exact"/>
        <w:rPr>
          <w:rFonts w:ascii="Verdana" w:eastAsia="MS PMincho" w:hAnsi="Verdana"/>
          <w:color w:val="000000"/>
          <w:sz w:val="20"/>
          <w:szCs w:val="20"/>
        </w:rPr>
      </w:pPr>
    </w:p>
    <w:p w14:paraId="50785D23" w14:textId="77777777" w:rsidR="009B0001" w:rsidRPr="00171FB9" w:rsidRDefault="009B0001" w:rsidP="009B0001">
      <w:pPr>
        <w:widowControl w:val="0"/>
        <w:autoSpaceDE w:val="0"/>
        <w:autoSpaceDN w:val="0"/>
        <w:adjustRightInd w:val="0"/>
        <w:spacing w:line="110" w:lineRule="exact"/>
        <w:rPr>
          <w:rFonts w:ascii="Verdana" w:eastAsia="MS PMincho" w:hAnsi="Verdana"/>
          <w:color w:val="000000"/>
          <w:sz w:val="20"/>
          <w:szCs w:val="20"/>
        </w:rPr>
      </w:pPr>
    </w:p>
    <w:p w14:paraId="3499E5AD" w14:textId="77777777" w:rsidR="00171FB9" w:rsidRPr="005C7DB7" w:rsidRDefault="00171FB9" w:rsidP="00171FB9">
      <w:pPr>
        <w:widowControl w:val="0"/>
        <w:autoSpaceDE w:val="0"/>
        <w:autoSpaceDN w:val="0"/>
        <w:adjustRightInd w:val="0"/>
        <w:spacing w:line="243" w:lineRule="auto"/>
        <w:ind w:right="-26"/>
        <w:jc w:val="both"/>
        <w:rPr>
          <w:rFonts w:ascii="Verdana" w:eastAsia="MS PMincho" w:hAnsi="Verdana"/>
          <w:sz w:val="20"/>
          <w:szCs w:val="20"/>
        </w:rPr>
      </w:pPr>
      <w:r w:rsidRPr="005C7DB7">
        <w:rPr>
          <w:rFonts w:ascii="Verdana" w:eastAsia="MS PMincho" w:hAnsi="Verdana"/>
          <w:w w:val="97"/>
          <w:sz w:val="20"/>
          <w:szCs w:val="20"/>
        </w:rPr>
        <w:t>Li</w:t>
      </w:r>
      <w:r w:rsidRPr="005C7DB7">
        <w:rPr>
          <w:rFonts w:ascii="Verdana" w:eastAsia="MS PMincho" w:hAnsi="Verdana"/>
          <w:spacing w:val="-4"/>
          <w:w w:val="97"/>
          <w:sz w:val="20"/>
          <w:szCs w:val="20"/>
        </w:rPr>
        <w:t>k</w:t>
      </w:r>
      <w:r w:rsidRPr="005C7DB7">
        <w:rPr>
          <w:rFonts w:ascii="Verdana" w:eastAsia="MS PMincho" w:hAnsi="Verdana"/>
          <w:w w:val="97"/>
          <w:sz w:val="20"/>
          <w:szCs w:val="20"/>
        </w:rPr>
        <w:t>e</w:t>
      </w:r>
      <w:r w:rsidRPr="005C7DB7">
        <w:rPr>
          <w:rFonts w:ascii="Verdana" w:eastAsia="MS PMincho" w:hAnsi="Verdana"/>
          <w:spacing w:val="4"/>
          <w:w w:val="97"/>
          <w:sz w:val="20"/>
          <w:szCs w:val="20"/>
        </w:rPr>
        <w:t>w</w:t>
      </w:r>
      <w:r w:rsidRPr="005C7DB7">
        <w:rPr>
          <w:rFonts w:ascii="Verdana" w:eastAsia="MS PMincho" w:hAnsi="Verdana"/>
          <w:w w:val="97"/>
          <w:sz w:val="20"/>
          <w:szCs w:val="20"/>
        </w:rPr>
        <w:t>ise,</w:t>
      </w:r>
      <w:r w:rsidRPr="005C7DB7">
        <w:rPr>
          <w:rFonts w:ascii="Verdana" w:eastAsia="MS PMincho" w:hAnsi="Verdana"/>
          <w:spacing w:val="6"/>
          <w:w w:val="97"/>
          <w:sz w:val="20"/>
          <w:szCs w:val="20"/>
        </w:rPr>
        <w:t xml:space="preserve"> </w:t>
      </w:r>
      <w:r w:rsidRPr="005C7DB7">
        <w:rPr>
          <w:rFonts w:ascii="Verdana" w:eastAsia="MS PMincho" w:hAnsi="Verdana"/>
          <w:sz w:val="20"/>
          <w:szCs w:val="20"/>
        </w:rPr>
        <w:t>managers</w:t>
      </w:r>
      <w:r w:rsidRPr="005C7DB7">
        <w:rPr>
          <w:rFonts w:ascii="Verdana" w:eastAsia="MS PMincho" w:hAnsi="Verdana"/>
          <w:spacing w:val="9"/>
          <w:sz w:val="20"/>
          <w:szCs w:val="20"/>
        </w:rPr>
        <w:t xml:space="preserve"> </w:t>
      </w:r>
      <w:r w:rsidRPr="005C7DB7">
        <w:rPr>
          <w:rFonts w:ascii="Verdana" w:eastAsia="MS PMincho" w:hAnsi="Verdana"/>
          <w:sz w:val="20"/>
          <w:szCs w:val="20"/>
        </w:rPr>
        <w:t>should</w:t>
      </w:r>
      <w:r w:rsidRPr="005C7DB7">
        <w:rPr>
          <w:rFonts w:ascii="Verdana" w:eastAsia="MS PMincho" w:hAnsi="Verdana"/>
          <w:spacing w:val="20"/>
          <w:sz w:val="20"/>
          <w:szCs w:val="20"/>
        </w:rPr>
        <w:t xml:space="preserve"> </w:t>
      </w:r>
      <w:r w:rsidRPr="005C7DB7">
        <w:rPr>
          <w:rFonts w:ascii="Verdana" w:eastAsia="MS PMincho" w:hAnsi="Verdana"/>
          <w:spacing w:val="-2"/>
          <w:sz w:val="20"/>
          <w:szCs w:val="20"/>
        </w:rPr>
        <w:t>t</w:t>
      </w:r>
      <w:r w:rsidRPr="005C7DB7">
        <w:rPr>
          <w:rFonts w:ascii="Verdana" w:eastAsia="MS PMincho" w:hAnsi="Verdana"/>
          <w:spacing w:val="1"/>
          <w:sz w:val="20"/>
          <w:szCs w:val="20"/>
        </w:rPr>
        <w:t>e</w:t>
      </w:r>
      <w:r w:rsidRPr="005C7DB7">
        <w:rPr>
          <w:rFonts w:ascii="Verdana" w:eastAsia="MS PMincho" w:hAnsi="Verdana"/>
          <w:sz w:val="20"/>
          <w:szCs w:val="20"/>
        </w:rPr>
        <w:t>ll</w:t>
      </w:r>
      <w:r w:rsidRPr="005C7DB7">
        <w:rPr>
          <w:rFonts w:ascii="Verdana" w:eastAsia="MS PMincho" w:hAnsi="Verdana"/>
          <w:spacing w:val="-1"/>
          <w:sz w:val="20"/>
          <w:szCs w:val="20"/>
        </w:rPr>
        <w:t xml:space="preserve"> </w:t>
      </w:r>
      <w:r w:rsidR="002C50F0" w:rsidRPr="005C7DB7">
        <w:rPr>
          <w:rFonts w:ascii="Verdana" w:eastAsia="MS PMincho" w:hAnsi="Verdana"/>
          <w:spacing w:val="-5"/>
          <w:sz w:val="20"/>
          <w:szCs w:val="20"/>
        </w:rPr>
        <w:t>leaseholders</w:t>
      </w:r>
      <w:r w:rsidR="002C50F0" w:rsidRPr="005C7DB7">
        <w:rPr>
          <w:rFonts w:ascii="Verdana" w:eastAsia="MS PMincho" w:hAnsi="Verdana"/>
          <w:sz w:val="20"/>
          <w:szCs w:val="20"/>
        </w:rPr>
        <w:t xml:space="preserve"> </w:t>
      </w:r>
      <w:r w:rsidRPr="005C7DB7">
        <w:rPr>
          <w:rFonts w:ascii="Verdana" w:eastAsia="MS PMincho" w:hAnsi="Verdana"/>
          <w:sz w:val="20"/>
          <w:szCs w:val="20"/>
        </w:rPr>
        <w:t>in</w:t>
      </w:r>
      <w:r w:rsidRPr="005C7DB7">
        <w:rPr>
          <w:rFonts w:ascii="Verdana" w:eastAsia="MS PMincho" w:hAnsi="Verdana"/>
          <w:spacing w:val="15"/>
          <w:sz w:val="20"/>
          <w:szCs w:val="20"/>
        </w:rPr>
        <w:t xml:space="preserve"> </w:t>
      </w:r>
      <w:r w:rsidRPr="005C7DB7">
        <w:rPr>
          <w:rFonts w:ascii="Verdana" w:eastAsia="MS PMincho" w:hAnsi="Verdana"/>
          <w:spacing w:val="4"/>
          <w:sz w:val="20"/>
          <w:szCs w:val="20"/>
        </w:rPr>
        <w:t>w</w:t>
      </w:r>
      <w:r w:rsidRPr="005C7DB7">
        <w:rPr>
          <w:rFonts w:ascii="Verdana" w:eastAsia="MS PMincho" w:hAnsi="Verdana"/>
          <w:spacing w:val="3"/>
          <w:sz w:val="20"/>
          <w:szCs w:val="20"/>
        </w:rPr>
        <w:t>r</w:t>
      </w:r>
      <w:r w:rsidRPr="005C7DB7">
        <w:rPr>
          <w:rFonts w:ascii="Verdana" w:eastAsia="MS PMincho" w:hAnsi="Verdana"/>
          <w:sz w:val="20"/>
          <w:szCs w:val="20"/>
        </w:rPr>
        <w:t>iting</w:t>
      </w:r>
      <w:r w:rsidRPr="005C7DB7">
        <w:rPr>
          <w:rFonts w:ascii="Verdana" w:eastAsia="MS PMincho" w:hAnsi="Verdana"/>
          <w:spacing w:val="6"/>
          <w:sz w:val="20"/>
          <w:szCs w:val="20"/>
        </w:rPr>
        <w:t xml:space="preserve"> </w:t>
      </w:r>
      <w:r w:rsidRPr="005C7DB7">
        <w:rPr>
          <w:rFonts w:ascii="Verdana" w:eastAsia="MS PMincho" w:hAnsi="Verdana"/>
          <w:sz w:val="20"/>
          <w:szCs w:val="20"/>
        </w:rPr>
        <w:t>about</w:t>
      </w:r>
      <w:r w:rsidRPr="005C7DB7">
        <w:rPr>
          <w:rFonts w:ascii="Verdana" w:eastAsia="MS PMincho" w:hAnsi="Verdana"/>
          <w:spacing w:val="27"/>
          <w:sz w:val="20"/>
          <w:szCs w:val="20"/>
        </w:rPr>
        <w:t xml:space="preserve"> </w:t>
      </w:r>
      <w:r w:rsidRPr="005C7DB7">
        <w:rPr>
          <w:rFonts w:ascii="Verdana" w:eastAsia="MS PMincho" w:hAnsi="Verdana"/>
          <w:sz w:val="20"/>
          <w:szCs w:val="20"/>
        </w:rPr>
        <w:t>a</w:t>
      </w:r>
      <w:r w:rsidRPr="005C7DB7">
        <w:rPr>
          <w:rFonts w:ascii="Verdana" w:eastAsia="MS PMincho" w:hAnsi="Verdana"/>
          <w:spacing w:val="-5"/>
          <w:sz w:val="20"/>
          <w:szCs w:val="20"/>
        </w:rPr>
        <w:t>n</w:t>
      </w:r>
      <w:r w:rsidRPr="005C7DB7">
        <w:rPr>
          <w:rFonts w:ascii="Verdana" w:eastAsia="MS PMincho" w:hAnsi="Verdana"/>
          <w:sz w:val="20"/>
          <w:szCs w:val="20"/>
        </w:rPr>
        <w:t>y</w:t>
      </w:r>
      <w:r w:rsidRPr="005C7DB7">
        <w:rPr>
          <w:rFonts w:ascii="Verdana" w:eastAsia="MS PMincho" w:hAnsi="Verdana"/>
          <w:spacing w:val="2"/>
          <w:sz w:val="20"/>
          <w:szCs w:val="20"/>
        </w:rPr>
        <w:t xml:space="preserve"> </w:t>
      </w:r>
      <w:r w:rsidRPr="005C7DB7">
        <w:rPr>
          <w:rFonts w:ascii="Verdana" w:eastAsia="MS PMincho" w:hAnsi="Verdana"/>
          <w:spacing w:val="-1"/>
          <w:sz w:val="20"/>
          <w:szCs w:val="20"/>
        </w:rPr>
        <w:t>c</w:t>
      </w:r>
      <w:r w:rsidRPr="005C7DB7">
        <w:rPr>
          <w:rFonts w:ascii="Verdana" w:eastAsia="MS PMincho" w:hAnsi="Verdana"/>
          <w:sz w:val="20"/>
          <w:szCs w:val="20"/>
        </w:rPr>
        <w:t>hange</w:t>
      </w:r>
      <w:r w:rsidRPr="005C7DB7">
        <w:rPr>
          <w:rFonts w:ascii="Verdana" w:eastAsia="MS PMincho" w:hAnsi="Verdana"/>
          <w:spacing w:val="4"/>
          <w:sz w:val="20"/>
          <w:szCs w:val="20"/>
        </w:rPr>
        <w:t xml:space="preserve"> </w:t>
      </w:r>
      <w:r w:rsidRPr="005C7DB7">
        <w:rPr>
          <w:rFonts w:ascii="Verdana" w:eastAsia="MS PMincho" w:hAnsi="Verdana"/>
          <w:sz w:val="20"/>
          <w:szCs w:val="20"/>
        </w:rPr>
        <w:t>of</w:t>
      </w:r>
      <w:r w:rsidRPr="005C7DB7">
        <w:rPr>
          <w:rFonts w:ascii="Verdana" w:eastAsia="MS PMincho" w:hAnsi="Verdana"/>
          <w:spacing w:val="-5"/>
          <w:sz w:val="20"/>
          <w:szCs w:val="20"/>
        </w:rPr>
        <w:t xml:space="preserve"> </w:t>
      </w:r>
      <w:r w:rsidRPr="005C7DB7">
        <w:rPr>
          <w:rFonts w:ascii="Verdana" w:eastAsia="MS PMincho" w:hAnsi="Verdana"/>
          <w:sz w:val="20"/>
          <w:szCs w:val="20"/>
        </w:rPr>
        <w:t>add</w:t>
      </w:r>
      <w:r w:rsidRPr="005C7DB7">
        <w:rPr>
          <w:rFonts w:ascii="Verdana" w:eastAsia="MS PMincho" w:hAnsi="Verdana"/>
          <w:spacing w:val="-3"/>
          <w:sz w:val="20"/>
          <w:szCs w:val="20"/>
        </w:rPr>
        <w:t>r</w:t>
      </w:r>
      <w:r w:rsidRPr="005C7DB7">
        <w:rPr>
          <w:rFonts w:ascii="Verdana" w:eastAsia="MS PMincho" w:hAnsi="Verdana"/>
          <w:sz w:val="20"/>
          <w:szCs w:val="20"/>
        </w:rPr>
        <w:t>ess</w:t>
      </w:r>
      <w:r w:rsidRPr="005C7DB7">
        <w:rPr>
          <w:rFonts w:ascii="Verdana" w:eastAsia="MS PMincho" w:hAnsi="Verdana"/>
          <w:spacing w:val="-13"/>
          <w:sz w:val="20"/>
          <w:szCs w:val="20"/>
        </w:rPr>
        <w:t xml:space="preserve"> </w:t>
      </w:r>
      <w:r w:rsidRPr="005C7DB7">
        <w:rPr>
          <w:rFonts w:ascii="Verdana" w:eastAsia="MS PMincho" w:hAnsi="Verdana"/>
          <w:w w:val="106"/>
          <w:sz w:val="20"/>
          <w:szCs w:val="20"/>
        </w:rPr>
        <w:t>or</w:t>
      </w:r>
      <w:r w:rsidRPr="005C7DB7">
        <w:rPr>
          <w:rFonts w:ascii="Verdana" w:eastAsia="MS PMincho" w:hAnsi="Verdana"/>
          <w:spacing w:val="-5"/>
          <w:sz w:val="20"/>
          <w:szCs w:val="20"/>
        </w:rPr>
        <w:t xml:space="preserve"> </w:t>
      </w:r>
      <w:r w:rsidRPr="005C7DB7">
        <w:rPr>
          <w:rFonts w:ascii="Verdana" w:eastAsia="MS PMincho" w:hAnsi="Verdana"/>
          <w:sz w:val="20"/>
          <w:szCs w:val="20"/>
        </w:rPr>
        <w:t>whe</w:t>
      </w:r>
      <w:r w:rsidRPr="005C7DB7">
        <w:rPr>
          <w:rFonts w:ascii="Verdana" w:eastAsia="MS PMincho" w:hAnsi="Verdana"/>
          <w:spacing w:val="-3"/>
          <w:sz w:val="20"/>
          <w:szCs w:val="20"/>
        </w:rPr>
        <w:t>r</w:t>
      </w:r>
      <w:r w:rsidRPr="005C7DB7">
        <w:rPr>
          <w:rFonts w:ascii="Verdana" w:eastAsia="MS PMincho" w:hAnsi="Verdana"/>
          <w:sz w:val="20"/>
          <w:szCs w:val="20"/>
        </w:rPr>
        <w:t>e</w:t>
      </w:r>
      <w:r w:rsidRPr="005C7DB7">
        <w:rPr>
          <w:rFonts w:ascii="Verdana" w:eastAsia="MS PMincho" w:hAnsi="Verdana"/>
          <w:spacing w:val="-10"/>
          <w:sz w:val="20"/>
          <w:szCs w:val="20"/>
        </w:rPr>
        <w:t xml:space="preserve"> </w:t>
      </w:r>
      <w:r w:rsidRPr="005C7DB7">
        <w:rPr>
          <w:rFonts w:ascii="Verdana" w:eastAsia="MS PMincho" w:hAnsi="Verdana"/>
          <w:sz w:val="20"/>
          <w:szCs w:val="20"/>
        </w:rPr>
        <w:t>th</w:t>
      </w:r>
      <w:r w:rsidRPr="005C7DB7">
        <w:rPr>
          <w:rFonts w:ascii="Verdana" w:eastAsia="MS PMincho" w:hAnsi="Verdana"/>
          <w:spacing w:val="2"/>
          <w:sz w:val="20"/>
          <w:szCs w:val="20"/>
        </w:rPr>
        <w:t>e</w:t>
      </w:r>
      <w:r w:rsidRPr="005C7DB7">
        <w:rPr>
          <w:rFonts w:ascii="Verdana" w:eastAsia="MS PMincho" w:hAnsi="Verdana"/>
          <w:sz w:val="20"/>
          <w:szCs w:val="20"/>
        </w:rPr>
        <w:t>y</w:t>
      </w:r>
      <w:r w:rsidRPr="005C7DB7">
        <w:rPr>
          <w:rFonts w:ascii="Verdana" w:eastAsia="MS PMincho" w:hAnsi="Verdana"/>
          <w:spacing w:val="-11"/>
          <w:sz w:val="20"/>
          <w:szCs w:val="20"/>
        </w:rPr>
        <w:t xml:space="preserve"> </w:t>
      </w:r>
      <w:r w:rsidRPr="005C7DB7">
        <w:rPr>
          <w:rFonts w:ascii="Verdana" w:eastAsia="MS PMincho" w:hAnsi="Verdana"/>
          <w:sz w:val="20"/>
          <w:szCs w:val="20"/>
        </w:rPr>
        <w:t>no</w:t>
      </w:r>
      <w:r w:rsidRPr="005C7DB7">
        <w:rPr>
          <w:rFonts w:ascii="Verdana" w:eastAsia="MS PMincho" w:hAnsi="Verdana"/>
          <w:spacing w:val="7"/>
          <w:sz w:val="20"/>
          <w:szCs w:val="20"/>
        </w:rPr>
        <w:t xml:space="preserve"> </w:t>
      </w:r>
      <w:r w:rsidRPr="005C7DB7">
        <w:rPr>
          <w:rFonts w:ascii="Verdana" w:eastAsia="MS PMincho" w:hAnsi="Verdana"/>
          <w:sz w:val="20"/>
          <w:szCs w:val="20"/>
        </w:rPr>
        <w:t>longer</w:t>
      </w:r>
      <w:r w:rsidRPr="005C7DB7">
        <w:rPr>
          <w:rFonts w:ascii="Verdana" w:eastAsia="MS PMincho" w:hAnsi="Verdana"/>
          <w:spacing w:val="-5"/>
          <w:sz w:val="20"/>
          <w:szCs w:val="20"/>
        </w:rPr>
        <w:t xml:space="preserve"> </w:t>
      </w:r>
      <w:r w:rsidRPr="005C7DB7">
        <w:rPr>
          <w:rFonts w:ascii="Verdana" w:eastAsia="MS PMincho" w:hAnsi="Verdana"/>
          <w:sz w:val="20"/>
          <w:szCs w:val="20"/>
        </w:rPr>
        <w:t>manage</w:t>
      </w:r>
      <w:r w:rsidRPr="005C7DB7">
        <w:rPr>
          <w:rFonts w:ascii="Verdana" w:eastAsia="MS PMincho" w:hAnsi="Verdana"/>
          <w:spacing w:val="-5"/>
          <w:sz w:val="20"/>
          <w:szCs w:val="20"/>
        </w:rPr>
        <w:t xml:space="preserve"> </w:t>
      </w:r>
      <w:r w:rsidRPr="005C7DB7">
        <w:rPr>
          <w:rFonts w:ascii="Verdana" w:eastAsia="MS PMincho" w:hAnsi="Verdana"/>
          <w:sz w:val="20"/>
          <w:szCs w:val="20"/>
        </w:rPr>
        <w:t>the</w:t>
      </w:r>
      <w:r w:rsidRPr="005C7DB7">
        <w:rPr>
          <w:rFonts w:ascii="Verdana" w:eastAsia="MS PMincho" w:hAnsi="Verdana"/>
          <w:spacing w:val="2"/>
          <w:sz w:val="20"/>
          <w:szCs w:val="20"/>
        </w:rPr>
        <w:t xml:space="preserve"> </w:t>
      </w:r>
      <w:r w:rsidRPr="005C7DB7">
        <w:rPr>
          <w:rFonts w:ascii="Verdana" w:eastAsia="MS PMincho" w:hAnsi="Verdana"/>
          <w:w w:val="107"/>
          <w:sz w:val="20"/>
          <w:szCs w:val="20"/>
        </w:rPr>
        <w:t>p</w:t>
      </w:r>
      <w:r w:rsidRPr="005C7DB7">
        <w:rPr>
          <w:rFonts w:ascii="Verdana" w:eastAsia="MS PMincho" w:hAnsi="Verdana"/>
          <w:spacing w:val="-3"/>
          <w:w w:val="107"/>
          <w:sz w:val="20"/>
          <w:szCs w:val="20"/>
        </w:rPr>
        <w:t>r</w:t>
      </w:r>
      <w:r w:rsidRPr="005C7DB7">
        <w:rPr>
          <w:rFonts w:ascii="Verdana" w:eastAsia="MS PMincho" w:hAnsi="Verdana"/>
          <w:spacing w:val="-1"/>
          <w:w w:val="103"/>
          <w:sz w:val="20"/>
          <w:szCs w:val="20"/>
        </w:rPr>
        <w:t>o</w:t>
      </w:r>
      <w:r w:rsidRPr="005C7DB7">
        <w:rPr>
          <w:rFonts w:ascii="Verdana" w:eastAsia="MS PMincho" w:hAnsi="Verdana"/>
          <w:spacing w:val="1"/>
          <w:w w:val="105"/>
          <w:sz w:val="20"/>
          <w:szCs w:val="20"/>
        </w:rPr>
        <w:t>p</w:t>
      </w:r>
      <w:r w:rsidRPr="005C7DB7">
        <w:rPr>
          <w:rFonts w:ascii="Verdana" w:eastAsia="MS PMincho" w:hAnsi="Verdana"/>
          <w:w w:val="101"/>
          <w:sz w:val="20"/>
          <w:szCs w:val="20"/>
        </w:rPr>
        <w:t>e</w:t>
      </w:r>
      <w:r w:rsidRPr="005C7DB7">
        <w:rPr>
          <w:rFonts w:ascii="Verdana" w:eastAsia="MS PMincho" w:hAnsi="Verdana"/>
          <w:spacing w:val="4"/>
          <w:w w:val="101"/>
          <w:sz w:val="20"/>
          <w:szCs w:val="20"/>
        </w:rPr>
        <w:t>r</w:t>
      </w:r>
      <w:r w:rsidRPr="005C7DB7">
        <w:rPr>
          <w:rFonts w:ascii="Verdana" w:eastAsia="MS PMincho" w:hAnsi="Verdana"/>
          <w:spacing w:val="3"/>
          <w:w w:val="111"/>
          <w:sz w:val="20"/>
          <w:szCs w:val="20"/>
        </w:rPr>
        <w:t>t</w:t>
      </w:r>
      <w:r w:rsidRPr="005C7DB7">
        <w:rPr>
          <w:rFonts w:ascii="Verdana" w:eastAsia="MS PMincho" w:hAnsi="Verdana"/>
          <w:spacing w:val="-15"/>
          <w:w w:val="89"/>
          <w:sz w:val="20"/>
          <w:szCs w:val="20"/>
        </w:rPr>
        <w:t>y</w:t>
      </w:r>
      <w:r w:rsidRPr="005C7DB7">
        <w:rPr>
          <w:rFonts w:ascii="Verdana" w:eastAsia="MS PMincho" w:hAnsi="Verdana"/>
          <w:w w:val="96"/>
          <w:sz w:val="20"/>
          <w:szCs w:val="20"/>
        </w:rPr>
        <w:t>.</w:t>
      </w:r>
    </w:p>
    <w:p w14:paraId="0F0CFA9D" w14:textId="77777777" w:rsidR="00171FB9" w:rsidRPr="00171FB9" w:rsidRDefault="00171FB9" w:rsidP="00171FB9">
      <w:pPr>
        <w:widowControl w:val="0"/>
        <w:autoSpaceDE w:val="0"/>
        <w:autoSpaceDN w:val="0"/>
        <w:adjustRightInd w:val="0"/>
        <w:spacing w:line="243" w:lineRule="auto"/>
        <w:ind w:left="681" w:right="-40"/>
        <w:jc w:val="both"/>
        <w:rPr>
          <w:rFonts w:ascii="Verdana" w:eastAsia="MS PMincho" w:hAnsi="Verdana"/>
          <w:color w:val="000000"/>
          <w:sz w:val="20"/>
          <w:szCs w:val="20"/>
        </w:rPr>
      </w:pPr>
    </w:p>
    <w:p w14:paraId="7FF70790" w14:textId="77777777" w:rsidR="00171FB9" w:rsidRPr="00316A3E" w:rsidRDefault="00B75352" w:rsidP="00316A3E">
      <w:pPr>
        <w:pStyle w:val="Heading2"/>
      </w:pPr>
      <w:bookmarkStart w:id="312" w:name="_Toc415753297"/>
      <w:bookmarkStart w:id="313" w:name="_Toc443380628"/>
      <w:r>
        <w:t>13.8</w:t>
      </w:r>
      <w:r>
        <w:tab/>
      </w:r>
      <w:r w:rsidR="00171FB9" w:rsidRPr="00316A3E">
        <w:t>Demands for service or administration charges or ground rent</w:t>
      </w:r>
      <w:bookmarkEnd w:id="312"/>
      <w:bookmarkEnd w:id="313"/>
    </w:p>
    <w:p w14:paraId="42EA17CC" w14:textId="77777777" w:rsidR="00171FB9" w:rsidRDefault="00171FB9" w:rsidP="009B0001">
      <w:pPr>
        <w:widowControl w:val="0"/>
        <w:autoSpaceDE w:val="0"/>
        <w:autoSpaceDN w:val="0"/>
        <w:adjustRightInd w:val="0"/>
        <w:spacing w:line="110" w:lineRule="exact"/>
        <w:rPr>
          <w:rFonts w:ascii="Verdana" w:eastAsia="MS PMincho" w:hAnsi="Verdana"/>
          <w:color w:val="000000"/>
          <w:sz w:val="20"/>
          <w:szCs w:val="20"/>
        </w:rPr>
      </w:pPr>
    </w:p>
    <w:p w14:paraId="299FC9F2" w14:textId="77777777" w:rsidR="009B0001" w:rsidRPr="00171FB9" w:rsidRDefault="009B0001" w:rsidP="009B0001">
      <w:pPr>
        <w:widowControl w:val="0"/>
        <w:autoSpaceDE w:val="0"/>
        <w:autoSpaceDN w:val="0"/>
        <w:adjustRightInd w:val="0"/>
        <w:spacing w:line="110" w:lineRule="exact"/>
        <w:rPr>
          <w:rFonts w:ascii="Verdana" w:eastAsia="MS PMincho" w:hAnsi="Verdana"/>
          <w:color w:val="000000"/>
          <w:sz w:val="20"/>
          <w:szCs w:val="20"/>
        </w:rPr>
      </w:pPr>
    </w:p>
    <w:p w14:paraId="721324C6" w14:textId="77777777" w:rsidR="009B0001" w:rsidRPr="005C7DB7" w:rsidRDefault="00171FB9" w:rsidP="00F90A85">
      <w:pPr>
        <w:widowControl w:val="0"/>
        <w:autoSpaceDE w:val="0"/>
        <w:autoSpaceDN w:val="0"/>
        <w:adjustRightInd w:val="0"/>
        <w:spacing w:line="243" w:lineRule="auto"/>
        <w:ind w:right="-41"/>
        <w:rPr>
          <w:rFonts w:ascii="Verdana" w:hAnsi="Verdana"/>
          <w:sz w:val="20"/>
          <w:szCs w:val="20"/>
        </w:rPr>
      </w:pPr>
      <w:r w:rsidRPr="005C7DB7">
        <w:rPr>
          <w:rFonts w:ascii="Verdana" w:eastAsia="MS PMincho" w:hAnsi="Verdana"/>
          <w:spacing w:val="-3"/>
          <w:sz w:val="20"/>
          <w:szCs w:val="20"/>
        </w:rPr>
        <w:t>I</w:t>
      </w:r>
      <w:r w:rsidRPr="005C7DB7">
        <w:rPr>
          <w:rFonts w:ascii="Verdana" w:eastAsia="MS PMincho" w:hAnsi="Verdana"/>
          <w:sz w:val="20"/>
          <w:szCs w:val="20"/>
        </w:rPr>
        <w:t>n</w:t>
      </w:r>
      <w:r w:rsidRPr="005C7DB7">
        <w:rPr>
          <w:rFonts w:ascii="Verdana" w:eastAsia="MS PMincho" w:hAnsi="Verdana"/>
          <w:spacing w:val="-1"/>
          <w:sz w:val="20"/>
          <w:szCs w:val="20"/>
        </w:rPr>
        <w:t>fo</w:t>
      </w:r>
      <w:r w:rsidRPr="005C7DB7">
        <w:rPr>
          <w:rFonts w:ascii="Verdana" w:eastAsia="MS PMincho" w:hAnsi="Verdana"/>
          <w:spacing w:val="1"/>
          <w:sz w:val="20"/>
          <w:szCs w:val="20"/>
        </w:rPr>
        <w:t>r</w:t>
      </w:r>
      <w:r w:rsidRPr="005C7DB7">
        <w:rPr>
          <w:rFonts w:ascii="Verdana" w:eastAsia="MS PMincho" w:hAnsi="Verdana"/>
          <w:spacing w:val="-1"/>
          <w:sz w:val="20"/>
          <w:szCs w:val="20"/>
        </w:rPr>
        <w:t>matio</w:t>
      </w:r>
      <w:r w:rsidRPr="005C7DB7">
        <w:rPr>
          <w:rFonts w:ascii="Verdana" w:eastAsia="MS PMincho" w:hAnsi="Verdana"/>
          <w:sz w:val="20"/>
          <w:szCs w:val="20"/>
        </w:rPr>
        <w:t>n</w:t>
      </w:r>
      <w:r w:rsidRPr="005C7DB7">
        <w:rPr>
          <w:rFonts w:ascii="Verdana" w:eastAsia="MS PMincho" w:hAnsi="Verdana"/>
          <w:spacing w:val="15"/>
          <w:sz w:val="20"/>
          <w:szCs w:val="20"/>
        </w:rPr>
        <w:t xml:space="preserve"> </w:t>
      </w:r>
      <w:r w:rsidRPr="005C7DB7">
        <w:rPr>
          <w:rFonts w:ascii="Verdana" w:eastAsia="MS PMincho" w:hAnsi="Verdana"/>
          <w:spacing w:val="-3"/>
          <w:sz w:val="20"/>
          <w:szCs w:val="20"/>
        </w:rPr>
        <w:t>r</w:t>
      </w:r>
      <w:r w:rsidRPr="005C7DB7">
        <w:rPr>
          <w:rFonts w:ascii="Verdana" w:eastAsia="MS PMincho" w:hAnsi="Verdana"/>
          <w:sz w:val="20"/>
          <w:szCs w:val="20"/>
        </w:rPr>
        <w:t>e</w:t>
      </w:r>
      <w:r w:rsidRPr="005C7DB7">
        <w:rPr>
          <w:rFonts w:ascii="Verdana" w:eastAsia="MS PMincho" w:hAnsi="Verdana"/>
          <w:spacing w:val="-1"/>
          <w:sz w:val="20"/>
          <w:szCs w:val="20"/>
        </w:rPr>
        <w:t>latin</w:t>
      </w:r>
      <w:r w:rsidRPr="005C7DB7">
        <w:rPr>
          <w:rFonts w:ascii="Verdana" w:eastAsia="MS PMincho" w:hAnsi="Verdana"/>
          <w:sz w:val="20"/>
          <w:szCs w:val="20"/>
        </w:rPr>
        <w:t>g</w:t>
      </w:r>
      <w:r w:rsidRPr="005C7DB7">
        <w:rPr>
          <w:rFonts w:ascii="Verdana" w:eastAsia="MS PMincho" w:hAnsi="Verdana"/>
          <w:spacing w:val="-16"/>
          <w:sz w:val="20"/>
          <w:szCs w:val="20"/>
        </w:rPr>
        <w:t xml:space="preserve"> </w:t>
      </w:r>
      <w:r w:rsidRPr="005C7DB7">
        <w:rPr>
          <w:rFonts w:ascii="Verdana" w:eastAsia="MS PMincho" w:hAnsi="Verdana"/>
          <w:spacing w:val="-3"/>
          <w:sz w:val="20"/>
          <w:szCs w:val="20"/>
        </w:rPr>
        <w:t>t</w:t>
      </w:r>
      <w:r w:rsidRPr="005C7DB7">
        <w:rPr>
          <w:rFonts w:ascii="Verdana" w:eastAsia="MS PMincho" w:hAnsi="Verdana"/>
          <w:sz w:val="20"/>
          <w:szCs w:val="20"/>
        </w:rPr>
        <w:t>o</w:t>
      </w:r>
      <w:r w:rsidRPr="005C7DB7">
        <w:rPr>
          <w:rFonts w:ascii="Verdana" w:eastAsia="MS PMincho" w:hAnsi="Verdana"/>
          <w:spacing w:val="-5"/>
          <w:sz w:val="20"/>
          <w:szCs w:val="20"/>
        </w:rPr>
        <w:t xml:space="preserve"> </w:t>
      </w:r>
      <w:r w:rsidRPr="005C7DB7">
        <w:rPr>
          <w:rFonts w:ascii="Verdana" w:eastAsia="MS PMincho" w:hAnsi="Verdana"/>
          <w:spacing w:val="-3"/>
          <w:w w:val="111"/>
          <w:sz w:val="20"/>
          <w:szCs w:val="20"/>
        </w:rPr>
        <w:t>t</w:t>
      </w:r>
      <w:r w:rsidRPr="005C7DB7">
        <w:rPr>
          <w:rFonts w:ascii="Verdana" w:eastAsia="MS PMincho" w:hAnsi="Verdana"/>
          <w:spacing w:val="-1"/>
          <w:w w:val="94"/>
          <w:sz w:val="20"/>
          <w:szCs w:val="20"/>
        </w:rPr>
        <w:t>e</w:t>
      </w:r>
      <w:r w:rsidRPr="005C7DB7">
        <w:rPr>
          <w:rFonts w:ascii="Verdana" w:eastAsia="MS PMincho" w:hAnsi="Verdana"/>
          <w:spacing w:val="-1"/>
          <w:w w:val="103"/>
          <w:sz w:val="20"/>
          <w:szCs w:val="20"/>
        </w:rPr>
        <w:t>nant</w:t>
      </w:r>
      <w:r w:rsidRPr="005C7DB7">
        <w:rPr>
          <w:rFonts w:ascii="Verdana" w:eastAsia="MS PMincho" w:hAnsi="Verdana"/>
          <w:spacing w:val="-5"/>
          <w:w w:val="103"/>
          <w:sz w:val="20"/>
          <w:szCs w:val="20"/>
        </w:rPr>
        <w:t>s</w:t>
      </w:r>
      <w:r w:rsidRPr="005C7DB7">
        <w:rPr>
          <w:rFonts w:ascii="Verdana" w:eastAsia="MS PMincho" w:hAnsi="Verdana"/>
          <w:w w:val="73"/>
          <w:sz w:val="20"/>
          <w:szCs w:val="20"/>
        </w:rPr>
        <w:t>’</w:t>
      </w:r>
      <w:r w:rsidRPr="005C7DB7">
        <w:rPr>
          <w:rFonts w:ascii="Verdana" w:eastAsia="MS PMincho" w:hAnsi="Verdana"/>
          <w:spacing w:val="-25"/>
          <w:sz w:val="20"/>
          <w:szCs w:val="20"/>
        </w:rPr>
        <w:t xml:space="preserve"> </w:t>
      </w:r>
      <w:r w:rsidRPr="005C7DB7">
        <w:rPr>
          <w:rFonts w:ascii="Verdana" w:eastAsia="MS PMincho" w:hAnsi="Verdana"/>
          <w:spacing w:val="2"/>
          <w:sz w:val="20"/>
          <w:szCs w:val="20"/>
        </w:rPr>
        <w:t>r</w:t>
      </w:r>
      <w:r w:rsidRPr="005C7DB7">
        <w:rPr>
          <w:rFonts w:ascii="Verdana" w:eastAsia="MS PMincho" w:hAnsi="Verdana"/>
          <w:sz w:val="20"/>
          <w:szCs w:val="20"/>
        </w:rPr>
        <w:t>i</w:t>
      </w:r>
      <w:r w:rsidRPr="005C7DB7">
        <w:rPr>
          <w:rFonts w:ascii="Verdana" w:eastAsia="MS PMincho" w:hAnsi="Verdana"/>
          <w:spacing w:val="2"/>
          <w:sz w:val="20"/>
          <w:szCs w:val="20"/>
        </w:rPr>
        <w:t>g</w:t>
      </w:r>
      <w:r w:rsidRPr="005C7DB7">
        <w:rPr>
          <w:rFonts w:ascii="Verdana" w:eastAsia="MS PMincho" w:hAnsi="Verdana"/>
          <w:sz w:val="20"/>
          <w:szCs w:val="20"/>
        </w:rPr>
        <w:t>h</w:t>
      </w:r>
      <w:r w:rsidRPr="005C7DB7">
        <w:rPr>
          <w:rFonts w:ascii="Verdana" w:eastAsia="MS PMincho" w:hAnsi="Verdana"/>
          <w:spacing w:val="-1"/>
          <w:sz w:val="20"/>
          <w:szCs w:val="20"/>
        </w:rPr>
        <w:t>t</w:t>
      </w:r>
      <w:r w:rsidRPr="005C7DB7">
        <w:rPr>
          <w:rFonts w:ascii="Verdana" w:eastAsia="MS PMincho" w:hAnsi="Verdana"/>
          <w:sz w:val="20"/>
          <w:szCs w:val="20"/>
        </w:rPr>
        <w:t>s</w:t>
      </w:r>
      <w:r w:rsidRPr="005C7DB7">
        <w:rPr>
          <w:rFonts w:ascii="Verdana" w:eastAsia="MS PMincho" w:hAnsi="Verdana"/>
          <w:spacing w:val="-13"/>
          <w:sz w:val="20"/>
          <w:szCs w:val="20"/>
        </w:rPr>
        <w:t xml:space="preserve"> </w:t>
      </w:r>
      <w:r w:rsidRPr="005C7DB7">
        <w:rPr>
          <w:rFonts w:ascii="Verdana" w:eastAsia="MS PMincho" w:hAnsi="Verdana"/>
          <w:spacing w:val="-1"/>
          <w:sz w:val="20"/>
          <w:szCs w:val="20"/>
        </w:rPr>
        <w:t>an</w:t>
      </w:r>
      <w:r w:rsidRPr="005C7DB7">
        <w:rPr>
          <w:rFonts w:ascii="Verdana" w:eastAsia="MS PMincho" w:hAnsi="Verdana"/>
          <w:sz w:val="20"/>
          <w:szCs w:val="20"/>
        </w:rPr>
        <w:t>d</w:t>
      </w:r>
      <w:r w:rsidRPr="005C7DB7">
        <w:rPr>
          <w:rFonts w:ascii="Verdana" w:eastAsia="MS PMincho" w:hAnsi="Verdana"/>
          <w:spacing w:val="-6"/>
          <w:sz w:val="20"/>
          <w:szCs w:val="20"/>
        </w:rPr>
        <w:t xml:space="preserve"> </w:t>
      </w:r>
      <w:r w:rsidRPr="005C7DB7">
        <w:rPr>
          <w:rFonts w:ascii="Verdana" w:eastAsia="MS PMincho" w:hAnsi="Verdana"/>
          <w:spacing w:val="-1"/>
          <w:w w:val="99"/>
          <w:sz w:val="20"/>
          <w:szCs w:val="20"/>
        </w:rPr>
        <w:t>obligation</w:t>
      </w:r>
      <w:r w:rsidRPr="005C7DB7">
        <w:rPr>
          <w:rFonts w:ascii="Verdana" w:eastAsia="MS PMincho" w:hAnsi="Verdana"/>
          <w:w w:val="99"/>
          <w:sz w:val="20"/>
          <w:szCs w:val="20"/>
        </w:rPr>
        <w:t>s</w:t>
      </w:r>
      <w:r w:rsidRPr="005C7DB7">
        <w:rPr>
          <w:rFonts w:ascii="Verdana" w:eastAsia="MS PMincho" w:hAnsi="Verdana"/>
          <w:spacing w:val="-13"/>
          <w:w w:val="99"/>
          <w:sz w:val="20"/>
          <w:szCs w:val="20"/>
        </w:rPr>
        <w:t xml:space="preserve"> </w:t>
      </w:r>
      <w:r w:rsidRPr="005C7DB7">
        <w:rPr>
          <w:rFonts w:ascii="Verdana" w:eastAsia="MS PMincho" w:hAnsi="Verdana"/>
          <w:spacing w:val="-2"/>
          <w:sz w:val="20"/>
          <w:szCs w:val="20"/>
        </w:rPr>
        <w:t>m</w:t>
      </w:r>
      <w:r w:rsidRPr="005C7DB7">
        <w:rPr>
          <w:rFonts w:ascii="Verdana" w:eastAsia="MS PMincho" w:hAnsi="Verdana"/>
          <w:spacing w:val="-1"/>
          <w:sz w:val="20"/>
          <w:szCs w:val="20"/>
        </w:rPr>
        <w:t>us</w:t>
      </w:r>
      <w:r w:rsidRPr="005C7DB7">
        <w:rPr>
          <w:rFonts w:ascii="Verdana" w:eastAsia="MS PMincho" w:hAnsi="Verdana"/>
          <w:sz w:val="20"/>
          <w:szCs w:val="20"/>
        </w:rPr>
        <w:t>t</w:t>
      </w:r>
      <w:r w:rsidRPr="005C7DB7">
        <w:rPr>
          <w:rFonts w:ascii="Verdana" w:eastAsia="MS PMincho" w:hAnsi="Verdana"/>
          <w:spacing w:val="1"/>
          <w:sz w:val="20"/>
          <w:szCs w:val="20"/>
        </w:rPr>
        <w:t xml:space="preserve"> </w:t>
      </w:r>
      <w:r w:rsidRPr="005C7DB7">
        <w:rPr>
          <w:rFonts w:ascii="Verdana" w:eastAsia="MS PMincho" w:hAnsi="Verdana"/>
          <w:spacing w:val="-1"/>
          <w:sz w:val="20"/>
          <w:szCs w:val="20"/>
        </w:rPr>
        <w:t>b</w:t>
      </w:r>
      <w:r w:rsidRPr="005C7DB7">
        <w:rPr>
          <w:rFonts w:ascii="Verdana" w:eastAsia="MS PMincho" w:hAnsi="Verdana"/>
          <w:sz w:val="20"/>
          <w:szCs w:val="20"/>
        </w:rPr>
        <w:t>e</w:t>
      </w:r>
      <w:r w:rsidRPr="005C7DB7">
        <w:rPr>
          <w:rFonts w:ascii="Verdana" w:eastAsia="MS PMincho" w:hAnsi="Verdana"/>
          <w:spacing w:val="-15"/>
          <w:sz w:val="20"/>
          <w:szCs w:val="20"/>
        </w:rPr>
        <w:t xml:space="preserve"> </w:t>
      </w:r>
      <w:r w:rsidRPr="005C7DB7">
        <w:rPr>
          <w:rFonts w:ascii="Verdana" w:eastAsia="MS PMincho" w:hAnsi="Verdana"/>
          <w:spacing w:val="-1"/>
          <w:sz w:val="20"/>
          <w:szCs w:val="20"/>
        </w:rPr>
        <w:t>sen</w:t>
      </w:r>
      <w:r w:rsidRPr="005C7DB7">
        <w:rPr>
          <w:rFonts w:ascii="Verdana" w:eastAsia="MS PMincho" w:hAnsi="Verdana"/>
          <w:sz w:val="20"/>
          <w:szCs w:val="20"/>
        </w:rPr>
        <w:t>t</w:t>
      </w:r>
      <w:r w:rsidRPr="005C7DB7">
        <w:rPr>
          <w:rFonts w:ascii="Verdana" w:eastAsia="MS PMincho" w:hAnsi="Verdana"/>
          <w:spacing w:val="-11"/>
          <w:sz w:val="20"/>
          <w:szCs w:val="20"/>
        </w:rPr>
        <w:t xml:space="preserve"> </w:t>
      </w:r>
      <w:r w:rsidRPr="005C7DB7">
        <w:rPr>
          <w:rFonts w:ascii="Verdana" w:eastAsia="MS PMincho" w:hAnsi="Verdana"/>
          <w:spacing w:val="3"/>
          <w:sz w:val="20"/>
          <w:szCs w:val="20"/>
        </w:rPr>
        <w:t>w</w:t>
      </w:r>
      <w:r w:rsidRPr="005C7DB7">
        <w:rPr>
          <w:rFonts w:ascii="Verdana" w:eastAsia="MS PMincho" w:hAnsi="Verdana"/>
          <w:spacing w:val="-1"/>
          <w:sz w:val="20"/>
          <w:szCs w:val="20"/>
        </w:rPr>
        <w:t>ith</w:t>
      </w:r>
      <w:r w:rsidRPr="005C7DB7">
        <w:rPr>
          <w:rFonts w:ascii="Verdana" w:eastAsia="MS PMincho" w:hAnsi="Verdana"/>
          <w:sz w:val="20"/>
          <w:szCs w:val="20"/>
        </w:rPr>
        <w:t xml:space="preserve"> </w:t>
      </w:r>
      <w:r w:rsidRPr="005C7DB7">
        <w:rPr>
          <w:rFonts w:ascii="Verdana" w:eastAsia="MS PMincho" w:hAnsi="Verdana"/>
          <w:spacing w:val="2"/>
          <w:sz w:val="20"/>
          <w:szCs w:val="20"/>
        </w:rPr>
        <w:t>a</w:t>
      </w:r>
      <w:r w:rsidRPr="005C7DB7">
        <w:rPr>
          <w:rFonts w:ascii="Verdana" w:eastAsia="MS PMincho" w:hAnsi="Verdana"/>
          <w:spacing w:val="-3"/>
          <w:sz w:val="20"/>
          <w:szCs w:val="20"/>
        </w:rPr>
        <w:t>n</w:t>
      </w:r>
      <w:r w:rsidRPr="005C7DB7">
        <w:rPr>
          <w:rFonts w:ascii="Verdana" w:eastAsia="MS PMincho" w:hAnsi="Verdana"/>
          <w:sz w:val="20"/>
          <w:szCs w:val="20"/>
        </w:rPr>
        <w:t>y</w:t>
      </w:r>
      <w:r w:rsidRPr="005C7DB7">
        <w:rPr>
          <w:rFonts w:ascii="Verdana" w:eastAsia="MS PMincho" w:hAnsi="Verdana"/>
          <w:spacing w:val="11"/>
          <w:sz w:val="20"/>
          <w:szCs w:val="20"/>
        </w:rPr>
        <w:t xml:space="preserve"> </w:t>
      </w:r>
      <w:r w:rsidRPr="005C7DB7">
        <w:rPr>
          <w:rFonts w:ascii="Verdana" w:eastAsia="MS PMincho" w:hAnsi="Verdana"/>
          <w:spacing w:val="2"/>
          <w:w w:val="103"/>
          <w:sz w:val="20"/>
          <w:szCs w:val="20"/>
        </w:rPr>
        <w:t>deman</w:t>
      </w:r>
      <w:r w:rsidRPr="005C7DB7">
        <w:rPr>
          <w:rFonts w:ascii="Verdana" w:eastAsia="MS PMincho" w:hAnsi="Verdana"/>
          <w:w w:val="103"/>
          <w:sz w:val="20"/>
          <w:szCs w:val="20"/>
        </w:rPr>
        <w:t>d</w:t>
      </w:r>
      <w:r w:rsidRPr="005C7DB7">
        <w:rPr>
          <w:rFonts w:ascii="Verdana" w:eastAsia="MS PMincho" w:hAnsi="Verdana"/>
          <w:spacing w:val="18"/>
          <w:sz w:val="20"/>
          <w:szCs w:val="20"/>
        </w:rPr>
        <w:t xml:space="preserve"> </w:t>
      </w:r>
      <w:r w:rsidRPr="005C7DB7">
        <w:rPr>
          <w:rFonts w:ascii="Verdana" w:eastAsia="MS PMincho" w:hAnsi="Verdana"/>
          <w:spacing w:val="2"/>
          <w:sz w:val="20"/>
          <w:szCs w:val="20"/>
        </w:rPr>
        <w:t>fo</w:t>
      </w:r>
      <w:r w:rsidRPr="005C7DB7">
        <w:rPr>
          <w:rFonts w:ascii="Verdana" w:eastAsia="MS PMincho" w:hAnsi="Verdana"/>
          <w:sz w:val="20"/>
          <w:szCs w:val="20"/>
        </w:rPr>
        <w:t>r</w:t>
      </w:r>
      <w:r w:rsidRPr="005C7DB7">
        <w:rPr>
          <w:rFonts w:ascii="Verdana" w:eastAsia="MS PMincho" w:hAnsi="Verdana"/>
          <w:spacing w:val="20"/>
          <w:sz w:val="20"/>
          <w:szCs w:val="20"/>
        </w:rPr>
        <w:t xml:space="preserve"> </w:t>
      </w:r>
      <w:r w:rsidRPr="005C7DB7">
        <w:rPr>
          <w:rFonts w:ascii="Verdana" w:eastAsia="MS PMincho" w:hAnsi="Verdana"/>
          <w:spacing w:val="2"/>
          <w:sz w:val="20"/>
          <w:szCs w:val="20"/>
        </w:rPr>
        <w:t>se</w:t>
      </w:r>
      <w:r w:rsidRPr="005C7DB7">
        <w:rPr>
          <w:rFonts w:ascii="Verdana" w:eastAsia="MS PMincho" w:hAnsi="Verdana"/>
          <w:spacing w:val="7"/>
          <w:sz w:val="20"/>
          <w:szCs w:val="20"/>
        </w:rPr>
        <w:t>r</w:t>
      </w:r>
      <w:r w:rsidRPr="005C7DB7">
        <w:rPr>
          <w:rFonts w:ascii="Verdana" w:eastAsia="MS PMincho" w:hAnsi="Verdana"/>
          <w:spacing w:val="6"/>
          <w:sz w:val="20"/>
          <w:szCs w:val="20"/>
        </w:rPr>
        <w:t>v</w:t>
      </w:r>
      <w:r w:rsidRPr="005C7DB7">
        <w:rPr>
          <w:rFonts w:ascii="Verdana" w:eastAsia="MS PMincho" w:hAnsi="Verdana"/>
          <w:spacing w:val="2"/>
          <w:sz w:val="20"/>
          <w:szCs w:val="20"/>
        </w:rPr>
        <w:t>i</w:t>
      </w:r>
      <w:r w:rsidRPr="005C7DB7">
        <w:rPr>
          <w:rFonts w:ascii="Verdana" w:eastAsia="MS PMincho" w:hAnsi="Verdana"/>
          <w:sz w:val="20"/>
          <w:szCs w:val="20"/>
        </w:rPr>
        <w:t>ce</w:t>
      </w:r>
      <w:r w:rsidRPr="005C7DB7">
        <w:rPr>
          <w:rFonts w:ascii="Verdana" w:eastAsia="MS PMincho" w:hAnsi="Verdana"/>
          <w:spacing w:val="2"/>
          <w:sz w:val="20"/>
          <w:szCs w:val="20"/>
        </w:rPr>
        <w:t xml:space="preserve"> o</w:t>
      </w:r>
      <w:r w:rsidRPr="005C7DB7">
        <w:rPr>
          <w:rFonts w:ascii="Verdana" w:eastAsia="MS PMincho" w:hAnsi="Verdana"/>
          <w:sz w:val="20"/>
          <w:szCs w:val="20"/>
        </w:rPr>
        <w:t>r</w:t>
      </w:r>
      <w:r w:rsidRPr="005C7DB7">
        <w:rPr>
          <w:rFonts w:ascii="Verdana" w:eastAsia="MS PMincho" w:hAnsi="Verdana"/>
          <w:spacing w:val="24"/>
          <w:sz w:val="20"/>
          <w:szCs w:val="20"/>
        </w:rPr>
        <w:t xml:space="preserve"> </w:t>
      </w:r>
      <w:r w:rsidRPr="005C7DB7">
        <w:rPr>
          <w:rFonts w:ascii="Verdana" w:eastAsia="MS PMincho" w:hAnsi="Verdana"/>
          <w:spacing w:val="2"/>
          <w:sz w:val="20"/>
          <w:szCs w:val="20"/>
        </w:rPr>
        <w:t>adminis</w:t>
      </w:r>
      <w:r w:rsidRPr="005C7DB7">
        <w:rPr>
          <w:rFonts w:ascii="Verdana" w:eastAsia="MS PMincho" w:hAnsi="Verdana"/>
          <w:spacing w:val="4"/>
          <w:sz w:val="20"/>
          <w:szCs w:val="20"/>
        </w:rPr>
        <w:t>tr</w:t>
      </w:r>
      <w:r w:rsidRPr="005C7DB7">
        <w:rPr>
          <w:rFonts w:ascii="Verdana" w:eastAsia="MS PMincho" w:hAnsi="Verdana"/>
          <w:spacing w:val="2"/>
          <w:sz w:val="20"/>
          <w:szCs w:val="20"/>
        </w:rPr>
        <w:t>atio</w:t>
      </w:r>
      <w:r w:rsidRPr="005C7DB7">
        <w:rPr>
          <w:rFonts w:ascii="Verdana" w:eastAsia="MS PMincho" w:hAnsi="Verdana"/>
          <w:sz w:val="20"/>
          <w:szCs w:val="20"/>
        </w:rPr>
        <w:t>n</w:t>
      </w:r>
      <w:r w:rsidRPr="005C7DB7">
        <w:rPr>
          <w:rFonts w:ascii="Verdana" w:eastAsia="MS PMincho" w:hAnsi="Verdana"/>
          <w:spacing w:val="46"/>
          <w:sz w:val="20"/>
          <w:szCs w:val="20"/>
        </w:rPr>
        <w:t xml:space="preserve"> </w:t>
      </w:r>
      <w:r w:rsidRPr="005C7DB7">
        <w:rPr>
          <w:rFonts w:ascii="Verdana" w:eastAsia="MS PMincho" w:hAnsi="Verdana"/>
          <w:spacing w:val="1"/>
          <w:sz w:val="20"/>
          <w:szCs w:val="20"/>
        </w:rPr>
        <w:t>c</w:t>
      </w:r>
      <w:r w:rsidRPr="005C7DB7">
        <w:rPr>
          <w:rFonts w:ascii="Verdana" w:eastAsia="MS PMincho" w:hAnsi="Verdana"/>
          <w:spacing w:val="2"/>
          <w:sz w:val="20"/>
          <w:szCs w:val="20"/>
        </w:rPr>
        <w:t>harges</w:t>
      </w:r>
      <w:r w:rsidR="00893D61" w:rsidRPr="005C7DB7">
        <w:rPr>
          <w:rFonts w:ascii="Verdana" w:eastAsia="MS PMincho" w:hAnsi="Verdana"/>
          <w:sz w:val="20"/>
          <w:szCs w:val="20"/>
        </w:rPr>
        <w:t>; i</w:t>
      </w:r>
      <w:r w:rsidRPr="005C7DB7">
        <w:rPr>
          <w:rFonts w:ascii="Verdana" w:eastAsia="MS PMincho" w:hAnsi="Verdana"/>
          <w:sz w:val="20"/>
          <w:szCs w:val="20"/>
        </w:rPr>
        <w:t>f</w:t>
      </w:r>
      <w:r w:rsidRPr="005C7DB7">
        <w:rPr>
          <w:rFonts w:ascii="Verdana" w:eastAsia="MS PMincho" w:hAnsi="Verdana"/>
          <w:spacing w:val="17"/>
          <w:sz w:val="20"/>
          <w:szCs w:val="20"/>
        </w:rPr>
        <w:t xml:space="preserve"> </w:t>
      </w:r>
      <w:r w:rsidRPr="005C7DB7">
        <w:rPr>
          <w:rFonts w:ascii="Verdana" w:eastAsia="MS PMincho" w:hAnsi="Verdana"/>
          <w:spacing w:val="2"/>
          <w:sz w:val="20"/>
          <w:szCs w:val="20"/>
        </w:rPr>
        <w:t>thi</w:t>
      </w:r>
      <w:r w:rsidRPr="005C7DB7">
        <w:rPr>
          <w:rFonts w:ascii="Verdana" w:eastAsia="MS PMincho" w:hAnsi="Verdana"/>
          <w:sz w:val="20"/>
          <w:szCs w:val="20"/>
        </w:rPr>
        <w:t>s</w:t>
      </w:r>
      <w:r w:rsidRPr="005C7DB7">
        <w:rPr>
          <w:rFonts w:ascii="Verdana" w:eastAsia="MS PMincho" w:hAnsi="Verdana"/>
          <w:spacing w:val="20"/>
          <w:sz w:val="20"/>
          <w:szCs w:val="20"/>
        </w:rPr>
        <w:t xml:space="preserve"> </w:t>
      </w:r>
      <w:r w:rsidRPr="005C7DB7">
        <w:rPr>
          <w:rFonts w:ascii="Verdana" w:eastAsia="MS PMincho" w:hAnsi="Verdana"/>
          <w:spacing w:val="2"/>
          <w:sz w:val="20"/>
          <w:szCs w:val="20"/>
        </w:rPr>
        <w:t>i</w:t>
      </w:r>
      <w:r w:rsidRPr="005C7DB7">
        <w:rPr>
          <w:rFonts w:ascii="Verdana" w:eastAsia="MS PMincho" w:hAnsi="Verdana"/>
          <w:sz w:val="20"/>
          <w:szCs w:val="20"/>
        </w:rPr>
        <w:t>s</w:t>
      </w:r>
      <w:r w:rsidRPr="005C7DB7">
        <w:rPr>
          <w:rFonts w:ascii="Verdana" w:eastAsia="MS PMincho" w:hAnsi="Verdana"/>
          <w:spacing w:val="14"/>
          <w:sz w:val="20"/>
          <w:szCs w:val="20"/>
        </w:rPr>
        <w:t xml:space="preserve"> </w:t>
      </w:r>
      <w:r w:rsidRPr="005C7DB7">
        <w:rPr>
          <w:rFonts w:ascii="Verdana" w:eastAsia="MS PMincho" w:hAnsi="Verdana"/>
          <w:spacing w:val="2"/>
          <w:sz w:val="20"/>
          <w:szCs w:val="20"/>
        </w:rPr>
        <w:t>no</w:t>
      </w:r>
      <w:r w:rsidRPr="005C7DB7">
        <w:rPr>
          <w:rFonts w:ascii="Verdana" w:eastAsia="MS PMincho" w:hAnsi="Verdana"/>
          <w:sz w:val="20"/>
          <w:szCs w:val="20"/>
        </w:rPr>
        <w:t>t</w:t>
      </w:r>
      <w:r w:rsidRPr="005C7DB7">
        <w:rPr>
          <w:rFonts w:ascii="Verdana" w:eastAsia="MS PMincho" w:hAnsi="Verdana"/>
          <w:spacing w:val="32"/>
          <w:sz w:val="20"/>
          <w:szCs w:val="20"/>
        </w:rPr>
        <w:t xml:space="preserve"> </w:t>
      </w:r>
      <w:r w:rsidRPr="005C7DB7">
        <w:rPr>
          <w:rFonts w:ascii="Verdana" w:eastAsia="MS PMincho" w:hAnsi="Verdana"/>
          <w:spacing w:val="2"/>
          <w:sz w:val="20"/>
          <w:szCs w:val="20"/>
        </w:rPr>
        <w:t>sent</w:t>
      </w:r>
      <w:r w:rsidRPr="005C7DB7">
        <w:rPr>
          <w:rFonts w:ascii="Verdana" w:eastAsia="MS PMincho" w:hAnsi="Verdana"/>
          <w:spacing w:val="3"/>
          <w:sz w:val="20"/>
          <w:szCs w:val="20"/>
        </w:rPr>
        <w:t xml:space="preserve"> </w:t>
      </w:r>
      <w:r w:rsidRPr="005C7DB7">
        <w:rPr>
          <w:rFonts w:ascii="Verdana" w:eastAsia="MS PMincho" w:hAnsi="Verdana"/>
          <w:spacing w:val="2"/>
          <w:sz w:val="20"/>
          <w:szCs w:val="20"/>
        </w:rPr>
        <w:t>p</w:t>
      </w:r>
      <w:r w:rsidRPr="005C7DB7">
        <w:rPr>
          <w:rFonts w:ascii="Verdana" w:eastAsia="MS PMincho" w:hAnsi="Verdana"/>
          <w:spacing w:val="-2"/>
          <w:sz w:val="20"/>
          <w:szCs w:val="20"/>
        </w:rPr>
        <w:t>a</w:t>
      </w:r>
      <w:r w:rsidRPr="005C7DB7">
        <w:rPr>
          <w:rFonts w:ascii="Verdana" w:eastAsia="MS PMincho" w:hAnsi="Verdana"/>
          <w:spacing w:val="6"/>
          <w:sz w:val="20"/>
          <w:szCs w:val="20"/>
        </w:rPr>
        <w:t>y</w:t>
      </w:r>
      <w:r w:rsidRPr="005C7DB7">
        <w:rPr>
          <w:rFonts w:ascii="Verdana" w:eastAsia="MS PMincho" w:hAnsi="Verdana"/>
          <w:spacing w:val="2"/>
          <w:sz w:val="20"/>
          <w:szCs w:val="20"/>
        </w:rPr>
        <w:t>men</w:t>
      </w:r>
      <w:r w:rsidRPr="005C7DB7">
        <w:rPr>
          <w:rFonts w:ascii="Verdana" w:eastAsia="MS PMincho" w:hAnsi="Verdana"/>
          <w:sz w:val="20"/>
          <w:szCs w:val="20"/>
        </w:rPr>
        <w:t>t</w:t>
      </w:r>
      <w:r w:rsidR="00615983" w:rsidRPr="005C7DB7">
        <w:rPr>
          <w:rFonts w:ascii="Verdana" w:eastAsia="MS PMincho" w:hAnsi="Verdana"/>
          <w:sz w:val="20"/>
          <w:szCs w:val="20"/>
        </w:rPr>
        <w:t xml:space="preserve"> </w:t>
      </w:r>
      <w:r w:rsidRPr="005C7DB7">
        <w:rPr>
          <w:rFonts w:ascii="Verdana" w:eastAsia="MS PMincho" w:hAnsi="Verdana"/>
          <w:spacing w:val="2"/>
          <w:sz w:val="20"/>
          <w:szCs w:val="20"/>
        </w:rPr>
        <w:t>ca</w:t>
      </w:r>
      <w:r w:rsidRPr="005C7DB7">
        <w:rPr>
          <w:rFonts w:ascii="Verdana" w:eastAsia="MS PMincho" w:hAnsi="Verdana"/>
          <w:sz w:val="20"/>
          <w:szCs w:val="20"/>
        </w:rPr>
        <w:t xml:space="preserve">n </w:t>
      </w:r>
      <w:r w:rsidRPr="005C7DB7">
        <w:rPr>
          <w:rFonts w:ascii="Verdana" w:eastAsia="MS PMincho" w:hAnsi="Verdana"/>
          <w:spacing w:val="2"/>
          <w:sz w:val="20"/>
          <w:szCs w:val="20"/>
        </w:rPr>
        <w:t>b</w:t>
      </w:r>
      <w:r w:rsidRPr="005C7DB7">
        <w:rPr>
          <w:rFonts w:ascii="Verdana" w:eastAsia="MS PMincho" w:hAnsi="Verdana"/>
          <w:sz w:val="20"/>
          <w:szCs w:val="20"/>
        </w:rPr>
        <w:t>e</w:t>
      </w:r>
      <w:r w:rsidR="00615983" w:rsidRPr="005C7DB7">
        <w:rPr>
          <w:rFonts w:ascii="Verdana" w:eastAsia="MS PMincho" w:hAnsi="Verdana"/>
          <w:sz w:val="20"/>
          <w:szCs w:val="20"/>
        </w:rPr>
        <w:t xml:space="preserve"> </w:t>
      </w:r>
      <w:r w:rsidRPr="005C7DB7">
        <w:rPr>
          <w:rFonts w:ascii="Verdana" w:eastAsia="MS PMincho" w:hAnsi="Verdana"/>
          <w:spacing w:val="6"/>
          <w:sz w:val="20"/>
          <w:szCs w:val="20"/>
        </w:rPr>
        <w:t>w</w:t>
      </w:r>
      <w:r w:rsidRPr="005C7DB7">
        <w:rPr>
          <w:rFonts w:ascii="Verdana" w:eastAsia="MS PMincho" w:hAnsi="Verdana"/>
          <w:spacing w:val="2"/>
          <w:sz w:val="20"/>
          <w:szCs w:val="20"/>
        </w:rPr>
        <w:t>ithheld</w:t>
      </w:r>
      <w:r w:rsidRPr="005C7DB7">
        <w:rPr>
          <w:rFonts w:ascii="Verdana" w:eastAsia="MS PMincho" w:hAnsi="Verdana"/>
          <w:sz w:val="20"/>
          <w:szCs w:val="20"/>
        </w:rPr>
        <w:t>.</w:t>
      </w:r>
      <w:r w:rsidR="00615983" w:rsidRPr="005C7DB7">
        <w:rPr>
          <w:rFonts w:ascii="Verdana" w:eastAsia="MS PMincho" w:hAnsi="Verdana"/>
          <w:sz w:val="20"/>
          <w:szCs w:val="20"/>
        </w:rPr>
        <w:t xml:space="preserve"> </w:t>
      </w:r>
      <w:r w:rsidRPr="005C7DB7">
        <w:rPr>
          <w:rFonts w:ascii="Verdana" w:eastAsia="MS PMincho" w:hAnsi="Verdana"/>
          <w:spacing w:val="2"/>
          <w:sz w:val="20"/>
          <w:szCs w:val="20"/>
        </w:rPr>
        <w:t>Th</w:t>
      </w:r>
      <w:r w:rsidRPr="005C7DB7">
        <w:rPr>
          <w:rFonts w:ascii="Verdana" w:eastAsia="MS PMincho" w:hAnsi="Verdana"/>
          <w:sz w:val="20"/>
          <w:szCs w:val="20"/>
        </w:rPr>
        <w:t>e</w:t>
      </w:r>
      <w:r w:rsidRPr="005C7DB7">
        <w:rPr>
          <w:rFonts w:ascii="Verdana" w:eastAsia="MS PMincho" w:hAnsi="Verdana"/>
          <w:spacing w:val="47"/>
          <w:sz w:val="20"/>
          <w:szCs w:val="20"/>
        </w:rPr>
        <w:t xml:space="preserve"> </w:t>
      </w:r>
      <w:r w:rsidRPr="005C7DB7">
        <w:rPr>
          <w:rFonts w:ascii="Verdana" w:eastAsia="MS PMincho" w:hAnsi="Verdana"/>
          <w:spacing w:val="2"/>
          <w:sz w:val="20"/>
          <w:szCs w:val="20"/>
        </w:rPr>
        <w:t>pa</w:t>
      </w:r>
      <w:r w:rsidRPr="005C7DB7">
        <w:rPr>
          <w:rFonts w:ascii="Verdana" w:eastAsia="MS PMincho" w:hAnsi="Verdana"/>
          <w:spacing w:val="6"/>
          <w:sz w:val="20"/>
          <w:szCs w:val="20"/>
        </w:rPr>
        <w:t>r</w:t>
      </w:r>
      <w:r w:rsidRPr="005C7DB7">
        <w:rPr>
          <w:rFonts w:ascii="Verdana" w:eastAsia="MS PMincho" w:hAnsi="Verdana"/>
          <w:spacing w:val="3"/>
          <w:sz w:val="20"/>
          <w:szCs w:val="20"/>
        </w:rPr>
        <w:t>t</w:t>
      </w:r>
      <w:r w:rsidRPr="005C7DB7">
        <w:rPr>
          <w:rFonts w:ascii="Verdana" w:eastAsia="MS PMincho" w:hAnsi="Verdana"/>
          <w:spacing w:val="2"/>
          <w:sz w:val="20"/>
          <w:szCs w:val="20"/>
        </w:rPr>
        <w:t>icula</w:t>
      </w:r>
      <w:r w:rsidR="002C50F0" w:rsidRPr="005C7DB7">
        <w:rPr>
          <w:rFonts w:ascii="Verdana" w:eastAsia="MS PMincho" w:hAnsi="Verdana"/>
          <w:sz w:val="20"/>
          <w:szCs w:val="20"/>
        </w:rPr>
        <w:t xml:space="preserve">r </w:t>
      </w:r>
      <w:r w:rsidRPr="005C7DB7">
        <w:rPr>
          <w:rFonts w:ascii="Verdana" w:eastAsia="MS PMincho" w:hAnsi="Verdana"/>
          <w:spacing w:val="-1"/>
          <w:sz w:val="20"/>
          <w:szCs w:val="20"/>
        </w:rPr>
        <w:t>w</w:t>
      </w:r>
      <w:r w:rsidRPr="005C7DB7">
        <w:rPr>
          <w:rFonts w:ascii="Verdana" w:eastAsia="MS PMincho" w:hAnsi="Verdana"/>
          <w:spacing w:val="1"/>
          <w:sz w:val="20"/>
          <w:szCs w:val="20"/>
        </w:rPr>
        <w:t>o</w:t>
      </w:r>
      <w:r w:rsidRPr="005C7DB7">
        <w:rPr>
          <w:rFonts w:ascii="Verdana" w:eastAsia="MS PMincho" w:hAnsi="Verdana"/>
          <w:spacing w:val="-1"/>
          <w:sz w:val="20"/>
          <w:szCs w:val="20"/>
        </w:rPr>
        <w:t>r</w:t>
      </w:r>
      <w:r w:rsidRPr="005C7DB7">
        <w:rPr>
          <w:rFonts w:ascii="Verdana" w:eastAsia="MS PMincho" w:hAnsi="Verdana"/>
          <w:spacing w:val="2"/>
          <w:sz w:val="20"/>
          <w:szCs w:val="20"/>
        </w:rPr>
        <w:t>din</w:t>
      </w:r>
      <w:r w:rsidR="002C50F0" w:rsidRPr="005C7DB7">
        <w:rPr>
          <w:rFonts w:ascii="Verdana" w:eastAsia="MS PMincho" w:hAnsi="Verdana"/>
          <w:sz w:val="20"/>
          <w:szCs w:val="20"/>
        </w:rPr>
        <w:t xml:space="preserve">g </w:t>
      </w:r>
      <w:r w:rsidRPr="005C7DB7">
        <w:rPr>
          <w:rFonts w:ascii="Verdana" w:eastAsia="MS PMincho" w:hAnsi="Verdana"/>
          <w:spacing w:val="2"/>
          <w:sz w:val="20"/>
          <w:szCs w:val="20"/>
        </w:rPr>
        <w:t>an</w:t>
      </w:r>
      <w:r w:rsidRPr="005C7DB7">
        <w:rPr>
          <w:rFonts w:ascii="Verdana" w:eastAsia="MS PMincho" w:hAnsi="Verdana"/>
          <w:sz w:val="20"/>
          <w:szCs w:val="20"/>
        </w:rPr>
        <w:t xml:space="preserve">d </w:t>
      </w:r>
      <w:r w:rsidRPr="005C7DB7">
        <w:rPr>
          <w:rFonts w:ascii="Verdana" w:eastAsia="MS PMincho" w:hAnsi="Verdana"/>
          <w:spacing w:val="2"/>
          <w:sz w:val="20"/>
          <w:szCs w:val="20"/>
        </w:rPr>
        <w:t>other</w:t>
      </w:r>
      <w:r w:rsidRPr="005C7DB7">
        <w:rPr>
          <w:rFonts w:ascii="Verdana" w:eastAsia="MS PMincho" w:hAnsi="Verdana"/>
          <w:spacing w:val="16"/>
          <w:sz w:val="20"/>
          <w:szCs w:val="20"/>
        </w:rPr>
        <w:t xml:space="preserve"> </w:t>
      </w:r>
      <w:r w:rsidRPr="005C7DB7">
        <w:rPr>
          <w:rFonts w:ascii="Verdana" w:eastAsia="MS PMincho" w:hAnsi="Verdana"/>
          <w:spacing w:val="-3"/>
          <w:sz w:val="20"/>
          <w:szCs w:val="20"/>
        </w:rPr>
        <w:t>r</w:t>
      </w:r>
      <w:r w:rsidRPr="005C7DB7">
        <w:rPr>
          <w:rFonts w:ascii="Verdana" w:eastAsia="MS PMincho" w:hAnsi="Verdana"/>
          <w:sz w:val="20"/>
          <w:szCs w:val="20"/>
        </w:rPr>
        <w:t>equi</w:t>
      </w:r>
      <w:r w:rsidRPr="005C7DB7">
        <w:rPr>
          <w:rFonts w:ascii="Verdana" w:eastAsia="MS PMincho" w:hAnsi="Verdana"/>
          <w:spacing w:val="-3"/>
          <w:sz w:val="20"/>
          <w:szCs w:val="20"/>
        </w:rPr>
        <w:t>r</w:t>
      </w:r>
      <w:r w:rsidRPr="005C7DB7">
        <w:rPr>
          <w:rFonts w:ascii="Verdana" w:eastAsia="MS PMincho" w:hAnsi="Verdana"/>
          <w:sz w:val="20"/>
          <w:szCs w:val="20"/>
        </w:rPr>
        <w:t>ements</w:t>
      </w:r>
      <w:r w:rsidRPr="005C7DB7">
        <w:rPr>
          <w:rFonts w:ascii="Verdana" w:eastAsia="MS PMincho" w:hAnsi="Verdana"/>
          <w:spacing w:val="16"/>
          <w:sz w:val="20"/>
          <w:szCs w:val="20"/>
        </w:rPr>
        <w:t xml:space="preserve"> </w:t>
      </w:r>
      <w:r w:rsidRPr="005C7DB7">
        <w:rPr>
          <w:rFonts w:ascii="Verdana" w:eastAsia="MS PMincho" w:hAnsi="Verdana"/>
          <w:spacing w:val="-2"/>
          <w:sz w:val="20"/>
          <w:szCs w:val="20"/>
        </w:rPr>
        <w:t>t</w:t>
      </w:r>
      <w:r w:rsidRPr="005C7DB7">
        <w:rPr>
          <w:rFonts w:ascii="Verdana" w:eastAsia="MS PMincho" w:hAnsi="Verdana"/>
          <w:sz w:val="20"/>
          <w:szCs w:val="20"/>
        </w:rPr>
        <w:t>o</w:t>
      </w:r>
      <w:r w:rsidRPr="005C7DB7">
        <w:rPr>
          <w:rFonts w:ascii="Verdana" w:eastAsia="MS PMincho" w:hAnsi="Verdana"/>
          <w:spacing w:val="8"/>
          <w:sz w:val="20"/>
          <w:szCs w:val="20"/>
        </w:rPr>
        <w:t xml:space="preserve"> </w:t>
      </w:r>
      <w:r w:rsidRPr="005C7DB7">
        <w:rPr>
          <w:rFonts w:ascii="Verdana" w:eastAsia="MS PMincho" w:hAnsi="Verdana"/>
          <w:sz w:val="20"/>
          <w:szCs w:val="20"/>
        </w:rPr>
        <w:t>be</w:t>
      </w:r>
      <w:r w:rsidRPr="005C7DB7">
        <w:rPr>
          <w:rFonts w:ascii="Verdana" w:eastAsia="MS PMincho" w:hAnsi="Verdana"/>
          <w:spacing w:val="-3"/>
          <w:sz w:val="20"/>
          <w:szCs w:val="20"/>
        </w:rPr>
        <w:t xml:space="preserve"> </w:t>
      </w:r>
      <w:r w:rsidRPr="005C7DB7">
        <w:rPr>
          <w:rFonts w:ascii="Verdana" w:eastAsia="MS PMincho" w:hAnsi="Verdana"/>
          <w:sz w:val="20"/>
          <w:szCs w:val="20"/>
        </w:rPr>
        <w:t>used</w:t>
      </w:r>
      <w:r w:rsidRPr="005C7DB7">
        <w:rPr>
          <w:rFonts w:ascii="Verdana" w:eastAsia="MS PMincho" w:hAnsi="Verdana"/>
          <w:spacing w:val="-1"/>
          <w:sz w:val="20"/>
          <w:szCs w:val="20"/>
        </w:rPr>
        <w:t xml:space="preserve"> </w:t>
      </w:r>
      <w:r w:rsidRPr="005C7DB7">
        <w:rPr>
          <w:rFonts w:ascii="Verdana" w:eastAsia="MS PMincho" w:hAnsi="Verdana"/>
          <w:sz w:val="20"/>
          <w:szCs w:val="20"/>
        </w:rPr>
        <w:t>for</w:t>
      </w:r>
      <w:r w:rsidRPr="005C7DB7">
        <w:rPr>
          <w:rFonts w:ascii="Verdana" w:eastAsia="MS PMincho" w:hAnsi="Verdana"/>
          <w:spacing w:val="1"/>
          <w:sz w:val="20"/>
          <w:szCs w:val="20"/>
        </w:rPr>
        <w:t xml:space="preserve"> </w:t>
      </w:r>
      <w:r w:rsidRPr="005C7DB7">
        <w:rPr>
          <w:rFonts w:ascii="Verdana" w:eastAsia="MS PMincho" w:hAnsi="Verdana"/>
          <w:sz w:val="20"/>
          <w:szCs w:val="20"/>
        </w:rPr>
        <w:t>ea</w:t>
      </w:r>
      <w:r w:rsidRPr="005C7DB7">
        <w:rPr>
          <w:rFonts w:ascii="Verdana" w:eastAsia="MS PMincho" w:hAnsi="Verdana"/>
          <w:spacing w:val="-2"/>
          <w:sz w:val="20"/>
          <w:szCs w:val="20"/>
        </w:rPr>
        <w:t>c</w:t>
      </w:r>
      <w:r w:rsidRPr="005C7DB7">
        <w:rPr>
          <w:rFonts w:ascii="Verdana" w:eastAsia="MS PMincho" w:hAnsi="Verdana"/>
          <w:sz w:val="20"/>
          <w:szCs w:val="20"/>
        </w:rPr>
        <w:t>h summa</w:t>
      </w:r>
      <w:r w:rsidRPr="005C7DB7">
        <w:rPr>
          <w:rFonts w:ascii="Verdana" w:eastAsia="MS PMincho" w:hAnsi="Verdana"/>
          <w:spacing w:val="6"/>
          <w:sz w:val="20"/>
          <w:szCs w:val="20"/>
        </w:rPr>
        <w:t>r</w:t>
      </w:r>
      <w:r w:rsidRPr="005C7DB7">
        <w:rPr>
          <w:rFonts w:ascii="Verdana" w:eastAsia="MS PMincho" w:hAnsi="Verdana"/>
          <w:sz w:val="20"/>
          <w:szCs w:val="20"/>
        </w:rPr>
        <w:t>y</w:t>
      </w:r>
      <w:r w:rsidRPr="005C7DB7">
        <w:rPr>
          <w:rFonts w:ascii="Verdana" w:eastAsia="MS PMincho" w:hAnsi="Verdana"/>
          <w:spacing w:val="5"/>
          <w:sz w:val="20"/>
          <w:szCs w:val="20"/>
        </w:rPr>
        <w:t xml:space="preserve"> </w:t>
      </w:r>
      <w:r w:rsidRPr="005C7DB7">
        <w:rPr>
          <w:rFonts w:ascii="Verdana" w:eastAsia="MS PMincho" w:hAnsi="Verdana"/>
          <w:sz w:val="20"/>
          <w:szCs w:val="20"/>
        </w:rPr>
        <w:t>a</w:t>
      </w:r>
      <w:r w:rsidRPr="005C7DB7">
        <w:rPr>
          <w:rFonts w:ascii="Verdana" w:eastAsia="MS PMincho" w:hAnsi="Verdana"/>
          <w:spacing w:val="-3"/>
          <w:sz w:val="20"/>
          <w:szCs w:val="20"/>
        </w:rPr>
        <w:t>r</w:t>
      </w:r>
      <w:r w:rsidRPr="005C7DB7">
        <w:rPr>
          <w:rFonts w:ascii="Verdana" w:eastAsia="MS PMincho" w:hAnsi="Verdana"/>
          <w:sz w:val="20"/>
          <w:szCs w:val="20"/>
        </w:rPr>
        <w:t>e</w:t>
      </w:r>
      <w:r w:rsidRPr="005C7DB7">
        <w:rPr>
          <w:rFonts w:ascii="Verdana" w:eastAsia="MS PMincho" w:hAnsi="Verdana"/>
          <w:spacing w:val="-4"/>
          <w:sz w:val="20"/>
          <w:szCs w:val="20"/>
        </w:rPr>
        <w:t xml:space="preserve"> </w:t>
      </w:r>
      <w:r w:rsidRPr="005C7DB7">
        <w:rPr>
          <w:rFonts w:ascii="Verdana" w:eastAsia="MS PMincho" w:hAnsi="Verdana"/>
          <w:w w:val="96"/>
          <w:sz w:val="20"/>
          <w:szCs w:val="20"/>
        </w:rPr>
        <w:t>specified</w:t>
      </w:r>
      <w:r w:rsidRPr="005C7DB7">
        <w:rPr>
          <w:rFonts w:ascii="Verdana" w:eastAsia="MS PMincho" w:hAnsi="Verdana"/>
          <w:spacing w:val="1"/>
          <w:w w:val="96"/>
          <w:sz w:val="20"/>
          <w:szCs w:val="20"/>
        </w:rPr>
        <w:t xml:space="preserve"> </w:t>
      </w:r>
      <w:r w:rsidRPr="005C7DB7">
        <w:rPr>
          <w:rFonts w:ascii="Verdana" w:eastAsia="MS PMincho" w:hAnsi="Verdana"/>
          <w:sz w:val="20"/>
          <w:szCs w:val="20"/>
        </w:rPr>
        <w:t>in</w:t>
      </w:r>
      <w:r w:rsidRPr="005C7DB7">
        <w:rPr>
          <w:rFonts w:ascii="Verdana" w:eastAsia="MS PMincho" w:hAnsi="Verdana"/>
          <w:spacing w:val="5"/>
          <w:sz w:val="20"/>
          <w:szCs w:val="20"/>
        </w:rPr>
        <w:t xml:space="preserve"> </w:t>
      </w:r>
      <w:r w:rsidRPr="005C7DB7">
        <w:rPr>
          <w:rFonts w:ascii="Verdana" w:eastAsia="MS PMincho" w:hAnsi="Verdana"/>
          <w:spacing w:val="-3"/>
          <w:sz w:val="20"/>
          <w:szCs w:val="20"/>
        </w:rPr>
        <w:t>r</w:t>
      </w:r>
      <w:r w:rsidRPr="005C7DB7">
        <w:rPr>
          <w:rFonts w:ascii="Verdana" w:eastAsia="MS PMincho" w:hAnsi="Verdana"/>
          <w:spacing w:val="1"/>
          <w:sz w:val="20"/>
          <w:szCs w:val="20"/>
        </w:rPr>
        <w:t>e</w:t>
      </w:r>
      <w:r w:rsidRPr="005C7DB7">
        <w:rPr>
          <w:rFonts w:ascii="Verdana" w:eastAsia="MS PMincho" w:hAnsi="Verdana"/>
          <w:sz w:val="20"/>
          <w:szCs w:val="20"/>
        </w:rPr>
        <w:t>gulations.</w:t>
      </w:r>
      <w:r w:rsidRPr="005C7DB7">
        <w:rPr>
          <w:rFonts w:ascii="Verdana" w:eastAsia="MS PMincho" w:hAnsi="Verdana"/>
          <w:spacing w:val="1"/>
          <w:sz w:val="20"/>
          <w:szCs w:val="20"/>
        </w:rPr>
        <w:t xml:space="preserve"> </w:t>
      </w:r>
      <w:r w:rsidRPr="005C7DB7">
        <w:rPr>
          <w:rFonts w:ascii="Verdana" w:eastAsia="MS PMincho" w:hAnsi="Verdana"/>
          <w:spacing w:val="2"/>
          <w:sz w:val="20"/>
          <w:szCs w:val="20"/>
        </w:rPr>
        <w:t>Li</w:t>
      </w:r>
      <w:r w:rsidRPr="005C7DB7">
        <w:rPr>
          <w:rFonts w:ascii="Verdana" w:eastAsia="MS PMincho" w:hAnsi="Verdana"/>
          <w:spacing w:val="-2"/>
          <w:sz w:val="20"/>
          <w:szCs w:val="20"/>
        </w:rPr>
        <w:t>k</w:t>
      </w:r>
      <w:r w:rsidRPr="005C7DB7">
        <w:rPr>
          <w:rFonts w:ascii="Verdana" w:eastAsia="MS PMincho" w:hAnsi="Verdana"/>
          <w:spacing w:val="2"/>
          <w:sz w:val="20"/>
          <w:szCs w:val="20"/>
        </w:rPr>
        <w:t>e</w:t>
      </w:r>
      <w:r w:rsidRPr="005C7DB7">
        <w:rPr>
          <w:rFonts w:ascii="Verdana" w:eastAsia="MS PMincho" w:hAnsi="Verdana"/>
          <w:spacing w:val="6"/>
          <w:sz w:val="20"/>
          <w:szCs w:val="20"/>
        </w:rPr>
        <w:t>w</w:t>
      </w:r>
      <w:r w:rsidRPr="005C7DB7">
        <w:rPr>
          <w:rFonts w:ascii="Verdana" w:eastAsia="MS PMincho" w:hAnsi="Verdana"/>
          <w:spacing w:val="2"/>
          <w:sz w:val="20"/>
          <w:szCs w:val="20"/>
        </w:rPr>
        <w:t>ise</w:t>
      </w:r>
      <w:r w:rsidRPr="005C7DB7">
        <w:rPr>
          <w:rFonts w:ascii="Verdana" w:eastAsia="MS PMincho" w:hAnsi="Verdana"/>
          <w:sz w:val="20"/>
          <w:szCs w:val="20"/>
        </w:rPr>
        <w:t>,</w:t>
      </w:r>
      <w:r w:rsidR="002C50F0" w:rsidRPr="005C7DB7">
        <w:rPr>
          <w:rFonts w:ascii="Verdana" w:eastAsia="MS PMincho" w:hAnsi="Verdana"/>
          <w:spacing w:val="18"/>
          <w:sz w:val="20"/>
          <w:szCs w:val="20"/>
        </w:rPr>
        <w:t xml:space="preserve"> </w:t>
      </w:r>
      <w:r w:rsidRPr="005C7DB7">
        <w:rPr>
          <w:rFonts w:ascii="Verdana" w:eastAsia="MS PMincho" w:hAnsi="Verdana"/>
          <w:spacing w:val="5"/>
          <w:sz w:val="20"/>
          <w:szCs w:val="20"/>
        </w:rPr>
        <w:t>g</w:t>
      </w:r>
      <w:r w:rsidRPr="005C7DB7">
        <w:rPr>
          <w:rFonts w:ascii="Verdana" w:eastAsia="MS PMincho" w:hAnsi="Verdana"/>
          <w:spacing w:val="-1"/>
          <w:sz w:val="20"/>
          <w:szCs w:val="20"/>
        </w:rPr>
        <w:t>r</w:t>
      </w:r>
      <w:r w:rsidRPr="005C7DB7">
        <w:rPr>
          <w:rFonts w:ascii="Verdana" w:eastAsia="MS PMincho" w:hAnsi="Verdana"/>
          <w:spacing w:val="2"/>
          <w:sz w:val="20"/>
          <w:szCs w:val="20"/>
        </w:rPr>
        <w:t>oun</w:t>
      </w:r>
      <w:r w:rsidRPr="005C7DB7">
        <w:rPr>
          <w:rFonts w:ascii="Verdana" w:eastAsia="MS PMincho" w:hAnsi="Verdana"/>
          <w:sz w:val="20"/>
          <w:szCs w:val="20"/>
        </w:rPr>
        <w:t xml:space="preserve">d </w:t>
      </w:r>
      <w:r w:rsidRPr="005C7DB7">
        <w:rPr>
          <w:rFonts w:ascii="Verdana" w:eastAsia="MS PMincho" w:hAnsi="Verdana"/>
          <w:spacing w:val="-1"/>
          <w:sz w:val="20"/>
          <w:szCs w:val="20"/>
        </w:rPr>
        <w:t>r</w:t>
      </w:r>
      <w:r w:rsidRPr="005C7DB7">
        <w:rPr>
          <w:rFonts w:ascii="Verdana" w:eastAsia="MS PMincho" w:hAnsi="Verdana"/>
          <w:spacing w:val="1"/>
          <w:sz w:val="20"/>
          <w:szCs w:val="20"/>
        </w:rPr>
        <w:t>e</w:t>
      </w:r>
      <w:r w:rsidRPr="005C7DB7">
        <w:rPr>
          <w:rFonts w:ascii="Verdana" w:eastAsia="MS PMincho" w:hAnsi="Verdana"/>
          <w:spacing w:val="2"/>
          <w:sz w:val="20"/>
          <w:szCs w:val="20"/>
        </w:rPr>
        <w:t>n</w:t>
      </w:r>
      <w:r w:rsidRPr="005C7DB7">
        <w:rPr>
          <w:rFonts w:ascii="Verdana" w:eastAsia="MS PMincho" w:hAnsi="Verdana"/>
          <w:sz w:val="20"/>
          <w:szCs w:val="20"/>
        </w:rPr>
        <w:t xml:space="preserve">t </w:t>
      </w:r>
      <w:r w:rsidRPr="005C7DB7">
        <w:rPr>
          <w:rFonts w:ascii="Verdana" w:eastAsia="MS PMincho" w:hAnsi="Verdana"/>
          <w:spacing w:val="2"/>
          <w:sz w:val="20"/>
          <w:szCs w:val="20"/>
        </w:rPr>
        <w:t>doe</w:t>
      </w:r>
      <w:r w:rsidRPr="005C7DB7">
        <w:rPr>
          <w:rFonts w:ascii="Verdana" w:eastAsia="MS PMincho" w:hAnsi="Verdana"/>
          <w:sz w:val="20"/>
          <w:szCs w:val="20"/>
        </w:rPr>
        <w:t>s</w:t>
      </w:r>
      <w:r w:rsidRPr="005C7DB7">
        <w:rPr>
          <w:rFonts w:ascii="Verdana" w:eastAsia="MS PMincho" w:hAnsi="Verdana"/>
          <w:spacing w:val="41"/>
          <w:sz w:val="20"/>
          <w:szCs w:val="20"/>
        </w:rPr>
        <w:t xml:space="preserve"> </w:t>
      </w:r>
      <w:r w:rsidRPr="005C7DB7">
        <w:rPr>
          <w:rFonts w:ascii="Verdana" w:eastAsia="MS PMincho" w:hAnsi="Verdana"/>
          <w:spacing w:val="2"/>
          <w:sz w:val="20"/>
          <w:szCs w:val="20"/>
        </w:rPr>
        <w:t>no</w:t>
      </w:r>
      <w:r w:rsidRPr="005C7DB7">
        <w:rPr>
          <w:rFonts w:ascii="Verdana" w:eastAsia="MS PMincho" w:hAnsi="Verdana"/>
          <w:sz w:val="20"/>
          <w:szCs w:val="20"/>
        </w:rPr>
        <w:t xml:space="preserve">t </w:t>
      </w:r>
      <w:r w:rsidRPr="005C7DB7">
        <w:rPr>
          <w:rFonts w:ascii="Verdana" w:eastAsia="MS PMincho" w:hAnsi="Verdana"/>
          <w:spacing w:val="2"/>
          <w:sz w:val="20"/>
          <w:szCs w:val="20"/>
        </w:rPr>
        <w:t>be</w:t>
      </w:r>
      <w:r w:rsidRPr="005C7DB7">
        <w:rPr>
          <w:rFonts w:ascii="Verdana" w:eastAsia="MS PMincho" w:hAnsi="Verdana"/>
          <w:spacing w:val="-1"/>
          <w:sz w:val="20"/>
          <w:szCs w:val="20"/>
        </w:rPr>
        <w:t>c</w:t>
      </w:r>
      <w:r w:rsidRPr="005C7DB7">
        <w:rPr>
          <w:rFonts w:ascii="Verdana" w:eastAsia="MS PMincho" w:hAnsi="Verdana"/>
          <w:spacing w:val="1"/>
          <w:sz w:val="20"/>
          <w:szCs w:val="20"/>
        </w:rPr>
        <w:t>o</w:t>
      </w:r>
      <w:r w:rsidRPr="005C7DB7">
        <w:rPr>
          <w:rFonts w:ascii="Verdana" w:eastAsia="MS PMincho" w:hAnsi="Verdana"/>
          <w:spacing w:val="2"/>
          <w:sz w:val="20"/>
          <w:szCs w:val="20"/>
        </w:rPr>
        <w:t>m</w:t>
      </w:r>
      <w:r w:rsidRPr="005C7DB7">
        <w:rPr>
          <w:rFonts w:ascii="Verdana" w:eastAsia="MS PMincho" w:hAnsi="Verdana"/>
          <w:sz w:val="20"/>
          <w:szCs w:val="20"/>
        </w:rPr>
        <w:t>e</w:t>
      </w:r>
      <w:r w:rsidR="00615983" w:rsidRPr="005C7DB7">
        <w:rPr>
          <w:rFonts w:ascii="Verdana" w:eastAsia="MS PMincho" w:hAnsi="Verdana"/>
          <w:sz w:val="20"/>
          <w:szCs w:val="20"/>
        </w:rPr>
        <w:t xml:space="preserve"> </w:t>
      </w:r>
      <w:r w:rsidRPr="005C7DB7">
        <w:rPr>
          <w:rFonts w:ascii="Verdana" w:eastAsia="MS PMincho" w:hAnsi="Verdana"/>
          <w:spacing w:val="2"/>
          <w:sz w:val="20"/>
          <w:szCs w:val="20"/>
        </w:rPr>
        <w:t>p</w:t>
      </w:r>
      <w:r w:rsidRPr="005C7DB7">
        <w:rPr>
          <w:rFonts w:ascii="Verdana" w:eastAsia="MS PMincho" w:hAnsi="Verdana"/>
          <w:spacing w:val="-2"/>
          <w:sz w:val="20"/>
          <w:szCs w:val="20"/>
        </w:rPr>
        <w:t>a</w:t>
      </w:r>
      <w:r w:rsidRPr="005C7DB7">
        <w:rPr>
          <w:rFonts w:ascii="Verdana" w:eastAsia="MS PMincho" w:hAnsi="Verdana"/>
          <w:spacing w:val="1"/>
          <w:sz w:val="20"/>
          <w:szCs w:val="20"/>
        </w:rPr>
        <w:t>y</w:t>
      </w:r>
      <w:r w:rsidRPr="005C7DB7">
        <w:rPr>
          <w:rFonts w:ascii="Verdana" w:eastAsia="MS PMincho" w:hAnsi="Verdana"/>
          <w:spacing w:val="2"/>
          <w:sz w:val="20"/>
          <w:szCs w:val="20"/>
        </w:rPr>
        <w:t>abl</w:t>
      </w:r>
      <w:r w:rsidRPr="005C7DB7">
        <w:rPr>
          <w:rFonts w:ascii="Verdana" w:eastAsia="MS PMincho" w:hAnsi="Verdana"/>
          <w:sz w:val="20"/>
          <w:szCs w:val="20"/>
        </w:rPr>
        <w:t>e</w:t>
      </w:r>
      <w:r w:rsidRPr="005C7DB7">
        <w:rPr>
          <w:rFonts w:ascii="Verdana" w:eastAsia="MS PMincho" w:hAnsi="Verdana"/>
          <w:spacing w:val="29"/>
          <w:sz w:val="20"/>
          <w:szCs w:val="20"/>
        </w:rPr>
        <w:t xml:space="preserve"> </w:t>
      </w:r>
      <w:r w:rsidRPr="005C7DB7">
        <w:rPr>
          <w:rFonts w:ascii="Verdana" w:eastAsia="MS PMincho" w:hAnsi="Verdana"/>
          <w:spacing w:val="2"/>
          <w:sz w:val="20"/>
          <w:szCs w:val="20"/>
        </w:rPr>
        <w:t>unti</w:t>
      </w:r>
      <w:r w:rsidRPr="005C7DB7">
        <w:rPr>
          <w:rFonts w:ascii="Verdana" w:eastAsia="MS PMincho" w:hAnsi="Verdana"/>
          <w:sz w:val="20"/>
          <w:szCs w:val="20"/>
        </w:rPr>
        <w:t>l</w:t>
      </w:r>
      <w:r w:rsidR="00615983" w:rsidRPr="005C7DB7">
        <w:rPr>
          <w:rFonts w:ascii="Verdana" w:eastAsia="MS PMincho" w:hAnsi="Verdana"/>
          <w:sz w:val="20"/>
          <w:szCs w:val="20"/>
        </w:rPr>
        <w:t xml:space="preserve"> </w:t>
      </w:r>
      <w:r w:rsidRPr="005C7DB7">
        <w:rPr>
          <w:rFonts w:ascii="Verdana" w:eastAsia="MS PMincho" w:hAnsi="Verdana"/>
          <w:spacing w:val="2"/>
          <w:sz w:val="20"/>
          <w:szCs w:val="20"/>
        </w:rPr>
        <w:t>i</w:t>
      </w:r>
      <w:r w:rsidRPr="005C7DB7">
        <w:rPr>
          <w:rFonts w:ascii="Verdana" w:eastAsia="MS PMincho" w:hAnsi="Verdana"/>
          <w:sz w:val="20"/>
          <w:szCs w:val="20"/>
        </w:rPr>
        <w:t>t</w:t>
      </w:r>
      <w:r w:rsidRPr="005C7DB7">
        <w:rPr>
          <w:rFonts w:ascii="Verdana" w:eastAsia="MS PMincho" w:hAnsi="Verdana"/>
          <w:spacing w:val="46"/>
          <w:sz w:val="20"/>
          <w:szCs w:val="20"/>
        </w:rPr>
        <w:t xml:space="preserve"> </w:t>
      </w:r>
      <w:r w:rsidRPr="005C7DB7">
        <w:rPr>
          <w:rFonts w:ascii="Verdana" w:eastAsia="MS PMincho" w:hAnsi="Verdana"/>
          <w:spacing w:val="2"/>
          <w:sz w:val="20"/>
          <w:szCs w:val="20"/>
        </w:rPr>
        <w:t>ha</w:t>
      </w:r>
      <w:r w:rsidRPr="005C7DB7">
        <w:rPr>
          <w:rFonts w:ascii="Verdana" w:eastAsia="MS PMincho" w:hAnsi="Verdana"/>
          <w:sz w:val="20"/>
          <w:szCs w:val="20"/>
        </w:rPr>
        <w:t>s</w:t>
      </w:r>
      <w:r w:rsidRPr="005C7DB7">
        <w:rPr>
          <w:rFonts w:ascii="Verdana" w:eastAsia="MS PMincho" w:hAnsi="Verdana"/>
          <w:spacing w:val="42"/>
          <w:sz w:val="20"/>
          <w:szCs w:val="20"/>
        </w:rPr>
        <w:t xml:space="preserve"> </w:t>
      </w:r>
      <w:r w:rsidRPr="005C7DB7">
        <w:rPr>
          <w:rFonts w:ascii="Verdana" w:eastAsia="MS PMincho" w:hAnsi="Verdana"/>
          <w:spacing w:val="2"/>
          <w:sz w:val="20"/>
          <w:szCs w:val="20"/>
        </w:rPr>
        <w:t>been</w:t>
      </w:r>
      <w:r w:rsidRPr="005C7DB7">
        <w:rPr>
          <w:rFonts w:ascii="Verdana" w:eastAsia="MS PMincho" w:hAnsi="Verdana"/>
          <w:sz w:val="20"/>
          <w:szCs w:val="20"/>
        </w:rPr>
        <w:t xml:space="preserve"> demanded</w:t>
      </w:r>
      <w:r w:rsidRPr="005C7DB7">
        <w:rPr>
          <w:rFonts w:ascii="Verdana" w:eastAsia="MS PMincho" w:hAnsi="Verdana"/>
          <w:spacing w:val="20"/>
          <w:sz w:val="20"/>
          <w:szCs w:val="20"/>
        </w:rPr>
        <w:t xml:space="preserve"> </w:t>
      </w:r>
      <w:r w:rsidRPr="005C7DB7">
        <w:rPr>
          <w:rFonts w:ascii="Verdana" w:eastAsia="MS PMincho" w:hAnsi="Verdana"/>
          <w:sz w:val="20"/>
          <w:szCs w:val="20"/>
        </w:rPr>
        <w:t>using</w:t>
      </w:r>
      <w:r w:rsidRPr="005C7DB7">
        <w:rPr>
          <w:rFonts w:ascii="Verdana" w:eastAsia="MS PMincho" w:hAnsi="Verdana"/>
          <w:spacing w:val="-9"/>
          <w:sz w:val="20"/>
          <w:szCs w:val="20"/>
        </w:rPr>
        <w:t xml:space="preserve"> </w:t>
      </w:r>
      <w:r w:rsidRPr="005C7DB7">
        <w:rPr>
          <w:rFonts w:ascii="Verdana" w:eastAsia="MS PMincho" w:hAnsi="Verdana"/>
          <w:sz w:val="20"/>
          <w:szCs w:val="20"/>
        </w:rPr>
        <w:t>the</w:t>
      </w:r>
      <w:r w:rsidRPr="005C7DB7">
        <w:rPr>
          <w:rFonts w:ascii="Verdana" w:eastAsia="MS PMincho" w:hAnsi="Verdana"/>
          <w:spacing w:val="2"/>
          <w:sz w:val="20"/>
          <w:szCs w:val="20"/>
        </w:rPr>
        <w:t xml:space="preserve"> </w:t>
      </w:r>
      <w:r w:rsidRPr="005C7DB7">
        <w:rPr>
          <w:rFonts w:ascii="Verdana" w:eastAsia="MS PMincho" w:hAnsi="Verdana"/>
          <w:sz w:val="20"/>
          <w:szCs w:val="20"/>
        </w:rPr>
        <w:t>pa</w:t>
      </w:r>
      <w:r w:rsidRPr="005C7DB7">
        <w:rPr>
          <w:rFonts w:ascii="Verdana" w:eastAsia="MS PMincho" w:hAnsi="Verdana"/>
          <w:spacing w:val="4"/>
          <w:sz w:val="20"/>
          <w:szCs w:val="20"/>
        </w:rPr>
        <w:t>r</w:t>
      </w:r>
      <w:r w:rsidRPr="005C7DB7">
        <w:rPr>
          <w:rFonts w:ascii="Verdana" w:eastAsia="MS PMincho" w:hAnsi="Verdana"/>
          <w:spacing w:val="1"/>
          <w:sz w:val="20"/>
          <w:szCs w:val="20"/>
        </w:rPr>
        <w:t>t</w:t>
      </w:r>
      <w:r w:rsidRPr="005C7DB7">
        <w:rPr>
          <w:rFonts w:ascii="Verdana" w:eastAsia="MS PMincho" w:hAnsi="Verdana"/>
          <w:sz w:val="20"/>
          <w:szCs w:val="20"/>
        </w:rPr>
        <w:t>icular</w:t>
      </w:r>
      <w:r w:rsidRPr="005C7DB7">
        <w:rPr>
          <w:rFonts w:ascii="Verdana" w:eastAsia="MS PMincho" w:hAnsi="Verdana"/>
          <w:spacing w:val="9"/>
          <w:sz w:val="20"/>
          <w:szCs w:val="20"/>
        </w:rPr>
        <w:t xml:space="preserve"> </w:t>
      </w:r>
      <w:r w:rsidRPr="005C7DB7">
        <w:rPr>
          <w:rFonts w:ascii="Verdana" w:eastAsia="MS PMincho" w:hAnsi="Verdana"/>
          <w:sz w:val="20"/>
          <w:szCs w:val="20"/>
        </w:rPr>
        <w:t>fo</w:t>
      </w:r>
      <w:r w:rsidRPr="005C7DB7">
        <w:rPr>
          <w:rFonts w:ascii="Verdana" w:eastAsia="MS PMincho" w:hAnsi="Verdana"/>
          <w:spacing w:val="2"/>
          <w:sz w:val="20"/>
          <w:szCs w:val="20"/>
        </w:rPr>
        <w:t>r</w:t>
      </w:r>
      <w:r w:rsidRPr="005C7DB7">
        <w:rPr>
          <w:rFonts w:ascii="Verdana" w:eastAsia="MS PMincho" w:hAnsi="Verdana"/>
          <w:sz w:val="20"/>
          <w:szCs w:val="20"/>
        </w:rPr>
        <w:t>m</w:t>
      </w:r>
      <w:r w:rsidRPr="005C7DB7">
        <w:rPr>
          <w:rFonts w:ascii="Verdana" w:eastAsia="MS PMincho" w:hAnsi="Verdana"/>
          <w:spacing w:val="6"/>
          <w:sz w:val="20"/>
          <w:szCs w:val="20"/>
        </w:rPr>
        <w:t xml:space="preserve"> </w:t>
      </w:r>
      <w:r w:rsidRPr="005C7DB7">
        <w:rPr>
          <w:rFonts w:ascii="Verdana" w:eastAsia="MS PMincho" w:hAnsi="Verdana"/>
          <w:sz w:val="20"/>
          <w:szCs w:val="20"/>
        </w:rPr>
        <w:t>of</w:t>
      </w:r>
      <w:r w:rsidRPr="005C7DB7">
        <w:rPr>
          <w:rFonts w:ascii="Verdana" w:eastAsia="MS PMincho" w:hAnsi="Verdana"/>
          <w:spacing w:val="-3"/>
          <w:sz w:val="20"/>
          <w:szCs w:val="20"/>
        </w:rPr>
        <w:t xml:space="preserve"> </w:t>
      </w:r>
      <w:r w:rsidRPr="005C7DB7">
        <w:rPr>
          <w:rFonts w:ascii="Verdana" w:eastAsia="MS PMincho" w:hAnsi="Verdana"/>
          <w:sz w:val="20"/>
          <w:szCs w:val="20"/>
        </w:rPr>
        <w:t>noti</w:t>
      </w:r>
      <w:r w:rsidRPr="005C7DB7">
        <w:rPr>
          <w:rFonts w:ascii="Verdana" w:eastAsia="MS PMincho" w:hAnsi="Verdana"/>
          <w:spacing w:val="-3"/>
          <w:sz w:val="20"/>
          <w:szCs w:val="20"/>
        </w:rPr>
        <w:t>c</w:t>
      </w:r>
      <w:r w:rsidRPr="005C7DB7">
        <w:rPr>
          <w:rFonts w:ascii="Verdana" w:eastAsia="MS PMincho" w:hAnsi="Verdana"/>
          <w:sz w:val="20"/>
          <w:szCs w:val="20"/>
        </w:rPr>
        <w:t>e</w:t>
      </w:r>
      <w:r w:rsidRPr="005C7DB7">
        <w:rPr>
          <w:rFonts w:ascii="Verdana" w:eastAsia="MS PMincho" w:hAnsi="Verdana"/>
          <w:spacing w:val="-4"/>
          <w:sz w:val="20"/>
          <w:szCs w:val="20"/>
        </w:rPr>
        <w:t xml:space="preserve"> </w:t>
      </w:r>
      <w:r w:rsidRPr="005C7DB7">
        <w:rPr>
          <w:rFonts w:ascii="Verdana" w:eastAsia="MS PMincho" w:hAnsi="Verdana"/>
          <w:w w:val="96"/>
          <w:sz w:val="20"/>
          <w:szCs w:val="20"/>
        </w:rPr>
        <w:t>specified</w:t>
      </w:r>
      <w:r w:rsidRPr="005C7DB7">
        <w:rPr>
          <w:rFonts w:ascii="Verdana" w:eastAsia="MS PMincho" w:hAnsi="Verdana"/>
          <w:spacing w:val="-3"/>
          <w:w w:val="96"/>
          <w:sz w:val="20"/>
          <w:szCs w:val="20"/>
        </w:rPr>
        <w:t xml:space="preserve"> </w:t>
      </w:r>
      <w:r w:rsidRPr="005C7DB7">
        <w:rPr>
          <w:rFonts w:ascii="Verdana" w:eastAsia="MS PMincho" w:hAnsi="Verdana"/>
          <w:w w:val="104"/>
          <w:sz w:val="20"/>
          <w:szCs w:val="20"/>
        </w:rPr>
        <w:t>in</w:t>
      </w:r>
      <w:r w:rsidRPr="005C7DB7">
        <w:rPr>
          <w:rFonts w:ascii="Verdana" w:eastAsia="MS PMincho" w:hAnsi="Verdana"/>
          <w:spacing w:val="-5"/>
          <w:sz w:val="20"/>
          <w:szCs w:val="20"/>
        </w:rPr>
        <w:t xml:space="preserve"> </w:t>
      </w:r>
      <w:r w:rsidRPr="005C7DB7">
        <w:rPr>
          <w:rFonts w:ascii="Verdana" w:eastAsia="MS PMincho" w:hAnsi="Verdana"/>
          <w:spacing w:val="-3"/>
          <w:w w:val="110"/>
          <w:sz w:val="20"/>
          <w:szCs w:val="20"/>
        </w:rPr>
        <w:t>r</w:t>
      </w:r>
      <w:r w:rsidRPr="005C7DB7">
        <w:rPr>
          <w:rFonts w:ascii="Verdana" w:eastAsia="MS PMincho" w:hAnsi="Verdana"/>
          <w:spacing w:val="1"/>
          <w:w w:val="94"/>
          <w:sz w:val="20"/>
          <w:szCs w:val="20"/>
        </w:rPr>
        <w:t>e</w:t>
      </w:r>
      <w:r w:rsidRPr="005C7DB7">
        <w:rPr>
          <w:rFonts w:ascii="Verdana" w:eastAsia="MS PMincho" w:hAnsi="Verdana"/>
          <w:sz w:val="20"/>
          <w:szCs w:val="20"/>
        </w:rPr>
        <w:t>gulations.</w:t>
      </w:r>
      <w:r w:rsidR="002C50F0" w:rsidRPr="005C7DB7">
        <w:rPr>
          <w:rFonts w:ascii="Verdana" w:eastAsia="MS PMincho" w:hAnsi="Verdana"/>
          <w:sz w:val="20"/>
          <w:szCs w:val="20"/>
        </w:rPr>
        <w:t xml:space="preserve"> </w:t>
      </w:r>
      <w:r w:rsidR="009B0001" w:rsidRPr="005C7DB7">
        <w:rPr>
          <w:rFonts w:ascii="Verdana" w:hAnsi="Verdana"/>
          <w:sz w:val="20"/>
          <w:szCs w:val="20"/>
        </w:rPr>
        <w:t xml:space="preserve">Different </w:t>
      </w:r>
      <w:r w:rsidR="0025461E" w:rsidRPr="005C7DB7">
        <w:rPr>
          <w:rFonts w:ascii="Verdana" w:hAnsi="Verdana"/>
          <w:sz w:val="20"/>
          <w:szCs w:val="20"/>
        </w:rPr>
        <w:t>r</w:t>
      </w:r>
      <w:r w:rsidR="009B0001" w:rsidRPr="005C7DB7">
        <w:rPr>
          <w:rFonts w:ascii="Verdana" w:hAnsi="Verdana"/>
          <w:sz w:val="20"/>
          <w:szCs w:val="20"/>
        </w:rPr>
        <w:t>egulations have been issued in England and Wales and are potentially subject to amendments over time. You should ensure that you keep yourself informed of the current prescribed content and format.</w:t>
      </w:r>
    </w:p>
    <w:p w14:paraId="6376B44B" w14:textId="77777777" w:rsidR="009B0001" w:rsidRPr="005C7DB7" w:rsidRDefault="009B0001" w:rsidP="009B0001">
      <w:pPr>
        <w:widowControl w:val="0"/>
        <w:autoSpaceDE w:val="0"/>
        <w:autoSpaceDN w:val="0"/>
        <w:adjustRightInd w:val="0"/>
        <w:rPr>
          <w:rFonts w:ascii="Verdana" w:eastAsia="MS PMincho" w:hAnsi="Verdana"/>
          <w:b/>
          <w:bCs/>
          <w:w w:val="95"/>
          <w:sz w:val="20"/>
          <w:szCs w:val="20"/>
        </w:rPr>
      </w:pPr>
    </w:p>
    <w:tbl>
      <w:tblPr>
        <w:tblStyle w:val="TableGrid"/>
        <w:tblW w:w="0" w:type="auto"/>
        <w:tblLook w:val="04A0" w:firstRow="1" w:lastRow="0" w:firstColumn="1" w:lastColumn="0" w:noHBand="0" w:noVBand="1"/>
      </w:tblPr>
      <w:tblGrid>
        <w:gridCol w:w="9242"/>
      </w:tblGrid>
      <w:tr w:rsidR="00C24047" w:rsidRPr="005C7DB7" w14:paraId="52607480" w14:textId="77777777" w:rsidTr="00C24047">
        <w:tc>
          <w:tcPr>
            <w:tcW w:w="9242" w:type="dxa"/>
          </w:tcPr>
          <w:p w14:paraId="5BEF7E88" w14:textId="77777777" w:rsidR="00C24047" w:rsidRPr="005C7DB7" w:rsidRDefault="005C7DB7" w:rsidP="005C7DB7">
            <w:pPr>
              <w:pStyle w:val="onlinetext"/>
              <w:rPr>
                <w:i/>
              </w:rPr>
            </w:pPr>
            <w:r w:rsidRPr="005C7DB7">
              <w:rPr>
                <w:i/>
                <w:w w:val="92"/>
              </w:rPr>
              <w:t>s.</w:t>
            </w:r>
            <w:r w:rsidR="00C24047" w:rsidRPr="005C7DB7">
              <w:rPr>
                <w:i/>
                <w:w w:val="92"/>
              </w:rPr>
              <w:t>21B Landlord and Tenant Act</w:t>
            </w:r>
            <w:r w:rsidR="00C24047" w:rsidRPr="005C7DB7">
              <w:rPr>
                <w:i/>
                <w:spacing w:val="-1"/>
                <w:w w:val="92"/>
              </w:rPr>
              <w:t xml:space="preserve"> </w:t>
            </w:r>
            <w:r w:rsidR="00C24047" w:rsidRPr="005C7DB7">
              <w:rPr>
                <w:i/>
              </w:rPr>
              <w:t>1985</w:t>
            </w:r>
          </w:p>
          <w:p w14:paraId="0DD606B8" w14:textId="77777777" w:rsidR="00C24047" w:rsidRPr="005C7DB7" w:rsidRDefault="00C24047" w:rsidP="005C7DB7">
            <w:pPr>
              <w:pStyle w:val="onlinetext"/>
              <w:rPr>
                <w:i/>
              </w:rPr>
            </w:pPr>
            <w:r w:rsidRPr="005C7DB7">
              <w:rPr>
                <w:i/>
              </w:rPr>
              <w:t>Se</w:t>
            </w:r>
            <w:r w:rsidRPr="005C7DB7">
              <w:rPr>
                <w:i/>
                <w:spacing w:val="3"/>
              </w:rPr>
              <w:t>r</w:t>
            </w:r>
            <w:r w:rsidRPr="005C7DB7">
              <w:rPr>
                <w:i/>
              </w:rPr>
              <w:t>vice</w:t>
            </w:r>
            <w:r w:rsidRPr="005C7DB7">
              <w:rPr>
                <w:i/>
                <w:spacing w:val="1"/>
              </w:rPr>
              <w:t xml:space="preserve"> </w:t>
            </w:r>
            <w:r w:rsidRPr="005C7DB7">
              <w:rPr>
                <w:i/>
                <w:w w:val="99"/>
              </w:rPr>
              <w:t>Cha</w:t>
            </w:r>
            <w:r w:rsidRPr="005C7DB7">
              <w:rPr>
                <w:i/>
                <w:spacing w:val="-3"/>
                <w:w w:val="99"/>
              </w:rPr>
              <w:t>r</w:t>
            </w:r>
            <w:r w:rsidRPr="005C7DB7">
              <w:rPr>
                <w:i/>
                <w:w w:val="110"/>
              </w:rPr>
              <w:t xml:space="preserve">ges </w:t>
            </w:r>
            <w:r w:rsidRPr="005C7DB7">
              <w:rPr>
                <w:i/>
              </w:rPr>
              <w:t>(Summary</w:t>
            </w:r>
            <w:r w:rsidRPr="005C7DB7">
              <w:rPr>
                <w:i/>
                <w:spacing w:val="12"/>
              </w:rPr>
              <w:t xml:space="preserve"> </w:t>
            </w:r>
            <w:r w:rsidRPr="005C7DB7">
              <w:rPr>
                <w:i/>
              </w:rPr>
              <w:t>of</w:t>
            </w:r>
            <w:r w:rsidRPr="005C7DB7">
              <w:rPr>
                <w:i/>
                <w:spacing w:val="-7"/>
              </w:rPr>
              <w:t xml:space="preserve"> </w:t>
            </w:r>
            <w:r w:rsidRPr="005C7DB7">
              <w:rPr>
                <w:i/>
                <w:w w:val="101"/>
              </w:rPr>
              <w:t>Rights</w:t>
            </w:r>
            <w:r w:rsidRPr="005C7DB7">
              <w:rPr>
                <w:i/>
                <w:spacing w:val="-5"/>
              </w:rPr>
              <w:t xml:space="preserve"> </w:t>
            </w:r>
            <w:r w:rsidRPr="005C7DB7">
              <w:rPr>
                <w:i/>
              </w:rPr>
              <w:t>and</w:t>
            </w:r>
            <w:r w:rsidRPr="005C7DB7">
              <w:rPr>
                <w:i/>
                <w:spacing w:val="26"/>
              </w:rPr>
              <w:t xml:space="preserve"> </w:t>
            </w:r>
            <w:r w:rsidRPr="005C7DB7">
              <w:rPr>
                <w:i/>
              </w:rPr>
              <w:t>Obligations,</w:t>
            </w:r>
            <w:r w:rsidRPr="005C7DB7">
              <w:rPr>
                <w:i/>
                <w:spacing w:val="24"/>
              </w:rPr>
              <w:t xml:space="preserve"> </w:t>
            </w:r>
            <w:r w:rsidRPr="005C7DB7">
              <w:rPr>
                <w:i/>
                <w:w w:val="109"/>
              </w:rPr>
              <w:t xml:space="preserve">and </w:t>
            </w:r>
            <w:r w:rsidRPr="005C7DB7">
              <w:rPr>
                <w:i/>
                <w:spacing w:val="-10"/>
                <w:w w:val="80"/>
              </w:rPr>
              <w:t>T</w:t>
            </w:r>
            <w:r w:rsidRPr="005C7DB7">
              <w:rPr>
                <w:i/>
                <w:spacing w:val="-2"/>
              </w:rPr>
              <w:t>r</w:t>
            </w:r>
            <w:r w:rsidRPr="005C7DB7">
              <w:rPr>
                <w:i/>
                <w:w w:val="106"/>
              </w:rPr>
              <w:t>ansitional</w:t>
            </w:r>
            <w:r w:rsidRPr="005C7DB7">
              <w:rPr>
                <w:i/>
                <w:spacing w:val="-5"/>
              </w:rPr>
              <w:t xml:space="preserve"> </w:t>
            </w:r>
            <w:r w:rsidRPr="005C7DB7">
              <w:rPr>
                <w:i/>
                <w:spacing w:val="-1"/>
                <w:w w:val="97"/>
              </w:rPr>
              <w:t>P</w:t>
            </w:r>
            <w:r w:rsidRPr="005C7DB7">
              <w:rPr>
                <w:i/>
                <w:spacing w:val="-2"/>
              </w:rPr>
              <w:t>r</w:t>
            </w:r>
            <w:r w:rsidRPr="005C7DB7">
              <w:rPr>
                <w:i/>
                <w:spacing w:val="-3"/>
                <w:w w:val="107"/>
              </w:rPr>
              <w:t>o</w:t>
            </w:r>
            <w:r w:rsidRPr="005C7DB7">
              <w:rPr>
                <w:i/>
                <w:w w:val="101"/>
              </w:rPr>
              <w:t xml:space="preserve">vision) </w:t>
            </w:r>
            <w:r w:rsidRPr="005C7DB7">
              <w:rPr>
                <w:i/>
              </w:rPr>
              <w:t>(England)</w:t>
            </w:r>
            <w:r w:rsidRPr="005C7DB7">
              <w:rPr>
                <w:i/>
                <w:spacing w:val="-5"/>
              </w:rPr>
              <w:t xml:space="preserve"> </w:t>
            </w:r>
            <w:r w:rsidRPr="005C7DB7">
              <w:rPr>
                <w:i/>
                <w:spacing w:val="-2"/>
                <w:w w:val="85"/>
              </w:rPr>
              <w:t>R</w:t>
            </w:r>
            <w:r w:rsidRPr="005C7DB7">
              <w:rPr>
                <w:i/>
                <w:w w:val="107"/>
              </w:rPr>
              <w:t xml:space="preserve">egulations </w:t>
            </w:r>
            <w:r w:rsidRPr="005C7DB7">
              <w:rPr>
                <w:i/>
              </w:rPr>
              <w:t>2007</w:t>
            </w:r>
            <w:r w:rsidRPr="005C7DB7">
              <w:rPr>
                <w:i/>
                <w:spacing w:val="25"/>
              </w:rPr>
              <w:t xml:space="preserve"> </w:t>
            </w:r>
            <w:r w:rsidRPr="005C7DB7">
              <w:rPr>
                <w:i/>
                <w:w w:val="94"/>
              </w:rPr>
              <w:t>(</w:t>
            </w:r>
            <w:r w:rsidRPr="005C7DB7">
              <w:rPr>
                <w:i/>
                <w:spacing w:val="3"/>
                <w:w w:val="94"/>
              </w:rPr>
              <w:t>S</w:t>
            </w:r>
            <w:r w:rsidRPr="005C7DB7">
              <w:rPr>
                <w:i/>
                <w:w w:val="94"/>
              </w:rPr>
              <w:t>I</w:t>
            </w:r>
            <w:r w:rsidRPr="005C7DB7">
              <w:rPr>
                <w:i/>
                <w:spacing w:val="-2"/>
                <w:w w:val="94"/>
              </w:rPr>
              <w:t xml:space="preserve"> </w:t>
            </w:r>
            <w:r w:rsidRPr="005C7DB7">
              <w:rPr>
                <w:i/>
                <w:w w:val="106"/>
              </w:rPr>
              <w:t>2007/1257)</w:t>
            </w:r>
          </w:p>
          <w:p w14:paraId="66CC761E" w14:textId="77777777" w:rsidR="00C24047" w:rsidRPr="005C7DB7" w:rsidRDefault="00C24047" w:rsidP="005C7DB7">
            <w:pPr>
              <w:pStyle w:val="onlinetext"/>
              <w:rPr>
                <w:i/>
              </w:rPr>
            </w:pPr>
            <w:r w:rsidRPr="005C7DB7">
              <w:rPr>
                <w:i/>
              </w:rPr>
              <w:t>Schedule</w:t>
            </w:r>
            <w:r w:rsidRPr="005C7DB7">
              <w:rPr>
                <w:i/>
                <w:spacing w:val="40"/>
              </w:rPr>
              <w:t xml:space="preserve"> </w:t>
            </w:r>
            <w:r w:rsidRPr="005C7DB7">
              <w:rPr>
                <w:i/>
                <w:w w:val="81"/>
              </w:rPr>
              <w:t>11</w:t>
            </w:r>
            <w:r w:rsidRPr="005C7DB7">
              <w:rPr>
                <w:i/>
                <w:spacing w:val="4"/>
                <w:w w:val="81"/>
              </w:rPr>
              <w:t xml:space="preserve"> </w:t>
            </w:r>
            <w:r w:rsidRPr="005C7DB7">
              <w:rPr>
                <w:i/>
              </w:rPr>
              <w:t>Commonhold</w:t>
            </w:r>
            <w:r w:rsidRPr="005C7DB7">
              <w:rPr>
                <w:i/>
                <w:spacing w:val="6"/>
              </w:rPr>
              <w:t xml:space="preserve"> </w:t>
            </w:r>
            <w:r w:rsidRPr="005C7DB7">
              <w:rPr>
                <w:i/>
                <w:w w:val="109"/>
              </w:rPr>
              <w:t xml:space="preserve">and </w:t>
            </w:r>
            <w:r w:rsidRPr="005C7DB7">
              <w:rPr>
                <w:i/>
                <w:spacing w:val="-6"/>
                <w:w w:val="75"/>
              </w:rPr>
              <w:t>L</w:t>
            </w:r>
            <w:r w:rsidRPr="005C7DB7">
              <w:rPr>
                <w:i/>
                <w:w w:val="110"/>
              </w:rPr>
              <w:t>easehold</w:t>
            </w:r>
            <w:r w:rsidRPr="005C7DB7">
              <w:rPr>
                <w:i/>
                <w:spacing w:val="-5"/>
              </w:rPr>
              <w:t xml:space="preserve"> </w:t>
            </w:r>
            <w:r w:rsidRPr="005C7DB7">
              <w:rPr>
                <w:i/>
                <w:spacing w:val="-2"/>
              </w:rPr>
              <w:t>R</w:t>
            </w:r>
            <w:r w:rsidRPr="005C7DB7">
              <w:rPr>
                <w:i/>
              </w:rPr>
              <w:t>eform</w:t>
            </w:r>
            <w:r w:rsidRPr="005C7DB7">
              <w:rPr>
                <w:i/>
                <w:spacing w:val="-5"/>
              </w:rPr>
              <w:t xml:space="preserve"> </w:t>
            </w:r>
            <w:r w:rsidRPr="005C7DB7">
              <w:rPr>
                <w:i/>
              </w:rPr>
              <w:t xml:space="preserve">Act </w:t>
            </w:r>
            <w:r w:rsidRPr="005C7DB7">
              <w:rPr>
                <w:i/>
                <w:w w:val="107"/>
              </w:rPr>
              <w:t>2002</w:t>
            </w:r>
          </w:p>
          <w:p w14:paraId="4CDC3C5B" w14:textId="77777777" w:rsidR="00C24047" w:rsidRPr="005C7DB7" w:rsidRDefault="00C24047" w:rsidP="005C7DB7">
            <w:pPr>
              <w:pStyle w:val="onlinetext"/>
              <w:rPr>
                <w:i/>
              </w:rPr>
            </w:pPr>
            <w:r w:rsidRPr="005C7DB7">
              <w:rPr>
                <w:i/>
                <w:w w:val="99"/>
              </w:rPr>
              <w:t>Administ</w:t>
            </w:r>
            <w:r w:rsidRPr="005C7DB7">
              <w:rPr>
                <w:i/>
                <w:spacing w:val="-2"/>
                <w:w w:val="99"/>
              </w:rPr>
              <w:t>r</w:t>
            </w:r>
            <w:r w:rsidRPr="005C7DB7">
              <w:rPr>
                <w:i/>
                <w:w w:val="107"/>
              </w:rPr>
              <w:t>ation</w:t>
            </w:r>
            <w:r w:rsidRPr="005C7DB7">
              <w:rPr>
                <w:i/>
                <w:spacing w:val="-5"/>
              </w:rPr>
              <w:t xml:space="preserve"> </w:t>
            </w:r>
            <w:r w:rsidRPr="005C7DB7">
              <w:rPr>
                <w:i/>
                <w:w w:val="99"/>
              </w:rPr>
              <w:t>Cha</w:t>
            </w:r>
            <w:r w:rsidRPr="005C7DB7">
              <w:rPr>
                <w:i/>
                <w:spacing w:val="-3"/>
                <w:w w:val="99"/>
              </w:rPr>
              <w:t>r</w:t>
            </w:r>
            <w:r w:rsidRPr="005C7DB7">
              <w:rPr>
                <w:i/>
                <w:w w:val="110"/>
              </w:rPr>
              <w:t xml:space="preserve">ges </w:t>
            </w:r>
            <w:r w:rsidRPr="005C7DB7">
              <w:rPr>
                <w:i/>
              </w:rPr>
              <w:t>(Summary</w:t>
            </w:r>
            <w:r w:rsidRPr="005C7DB7">
              <w:rPr>
                <w:i/>
                <w:spacing w:val="12"/>
              </w:rPr>
              <w:t xml:space="preserve"> </w:t>
            </w:r>
            <w:r w:rsidRPr="005C7DB7">
              <w:rPr>
                <w:i/>
              </w:rPr>
              <w:t>of</w:t>
            </w:r>
            <w:r w:rsidRPr="005C7DB7">
              <w:rPr>
                <w:i/>
                <w:spacing w:val="-5"/>
              </w:rPr>
              <w:t xml:space="preserve"> </w:t>
            </w:r>
            <w:r w:rsidRPr="005C7DB7">
              <w:rPr>
                <w:i/>
              </w:rPr>
              <w:t xml:space="preserve">Rights </w:t>
            </w:r>
            <w:r w:rsidRPr="005C7DB7">
              <w:rPr>
                <w:i/>
                <w:w w:val="109"/>
              </w:rPr>
              <w:t xml:space="preserve">and </w:t>
            </w:r>
            <w:r w:rsidRPr="005C7DB7">
              <w:rPr>
                <w:i/>
                <w:w w:val="103"/>
              </w:rPr>
              <w:t>Obligations)</w:t>
            </w:r>
            <w:r w:rsidRPr="005C7DB7">
              <w:rPr>
                <w:i/>
                <w:spacing w:val="-5"/>
              </w:rPr>
              <w:t xml:space="preserve"> </w:t>
            </w:r>
            <w:r w:rsidRPr="005C7DB7">
              <w:rPr>
                <w:i/>
              </w:rPr>
              <w:t xml:space="preserve">(England) </w:t>
            </w:r>
            <w:r w:rsidRPr="005C7DB7">
              <w:rPr>
                <w:i/>
                <w:spacing w:val="-2"/>
                <w:w w:val="85"/>
              </w:rPr>
              <w:t>R</w:t>
            </w:r>
            <w:r w:rsidRPr="005C7DB7">
              <w:rPr>
                <w:i/>
                <w:w w:val="107"/>
              </w:rPr>
              <w:t>egulations</w:t>
            </w:r>
            <w:r w:rsidRPr="005C7DB7">
              <w:rPr>
                <w:i/>
                <w:spacing w:val="-5"/>
              </w:rPr>
              <w:t xml:space="preserve"> </w:t>
            </w:r>
            <w:r w:rsidRPr="005C7DB7">
              <w:rPr>
                <w:i/>
                <w:w w:val="107"/>
              </w:rPr>
              <w:t xml:space="preserve">2007 </w:t>
            </w:r>
            <w:r w:rsidRPr="005C7DB7">
              <w:rPr>
                <w:i/>
                <w:w w:val="93"/>
              </w:rPr>
              <w:t>(</w:t>
            </w:r>
            <w:r w:rsidRPr="005C7DB7">
              <w:rPr>
                <w:i/>
                <w:spacing w:val="3"/>
                <w:w w:val="93"/>
              </w:rPr>
              <w:t>S</w:t>
            </w:r>
            <w:r w:rsidRPr="005C7DB7">
              <w:rPr>
                <w:i/>
                <w:w w:val="93"/>
              </w:rPr>
              <w:t>I</w:t>
            </w:r>
            <w:r w:rsidRPr="005C7DB7">
              <w:rPr>
                <w:i/>
                <w:spacing w:val="1"/>
                <w:w w:val="93"/>
              </w:rPr>
              <w:t xml:space="preserve"> </w:t>
            </w:r>
            <w:r w:rsidRPr="005C7DB7">
              <w:rPr>
                <w:i/>
                <w:w w:val="106"/>
              </w:rPr>
              <w:t>2007/1258)</w:t>
            </w:r>
          </w:p>
          <w:p w14:paraId="380458A2" w14:textId="77777777" w:rsidR="00C24047" w:rsidRPr="005C7DB7" w:rsidRDefault="005C7DB7" w:rsidP="005C7DB7">
            <w:pPr>
              <w:pStyle w:val="onlinetext"/>
              <w:rPr>
                <w:i/>
              </w:rPr>
            </w:pPr>
            <w:r w:rsidRPr="005C7DB7">
              <w:rPr>
                <w:i/>
              </w:rPr>
              <w:t>s.</w:t>
            </w:r>
            <w:r w:rsidR="00C24047" w:rsidRPr="005C7DB7">
              <w:rPr>
                <w:i/>
              </w:rPr>
              <w:t>166</w:t>
            </w:r>
            <w:r w:rsidR="00C24047" w:rsidRPr="005C7DB7">
              <w:rPr>
                <w:i/>
                <w:spacing w:val="-9"/>
              </w:rPr>
              <w:t xml:space="preserve"> </w:t>
            </w:r>
            <w:r w:rsidR="00C24047" w:rsidRPr="005C7DB7">
              <w:rPr>
                <w:i/>
              </w:rPr>
              <w:t>Commonhold</w:t>
            </w:r>
            <w:r w:rsidR="00C24047" w:rsidRPr="005C7DB7">
              <w:rPr>
                <w:i/>
                <w:spacing w:val="6"/>
              </w:rPr>
              <w:t xml:space="preserve"> </w:t>
            </w:r>
            <w:r w:rsidR="00C24047" w:rsidRPr="005C7DB7">
              <w:rPr>
                <w:i/>
                <w:w w:val="109"/>
              </w:rPr>
              <w:t xml:space="preserve">and </w:t>
            </w:r>
            <w:r w:rsidR="00C24047" w:rsidRPr="005C7DB7">
              <w:rPr>
                <w:i/>
                <w:spacing w:val="-6"/>
                <w:w w:val="75"/>
              </w:rPr>
              <w:t>L</w:t>
            </w:r>
            <w:r w:rsidR="00C24047" w:rsidRPr="005C7DB7">
              <w:rPr>
                <w:i/>
                <w:w w:val="110"/>
              </w:rPr>
              <w:t>easehold</w:t>
            </w:r>
            <w:r w:rsidR="00C24047" w:rsidRPr="005C7DB7">
              <w:rPr>
                <w:i/>
                <w:spacing w:val="-5"/>
              </w:rPr>
              <w:t xml:space="preserve"> </w:t>
            </w:r>
            <w:r w:rsidR="00C24047" w:rsidRPr="005C7DB7">
              <w:rPr>
                <w:i/>
                <w:spacing w:val="-2"/>
              </w:rPr>
              <w:t>R</w:t>
            </w:r>
            <w:r w:rsidR="00C24047" w:rsidRPr="005C7DB7">
              <w:rPr>
                <w:i/>
              </w:rPr>
              <w:t>eform</w:t>
            </w:r>
            <w:r w:rsidR="00C24047" w:rsidRPr="005C7DB7">
              <w:rPr>
                <w:i/>
                <w:spacing w:val="-11"/>
              </w:rPr>
              <w:t xml:space="preserve"> </w:t>
            </w:r>
            <w:r w:rsidR="00C24047" w:rsidRPr="005C7DB7">
              <w:rPr>
                <w:i/>
              </w:rPr>
              <w:t xml:space="preserve">Act </w:t>
            </w:r>
            <w:r w:rsidR="00C24047" w:rsidRPr="005C7DB7">
              <w:rPr>
                <w:i/>
                <w:w w:val="107"/>
              </w:rPr>
              <w:t>2002</w:t>
            </w:r>
          </w:p>
          <w:p w14:paraId="19C91612" w14:textId="77777777" w:rsidR="00C24047" w:rsidRPr="005C7DB7" w:rsidRDefault="00C24047" w:rsidP="009B0001">
            <w:pPr>
              <w:widowControl w:val="0"/>
              <w:autoSpaceDE w:val="0"/>
              <w:autoSpaceDN w:val="0"/>
              <w:adjustRightInd w:val="0"/>
              <w:rPr>
                <w:rFonts w:ascii="Verdana" w:eastAsia="MS PMincho" w:hAnsi="Verdana"/>
                <w:b/>
                <w:bCs/>
                <w:w w:val="95"/>
                <w:sz w:val="20"/>
                <w:szCs w:val="20"/>
              </w:rPr>
            </w:pPr>
          </w:p>
        </w:tc>
      </w:tr>
    </w:tbl>
    <w:p w14:paraId="596222AC" w14:textId="77777777" w:rsidR="00C24047" w:rsidRDefault="00C24047" w:rsidP="009B0001">
      <w:pPr>
        <w:widowControl w:val="0"/>
        <w:autoSpaceDE w:val="0"/>
        <w:autoSpaceDN w:val="0"/>
        <w:adjustRightInd w:val="0"/>
        <w:rPr>
          <w:rFonts w:ascii="Verdana" w:eastAsia="MS PMincho" w:hAnsi="Verdana"/>
          <w:b/>
          <w:bCs/>
          <w:color w:val="363435"/>
          <w:w w:val="95"/>
          <w:sz w:val="20"/>
          <w:szCs w:val="20"/>
        </w:rPr>
      </w:pPr>
    </w:p>
    <w:p w14:paraId="24D907F6" w14:textId="77777777" w:rsidR="00171FB9" w:rsidRPr="00316A3E" w:rsidRDefault="00893D61" w:rsidP="00316A3E">
      <w:pPr>
        <w:pStyle w:val="Heading2"/>
      </w:pPr>
      <w:bookmarkStart w:id="314" w:name="_Toc415753298"/>
      <w:bookmarkStart w:id="315" w:name="_Toc443380629"/>
      <w:r w:rsidRPr="00316A3E">
        <w:t>13.9</w:t>
      </w:r>
      <w:r w:rsidR="00B75352">
        <w:tab/>
      </w:r>
      <w:r w:rsidR="00171FB9" w:rsidRPr="00316A3E">
        <w:t>Sales of individual dwellings</w:t>
      </w:r>
      <w:bookmarkEnd w:id="314"/>
      <w:bookmarkEnd w:id="315"/>
    </w:p>
    <w:p w14:paraId="35133C4A" w14:textId="77777777" w:rsidR="009B0001" w:rsidRPr="00171FB9" w:rsidRDefault="009B0001" w:rsidP="009B0001">
      <w:pPr>
        <w:widowControl w:val="0"/>
        <w:autoSpaceDE w:val="0"/>
        <w:autoSpaceDN w:val="0"/>
        <w:adjustRightInd w:val="0"/>
        <w:rPr>
          <w:rFonts w:ascii="Verdana" w:eastAsia="MS PMincho" w:hAnsi="Verdana"/>
          <w:color w:val="000000"/>
          <w:sz w:val="20"/>
          <w:szCs w:val="20"/>
        </w:rPr>
      </w:pPr>
    </w:p>
    <w:p w14:paraId="3DFCA725" w14:textId="77777777" w:rsidR="00171FB9" w:rsidRPr="00171FB9" w:rsidRDefault="00171FB9" w:rsidP="002C50F0">
      <w:pPr>
        <w:widowControl w:val="0"/>
        <w:autoSpaceDE w:val="0"/>
        <w:autoSpaceDN w:val="0"/>
        <w:adjustRightInd w:val="0"/>
        <w:spacing w:before="7" w:line="110" w:lineRule="exact"/>
        <w:rPr>
          <w:rFonts w:ascii="Verdana" w:eastAsia="MS PMincho" w:hAnsi="Verdana"/>
          <w:color w:val="000000"/>
          <w:sz w:val="20"/>
          <w:szCs w:val="20"/>
        </w:rPr>
      </w:pPr>
    </w:p>
    <w:p w14:paraId="20A4FC21" w14:textId="05557F83" w:rsidR="00171FB9" w:rsidRPr="005326CB" w:rsidRDefault="00171FB9" w:rsidP="002C50F0">
      <w:pPr>
        <w:widowControl w:val="0"/>
        <w:autoSpaceDE w:val="0"/>
        <w:autoSpaceDN w:val="0"/>
        <w:adjustRightInd w:val="0"/>
        <w:spacing w:line="243" w:lineRule="auto"/>
        <w:ind w:right="-35"/>
        <w:rPr>
          <w:rFonts w:ascii="Verdana" w:eastAsia="MS PMincho" w:hAnsi="Verdana"/>
          <w:sz w:val="20"/>
          <w:szCs w:val="20"/>
        </w:rPr>
      </w:pPr>
      <w:r w:rsidRPr="005326CB">
        <w:rPr>
          <w:rFonts w:ascii="Verdana" w:eastAsia="MS PMincho" w:hAnsi="Verdana"/>
          <w:sz w:val="20"/>
          <w:szCs w:val="20"/>
        </w:rPr>
        <w:t>I</w:t>
      </w:r>
      <w:r w:rsidRPr="005326CB">
        <w:rPr>
          <w:rFonts w:ascii="Verdana" w:eastAsia="MS PMincho" w:hAnsi="Verdana"/>
          <w:spacing w:val="2"/>
          <w:sz w:val="20"/>
          <w:szCs w:val="20"/>
        </w:rPr>
        <w:t>nfo</w:t>
      </w:r>
      <w:r w:rsidRPr="005326CB">
        <w:rPr>
          <w:rFonts w:ascii="Verdana" w:eastAsia="MS PMincho" w:hAnsi="Verdana"/>
          <w:spacing w:val="4"/>
          <w:sz w:val="20"/>
          <w:szCs w:val="20"/>
        </w:rPr>
        <w:t>r</w:t>
      </w:r>
      <w:r w:rsidRPr="005326CB">
        <w:rPr>
          <w:rFonts w:ascii="Verdana" w:eastAsia="MS PMincho" w:hAnsi="Verdana"/>
          <w:spacing w:val="2"/>
          <w:sz w:val="20"/>
          <w:szCs w:val="20"/>
        </w:rPr>
        <w:t>matio</w:t>
      </w:r>
      <w:r w:rsidRPr="005326CB">
        <w:rPr>
          <w:rFonts w:ascii="Verdana" w:eastAsia="MS PMincho" w:hAnsi="Verdana"/>
          <w:sz w:val="20"/>
          <w:szCs w:val="20"/>
        </w:rPr>
        <w:t>n</w:t>
      </w:r>
      <w:r w:rsidR="00615983" w:rsidRPr="005326CB">
        <w:rPr>
          <w:rFonts w:ascii="Verdana" w:eastAsia="MS PMincho" w:hAnsi="Verdana"/>
          <w:sz w:val="20"/>
          <w:szCs w:val="20"/>
        </w:rPr>
        <w:t xml:space="preserve"> </w:t>
      </w:r>
      <w:r w:rsidRPr="005326CB">
        <w:rPr>
          <w:rFonts w:ascii="Verdana" w:eastAsia="MS PMincho" w:hAnsi="Verdana"/>
          <w:spacing w:val="2"/>
          <w:sz w:val="20"/>
          <w:szCs w:val="20"/>
        </w:rPr>
        <w:t>whi</w:t>
      </w:r>
      <w:r w:rsidRPr="005326CB">
        <w:rPr>
          <w:rFonts w:ascii="Verdana" w:eastAsia="MS PMincho" w:hAnsi="Verdana"/>
          <w:spacing w:val="1"/>
          <w:sz w:val="20"/>
          <w:szCs w:val="20"/>
        </w:rPr>
        <w:t>c</w:t>
      </w:r>
      <w:r w:rsidRPr="005326CB">
        <w:rPr>
          <w:rFonts w:ascii="Verdana" w:eastAsia="MS PMincho" w:hAnsi="Verdana"/>
          <w:sz w:val="20"/>
          <w:szCs w:val="20"/>
        </w:rPr>
        <w:t>h</w:t>
      </w:r>
      <w:r w:rsidRPr="005326CB">
        <w:rPr>
          <w:rFonts w:ascii="Verdana" w:eastAsia="MS PMincho" w:hAnsi="Verdana"/>
          <w:spacing w:val="29"/>
          <w:sz w:val="20"/>
          <w:szCs w:val="20"/>
        </w:rPr>
        <w:t xml:space="preserve"> </w:t>
      </w:r>
      <w:r w:rsidRPr="005326CB">
        <w:rPr>
          <w:rFonts w:ascii="Verdana" w:eastAsia="MS PMincho" w:hAnsi="Verdana"/>
          <w:spacing w:val="6"/>
          <w:sz w:val="20"/>
          <w:szCs w:val="20"/>
        </w:rPr>
        <w:t>w</w:t>
      </w:r>
      <w:r w:rsidRPr="005326CB">
        <w:rPr>
          <w:rFonts w:ascii="Verdana" w:eastAsia="MS PMincho" w:hAnsi="Verdana"/>
          <w:spacing w:val="2"/>
          <w:sz w:val="20"/>
          <w:szCs w:val="20"/>
        </w:rPr>
        <w:t>il</w:t>
      </w:r>
      <w:r w:rsidRPr="005326CB">
        <w:rPr>
          <w:rFonts w:ascii="Verdana" w:eastAsia="MS PMincho" w:hAnsi="Verdana"/>
          <w:sz w:val="20"/>
          <w:szCs w:val="20"/>
        </w:rPr>
        <w:t>l</w:t>
      </w:r>
      <w:r w:rsidRPr="005326CB">
        <w:rPr>
          <w:rFonts w:ascii="Verdana" w:eastAsia="MS PMincho" w:hAnsi="Verdana"/>
          <w:spacing w:val="14"/>
          <w:sz w:val="20"/>
          <w:szCs w:val="20"/>
        </w:rPr>
        <w:t xml:space="preserve"> </w:t>
      </w:r>
      <w:r w:rsidRPr="005326CB">
        <w:rPr>
          <w:rFonts w:ascii="Verdana" w:eastAsia="MS PMincho" w:hAnsi="Verdana"/>
          <w:spacing w:val="2"/>
          <w:sz w:val="20"/>
          <w:szCs w:val="20"/>
        </w:rPr>
        <w:t>b</w:t>
      </w:r>
      <w:r w:rsidRPr="005326CB">
        <w:rPr>
          <w:rFonts w:ascii="Verdana" w:eastAsia="MS PMincho" w:hAnsi="Verdana"/>
          <w:sz w:val="20"/>
          <w:szCs w:val="20"/>
        </w:rPr>
        <w:t>e</w:t>
      </w:r>
      <w:r w:rsidRPr="005326CB">
        <w:rPr>
          <w:rFonts w:ascii="Verdana" w:eastAsia="MS PMincho" w:hAnsi="Verdana"/>
          <w:spacing w:val="31"/>
          <w:sz w:val="20"/>
          <w:szCs w:val="20"/>
        </w:rPr>
        <w:t xml:space="preserve"> </w:t>
      </w:r>
      <w:r w:rsidRPr="005326CB">
        <w:rPr>
          <w:rFonts w:ascii="Verdana" w:eastAsia="MS PMincho" w:hAnsi="Verdana"/>
          <w:spacing w:val="2"/>
          <w:sz w:val="20"/>
          <w:szCs w:val="20"/>
        </w:rPr>
        <w:t>o</w:t>
      </w:r>
      <w:r w:rsidRPr="005326CB">
        <w:rPr>
          <w:rFonts w:ascii="Verdana" w:eastAsia="MS PMincho" w:hAnsi="Verdana"/>
          <w:sz w:val="20"/>
          <w:szCs w:val="20"/>
        </w:rPr>
        <w:t>f</w:t>
      </w:r>
      <w:r w:rsidRPr="005326CB">
        <w:rPr>
          <w:rFonts w:ascii="Verdana" w:eastAsia="MS PMincho" w:hAnsi="Verdana"/>
          <w:spacing w:val="36"/>
          <w:sz w:val="20"/>
          <w:szCs w:val="20"/>
        </w:rPr>
        <w:t xml:space="preserve"> </w:t>
      </w:r>
      <w:r w:rsidRPr="005326CB">
        <w:rPr>
          <w:rFonts w:ascii="Verdana" w:eastAsia="MS PMincho" w:hAnsi="Verdana"/>
          <w:spacing w:val="2"/>
          <w:sz w:val="20"/>
          <w:szCs w:val="20"/>
        </w:rPr>
        <w:t>in</w:t>
      </w:r>
      <w:r w:rsidRPr="005326CB">
        <w:rPr>
          <w:rFonts w:ascii="Verdana" w:eastAsia="MS PMincho" w:hAnsi="Verdana"/>
          <w:sz w:val="20"/>
          <w:szCs w:val="20"/>
        </w:rPr>
        <w:t>t</w:t>
      </w:r>
      <w:r w:rsidRPr="005326CB">
        <w:rPr>
          <w:rFonts w:ascii="Verdana" w:eastAsia="MS PMincho" w:hAnsi="Verdana"/>
          <w:spacing w:val="2"/>
          <w:sz w:val="20"/>
          <w:szCs w:val="20"/>
        </w:rPr>
        <w:t>e</w:t>
      </w:r>
      <w:r w:rsidRPr="005326CB">
        <w:rPr>
          <w:rFonts w:ascii="Verdana" w:eastAsia="MS PMincho" w:hAnsi="Verdana"/>
          <w:spacing w:val="-1"/>
          <w:sz w:val="20"/>
          <w:szCs w:val="20"/>
        </w:rPr>
        <w:t>r</w:t>
      </w:r>
      <w:r w:rsidRPr="005326CB">
        <w:rPr>
          <w:rFonts w:ascii="Verdana" w:eastAsia="MS PMincho" w:hAnsi="Verdana"/>
          <w:spacing w:val="2"/>
          <w:sz w:val="20"/>
          <w:szCs w:val="20"/>
        </w:rPr>
        <w:t>es</w:t>
      </w:r>
      <w:r w:rsidRPr="005326CB">
        <w:rPr>
          <w:rFonts w:ascii="Verdana" w:eastAsia="MS PMincho" w:hAnsi="Verdana"/>
          <w:sz w:val="20"/>
          <w:szCs w:val="20"/>
        </w:rPr>
        <w:t>t</w:t>
      </w:r>
      <w:r w:rsidRPr="005326CB">
        <w:rPr>
          <w:rFonts w:ascii="Verdana" w:eastAsia="MS PMincho" w:hAnsi="Verdana"/>
          <w:spacing w:val="37"/>
          <w:sz w:val="20"/>
          <w:szCs w:val="20"/>
        </w:rPr>
        <w:t xml:space="preserve"> </w:t>
      </w:r>
      <w:r w:rsidRPr="005326CB">
        <w:rPr>
          <w:rFonts w:ascii="Verdana" w:eastAsia="MS PMincho" w:hAnsi="Verdana"/>
          <w:sz w:val="20"/>
          <w:szCs w:val="20"/>
        </w:rPr>
        <w:t>to</w:t>
      </w:r>
      <w:r w:rsidRPr="005326CB">
        <w:rPr>
          <w:rFonts w:ascii="Verdana" w:eastAsia="MS PMincho" w:hAnsi="Verdana"/>
          <w:spacing w:val="41"/>
          <w:sz w:val="20"/>
          <w:szCs w:val="20"/>
        </w:rPr>
        <w:t xml:space="preserve"> </w:t>
      </w:r>
      <w:r w:rsidRPr="005326CB">
        <w:rPr>
          <w:rFonts w:ascii="Verdana" w:eastAsia="MS PMincho" w:hAnsi="Verdana"/>
          <w:spacing w:val="2"/>
          <w:sz w:val="20"/>
          <w:szCs w:val="20"/>
        </w:rPr>
        <w:t>p</w:t>
      </w:r>
      <w:r w:rsidRPr="005326CB">
        <w:rPr>
          <w:rFonts w:ascii="Verdana" w:eastAsia="MS PMincho" w:hAnsi="Verdana"/>
          <w:spacing w:val="-1"/>
          <w:sz w:val="20"/>
          <w:szCs w:val="20"/>
        </w:rPr>
        <w:t>r</w:t>
      </w:r>
      <w:r w:rsidRPr="005326CB">
        <w:rPr>
          <w:rFonts w:ascii="Verdana" w:eastAsia="MS PMincho" w:hAnsi="Verdana"/>
          <w:spacing w:val="2"/>
          <w:sz w:val="20"/>
          <w:szCs w:val="20"/>
        </w:rPr>
        <w:t>ospect</w:t>
      </w:r>
      <w:r w:rsidRPr="005326CB">
        <w:rPr>
          <w:rFonts w:ascii="Verdana" w:eastAsia="MS PMincho" w:hAnsi="Verdana"/>
          <w:sz w:val="20"/>
          <w:szCs w:val="20"/>
        </w:rPr>
        <w:t>i</w:t>
      </w:r>
      <w:r w:rsidRPr="005326CB">
        <w:rPr>
          <w:rFonts w:ascii="Verdana" w:eastAsia="MS PMincho" w:hAnsi="Verdana"/>
          <w:spacing w:val="-2"/>
          <w:sz w:val="20"/>
          <w:szCs w:val="20"/>
        </w:rPr>
        <w:t>v</w:t>
      </w:r>
      <w:r w:rsidRPr="005326CB">
        <w:rPr>
          <w:rFonts w:ascii="Verdana" w:eastAsia="MS PMincho" w:hAnsi="Verdana"/>
          <w:sz w:val="20"/>
          <w:szCs w:val="20"/>
        </w:rPr>
        <w:t>e</w:t>
      </w:r>
      <w:r w:rsidRPr="005326CB">
        <w:rPr>
          <w:rFonts w:ascii="Verdana" w:eastAsia="MS PMincho" w:hAnsi="Verdana"/>
          <w:spacing w:val="20"/>
          <w:sz w:val="20"/>
          <w:szCs w:val="20"/>
        </w:rPr>
        <w:t xml:space="preserve"> </w:t>
      </w:r>
      <w:r w:rsidRPr="005326CB">
        <w:rPr>
          <w:rFonts w:ascii="Verdana" w:eastAsia="MS PMincho" w:hAnsi="Verdana"/>
          <w:spacing w:val="2"/>
          <w:sz w:val="20"/>
          <w:szCs w:val="20"/>
        </w:rPr>
        <w:t>pu</w:t>
      </w:r>
      <w:r w:rsidRPr="005326CB">
        <w:rPr>
          <w:rFonts w:ascii="Verdana" w:eastAsia="MS PMincho" w:hAnsi="Verdana"/>
          <w:spacing w:val="-1"/>
          <w:sz w:val="20"/>
          <w:szCs w:val="20"/>
        </w:rPr>
        <w:t>r</w:t>
      </w:r>
      <w:r w:rsidRPr="005326CB">
        <w:rPr>
          <w:rFonts w:ascii="Verdana" w:eastAsia="MS PMincho" w:hAnsi="Verdana"/>
          <w:spacing w:val="1"/>
          <w:sz w:val="20"/>
          <w:szCs w:val="20"/>
        </w:rPr>
        <w:t>c</w:t>
      </w:r>
      <w:r w:rsidRPr="005326CB">
        <w:rPr>
          <w:rFonts w:ascii="Verdana" w:eastAsia="MS PMincho" w:hAnsi="Verdana"/>
          <w:spacing w:val="2"/>
          <w:sz w:val="20"/>
          <w:szCs w:val="20"/>
        </w:rPr>
        <w:t>haser</w:t>
      </w:r>
      <w:r w:rsidRPr="005326CB">
        <w:rPr>
          <w:rFonts w:ascii="Verdana" w:eastAsia="MS PMincho" w:hAnsi="Verdana"/>
          <w:sz w:val="20"/>
          <w:szCs w:val="20"/>
        </w:rPr>
        <w:t>s</w:t>
      </w:r>
      <w:r w:rsidRPr="005326CB">
        <w:rPr>
          <w:rFonts w:ascii="Verdana" w:eastAsia="MS PMincho" w:hAnsi="Verdana"/>
          <w:spacing w:val="32"/>
          <w:sz w:val="20"/>
          <w:szCs w:val="20"/>
        </w:rPr>
        <w:t xml:space="preserve"> </w:t>
      </w:r>
      <w:r w:rsidRPr="005326CB">
        <w:rPr>
          <w:rFonts w:ascii="Verdana" w:eastAsia="MS PMincho" w:hAnsi="Verdana"/>
          <w:spacing w:val="2"/>
          <w:sz w:val="20"/>
          <w:szCs w:val="20"/>
        </w:rPr>
        <w:t>of</w:t>
      </w:r>
      <w:r w:rsidRPr="005326CB">
        <w:rPr>
          <w:rFonts w:ascii="Verdana" w:eastAsia="MS PMincho" w:hAnsi="Verdana"/>
          <w:sz w:val="20"/>
          <w:szCs w:val="20"/>
        </w:rPr>
        <w:t xml:space="preserve"> </w:t>
      </w:r>
      <w:r w:rsidRPr="005326CB">
        <w:rPr>
          <w:rFonts w:ascii="Verdana" w:eastAsia="MS PMincho" w:hAnsi="Verdana"/>
          <w:w w:val="103"/>
          <w:sz w:val="20"/>
          <w:szCs w:val="20"/>
        </w:rPr>
        <w:t>ind</w:t>
      </w:r>
      <w:r w:rsidRPr="005326CB">
        <w:rPr>
          <w:rFonts w:ascii="Verdana" w:eastAsia="MS PMincho" w:hAnsi="Verdana"/>
          <w:spacing w:val="-2"/>
          <w:w w:val="103"/>
          <w:sz w:val="20"/>
          <w:szCs w:val="20"/>
        </w:rPr>
        <w:t>i</w:t>
      </w:r>
      <w:r w:rsidRPr="005326CB">
        <w:rPr>
          <w:rFonts w:ascii="Verdana" w:eastAsia="MS PMincho" w:hAnsi="Verdana"/>
          <w:spacing w:val="4"/>
          <w:w w:val="91"/>
          <w:sz w:val="20"/>
          <w:szCs w:val="20"/>
        </w:rPr>
        <w:t>v</w:t>
      </w:r>
      <w:r w:rsidRPr="005326CB">
        <w:rPr>
          <w:rFonts w:ascii="Verdana" w:eastAsia="MS PMincho" w:hAnsi="Verdana"/>
          <w:w w:val="101"/>
          <w:sz w:val="20"/>
          <w:szCs w:val="20"/>
        </w:rPr>
        <w:t>idual</w:t>
      </w:r>
      <w:r w:rsidRPr="005326CB">
        <w:rPr>
          <w:rFonts w:ascii="Verdana" w:eastAsia="MS PMincho" w:hAnsi="Verdana"/>
          <w:spacing w:val="9"/>
          <w:sz w:val="20"/>
          <w:szCs w:val="20"/>
        </w:rPr>
        <w:t xml:space="preserve"> </w:t>
      </w:r>
      <w:r w:rsidRPr="005326CB">
        <w:rPr>
          <w:rFonts w:ascii="Verdana" w:eastAsia="MS PMincho" w:hAnsi="Verdana"/>
          <w:sz w:val="20"/>
          <w:szCs w:val="20"/>
        </w:rPr>
        <w:t>leasehold</w:t>
      </w:r>
      <w:r w:rsidRPr="005326CB">
        <w:rPr>
          <w:rFonts w:ascii="Verdana" w:eastAsia="MS PMincho" w:hAnsi="Verdana"/>
          <w:spacing w:val="-6"/>
          <w:sz w:val="20"/>
          <w:szCs w:val="20"/>
        </w:rPr>
        <w:t xml:space="preserve"> </w:t>
      </w:r>
      <w:r w:rsidRPr="005326CB">
        <w:rPr>
          <w:rFonts w:ascii="Verdana" w:eastAsia="MS PMincho" w:hAnsi="Verdana"/>
          <w:sz w:val="20"/>
          <w:szCs w:val="20"/>
        </w:rPr>
        <w:t>homes</w:t>
      </w:r>
      <w:r w:rsidRPr="005326CB">
        <w:rPr>
          <w:rFonts w:ascii="Verdana" w:eastAsia="MS PMincho" w:hAnsi="Verdana"/>
          <w:spacing w:val="14"/>
          <w:sz w:val="20"/>
          <w:szCs w:val="20"/>
        </w:rPr>
        <w:t xml:space="preserve"> </w:t>
      </w:r>
      <w:r w:rsidRPr="005326CB">
        <w:rPr>
          <w:rFonts w:ascii="Verdana" w:eastAsia="MS PMincho" w:hAnsi="Verdana"/>
          <w:sz w:val="20"/>
          <w:szCs w:val="20"/>
        </w:rPr>
        <w:t>is of</w:t>
      </w:r>
      <w:r w:rsidRPr="005326CB">
        <w:rPr>
          <w:rFonts w:ascii="Verdana" w:eastAsia="MS PMincho" w:hAnsi="Verdana"/>
          <w:spacing w:val="-1"/>
          <w:sz w:val="20"/>
          <w:szCs w:val="20"/>
        </w:rPr>
        <w:t>t</w:t>
      </w:r>
      <w:r w:rsidRPr="005326CB">
        <w:rPr>
          <w:rFonts w:ascii="Verdana" w:eastAsia="MS PMincho" w:hAnsi="Verdana"/>
          <w:sz w:val="20"/>
          <w:szCs w:val="20"/>
        </w:rPr>
        <w:t>en</w:t>
      </w:r>
      <w:r w:rsidRPr="005326CB">
        <w:rPr>
          <w:rFonts w:ascii="Verdana" w:eastAsia="MS PMincho" w:hAnsi="Verdana"/>
          <w:spacing w:val="13"/>
          <w:sz w:val="20"/>
          <w:szCs w:val="20"/>
        </w:rPr>
        <w:t xml:space="preserve"> </w:t>
      </w:r>
      <w:r w:rsidRPr="005326CB">
        <w:rPr>
          <w:rFonts w:ascii="Verdana" w:eastAsia="MS PMincho" w:hAnsi="Verdana"/>
          <w:sz w:val="20"/>
          <w:szCs w:val="20"/>
        </w:rPr>
        <w:t>held</w:t>
      </w:r>
      <w:r w:rsidRPr="005326CB">
        <w:rPr>
          <w:rFonts w:ascii="Verdana" w:eastAsia="MS PMincho" w:hAnsi="Verdana"/>
          <w:spacing w:val="9"/>
          <w:sz w:val="20"/>
          <w:szCs w:val="20"/>
        </w:rPr>
        <w:t xml:space="preserve"> </w:t>
      </w:r>
      <w:r w:rsidRPr="005326CB">
        <w:rPr>
          <w:rFonts w:ascii="Verdana" w:eastAsia="MS PMincho" w:hAnsi="Verdana"/>
          <w:spacing w:val="-2"/>
          <w:sz w:val="20"/>
          <w:szCs w:val="20"/>
        </w:rPr>
        <w:t>b</w:t>
      </w:r>
      <w:r w:rsidRPr="005326CB">
        <w:rPr>
          <w:rFonts w:ascii="Verdana" w:eastAsia="MS PMincho" w:hAnsi="Verdana"/>
          <w:sz w:val="20"/>
          <w:szCs w:val="20"/>
        </w:rPr>
        <w:t>y</w:t>
      </w:r>
      <w:r w:rsidRPr="005326CB">
        <w:rPr>
          <w:rFonts w:ascii="Verdana" w:eastAsia="MS PMincho" w:hAnsi="Verdana"/>
          <w:spacing w:val="1"/>
          <w:sz w:val="20"/>
          <w:szCs w:val="20"/>
        </w:rPr>
        <w:t xml:space="preserve"> </w:t>
      </w:r>
      <w:r w:rsidRPr="005326CB">
        <w:rPr>
          <w:rFonts w:ascii="Verdana" w:eastAsia="MS PMincho" w:hAnsi="Verdana"/>
          <w:sz w:val="20"/>
          <w:szCs w:val="20"/>
        </w:rPr>
        <w:t>the</w:t>
      </w:r>
      <w:r w:rsidRPr="005326CB">
        <w:rPr>
          <w:rFonts w:ascii="Verdana" w:eastAsia="MS PMincho" w:hAnsi="Verdana"/>
          <w:spacing w:val="16"/>
          <w:sz w:val="20"/>
          <w:szCs w:val="20"/>
        </w:rPr>
        <w:t xml:space="preserve"> </w:t>
      </w:r>
      <w:r w:rsidRPr="005326CB">
        <w:rPr>
          <w:rFonts w:ascii="Verdana" w:eastAsia="MS PMincho" w:hAnsi="Verdana"/>
          <w:sz w:val="20"/>
          <w:szCs w:val="20"/>
        </w:rPr>
        <w:t>landlo</w:t>
      </w:r>
      <w:r w:rsidRPr="005326CB">
        <w:rPr>
          <w:rFonts w:ascii="Verdana" w:eastAsia="MS PMincho" w:hAnsi="Verdana"/>
          <w:spacing w:val="-2"/>
          <w:sz w:val="20"/>
          <w:szCs w:val="20"/>
        </w:rPr>
        <w:t>r</w:t>
      </w:r>
      <w:r w:rsidRPr="005326CB">
        <w:rPr>
          <w:rFonts w:ascii="Verdana" w:eastAsia="MS PMincho" w:hAnsi="Verdana"/>
          <w:sz w:val="20"/>
          <w:szCs w:val="20"/>
        </w:rPr>
        <w:t>d</w:t>
      </w:r>
      <w:r w:rsidRPr="005326CB">
        <w:rPr>
          <w:rFonts w:ascii="Verdana" w:eastAsia="MS PMincho" w:hAnsi="Verdana"/>
          <w:spacing w:val="24"/>
          <w:sz w:val="20"/>
          <w:szCs w:val="20"/>
        </w:rPr>
        <w:t xml:space="preserve"> </w:t>
      </w:r>
      <w:r w:rsidRPr="005326CB">
        <w:rPr>
          <w:rFonts w:ascii="Verdana" w:eastAsia="MS PMincho" w:hAnsi="Verdana"/>
          <w:sz w:val="20"/>
          <w:szCs w:val="20"/>
        </w:rPr>
        <w:t>or</w:t>
      </w:r>
      <w:r w:rsidRPr="005326CB">
        <w:rPr>
          <w:rFonts w:ascii="Verdana" w:eastAsia="MS PMincho" w:hAnsi="Verdana"/>
          <w:spacing w:val="19"/>
          <w:sz w:val="20"/>
          <w:szCs w:val="20"/>
        </w:rPr>
        <w:t xml:space="preserve"> </w:t>
      </w:r>
      <w:r w:rsidRPr="005326CB">
        <w:rPr>
          <w:rFonts w:ascii="Verdana" w:eastAsia="MS PMincho" w:hAnsi="Verdana"/>
          <w:sz w:val="20"/>
          <w:szCs w:val="20"/>
        </w:rPr>
        <w:t>mana</w:t>
      </w:r>
      <w:r w:rsidRPr="005326CB">
        <w:rPr>
          <w:rFonts w:ascii="Verdana" w:eastAsia="MS PMincho" w:hAnsi="Verdana"/>
          <w:spacing w:val="3"/>
          <w:sz w:val="20"/>
          <w:szCs w:val="20"/>
        </w:rPr>
        <w:t>g</w:t>
      </w:r>
      <w:r w:rsidRPr="005326CB">
        <w:rPr>
          <w:rFonts w:ascii="Verdana" w:eastAsia="MS PMincho" w:hAnsi="Verdana"/>
          <w:sz w:val="20"/>
          <w:szCs w:val="20"/>
        </w:rPr>
        <w:t>ing</w:t>
      </w:r>
      <w:r w:rsidRPr="005326CB">
        <w:rPr>
          <w:rFonts w:ascii="Verdana" w:eastAsia="MS PMincho" w:hAnsi="Verdana"/>
          <w:spacing w:val="2"/>
          <w:sz w:val="20"/>
          <w:szCs w:val="20"/>
        </w:rPr>
        <w:t xml:space="preserve"> agen</w:t>
      </w:r>
      <w:r w:rsidR="009B0001" w:rsidRPr="005326CB">
        <w:rPr>
          <w:rFonts w:ascii="Verdana" w:eastAsia="MS PMincho" w:hAnsi="Verdana"/>
          <w:sz w:val="20"/>
          <w:szCs w:val="20"/>
        </w:rPr>
        <w:t>t</w:t>
      </w:r>
      <w:r w:rsidRPr="005326CB">
        <w:rPr>
          <w:rFonts w:ascii="Verdana" w:eastAsia="MS PMincho" w:hAnsi="Verdana"/>
          <w:sz w:val="20"/>
          <w:szCs w:val="20"/>
        </w:rPr>
        <w:t>,</w:t>
      </w:r>
      <w:r w:rsidRPr="005326CB">
        <w:rPr>
          <w:rFonts w:ascii="Verdana" w:eastAsia="MS PMincho" w:hAnsi="Verdana"/>
          <w:spacing w:val="26"/>
          <w:sz w:val="20"/>
          <w:szCs w:val="20"/>
        </w:rPr>
        <w:t xml:space="preserve"> </w:t>
      </w:r>
      <w:r w:rsidRPr="005326CB">
        <w:rPr>
          <w:rFonts w:ascii="Verdana" w:eastAsia="MS PMincho" w:hAnsi="Verdana"/>
          <w:spacing w:val="2"/>
          <w:w w:val="104"/>
          <w:sz w:val="20"/>
          <w:szCs w:val="20"/>
        </w:rPr>
        <w:t>an</w:t>
      </w:r>
      <w:r w:rsidRPr="005326CB">
        <w:rPr>
          <w:rFonts w:ascii="Verdana" w:eastAsia="MS PMincho" w:hAnsi="Verdana"/>
          <w:w w:val="104"/>
          <w:sz w:val="20"/>
          <w:szCs w:val="20"/>
        </w:rPr>
        <w:t>d</w:t>
      </w:r>
      <w:r w:rsidRPr="005326CB">
        <w:rPr>
          <w:rFonts w:ascii="Verdana" w:eastAsia="MS PMincho" w:hAnsi="Verdana"/>
          <w:spacing w:val="16"/>
          <w:sz w:val="20"/>
          <w:szCs w:val="20"/>
        </w:rPr>
        <w:t xml:space="preserve"> </w:t>
      </w:r>
      <w:r w:rsidRPr="005326CB">
        <w:rPr>
          <w:rFonts w:ascii="Verdana" w:eastAsia="MS PMincho" w:hAnsi="Verdana"/>
          <w:spacing w:val="2"/>
          <w:sz w:val="20"/>
          <w:szCs w:val="20"/>
        </w:rPr>
        <w:t>whe</w:t>
      </w:r>
      <w:r w:rsidRPr="005326CB">
        <w:rPr>
          <w:rFonts w:ascii="Verdana" w:eastAsia="MS PMincho" w:hAnsi="Verdana"/>
          <w:spacing w:val="-1"/>
          <w:sz w:val="20"/>
          <w:szCs w:val="20"/>
        </w:rPr>
        <w:t>r</w:t>
      </w:r>
      <w:r w:rsidRPr="005326CB">
        <w:rPr>
          <w:rFonts w:ascii="Verdana" w:eastAsia="MS PMincho" w:hAnsi="Verdana"/>
          <w:sz w:val="20"/>
          <w:szCs w:val="20"/>
        </w:rPr>
        <w:t>e</w:t>
      </w:r>
      <w:r w:rsidRPr="005326CB">
        <w:rPr>
          <w:rFonts w:ascii="Verdana" w:eastAsia="MS PMincho" w:hAnsi="Verdana"/>
          <w:spacing w:val="11"/>
          <w:sz w:val="20"/>
          <w:szCs w:val="20"/>
        </w:rPr>
        <w:t xml:space="preserve"> </w:t>
      </w:r>
      <w:r w:rsidRPr="005326CB">
        <w:rPr>
          <w:rFonts w:ascii="Verdana" w:eastAsia="MS PMincho" w:hAnsi="Verdana"/>
          <w:spacing w:val="1"/>
          <w:sz w:val="20"/>
          <w:szCs w:val="20"/>
        </w:rPr>
        <w:t>d</w:t>
      </w:r>
      <w:r w:rsidRPr="005326CB">
        <w:rPr>
          <w:rFonts w:ascii="Verdana" w:eastAsia="MS PMincho" w:hAnsi="Verdana"/>
          <w:spacing w:val="3"/>
          <w:sz w:val="20"/>
          <w:szCs w:val="20"/>
        </w:rPr>
        <w:t>o</w:t>
      </w:r>
      <w:r w:rsidRPr="005326CB">
        <w:rPr>
          <w:rFonts w:ascii="Verdana" w:eastAsia="MS PMincho" w:hAnsi="Verdana"/>
          <w:spacing w:val="2"/>
          <w:sz w:val="20"/>
          <w:szCs w:val="20"/>
        </w:rPr>
        <w:t>cumenta</w:t>
      </w:r>
      <w:r w:rsidRPr="005326CB">
        <w:rPr>
          <w:rFonts w:ascii="Verdana" w:eastAsia="MS PMincho" w:hAnsi="Verdana"/>
          <w:spacing w:val="9"/>
          <w:sz w:val="20"/>
          <w:szCs w:val="20"/>
        </w:rPr>
        <w:t>r</w:t>
      </w:r>
      <w:r w:rsidRPr="005326CB">
        <w:rPr>
          <w:rFonts w:ascii="Verdana" w:eastAsia="MS PMincho" w:hAnsi="Verdana"/>
          <w:sz w:val="20"/>
          <w:szCs w:val="20"/>
        </w:rPr>
        <w:t>y</w:t>
      </w:r>
      <w:r w:rsidRPr="005326CB">
        <w:rPr>
          <w:rFonts w:ascii="Verdana" w:eastAsia="MS PMincho" w:hAnsi="Verdana"/>
          <w:spacing w:val="13"/>
          <w:sz w:val="20"/>
          <w:szCs w:val="20"/>
        </w:rPr>
        <w:t xml:space="preserve"> </w:t>
      </w:r>
      <w:r w:rsidRPr="005326CB">
        <w:rPr>
          <w:rFonts w:ascii="Verdana" w:eastAsia="MS PMincho" w:hAnsi="Verdana"/>
          <w:spacing w:val="2"/>
          <w:sz w:val="20"/>
          <w:szCs w:val="20"/>
        </w:rPr>
        <w:t>info</w:t>
      </w:r>
      <w:r w:rsidRPr="005326CB">
        <w:rPr>
          <w:rFonts w:ascii="Verdana" w:eastAsia="MS PMincho" w:hAnsi="Verdana"/>
          <w:spacing w:val="4"/>
          <w:sz w:val="20"/>
          <w:szCs w:val="20"/>
        </w:rPr>
        <w:t>r</w:t>
      </w:r>
      <w:r w:rsidRPr="005326CB">
        <w:rPr>
          <w:rFonts w:ascii="Verdana" w:eastAsia="MS PMincho" w:hAnsi="Verdana"/>
          <w:spacing w:val="2"/>
          <w:sz w:val="20"/>
          <w:szCs w:val="20"/>
        </w:rPr>
        <w:t>matio</w:t>
      </w:r>
      <w:r w:rsidRPr="005326CB">
        <w:rPr>
          <w:rFonts w:ascii="Verdana" w:eastAsia="MS PMincho" w:hAnsi="Verdana"/>
          <w:sz w:val="20"/>
          <w:szCs w:val="20"/>
        </w:rPr>
        <w:t>n</w:t>
      </w:r>
      <w:r w:rsidRPr="005326CB">
        <w:rPr>
          <w:rFonts w:ascii="Verdana" w:eastAsia="MS PMincho" w:hAnsi="Verdana"/>
          <w:spacing w:val="41"/>
          <w:sz w:val="20"/>
          <w:szCs w:val="20"/>
        </w:rPr>
        <w:t xml:space="preserve"> </w:t>
      </w:r>
      <w:r w:rsidRPr="005326CB">
        <w:rPr>
          <w:rFonts w:ascii="Verdana" w:eastAsia="MS PMincho" w:hAnsi="Verdana"/>
          <w:spacing w:val="2"/>
          <w:sz w:val="20"/>
          <w:szCs w:val="20"/>
        </w:rPr>
        <w:t>ha</w:t>
      </w:r>
      <w:r w:rsidRPr="005326CB">
        <w:rPr>
          <w:rFonts w:ascii="Verdana" w:eastAsia="MS PMincho" w:hAnsi="Verdana"/>
          <w:sz w:val="20"/>
          <w:szCs w:val="20"/>
        </w:rPr>
        <w:t>s</w:t>
      </w:r>
      <w:r w:rsidRPr="005326CB">
        <w:rPr>
          <w:rFonts w:ascii="Verdana" w:eastAsia="MS PMincho" w:hAnsi="Verdana"/>
          <w:spacing w:val="14"/>
          <w:sz w:val="20"/>
          <w:szCs w:val="20"/>
        </w:rPr>
        <w:t xml:space="preserve"> </w:t>
      </w:r>
      <w:r w:rsidRPr="005326CB">
        <w:rPr>
          <w:rFonts w:ascii="Verdana" w:eastAsia="MS PMincho" w:hAnsi="Verdana"/>
          <w:spacing w:val="2"/>
          <w:sz w:val="20"/>
          <w:szCs w:val="20"/>
        </w:rPr>
        <w:t>no</w:t>
      </w:r>
      <w:r w:rsidRPr="005326CB">
        <w:rPr>
          <w:rFonts w:ascii="Verdana" w:eastAsia="MS PMincho" w:hAnsi="Verdana"/>
          <w:sz w:val="20"/>
          <w:szCs w:val="20"/>
        </w:rPr>
        <w:t>t</w:t>
      </w:r>
      <w:r w:rsidRPr="005326CB">
        <w:rPr>
          <w:rFonts w:ascii="Verdana" w:eastAsia="MS PMincho" w:hAnsi="Verdana"/>
          <w:spacing w:val="30"/>
          <w:sz w:val="20"/>
          <w:szCs w:val="20"/>
        </w:rPr>
        <w:t xml:space="preserve"> </w:t>
      </w:r>
      <w:r w:rsidRPr="005326CB">
        <w:rPr>
          <w:rFonts w:ascii="Verdana" w:eastAsia="MS PMincho" w:hAnsi="Verdana"/>
          <w:spacing w:val="2"/>
          <w:sz w:val="20"/>
          <w:szCs w:val="20"/>
        </w:rPr>
        <w:t>been</w:t>
      </w:r>
      <w:r w:rsidRPr="005326CB">
        <w:rPr>
          <w:rFonts w:ascii="Verdana" w:eastAsia="MS PMincho" w:hAnsi="Verdana"/>
          <w:sz w:val="20"/>
          <w:szCs w:val="20"/>
        </w:rPr>
        <w:t xml:space="preserve"> </w:t>
      </w:r>
      <w:r w:rsidRPr="005326CB">
        <w:rPr>
          <w:rFonts w:ascii="Verdana" w:eastAsia="MS PMincho" w:hAnsi="Verdana"/>
          <w:spacing w:val="-1"/>
          <w:sz w:val="20"/>
          <w:szCs w:val="20"/>
        </w:rPr>
        <w:t>r</w:t>
      </w:r>
      <w:r w:rsidRPr="005326CB">
        <w:rPr>
          <w:rFonts w:ascii="Verdana" w:eastAsia="MS PMincho" w:hAnsi="Verdana"/>
          <w:spacing w:val="3"/>
          <w:sz w:val="20"/>
          <w:szCs w:val="20"/>
        </w:rPr>
        <w:t>e</w:t>
      </w:r>
      <w:r w:rsidRPr="005326CB">
        <w:rPr>
          <w:rFonts w:ascii="Verdana" w:eastAsia="MS PMincho" w:hAnsi="Verdana"/>
          <w:spacing w:val="2"/>
          <w:sz w:val="20"/>
          <w:szCs w:val="20"/>
        </w:rPr>
        <w:t>taine</w:t>
      </w:r>
      <w:r w:rsidRPr="005326CB">
        <w:rPr>
          <w:rFonts w:ascii="Verdana" w:eastAsia="MS PMincho" w:hAnsi="Verdana"/>
          <w:sz w:val="20"/>
          <w:szCs w:val="20"/>
        </w:rPr>
        <w:t>d</w:t>
      </w:r>
      <w:r w:rsidR="00615983" w:rsidRPr="005326CB">
        <w:rPr>
          <w:rFonts w:ascii="Verdana" w:eastAsia="MS PMincho" w:hAnsi="Verdana"/>
          <w:sz w:val="20"/>
          <w:szCs w:val="20"/>
        </w:rPr>
        <w:t xml:space="preserve"> </w:t>
      </w:r>
      <w:r w:rsidRPr="005326CB">
        <w:rPr>
          <w:rFonts w:ascii="Verdana" w:eastAsia="MS PMincho" w:hAnsi="Verdana"/>
          <w:spacing w:val="-1"/>
          <w:sz w:val="20"/>
          <w:szCs w:val="20"/>
        </w:rPr>
        <w:t>b</w:t>
      </w:r>
      <w:r w:rsidRPr="005326CB">
        <w:rPr>
          <w:rFonts w:ascii="Verdana" w:eastAsia="MS PMincho" w:hAnsi="Verdana"/>
          <w:sz w:val="20"/>
          <w:szCs w:val="20"/>
        </w:rPr>
        <w:t>y</w:t>
      </w:r>
      <w:r w:rsidRPr="005326CB">
        <w:rPr>
          <w:rFonts w:ascii="Verdana" w:eastAsia="MS PMincho" w:hAnsi="Verdana"/>
          <w:spacing w:val="37"/>
          <w:sz w:val="20"/>
          <w:szCs w:val="20"/>
        </w:rPr>
        <w:t xml:space="preserve"> </w:t>
      </w:r>
      <w:r w:rsidR="009B0001" w:rsidRPr="005326CB">
        <w:rPr>
          <w:rFonts w:ascii="Verdana" w:eastAsia="MS PMincho" w:hAnsi="Verdana"/>
          <w:spacing w:val="2"/>
          <w:sz w:val="20"/>
          <w:szCs w:val="20"/>
        </w:rPr>
        <w:t>the leaseholder,</w:t>
      </w:r>
      <w:r w:rsidRPr="005326CB">
        <w:rPr>
          <w:rFonts w:ascii="Verdana" w:eastAsia="MS PMincho" w:hAnsi="Verdana"/>
          <w:spacing w:val="13"/>
          <w:sz w:val="20"/>
          <w:szCs w:val="20"/>
        </w:rPr>
        <w:t xml:space="preserve"> </w:t>
      </w:r>
      <w:r w:rsidRPr="005326CB">
        <w:rPr>
          <w:rFonts w:ascii="Verdana" w:eastAsia="MS PMincho" w:hAnsi="Verdana"/>
          <w:spacing w:val="2"/>
          <w:w w:val="103"/>
          <w:sz w:val="20"/>
          <w:szCs w:val="20"/>
        </w:rPr>
        <w:t>th</w:t>
      </w:r>
      <w:r w:rsidRPr="005326CB">
        <w:rPr>
          <w:rFonts w:ascii="Verdana" w:eastAsia="MS PMincho" w:hAnsi="Verdana"/>
          <w:w w:val="103"/>
          <w:sz w:val="20"/>
          <w:szCs w:val="20"/>
        </w:rPr>
        <w:t>e</w:t>
      </w:r>
      <w:r w:rsidR="00615983" w:rsidRPr="005326CB">
        <w:rPr>
          <w:rFonts w:ascii="Verdana" w:eastAsia="MS PMincho" w:hAnsi="Verdana"/>
          <w:sz w:val="20"/>
          <w:szCs w:val="20"/>
        </w:rPr>
        <w:t xml:space="preserve"> </w:t>
      </w:r>
      <w:r w:rsidRPr="005326CB">
        <w:rPr>
          <w:rFonts w:ascii="Verdana" w:eastAsia="MS PMincho" w:hAnsi="Verdana"/>
          <w:spacing w:val="2"/>
          <w:w w:val="102"/>
          <w:sz w:val="20"/>
          <w:szCs w:val="20"/>
        </w:rPr>
        <w:t>landlo</w:t>
      </w:r>
      <w:r w:rsidRPr="005326CB">
        <w:rPr>
          <w:rFonts w:ascii="Verdana" w:eastAsia="MS PMincho" w:hAnsi="Verdana"/>
          <w:spacing w:val="-1"/>
          <w:w w:val="102"/>
          <w:sz w:val="20"/>
          <w:szCs w:val="20"/>
        </w:rPr>
        <w:t>r</w:t>
      </w:r>
      <w:r w:rsidRPr="005326CB">
        <w:rPr>
          <w:rFonts w:ascii="Verdana" w:eastAsia="MS PMincho" w:hAnsi="Verdana"/>
          <w:w w:val="105"/>
          <w:sz w:val="20"/>
          <w:szCs w:val="20"/>
        </w:rPr>
        <w:t>d</w:t>
      </w:r>
      <w:r w:rsidR="00615983" w:rsidRPr="005326CB">
        <w:rPr>
          <w:rFonts w:ascii="Verdana" w:eastAsia="MS PMincho" w:hAnsi="Verdana"/>
          <w:sz w:val="20"/>
          <w:szCs w:val="20"/>
        </w:rPr>
        <w:t xml:space="preserve"> </w:t>
      </w:r>
      <w:r w:rsidRPr="005326CB">
        <w:rPr>
          <w:rFonts w:ascii="Verdana" w:eastAsia="MS PMincho" w:hAnsi="Verdana"/>
          <w:spacing w:val="2"/>
          <w:sz w:val="20"/>
          <w:szCs w:val="20"/>
        </w:rPr>
        <w:t>o</w:t>
      </w:r>
      <w:r w:rsidRPr="005326CB">
        <w:rPr>
          <w:rFonts w:ascii="Verdana" w:eastAsia="MS PMincho" w:hAnsi="Verdana"/>
          <w:sz w:val="20"/>
          <w:szCs w:val="20"/>
        </w:rPr>
        <w:t>r</w:t>
      </w:r>
      <w:r w:rsidR="00615983" w:rsidRPr="005326CB">
        <w:rPr>
          <w:rFonts w:ascii="Verdana" w:eastAsia="MS PMincho" w:hAnsi="Verdana"/>
          <w:sz w:val="20"/>
          <w:szCs w:val="20"/>
        </w:rPr>
        <w:t xml:space="preserve"> </w:t>
      </w:r>
      <w:r w:rsidR="009B0001" w:rsidRPr="005326CB">
        <w:rPr>
          <w:rFonts w:ascii="Verdana" w:eastAsia="MS PMincho" w:hAnsi="Verdana"/>
          <w:spacing w:val="2"/>
          <w:sz w:val="20"/>
          <w:szCs w:val="20"/>
        </w:rPr>
        <w:t>managing agent</w:t>
      </w:r>
      <w:r w:rsidR="00615983" w:rsidRPr="005326CB">
        <w:rPr>
          <w:rFonts w:ascii="Verdana" w:eastAsia="MS PMincho" w:hAnsi="Verdana"/>
          <w:sz w:val="20"/>
          <w:szCs w:val="20"/>
        </w:rPr>
        <w:t xml:space="preserve"> </w:t>
      </w:r>
      <w:r w:rsidRPr="005326CB">
        <w:rPr>
          <w:rFonts w:ascii="Verdana" w:eastAsia="MS PMincho" w:hAnsi="Verdana"/>
          <w:spacing w:val="2"/>
          <w:sz w:val="20"/>
          <w:szCs w:val="20"/>
        </w:rPr>
        <w:t>m</w:t>
      </w:r>
      <w:r w:rsidRPr="005326CB">
        <w:rPr>
          <w:rFonts w:ascii="Verdana" w:eastAsia="MS PMincho" w:hAnsi="Verdana"/>
          <w:spacing w:val="-2"/>
          <w:sz w:val="20"/>
          <w:szCs w:val="20"/>
        </w:rPr>
        <w:t>a</w:t>
      </w:r>
      <w:r w:rsidRPr="005326CB">
        <w:rPr>
          <w:rFonts w:ascii="Verdana" w:eastAsia="MS PMincho" w:hAnsi="Verdana"/>
          <w:sz w:val="20"/>
          <w:szCs w:val="20"/>
        </w:rPr>
        <w:t>y</w:t>
      </w:r>
      <w:r w:rsidRPr="005326CB">
        <w:rPr>
          <w:rFonts w:ascii="Verdana" w:eastAsia="MS PMincho" w:hAnsi="Verdana"/>
          <w:spacing w:val="39"/>
          <w:sz w:val="20"/>
          <w:szCs w:val="20"/>
        </w:rPr>
        <w:t xml:space="preserve"> </w:t>
      </w:r>
      <w:r w:rsidRPr="005326CB">
        <w:rPr>
          <w:rFonts w:ascii="Verdana" w:eastAsia="MS PMincho" w:hAnsi="Verdana"/>
          <w:spacing w:val="2"/>
          <w:sz w:val="20"/>
          <w:szCs w:val="20"/>
        </w:rPr>
        <w:t>b</w:t>
      </w:r>
      <w:r w:rsidRPr="005326CB">
        <w:rPr>
          <w:rFonts w:ascii="Verdana" w:eastAsia="MS PMincho" w:hAnsi="Verdana"/>
          <w:sz w:val="20"/>
          <w:szCs w:val="20"/>
        </w:rPr>
        <w:t>e</w:t>
      </w:r>
      <w:r w:rsidRPr="005326CB">
        <w:rPr>
          <w:rFonts w:ascii="Verdana" w:eastAsia="MS PMincho" w:hAnsi="Verdana"/>
          <w:spacing w:val="44"/>
          <w:sz w:val="20"/>
          <w:szCs w:val="20"/>
        </w:rPr>
        <w:t xml:space="preserve"> </w:t>
      </w: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50"/>
          <w:sz w:val="20"/>
          <w:szCs w:val="20"/>
        </w:rPr>
        <w:t xml:space="preserve"> </w:t>
      </w:r>
      <w:r w:rsidRPr="005326CB">
        <w:rPr>
          <w:rFonts w:ascii="Verdana" w:eastAsia="MS PMincho" w:hAnsi="Verdana"/>
          <w:spacing w:val="2"/>
          <w:sz w:val="20"/>
          <w:szCs w:val="20"/>
        </w:rPr>
        <w:t>only</w:t>
      </w:r>
      <w:r w:rsidRPr="005326CB">
        <w:rPr>
          <w:rFonts w:ascii="Verdana" w:eastAsia="MS PMincho" w:hAnsi="Verdana"/>
          <w:spacing w:val="-4"/>
          <w:sz w:val="20"/>
          <w:szCs w:val="20"/>
        </w:rPr>
        <w:t xml:space="preserve"> </w:t>
      </w:r>
      <w:r w:rsidRPr="005326CB">
        <w:rPr>
          <w:rFonts w:ascii="Verdana" w:eastAsia="MS PMincho" w:hAnsi="Verdana"/>
          <w:spacing w:val="-3"/>
          <w:sz w:val="20"/>
          <w:szCs w:val="20"/>
        </w:rPr>
        <w:t>r</w:t>
      </w:r>
      <w:r w:rsidRPr="005326CB">
        <w:rPr>
          <w:rFonts w:ascii="Verdana" w:eastAsia="MS PMincho" w:hAnsi="Verdana"/>
          <w:sz w:val="20"/>
          <w:szCs w:val="20"/>
        </w:rPr>
        <w:t>easonable</w:t>
      </w:r>
      <w:r w:rsidRPr="005326CB">
        <w:rPr>
          <w:rFonts w:ascii="Verdana" w:eastAsia="MS PMincho" w:hAnsi="Verdana"/>
          <w:spacing w:val="-11"/>
          <w:sz w:val="20"/>
          <w:szCs w:val="20"/>
        </w:rPr>
        <w:t xml:space="preserve"> </w:t>
      </w:r>
      <w:r w:rsidRPr="005326CB">
        <w:rPr>
          <w:rFonts w:ascii="Verdana" w:eastAsia="MS PMincho" w:hAnsi="Verdana"/>
          <w:sz w:val="20"/>
          <w:szCs w:val="20"/>
        </w:rPr>
        <w:t>sou</w:t>
      </w:r>
      <w:r w:rsidRPr="005326CB">
        <w:rPr>
          <w:rFonts w:ascii="Verdana" w:eastAsia="MS PMincho" w:hAnsi="Verdana"/>
          <w:spacing w:val="-3"/>
          <w:sz w:val="20"/>
          <w:szCs w:val="20"/>
        </w:rPr>
        <w:t>rc</w:t>
      </w:r>
      <w:r w:rsidRPr="005326CB">
        <w:rPr>
          <w:rFonts w:ascii="Verdana" w:eastAsia="MS PMincho" w:hAnsi="Verdana"/>
          <w:sz w:val="20"/>
          <w:szCs w:val="20"/>
        </w:rPr>
        <w:t>e</w:t>
      </w:r>
      <w:r w:rsidRPr="005326CB">
        <w:rPr>
          <w:rFonts w:ascii="Verdana" w:eastAsia="MS PMincho" w:hAnsi="Verdana"/>
          <w:spacing w:val="-2"/>
          <w:sz w:val="20"/>
          <w:szCs w:val="20"/>
        </w:rPr>
        <w:t xml:space="preserve"> </w:t>
      </w:r>
      <w:r w:rsidRPr="005326CB">
        <w:rPr>
          <w:rFonts w:ascii="Verdana" w:eastAsia="MS PMincho" w:hAnsi="Verdana"/>
          <w:sz w:val="20"/>
          <w:szCs w:val="20"/>
        </w:rPr>
        <w:t>of</w:t>
      </w:r>
      <w:r w:rsidRPr="005326CB">
        <w:rPr>
          <w:rFonts w:ascii="Verdana" w:eastAsia="MS PMincho" w:hAnsi="Verdana"/>
          <w:spacing w:val="-3"/>
          <w:sz w:val="20"/>
          <w:szCs w:val="20"/>
        </w:rPr>
        <w:t xml:space="preserve"> </w:t>
      </w:r>
      <w:r w:rsidRPr="005326CB">
        <w:rPr>
          <w:rFonts w:ascii="Verdana" w:eastAsia="MS PMincho" w:hAnsi="Verdana"/>
          <w:sz w:val="20"/>
          <w:szCs w:val="20"/>
        </w:rPr>
        <w:t>su</w:t>
      </w:r>
      <w:r w:rsidRPr="005326CB">
        <w:rPr>
          <w:rFonts w:ascii="Verdana" w:eastAsia="MS PMincho" w:hAnsi="Verdana"/>
          <w:spacing w:val="-2"/>
          <w:sz w:val="20"/>
          <w:szCs w:val="20"/>
        </w:rPr>
        <w:t>c</w:t>
      </w:r>
      <w:r w:rsidRPr="005326CB">
        <w:rPr>
          <w:rFonts w:ascii="Verdana" w:eastAsia="MS PMincho" w:hAnsi="Verdana"/>
          <w:sz w:val="20"/>
          <w:szCs w:val="20"/>
        </w:rPr>
        <w:t>h</w:t>
      </w:r>
      <w:r w:rsidRPr="005326CB">
        <w:rPr>
          <w:rFonts w:ascii="Verdana" w:eastAsia="MS PMincho" w:hAnsi="Verdana"/>
          <w:spacing w:val="-3"/>
          <w:sz w:val="20"/>
          <w:szCs w:val="20"/>
        </w:rPr>
        <w:t xml:space="preserve"> </w:t>
      </w:r>
      <w:r w:rsidRPr="005326CB">
        <w:rPr>
          <w:rFonts w:ascii="Verdana" w:eastAsia="MS PMincho" w:hAnsi="Verdana"/>
          <w:w w:val="102"/>
          <w:sz w:val="20"/>
          <w:szCs w:val="20"/>
        </w:rPr>
        <w:t>info</w:t>
      </w:r>
      <w:r w:rsidRPr="005326CB">
        <w:rPr>
          <w:rFonts w:ascii="Verdana" w:eastAsia="MS PMincho" w:hAnsi="Verdana"/>
          <w:spacing w:val="2"/>
          <w:w w:val="102"/>
          <w:sz w:val="20"/>
          <w:szCs w:val="20"/>
        </w:rPr>
        <w:t>r</w:t>
      </w:r>
      <w:r w:rsidRPr="005326CB">
        <w:rPr>
          <w:rFonts w:ascii="Verdana" w:eastAsia="MS PMincho" w:hAnsi="Verdana"/>
          <w:w w:val="103"/>
          <w:sz w:val="20"/>
          <w:szCs w:val="20"/>
        </w:rPr>
        <w:t>mation.</w:t>
      </w:r>
      <w:r w:rsidR="00615983" w:rsidRPr="005326CB">
        <w:rPr>
          <w:rFonts w:ascii="Verdana" w:eastAsia="MS PMincho" w:hAnsi="Verdana"/>
          <w:w w:val="103"/>
          <w:sz w:val="20"/>
          <w:szCs w:val="20"/>
        </w:rPr>
        <w:t xml:space="preserve"> </w:t>
      </w:r>
      <w:r w:rsidR="00B56A0B" w:rsidRPr="005326CB">
        <w:rPr>
          <w:rFonts w:ascii="Verdana" w:eastAsia="MS PMincho" w:hAnsi="Verdana"/>
          <w:w w:val="103"/>
          <w:sz w:val="20"/>
          <w:szCs w:val="20"/>
        </w:rPr>
        <w:t xml:space="preserve">A fee </w:t>
      </w:r>
      <w:r w:rsidR="004C4627">
        <w:rPr>
          <w:rFonts w:ascii="Verdana" w:eastAsia="MS PMincho" w:hAnsi="Verdana"/>
          <w:w w:val="103"/>
          <w:sz w:val="20"/>
          <w:szCs w:val="20"/>
        </w:rPr>
        <w:t xml:space="preserve">can be charged </w:t>
      </w:r>
      <w:r w:rsidR="00B56A0B" w:rsidRPr="005326CB">
        <w:rPr>
          <w:rFonts w:ascii="Verdana" w:eastAsia="MS PMincho" w:hAnsi="Verdana"/>
          <w:w w:val="103"/>
          <w:sz w:val="20"/>
          <w:szCs w:val="20"/>
        </w:rPr>
        <w:t xml:space="preserve"> for </w:t>
      </w:r>
      <w:r w:rsidR="004C4627">
        <w:rPr>
          <w:rFonts w:ascii="Verdana" w:eastAsia="MS PMincho" w:hAnsi="Verdana"/>
          <w:w w:val="103"/>
          <w:sz w:val="20"/>
          <w:szCs w:val="20"/>
        </w:rPr>
        <w:t xml:space="preserve">providing </w:t>
      </w:r>
      <w:r w:rsidR="00B56A0B" w:rsidRPr="005326CB">
        <w:rPr>
          <w:rFonts w:ascii="Verdana" w:eastAsia="MS PMincho" w:hAnsi="Verdana"/>
          <w:w w:val="103"/>
          <w:sz w:val="20"/>
          <w:szCs w:val="20"/>
        </w:rPr>
        <w:t>this information</w:t>
      </w:r>
      <w:r w:rsidR="00D902B3" w:rsidRPr="005326CB">
        <w:rPr>
          <w:rFonts w:ascii="Verdana" w:eastAsia="MS PMincho" w:hAnsi="Verdana"/>
          <w:w w:val="103"/>
          <w:sz w:val="20"/>
          <w:szCs w:val="20"/>
        </w:rPr>
        <w:t xml:space="preserve"> which should reflect the level of work carried out</w:t>
      </w:r>
      <w:r w:rsidR="00B56A0B" w:rsidRPr="005326CB">
        <w:rPr>
          <w:rFonts w:ascii="Verdana" w:eastAsia="MS PMincho" w:hAnsi="Verdana"/>
          <w:w w:val="103"/>
          <w:sz w:val="20"/>
          <w:szCs w:val="20"/>
        </w:rPr>
        <w:t>.</w:t>
      </w:r>
      <w:r w:rsidR="00392473" w:rsidRPr="005326CB">
        <w:rPr>
          <w:rFonts w:ascii="Verdana" w:eastAsia="MS PMincho" w:hAnsi="Verdana"/>
          <w:w w:val="103"/>
          <w:sz w:val="20"/>
          <w:szCs w:val="20"/>
        </w:rPr>
        <w:t xml:space="preserve">  (see section 13.10 Pre-contract enquiries)</w:t>
      </w:r>
    </w:p>
    <w:p w14:paraId="74692E9D" w14:textId="77777777" w:rsidR="00171FB9" w:rsidRPr="005326CB" w:rsidRDefault="00171FB9" w:rsidP="002C50F0">
      <w:pPr>
        <w:widowControl w:val="0"/>
        <w:autoSpaceDE w:val="0"/>
        <w:autoSpaceDN w:val="0"/>
        <w:adjustRightInd w:val="0"/>
        <w:spacing w:line="280" w:lineRule="exact"/>
        <w:rPr>
          <w:rFonts w:ascii="Verdana" w:eastAsia="MS PMincho" w:hAnsi="Verdana"/>
          <w:sz w:val="20"/>
          <w:szCs w:val="20"/>
        </w:rPr>
      </w:pPr>
    </w:p>
    <w:p w14:paraId="022E38D2" w14:textId="77777777" w:rsidR="00392473" w:rsidRPr="005326CB" w:rsidRDefault="00171FB9" w:rsidP="002C50F0">
      <w:pPr>
        <w:widowControl w:val="0"/>
        <w:autoSpaceDE w:val="0"/>
        <w:autoSpaceDN w:val="0"/>
        <w:adjustRightInd w:val="0"/>
        <w:spacing w:line="243" w:lineRule="auto"/>
        <w:ind w:right="-36"/>
        <w:rPr>
          <w:rFonts w:ascii="Verdana" w:eastAsia="MS PMincho" w:hAnsi="Verdana"/>
          <w:sz w:val="20"/>
          <w:szCs w:val="20"/>
        </w:rPr>
      </w:pPr>
      <w:r w:rsidRPr="005326CB">
        <w:rPr>
          <w:rFonts w:ascii="Verdana" w:eastAsia="MS PMincho" w:hAnsi="Verdana"/>
          <w:spacing w:val="2"/>
          <w:sz w:val="20"/>
          <w:szCs w:val="20"/>
        </w:rPr>
        <w:t>The</w:t>
      </w:r>
      <w:r w:rsidRPr="005326CB">
        <w:rPr>
          <w:rFonts w:ascii="Verdana" w:eastAsia="MS PMincho" w:hAnsi="Verdana"/>
          <w:spacing w:val="-1"/>
          <w:sz w:val="20"/>
          <w:szCs w:val="20"/>
        </w:rPr>
        <w:t>r</w:t>
      </w:r>
      <w:r w:rsidRPr="005326CB">
        <w:rPr>
          <w:rFonts w:ascii="Verdana" w:eastAsia="MS PMincho" w:hAnsi="Verdana"/>
          <w:sz w:val="20"/>
          <w:szCs w:val="20"/>
        </w:rPr>
        <w:t>e</w:t>
      </w:r>
      <w:r w:rsidRPr="005326CB">
        <w:rPr>
          <w:rFonts w:ascii="Verdana" w:eastAsia="MS PMincho" w:hAnsi="Verdana"/>
          <w:spacing w:val="30"/>
          <w:sz w:val="20"/>
          <w:szCs w:val="20"/>
        </w:rPr>
        <w:t xml:space="preserve"> </w:t>
      </w:r>
      <w:r w:rsidRPr="005326CB">
        <w:rPr>
          <w:rFonts w:ascii="Verdana" w:eastAsia="MS PMincho" w:hAnsi="Verdana"/>
          <w:spacing w:val="2"/>
          <w:sz w:val="20"/>
          <w:szCs w:val="20"/>
        </w:rPr>
        <w:t>a</w:t>
      </w:r>
      <w:r w:rsidRPr="005326CB">
        <w:rPr>
          <w:rFonts w:ascii="Verdana" w:eastAsia="MS PMincho" w:hAnsi="Verdana"/>
          <w:spacing w:val="-1"/>
          <w:sz w:val="20"/>
          <w:szCs w:val="20"/>
        </w:rPr>
        <w:t>r</w:t>
      </w:r>
      <w:r w:rsidRPr="005326CB">
        <w:rPr>
          <w:rFonts w:ascii="Verdana" w:eastAsia="MS PMincho" w:hAnsi="Verdana"/>
          <w:sz w:val="20"/>
          <w:szCs w:val="20"/>
        </w:rPr>
        <w:t>e</w:t>
      </w:r>
      <w:r w:rsidRPr="005326CB">
        <w:rPr>
          <w:rFonts w:ascii="Verdana" w:eastAsia="MS PMincho" w:hAnsi="Verdana"/>
          <w:spacing w:val="25"/>
          <w:sz w:val="20"/>
          <w:szCs w:val="20"/>
        </w:rPr>
        <w:t xml:space="preserve"> </w:t>
      </w:r>
      <w:r w:rsidRPr="005326CB">
        <w:rPr>
          <w:rFonts w:ascii="Verdana" w:eastAsia="MS PMincho" w:hAnsi="Verdana"/>
          <w:spacing w:val="2"/>
          <w:sz w:val="20"/>
          <w:szCs w:val="20"/>
        </w:rPr>
        <w:t>statu</w:t>
      </w:r>
      <w:r w:rsidRPr="005326CB">
        <w:rPr>
          <w:rFonts w:ascii="Verdana" w:eastAsia="MS PMincho" w:hAnsi="Verdana"/>
          <w:sz w:val="20"/>
          <w:szCs w:val="20"/>
        </w:rPr>
        <w:t>t</w:t>
      </w:r>
      <w:r w:rsidRPr="005326CB">
        <w:rPr>
          <w:rFonts w:ascii="Verdana" w:eastAsia="MS PMincho" w:hAnsi="Verdana"/>
          <w:spacing w:val="2"/>
          <w:sz w:val="20"/>
          <w:szCs w:val="20"/>
        </w:rPr>
        <w:t>o</w:t>
      </w:r>
      <w:r w:rsidRPr="005326CB">
        <w:rPr>
          <w:rFonts w:ascii="Verdana" w:eastAsia="MS PMincho" w:hAnsi="Verdana"/>
          <w:spacing w:val="9"/>
          <w:sz w:val="20"/>
          <w:szCs w:val="20"/>
        </w:rPr>
        <w:t>r</w:t>
      </w:r>
      <w:r w:rsidRPr="005326CB">
        <w:rPr>
          <w:rFonts w:ascii="Verdana" w:eastAsia="MS PMincho" w:hAnsi="Verdana"/>
          <w:sz w:val="20"/>
          <w:szCs w:val="20"/>
        </w:rPr>
        <w:t>y</w:t>
      </w:r>
      <w:r w:rsidRPr="005326CB">
        <w:rPr>
          <w:rFonts w:ascii="Verdana" w:eastAsia="MS PMincho" w:hAnsi="Verdana"/>
          <w:spacing w:val="38"/>
          <w:sz w:val="20"/>
          <w:szCs w:val="20"/>
        </w:rPr>
        <w:t xml:space="preserve"> </w:t>
      </w:r>
      <w:r w:rsidRPr="005326CB">
        <w:rPr>
          <w:rFonts w:ascii="Verdana" w:eastAsia="MS PMincho" w:hAnsi="Verdana"/>
          <w:spacing w:val="5"/>
          <w:sz w:val="20"/>
          <w:szCs w:val="20"/>
        </w:rPr>
        <w:t>r</w:t>
      </w:r>
      <w:r w:rsidRPr="005326CB">
        <w:rPr>
          <w:rFonts w:ascii="Verdana" w:eastAsia="MS PMincho" w:hAnsi="Verdana"/>
          <w:spacing w:val="2"/>
          <w:sz w:val="20"/>
          <w:szCs w:val="20"/>
        </w:rPr>
        <w:t>i</w:t>
      </w:r>
      <w:r w:rsidRPr="005326CB">
        <w:rPr>
          <w:rFonts w:ascii="Verdana" w:eastAsia="MS PMincho" w:hAnsi="Verdana"/>
          <w:spacing w:val="5"/>
          <w:sz w:val="20"/>
          <w:szCs w:val="20"/>
        </w:rPr>
        <w:t>g</w:t>
      </w:r>
      <w:r w:rsidRPr="005326CB">
        <w:rPr>
          <w:rFonts w:ascii="Verdana" w:eastAsia="MS PMincho" w:hAnsi="Verdana"/>
          <w:spacing w:val="2"/>
          <w:sz w:val="20"/>
          <w:szCs w:val="20"/>
        </w:rPr>
        <w:t>ht</w:t>
      </w:r>
      <w:r w:rsidRPr="005326CB">
        <w:rPr>
          <w:rFonts w:ascii="Verdana" w:eastAsia="MS PMincho" w:hAnsi="Verdana"/>
          <w:sz w:val="20"/>
          <w:szCs w:val="20"/>
        </w:rPr>
        <w:t>s</w:t>
      </w:r>
      <w:r w:rsidRPr="005326CB">
        <w:rPr>
          <w:rFonts w:ascii="Verdana" w:eastAsia="MS PMincho" w:hAnsi="Verdana"/>
          <w:spacing w:val="27"/>
          <w:sz w:val="20"/>
          <w:szCs w:val="20"/>
        </w:rPr>
        <w:t xml:space="preserve"> </w:t>
      </w:r>
      <w:r w:rsidRPr="005326CB">
        <w:rPr>
          <w:rFonts w:ascii="Verdana" w:eastAsia="MS PMincho" w:hAnsi="Verdana"/>
          <w:spacing w:val="2"/>
          <w:sz w:val="20"/>
          <w:szCs w:val="20"/>
        </w:rPr>
        <w:t>fo</w:t>
      </w:r>
      <w:r w:rsidRPr="005326CB">
        <w:rPr>
          <w:rFonts w:ascii="Verdana" w:eastAsia="MS PMincho" w:hAnsi="Verdana"/>
          <w:sz w:val="20"/>
          <w:szCs w:val="20"/>
        </w:rPr>
        <w:t>r</w:t>
      </w:r>
      <w:r w:rsidRPr="005326CB">
        <w:rPr>
          <w:rFonts w:ascii="Verdana" w:eastAsia="MS PMincho" w:hAnsi="Verdana"/>
          <w:spacing w:val="30"/>
          <w:sz w:val="20"/>
          <w:szCs w:val="20"/>
        </w:rPr>
        <w:t xml:space="preserve"> </w:t>
      </w:r>
      <w:r w:rsidR="009B0001" w:rsidRPr="005326CB">
        <w:rPr>
          <w:rFonts w:ascii="Verdana" w:eastAsia="MS PMincho" w:hAnsi="Verdana"/>
          <w:sz w:val="20"/>
          <w:szCs w:val="20"/>
        </w:rPr>
        <w:t>leaseholders</w:t>
      </w:r>
      <w:r w:rsidRPr="005326CB">
        <w:rPr>
          <w:rFonts w:ascii="Verdana" w:eastAsia="MS PMincho" w:hAnsi="Verdana"/>
          <w:spacing w:val="39"/>
          <w:sz w:val="20"/>
          <w:szCs w:val="20"/>
        </w:rPr>
        <w:t xml:space="preserve"> </w:t>
      </w:r>
      <w:r w:rsidRPr="005326CB">
        <w:rPr>
          <w:rFonts w:ascii="Verdana" w:eastAsia="MS PMincho" w:hAnsi="Verdana"/>
          <w:sz w:val="20"/>
          <w:szCs w:val="20"/>
        </w:rPr>
        <w:t>to</w:t>
      </w:r>
      <w:r w:rsidRPr="005326CB">
        <w:rPr>
          <w:rFonts w:ascii="Verdana" w:eastAsia="MS PMincho" w:hAnsi="Verdana"/>
          <w:spacing w:val="37"/>
          <w:sz w:val="20"/>
          <w:szCs w:val="20"/>
        </w:rPr>
        <w:t xml:space="preserve"> </w:t>
      </w:r>
      <w:r w:rsidRPr="005326CB">
        <w:rPr>
          <w:rFonts w:ascii="Verdana" w:eastAsia="MS PMincho" w:hAnsi="Verdana"/>
          <w:spacing w:val="2"/>
          <w:sz w:val="20"/>
          <w:szCs w:val="20"/>
        </w:rPr>
        <w:t>obtai</w:t>
      </w:r>
      <w:r w:rsidRPr="005326CB">
        <w:rPr>
          <w:rFonts w:ascii="Verdana" w:eastAsia="MS PMincho" w:hAnsi="Verdana"/>
          <w:sz w:val="20"/>
          <w:szCs w:val="20"/>
        </w:rPr>
        <w:t>n</w:t>
      </w:r>
      <w:r w:rsidRPr="005326CB">
        <w:rPr>
          <w:rFonts w:ascii="Verdana" w:eastAsia="MS PMincho" w:hAnsi="Verdana"/>
          <w:spacing w:val="40"/>
          <w:sz w:val="20"/>
          <w:szCs w:val="20"/>
        </w:rPr>
        <w:t xml:space="preserve"> </w:t>
      </w:r>
      <w:r w:rsidRPr="005326CB">
        <w:rPr>
          <w:rFonts w:ascii="Verdana" w:eastAsia="MS PMincho" w:hAnsi="Verdana"/>
          <w:sz w:val="20"/>
          <w:szCs w:val="20"/>
        </w:rPr>
        <w:t>c</w:t>
      </w:r>
      <w:r w:rsidRPr="005326CB">
        <w:rPr>
          <w:rFonts w:ascii="Verdana" w:eastAsia="MS PMincho" w:hAnsi="Verdana"/>
          <w:spacing w:val="1"/>
          <w:sz w:val="20"/>
          <w:szCs w:val="20"/>
        </w:rPr>
        <w:t>e</w:t>
      </w:r>
      <w:r w:rsidRPr="005326CB">
        <w:rPr>
          <w:rFonts w:ascii="Verdana" w:eastAsia="MS PMincho" w:hAnsi="Verdana"/>
          <w:spacing w:val="6"/>
          <w:sz w:val="20"/>
          <w:szCs w:val="20"/>
        </w:rPr>
        <w:t>r</w:t>
      </w:r>
      <w:r w:rsidRPr="005326CB">
        <w:rPr>
          <w:rFonts w:ascii="Verdana" w:eastAsia="MS PMincho" w:hAnsi="Verdana"/>
          <w:spacing w:val="2"/>
          <w:sz w:val="20"/>
          <w:szCs w:val="20"/>
        </w:rPr>
        <w:t>tai</w:t>
      </w:r>
      <w:r w:rsidRPr="005326CB">
        <w:rPr>
          <w:rFonts w:ascii="Verdana" w:eastAsia="MS PMincho" w:hAnsi="Verdana"/>
          <w:sz w:val="20"/>
          <w:szCs w:val="20"/>
        </w:rPr>
        <w:t>n</w:t>
      </w:r>
      <w:r w:rsidRPr="005326CB">
        <w:rPr>
          <w:rFonts w:ascii="Verdana" w:eastAsia="MS PMincho" w:hAnsi="Verdana"/>
          <w:spacing w:val="37"/>
          <w:sz w:val="20"/>
          <w:szCs w:val="20"/>
        </w:rPr>
        <w:t xml:space="preserve"> </w:t>
      </w:r>
      <w:r w:rsidRPr="005326CB">
        <w:rPr>
          <w:rFonts w:ascii="Verdana" w:eastAsia="MS PMincho" w:hAnsi="Verdana"/>
          <w:spacing w:val="2"/>
          <w:sz w:val="20"/>
          <w:szCs w:val="20"/>
        </w:rPr>
        <w:t>info</w:t>
      </w:r>
      <w:r w:rsidRPr="005326CB">
        <w:rPr>
          <w:rFonts w:ascii="Verdana" w:eastAsia="MS PMincho" w:hAnsi="Verdana"/>
          <w:spacing w:val="4"/>
          <w:sz w:val="20"/>
          <w:szCs w:val="20"/>
        </w:rPr>
        <w:t>r</w:t>
      </w:r>
      <w:r w:rsidRPr="005326CB">
        <w:rPr>
          <w:rFonts w:ascii="Verdana" w:eastAsia="MS PMincho" w:hAnsi="Verdana"/>
          <w:spacing w:val="2"/>
          <w:sz w:val="20"/>
          <w:szCs w:val="20"/>
        </w:rPr>
        <w:t>mation</w:t>
      </w:r>
      <w:r w:rsidRPr="005326CB">
        <w:rPr>
          <w:rFonts w:ascii="Verdana" w:eastAsia="MS PMincho" w:hAnsi="Verdana"/>
          <w:spacing w:val="29"/>
          <w:sz w:val="20"/>
          <w:szCs w:val="20"/>
        </w:rPr>
        <w:t xml:space="preserve"> </w:t>
      </w:r>
      <w:r w:rsidRPr="005326CB">
        <w:rPr>
          <w:rFonts w:ascii="Verdana" w:eastAsia="MS PMincho" w:hAnsi="Verdana"/>
          <w:w w:val="101"/>
          <w:sz w:val="20"/>
          <w:szCs w:val="20"/>
        </w:rPr>
        <w:t>(</w:t>
      </w:r>
      <w:r w:rsidRPr="005326CB">
        <w:rPr>
          <w:rFonts w:ascii="Verdana" w:eastAsia="MS PMincho" w:hAnsi="Verdana"/>
          <w:spacing w:val="-2"/>
          <w:w w:val="101"/>
          <w:sz w:val="20"/>
          <w:szCs w:val="20"/>
        </w:rPr>
        <w:t>e</w:t>
      </w:r>
      <w:r w:rsidRPr="005326CB">
        <w:rPr>
          <w:rFonts w:ascii="Verdana" w:eastAsia="MS PMincho" w:hAnsi="Verdana"/>
          <w:sz w:val="20"/>
          <w:szCs w:val="20"/>
        </w:rPr>
        <w:t>xplained</w:t>
      </w:r>
      <w:r w:rsidRPr="005326CB">
        <w:rPr>
          <w:rFonts w:ascii="Verdana" w:eastAsia="MS PMincho" w:hAnsi="Verdana"/>
          <w:spacing w:val="-6"/>
          <w:sz w:val="20"/>
          <w:szCs w:val="20"/>
        </w:rPr>
        <w:t xml:space="preserve"> </w:t>
      </w:r>
      <w:r w:rsidRPr="005326CB">
        <w:rPr>
          <w:rFonts w:ascii="Verdana" w:eastAsia="MS PMincho" w:hAnsi="Verdana"/>
          <w:w w:val="104"/>
          <w:sz w:val="20"/>
          <w:szCs w:val="20"/>
        </w:rPr>
        <w:t>in</w:t>
      </w:r>
      <w:r w:rsidRPr="005326CB">
        <w:rPr>
          <w:rFonts w:ascii="Verdana" w:eastAsia="MS PMincho" w:hAnsi="Verdana"/>
          <w:spacing w:val="-6"/>
          <w:sz w:val="20"/>
          <w:szCs w:val="20"/>
        </w:rPr>
        <w:t xml:space="preserve"> </w:t>
      </w:r>
      <w:r w:rsidRPr="005326CB">
        <w:rPr>
          <w:rFonts w:ascii="Verdana" w:eastAsia="MS PMincho" w:hAnsi="Verdana"/>
          <w:sz w:val="20"/>
          <w:szCs w:val="20"/>
        </w:rPr>
        <w:t>other</w:t>
      </w:r>
      <w:r w:rsidRPr="005326CB">
        <w:rPr>
          <w:rFonts w:ascii="Verdana" w:eastAsia="MS PMincho" w:hAnsi="Verdana"/>
          <w:spacing w:val="10"/>
          <w:sz w:val="20"/>
          <w:szCs w:val="20"/>
        </w:rPr>
        <w:t xml:space="preserve"> </w:t>
      </w:r>
      <w:r w:rsidRPr="005326CB">
        <w:rPr>
          <w:rFonts w:ascii="Verdana" w:eastAsia="MS PMincho" w:hAnsi="Verdana"/>
          <w:sz w:val="20"/>
          <w:szCs w:val="20"/>
        </w:rPr>
        <w:t>pa</w:t>
      </w:r>
      <w:r w:rsidRPr="005326CB">
        <w:rPr>
          <w:rFonts w:ascii="Verdana" w:eastAsia="MS PMincho" w:hAnsi="Verdana"/>
          <w:spacing w:val="4"/>
          <w:sz w:val="20"/>
          <w:szCs w:val="20"/>
        </w:rPr>
        <w:t>r</w:t>
      </w:r>
      <w:r w:rsidRPr="005326CB">
        <w:rPr>
          <w:rFonts w:ascii="Verdana" w:eastAsia="MS PMincho" w:hAnsi="Verdana"/>
          <w:sz w:val="20"/>
          <w:szCs w:val="20"/>
        </w:rPr>
        <w:t>ts</w:t>
      </w:r>
      <w:r w:rsidRPr="005326CB">
        <w:rPr>
          <w:rFonts w:ascii="Verdana" w:eastAsia="MS PMincho" w:hAnsi="Verdana"/>
          <w:spacing w:val="1"/>
          <w:sz w:val="20"/>
          <w:szCs w:val="20"/>
        </w:rPr>
        <w:t xml:space="preserve"> </w:t>
      </w:r>
      <w:r w:rsidRPr="005326CB">
        <w:rPr>
          <w:rFonts w:ascii="Verdana" w:eastAsia="MS PMincho" w:hAnsi="Verdana"/>
          <w:sz w:val="20"/>
          <w:szCs w:val="20"/>
        </w:rPr>
        <w:t>of</w:t>
      </w:r>
      <w:r w:rsidRPr="005326CB">
        <w:rPr>
          <w:rFonts w:ascii="Verdana" w:eastAsia="MS PMincho" w:hAnsi="Verdana"/>
          <w:spacing w:val="-4"/>
          <w:sz w:val="20"/>
          <w:szCs w:val="20"/>
        </w:rPr>
        <w:t xml:space="preserve"> </w:t>
      </w:r>
      <w:r w:rsidRPr="005326CB">
        <w:rPr>
          <w:rFonts w:ascii="Verdana" w:eastAsia="MS PMincho" w:hAnsi="Verdana"/>
          <w:sz w:val="20"/>
          <w:szCs w:val="20"/>
        </w:rPr>
        <w:t>this</w:t>
      </w:r>
      <w:r w:rsidRPr="005326CB">
        <w:rPr>
          <w:rFonts w:ascii="Verdana" w:eastAsia="MS PMincho" w:hAnsi="Verdana"/>
          <w:spacing w:val="-3"/>
          <w:sz w:val="20"/>
          <w:szCs w:val="20"/>
        </w:rPr>
        <w:t xml:space="preserve"> </w:t>
      </w:r>
      <w:r w:rsidRPr="005326CB">
        <w:rPr>
          <w:rFonts w:ascii="Verdana" w:eastAsia="MS PMincho" w:hAnsi="Verdana"/>
          <w:spacing w:val="-2"/>
          <w:sz w:val="20"/>
          <w:szCs w:val="20"/>
        </w:rPr>
        <w:t>C</w:t>
      </w:r>
      <w:r w:rsidRPr="005326CB">
        <w:rPr>
          <w:rFonts w:ascii="Verdana" w:eastAsia="MS PMincho" w:hAnsi="Verdana"/>
          <w:sz w:val="20"/>
          <w:szCs w:val="20"/>
        </w:rPr>
        <w:t>ode),</w:t>
      </w:r>
      <w:r w:rsidRPr="005326CB">
        <w:rPr>
          <w:rFonts w:ascii="Verdana" w:eastAsia="MS PMincho" w:hAnsi="Verdana"/>
          <w:spacing w:val="-7"/>
          <w:sz w:val="20"/>
          <w:szCs w:val="20"/>
        </w:rPr>
        <w:t xml:space="preserve"> </w:t>
      </w:r>
      <w:r w:rsidRPr="005326CB">
        <w:rPr>
          <w:rFonts w:ascii="Verdana" w:eastAsia="MS PMincho" w:hAnsi="Verdana"/>
          <w:sz w:val="20"/>
          <w:szCs w:val="20"/>
        </w:rPr>
        <w:t>inc</w:t>
      </w:r>
      <w:r w:rsidRPr="005326CB">
        <w:rPr>
          <w:rFonts w:ascii="Verdana" w:eastAsia="MS PMincho" w:hAnsi="Verdana"/>
          <w:spacing w:val="-1"/>
          <w:sz w:val="20"/>
          <w:szCs w:val="20"/>
        </w:rPr>
        <w:t>l</w:t>
      </w:r>
      <w:r w:rsidRPr="005326CB">
        <w:rPr>
          <w:rFonts w:ascii="Verdana" w:eastAsia="MS PMincho" w:hAnsi="Verdana"/>
          <w:sz w:val="20"/>
          <w:szCs w:val="20"/>
        </w:rPr>
        <w:t>uding</w:t>
      </w:r>
      <w:r w:rsidRPr="005326CB">
        <w:rPr>
          <w:rFonts w:ascii="Verdana" w:eastAsia="MS PMincho" w:hAnsi="Verdana"/>
          <w:spacing w:val="-2"/>
          <w:sz w:val="20"/>
          <w:szCs w:val="20"/>
        </w:rPr>
        <w:t xml:space="preserve"> </w:t>
      </w:r>
      <w:r w:rsidRPr="005326CB">
        <w:rPr>
          <w:rFonts w:ascii="Verdana" w:eastAsia="MS PMincho" w:hAnsi="Verdana"/>
          <w:sz w:val="20"/>
          <w:szCs w:val="20"/>
        </w:rPr>
        <w:t>insu</w:t>
      </w:r>
      <w:r w:rsidRPr="005326CB">
        <w:rPr>
          <w:rFonts w:ascii="Verdana" w:eastAsia="MS PMincho" w:hAnsi="Verdana"/>
          <w:spacing w:val="2"/>
          <w:sz w:val="20"/>
          <w:szCs w:val="20"/>
        </w:rPr>
        <w:t>r</w:t>
      </w:r>
      <w:r w:rsidRPr="005326CB">
        <w:rPr>
          <w:rFonts w:ascii="Verdana" w:eastAsia="MS PMincho" w:hAnsi="Verdana"/>
          <w:sz w:val="20"/>
          <w:szCs w:val="20"/>
        </w:rPr>
        <w:t>an</w:t>
      </w:r>
      <w:r w:rsidRPr="005326CB">
        <w:rPr>
          <w:rFonts w:ascii="Verdana" w:eastAsia="MS PMincho" w:hAnsi="Verdana"/>
          <w:spacing w:val="-3"/>
          <w:sz w:val="20"/>
          <w:szCs w:val="20"/>
        </w:rPr>
        <w:t>c</w:t>
      </w:r>
      <w:r w:rsidRPr="005326CB">
        <w:rPr>
          <w:rFonts w:ascii="Verdana" w:eastAsia="MS PMincho" w:hAnsi="Verdana"/>
          <w:sz w:val="20"/>
          <w:szCs w:val="20"/>
        </w:rPr>
        <w:t>e</w:t>
      </w:r>
      <w:r w:rsidRPr="005326CB">
        <w:rPr>
          <w:rFonts w:ascii="Verdana" w:eastAsia="MS PMincho" w:hAnsi="Verdana"/>
          <w:spacing w:val="-1"/>
          <w:sz w:val="20"/>
          <w:szCs w:val="20"/>
        </w:rPr>
        <w:t xml:space="preserve"> </w:t>
      </w:r>
      <w:r w:rsidRPr="005326CB">
        <w:rPr>
          <w:rFonts w:ascii="Verdana" w:eastAsia="MS PMincho" w:hAnsi="Verdana"/>
          <w:sz w:val="20"/>
          <w:szCs w:val="20"/>
        </w:rPr>
        <w:t>and</w:t>
      </w:r>
      <w:r w:rsidRPr="005326CB">
        <w:rPr>
          <w:rFonts w:ascii="Verdana" w:eastAsia="MS PMincho" w:hAnsi="Verdana"/>
          <w:spacing w:val="6"/>
          <w:sz w:val="20"/>
          <w:szCs w:val="20"/>
        </w:rPr>
        <w:t xml:space="preserve"> </w:t>
      </w:r>
      <w:r w:rsidRPr="005326CB">
        <w:rPr>
          <w:rFonts w:ascii="Verdana" w:eastAsia="MS PMincho" w:hAnsi="Verdana"/>
          <w:sz w:val="20"/>
          <w:szCs w:val="20"/>
        </w:rPr>
        <w:t>se</w:t>
      </w:r>
      <w:r w:rsidRPr="005326CB">
        <w:rPr>
          <w:rFonts w:ascii="Verdana" w:eastAsia="MS PMincho" w:hAnsi="Verdana"/>
          <w:spacing w:val="5"/>
          <w:sz w:val="20"/>
          <w:szCs w:val="20"/>
        </w:rPr>
        <w:t>r</w:t>
      </w:r>
      <w:r w:rsidRPr="005326CB">
        <w:rPr>
          <w:rFonts w:ascii="Verdana" w:eastAsia="MS PMincho" w:hAnsi="Verdana"/>
          <w:spacing w:val="4"/>
          <w:sz w:val="20"/>
          <w:szCs w:val="20"/>
        </w:rPr>
        <w:t>v</w:t>
      </w:r>
      <w:r w:rsidRPr="005326CB">
        <w:rPr>
          <w:rFonts w:ascii="Verdana" w:eastAsia="MS PMincho" w:hAnsi="Verdana"/>
          <w:sz w:val="20"/>
          <w:szCs w:val="20"/>
        </w:rPr>
        <w:t>i</w:t>
      </w:r>
      <w:r w:rsidRPr="005326CB">
        <w:rPr>
          <w:rFonts w:ascii="Verdana" w:eastAsia="MS PMincho" w:hAnsi="Verdana"/>
          <w:spacing w:val="-3"/>
          <w:sz w:val="20"/>
          <w:szCs w:val="20"/>
        </w:rPr>
        <w:t>c</w:t>
      </w:r>
      <w:r w:rsidRPr="005326CB">
        <w:rPr>
          <w:rFonts w:ascii="Verdana" w:eastAsia="MS PMincho" w:hAnsi="Verdana"/>
          <w:sz w:val="20"/>
          <w:szCs w:val="20"/>
        </w:rPr>
        <w:t>e</w:t>
      </w:r>
      <w:r w:rsidRPr="005326CB">
        <w:rPr>
          <w:rFonts w:ascii="Verdana" w:eastAsia="MS PMincho" w:hAnsi="Verdana"/>
          <w:spacing w:val="-16"/>
          <w:sz w:val="20"/>
          <w:szCs w:val="20"/>
        </w:rPr>
        <w:t xml:space="preserve"> </w:t>
      </w:r>
      <w:r w:rsidRPr="005326CB">
        <w:rPr>
          <w:rFonts w:ascii="Verdana" w:eastAsia="MS PMincho" w:hAnsi="Verdana"/>
          <w:spacing w:val="-2"/>
          <w:sz w:val="20"/>
          <w:szCs w:val="20"/>
        </w:rPr>
        <w:t>c</w:t>
      </w:r>
      <w:r w:rsidRPr="005326CB">
        <w:rPr>
          <w:rFonts w:ascii="Verdana" w:eastAsia="MS PMincho" w:hAnsi="Verdana"/>
          <w:sz w:val="20"/>
          <w:szCs w:val="20"/>
        </w:rPr>
        <w:t>harge</w:t>
      </w:r>
      <w:r w:rsidRPr="005326CB">
        <w:rPr>
          <w:rFonts w:ascii="Verdana" w:eastAsia="MS PMincho" w:hAnsi="Verdana"/>
          <w:spacing w:val="-3"/>
          <w:sz w:val="20"/>
          <w:szCs w:val="20"/>
        </w:rPr>
        <w:t xml:space="preserve"> </w:t>
      </w:r>
      <w:r w:rsidRPr="005326CB">
        <w:rPr>
          <w:rFonts w:ascii="Verdana" w:eastAsia="MS PMincho" w:hAnsi="Verdana"/>
          <w:w w:val="102"/>
          <w:sz w:val="20"/>
          <w:szCs w:val="20"/>
        </w:rPr>
        <w:t>info</w:t>
      </w:r>
      <w:r w:rsidRPr="005326CB">
        <w:rPr>
          <w:rFonts w:ascii="Verdana" w:eastAsia="MS PMincho" w:hAnsi="Verdana"/>
          <w:spacing w:val="2"/>
          <w:w w:val="102"/>
          <w:sz w:val="20"/>
          <w:szCs w:val="20"/>
        </w:rPr>
        <w:t>r</w:t>
      </w:r>
      <w:r w:rsidRPr="005326CB">
        <w:rPr>
          <w:rFonts w:ascii="Verdana" w:eastAsia="MS PMincho" w:hAnsi="Verdana"/>
          <w:w w:val="103"/>
          <w:sz w:val="20"/>
          <w:szCs w:val="20"/>
        </w:rPr>
        <w:t>mation.</w:t>
      </w:r>
      <w:r w:rsidRPr="005326CB">
        <w:rPr>
          <w:rFonts w:ascii="Verdana" w:eastAsia="MS PMincho" w:hAnsi="Verdana"/>
          <w:spacing w:val="-6"/>
          <w:sz w:val="20"/>
          <w:szCs w:val="20"/>
        </w:rPr>
        <w:t xml:space="preserve"> </w:t>
      </w:r>
      <w:r w:rsidRPr="005326CB">
        <w:rPr>
          <w:rFonts w:ascii="Verdana" w:eastAsia="MS PMincho" w:hAnsi="Verdana"/>
          <w:spacing w:val="-5"/>
          <w:sz w:val="20"/>
          <w:szCs w:val="20"/>
        </w:rPr>
        <w:t>H</w:t>
      </w:r>
      <w:r w:rsidRPr="005326CB">
        <w:rPr>
          <w:rFonts w:ascii="Verdana" w:eastAsia="MS PMincho" w:hAnsi="Verdana"/>
          <w:spacing w:val="-4"/>
          <w:sz w:val="20"/>
          <w:szCs w:val="20"/>
        </w:rPr>
        <w:t>o</w:t>
      </w:r>
      <w:r w:rsidRPr="005326CB">
        <w:rPr>
          <w:rFonts w:ascii="Verdana" w:eastAsia="MS PMincho" w:hAnsi="Verdana"/>
          <w:spacing w:val="-2"/>
          <w:sz w:val="20"/>
          <w:szCs w:val="20"/>
        </w:rPr>
        <w:t>w</w:t>
      </w:r>
      <w:r w:rsidRPr="005326CB">
        <w:rPr>
          <w:rFonts w:ascii="Verdana" w:eastAsia="MS PMincho" w:hAnsi="Verdana"/>
          <w:spacing w:val="1"/>
          <w:sz w:val="20"/>
          <w:szCs w:val="20"/>
        </w:rPr>
        <w:t>e</w:t>
      </w:r>
      <w:r w:rsidRPr="005326CB">
        <w:rPr>
          <w:rFonts w:ascii="Verdana" w:eastAsia="MS PMincho" w:hAnsi="Verdana"/>
          <w:spacing w:val="-4"/>
          <w:sz w:val="20"/>
          <w:szCs w:val="20"/>
        </w:rPr>
        <w:t>v</w:t>
      </w:r>
      <w:r w:rsidRPr="005326CB">
        <w:rPr>
          <w:rFonts w:ascii="Verdana" w:eastAsia="MS PMincho" w:hAnsi="Verdana"/>
          <w:spacing w:val="-1"/>
          <w:sz w:val="20"/>
          <w:szCs w:val="20"/>
        </w:rPr>
        <w:t>e</w:t>
      </w:r>
      <w:r w:rsidRPr="005326CB">
        <w:rPr>
          <w:rFonts w:ascii="Verdana" w:eastAsia="MS PMincho" w:hAnsi="Verdana"/>
          <w:spacing w:val="-13"/>
          <w:sz w:val="20"/>
          <w:szCs w:val="20"/>
        </w:rPr>
        <w:t>r</w:t>
      </w:r>
      <w:r w:rsidRPr="005326CB">
        <w:rPr>
          <w:rFonts w:ascii="Verdana" w:eastAsia="MS PMincho" w:hAnsi="Verdana"/>
          <w:sz w:val="20"/>
          <w:szCs w:val="20"/>
        </w:rPr>
        <w:t>,</w:t>
      </w:r>
      <w:r w:rsidRPr="005326CB">
        <w:rPr>
          <w:rFonts w:ascii="Verdana" w:eastAsia="MS PMincho" w:hAnsi="Verdana"/>
          <w:spacing w:val="-19"/>
          <w:sz w:val="20"/>
          <w:szCs w:val="20"/>
        </w:rPr>
        <w:t xml:space="preserve"> </w:t>
      </w:r>
      <w:r w:rsidRPr="005326CB">
        <w:rPr>
          <w:rFonts w:ascii="Verdana" w:eastAsia="MS PMincho" w:hAnsi="Verdana"/>
          <w:sz w:val="20"/>
          <w:szCs w:val="20"/>
        </w:rPr>
        <w:t>p</w:t>
      </w:r>
      <w:r w:rsidRPr="005326CB">
        <w:rPr>
          <w:rFonts w:ascii="Verdana" w:eastAsia="MS PMincho" w:hAnsi="Verdana"/>
          <w:spacing w:val="-3"/>
          <w:sz w:val="20"/>
          <w:szCs w:val="20"/>
        </w:rPr>
        <w:t>ro</w:t>
      </w:r>
      <w:r w:rsidRPr="005326CB">
        <w:rPr>
          <w:rFonts w:ascii="Verdana" w:eastAsia="MS PMincho" w:hAnsi="Verdana"/>
          <w:spacing w:val="4"/>
          <w:sz w:val="20"/>
          <w:szCs w:val="20"/>
        </w:rPr>
        <w:t>v</w:t>
      </w:r>
      <w:r w:rsidRPr="005326CB">
        <w:rPr>
          <w:rFonts w:ascii="Verdana" w:eastAsia="MS PMincho" w:hAnsi="Verdana"/>
          <w:sz w:val="20"/>
          <w:szCs w:val="20"/>
        </w:rPr>
        <w:t>ision</w:t>
      </w:r>
      <w:r w:rsidRPr="005326CB">
        <w:rPr>
          <w:rFonts w:ascii="Verdana" w:eastAsia="MS PMincho" w:hAnsi="Verdana"/>
          <w:spacing w:val="2"/>
          <w:sz w:val="20"/>
          <w:szCs w:val="20"/>
        </w:rPr>
        <w:t xml:space="preserve"> </w:t>
      </w:r>
      <w:r w:rsidRPr="005326CB">
        <w:rPr>
          <w:rFonts w:ascii="Verdana" w:eastAsia="MS PMincho" w:hAnsi="Verdana"/>
          <w:spacing w:val="-3"/>
          <w:sz w:val="20"/>
          <w:szCs w:val="20"/>
        </w:rPr>
        <w:t>b</w:t>
      </w:r>
      <w:r w:rsidRPr="005326CB">
        <w:rPr>
          <w:rFonts w:ascii="Verdana" w:eastAsia="MS PMincho" w:hAnsi="Verdana"/>
          <w:sz w:val="20"/>
          <w:szCs w:val="20"/>
        </w:rPr>
        <w:t>y</w:t>
      </w:r>
      <w:r w:rsidRPr="005326CB">
        <w:rPr>
          <w:rFonts w:ascii="Verdana" w:eastAsia="MS PMincho" w:hAnsi="Verdana"/>
          <w:spacing w:val="-7"/>
          <w:sz w:val="20"/>
          <w:szCs w:val="20"/>
        </w:rPr>
        <w:t xml:space="preserve"> </w:t>
      </w:r>
      <w:r w:rsidRPr="005326CB">
        <w:rPr>
          <w:rFonts w:ascii="Verdana" w:eastAsia="MS PMincho" w:hAnsi="Verdana"/>
          <w:sz w:val="20"/>
          <w:szCs w:val="20"/>
        </w:rPr>
        <w:t>the</w:t>
      </w:r>
      <w:r w:rsidRPr="005326CB">
        <w:rPr>
          <w:rFonts w:ascii="Verdana" w:eastAsia="MS PMincho" w:hAnsi="Verdana"/>
          <w:spacing w:val="8"/>
          <w:sz w:val="20"/>
          <w:szCs w:val="20"/>
        </w:rPr>
        <w:t xml:space="preserve"> </w:t>
      </w:r>
      <w:r w:rsidRPr="005326CB">
        <w:rPr>
          <w:rFonts w:ascii="Verdana" w:eastAsia="MS PMincho" w:hAnsi="Verdana"/>
          <w:sz w:val="20"/>
          <w:szCs w:val="20"/>
        </w:rPr>
        <w:t>landlo</w:t>
      </w:r>
      <w:r w:rsidRPr="005326CB">
        <w:rPr>
          <w:rFonts w:ascii="Verdana" w:eastAsia="MS PMincho" w:hAnsi="Verdana"/>
          <w:spacing w:val="-3"/>
          <w:sz w:val="20"/>
          <w:szCs w:val="20"/>
        </w:rPr>
        <w:t>r</w:t>
      </w:r>
      <w:r w:rsidRPr="005326CB">
        <w:rPr>
          <w:rFonts w:ascii="Verdana" w:eastAsia="MS PMincho" w:hAnsi="Verdana"/>
          <w:sz w:val="20"/>
          <w:szCs w:val="20"/>
        </w:rPr>
        <w:t>d</w:t>
      </w:r>
      <w:r w:rsidRPr="005326CB">
        <w:rPr>
          <w:rFonts w:ascii="Verdana" w:eastAsia="MS PMincho" w:hAnsi="Verdana"/>
          <w:spacing w:val="16"/>
          <w:sz w:val="20"/>
          <w:szCs w:val="20"/>
        </w:rPr>
        <w:t xml:space="preserve"> </w:t>
      </w:r>
      <w:r w:rsidRPr="005326CB">
        <w:rPr>
          <w:rFonts w:ascii="Verdana" w:eastAsia="MS PMincho" w:hAnsi="Verdana"/>
          <w:sz w:val="20"/>
          <w:szCs w:val="20"/>
        </w:rPr>
        <w:t>or</w:t>
      </w:r>
      <w:r w:rsidRPr="005326CB">
        <w:rPr>
          <w:rFonts w:ascii="Verdana" w:eastAsia="MS PMincho" w:hAnsi="Verdana"/>
          <w:spacing w:val="11"/>
          <w:sz w:val="20"/>
          <w:szCs w:val="20"/>
        </w:rPr>
        <w:t xml:space="preserve"> </w:t>
      </w:r>
      <w:r w:rsidR="009B0001" w:rsidRPr="005326CB">
        <w:rPr>
          <w:rFonts w:ascii="Verdana" w:eastAsia="MS PMincho" w:hAnsi="Verdana"/>
          <w:sz w:val="20"/>
          <w:szCs w:val="20"/>
        </w:rPr>
        <w:t>managing agent</w:t>
      </w:r>
      <w:r w:rsidRPr="005326CB">
        <w:rPr>
          <w:rFonts w:ascii="Verdana" w:eastAsia="MS PMincho" w:hAnsi="Verdana"/>
          <w:spacing w:val="8"/>
          <w:sz w:val="20"/>
          <w:szCs w:val="20"/>
        </w:rPr>
        <w:t xml:space="preserve"> </w:t>
      </w:r>
      <w:r w:rsidRPr="005326CB">
        <w:rPr>
          <w:rFonts w:ascii="Verdana" w:eastAsia="MS PMincho" w:hAnsi="Verdana"/>
          <w:sz w:val="20"/>
          <w:szCs w:val="20"/>
        </w:rPr>
        <w:t>of</w:t>
      </w:r>
      <w:r w:rsidRPr="005326CB">
        <w:rPr>
          <w:rFonts w:ascii="Verdana" w:eastAsia="MS PMincho" w:hAnsi="Verdana"/>
          <w:spacing w:val="-5"/>
          <w:sz w:val="20"/>
          <w:szCs w:val="20"/>
        </w:rPr>
        <w:t xml:space="preserve"> </w:t>
      </w:r>
      <w:r w:rsidRPr="005326CB">
        <w:rPr>
          <w:rFonts w:ascii="Verdana" w:eastAsia="MS PMincho" w:hAnsi="Verdana"/>
          <w:sz w:val="20"/>
          <w:szCs w:val="20"/>
        </w:rPr>
        <w:t>info</w:t>
      </w:r>
      <w:r w:rsidRPr="005326CB">
        <w:rPr>
          <w:rFonts w:ascii="Verdana" w:eastAsia="MS PMincho" w:hAnsi="Verdana"/>
          <w:spacing w:val="2"/>
          <w:sz w:val="20"/>
          <w:szCs w:val="20"/>
        </w:rPr>
        <w:t>r</w:t>
      </w:r>
      <w:r w:rsidRPr="005326CB">
        <w:rPr>
          <w:rFonts w:ascii="Verdana" w:eastAsia="MS PMincho" w:hAnsi="Verdana"/>
          <w:sz w:val="20"/>
          <w:szCs w:val="20"/>
        </w:rPr>
        <w:t>mation</w:t>
      </w:r>
      <w:r w:rsidRPr="005326CB">
        <w:rPr>
          <w:rFonts w:ascii="Verdana" w:eastAsia="MS PMincho" w:hAnsi="Verdana"/>
          <w:spacing w:val="28"/>
          <w:sz w:val="20"/>
          <w:szCs w:val="20"/>
        </w:rPr>
        <w:t xml:space="preserve"> </w:t>
      </w:r>
      <w:r w:rsidRPr="005326CB">
        <w:rPr>
          <w:rFonts w:ascii="Verdana" w:eastAsia="MS PMincho" w:hAnsi="Verdana"/>
          <w:sz w:val="20"/>
          <w:szCs w:val="20"/>
        </w:rPr>
        <w:t>or</w:t>
      </w:r>
      <w:r w:rsidRPr="005326CB">
        <w:rPr>
          <w:rFonts w:ascii="Verdana" w:eastAsia="MS PMincho" w:hAnsi="Verdana"/>
          <w:spacing w:val="9"/>
          <w:sz w:val="20"/>
          <w:szCs w:val="20"/>
        </w:rPr>
        <w:t xml:space="preserve"> </w:t>
      </w:r>
      <w:r w:rsidRPr="005326CB">
        <w:rPr>
          <w:rFonts w:ascii="Verdana" w:eastAsia="MS PMincho" w:hAnsi="Verdana"/>
          <w:sz w:val="20"/>
          <w:szCs w:val="20"/>
        </w:rPr>
        <w:t>documents</w:t>
      </w:r>
      <w:r w:rsidRPr="005326CB">
        <w:rPr>
          <w:rFonts w:ascii="Verdana" w:eastAsia="MS PMincho" w:hAnsi="Verdana"/>
          <w:spacing w:val="16"/>
          <w:sz w:val="20"/>
          <w:szCs w:val="20"/>
        </w:rPr>
        <w:t xml:space="preserve"> </w:t>
      </w:r>
      <w:r w:rsidRPr="005326CB">
        <w:rPr>
          <w:rFonts w:ascii="Verdana" w:eastAsia="MS PMincho" w:hAnsi="Verdana"/>
          <w:w w:val="98"/>
          <w:sz w:val="20"/>
          <w:szCs w:val="20"/>
        </w:rPr>
        <w:t>sou</w:t>
      </w:r>
      <w:r w:rsidRPr="005326CB">
        <w:rPr>
          <w:rFonts w:ascii="Verdana" w:eastAsia="MS PMincho" w:hAnsi="Verdana"/>
          <w:spacing w:val="3"/>
          <w:w w:val="98"/>
          <w:sz w:val="20"/>
          <w:szCs w:val="20"/>
        </w:rPr>
        <w:t>g</w:t>
      </w:r>
      <w:r w:rsidRPr="005326CB">
        <w:rPr>
          <w:rFonts w:ascii="Verdana" w:eastAsia="MS PMincho" w:hAnsi="Verdana"/>
          <w:w w:val="108"/>
          <w:sz w:val="20"/>
          <w:szCs w:val="20"/>
        </w:rPr>
        <w:t>ht</w:t>
      </w:r>
      <w:r w:rsidRPr="005326CB">
        <w:rPr>
          <w:rFonts w:ascii="Verdana" w:eastAsia="MS PMincho" w:hAnsi="Verdana"/>
          <w:spacing w:val="-1"/>
          <w:sz w:val="20"/>
          <w:szCs w:val="20"/>
        </w:rPr>
        <w:t xml:space="preserve"> </w:t>
      </w:r>
      <w:r w:rsidRPr="005326CB">
        <w:rPr>
          <w:rFonts w:ascii="Verdana" w:eastAsia="MS PMincho" w:hAnsi="Verdana"/>
          <w:sz w:val="20"/>
          <w:szCs w:val="20"/>
        </w:rPr>
        <w:t>in</w:t>
      </w:r>
      <w:r w:rsidRPr="005326CB">
        <w:rPr>
          <w:rFonts w:ascii="Verdana" w:eastAsia="MS PMincho" w:hAnsi="Verdana"/>
          <w:spacing w:val="5"/>
          <w:sz w:val="20"/>
          <w:szCs w:val="20"/>
        </w:rPr>
        <w:t xml:space="preserve"> </w:t>
      </w:r>
      <w:r w:rsidRPr="005326CB">
        <w:rPr>
          <w:rFonts w:ascii="Verdana" w:eastAsia="MS PMincho" w:hAnsi="Verdana"/>
          <w:spacing w:val="-3"/>
          <w:sz w:val="20"/>
          <w:szCs w:val="20"/>
        </w:rPr>
        <w:t>r</w:t>
      </w:r>
      <w:r w:rsidRPr="005326CB">
        <w:rPr>
          <w:rFonts w:ascii="Verdana" w:eastAsia="MS PMincho" w:hAnsi="Verdana"/>
          <w:sz w:val="20"/>
          <w:szCs w:val="20"/>
        </w:rPr>
        <w:t>espe</w:t>
      </w:r>
      <w:r w:rsidRPr="005326CB">
        <w:rPr>
          <w:rFonts w:ascii="Verdana" w:eastAsia="MS PMincho" w:hAnsi="Verdana"/>
          <w:spacing w:val="1"/>
          <w:sz w:val="20"/>
          <w:szCs w:val="20"/>
        </w:rPr>
        <w:t>c</w:t>
      </w:r>
      <w:r w:rsidRPr="005326CB">
        <w:rPr>
          <w:rFonts w:ascii="Verdana" w:eastAsia="MS PMincho" w:hAnsi="Verdana"/>
          <w:sz w:val="20"/>
          <w:szCs w:val="20"/>
        </w:rPr>
        <w:t>t</w:t>
      </w:r>
      <w:r w:rsidRPr="005326CB">
        <w:rPr>
          <w:rFonts w:ascii="Verdana" w:eastAsia="MS PMincho" w:hAnsi="Verdana"/>
          <w:spacing w:val="-2"/>
          <w:sz w:val="20"/>
          <w:szCs w:val="20"/>
        </w:rPr>
        <w:t xml:space="preserve"> </w:t>
      </w:r>
      <w:r w:rsidRPr="005326CB">
        <w:rPr>
          <w:rFonts w:ascii="Verdana" w:eastAsia="MS PMincho" w:hAnsi="Verdana"/>
          <w:sz w:val="20"/>
          <w:szCs w:val="20"/>
        </w:rPr>
        <w:t>of</w:t>
      </w:r>
      <w:r w:rsidRPr="005326CB">
        <w:rPr>
          <w:rFonts w:ascii="Verdana" w:eastAsia="MS PMincho" w:hAnsi="Verdana"/>
          <w:spacing w:val="1"/>
          <w:sz w:val="20"/>
          <w:szCs w:val="20"/>
        </w:rPr>
        <w:t xml:space="preserve"> </w:t>
      </w:r>
      <w:r w:rsidRPr="005326CB">
        <w:rPr>
          <w:rFonts w:ascii="Verdana" w:eastAsia="MS PMincho" w:hAnsi="Verdana"/>
          <w:sz w:val="20"/>
          <w:szCs w:val="20"/>
        </w:rPr>
        <w:t>the</w:t>
      </w:r>
      <w:r w:rsidRPr="005326CB">
        <w:rPr>
          <w:rFonts w:ascii="Verdana" w:eastAsia="MS PMincho" w:hAnsi="Verdana"/>
          <w:spacing w:val="6"/>
          <w:sz w:val="20"/>
          <w:szCs w:val="20"/>
        </w:rPr>
        <w:t xml:space="preserve"> </w:t>
      </w:r>
      <w:r w:rsidRPr="005326CB">
        <w:rPr>
          <w:rFonts w:ascii="Verdana" w:eastAsia="MS PMincho" w:hAnsi="Verdana"/>
          <w:sz w:val="20"/>
          <w:szCs w:val="20"/>
        </w:rPr>
        <w:t>sale</w:t>
      </w:r>
      <w:r w:rsidRPr="005326CB">
        <w:rPr>
          <w:rFonts w:ascii="Verdana" w:eastAsia="MS PMincho" w:hAnsi="Verdana"/>
          <w:spacing w:val="-20"/>
          <w:sz w:val="20"/>
          <w:szCs w:val="20"/>
        </w:rPr>
        <w:t xml:space="preserve"> </w:t>
      </w:r>
      <w:r w:rsidRPr="005326CB">
        <w:rPr>
          <w:rFonts w:ascii="Verdana" w:eastAsia="MS PMincho" w:hAnsi="Verdana"/>
          <w:sz w:val="20"/>
          <w:szCs w:val="20"/>
        </w:rPr>
        <w:t>of</w:t>
      </w:r>
      <w:r w:rsidRPr="005326CB">
        <w:rPr>
          <w:rFonts w:ascii="Verdana" w:eastAsia="MS PMincho" w:hAnsi="Verdana"/>
          <w:spacing w:val="1"/>
          <w:sz w:val="20"/>
          <w:szCs w:val="20"/>
        </w:rPr>
        <w:t xml:space="preserve"> </w:t>
      </w:r>
      <w:r w:rsidRPr="005326CB">
        <w:rPr>
          <w:rFonts w:ascii="Verdana" w:eastAsia="MS PMincho" w:hAnsi="Verdana"/>
          <w:sz w:val="20"/>
          <w:szCs w:val="20"/>
        </w:rPr>
        <w:t>a</w:t>
      </w:r>
      <w:r w:rsidRPr="005326CB">
        <w:rPr>
          <w:rFonts w:ascii="Verdana" w:eastAsia="MS PMincho" w:hAnsi="Verdana"/>
          <w:spacing w:val="-3"/>
          <w:sz w:val="20"/>
          <w:szCs w:val="20"/>
        </w:rPr>
        <w:t xml:space="preserve"> </w:t>
      </w:r>
      <w:r w:rsidRPr="005326CB">
        <w:rPr>
          <w:rFonts w:ascii="Verdana" w:eastAsia="MS PMincho" w:hAnsi="Verdana"/>
          <w:spacing w:val="-3"/>
          <w:w w:val="96"/>
          <w:sz w:val="20"/>
          <w:szCs w:val="20"/>
        </w:rPr>
        <w:t>d</w:t>
      </w:r>
      <w:r w:rsidRPr="005326CB">
        <w:rPr>
          <w:rFonts w:ascii="Verdana" w:eastAsia="MS PMincho" w:hAnsi="Verdana"/>
          <w:spacing w:val="-2"/>
          <w:w w:val="96"/>
          <w:sz w:val="20"/>
          <w:szCs w:val="20"/>
        </w:rPr>
        <w:t>w</w:t>
      </w:r>
      <w:r w:rsidRPr="005326CB">
        <w:rPr>
          <w:rFonts w:ascii="Verdana" w:eastAsia="MS PMincho" w:hAnsi="Verdana"/>
          <w:w w:val="96"/>
          <w:sz w:val="20"/>
          <w:szCs w:val="20"/>
        </w:rPr>
        <w:t>elling</w:t>
      </w:r>
      <w:r w:rsidRPr="005326CB">
        <w:rPr>
          <w:rFonts w:ascii="Verdana" w:eastAsia="MS PMincho" w:hAnsi="Verdana"/>
          <w:spacing w:val="5"/>
          <w:w w:val="96"/>
          <w:sz w:val="20"/>
          <w:szCs w:val="20"/>
        </w:rPr>
        <w:t xml:space="preserve"> </w:t>
      </w:r>
      <w:r w:rsidRPr="005326CB">
        <w:rPr>
          <w:rFonts w:ascii="Verdana" w:eastAsia="MS PMincho" w:hAnsi="Verdana"/>
          <w:sz w:val="20"/>
          <w:szCs w:val="20"/>
        </w:rPr>
        <w:t>is</w:t>
      </w:r>
      <w:r w:rsidRPr="005326CB">
        <w:rPr>
          <w:rFonts w:ascii="Verdana" w:eastAsia="MS PMincho" w:hAnsi="Verdana"/>
          <w:spacing w:val="-9"/>
          <w:sz w:val="20"/>
          <w:szCs w:val="20"/>
        </w:rPr>
        <w:t xml:space="preserve"> </w:t>
      </w:r>
      <w:r w:rsidRPr="005326CB">
        <w:rPr>
          <w:rFonts w:ascii="Verdana" w:eastAsia="MS PMincho" w:hAnsi="Verdana"/>
          <w:spacing w:val="-2"/>
          <w:sz w:val="20"/>
          <w:szCs w:val="20"/>
        </w:rPr>
        <w:t>r</w:t>
      </w:r>
      <w:r w:rsidRPr="005326CB">
        <w:rPr>
          <w:rFonts w:ascii="Verdana" w:eastAsia="MS PMincho" w:hAnsi="Verdana"/>
          <w:spacing w:val="2"/>
          <w:sz w:val="20"/>
          <w:szCs w:val="20"/>
        </w:rPr>
        <w:t>e</w:t>
      </w:r>
      <w:r w:rsidRPr="005326CB">
        <w:rPr>
          <w:rFonts w:ascii="Verdana" w:eastAsia="MS PMincho" w:hAnsi="Verdana"/>
          <w:spacing w:val="1"/>
          <w:sz w:val="20"/>
          <w:szCs w:val="20"/>
        </w:rPr>
        <w:t>ga</w:t>
      </w:r>
      <w:r w:rsidRPr="005326CB">
        <w:rPr>
          <w:rFonts w:ascii="Verdana" w:eastAsia="MS PMincho" w:hAnsi="Verdana"/>
          <w:spacing w:val="-2"/>
          <w:sz w:val="20"/>
          <w:szCs w:val="20"/>
        </w:rPr>
        <w:t>r</w:t>
      </w:r>
      <w:r w:rsidRPr="005326CB">
        <w:rPr>
          <w:rFonts w:ascii="Verdana" w:eastAsia="MS PMincho" w:hAnsi="Verdana"/>
          <w:sz w:val="20"/>
          <w:szCs w:val="20"/>
        </w:rPr>
        <w:t>d</w:t>
      </w:r>
      <w:r w:rsidRPr="005326CB">
        <w:rPr>
          <w:rFonts w:ascii="Verdana" w:eastAsia="MS PMincho" w:hAnsi="Verdana"/>
          <w:spacing w:val="1"/>
          <w:sz w:val="20"/>
          <w:szCs w:val="20"/>
        </w:rPr>
        <w:t>e</w:t>
      </w:r>
      <w:r w:rsidRPr="005326CB">
        <w:rPr>
          <w:rFonts w:ascii="Verdana" w:eastAsia="MS PMincho" w:hAnsi="Verdana"/>
          <w:sz w:val="20"/>
          <w:szCs w:val="20"/>
        </w:rPr>
        <w:t>d</w:t>
      </w:r>
      <w:r w:rsidRPr="005326CB">
        <w:rPr>
          <w:rFonts w:ascii="Verdana" w:eastAsia="MS PMincho" w:hAnsi="Verdana"/>
          <w:spacing w:val="13"/>
          <w:sz w:val="20"/>
          <w:szCs w:val="20"/>
        </w:rPr>
        <w:t xml:space="preserve"> </w:t>
      </w:r>
      <w:r w:rsidRPr="005326CB">
        <w:rPr>
          <w:rFonts w:ascii="Verdana" w:eastAsia="MS PMincho" w:hAnsi="Verdana"/>
          <w:spacing w:val="1"/>
          <w:sz w:val="20"/>
          <w:szCs w:val="20"/>
        </w:rPr>
        <w:t>a</w:t>
      </w:r>
      <w:r w:rsidRPr="005326CB">
        <w:rPr>
          <w:rFonts w:ascii="Verdana" w:eastAsia="MS PMincho" w:hAnsi="Verdana"/>
          <w:sz w:val="20"/>
          <w:szCs w:val="20"/>
        </w:rPr>
        <w:t>s</w:t>
      </w:r>
      <w:r w:rsidRPr="005326CB">
        <w:rPr>
          <w:rFonts w:ascii="Verdana" w:eastAsia="MS PMincho" w:hAnsi="Verdana"/>
          <w:spacing w:val="6"/>
          <w:sz w:val="20"/>
          <w:szCs w:val="20"/>
        </w:rPr>
        <w:t xml:space="preserve"> </w:t>
      </w:r>
      <w:r w:rsidRPr="005326CB">
        <w:rPr>
          <w:rFonts w:ascii="Verdana" w:eastAsia="MS PMincho" w:hAnsi="Verdana"/>
          <w:spacing w:val="1"/>
          <w:sz w:val="20"/>
          <w:szCs w:val="20"/>
        </w:rPr>
        <w:t>goo</w:t>
      </w:r>
      <w:r w:rsidRPr="005326CB">
        <w:rPr>
          <w:rFonts w:ascii="Verdana" w:eastAsia="MS PMincho" w:hAnsi="Verdana"/>
          <w:sz w:val="20"/>
          <w:szCs w:val="20"/>
        </w:rPr>
        <w:t>d</w:t>
      </w:r>
      <w:r w:rsidRPr="005326CB">
        <w:rPr>
          <w:rFonts w:ascii="Verdana" w:eastAsia="MS PMincho" w:hAnsi="Verdana"/>
          <w:spacing w:val="10"/>
          <w:sz w:val="20"/>
          <w:szCs w:val="20"/>
        </w:rPr>
        <w:t xml:space="preserve"> </w:t>
      </w:r>
      <w:r w:rsidRPr="005326CB">
        <w:rPr>
          <w:rFonts w:ascii="Verdana" w:eastAsia="MS PMincho" w:hAnsi="Verdana"/>
          <w:spacing w:val="1"/>
          <w:sz w:val="20"/>
          <w:szCs w:val="20"/>
        </w:rPr>
        <w:t>p</w:t>
      </w:r>
      <w:r w:rsidRPr="005326CB">
        <w:rPr>
          <w:rFonts w:ascii="Verdana" w:eastAsia="MS PMincho" w:hAnsi="Verdana"/>
          <w:spacing w:val="3"/>
          <w:sz w:val="20"/>
          <w:szCs w:val="20"/>
        </w:rPr>
        <w:t>r</w:t>
      </w:r>
      <w:r w:rsidRPr="005326CB">
        <w:rPr>
          <w:rFonts w:ascii="Verdana" w:eastAsia="MS PMincho" w:hAnsi="Verdana"/>
          <w:spacing w:val="1"/>
          <w:sz w:val="20"/>
          <w:szCs w:val="20"/>
        </w:rPr>
        <w:t>a</w:t>
      </w:r>
      <w:r w:rsidRPr="005326CB">
        <w:rPr>
          <w:rFonts w:ascii="Verdana" w:eastAsia="MS PMincho" w:hAnsi="Verdana"/>
          <w:spacing w:val="2"/>
          <w:sz w:val="20"/>
          <w:szCs w:val="20"/>
        </w:rPr>
        <w:t>c</w:t>
      </w:r>
      <w:r w:rsidRPr="005326CB">
        <w:rPr>
          <w:rFonts w:ascii="Verdana" w:eastAsia="MS PMincho" w:hAnsi="Verdana"/>
          <w:spacing w:val="1"/>
          <w:sz w:val="20"/>
          <w:szCs w:val="20"/>
        </w:rPr>
        <w:t>ti</w:t>
      </w:r>
      <w:r w:rsidRPr="005326CB">
        <w:rPr>
          <w:rFonts w:ascii="Verdana" w:eastAsia="MS PMincho" w:hAnsi="Verdana"/>
          <w:spacing w:val="-1"/>
          <w:sz w:val="20"/>
          <w:szCs w:val="20"/>
        </w:rPr>
        <w:t>c</w:t>
      </w:r>
      <w:r w:rsidRPr="005326CB">
        <w:rPr>
          <w:rFonts w:ascii="Verdana" w:eastAsia="MS PMincho" w:hAnsi="Verdana"/>
          <w:sz w:val="20"/>
          <w:szCs w:val="20"/>
        </w:rPr>
        <w:t>e</w:t>
      </w:r>
      <w:r w:rsidRPr="005326CB">
        <w:rPr>
          <w:rFonts w:ascii="Verdana" w:eastAsia="MS PMincho" w:hAnsi="Verdana"/>
          <w:spacing w:val="7"/>
          <w:sz w:val="20"/>
          <w:szCs w:val="20"/>
        </w:rPr>
        <w:t xml:space="preserve"> </w:t>
      </w:r>
      <w:r w:rsidRPr="005326CB">
        <w:rPr>
          <w:rFonts w:ascii="Verdana" w:eastAsia="MS PMincho" w:hAnsi="Verdana"/>
          <w:spacing w:val="1"/>
          <w:sz w:val="20"/>
          <w:szCs w:val="20"/>
        </w:rPr>
        <w:t>an</w:t>
      </w:r>
      <w:r w:rsidRPr="005326CB">
        <w:rPr>
          <w:rFonts w:ascii="Verdana" w:eastAsia="MS PMincho" w:hAnsi="Verdana"/>
          <w:sz w:val="20"/>
          <w:szCs w:val="20"/>
        </w:rPr>
        <w:t>d</w:t>
      </w:r>
      <w:r w:rsidRPr="005326CB">
        <w:rPr>
          <w:rFonts w:ascii="Verdana" w:eastAsia="MS PMincho" w:hAnsi="Verdana"/>
          <w:spacing w:val="18"/>
          <w:sz w:val="20"/>
          <w:szCs w:val="20"/>
        </w:rPr>
        <w:t xml:space="preserve"> </w:t>
      </w:r>
      <w:r w:rsidRPr="005326CB">
        <w:rPr>
          <w:rFonts w:ascii="Verdana" w:eastAsia="MS PMincho" w:hAnsi="Verdana"/>
          <w:spacing w:val="1"/>
          <w:sz w:val="20"/>
          <w:szCs w:val="20"/>
        </w:rPr>
        <w:t>helpfu</w:t>
      </w:r>
      <w:r w:rsidRPr="005326CB">
        <w:rPr>
          <w:rFonts w:ascii="Verdana" w:eastAsia="MS PMincho" w:hAnsi="Verdana"/>
          <w:sz w:val="20"/>
          <w:szCs w:val="20"/>
        </w:rPr>
        <w:t>l</w:t>
      </w:r>
      <w:r w:rsidRPr="005326CB">
        <w:rPr>
          <w:rFonts w:ascii="Verdana" w:eastAsia="MS PMincho" w:hAnsi="Verdana"/>
          <w:spacing w:val="5"/>
          <w:sz w:val="20"/>
          <w:szCs w:val="20"/>
        </w:rPr>
        <w:t xml:space="preserve"> </w:t>
      </w:r>
      <w:r w:rsidRPr="005326CB">
        <w:rPr>
          <w:rFonts w:ascii="Verdana" w:eastAsia="MS PMincho" w:hAnsi="Verdana"/>
          <w:spacing w:val="-1"/>
          <w:sz w:val="20"/>
          <w:szCs w:val="20"/>
        </w:rPr>
        <w:t>t</w:t>
      </w:r>
      <w:r w:rsidRPr="005326CB">
        <w:rPr>
          <w:rFonts w:ascii="Verdana" w:eastAsia="MS PMincho" w:hAnsi="Verdana"/>
          <w:sz w:val="20"/>
          <w:szCs w:val="20"/>
        </w:rPr>
        <w:t>o</w:t>
      </w:r>
      <w:r w:rsidRPr="005326CB">
        <w:rPr>
          <w:rFonts w:ascii="Verdana" w:eastAsia="MS PMincho" w:hAnsi="Verdana"/>
          <w:spacing w:val="19"/>
          <w:sz w:val="20"/>
          <w:szCs w:val="20"/>
        </w:rPr>
        <w:t xml:space="preserve"> </w:t>
      </w:r>
      <w:r w:rsidRPr="005326CB">
        <w:rPr>
          <w:rFonts w:ascii="Verdana" w:eastAsia="MS PMincho" w:hAnsi="Verdana"/>
          <w:spacing w:val="1"/>
          <w:sz w:val="20"/>
          <w:szCs w:val="20"/>
        </w:rPr>
        <w:t>al</w:t>
      </w:r>
      <w:r w:rsidRPr="005326CB">
        <w:rPr>
          <w:rFonts w:ascii="Verdana" w:eastAsia="MS PMincho" w:hAnsi="Verdana"/>
          <w:sz w:val="20"/>
          <w:szCs w:val="20"/>
        </w:rPr>
        <w:t>l</w:t>
      </w:r>
      <w:r w:rsidRPr="005326CB">
        <w:rPr>
          <w:rFonts w:ascii="Verdana" w:eastAsia="MS PMincho" w:hAnsi="Verdana"/>
          <w:spacing w:val="10"/>
          <w:sz w:val="20"/>
          <w:szCs w:val="20"/>
        </w:rPr>
        <w:t xml:space="preserve"> </w:t>
      </w:r>
      <w:r w:rsidRPr="005326CB">
        <w:rPr>
          <w:rFonts w:ascii="Verdana" w:eastAsia="MS PMincho" w:hAnsi="Verdana"/>
          <w:spacing w:val="1"/>
          <w:sz w:val="20"/>
          <w:szCs w:val="20"/>
        </w:rPr>
        <w:t>pa</w:t>
      </w:r>
      <w:r w:rsidRPr="005326CB">
        <w:rPr>
          <w:rFonts w:ascii="Verdana" w:eastAsia="MS PMincho" w:hAnsi="Verdana"/>
          <w:spacing w:val="5"/>
          <w:sz w:val="20"/>
          <w:szCs w:val="20"/>
        </w:rPr>
        <w:t>r</w:t>
      </w:r>
      <w:r w:rsidRPr="005326CB">
        <w:rPr>
          <w:rFonts w:ascii="Verdana" w:eastAsia="MS PMincho" w:hAnsi="Verdana"/>
          <w:spacing w:val="2"/>
          <w:sz w:val="20"/>
          <w:szCs w:val="20"/>
        </w:rPr>
        <w:t>t</w:t>
      </w:r>
      <w:r w:rsidRPr="005326CB">
        <w:rPr>
          <w:rFonts w:ascii="Verdana" w:eastAsia="MS PMincho" w:hAnsi="Verdana"/>
          <w:spacing w:val="1"/>
          <w:sz w:val="20"/>
          <w:szCs w:val="20"/>
        </w:rPr>
        <w:t>ies</w:t>
      </w:r>
      <w:r w:rsidRPr="005326CB">
        <w:rPr>
          <w:rFonts w:ascii="Verdana" w:eastAsia="MS PMincho" w:hAnsi="Verdana"/>
          <w:sz w:val="20"/>
          <w:szCs w:val="20"/>
        </w:rPr>
        <w:t>.</w:t>
      </w:r>
    </w:p>
    <w:p w14:paraId="42468676" w14:textId="77777777" w:rsidR="00392473" w:rsidRPr="005326CB" w:rsidRDefault="00392473" w:rsidP="002C50F0">
      <w:pPr>
        <w:widowControl w:val="0"/>
        <w:autoSpaceDE w:val="0"/>
        <w:autoSpaceDN w:val="0"/>
        <w:adjustRightInd w:val="0"/>
        <w:spacing w:line="243" w:lineRule="auto"/>
        <w:ind w:right="-36"/>
        <w:rPr>
          <w:rFonts w:ascii="Verdana" w:eastAsia="MS PMincho" w:hAnsi="Verdana"/>
          <w:sz w:val="20"/>
          <w:szCs w:val="20"/>
        </w:rPr>
      </w:pPr>
    </w:p>
    <w:p w14:paraId="26A14339" w14:textId="77777777" w:rsidR="00171FB9" w:rsidRPr="005326CB" w:rsidRDefault="00392473" w:rsidP="002C50F0">
      <w:pPr>
        <w:widowControl w:val="0"/>
        <w:autoSpaceDE w:val="0"/>
        <w:autoSpaceDN w:val="0"/>
        <w:adjustRightInd w:val="0"/>
        <w:spacing w:line="243" w:lineRule="auto"/>
        <w:ind w:right="-36"/>
        <w:rPr>
          <w:rFonts w:ascii="Verdana" w:eastAsia="MS PMincho" w:hAnsi="Verdana"/>
          <w:sz w:val="20"/>
          <w:szCs w:val="20"/>
        </w:rPr>
      </w:pPr>
      <w:r w:rsidRPr="005326CB">
        <w:rPr>
          <w:rFonts w:ascii="Verdana" w:eastAsia="MS PMincho" w:hAnsi="Verdana"/>
          <w:sz w:val="20"/>
          <w:szCs w:val="20"/>
        </w:rPr>
        <w:t xml:space="preserve">You should send an introductory letter setting out basic information to new leaseholders. </w:t>
      </w:r>
      <w:r w:rsidR="00171FB9" w:rsidRPr="005326CB">
        <w:rPr>
          <w:rFonts w:ascii="Verdana" w:eastAsia="MS PMincho" w:hAnsi="Verdana"/>
          <w:spacing w:val="3"/>
          <w:sz w:val="20"/>
          <w:szCs w:val="20"/>
        </w:rPr>
        <w:t xml:space="preserve"> </w:t>
      </w:r>
    </w:p>
    <w:p w14:paraId="139CB0D6" w14:textId="77777777" w:rsidR="00171FB9" w:rsidRPr="00171FB9" w:rsidRDefault="00171FB9" w:rsidP="002C50F0">
      <w:pPr>
        <w:widowControl w:val="0"/>
        <w:autoSpaceDE w:val="0"/>
        <w:autoSpaceDN w:val="0"/>
        <w:adjustRightInd w:val="0"/>
        <w:spacing w:line="243" w:lineRule="auto"/>
        <w:ind w:left="681" w:right="-40"/>
        <w:rPr>
          <w:rFonts w:ascii="Verdana" w:eastAsia="MS PMincho" w:hAnsi="Verdana"/>
          <w:color w:val="000000"/>
          <w:sz w:val="20"/>
          <w:szCs w:val="20"/>
        </w:rPr>
      </w:pPr>
    </w:p>
    <w:p w14:paraId="7D38AE05" w14:textId="77777777" w:rsidR="00171FB9" w:rsidRPr="00316A3E" w:rsidRDefault="00387FC6" w:rsidP="00316A3E">
      <w:pPr>
        <w:pStyle w:val="Heading2"/>
      </w:pPr>
      <w:bookmarkStart w:id="316" w:name="_Toc415753299"/>
      <w:bookmarkStart w:id="317" w:name="_Toc443380630"/>
      <w:r w:rsidRPr="00316A3E">
        <w:t>13.10</w:t>
      </w:r>
      <w:r w:rsidR="00B75352">
        <w:tab/>
      </w:r>
      <w:r w:rsidR="00171FB9" w:rsidRPr="00316A3E">
        <w:t>Pre-contract enquiries</w:t>
      </w:r>
      <w:bookmarkEnd w:id="316"/>
      <w:bookmarkEnd w:id="317"/>
    </w:p>
    <w:p w14:paraId="0279036F" w14:textId="77777777" w:rsidR="009B0001" w:rsidRPr="009B0001" w:rsidRDefault="009B0001" w:rsidP="002C50F0">
      <w:pPr>
        <w:widowControl w:val="0"/>
        <w:autoSpaceDE w:val="0"/>
        <w:autoSpaceDN w:val="0"/>
        <w:adjustRightInd w:val="0"/>
        <w:ind w:right="4736"/>
        <w:rPr>
          <w:rFonts w:ascii="Verdana" w:eastAsia="MS PMincho" w:hAnsi="Verdana"/>
          <w:b/>
          <w:color w:val="000000"/>
          <w:sz w:val="20"/>
          <w:szCs w:val="20"/>
        </w:rPr>
      </w:pPr>
    </w:p>
    <w:p w14:paraId="7785787C" w14:textId="12486C41" w:rsidR="00171FB9" w:rsidRPr="005326CB" w:rsidRDefault="00171FB9" w:rsidP="002C50F0">
      <w:pPr>
        <w:widowControl w:val="0"/>
        <w:autoSpaceDE w:val="0"/>
        <w:autoSpaceDN w:val="0"/>
        <w:adjustRightInd w:val="0"/>
        <w:spacing w:before="4" w:line="243" w:lineRule="auto"/>
        <w:ind w:right="-39"/>
        <w:rPr>
          <w:rFonts w:ascii="Verdana" w:eastAsia="MS PMincho" w:hAnsi="Verdana"/>
          <w:sz w:val="20"/>
          <w:szCs w:val="20"/>
        </w:rPr>
      </w:pPr>
      <w:r w:rsidRPr="005326CB">
        <w:rPr>
          <w:rFonts w:ascii="Verdana" w:eastAsia="MS PMincho" w:hAnsi="Verdana"/>
          <w:spacing w:val="-3"/>
          <w:sz w:val="20"/>
          <w:szCs w:val="20"/>
        </w:rPr>
        <w:t>I</w:t>
      </w:r>
      <w:r w:rsidRPr="005326CB">
        <w:rPr>
          <w:rFonts w:ascii="Verdana" w:eastAsia="MS PMincho" w:hAnsi="Verdana"/>
          <w:sz w:val="20"/>
          <w:szCs w:val="20"/>
        </w:rPr>
        <w:t>nfo</w:t>
      </w:r>
      <w:r w:rsidRPr="005326CB">
        <w:rPr>
          <w:rFonts w:ascii="Verdana" w:eastAsia="MS PMincho" w:hAnsi="Verdana"/>
          <w:spacing w:val="2"/>
          <w:sz w:val="20"/>
          <w:szCs w:val="20"/>
        </w:rPr>
        <w:t>r</w:t>
      </w:r>
      <w:r w:rsidRPr="005326CB">
        <w:rPr>
          <w:rFonts w:ascii="Verdana" w:eastAsia="MS PMincho" w:hAnsi="Verdana"/>
          <w:sz w:val="20"/>
          <w:szCs w:val="20"/>
        </w:rPr>
        <w:t>mation</w:t>
      </w:r>
      <w:r w:rsidRPr="005326CB">
        <w:rPr>
          <w:rFonts w:ascii="Verdana" w:eastAsia="MS PMincho" w:hAnsi="Verdana"/>
          <w:spacing w:val="35"/>
          <w:sz w:val="20"/>
          <w:szCs w:val="20"/>
        </w:rPr>
        <w:t xml:space="preserve"> </w:t>
      </w:r>
      <w:r w:rsidRPr="005326CB">
        <w:rPr>
          <w:rFonts w:ascii="Verdana" w:eastAsia="MS PMincho" w:hAnsi="Verdana"/>
          <w:sz w:val="20"/>
          <w:szCs w:val="20"/>
        </w:rPr>
        <w:t>can</w:t>
      </w:r>
      <w:r w:rsidRPr="005326CB">
        <w:rPr>
          <w:rFonts w:ascii="Verdana" w:eastAsia="MS PMincho" w:hAnsi="Verdana"/>
          <w:spacing w:val="2"/>
          <w:sz w:val="20"/>
          <w:szCs w:val="20"/>
        </w:rPr>
        <w:t xml:space="preserve"> </w:t>
      </w:r>
      <w:r w:rsidRPr="005326CB">
        <w:rPr>
          <w:rFonts w:ascii="Verdana" w:eastAsia="MS PMincho" w:hAnsi="Verdana"/>
          <w:sz w:val="20"/>
          <w:szCs w:val="20"/>
        </w:rPr>
        <w:t>also</w:t>
      </w:r>
      <w:r w:rsidRPr="005326CB">
        <w:rPr>
          <w:rFonts w:ascii="Verdana" w:eastAsia="MS PMincho" w:hAnsi="Verdana"/>
          <w:spacing w:val="-11"/>
          <w:sz w:val="20"/>
          <w:szCs w:val="20"/>
        </w:rPr>
        <w:t xml:space="preserve"> </w:t>
      </w:r>
      <w:r w:rsidRPr="005326CB">
        <w:rPr>
          <w:rFonts w:ascii="Verdana" w:eastAsia="MS PMincho" w:hAnsi="Verdana"/>
          <w:sz w:val="20"/>
          <w:szCs w:val="20"/>
        </w:rPr>
        <w:t xml:space="preserve">be </w:t>
      </w:r>
      <w:r w:rsidRPr="005326CB">
        <w:rPr>
          <w:rFonts w:ascii="Verdana" w:eastAsia="MS PMincho" w:hAnsi="Verdana"/>
          <w:spacing w:val="-3"/>
          <w:sz w:val="20"/>
          <w:szCs w:val="20"/>
        </w:rPr>
        <w:t>r</w:t>
      </w:r>
      <w:r w:rsidRPr="005326CB">
        <w:rPr>
          <w:rFonts w:ascii="Verdana" w:eastAsia="MS PMincho" w:hAnsi="Verdana"/>
          <w:sz w:val="20"/>
          <w:szCs w:val="20"/>
        </w:rPr>
        <w:t>eques</w:t>
      </w:r>
      <w:r w:rsidRPr="005326CB">
        <w:rPr>
          <w:rFonts w:ascii="Verdana" w:eastAsia="MS PMincho" w:hAnsi="Verdana"/>
          <w:spacing w:val="-2"/>
          <w:sz w:val="20"/>
          <w:szCs w:val="20"/>
        </w:rPr>
        <w:t>t</w:t>
      </w:r>
      <w:r w:rsidRPr="005326CB">
        <w:rPr>
          <w:rFonts w:ascii="Verdana" w:eastAsia="MS PMincho" w:hAnsi="Verdana"/>
          <w:sz w:val="20"/>
          <w:szCs w:val="20"/>
        </w:rPr>
        <w:t>ed</w:t>
      </w:r>
      <w:r w:rsidRPr="005326CB">
        <w:rPr>
          <w:rFonts w:ascii="Verdana" w:eastAsia="MS PMincho" w:hAnsi="Verdana"/>
          <w:spacing w:val="7"/>
          <w:sz w:val="20"/>
          <w:szCs w:val="20"/>
        </w:rPr>
        <w:t xml:space="preserve"> </w:t>
      </w:r>
      <w:r w:rsidRPr="005326CB">
        <w:rPr>
          <w:rFonts w:ascii="Verdana" w:eastAsia="MS PMincho" w:hAnsi="Verdana"/>
          <w:sz w:val="20"/>
          <w:szCs w:val="20"/>
        </w:rPr>
        <w:t>in</w:t>
      </w:r>
      <w:r w:rsidRPr="005326CB">
        <w:rPr>
          <w:rFonts w:ascii="Verdana" w:eastAsia="MS PMincho" w:hAnsi="Verdana"/>
          <w:spacing w:val="8"/>
          <w:sz w:val="20"/>
          <w:szCs w:val="20"/>
        </w:rPr>
        <w:t xml:space="preserve"> </w:t>
      </w:r>
      <w:r w:rsidRPr="005326CB">
        <w:rPr>
          <w:rFonts w:ascii="Verdana" w:eastAsia="MS PMincho" w:hAnsi="Verdana"/>
          <w:spacing w:val="-3"/>
          <w:sz w:val="20"/>
          <w:szCs w:val="20"/>
        </w:rPr>
        <w:t>r</w:t>
      </w:r>
      <w:r w:rsidRPr="005326CB">
        <w:rPr>
          <w:rFonts w:ascii="Verdana" w:eastAsia="MS PMincho" w:hAnsi="Verdana"/>
          <w:sz w:val="20"/>
          <w:szCs w:val="20"/>
        </w:rPr>
        <w:t>espe</w:t>
      </w:r>
      <w:r w:rsidRPr="005326CB">
        <w:rPr>
          <w:rFonts w:ascii="Verdana" w:eastAsia="MS PMincho" w:hAnsi="Verdana"/>
          <w:spacing w:val="1"/>
          <w:sz w:val="20"/>
          <w:szCs w:val="20"/>
        </w:rPr>
        <w:t>c</w:t>
      </w:r>
      <w:r w:rsidRPr="005326CB">
        <w:rPr>
          <w:rFonts w:ascii="Verdana" w:eastAsia="MS PMincho" w:hAnsi="Verdana"/>
          <w:sz w:val="20"/>
          <w:szCs w:val="20"/>
        </w:rPr>
        <w:t>t</w:t>
      </w:r>
      <w:r w:rsidRPr="005326CB">
        <w:rPr>
          <w:rFonts w:ascii="Verdana" w:eastAsia="MS PMincho" w:hAnsi="Verdana"/>
          <w:spacing w:val="1"/>
          <w:sz w:val="20"/>
          <w:szCs w:val="20"/>
        </w:rPr>
        <w:t xml:space="preserve"> </w:t>
      </w:r>
      <w:r w:rsidRPr="005326CB">
        <w:rPr>
          <w:rFonts w:ascii="Verdana" w:eastAsia="MS PMincho" w:hAnsi="Verdana"/>
          <w:sz w:val="20"/>
          <w:szCs w:val="20"/>
        </w:rPr>
        <w:t>of</w:t>
      </w:r>
      <w:r w:rsidRPr="005326CB">
        <w:rPr>
          <w:rFonts w:ascii="Verdana" w:eastAsia="MS PMincho" w:hAnsi="Verdana"/>
          <w:spacing w:val="4"/>
          <w:sz w:val="20"/>
          <w:szCs w:val="20"/>
        </w:rPr>
        <w:t xml:space="preserve"> </w:t>
      </w:r>
      <w:r w:rsidRPr="005326CB">
        <w:rPr>
          <w:rFonts w:ascii="Verdana" w:eastAsia="MS PMincho" w:hAnsi="Verdana"/>
          <w:sz w:val="20"/>
          <w:szCs w:val="20"/>
        </w:rPr>
        <w:t>p</w:t>
      </w:r>
      <w:r w:rsidRPr="005326CB">
        <w:rPr>
          <w:rFonts w:ascii="Verdana" w:eastAsia="MS PMincho" w:hAnsi="Verdana"/>
          <w:spacing w:val="-3"/>
          <w:sz w:val="20"/>
          <w:szCs w:val="20"/>
        </w:rPr>
        <w:t>r</w:t>
      </w:r>
      <w:r w:rsidRPr="005326CB">
        <w:rPr>
          <w:rFonts w:ascii="Verdana" w:eastAsia="MS PMincho" w:hAnsi="Verdana"/>
          <w:sz w:val="20"/>
          <w:szCs w:val="20"/>
        </w:rPr>
        <w:t>e-</w:t>
      </w:r>
      <w:r w:rsidRPr="005326CB">
        <w:rPr>
          <w:rFonts w:ascii="Verdana" w:eastAsia="MS PMincho" w:hAnsi="Verdana"/>
          <w:spacing w:val="-3"/>
          <w:sz w:val="20"/>
          <w:szCs w:val="20"/>
        </w:rPr>
        <w:t>c</w:t>
      </w:r>
      <w:r w:rsidRPr="005326CB">
        <w:rPr>
          <w:rFonts w:ascii="Verdana" w:eastAsia="MS PMincho" w:hAnsi="Verdana"/>
          <w:spacing w:val="-1"/>
          <w:sz w:val="20"/>
          <w:szCs w:val="20"/>
        </w:rPr>
        <w:t>o</w:t>
      </w:r>
      <w:r w:rsidRPr="005326CB">
        <w:rPr>
          <w:rFonts w:ascii="Verdana" w:eastAsia="MS PMincho" w:hAnsi="Verdana"/>
          <w:sz w:val="20"/>
          <w:szCs w:val="20"/>
        </w:rPr>
        <w:t>n</w:t>
      </w:r>
      <w:r w:rsidRPr="005326CB">
        <w:rPr>
          <w:rFonts w:ascii="Verdana" w:eastAsia="MS PMincho" w:hAnsi="Verdana"/>
          <w:spacing w:val="1"/>
          <w:sz w:val="20"/>
          <w:szCs w:val="20"/>
        </w:rPr>
        <w:t>t</w:t>
      </w:r>
      <w:r w:rsidRPr="005326CB">
        <w:rPr>
          <w:rFonts w:ascii="Verdana" w:eastAsia="MS PMincho" w:hAnsi="Verdana"/>
          <w:spacing w:val="2"/>
          <w:sz w:val="20"/>
          <w:szCs w:val="20"/>
        </w:rPr>
        <w:t>r</w:t>
      </w:r>
      <w:r w:rsidRPr="005326CB">
        <w:rPr>
          <w:rFonts w:ascii="Verdana" w:eastAsia="MS PMincho" w:hAnsi="Verdana"/>
          <w:sz w:val="20"/>
          <w:szCs w:val="20"/>
        </w:rPr>
        <w:t>a</w:t>
      </w:r>
      <w:r w:rsidRPr="005326CB">
        <w:rPr>
          <w:rFonts w:ascii="Verdana" w:eastAsia="MS PMincho" w:hAnsi="Verdana"/>
          <w:spacing w:val="1"/>
          <w:sz w:val="20"/>
          <w:szCs w:val="20"/>
        </w:rPr>
        <w:t>c</w:t>
      </w:r>
      <w:r w:rsidRPr="005326CB">
        <w:rPr>
          <w:rFonts w:ascii="Verdana" w:eastAsia="MS PMincho" w:hAnsi="Verdana"/>
          <w:sz w:val="20"/>
          <w:szCs w:val="20"/>
        </w:rPr>
        <w:t>t</w:t>
      </w:r>
      <w:r w:rsidRPr="005326CB">
        <w:rPr>
          <w:rFonts w:ascii="Verdana" w:eastAsia="MS PMincho" w:hAnsi="Verdana"/>
          <w:spacing w:val="18"/>
          <w:sz w:val="20"/>
          <w:szCs w:val="20"/>
        </w:rPr>
        <w:t xml:space="preserve"> </w:t>
      </w:r>
      <w:r w:rsidRPr="005326CB">
        <w:rPr>
          <w:rFonts w:ascii="Verdana" w:eastAsia="MS PMincho" w:hAnsi="Verdana"/>
          <w:sz w:val="20"/>
          <w:szCs w:val="20"/>
        </w:rPr>
        <w:t>enqui</w:t>
      </w:r>
      <w:r w:rsidRPr="005326CB">
        <w:rPr>
          <w:rFonts w:ascii="Verdana" w:eastAsia="MS PMincho" w:hAnsi="Verdana"/>
          <w:spacing w:val="3"/>
          <w:sz w:val="20"/>
          <w:szCs w:val="20"/>
        </w:rPr>
        <w:t>r</w:t>
      </w:r>
      <w:r w:rsidRPr="005326CB">
        <w:rPr>
          <w:rFonts w:ascii="Verdana" w:eastAsia="MS PMincho" w:hAnsi="Verdana"/>
          <w:sz w:val="20"/>
          <w:szCs w:val="20"/>
        </w:rPr>
        <w:t>ies,</w:t>
      </w:r>
      <w:r w:rsidRPr="005326CB">
        <w:rPr>
          <w:rFonts w:ascii="Verdana" w:eastAsia="MS PMincho" w:hAnsi="Verdana"/>
          <w:spacing w:val="-3"/>
          <w:sz w:val="20"/>
          <w:szCs w:val="20"/>
        </w:rPr>
        <w:t xml:space="preserve"> </w:t>
      </w:r>
      <w:r w:rsidRPr="005326CB">
        <w:rPr>
          <w:rFonts w:ascii="Verdana" w:eastAsia="MS PMincho" w:hAnsi="Verdana"/>
          <w:spacing w:val="-1"/>
          <w:sz w:val="20"/>
          <w:szCs w:val="20"/>
        </w:rPr>
        <w:t>whi</w:t>
      </w:r>
      <w:r w:rsidRPr="005326CB">
        <w:rPr>
          <w:rFonts w:ascii="Verdana" w:eastAsia="MS PMincho" w:hAnsi="Verdana"/>
          <w:spacing w:val="-2"/>
          <w:sz w:val="20"/>
          <w:szCs w:val="20"/>
        </w:rPr>
        <w:t>c</w:t>
      </w:r>
      <w:r w:rsidRPr="005326CB">
        <w:rPr>
          <w:rFonts w:ascii="Verdana" w:eastAsia="MS PMincho" w:hAnsi="Verdana"/>
          <w:sz w:val="20"/>
          <w:szCs w:val="20"/>
        </w:rPr>
        <w:t>h</w:t>
      </w:r>
      <w:r w:rsidRPr="005326CB">
        <w:rPr>
          <w:rFonts w:ascii="Verdana" w:eastAsia="MS PMincho" w:hAnsi="Verdana"/>
          <w:spacing w:val="-17"/>
          <w:sz w:val="20"/>
          <w:szCs w:val="20"/>
        </w:rPr>
        <w:t xml:space="preserve"> </w:t>
      </w:r>
      <w:r w:rsidRPr="005326CB">
        <w:rPr>
          <w:rFonts w:ascii="Verdana" w:eastAsia="MS PMincho" w:hAnsi="Verdana"/>
          <w:spacing w:val="-4"/>
          <w:sz w:val="20"/>
          <w:szCs w:val="20"/>
        </w:rPr>
        <w:t>w</w:t>
      </w:r>
      <w:r w:rsidRPr="005326CB">
        <w:rPr>
          <w:rFonts w:ascii="Verdana" w:eastAsia="MS PMincho" w:hAnsi="Verdana"/>
          <w:spacing w:val="-1"/>
          <w:sz w:val="20"/>
          <w:szCs w:val="20"/>
        </w:rPr>
        <w:t>oul</w:t>
      </w:r>
      <w:r w:rsidRPr="005326CB">
        <w:rPr>
          <w:rFonts w:ascii="Verdana" w:eastAsia="MS PMincho" w:hAnsi="Verdana"/>
          <w:sz w:val="20"/>
          <w:szCs w:val="20"/>
        </w:rPr>
        <w:t>d</w:t>
      </w:r>
      <w:r w:rsidRPr="005326CB">
        <w:rPr>
          <w:rFonts w:ascii="Verdana" w:eastAsia="MS PMincho" w:hAnsi="Verdana"/>
          <w:spacing w:val="-14"/>
          <w:sz w:val="20"/>
          <w:szCs w:val="20"/>
        </w:rPr>
        <w:t xml:space="preserve"> </w:t>
      </w:r>
      <w:r w:rsidRPr="005326CB">
        <w:rPr>
          <w:rFonts w:ascii="Verdana" w:eastAsia="MS PMincho" w:hAnsi="Verdana"/>
          <w:spacing w:val="-1"/>
          <w:sz w:val="20"/>
          <w:szCs w:val="20"/>
        </w:rPr>
        <w:t>no</w:t>
      </w:r>
      <w:r w:rsidRPr="005326CB">
        <w:rPr>
          <w:rFonts w:ascii="Verdana" w:eastAsia="MS PMincho" w:hAnsi="Verdana"/>
          <w:spacing w:val="1"/>
          <w:sz w:val="20"/>
          <w:szCs w:val="20"/>
        </w:rPr>
        <w:t>r</w:t>
      </w:r>
      <w:r w:rsidRPr="005326CB">
        <w:rPr>
          <w:rFonts w:ascii="Verdana" w:eastAsia="MS PMincho" w:hAnsi="Verdana"/>
          <w:spacing w:val="-1"/>
          <w:sz w:val="20"/>
          <w:szCs w:val="20"/>
        </w:rPr>
        <w:t>mall</w:t>
      </w:r>
      <w:r w:rsidRPr="005326CB">
        <w:rPr>
          <w:rFonts w:ascii="Verdana" w:eastAsia="MS PMincho" w:hAnsi="Verdana"/>
          <w:sz w:val="20"/>
          <w:szCs w:val="20"/>
        </w:rPr>
        <w:t>y</w:t>
      </w:r>
      <w:r w:rsidRPr="005326CB">
        <w:rPr>
          <w:rFonts w:ascii="Verdana" w:eastAsia="MS PMincho" w:hAnsi="Verdana"/>
          <w:spacing w:val="-11"/>
          <w:sz w:val="20"/>
          <w:szCs w:val="20"/>
        </w:rPr>
        <w:t xml:space="preserve"> </w:t>
      </w:r>
      <w:r w:rsidRPr="005326CB">
        <w:rPr>
          <w:rFonts w:ascii="Verdana" w:eastAsia="MS PMincho" w:hAnsi="Verdana"/>
          <w:spacing w:val="-1"/>
          <w:sz w:val="20"/>
          <w:szCs w:val="20"/>
        </w:rPr>
        <w:t>o</w:t>
      </w:r>
      <w:r w:rsidRPr="005326CB">
        <w:rPr>
          <w:rFonts w:ascii="Verdana" w:eastAsia="MS PMincho" w:hAnsi="Verdana"/>
          <w:spacing w:val="-3"/>
          <w:sz w:val="20"/>
          <w:szCs w:val="20"/>
        </w:rPr>
        <w:t>c</w:t>
      </w:r>
      <w:r w:rsidRPr="005326CB">
        <w:rPr>
          <w:rFonts w:ascii="Verdana" w:eastAsia="MS PMincho" w:hAnsi="Verdana"/>
          <w:spacing w:val="-1"/>
          <w:sz w:val="20"/>
          <w:szCs w:val="20"/>
        </w:rPr>
        <w:t>cu</w:t>
      </w:r>
      <w:r w:rsidRPr="005326CB">
        <w:rPr>
          <w:rFonts w:ascii="Verdana" w:eastAsia="MS PMincho" w:hAnsi="Verdana"/>
          <w:sz w:val="20"/>
          <w:szCs w:val="20"/>
        </w:rPr>
        <w:t>r</w:t>
      </w:r>
      <w:r w:rsidRPr="005326CB">
        <w:rPr>
          <w:rFonts w:ascii="Verdana" w:eastAsia="MS PMincho" w:hAnsi="Verdana"/>
          <w:spacing w:val="-9"/>
          <w:sz w:val="20"/>
          <w:szCs w:val="20"/>
        </w:rPr>
        <w:t xml:space="preserve"> </w:t>
      </w:r>
      <w:r w:rsidRPr="005326CB">
        <w:rPr>
          <w:rFonts w:ascii="Verdana" w:eastAsia="MS PMincho" w:hAnsi="Verdana"/>
          <w:spacing w:val="-1"/>
          <w:sz w:val="20"/>
          <w:szCs w:val="20"/>
        </w:rPr>
        <w:t>a</w:t>
      </w:r>
      <w:r w:rsidRPr="005326CB">
        <w:rPr>
          <w:rFonts w:ascii="Verdana" w:eastAsia="MS PMincho" w:hAnsi="Verdana"/>
          <w:sz w:val="20"/>
          <w:szCs w:val="20"/>
        </w:rPr>
        <w:t>t</w:t>
      </w:r>
      <w:r w:rsidRPr="005326CB">
        <w:rPr>
          <w:rFonts w:ascii="Verdana" w:eastAsia="MS PMincho" w:hAnsi="Verdana"/>
          <w:spacing w:val="-11"/>
          <w:sz w:val="20"/>
          <w:szCs w:val="20"/>
        </w:rPr>
        <w:t xml:space="preserve"> </w:t>
      </w:r>
      <w:r w:rsidRPr="005326CB">
        <w:rPr>
          <w:rFonts w:ascii="Verdana" w:eastAsia="MS PMincho" w:hAnsi="Verdana"/>
          <w:sz w:val="20"/>
          <w:szCs w:val="20"/>
        </w:rPr>
        <w:t>a</w:t>
      </w:r>
      <w:r w:rsidRPr="005326CB">
        <w:rPr>
          <w:rFonts w:ascii="Verdana" w:eastAsia="MS PMincho" w:hAnsi="Verdana"/>
          <w:spacing w:val="-16"/>
          <w:sz w:val="20"/>
          <w:szCs w:val="20"/>
        </w:rPr>
        <w:t xml:space="preserve"> </w:t>
      </w:r>
      <w:r w:rsidRPr="005326CB">
        <w:rPr>
          <w:rFonts w:ascii="Verdana" w:eastAsia="MS PMincho" w:hAnsi="Verdana"/>
          <w:spacing w:val="-1"/>
          <w:sz w:val="20"/>
          <w:szCs w:val="20"/>
        </w:rPr>
        <w:t>la</w:t>
      </w:r>
      <w:r w:rsidRPr="005326CB">
        <w:rPr>
          <w:rFonts w:ascii="Verdana" w:eastAsia="MS PMincho" w:hAnsi="Verdana"/>
          <w:spacing w:val="-3"/>
          <w:sz w:val="20"/>
          <w:szCs w:val="20"/>
        </w:rPr>
        <w:t>t</w:t>
      </w:r>
      <w:r w:rsidRPr="005326CB">
        <w:rPr>
          <w:rFonts w:ascii="Verdana" w:eastAsia="MS PMincho" w:hAnsi="Verdana"/>
          <w:spacing w:val="-2"/>
          <w:sz w:val="20"/>
          <w:szCs w:val="20"/>
        </w:rPr>
        <w:t>e</w:t>
      </w:r>
      <w:r w:rsidRPr="005326CB">
        <w:rPr>
          <w:rFonts w:ascii="Verdana" w:eastAsia="MS PMincho" w:hAnsi="Verdana"/>
          <w:sz w:val="20"/>
          <w:szCs w:val="20"/>
        </w:rPr>
        <w:t>r</w:t>
      </w:r>
      <w:r w:rsidRPr="005326CB">
        <w:rPr>
          <w:rFonts w:ascii="Verdana" w:eastAsia="MS PMincho" w:hAnsi="Verdana"/>
          <w:spacing w:val="-14"/>
          <w:sz w:val="20"/>
          <w:szCs w:val="20"/>
        </w:rPr>
        <w:t xml:space="preserve"> </w:t>
      </w:r>
      <w:r w:rsidRPr="005326CB">
        <w:rPr>
          <w:rFonts w:ascii="Verdana" w:eastAsia="MS PMincho" w:hAnsi="Verdana"/>
          <w:spacing w:val="-1"/>
          <w:sz w:val="20"/>
          <w:szCs w:val="20"/>
        </w:rPr>
        <w:t>poin</w:t>
      </w:r>
      <w:r w:rsidRPr="005326CB">
        <w:rPr>
          <w:rFonts w:ascii="Verdana" w:eastAsia="MS PMincho" w:hAnsi="Verdana"/>
          <w:sz w:val="20"/>
          <w:szCs w:val="20"/>
        </w:rPr>
        <w:t>t</w:t>
      </w:r>
      <w:r w:rsidRPr="005326CB">
        <w:rPr>
          <w:rFonts w:ascii="Verdana" w:eastAsia="MS PMincho" w:hAnsi="Verdana"/>
          <w:spacing w:val="4"/>
          <w:sz w:val="20"/>
          <w:szCs w:val="20"/>
        </w:rPr>
        <w:t xml:space="preserve"> </w:t>
      </w:r>
      <w:r w:rsidRPr="005326CB">
        <w:rPr>
          <w:rFonts w:ascii="Verdana" w:eastAsia="MS PMincho" w:hAnsi="Verdana"/>
          <w:spacing w:val="-1"/>
          <w:sz w:val="20"/>
          <w:szCs w:val="20"/>
        </w:rPr>
        <w:t>du</w:t>
      </w:r>
      <w:r w:rsidRPr="005326CB">
        <w:rPr>
          <w:rFonts w:ascii="Verdana" w:eastAsia="MS PMincho" w:hAnsi="Verdana"/>
          <w:spacing w:val="2"/>
          <w:sz w:val="20"/>
          <w:szCs w:val="20"/>
        </w:rPr>
        <w:t>r</w:t>
      </w:r>
      <w:r w:rsidRPr="005326CB">
        <w:rPr>
          <w:rFonts w:ascii="Verdana" w:eastAsia="MS PMincho" w:hAnsi="Verdana"/>
          <w:spacing w:val="-1"/>
          <w:sz w:val="20"/>
          <w:szCs w:val="20"/>
        </w:rPr>
        <w:t>in</w:t>
      </w:r>
      <w:r w:rsidRPr="005326CB">
        <w:rPr>
          <w:rFonts w:ascii="Verdana" w:eastAsia="MS PMincho" w:hAnsi="Verdana"/>
          <w:sz w:val="20"/>
          <w:szCs w:val="20"/>
        </w:rPr>
        <w:t>g</w:t>
      </w:r>
      <w:r w:rsidRPr="005326CB">
        <w:rPr>
          <w:rFonts w:ascii="Verdana" w:eastAsia="MS PMincho" w:hAnsi="Verdana"/>
          <w:spacing w:val="-2"/>
          <w:sz w:val="20"/>
          <w:szCs w:val="20"/>
        </w:rPr>
        <w:t xml:space="preserve"> </w:t>
      </w:r>
      <w:r w:rsidRPr="005326CB">
        <w:rPr>
          <w:rFonts w:ascii="Verdana" w:eastAsia="MS PMincho" w:hAnsi="Verdana"/>
          <w:spacing w:val="-1"/>
          <w:sz w:val="20"/>
          <w:szCs w:val="20"/>
        </w:rPr>
        <w:t>th</w:t>
      </w:r>
      <w:r w:rsidRPr="005326CB">
        <w:rPr>
          <w:rFonts w:ascii="Verdana" w:eastAsia="MS PMincho" w:hAnsi="Verdana"/>
          <w:sz w:val="20"/>
          <w:szCs w:val="20"/>
        </w:rPr>
        <w:t>e</w:t>
      </w:r>
      <w:r w:rsidRPr="005326CB">
        <w:rPr>
          <w:rFonts w:ascii="Verdana" w:eastAsia="MS PMincho" w:hAnsi="Verdana"/>
          <w:spacing w:val="-9"/>
          <w:sz w:val="20"/>
          <w:szCs w:val="20"/>
        </w:rPr>
        <w:t xml:space="preserve"> </w:t>
      </w:r>
      <w:r w:rsidRPr="005326CB">
        <w:rPr>
          <w:rFonts w:ascii="Verdana" w:eastAsia="MS PMincho" w:hAnsi="Verdana"/>
          <w:spacing w:val="-1"/>
          <w:w w:val="96"/>
          <w:sz w:val="20"/>
          <w:szCs w:val="20"/>
        </w:rPr>
        <w:t>sal</w:t>
      </w:r>
      <w:r w:rsidRPr="005326CB">
        <w:rPr>
          <w:rFonts w:ascii="Verdana" w:eastAsia="MS PMincho" w:hAnsi="Verdana"/>
          <w:w w:val="96"/>
          <w:sz w:val="20"/>
          <w:szCs w:val="20"/>
        </w:rPr>
        <w:t>e</w:t>
      </w:r>
      <w:r w:rsidRPr="005326CB">
        <w:rPr>
          <w:rFonts w:ascii="Verdana" w:eastAsia="MS PMincho" w:hAnsi="Verdana"/>
          <w:spacing w:val="-13"/>
          <w:w w:val="96"/>
          <w:sz w:val="20"/>
          <w:szCs w:val="20"/>
        </w:rPr>
        <w:t xml:space="preserve"> </w:t>
      </w:r>
      <w:r w:rsidRPr="005326CB">
        <w:rPr>
          <w:rFonts w:ascii="Verdana" w:eastAsia="MS PMincho" w:hAnsi="Verdana"/>
          <w:spacing w:val="-1"/>
          <w:w w:val="96"/>
          <w:sz w:val="20"/>
          <w:szCs w:val="20"/>
        </w:rPr>
        <w:t>p</w:t>
      </w:r>
      <w:r w:rsidRPr="005326CB">
        <w:rPr>
          <w:rFonts w:ascii="Verdana" w:eastAsia="MS PMincho" w:hAnsi="Verdana"/>
          <w:spacing w:val="-4"/>
          <w:w w:val="96"/>
          <w:sz w:val="20"/>
          <w:szCs w:val="20"/>
        </w:rPr>
        <w:t>r</w:t>
      </w:r>
      <w:r w:rsidRPr="005326CB">
        <w:rPr>
          <w:rFonts w:ascii="Verdana" w:eastAsia="MS PMincho" w:hAnsi="Verdana"/>
          <w:spacing w:val="-1"/>
          <w:w w:val="96"/>
          <w:sz w:val="20"/>
          <w:szCs w:val="20"/>
        </w:rPr>
        <w:t>o</w:t>
      </w:r>
      <w:r w:rsidRPr="005326CB">
        <w:rPr>
          <w:rFonts w:ascii="Verdana" w:eastAsia="MS PMincho" w:hAnsi="Verdana"/>
          <w:spacing w:val="-3"/>
          <w:w w:val="96"/>
          <w:sz w:val="20"/>
          <w:szCs w:val="20"/>
        </w:rPr>
        <w:t>c</w:t>
      </w:r>
      <w:r w:rsidRPr="005326CB">
        <w:rPr>
          <w:rFonts w:ascii="Verdana" w:eastAsia="MS PMincho" w:hAnsi="Verdana"/>
          <w:spacing w:val="-1"/>
          <w:w w:val="96"/>
          <w:sz w:val="20"/>
          <w:szCs w:val="20"/>
        </w:rPr>
        <w:t>ess</w:t>
      </w:r>
      <w:r w:rsidRPr="005326CB">
        <w:rPr>
          <w:rFonts w:ascii="Verdana" w:eastAsia="MS PMincho" w:hAnsi="Verdana"/>
          <w:w w:val="96"/>
          <w:sz w:val="20"/>
          <w:szCs w:val="20"/>
        </w:rPr>
        <w:t>.</w:t>
      </w:r>
      <w:r w:rsidR="00615983" w:rsidRPr="005326CB">
        <w:rPr>
          <w:rFonts w:ascii="Verdana" w:eastAsia="MS PMincho" w:hAnsi="Verdana"/>
          <w:w w:val="96"/>
          <w:sz w:val="20"/>
          <w:szCs w:val="20"/>
        </w:rPr>
        <w:t xml:space="preserve"> </w:t>
      </w:r>
      <w:r w:rsidRPr="005326CB">
        <w:rPr>
          <w:rFonts w:ascii="Verdana" w:eastAsia="MS PMincho" w:hAnsi="Verdana"/>
          <w:spacing w:val="-5"/>
          <w:sz w:val="20"/>
          <w:szCs w:val="20"/>
        </w:rPr>
        <w:t>P</w:t>
      </w:r>
      <w:r w:rsidRPr="005326CB">
        <w:rPr>
          <w:rFonts w:ascii="Verdana" w:eastAsia="MS PMincho" w:hAnsi="Verdana"/>
          <w:spacing w:val="-4"/>
          <w:sz w:val="20"/>
          <w:szCs w:val="20"/>
        </w:rPr>
        <w:t>r</w:t>
      </w:r>
      <w:r w:rsidRPr="005326CB">
        <w:rPr>
          <w:rFonts w:ascii="Verdana" w:eastAsia="MS PMincho" w:hAnsi="Verdana"/>
          <w:spacing w:val="-1"/>
          <w:sz w:val="20"/>
          <w:szCs w:val="20"/>
        </w:rPr>
        <w:t>e-</w:t>
      </w:r>
      <w:r w:rsidRPr="005326CB">
        <w:rPr>
          <w:rFonts w:ascii="Verdana" w:eastAsia="MS PMincho" w:hAnsi="Verdana"/>
          <w:spacing w:val="-3"/>
          <w:sz w:val="20"/>
          <w:szCs w:val="20"/>
        </w:rPr>
        <w:t>c</w:t>
      </w:r>
      <w:r w:rsidRPr="005326CB">
        <w:rPr>
          <w:rFonts w:ascii="Verdana" w:eastAsia="MS PMincho" w:hAnsi="Verdana"/>
          <w:spacing w:val="-1"/>
          <w:sz w:val="20"/>
          <w:szCs w:val="20"/>
        </w:rPr>
        <w:t>o</w:t>
      </w:r>
      <w:r w:rsidRPr="005326CB">
        <w:rPr>
          <w:rFonts w:ascii="Verdana" w:eastAsia="MS PMincho" w:hAnsi="Verdana"/>
          <w:sz w:val="20"/>
          <w:szCs w:val="20"/>
        </w:rPr>
        <w:t>n</w:t>
      </w:r>
      <w:r w:rsidRPr="005326CB">
        <w:rPr>
          <w:rFonts w:ascii="Verdana" w:eastAsia="MS PMincho" w:hAnsi="Verdana"/>
          <w:spacing w:val="1"/>
          <w:sz w:val="20"/>
          <w:szCs w:val="20"/>
        </w:rPr>
        <w:t>t</w:t>
      </w:r>
      <w:r w:rsidRPr="005326CB">
        <w:rPr>
          <w:rFonts w:ascii="Verdana" w:eastAsia="MS PMincho" w:hAnsi="Verdana"/>
          <w:spacing w:val="2"/>
          <w:sz w:val="20"/>
          <w:szCs w:val="20"/>
        </w:rPr>
        <w:t>r</w:t>
      </w:r>
      <w:r w:rsidRPr="005326CB">
        <w:rPr>
          <w:rFonts w:ascii="Verdana" w:eastAsia="MS PMincho" w:hAnsi="Verdana"/>
          <w:spacing w:val="1"/>
          <w:sz w:val="20"/>
          <w:szCs w:val="20"/>
        </w:rPr>
        <w:t>ac</w:t>
      </w:r>
      <w:r w:rsidRPr="005326CB">
        <w:rPr>
          <w:rFonts w:ascii="Verdana" w:eastAsia="MS PMincho" w:hAnsi="Verdana"/>
          <w:sz w:val="20"/>
          <w:szCs w:val="20"/>
        </w:rPr>
        <w:t>t</w:t>
      </w:r>
      <w:r w:rsidRPr="005326CB">
        <w:rPr>
          <w:rFonts w:ascii="Verdana" w:eastAsia="MS PMincho" w:hAnsi="Verdana"/>
          <w:spacing w:val="16"/>
          <w:sz w:val="20"/>
          <w:szCs w:val="20"/>
        </w:rPr>
        <w:t xml:space="preserve"> </w:t>
      </w:r>
      <w:r w:rsidRPr="005326CB">
        <w:rPr>
          <w:rFonts w:ascii="Verdana" w:eastAsia="MS PMincho" w:hAnsi="Verdana"/>
          <w:sz w:val="20"/>
          <w:szCs w:val="20"/>
        </w:rPr>
        <w:t>enqui</w:t>
      </w:r>
      <w:r w:rsidRPr="005326CB">
        <w:rPr>
          <w:rFonts w:ascii="Verdana" w:eastAsia="MS PMincho" w:hAnsi="Verdana"/>
          <w:spacing w:val="3"/>
          <w:sz w:val="20"/>
          <w:szCs w:val="20"/>
        </w:rPr>
        <w:t>r</w:t>
      </w:r>
      <w:r w:rsidRPr="005326CB">
        <w:rPr>
          <w:rFonts w:ascii="Verdana" w:eastAsia="MS PMincho" w:hAnsi="Verdana"/>
          <w:sz w:val="20"/>
          <w:szCs w:val="20"/>
        </w:rPr>
        <w:t>ies</w:t>
      </w:r>
      <w:r w:rsidRPr="005326CB">
        <w:rPr>
          <w:rFonts w:ascii="Verdana" w:eastAsia="MS PMincho" w:hAnsi="Verdana"/>
          <w:spacing w:val="7"/>
          <w:sz w:val="20"/>
          <w:szCs w:val="20"/>
        </w:rPr>
        <w:t xml:space="preserve"> </w:t>
      </w:r>
      <w:r w:rsidRPr="005326CB">
        <w:rPr>
          <w:rFonts w:ascii="Verdana" w:eastAsia="MS PMincho" w:hAnsi="Verdana"/>
          <w:spacing w:val="-3"/>
          <w:w w:val="93"/>
          <w:sz w:val="20"/>
          <w:szCs w:val="20"/>
        </w:rPr>
        <w:t>w</w:t>
      </w:r>
      <w:r w:rsidRPr="005326CB">
        <w:rPr>
          <w:rFonts w:ascii="Verdana" w:eastAsia="MS PMincho" w:hAnsi="Verdana"/>
          <w:w w:val="103"/>
          <w:sz w:val="20"/>
          <w:szCs w:val="20"/>
        </w:rPr>
        <w:t>ould</w:t>
      </w:r>
      <w:r w:rsidRPr="005326CB">
        <w:rPr>
          <w:rFonts w:ascii="Verdana" w:eastAsia="MS PMincho" w:hAnsi="Verdana"/>
          <w:spacing w:val="9"/>
          <w:sz w:val="20"/>
          <w:szCs w:val="20"/>
        </w:rPr>
        <w:t xml:space="preserve"> </w:t>
      </w:r>
      <w:r w:rsidRPr="005326CB">
        <w:rPr>
          <w:rFonts w:ascii="Verdana" w:eastAsia="MS PMincho" w:hAnsi="Verdana"/>
          <w:sz w:val="20"/>
          <w:szCs w:val="20"/>
        </w:rPr>
        <w:t>most</w:t>
      </w:r>
      <w:r w:rsidRPr="005326CB">
        <w:rPr>
          <w:rFonts w:ascii="Verdana" w:eastAsia="MS PMincho" w:hAnsi="Verdana"/>
          <w:spacing w:val="21"/>
          <w:sz w:val="20"/>
          <w:szCs w:val="20"/>
        </w:rPr>
        <w:t xml:space="preserve"> </w:t>
      </w:r>
      <w:r w:rsidRPr="005326CB">
        <w:rPr>
          <w:rFonts w:ascii="Verdana" w:eastAsia="MS PMincho" w:hAnsi="Verdana"/>
          <w:spacing w:val="-3"/>
          <w:sz w:val="20"/>
          <w:szCs w:val="20"/>
        </w:rPr>
        <w:t>c</w:t>
      </w:r>
      <w:r w:rsidRPr="005326CB">
        <w:rPr>
          <w:rFonts w:ascii="Verdana" w:eastAsia="MS PMincho" w:hAnsi="Verdana"/>
          <w:spacing w:val="-1"/>
          <w:sz w:val="20"/>
          <w:szCs w:val="20"/>
        </w:rPr>
        <w:t>o</w:t>
      </w:r>
      <w:r w:rsidRPr="005326CB">
        <w:rPr>
          <w:rFonts w:ascii="Verdana" w:eastAsia="MS PMincho" w:hAnsi="Verdana"/>
          <w:sz w:val="20"/>
          <w:szCs w:val="20"/>
        </w:rPr>
        <w:t>mmonly</w:t>
      </w:r>
      <w:r w:rsidRPr="005326CB">
        <w:rPr>
          <w:rFonts w:ascii="Verdana" w:eastAsia="MS PMincho" w:hAnsi="Verdana"/>
          <w:spacing w:val="20"/>
          <w:sz w:val="20"/>
          <w:szCs w:val="20"/>
        </w:rPr>
        <w:t xml:space="preserve"> </w:t>
      </w:r>
      <w:r w:rsidRPr="005326CB">
        <w:rPr>
          <w:rFonts w:ascii="Verdana" w:eastAsia="MS PMincho" w:hAnsi="Verdana"/>
          <w:sz w:val="20"/>
          <w:szCs w:val="20"/>
        </w:rPr>
        <w:t>be</w:t>
      </w:r>
      <w:r w:rsidRPr="005326CB">
        <w:rPr>
          <w:rFonts w:ascii="Verdana" w:eastAsia="MS PMincho" w:hAnsi="Verdana"/>
          <w:spacing w:val="7"/>
          <w:sz w:val="20"/>
          <w:szCs w:val="20"/>
        </w:rPr>
        <w:t xml:space="preserve"> </w:t>
      </w:r>
      <w:r w:rsidRPr="005326CB">
        <w:rPr>
          <w:rFonts w:ascii="Verdana" w:eastAsia="MS PMincho" w:hAnsi="Verdana"/>
          <w:sz w:val="20"/>
          <w:szCs w:val="20"/>
        </w:rPr>
        <w:t>made</w:t>
      </w:r>
      <w:r w:rsidRPr="005326CB">
        <w:rPr>
          <w:rFonts w:ascii="Verdana" w:eastAsia="MS PMincho" w:hAnsi="Verdana"/>
          <w:spacing w:val="18"/>
          <w:sz w:val="20"/>
          <w:szCs w:val="20"/>
        </w:rPr>
        <w:t xml:space="preserve"> </w:t>
      </w:r>
      <w:r w:rsidRPr="005326CB">
        <w:rPr>
          <w:rFonts w:ascii="Verdana" w:eastAsia="MS PMincho" w:hAnsi="Verdana"/>
          <w:spacing w:val="-3"/>
          <w:sz w:val="20"/>
          <w:szCs w:val="20"/>
        </w:rPr>
        <w:t>b</w:t>
      </w:r>
      <w:r w:rsidRPr="005326CB">
        <w:rPr>
          <w:rFonts w:ascii="Verdana" w:eastAsia="MS PMincho" w:hAnsi="Verdana"/>
          <w:sz w:val="20"/>
          <w:szCs w:val="20"/>
        </w:rPr>
        <w:t>y</w:t>
      </w:r>
      <w:r w:rsidRPr="005326CB">
        <w:rPr>
          <w:rFonts w:ascii="Verdana" w:eastAsia="MS PMincho" w:hAnsi="Verdana"/>
          <w:spacing w:val="1"/>
          <w:sz w:val="20"/>
          <w:szCs w:val="20"/>
        </w:rPr>
        <w:t xml:space="preserve"> </w:t>
      </w:r>
      <w:r w:rsidRPr="005326CB">
        <w:rPr>
          <w:rFonts w:ascii="Verdana" w:eastAsia="MS PMincho" w:hAnsi="Verdana"/>
          <w:sz w:val="20"/>
          <w:szCs w:val="20"/>
        </w:rPr>
        <w:t>or</w:t>
      </w:r>
      <w:r w:rsidRPr="005326CB">
        <w:rPr>
          <w:rFonts w:ascii="Verdana" w:eastAsia="MS PMincho" w:hAnsi="Verdana"/>
          <w:spacing w:val="19"/>
          <w:sz w:val="20"/>
          <w:szCs w:val="20"/>
        </w:rPr>
        <w:t xml:space="preserve"> </w:t>
      </w:r>
      <w:r w:rsidRPr="005326CB">
        <w:rPr>
          <w:rFonts w:ascii="Verdana" w:eastAsia="MS PMincho" w:hAnsi="Verdana"/>
          <w:sz w:val="20"/>
          <w:szCs w:val="20"/>
        </w:rPr>
        <w:t>on</w:t>
      </w:r>
      <w:r w:rsidRPr="005326CB">
        <w:rPr>
          <w:rFonts w:ascii="Verdana" w:eastAsia="MS PMincho" w:hAnsi="Verdana"/>
          <w:spacing w:val="21"/>
          <w:sz w:val="20"/>
          <w:szCs w:val="20"/>
        </w:rPr>
        <w:t xml:space="preserve"> </w:t>
      </w:r>
      <w:r w:rsidRPr="005326CB">
        <w:rPr>
          <w:rFonts w:ascii="Verdana" w:eastAsia="MS PMincho" w:hAnsi="Verdana"/>
          <w:sz w:val="20"/>
          <w:szCs w:val="20"/>
        </w:rPr>
        <w:t>behalf</w:t>
      </w:r>
      <w:r w:rsidRPr="005326CB">
        <w:rPr>
          <w:rFonts w:ascii="Verdana" w:eastAsia="MS PMincho" w:hAnsi="Verdana"/>
          <w:spacing w:val="6"/>
          <w:sz w:val="20"/>
          <w:szCs w:val="20"/>
        </w:rPr>
        <w:t xml:space="preserve"> </w:t>
      </w:r>
      <w:r w:rsidRPr="005326CB">
        <w:rPr>
          <w:rFonts w:ascii="Verdana" w:eastAsia="MS PMincho" w:hAnsi="Verdana"/>
          <w:sz w:val="20"/>
          <w:szCs w:val="20"/>
        </w:rPr>
        <w:t>of</w:t>
      </w:r>
      <w:r w:rsidRPr="005326CB">
        <w:rPr>
          <w:rFonts w:ascii="Verdana" w:eastAsia="MS PMincho" w:hAnsi="Verdana"/>
          <w:spacing w:val="-5"/>
          <w:sz w:val="20"/>
          <w:szCs w:val="20"/>
        </w:rPr>
        <w:t xml:space="preserve"> </w:t>
      </w:r>
      <w:r w:rsidRPr="005326CB">
        <w:rPr>
          <w:rFonts w:ascii="Verdana" w:eastAsia="MS PMincho" w:hAnsi="Verdana"/>
          <w:sz w:val="20"/>
          <w:szCs w:val="20"/>
        </w:rPr>
        <w:t>the</w:t>
      </w:r>
      <w:r w:rsidRPr="005326CB">
        <w:rPr>
          <w:rFonts w:ascii="Verdana" w:eastAsia="MS PMincho" w:hAnsi="Verdana"/>
          <w:spacing w:val="2"/>
          <w:sz w:val="20"/>
          <w:szCs w:val="20"/>
        </w:rPr>
        <w:t xml:space="preserve"> </w:t>
      </w:r>
      <w:r w:rsidRPr="005326CB">
        <w:rPr>
          <w:rFonts w:ascii="Verdana" w:eastAsia="MS PMincho" w:hAnsi="Verdana"/>
          <w:sz w:val="20"/>
          <w:szCs w:val="20"/>
        </w:rPr>
        <w:t>pu</w:t>
      </w:r>
      <w:r w:rsidRPr="005326CB">
        <w:rPr>
          <w:rFonts w:ascii="Verdana" w:eastAsia="MS PMincho" w:hAnsi="Verdana"/>
          <w:spacing w:val="-3"/>
          <w:sz w:val="20"/>
          <w:szCs w:val="20"/>
        </w:rPr>
        <w:t>r</w:t>
      </w:r>
      <w:r w:rsidRPr="005326CB">
        <w:rPr>
          <w:rFonts w:ascii="Verdana" w:eastAsia="MS PMincho" w:hAnsi="Verdana"/>
          <w:spacing w:val="-2"/>
          <w:sz w:val="20"/>
          <w:szCs w:val="20"/>
        </w:rPr>
        <w:t>c</w:t>
      </w:r>
      <w:r w:rsidRPr="005326CB">
        <w:rPr>
          <w:rFonts w:ascii="Verdana" w:eastAsia="MS PMincho" w:hAnsi="Verdana"/>
          <w:sz w:val="20"/>
          <w:szCs w:val="20"/>
        </w:rPr>
        <w:t>hase</w:t>
      </w:r>
      <w:r w:rsidRPr="005326CB">
        <w:rPr>
          <w:rFonts w:ascii="Verdana" w:eastAsia="MS PMincho" w:hAnsi="Verdana"/>
          <w:spacing w:val="-13"/>
          <w:sz w:val="20"/>
          <w:szCs w:val="20"/>
        </w:rPr>
        <w:t>r</w:t>
      </w:r>
      <w:r w:rsidRPr="005326CB">
        <w:rPr>
          <w:rFonts w:ascii="Verdana" w:eastAsia="MS PMincho" w:hAnsi="Verdana"/>
          <w:sz w:val="20"/>
          <w:szCs w:val="20"/>
        </w:rPr>
        <w:t>,</w:t>
      </w:r>
      <w:r w:rsidRPr="005326CB">
        <w:rPr>
          <w:rFonts w:ascii="Verdana" w:eastAsia="MS PMincho" w:hAnsi="Verdana"/>
          <w:spacing w:val="-5"/>
          <w:sz w:val="20"/>
          <w:szCs w:val="20"/>
        </w:rPr>
        <w:t xml:space="preserve"> </w:t>
      </w:r>
      <w:r w:rsidRPr="005326CB">
        <w:rPr>
          <w:rFonts w:ascii="Verdana" w:eastAsia="MS PMincho" w:hAnsi="Verdana"/>
          <w:sz w:val="20"/>
          <w:szCs w:val="20"/>
        </w:rPr>
        <w:t>th</w:t>
      </w:r>
      <w:r w:rsidRPr="005326CB">
        <w:rPr>
          <w:rFonts w:ascii="Verdana" w:eastAsia="MS PMincho" w:hAnsi="Verdana"/>
          <w:spacing w:val="-3"/>
          <w:sz w:val="20"/>
          <w:szCs w:val="20"/>
        </w:rPr>
        <w:t>r</w:t>
      </w:r>
      <w:r w:rsidRPr="005326CB">
        <w:rPr>
          <w:rFonts w:ascii="Verdana" w:eastAsia="MS PMincho" w:hAnsi="Verdana"/>
          <w:sz w:val="20"/>
          <w:szCs w:val="20"/>
        </w:rPr>
        <w:t>ou</w:t>
      </w:r>
      <w:r w:rsidRPr="005326CB">
        <w:rPr>
          <w:rFonts w:ascii="Verdana" w:eastAsia="MS PMincho" w:hAnsi="Verdana"/>
          <w:spacing w:val="3"/>
          <w:sz w:val="20"/>
          <w:szCs w:val="20"/>
        </w:rPr>
        <w:t>g</w:t>
      </w:r>
      <w:r w:rsidRPr="005326CB">
        <w:rPr>
          <w:rFonts w:ascii="Verdana" w:eastAsia="MS PMincho" w:hAnsi="Verdana"/>
          <w:sz w:val="20"/>
          <w:szCs w:val="20"/>
        </w:rPr>
        <w:t>h</w:t>
      </w:r>
      <w:r w:rsidRPr="005326CB">
        <w:rPr>
          <w:rFonts w:ascii="Verdana" w:eastAsia="MS PMincho" w:hAnsi="Verdana"/>
          <w:spacing w:val="13"/>
          <w:sz w:val="20"/>
          <w:szCs w:val="20"/>
        </w:rPr>
        <w:t xml:space="preserve"> </w:t>
      </w:r>
      <w:r w:rsidRPr="005326CB">
        <w:rPr>
          <w:rFonts w:ascii="Verdana" w:eastAsia="MS PMincho" w:hAnsi="Verdana"/>
          <w:sz w:val="20"/>
          <w:szCs w:val="20"/>
        </w:rPr>
        <w:t>the</w:t>
      </w:r>
      <w:r w:rsidRPr="005326CB">
        <w:rPr>
          <w:rFonts w:ascii="Verdana" w:eastAsia="MS PMincho" w:hAnsi="Verdana"/>
          <w:spacing w:val="2"/>
          <w:sz w:val="20"/>
          <w:szCs w:val="20"/>
        </w:rPr>
        <w:t xml:space="preserve"> </w:t>
      </w:r>
      <w:r w:rsidRPr="005326CB">
        <w:rPr>
          <w:rFonts w:ascii="Verdana" w:eastAsia="MS PMincho" w:hAnsi="Verdana"/>
          <w:w w:val="95"/>
          <w:sz w:val="20"/>
          <w:szCs w:val="20"/>
        </w:rPr>
        <w:t>seller</w:t>
      </w:r>
      <w:r w:rsidRPr="005326CB">
        <w:rPr>
          <w:rFonts w:ascii="Verdana" w:eastAsia="MS PMincho" w:hAnsi="Verdana"/>
          <w:spacing w:val="-3"/>
          <w:w w:val="95"/>
          <w:sz w:val="20"/>
          <w:szCs w:val="20"/>
        </w:rPr>
        <w:t xml:space="preserve"> </w:t>
      </w:r>
      <w:r w:rsidRPr="005326CB">
        <w:rPr>
          <w:rFonts w:ascii="Verdana" w:eastAsia="MS PMincho" w:hAnsi="Verdana"/>
          <w:sz w:val="20"/>
          <w:szCs w:val="20"/>
        </w:rPr>
        <w:t>or</w:t>
      </w:r>
      <w:r w:rsidRPr="005326CB">
        <w:rPr>
          <w:rFonts w:ascii="Verdana" w:eastAsia="MS PMincho" w:hAnsi="Verdana"/>
          <w:spacing w:val="5"/>
          <w:sz w:val="20"/>
          <w:szCs w:val="20"/>
        </w:rPr>
        <w:t xml:space="preserve"> </w:t>
      </w:r>
      <w:r w:rsidRPr="005326CB">
        <w:rPr>
          <w:rFonts w:ascii="Verdana" w:eastAsia="MS PMincho" w:hAnsi="Verdana"/>
          <w:w w:val="103"/>
          <w:sz w:val="20"/>
          <w:szCs w:val="20"/>
        </w:rPr>
        <w:t>their</w:t>
      </w:r>
      <w:r w:rsidRPr="005326CB">
        <w:rPr>
          <w:rFonts w:ascii="Verdana" w:eastAsia="MS PMincho" w:hAnsi="Verdana"/>
          <w:spacing w:val="-5"/>
          <w:sz w:val="20"/>
          <w:szCs w:val="20"/>
        </w:rPr>
        <w:t xml:space="preserve"> </w:t>
      </w:r>
      <w:r w:rsidRPr="005326CB">
        <w:rPr>
          <w:rFonts w:ascii="Verdana" w:eastAsia="MS PMincho" w:hAnsi="Verdana"/>
          <w:spacing w:val="-3"/>
          <w:sz w:val="20"/>
          <w:szCs w:val="20"/>
        </w:rPr>
        <w:t>r</w:t>
      </w:r>
      <w:r w:rsidRPr="005326CB">
        <w:rPr>
          <w:rFonts w:ascii="Verdana" w:eastAsia="MS PMincho" w:hAnsi="Verdana"/>
          <w:sz w:val="20"/>
          <w:szCs w:val="20"/>
        </w:rPr>
        <w:t>ep</w:t>
      </w:r>
      <w:r w:rsidRPr="005326CB">
        <w:rPr>
          <w:rFonts w:ascii="Verdana" w:eastAsia="MS PMincho" w:hAnsi="Verdana"/>
          <w:spacing w:val="-3"/>
          <w:sz w:val="20"/>
          <w:szCs w:val="20"/>
        </w:rPr>
        <w:t>r</w:t>
      </w:r>
      <w:r w:rsidRPr="005326CB">
        <w:rPr>
          <w:rFonts w:ascii="Verdana" w:eastAsia="MS PMincho" w:hAnsi="Verdana"/>
          <w:sz w:val="20"/>
          <w:szCs w:val="20"/>
        </w:rPr>
        <w:t>esentat</w:t>
      </w:r>
      <w:r w:rsidRPr="005326CB">
        <w:rPr>
          <w:rFonts w:ascii="Verdana" w:eastAsia="MS PMincho" w:hAnsi="Verdana"/>
          <w:spacing w:val="-2"/>
          <w:sz w:val="20"/>
          <w:szCs w:val="20"/>
        </w:rPr>
        <w:t>i</w:t>
      </w:r>
      <w:r w:rsidRPr="005326CB">
        <w:rPr>
          <w:rFonts w:ascii="Verdana" w:eastAsia="MS PMincho" w:hAnsi="Verdana"/>
          <w:spacing w:val="-4"/>
          <w:sz w:val="20"/>
          <w:szCs w:val="20"/>
        </w:rPr>
        <w:t>v</w:t>
      </w:r>
      <w:r w:rsidRPr="005326CB">
        <w:rPr>
          <w:rFonts w:ascii="Verdana" w:eastAsia="MS PMincho" w:hAnsi="Verdana"/>
          <w:sz w:val="20"/>
          <w:szCs w:val="20"/>
        </w:rPr>
        <w:t>e.</w:t>
      </w:r>
      <w:r w:rsidR="00B56A0B" w:rsidRPr="005326CB">
        <w:rPr>
          <w:rFonts w:ascii="Verdana" w:eastAsia="MS PMincho" w:hAnsi="Verdana"/>
          <w:sz w:val="20"/>
          <w:szCs w:val="20"/>
        </w:rPr>
        <w:t xml:space="preserve"> The Law Society has issued standard leasehold property enquiries form</w:t>
      </w:r>
      <w:r w:rsidR="00033512">
        <w:rPr>
          <w:rFonts w:ascii="Verdana" w:eastAsia="MS PMincho" w:hAnsi="Verdana"/>
          <w:sz w:val="20"/>
          <w:szCs w:val="20"/>
        </w:rPr>
        <w:t>s</w:t>
      </w:r>
      <w:r w:rsidR="00B56A0B" w:rsidRPr="005326CB">
        <w:rPr>
          <w:rFonts w:ascii="Verdana" w:eastAsia="MS PMincho" w:hAnsi="Verdana"/>
          <w:sz w:val="20"/>
          <w:szCs w:val="20"/>
        </w:rPr>
        <w:t xml:space="preserve"> known as a</w:t>
      </w:r>
      <w:r w:rsidR="00F62FFD" w:rsidRPr="005326CB">
        <w:rPr>
          <w:rFonts w:ascii="Verdana" w:eastAsia="MS PMincho" w:hAnsi="Verdana"/>
          <w:sz w:val="20"/>
          <w:szCs w:val="20"/>
        </w:rPr>
        <w:t>n</w:t>
      </w:r>
      <w:r w:rsidR="00B56A0B" w:rsidRPr="005326CB">
        <w:rPr>
          <w:rFonts w:ascii="Verdana" w:eastAsia="MS PMincho" w:hAnsi="Verdana"/>
          <w:sz w:val="20"/>
          <w:szCs w:val="20"/>
        </w:rPr>
        <w:t xml:space="preserve"> LPE1</w:t>
      </w:r>
      <w:r w:rsidR="00F121BA">
        <w:rPr>
          <w:rFonts w:ascii="Verdana" w:eastAsia="MS PMincho" w:hAnsi="Verdana"/>
          <w:sz w:val="20"/>
          <w:szCs w:val="20"/>
        </w:rPr>
        <w:t xml:space="preserve"> and LPE2</w:t>
      </w:r>
      <w:r w:rsidR="0038617A">
        <w:rPr>
          <w:rFonts w:ascii="Verdana" w:eastAsia="MS PMincho" w:hAnsi="Verdana"/>
          <w:sz w:val="20"/>
          <w:szCs w:val="20"/>
        </w:rPr>
        <w:t xml:space="preserve"> (see Glossary)</w:t>
      </w:r>
      <w:r w:rsidR="00B56A0B" w:rsidRPr="005326CB">
        <w:rPr>
          <w:rFonts w:ascii="Verdana" w:eastAsia="MS PMincho" w:hAnsi="Verdana"/>
          <w:sz w:val="20"/>
          <w:szCs w:val="20"/>
        </w:rPr>
        <w:t>.</w:t>
      </w:r>
      <w:r w:rsidR="00615983" w:rsidRPr="005326CB">
        <w:rPr>
          <w:rFonts w:ascii="Verdana" w:eastAsia="MS PMincho" w:hAnsi="Verdana"/>
          <w:sz w:val="20"/>
          <w:szCs w:val="20"/>
        </w:rPr>
        <w:t xml:space="preserve"> </w:t>
      </w:r>
      <w:r w:rsidR="00B56A0B" w:rsidRPr="005326CB">
        <w:rPr>
          <w:rFonts w:ascii="Verdana" w:eastAsia="MS PMincho" w:hAnsi="Verdana"/>
          <w:sz w:val="20"/>
          <w:szCs w:val="20"/>
        </w:rPr>
        <w:t>Your standard pack should answer the relevant questions within this form.</w:t>
      </w:r>
    </w:p>
    <w:p w14:paraId="566C31F9" w14:textId="77777777" w:rsidR="00171FB9" w:rsidRPr="005326CB" w:rsidRDefault="00171FB9" w:rsidP="00171FB9">
      <w:pPr>
        <w:widowControl w:val="0"/>
        <w:autoSpaceDE w:val="0"/>
        <w:autoSpaceDN w:val="0"/>
        <w:adjustRightInd w:val="0"/>
        <w:spacing w:line="280" w:lineRule="exact"/>
        <w:rPr>
          <w:rFonts w:ascii="Verdana" w:eastAsia="MS PMincho" w:hAnsi="Verdana"/>
          <w:sz w:val="20"/>
          <w:szCs w:val="20"/>
        </w:rPr>
      </w:pPr>
    </w:p>
    <w:p w14:paraId="0FC5F0DB" w14:textId="77777777" w:rsidR="00171FB9" w:rsidRPr="005326CB" w:rsidRDefault="00171FB9" w:rsidP="009B0001">
      <w:pPr>
        <w:widowControl w:val="0"/>
        <w:autoSpaceDE w:val="0"/>
        <w:autoSpaceDN w:val="0"/>
        <w:adjustRightInd w:val="0"/>
        <w:spacing w:line="243" w:lineRule="auto"/>
        <w:ind w:right="-41"/>
        <w:rPr>
          <w:rFonts w:ascii="Verdana" w:eastAsia="MS PMincho" w:hAnsi="Verdana"/>
          <w:sz w:val="20"/>
          <w:szCs w:val="20"/>
        </w:rPr>
      </w:pPr>
      <w:r w:rsidRPr="005326CB">
        <w:rPr>
          <w:rFonts w:ascii="Verdana" w:eastAsia="MS PMincho" w:hAnsi="Verdana"/>
          <w:spacing w:val="-24"/>
          <w:w w:val="92"/>
          <w:sz w:val="20"/>
          <w:szCs w:val="20"/>
        </w:rPr>
        <w:t>Y</w:t>
      </w:r>
      <w:r w:rsidRPr="005326CB">
        <w:rPr>
          <w:rFonts w:ascii="Verdana" w:eastAsia="MS PMincho" w:hAnsi="Verdana"/>
          <w:spacing w:val="2"/>
          <w:w w:val="92"/>
          <w:sz w:val="20"/>
          <w:szCs w:val="20"/>
        </w:rPr>
        <w:t>o</w:t>
      </w:r>
      <w:r w:rsidRPr="005326CB">
        <w:rPr>
          <w:rFonts w:ascii="Verdana" w:eastAsia="MS PMincho" w:hAnsi="Verdana"/>
          <w:w w:val="92"/>
          <w:sz w:val="20"/>
          <w:szCs w:val="20"/>
        </w:rPr>
        <w:t>u</w:t>
      </w:r>
      <w:r w:rsidRPr="005326CB">
        <w:rPr>
          <w:rFonts w:ascii="Verdana" w:eastAsia="MS PMincho" w:hAnsi="Verdana"/>
          <w:spacing w:val="28"/>
          <w:w w:val="92"/>
          <w:sz w:val="20"/>
          <w:szCs w:val="20"/>
        </w:rPr>
        <w:t xml:space="preserve"> </w:t>
      </w:r>
      <w:r w:rsidRPr="005326CB">
        <w:rPr>
          <w:rFonts w:ascii="Verdana" w:eastAsia="MS PMincho" w:hAnsi="Verdana"/>
          <w:spacing w:val="2"/>
          <w:sz w:val="20"/>
          <w:szCs w:val="20"/>
        </w:rPr>
        <w:t>shoul</w:t>
      </w:r>
      <w:r w:rsidRPr="005326CB">
        <w:rPr>
          <w:rFonts w:ascii="Verdana" w:eastAsia="MS PMincho" w:hAnsi="Verdana"/>
          <w:sz w:val="20"/>
          <w:szCs w:val="20"/>
        </w:rPr>
        <w:t>d</w:t>
      </w:r>
      <w:r w:rsidRPr="005326CB">
        <w:rPr>
          <w:rFonts w:ascii="Verdana" w:eastAsia="MS PMincho" w:hAnsi="Verdana"/>
          <w:spacing w:val="31"/>
          <w:sz w:val="20"/>
          <w:szCs w:val="20"/>
        </w:rPr>
        <w:t xml:space="preserve"> </w:t>
      </w:r>
      <w:r w:rsidRPr="005326CB">
        <w:rPr>
          <w:rFonts w:ascii="Verdana" w:eastAsia="MS PMincho" w:hAnsi="Verdana"/>
          <w:spacing w:val="2"/>
          <w:sz w:val="20"/>
          <w:szCs w:val="20"/>
        </w:rPr>
        <w:t>suppl</w:t>
      </w:r>
      <w:r w:rsidRPr="005326CB">
        <w:rPr>
          <w:rFonts w:ascii="Verdana" w:eastAsia="MS PMincho" w:hAnsi="Verdana"/>
          <w:sz w:val="20"/>
          <w:szCs w:val="20"/>
        </w:rPr>
        <w:t>y</w:t>
      </w:r>
      <w:r w:rsidRPr="005326CB">
        <w:rPr>
          <w:rFonts w:ascii="Verdana" w:eastAsia="MS PMincho" w:hAnsi="Verdana"/>
          <w:spacing w:val="18"/>
          <w:sz w:val="20"/>
          <w:szCs w:val="20"/>
        </w:rPr>
        <w:t xml:space="preserve"> </w:t>
      </w:r>
      <w:r w:rsidRPr="005326CB">
        <w:rPr>
          <w:rFonts w:ascii="Verdana" w:eastAsia="MS PMincho" w:hAnsi="Verdana"/>
          <w:spacing w:val="2"/>
          <w:sz w:val="20"/>
          <w:szCs w:val="20"/>
        </w:rPr>
        <w:t>p</w:t>
      </w:r>
      <w:r w:rsidRPr="005326CB">
        <w:rPr>
          <w:rFonts w:ascii="Verdana" w:eastAsia="MS PMincho" w:hAnsi="Verdana"/>
          <w:spacing w:val="-1"/>
          <w:sz w:val="20"/>
          <w:szCs w:val="20"/>
        </w:rPr>
        <w:t>r</w:t>
      </w:r>
      <w:r w:rsidRPr="005326CB">
        <w:rPr>
          <w:rFonts w:ascii="Verdana" w:eastAsia="MS PMincho" w:hAnsi="Verdana"/>
          <w:spacing w:val="2"/>
          <w:sz w:val="20"/>
          <w:szCs w:val="20"/>
        </w:rPr>
        <w:t>ospe</w:t>
      </w:r>
      <w:r w:rsidRPr="005326CB">
        <w:rPr>
          <w:rFonts w:ascii="Verdana" w:eastAsia="MS PMincho" w:hAnsi="Verdana"/>
          <w:spacing w:val="3"/>
          <w:sz w:val="20"/>
          <w:szCs w:val="20"/>
        </w:rPr>
        <w:t>c</w:t>
      </w:r>
      <w:r w:rsidRPr="005326CB">
        <w:rPr>
          <w:rFonts w:ascii="Verdana" w:eastAsia="MS PMincho" w:hAnsi="Verdana"/>
          <w:spacing w:val="2"/>
          <w:sz w:val="20"/>
          <w:szCs w:val="20"/>
        </w:rPr>
        <w:t>t</w:t>
      </w:r>
      <w:r w:rsidRPr="005326CB">
        <w:rPr>
          <w:rFonts w:ascii="Verdana" w:eastAsia="MS PMincho" w:hAnsi="Verdana"/>
          <w:sz w:val="20"/>
          <w:szCs w:val="20"/>
        </w:rPr>
        <w:t>i</w:t>
      </w:r>
      <w:r w:rsidRPr="005326CB">
        <w:rPr>
          <w:rFonts w:ascii="Verdana" w:eastAsia="MS PMincho" w:hAnsi="Verdana"/>
          <w:spacing w:val="-2"/>
          <w:sz w:val="20"/>
          <w:szCs w:val="20"/>
        </w:rPr>
        <w:t>v</w:t>
      </w:r>
      <w:r w:rsidRPr="005326CB">
        <w:rPr>
          <w:rFonts w:ascii="Verdana" w:eastAsia="MS PMincho" w:hAnsi="Verdana"/>
          <w:sz w:val="20"/>
          <w:szCs w:val="20"/>
        </w:rPr>
        <w:t>e</w:t>
      </w:r>
      <w:r w:rsidRPr="005326CB">
        <w:rPr>
          <w:rFonts w:ascii="Verdana" w:eastAsia="MS PMincho" w:hAnsi="Verdana"/>
          <w:spacing w:val="9"/>
          <w:sz w:val="20"/>
          <w:szCs w:val="20"/>
        </w:rPr>
        <w:t xml:space="preserve"> </w:t>
      </w:r>
      <w:r w:rsidRPr="005326CB">
        <w:rPr>
          <w:rFonts w:ascii="Verdana" w:eastAsia="MS PMincho" w:hAnsi="Verdana"/>
          <w:spacing w:val="2"/>
          <w:sz w:val="20"/>
          <w:szCs w:val="20"/>
        </w:rPr>
        <w:t>sellers</w:t>
      </w:r>
      <w:r w:rsidRPr="005326CB">
        <w:rPr>
          <w:rFonts w:ascii="Verdana" w:eastAsia="MS PMincho" w:hAnsi="Verdana"/>
          <w:spacing w:val="-1"/>
          <w:sz w:val="20"/>
          <w:szCs w:val="20"/>
        </w:rPr>
        <w:t xml:space="preserve"> </w:t>
      </w:r>
      <w:r w:rsidRPr="005326CB">
        <w:rPr>
          <w:rFonts w:ascii="Verdana" w:eastAsia="MS PMincho" w:hAnsi="Verdana"/>
          <w:spacing w:val="2"/>
          <w:sz w:val="20"/>
          <w:szCs w:val="20"/>
        </w:rPr>
        <w:t>o</w:t>
      </w:r>
      <w:r w:rsidRPr="005326CB">
        <w:rPr>
          <w:rFonts w:ascii="Verdana" w:eastAsia="MS PMincho" w:hAnsi="Verdana"/>
          <w:sz w:val="20"/>
          <w:szCs w:val="20"/>
        </w:rPr>
        <w:t>r</w:t>
      </w:r>
      <w:r w:rsidRPr="005326CB">
        <w:rPr>
          <w:rFonts w:ascii="Verdana" w:eastAsia="MS PMincho" w:hAnsi="Verdana"/>
          <w:spacing w:val="28"/>
          <w:sz w:val="20"/>
          <w:szCs w:val="20"/>
        </w:rPr>
        <w:t xml:space="preserve"> </w:t>
      </w:r>
      <w:r w:rsidRPr="005326CB">
        <w:rPr>
          <w:rFonts w:ascii="Verdana" w:eastAsia="MS PMincho" w:hAnsi="Verdana"/>
          <w:spacing w:val="2"/>
          <w:sz w:val="20"/>
          <w:szCs w:val="20"/>
        </w:rPr>
        <w:t>thei</w:t>
      </w:r>
      <w:r w:rsidRPr="005326CB">
        <w:rPr>
          <w:rFonts w:ascii="Verdana" w:eastAsia="MS PMincho" w:hAnsi="Verdana"/>
          <w:sz w:val="20"/>
          <w:szCs w:val="20"/>
        </w:rPr>
        <w:t>r</w:t>
      </w:r>
      <w:r w:rsidRPr="005326CB">
        <w:rPr>
          <w:rFonts w:ascii="Verdana" w:eastAsia="MS PMincho" w:hAnsi="Verdana"/>
          <w:spacing w:val="31"/>
          <w:sz w:val="20"/>
          <w:szCs w:val="20"/>
        </w:rPr>
        <w:t xml:space="preserve"> </w:t>
      </w:r>
      <w:r w:rsidRPr="005326CB">
        <w:rPr>
          <w:rFonts w:ascii="Verdana" w:eastAsia="MS PMincho" w:hAnsi="Verdana"/>
          <w:spacing w:val="-1"/>
          <w:sz w:val="20"/>
          <w:szCs w:val="20"/>
        </w:rPr>
        <w:t>r</w:t>
      </w:r>
      <w:r w:rsidRPr="005326CB">
        <w:rPr>
          <w:rFonts w:ascii="Verdana" w:eastAsia="MS PMincho" w:hAnsi="Verdana"/>
          <w:spacing w:val="2"/>
          <w:sz w:val="20"/>
          <w:szCs w:val="20"/>
        </w:rPr>
        <w:t>ep</w:t>
      </w:r>
      <w:r w:rsidRPr="005326CB">
        <w:rPr>
          <w:rFonts w:ascii="Verdana" w:eastAsia="MS PMincho" w:hAnsi="Verdana"/>
          <w:spacing w:val="-1"/>
          <w:sz w:val="20"/>
          <w:szCs w:val="20"/>
        </w:rPr>
        <w:t>r</w:t>
      </w:r>
      <w:r w:rsidRPr="005326CB">
        <w:rPr>
          <w:rFonts w:ascii="Verdana" w:eastAsia="MS PMincho" w:hAnsi="Verdana"/>
          <w:spacing w:val="2"/>
          <w:sz w:val="20"/>
          <w:szCs w:val="20"/>
        </w:rPr>
        <w:t>esentat</w:t>
      </w:r>
      <w:r w:rsidRPr="005326CB">
        <w:rPr>
          <w:rFonts w:ascii="Verdana" w:eastAsia="MS PMincho" w:hAnsi="Verdana"/>
          <w:sz w:val="20"/>
          <w:szCs w:val="20"/>
        </w:rPr>
        <w:t>i</w:t>
      </w:r>
      <w:r w:rsidRPr="005326CB">
        <w:rPr>
          <w:rFonts w:ascii="Verdana" w:eastAsia="MS PMincho" w:hAnsi="Verdana"/>
          <w:spacing w:val="-2"/>
          <w:sz w:val="20"/>
          <w:szCs w:val="20"/>
        </w:rPr>
        <w:t>v</w:t>
      </w:r>
      <w:r w:rsidRPr="005326CB">
        <w:rPr>
          <w:rFonts w:ascii="Verdana" w:eastAsia="MS PMincho" w:hAnsi="Verdana"/>
          <w:spacing w:val="2"/>
          <w:sz w:val="20"/>
          <w:szCs w:val="20"/>
        </w:rPr>
        <w:t>es</w:t>
      </w:r>
      <w:r w:rsidRPr="005326CB">
        <w:rPr>
          <w:rFonts w:ascii="Verdana" w:eastAsia="MS PMincho" w:hAnsi="Verdana"/>
          <w:spacing w:val="13"/>
          <w:sz w:val="20"/>
          <w:szCs w:val="20"/>
        </w:rPr>
        <w:t xml:space="preserve"> </w:t>
      </w:r>
      <w:r w:rsidRPr="005326CB">
        <w:rPr>
          <w:rFonts w:ascii="Verdana" w:eastAsia="MS PMincho" w:hAnsi="Verdana"/>
          <w:spacing w:val="6"/>
          <w:sz w:val="20"/>
          <w:szCs w:val="20"/>
        </w:rPr>
        <w:t>w</w:t>
      </w:r>
      <w:r w:rsidRPr="005326CB">
        <w:rPr>
          <w:rFonts w:ascii="Verdana" w:eastAsia="MS PMincho" w:hAnsi="Verdana"/>
          <w:spacing w:val="2"/>
          <w:sz w:val="20"/>
          <w:szCs w:val="20"/>
        </w:rPr>
        <w:t>ith</w:t>
      </w:r>
      <w:r w:rsidRPr="005326CB">
        <w:rPr>
          <w:rFonts w:ascii="Verdana" w:eastAsia="MS PMincho" w:hAnsi="Verdana"/>
          <w:sz w:val="20"/>
          <w:szCs w:val="20"/>
        </w:rPr>
        <w:t xml:space="preserve"> </w:t>
      </w:r>
      <w:r w:rsidRPr="005326CB">
        <w:rPr>
          <w:rFonts w:ascii="Verdana" w:eastAsia="MS PMincho" w:hAnsi="Verdana"/>
          <w:spacing w:val="2"/>
          <w:w w:val="102"/>
          <w:sz w:val="20"/>
          <w:szCs w:val="20"/>
        </w:rPr>
        <w:t>info</w:t>
      </w:r>
      <w:r w:rsidRPr="005326CB">
        <w:rPr>
          <w:rFonts w:ascii="Verdana" w:eastAsia="MS PMincho" w:hAnsi="Verdana"/>
          <w:spacing w:val="4"/>
          <w:w w:val="102"/>
          <w:sz w:val="20"/>
          <w:szCs w:val="20"/>
        </w:rPr>
        <w:t>r</w:t>
      </w:r>
      <w:r w:rsidRPr="005326CB">
        <w:rPr>
          <w:rFonts w:ascii="Verdana" w:eastAsia="MS PMincho" w:hAnsi="Verdana"/>
          <w:spacing w:val="2"/>
          <w:w w:val="104"/>
          <w:sz w:val="20"/>
          <w:szCs w:val="20"/>
        </w:rPr>
        <w:t>matio</w:t>
      </w:r>
      <w:r w:rsidRPr="005326CB">
        <w:rPr>
          <w:rFonts w:ascii="Verdana" w:eastAsia="MS PMincho" w:hAnsi="Verdana"/>
          <w:w w:val="104"/>
          <w:sz w:val="20"/>
          <w:szCs w:val="20"/>
        </w:rPr>
        <w:t>n</w:t>
      </w:r>
      <w:r w:rsidRPr="005326CB">
        <w:rPr>
          <w:rFonts w:ascii="Verdana" w:eastAsia="MS PMincho" w:hAnsi="Verdana"/>
          <w:spacing w:val="25"/>
          <w:sz w:val="20"/>
          <w:szCs w:val="20"/>
        </w:rPr>
        <w:t xml:space="preserve"> </w:t>
      </w:r>
      <w:r w:rsidRPr="005326CB">
        <w:rPr>
          <w:rFonts w:ascii="Verdana" w:eastAsia="MS PMincho" w:hAnsi="Verdana"/>
          <w:spacing w:val="2"/>
          <w:sz w:val="20"/>
          <w:szCs w:val="20"/>
        </w:rPr>
        <w:t>abou</w:t>
      </w:r>
      <w:r w:rsidRPr="005326CB">
        <w:rPr>
          <w:rFonts w:ascii="Verdana" w:eastAsia="MS PMincho" w:hAnsi="Verdana"/>
          <w:sz w:val="20"/>
          <w:szCs w:val="20"/>
        </w:rPr>
        <w:t>t</w:t>
      </w:r>
      <w:r w:rsidRPr="005326CB">
        <w:rPr>
          <w:rFonts w:ascii="Verdana" w:eastAsia="MS PMincho" w:hAnsi="Verdana"/>
          <w:spacing w:val="41"/>
          <w:sz w:val="20"/>
          <w:szCs w:val="20"/>
        </w:rPr>
        <w:t xml:space="preserve"> </w:t>
      </w: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30"/>
          <w:sz w:val="20"/>
          <w:szCs w:val="20"/>
        </w:rPr>
        <w:t xml:space="preserve"> </w:t>
      </w:r>
      <w:r w:rsidRPr="005326CB">
        <w:rPr>
          <w:rFonts w:ascii="Verdana" w:eastAsia="MS PMincho" w:hAnsi="Verdana"/>
          <w:spacing w:val="2"/>
          <w:sz w:val="20"/>
          <w:szCs w:val="20"/>
        </w:rPr>
        <w:t>p</w:t>
      </w:r>
      <w:r w:rsidRPr="005326CB">
        <w:rPr>
          <w:rFonts w:ascii="Verdana" w:eastAsia="MS PMincho" w:hAnsi="Verdana"/>
          <w:spacing w:val="-1"/>
          <w:sz w:val="20"/>
          <w:szCs w:val="20"/>
        </w:rPr>
        <w:t>r</w:t>
      </w:r>
      <w:r w:rsidRPr="005326CB">
        <w:rPr>
          <w:rFonts w:ascii="Verdana" w:eastAsia="MS PMincho" w:hAnsi="Verdana"/>
          <w:spacing w:val="2"/>
          <w:sz w:val="20"/>
          <w:szCs w:val="20"/>
        </w:rPr>
        <w:t>emise</w:t>
      </w:r>
      <w:r w:rsidRPr="005326CB">
        <w:rPr>
          <w:rFonts w:ascii="Verdana" w:eastAsia="MS PMincho" w:hAnsi="Verdana"/>
          <w:sz w:val="20"/>
          <w:szCs w:val="20"/>
        </w:rPr>
        <w:t>s</w:t>
      </w:r>
      <w:r w:rsidRPr="005326CB">
        <w:rPr>
          <w:rFonts w:ascii="Verdana" w:eastAsia="MS PMincho" w:hAnsi="Verdana"/>
          <w:spacing w:val="18"/>
          <w:sz w:val="20"/>
          <w:szCs w:val="20"/>
        </w:rPr>
        <w:t xml:space="preserve"> </w:t>
      </w:r>
      <w:r w:rsidRPr="005326CB">
        <w:rPr>
          <w:rFonts w:ascii="Verdana" w:eastAsia="MS PMincho" w:hAnsi="Verdana"/>
          <w:spacing w:val="2"/>
          <w:sz w:val="20"/>
          <w:szCs w:val="20"/>
        </w:rPr>
        <w:t>tha</w:t>
      </w:r>
      <w:r w:rsidRPr="005326CB">
        <w:rPr>
          <w:rFonts w:ascii="Verdana" w:eastAsia="MS PMincho" w:hAnsi="Verdana"/>
          <w:sz w:val="20"/>
          <w:szCs w:val="20"/>
        </w:rPr>
        <w:t>t</w:t>
      </w:r>
      <w:r w:rsidRPr="005326CB">
        <w:rPr>
          <w:rFonts w:ascii="Verdana" w:eastAsia="MS PMincho" w:hAnsi="Verdana"/>
          <w:spacing w:val="40"/>
          <w:sz w:val="20"/>
          <w:szCs w:val="20"/>
        </w:rPr>
        <w:t xml:space="preserve"> </w:t>
      </w:r>
      <w:r w:rsidRPr="005326CB">
        <w:rPr>
          <w:rFonts w:ascii="Verdana" w:eastAsia="MS PMincho" w:hAnsi="Verdana"/>
          <w:spacing w:val="-2"/>
          <w:sz w:val="20"/>
          <w:szCs w:val="20"/>
        </w:rPr>
        <w:t>y</w:t>
      </w:r>
      <w:r w:rsidRPr="005326CB">
        <w:rPr>
          <w:rFonts w:ascii="Verdana" w:eastAsia="MS PMincho" w:hAnsi="Verdana"/>
          <w:spacing w:val="2"/>
          <w:sz w:val="20"/>
          <w:szCs w:val="20"/>
        </w:rPr>
        <w:t>o</w:t>
      </w:r>
      <w:r w:rsidRPr="005326CB">
        <w:rPr>
          <w:rFonts w:ascii="Verdana" w:eastAsia="MS PMincho" w:hAnsi="Verdana"/>
          <w:sz w:val="20"/>
          <w:szCs w:val="20"/>
        </w:rPr>
        <w:t>u</w:t>
      </w:r>
      <w:r w:rsidRPr="005326CB">
        <w:rPr>
          <w:rFonts w:ascii="Verdana" w:eastAsia="MS PMincho" w:hAnsi="Verdana"/>
          <w:spacing w:val="19"/>
          <w:sz w:val="20"/>
          <w:szCs w:val="20"/>
        </w:rPr>
        <w:t xml:space="preserve"> </w:t>
      </w:r>
      <w:r w:rsidRPr="005326CB">
        <w:rPr>
          <w:rFonts w:ascii="Verdana" w:eastAsia="MS PMincho" w:hAnsi="Verdana"/>
          <w:spacing w:val="2"/>
          <w:sz w:val="20"/>
          <w:szCs w:val="20"/>
        </w:rPr>
        <w:t>manag</w:t>
      </w:r>
      <w:r w:rsidRPr="005326CB">
        <w:rPr>
          <w:rFonts w:ascii="Verdana" w:eastAsia="MS PMincho" w:hAnsi="Verdana"/>
          <w:sz w:val="20"/>
          <w:szCs w:val="20"/>
        </w:rPr>
        <w:t>e</w:t>
      </w:r>
      <w:r w:rsidRPr="005326CB">
        <w:rPr>
          <w:rFonts w:ascii="Verdana" w:eastAsia="MS PMincho" w:hAnsi="Verdana"/>
          <w:spacing w:val="25"/>
          <w:sz w:val="20"/>
          <w:szCs w:val="20"/>
        </w:rPr>
        <w:t xml:space="preserve"> </w:t>
      </w:r>
      <w:r w:rsidRPr="005326CB">
        <w:rPr>
          <w:rFonts w:ascii="Verdana" w:eastAsia="MS PMincho" w:hAnsi="Verdana"/>
          <w:sz w:val="20"/>
          <w:szCs w:val="20"/>
        </w:rPr>
        <w:t>to</w:t>
      </w:r>
      <w:r w:rsidRPr="005326CB">
        <w:rPr>
          <w:rFonts w:ascii="Verdana" w:eastAsia="MS PMincho" w:hAnsi="Verdana"/>
          <w:spacing w:val="34"/>
          <w:sz w:val="20"/>
          <w:szCs w:val="20"/>
        </w:rPr>
        <w:t xml:space="preserve"> </w:t>
      </w:r>
      <w:r w:rsidRPr="005326CB">
        <w:rPr>
          <w:rFonts w:ascii="Verdana" w:eastAsia="MS PMincho" w:hAnsi="Verdana"/>
          <w:spacing w:val="2"/>
          <w:sz w:val="20"/>
          <w:szCs w:val="20"/>
        </w:rPr>
        <w:t>satisf</w:t>
      </w:r>
      <w:r w:rsidRPr="005326CB">
        <w:rPr>
          <w:rFonts w:ascii="Verdana" w:eastAsia="MS PMincho" w:hAnsi="Verdana"/>
          <w:sz w:val="20"/>
          <w:szCs w:val="20"/>
        </w:rPr>
        <w:t xml:space="preserve">y </w:t>
      </w: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30"/>
          <w:sz w:val="20"/>
          <w:szCs w:val="20"/>
        </w:rPr>
        <w:t xml:space="preserve"> </w:t>
      </w:r>
      <w:r w:rsidRPr="005326CB">
        <w:rPr>
          <w:rFonts w:ascii="Verdana" w:eastAsia="MS PMincho" w:hAnsi="Verdana"/>
          <w:spacing w:val="2"/>
          <w:sz w:val="20"/>
          <w:szCs w:val="20"/>
        </w:rPr>
        <w:t>p</w:t>
      </w:r>
      <w:r w:rsidRPr="005326CB">
        <w:rPr>
          <w:rFonts w:ascii="Verdana" w:eastAsia="MS PMincho" w:hAnsi="Verdana"/>
          <w:spacing w:val="-1"/>
          <w:sz w:val="20"/>
          <w:szCs w:val="20"/>
        </w:rPr>
        <w:t>r</w:t>
      </w:r>
      <w:r w:rsidRPr="005326CB">
        <w:rPr>
          <w:rFonts w:ascii="Verdana" w:eastAsia="MS PMincho" w:hAnsi="Verdana"/>
          <w:spacing w:val="2"/>
          <w:sz w:val="20"/>
          <w:szCs w:val="20"/>
        </w:rPr>
        <w:t>e-</w:t>
      </w:r>
      <w:r w:rsidRPr="005326CB">
        <w:rPr>
          <w:rFonts w:ascii="Verdana" w:eastAsia="MS PMincho" w:hAnsi="Verdana"/>
          <w:spacing w:val="-2"/>
          <w:sz w:val="20"/>
          <w:szCs w:val="20"/>
        </w:rPr>
        <w:t>c</w:t>
      </w:r>
      <w:r w:rsidRPr="005326CB">
        <w:rPr>
          <w:rFonts w:ascii="Verdana" w:eastAsia="MS PMincho" w:hAnsi="Verdana"/>
          <w:sz w:val="20"/>
          <w:szCs w:val="20"/>
        </w:rPr>
        <w:t>o</w:t>
      </w:r>
      <w:r w:rsidRPr="005326CB">
        <w:rPr>
          <w:rFonts w:ascii="Verdana" w:eastAsia="MS PMincho" w:hAnsi="Verdana"/>
          <w:spacing w:val="1"/>
          <w:sz w:val="20"/>
          <w:szCs w:val="20"/>
        </w:rPr>
        <w:t>n</w:t>
      </w:r>
      <w:r w:rsidRPr="005326CB">
        <w:rPr>
          <w:rFonts w:ascii="Verdana" w:eastAsia="MS PMincho" w:hAnsi="Verdana"/>
          <w:spacing w:val="3"/>
          <w:sz w:val="20"/>
          <w:szCs w:val="20"/>
        </w:rPr>
        <w:t>tr</w:t>
      </w:r>
      <w:r w:rsidRPr="005326CB">
        <w:rPr>
          <w:rFonts w:ascii="Verdana" w:eastAsia="MS PMincho" w:hAnsi="Verdana"/>
          <w:spacing w:val="2"/>
          <w:sz w:val="20"/>
          <w:szCs w:val="20"/>
        </w:rPr>
        <w:t>a</w:t>
      </w:r>
      <w:r w:rsidRPr="005326CB">
        <w:rPr>
          <w:rFonts w:ascii="Verdana" w:eastAsia="MS PMincho" w:hAnsi="Verdana"/>
          <w:spacing w:val="1"/>
          <w:sz w:val="20"/>
          <w:szCs w:val="20"/>
        </w:rPr>
        <w:t>c</w:t>
      </w:r>
      <w:r w:rsidRPr="005326CB">
        <w:rPr>
          <w:rFonts w:ascii="Verdana" w:eastAsia="MS PMincho" w:hAnsi="Verdana"/>
          <w:sz w:val="20"/>
          <w:szCs w:val="20"/>
        </w:rPr>
        <w:t>t</w:t>
      </w:r>
      <w:r w:rsidRPr="005326CB">
        <w:rPr>
          <w:rFonts w:ascii="Verdana" w:eastAsia="MS PMincho" w:hAnsi="Verdana"/>
          <w:spacing w:val="16"/>
          <w:sz w:val="20"/>
          <w:szCs w:val="20"/>
        </w:rPr>
        <w:t xml:space="preserve"> </w:t>
      </w:r>
      <w:r w:rsidRPr="005326CB">
        <w:rPr>
          <w:rFonts w:ascii="Verdana" w:eastAsia="MS PMincho" w:hAnsi="Verdana"/>
          <w:spacing w:val="1"/>
          <w:sz w:val="20"/>
          <w:szCs w:val="20"/>
        </w:rPr>
        <w:t>enqui</w:t>
      </w:r>
      <w:r w:rsidRPr="005326CB">
        <w:rPr>
          <w:rFonts w:ascii="Verdana" w:eastAsia="MS PMincho" w:hAnsi="Verdana"/>
          <w:spacing w:val="4"/>
          <w:sz w:val="20"/>
          <w:szCs w:val="20"/>
        </w:rPr>
        <w:t>r</w:t>
      </w:r>
      <w:r w:rsidRPr="005326CB">
        <w:rPr>
          <w:rFonts w:ascii="Verdana" w:eastAsia="MS PMincho" w:hAnsi="Verdana"/>
          <w:spacing w:val="1"/>
          <w:sz w:val="20"/>
          <w:szCs w:val="20"/>
        </w:rPr>
        <w:t>ie</w:t>
      </w:r>
      <w:r w:rsidRPr="005326CB">
        <w:rPr>
          <w:rFonts w:ascii="Verdana" w:eastAsia="MS PMincho" w:hAnsi="Verdana"/>
          <w:sz w:val="20"/>
          <w:szCs w:val="20"/>
        </w:rPr>
        <w:t>s</w:t>
      </w:r>
      <w:r w:rsidRPr="005326CB">
        <w:rPr>
          <w:rFonts w:ascii="Verdana" w:eastAsia="MS PMincho" w:hAnsi="Verdana"/>
          <w:spacing w:val="13"/>
          <w:sz w:val="20"/>
          <w:szCs w:val="20"/>
        </w:rPr>
        <w:t xml:space="preserve"> </w:t>
      </w:r>
      <w:r w:rsidRPr="005326CB">
        <w:rPr>
          <w:rFonts w:ascii="Verdana" w:eastAsia="MS PMincho" w:hAnsi="Verdana"/>
          <w:spacing w:val="1"/>
          <w:sz w:val="20"/>
          <w:szCs w:val="20"/>
        </w:rPr>
        <w:t>an</w:t>
      </w:r>
      <w:r w:rsidRPr="005326CB">
        <w:rPr>
          <w:rFonts w:ascii="Verdana" w:eastAsia="MS PMincho" w:hAnsi="Verdana"/>
          <w:sz w:val="20"/>
          <w:szCs w:val="20"/>
        </w:rPr>
        <w:t>d</w:t>
      </w:r>
      <w:r w:rsidRPr="005326CB">
        <w:rPr>
          <w:rFonts w:ascii="Verdana" w:eastAsia="MS PMincho" w:hAnsi="Verdana"/>
          <w:spacing w:val="18"/>
          <w:sz w:val="20"/>
          <w:szCs w:val="20"/>
        </w:rPr>
        <w:t xml:space="preserve"> </w:t>
      </w:r>
      <w:r w:rsidRPr="005326CB">
        <w:rPr>
          <w:rFonts w:ascii="Verdana" w:eastAsia="MS PMincho" w:hAnsi="Verdana"/>
          <w:spacing w:val="1"/>
          <w:sz w:val="20"/>
          <w:szCs w:val="20"/>
        </w:rPr>
        <w:t>a</w:t>
      </w:r>
      <w:r w:rsidRPr="005326CB">
        <w:rPr>
          <w:rFonts w:ascii="Verdana" w:eastAsia="MS PMincho" w:hAnsi="Verdana"/>
          <w:spacing w:val="-4"/>
          <w:sz w:val="20"/>
          <w:szCs w:val="20"/>
        </w:rPr>
        <w:t>n</w:t>
      </w:r>
      <w:r w:rsidRPr="005326CB">
        <w:rPr>
          <w:rFonts w:ascii="Verdana" w:eastAsia="MS PMincho" w:hAnsi="Verdana"/>
          <w:sz w:val="20"/>
          <w:szCs w:val="20"/>
        </w:rPr>
        <w:t>y</w:t>
      </w:r>
      <w:r w:rsidRPr="005326CB">
        <w:rPr>
          <w:rFonts w:ascii="Verdana" w:eastAsia="MS PMincho" w:hAnsi="Verdana"/>
          <w:spacing w:val="10"/>
          <w:sz w:val="20"/>
          <w:szCs w:val="20"/>
        </w:rPr>
        <w:t xml:space="preserve"> </w:t>
      </w:r>
      <w:r w:rsidRPr="005326CB">
        <w:rPr>
          <w:rFonts w:ascii="Verdana" w:eastAsia="MS PMincho" w:hAnsi="Verdana"/>
          <w:spacing w:val="1"/>
          <w:sz w:val="20"/>
          <w:szCs w:val="20"/>
        </w:rPr>
        <w:t>othe</w:t>
      </w:r>
      <w:r w:rsidRPr="005326CB">
        <w:rPr>
          <w:rFonts w:ascii="Verdana" w:eastAsia="MS PMincho" w:hAnsi="Verdana"/>
          <w:sz w:val="20"/>
          <w:szCs w:val="20"/>
        </w:rPr>
        <w:t>r</w:t>
      </w:r>
      <w:r w:rsidRPr="005326CB">
        <w:rPr>
          <w:rFonts w:ascii="Verdana" w:eastAsia="MS PMincho" w:hAnsi="Verdana"/>
          <w:spacing w:val="24"/>
          <w:sz w:val="20"/>
          <w:szCs w:val="20"/>
        </w:rPr>
        <w:t xml:space="preserve"> </w:t>
      </w:r>
      <w:r w:rsidRPr="005326CB">
        <w:rPr>
          <w:rFonts w:ascii="Verdana" w:eastAsia="MS PMincho" w:hAnsi="Verdana"/>
          <w:spacing w:val="-1"/>
          <w:sz w:val="20"/>
          <w:szCs w:val="20"/>
        </w:rPr>
        <w:t>r</w:t>
      </w:r>
      <w:r w:rsidRPr="005326CB">
        <w:rPr>
          <w:rFonts w:ascii="Verdana" w:eastAsia="MS PMincho" w:hAnsi="Verdana"/>
          <w:spacing w:val="1"/>
          <w:sz w:val="20"/>
          <w:szCs w:val="20"/>
        </w:rPr>
        <w:t>easonabl</w:t>
      </w:r>
      <w:r w:rsidRPr="005326CB">
        <w:rPr>
          <w:rFonts w:ascii="Verdana" w:eastAsia="MS PMincho" w:hAnsi="Verdana"/>
          <w:sz w:val="20"/>
          <w:szCs w:val="20"/>
        </w:rPr>
        <w:t>e</w:t>
      </w:r>
      <w:r w:rsidRPr="005326CB">
        <w:rPr>
          <w:rFonts w:ascii="Verdana" w:eastAsia="MS PMincho" w:hAnsi="Verdana"/>
          <w:spacing w:val="5"/>
          <w:sz w:val="20"/>
          <w:szCs w:val="20"/>
        </w:rPr>
        <w:t xml:space="preserve"> </w:t>
      </w:r>
      <w:r w:rsidRPr="005326CB">
        <w:rPr>
          <w:rFonts w:ascii="Verdana" w:eastAsia="MS PMincho" w:hAnsi="Verdana"/>
          <w:spacing w:val="1"/>
          <w:sz w:val="20"/>
          <w:szCs w:val="20"/>
        </w:rPr>
        <w:t>enqui</w:t>
      </w:r>
      <w:r w:rsidRPr="005326CB">
        <w:rPr>
          <w:rFonts w:ascii="Verdana" w:eastAsia="MS PMincho" w:hAnsi="Verdana"/>
          <w:spacing w:val="4"/>
          <w:sz w:val="20"/>
          <w:szCs w:val="20"/>
        </w:rPr>
        <w:t>r</w:t>
      </w:r>
      <w:r w:rsidRPr="005326CB">
        <w:rPr>
          <w:rFonts w:ascii="Verdana" w:eastAsia="MS PMincho" w:hAnsi="Verdana"/>
          <w:spacing w:val="1"/>
          <w:sz w:val="20"/>
          <w:szCs w:val="20"/>
        </w:rPr>
        <w:t>ie</w:t>
      </w:r>
      <w:r w:rsidRPr="005326CB">
        <w:rPr>
          <w:rFonts w:ascii="Verdana" w:eastAsia="MS PMincho" w:hAnsi="Verdana"/>
          <w:sz w:val="20"/>
          <w:szCs w:val="20"/>
        </w:rPr>
        <w:t>s</w:t>
      </w:r>
      <w:r w:rsidRPr="005326CB">
        <w:rPr>
          <w:rFonts w:ascii="Verdana" w:eastAsia="MS PMincho" w:hAnsi="Verdana"/>
          <w:spacing w:val="13"/>
          <w:sz w:val="20"/>
          <w:szCs w:val="20"/>
        </w:rPr>
        <w:t xml:space="preserve"> </w:t>
      </w:r>
      <w:r w:rsidRPr="005326CB">
        <w:rPr>
          <w:rFonts w:ascii="Verdana" w:eastAsia="MS PMincho" w:hAnsi="Verdana"/>
          <w:spacing w:val="1"/>
          <w:sz w:val="20"/>
          <w:szCs w:val="20"/>
        </w:rPr>
        <w:t>th</w:t>
      </w:r>
      <w:r w:rsidRPr="005326CB">
        <w:rPr>
          <w:rFonts w:ascii="Verdana" w:eastAsia="MS PMincho" w:hAnsi="Verdana"/>
          <w:spacing w:val="3"/>
          <w:sz w:val="20"/>
          <w:szCs w:val="20"/>
        </w:rPr>
        <w:t>e</w:t>
      </w:r>
      <w:r w:rsidRPr="005326CB">
        <w:rPr>
          <w:rFonts w:ascii="Verdana" w:eastAsia="MS PMincho" w:hAnsi="Verdana"/>
          <w:sz w:val="20"/>
          <w:szCs w:val="20"/>
        </w:rPr>
        <w:t>y</w:t>
      </w:r>
      <w:r w:rsidRPr="005326CB">
        <w:rPr>
          <w:rFonts w:ascii="Verdana" w:eastAsia="MS PMincho" w:hAnsi="Verdana"/>
          <w:spacing w:val="4"/>
          <w:sz w:val="20"/>
          <w:szCs w:val="20"/>
        </w:rPr>
        <w:t xml:space="preserve"> </w:t>
      </w:r>
      <w:r w:rsidRPr="005326CB">
        <w:rPr>
          <w:rFonts w:ascii="Verdana" w:eastAsia="MS PMincho" w:hAnsi="Verdana"/>
          <w:spacing w:val="1"/>
          <w:sz w:val="20"/>
          <w:szCs w:val="20"/>
        </w:rPr>
        <w:t>m</w:t>
      </w:r>
      <w:r w:rsidRPr="005326CB">
        <w:rPr>
          <w:rFonts w:ascii="Verdana" w:eastAsia="MS PMincho" w:hAnsi="Verdana"/>
          <w:spacing w:val="-3"/>
          <w:sz w:val="20"/>
          <w:szCs w:val="20"/>
        </w:rPr>
        <w:t>a</w:t>
      </w:r>
      <w:r w:rsidRPr="005326CB">
        <w:rPr>
          <w:rFonts w:ascii="Verdana" w:eastAsia="MS PMincho" w:hAnsi="Verdana"/>
          <w:sz w:val="20"/>
          <w:szCs w:val="20"/>
        </w:rPr>
        <w:t>y</w:t>
      </w:r>
      <w:r w:rsidRPr="005326CB">
        <w:rPr>
          <w:rFonts w:ascii="Verdana" w:eastAsia="MS PMincho" w:hAnsi="Verdana"/>
          <w:spacing w:val="4"/>
          <w:sz w:val="20"/>
          <w:szCs w:val="20"/>
        </w:rPr>
        <w:t xml:space="preserve"> </w:t>
      </w:r>
      <w:r w:rsidRPr="005326CB">
        <w:rPr>
          <w:rFonts w:ascii="Verdana" w:eastAsia="MS PMincho" w:hAnsi="Verdana"/>
          <w:spacing w:val="1"/>
          <w:sz w:val="20"/>
          <w:szCs w:val="20"/>
        </w:rPr>
        <w:t>h</w:t>
      </w:r>
      <w:r w:rsidRPr="005326CB">
        <w:rPr>
          <w:rFonts w:ascii="Verdana" w:eastAsia="MS PMincho" w:hAnsi="Verdana"/>
          <w:spacing w:val="-3"/>
          <w:sz w:val="20"/>
          <w:szCs w:val="20"/>
        </w:rPr>
        <w:t>a</w:t>
      </w:r>
      <w:r w:rsidRPr="005326CB">
        <w:rPr>
          <w:rFonts w:ascii="Verdana" w:eastAsia="MS PMincho" w:hAnsi="Verdana"/>
          <w:spacing w:val="-2"/>
          <w:sz w:val="20"/>
          <w:szCs w:val="20"/>
        </w:rPr>
        <w:t>v</w:t>
      </w:r>
      <w:r w:rsidRPr="005326CB">
        <w:rPr>
          <w:rFonts w:ascii="Verdana" w:eastAsia="MS PMincho" w:hAnsi="Verdana"/>
          <w:spacing w:val="1"/>
          <w:sz w:val="20"/>
          <w:szCs w:val="20"/>
        </w:rPr>
        <w:t>e</w:t>
      </w:r>
      <w:r w:rsidRPr="005326CB">
        <w:rPr>
          <w:rFonts w:ascii="Verdana" w:eastAsia="MS PMincho" w:hAnsi="Verdana"/>
          <w:sz w:val="20"/>
          <w:szCs w:val="20"/>
        </w:rPr>
        <w:t>.</w:t>
      </w:r>
      <w:r w:rsidRPr="005326CB">
        <w:rPr>
          <w:rFonts w:ascii="Verdana" w:eastAsia="MS PMincho" w:hAnsi="Verdana"/>
          <w:spacing w:val="-14"/>
          <w:sz w:val="20"/>
          <w:szCs w:val="20"/>
        </w:rPr>
        <w:t xml:space="preserve"> </w:t>
      </w:r>
      <w:r w:rsidRPr="005326CB">
        <w:rPr>
          <w:rFonts w:ascii="Verdana" w:eastAsia="MS PMincho" w:hAnsi="Verdana"/>
          <w:sz w:val="20"/>
          <w:szCs w:val="20"/>
        </w:rPr>
        <w:t>The</w:t>
      </w:r>
      <w:r w:rsidRPr="005326CB">
        <w:rPr>
          <w:rFonts w:ascii="Verdana" w:eastAsia="MS PMincho" w:hAnsi="Verdana"/>
          <w:spacing w:val="2"/>
          <w:sz w:val="20"/>
          <w:szCs w:val="20"/>
        </w:rPr>
        <w:t xml:space="preserve"> </w:t>
      </w:r>
      <w:r w:rsidRPr="005326CB">
        <w:rPr>
          <w:rFonts w:ascii="Verdana" w:eastAsia="MS PMincho" w:hAnsi="Verdana"/>
          <w:sz w:val="20"/>
          <w:szCs w:val="20"/>
        </w:rPr>
        <w:t>info</w:t>
      </w:r>
      <w:r w:rsidRPr="005326CB">
        <w:rPr>
          <w:rFonts w:ascii="Verdana" w:eastAsia="MS PMincho" w:hAnsi="Verdana"/>
          <w:spacing w:val="2"/>
          <w:sz w:val="20"/>
          <w:szCs w:val="20"/>
        </w:rPr>
        <w:t>r</w:t>
      </w:r>
      <w:r w:rsidRPr="005326CB">
        <w:rPr>
          <w:rFonts w:ascii="Verdana" w:eastAsia="MS PMincho" w:hAnsi="Verdana"/>
          <w:sz w:val="20"/>
          <w:szCs w:val="20"/>
        </w:rPr>
        <w:t>mation</w:t>
      </w:r>
      <w:r w:rsidRPr="005326CB">
        <w:rPr>
          <w:rFonts w:ascii="Verdana" w:eastAsia="MS PMincho" w:hAnsi="Verdana"/>
          <w:spacing w:val="31"/>
          <w:sz w:val="20"/>
          <w:szCs w:val="20"/>
        </w:rPr>
        <w:t xml:space="preserve"> </w:t>
      </w:r>
      <w:r w:rsidRPr="005326CB">
        <w:rPr>
          <w:rFonts w:ascii="Verdana" w:eastAsia="MS PMincho" w:hAnsi="Verdana"/>
          <w:sz w:val="20"/>
          <w:szCs w:val="20"/>
        </w:rPr>
        <w:t>sou</w:t>
      </w:r>
      <w:r w:rsidRPr="005326CB">
        <w:rPr>
          <w:rFonts w:ascii="Verdana" w:eastAsia="MS PMincho" w:hAnsi="Verdana"/>
          <w:spacing w:val="3"/>
          <w:sz w:val="20"/>
          <w:szCs w:val="20"/>
        </w:rPr>
        <w:t>g</w:t>
      </w:r>
      <w:r w:rsidRPr="005326CB">
        <w:rPr>
          <w:rFonts w:ascii="Verdana" w:eastAsia="MS PMincho" w:hAnsi="Verdana"/>
          <w:sz w:val="20"/>
          <w:szCs w:val="20"/>
        </w:rPr>
        <w:t>ht</w:t>
      </w:r>
      <w:r w:rsidRPr="005326CB">
        <w:rPr>
          <w:rFonts w:ascii="Verdana" w:eastAsia="MS PMincho" w:hAnsi="Verdana"/>
          <w:spacing w:val="9"/>
          <w:sz w:val="20"/>
          <w:szCs w:val="20"/>
        </w:rPr>
        <w:t xml:space="preserve"> </w:t>
      </w:r>
      <w:r w:rsidRPr="005326CB">
        <w:rPr>
          <w:rFonts w:ascii="Verdana" w:eastAsia="MS PMincho" w:hAnsi="Verdana"/>
          <w:sz w:val="20"/>
          <w:szCs w:val="20"/>
        </w:rPr>
        <w:t>m</w:t>
      </w:r>
      <w:r w:rsidRPr="005326CB">
        <w:rPr>
          <w:rFonts w:ascii="Verdana" w:eastAsia="MS PMincho" w:hAnsi="Verdana"/>
          <w:spacing w:val="-4"/>
          <w:sz w:val="20"/>
          <w:szCs w:val="20"/>
        </w:rPr>
        <w:t>a</w:t>
      </w:r>
      <w:r w:rsidRPr="005326CB">
        <w:rPr>
          <w:rFonts w:ascii="Verdana" w:eastAsia="MS PMincho" w:hAnsi="Verdana"/>
          <w:sz w:val="20"/>
          <w:szCs w:val="20"/>
        </w:rPr>
        <w:t>y</w:t>
      </w:r>
      <w:r w:rsidRPr="005326CB">
        <w:rPr>
          <w:rFonts w:ascii="Verdana" w:eastAsia="MS PMincho" w:hAnsi="Verdana"/>
          <w:spacing w:val="-4"/>
          <w:sz w:val="20"/>
          <w:szCs w:val="20"/>
        </w:rPr>
        <w:t xml:space="preserve"> </w:t>
      </w:r>
      <w:r w:rsidRPr="005326CB">
        <w:rPr>
          <w:rFonts w:ascii="Verdana" w:eastAsia="MS PMincho" w:hAnsi="Verdana"/>
          <w:w w:val="95"/>
          <w:sz w:val="20"/>
          <w:szCs w:val="20"/>
        </w:rPr>
        <w:t>va</w:t>
      </w:r>
      <w:r w:rsidRPr="005326CB">
        <w:rPr>
          <w:rFonts w:ascii="Verdana" w:eastAsia="MS PMincho" w:hAnsi="Verdana"/>
          <w:spacing w:val="6"/>
          <w:w w:val="95"/>
          <w:sz w:val="20"/>
          <w:szCs w:val="20"/>
        </w:rPr>
        <w:t>r</w:t>
      </w:r>
      <w:r w:rsidRPr="005326CB">
        <w:rPr>
          <w:rFonts w:ascii="Verdana" w:eastAsia="MS PMincho" w:hAnsi="Verdana"/>
          <w:spacing w:val="-14"/>
          <w:w w:val="95"/>
          <w:sz w:val="20"/>
          <w:szCs w:val="20"/>
        </w:rPr>
        <w:t>y</w:t>
      </w:r>
      <w:r w:rsidRPr="005326CB">
        <w:rPr>
          <w:rFonts w:ascii="Verdana" w:eastAsia="MS PMincho" w:hAnsi="Verdana"/>
          <w:w w:val="95"/>
          <w:sz w:val="20"/>
          <w:szCs w:val="20"/>
        </w:rPr>
        <w:t>,</w:t>
      </w:r>
      <w:r w:rsidRPr="005326CB">
        <w:rPr>
          <w:rFonts w:ascii="Verdana" w:eastAsia="MS PMincho" w:hAnsi="Verdana"/>
          <w:spacing w:val="1"/>
          <w:w w:val="95"/>
          <w:sz w:val="20"/>
          <w:szCs w:val="20"/>
        </w:rPr>
        <w:t xml:space="preserve"> </w:t>
      </w:r>
      <w:r w:rsidRPr="005326CB">
        <w:rPr>
          <w:rFonts w:ascii="Verdana" w:eastAsia="MS PMincho" w:hAnsi="Verdana"/>
          <w:sz w:val="20"/>
          <w:szCs w:val="20"/>
        </w:rPr>
        <w:t>but</w:t>
      </w:r>
      <w:r w:rsidRPr="005326CB">
        <w:rPr>
          <w:rFonts w:ascii="Verdana" w:eastAsia="MS PMincho" w:hAnsi="Verdana"/>
          <w:spacing w:val="17"/>
          <w:sz w:val="20"/>
          <w:szCs w:val="20"/>
        </w:rPr>
        <w:t xml:space="preserve"> </w:t>
      </w:r>
      <w:r w:rsidRPr="005326CB">
        <w:rPr>
          <w:rFonts w:ascii="Verdana" w:eastAsia="MS PMincho" w:hAnsi="Verdana"/>
          <w:w w:val="104"/>
          <w:sz w:val="20"/>
          <w:szCs w:val="20"/>
        </w:rPr>
        <w:t>in</w:t>
      </w:r>
      <w:r w:rsidRPr="005326CB">
        <w:rPr>
          <w:rFonts w:ascii="Verdana" w:eastAsia="MS PMincho" w:hAnsi="Verdana"/>
          <w:spacing w:val="2"/>
          <w:sz w:val="20"/>
          <w:szCs w:val="20"/>
        </w:rPr>
        <w:t xml:space="preserve"> </w:t>
      </w:r>
      <w:r w:rsidRPr="005326CB">
        <w:rPr>
          <w:rFonts w:ascii="Verdana" w:eastAsia="MS PMincho" w:hAnsi="Verdana"/>
          <w:sz w:val="20"/>
          <w:szCs w:val="20"/>
        </w:rPr>
        <w:t>most</w:t>
      </w:r>
      <w:r w:rsidRPr="005326CB">
        <w:rPr>
          <w:rFonts w:ascii="Verdana" w:eastAsia="MS PMincho" w:hAnsi="Verdana"/>
          <w:spacing w:val="14"/>
          <w:sz w:val="20"/>
          <w:szCs w:val="20"/>
        </w:rPr>
        <w:t xml:space="preserve"> </w:t>
      </w:r>
      <w:r w:rsidRPr="005326CB">
        <w:rPr>
          <w:rFonts w:ascii="Verdana" w:eastAsia="MS PMincho" w:hAnsi="Verdana"/>
          <w:w w:val="94"/>
          <w:sz w:val="20"/>
          <w:szCs w:val="20"/>
        </w:rPr>
        <w:t>cases</w:t>
      </w:r>
      <w:r w:rsidRPr="005326CB">
        <w:rPr>
          <w:rFonts w:ascii="Verdana" w:eastAsia="MS PMincho" w:hAnsi="Verdana"/>
          <w:spacing w:val="5"/>
          <w:w w:val="94"/>
          <w:sz w:val="20"/>
          <w:szCs w:val="20"/>
        </w:rPr>
        <w:t xml:space="preserve"> </w:t>
      </w:r>
      <w:r w:rsidRPr="005326CB">
        <w:rPr>
          <w:rFonts w:ascii="Verdana" w:eastAsia="MS PMincho" w:hAnsi="Verdana"/>
          <w:sz w:val="20"/>
          <w:szCs w:val="20"/>
        </w:rPr>
        <w:t>is</w:t>
      </w:r>
      <w:r w:rsidRPr="005326CB">
        <w:rPr>
          <w:rFonts w:ascii="Verdana" w:eastAsia="MS PMincho" w:hAnsi="Verdana"/>
          <w:spacing w:val="-7"/>
          <w:sz w:val="20"/>
          <w:szCs w:val="20"/>
        </w:rPr>
        <w:t xml:space="preserve"> </w:t>
      </w:r>
      <w:r w:rsidRPr="005326CB">
        <w:rPr>
          <w:rFonts w:ascii="Verdana" w:eastAsia="MS PMincho" w:hAnsi="Verdana"/>
          <w:w w:val="93"/>
          <w:sz w:val="20"/>
          <w:szCs w:val="20"/>
        </w:rPr>
        <w:t>li</w:t>
      </w:r>
      <w:r w:rsidRPr="005326CB">
        <w:rPr>
          <w:rFonts w:ascii="Verdana" w:eastAsia="MS PMincho" w:hAnsi="Verdana"/>
          <w:spacing w:val="-4"/>
          <w:w w:val="93"/>
          <w:sz w:val="20"/>
          <w:szCs w:val="20"/>
        </w:rPr>
        <w:t>k</w:t>
      </w:r>
      <w:r w:rsidRPr="005326CB">
        <w:rPr>
          <w:rFonts w:ascii="Verdana" w:eastAsia="MS PMincho" w:hAnsi="Verdana"/>
          <w:w w:val="93"/>
          <w:sz w:val="20"/>
          <w:szCs w:val="20"/>
        </w:rPr>
        <w:t>ely</w:t>
      </w:r>
      <w:r w:rsidRPr="005326CB">
        <w:rPr>
          <w:rFonts w:ascii="Verdana" w:eastAsia="MS PMincho" w:hAnsi="Verdana"/>
          <w:spacing w:val="9"/>
          <w:w w:val="93"/>
          <w:sz w:val="20"/>
          <w:szCs w:val="20"/>
        </w:rPr>
        <w:t xml:space="preserve"> </w:t>
      </w:r>
      <w:r w:rsidRPr="005326CB">
        <w:rPr>
          <w:rFonts w:ascii="Verdana" w:eastAsia="MS PMincho" w:hAnsi="Verdana"/>
          <w:spacing w:val="-2"/>
          <w:sz w:val="20"/>
          <w:szCs w:val="20"/>
        </w:rPr>
        <w:t>t</w:t>
      </w:r>
      <w:r w:rsidRPr="005326CB">
        <w:rPr>
          <w:rFonts w:ascii="Verdana" w:eastAsia="MS PMincho" w:hAnsi="Verdana"/>
          <w:sz w:val="20"/>
          <w:szCs w:val="20"/>
        </w:rPr>
        <w:t>o</w:t>
      </w:r>
      <w:r w:rsidRPr="005326CB">
        <w:rPr>
          <w:rFonts w:ascii="Verdana" w:eastAsia="MS PMincho" w:hAnsi="Verdana"/>
          <w:spacing w:val="11"/>
          <w:sz w:val="20"/>
          <w:szCs w:val="20"/>
        </w:rPr>
        <w:t xml:space="preserve"> </w:t>
      </w:r>
      <w:r w:rsidRPr="005326CB">
        <w:rPr>
          <w:rFonts w:ascii="Verdana" w:eastAsia="MS PMincho" w:hAnsi="Verdana"/>
          <w:sz w:val="20"/>
          <w:szCs w:val="20"/>
        </w:rPr>
        <w:t>be of</w:t>
      </w:r>
      <w:r w:rsidRPr="005326CB">
        <w:rPr>
          <w:rFonts w:ascii="Verdana" w:eastAsia="MS PMincho" w:hAnsi="Verdana"/>
          <w:spacing w:val="4"/>
          <w:sz w:val="20"/>
          <w:szCs w:val="20"/>
        </w:rPr>
        <w:t xml:space="preserve"> </w:t>
      </w:r>
      <w:r w:rsidRPr="005326CB">
        <w:rPr>
          <w:rFonts w:ascii="Verdana" w:eastAsia="MS PMincho" w:hAnsi="Verdana"/>
          <w:sz w:val="20"/>
          <w:szCs w:val="20"/>
        </w:rPr>
        <w:t>a</w:t>
      </w:r>
      <w:r w:rsidR="009B0001" w:rsidRPr="005326CB">
        <w:rPr>
          <w:rFonts w:ascii="Verdana" w:eastAsia="MS PMincho" w:hAnsi="Verdana"/>
          <w:sz w:val="20"/>
          <w:szCs w:val="20"/>
        </w:rPr>
        <w:t xml:space="preserve"> </w:t>
      </w:r>
      <w:r w:rsidRPr="005326CB">
        <w:rPr>
          <w:rFonts w:ascii="Verdana" w:eastAsia="MS PMincho" w:hAnsi="Verdana"/>
          <w:spacing w:val="-5"/>
          <w:w w:val="73"/>
          <w:sz w:val="20"/>
          <w:szCs w:val="20"/>
        </w:rPr>
        <w:t>‘</w:t>
      </w:r>
      <w:r w:rsidRPr="005326CB">
        <w:rPr>
          <w:rFonts w:ascii="Verdana" w:eastAsia="MS PMincho" w:hAnsi="Verdana"/>
          <w:w w:val="91"/>
          <w:sz w:val="20"/>
          <w:szCs w:val="20"/>
        </w:rPr>
        <w:t>s</w:t>
      </w:r>
      <w:r w:rsidRPr="005326CB">
        <w:rPr>
          <w:rFonts w:ascii="Verdana" w:eastAsia="MS PMincho" w:hAnsi="Verdana"/>
          <w:w w:val="105"/>
          <w:sz w:val="20"/>
          <w:szCs w:val="20"/>
        </w:rPr>
        <w:t>tanda</w:t>
      </w:r>
      <w:r w:rsidRPr="005326CB">
        <w:rPr>
          <w:rFonts w:ascii="Verdana" w:eastAsia="MS PMincho" w:hAnsi="Verdana"/>
          <w:spacing w:val="-3"/>
          <w:w w:val="105"/>
          <w:sz w:val="20"/>
          <w:szCs w:val="20"/>
        </w:rPr>
        <w:t>r</w:t>
      </w:r>
      <w:r w:rsidRPr="005326CB">
        <w:rPr>
          <w:rFonts w:ascii="Verdana" w:eastAsia="MS PMincho" w:hAnsi="Verdana"/>
          <w:w w:val="92"/>
          <w:sz w:val="20"/>
          <w:szCs w:val="20"/>
        </w:rPr>
        <w:t>d’</w:t>
      </w:r>
      <w:r w:rsidRPr="005326CB">
        <w:rPr>
          <w:rFonts w:ascii="Verdana" w:eastAsia="MS PMincho" w:hAnsi="Verdana"/>
          <w:spacing w:val="-16"/>
          <w:sz w:val="20"/>
          <w:szCs w:val="20"/>
        </w:rPr>
        <w:t xml:space="preserve"> </w:t>
      </w:r>
      <w:r w:rsidRPr="005326CB">
        <w:rPr>
          <w:rFonts w:ascii="Verdana" w:eastAsia="MS PMincho" w:hAnsi="Verdana"/>
          <w:sz w:val="20"/>
          <w:szCs w:val="20"/>
        </w:rPr>
        <w:t>natu</w:t>
      </w:r>
      <w:r w:rsidRPr="005326CB">
        <w:rPr>
          <w:rFonts w:ascii="Verdana" w:eastAsia="MS PMincho" w:hAnsi="Verdana"/>
          <w:spacing w:val="-3"/>
          <w:sz w:val="20"/>
          <w:szCs w:val="20"/>
        </w:rPr>
        <w:t>r</w:t>
      </w:r>
      <w:r w:rsidRPr="005326CB">
        <w:rPr>
          <w:rFonts w:ascii="Verdana" w:eastAsia="MS PMincho" w:hAnsi="Verdana"/>
          <w:sz w:val="20"/>
          <w:szCs w:val="20"/>
        </w:rPr>
        <w:t>e</w:t>
      </w:r>
      <w:r w:rsidRPr="005326CB">
        <w:rPr>
          <w:rFonts w:ascii="Verdana" w:eastAsia="MS PMincho" w:hAnsi="Verdana"/>
          <w:spacing w:val="14"/>
          <w:sz w:val="20"/>
          <w:szCs w:val="20"/>
        </w:rPr>
        <w:t xml:space="preserve"> </w:t>
      </w:r>
      <w:r w:rsidRPr="005326CB">
        <w:rPr>
          <w:rFonts w:ascii="Verdana" w:eastAsia="MS PMincho" w:hAnsi="Verdana"/>
          <w:sz w:val="20"/>
          <w:szCs w:val="20"/>
        </w:rPr>
        <w:t>and</w:t>
      </w:r>
      <w:r w:rsidRPr="005326CB">
        <w:rPr>
          <w:rFonts w:ascii="Verdana" w:eastAsia="MS PMincho" w:hAnsi="Verdana"/>
          <w:spacing w:val="7"/>
          <w:sz w:val="20"/>
          <w:szCs w:val="20"/>
        </w:rPr>
        <w:t xml:space="preserve"> </w:t>
      </w:r>
      <w:r w:rsidRPr="005326CB">
        <w:rPr>
          <w:rFonts w:ascii="Verdana" w:eastAsia="MS PMincho" w:hAnsi="Verdana"/>
          <w:spacing w:val="-3"/>
          <w:sz w:val="20"/>
          <w:szCs w:val="20"/>
        </w:rPr>
        <w:t>c</w:t>
      </w:r>
      <w:r w:rsidRPr="005326CB">
        <w:rPr>
          <w:rFonts w:ascii="Verdana" w:eastAsia="MS PMincho" w:hAnsi="Verdana"/>
          <w:sz w:val="20"/>
          <w:szCs w:val="20"/>
        </w:rPr>
        <w:t>ould inc</w:t>
      </w:r>
      <w:r w:rsidRPr="005326CB">
        <w:rPr>
          <w:rFonts w:ascii="Verdana" w:eastAsia="MS PMincho" w:hAnsi="Verdana"/>
          <w:spacing w:val="-1"/>
          <w:sz w:val="20"/>
          <w:szCs w:val="20"/>
        </w:rPr>
        <w:t>l</w:t>
      </w:r>
      <w:r w:rsidRPr="005326CB">
        <w:rPr>
          <w:rFonts w:ascii="Verdana" w:eastAsia="MS PMincho" w:hAnsi="Verdana"/>
          <w:sz w:val="20"/>
          <w:szCs w:val="20"/>
        </w:rPr>
        <w:t>ude</w:t>
      </w:r>
      <w:r w:rsidRPr="005326CB">
        <w:rPr>
          <w:rFonts w:ascii="Verdana" w:eastAsia="MS PMincho" w:hAnsi="Verdana"/>
          <w:spacing w:val="-2"/>
          <w:sz w:val="20"/>
          <w:szCs w:val="20"/>
        </w:rPr>
        <w:t xml:space="preserve"> </w:t>
      </w:r>
      <w:r w:rsidRPr="005326CB">
        <w:rPr>
          <w:rFonts w:ascii="Verdana" w:eastAsia="MS PMincho" w:hAnsi="Verdana"/>
          <w:sz w:val="20"/>
          <w:szCs w:val="20"/>
        </w:rPr>
        <w:t>info</w:t>
      </w:r>
      <w:r w:rsidRPr="005326CB">
        <w:rPr>
          <w:rFonts w:ascii="Verdana" w:eastAsia="MS PMincho" w:hAnsi="Verdana"/>
          <w:spacing w:val="2"/>
          <w:sz w:val="20"/>
          <w:szCs w:val="20"/>
        </w:rPr>
        <w:t>r</w:t>
      </w:r>
      <w:r w:rsidRPr="005326CB">
        <w:rPr>
          <w:rFonts w:ascii="Verdana" w:eastAsia="MS PMincho" w:hAnsi="Verdana"/>
          <w:sz w:val="20"/>
          <w:szCs w:val="20"/>
        </w:rPr>
        <w:t>mation</w:t>
      </w:r>
      <w:r w:rsidRPr="005326CB">
        <w:rPr>
          <w:rFonts w:ascii="Verdana" w:eastAsia="MS PMincho" w:hAnsi="Verdana"/>
          <w:spacing w:val="24"/>
          <w:sz w:val="20"/>
          <w:szCs w:val="20"/>
        </w:rPr>
        <w:t xml:space="preserve"> </w:t>
      </w:r>
      <w:r w:rsidRPr="005326CB">
        <w:rPr>
          <w:rFonts w:ascii="Verdana" w:eastAsia="MS PMincho" w:hAnsi="Verdana"/>
          <w:w w:val="102"/>
          <w:sz w:val="20"/>
          <w:szCs w:val="20"/>
        </w:rPr>
        <w:t>about:</w:t>
      </w:r>
    </w:p>
    <w:p w14:paraId="37B5BB67" w14:textId="77777777" w:rsidR="00171FB9" w:rsidRDefault="00171FB9" w:rsidP="009B0001">
      <w:pPr>
        <w:widowControl w:val="0"/>
        <w:autoSpaceDE w:val="0"/>
        <w:autoSpaceDN w:val="0"/>
        <w:adjustRightInd w:val="0"/>
        <w:spacing w:line="243" w:lineRule="auto"/>
        <w:ind w:right="-40"/>
        <w:jc w:val="both"/>
        <w:rPr>
          <w:rFonts w:ascii="Verdana" w:eastAsia="MS PMincho" w:hAnsi="Verdana"/>
          <w:color w:val="000000"/>
          <w:sz w:val="20"/>
          <w:szCs w:val="20"/>
        </w:rPr>
      </w:pPr>
    </w:p>
    <w:p w14:paraId="51E340F3" w14:textId="77777777" w:rsidR="009B0001" w:rsidRDefault="009B0001" w:rsidP="00F00A67">
      <w:pPr>
        <w:pStyle w:val="ListParagraph"/>
        <w:widowControl w:val="0"/>
        <w:numPr>
          <w:ilvl w:val="0"/>
          <w:numId w:val="18"/>
        </w:numPr>
        <w:autoSpaceDE w:val="0"/>
        <w:autoSpaceDN w:val="0"/>
        <w:adjustRightInd w:val="0"/>
        <w:spacing w:line="243" w:lineRule="auto"/>
        <w:ind w:right="-40"/>
        <w:jc w:val="both"/>
        <w:rPr>
          <w:rFonts w:ascii="Verdana" w:eastAsia="MS PMincho" w:hAnsi="Verdana"/>
          <w:color w:val="000000"/>
          <w:sz w:val="20"/>
          <w:szCs w:val="20"/>
        </w:rPr>
      </w:pPr>
      <w:r>
        <w:rPr>
          <w:rFonts w:ascii="Verdana" w:eastAsia="MS PMincho" w:hAnsi="Verdana"/>
          <w:color w:val="000000"/>
          <w:sz w:val="20"/>
          <w:szCs w:val="20"/>
        </w:rPr>
        <w:t>landlord</w:t>
      </w:r>
    </w:p>
    <w:p w14:paraId="163F7EA6" w14:textId="77777777" w:rsidR="00702667" w:rsidRDefault="00702667" w:rsidP="00702667">
      <w:pPr>
        <w:pStyle w:val="ListParagraph"/>
        <w:widowControl w:val="0"/>
        <w:autoSpaceDE w:val="0"/>
        <w:autoSpaceDN w:val="0"/>
        <w:adjustRightInd w:val="0"/>
        <w:spacing w:line="243" w:lineRule="auto"/>
        <w:ind w:left="1440" w:right="-40"/>
        <w:jc w:val="both"/>
        <w:rPr>
          <w:rFonts w:ascii="Verdana" w:eastAsia="MS PMincho" w:hAnsi="Verdana"/>
          <w:color w:val="000000"/>
          <w:sz w:val="20"/>
          <w:szCs w:val="20"/>
        </w:rPr>
      </w:pPr>
    </w:p>
    <w:p w14:paraId="1CEA6E03" w14:textId="77777777" w:rsidR="009B0001" w:rsidRDefault="009B0001" w:rsidP="00F00A67">
      <w:pPr>
        <w:pStyle w:val="ListParagraph"/>
        <w:widowControl w:val="0"/>
        <w:numPr>
          <w:ilvl w:val="0"/>
          <w:numId w:val="18"/>
        </w:numPr>
        <w:autoSpaceDE w:val="0"/>
        <w:autoSpaceDN w:val="0"/>
        <w:adjustRightInd w:val="0"/>
        <w:spacing w:line="243" w:lineRule="auto"/>
        <w:ind w:right="-40"/>
        <w:jc w:val="both"/>
        <w:rPr>
          <w:rFonts w:ascii="Verdana" w:eastAsia="MS PMincho" w:hAnsi="Verdana"/>
          <w:color w:val="000000"/>
          <w:sz w:val="20"/>
          <w:szCs w:val="20"/>
        </w:rPr>
      </w:pPr>
      <w:r>
        <w:rPr>
          <w:rFonts w:ascii="Verdana" w:eastAsia="MS PMincho" w:hAnsi="Verdana"/>
          <w:color w:val="000000"/>
          <w:sz w:val="20"/>
          <w:szCs w:val="20"/>
        </w:rPr>
        <w:t>ownership of the block/estate</w:t>
      </w:r>
    </w:p>
    <w:p w14:paraId="688B3C68" w14:textId="77777777" w:rsidR="00702667" w:rsidRDefault="00702667" w:rsidP="00702667">
      <w:pPr>
        <w:pStyle w:val="ListParagraph"/>
        <w:widowControl w:val="0"/>
        <w:autoSpaceDE w:val="0"/>
        <w:autoSpaceDN w:val="0"/>
        <w:adjustRightInd w:val="0"/>
        <w:spacing w:line="243" w:lineRule="auto"/>
        <w:ind w:left="1440" w:right="-40"/>
        <w:jc w:val="both"/>
        <w:rPr>
          <w:rFonts w:ascii="Verdana" w:eastAsia="MS PMincho" w:hAnsi="Verdana"/>
          <w:color w:val="000000"/>
          <w:sz w:val="20"/>
          <w:szCs w:val="20"/>
        </w:rPr>
      </w:pPr>
    </w:p>
    <w:p w14:paraId="40996162" w14:textId="77777777" w:rsidR="009B0001" w:rsidRDefault="009B0001" w:rsidP="00F00A67">
      <w:pPr>
        <w:pStyle w:val="ListParagraph"/>
        <w:widowControl w:val="0"/>
        <w:numPr>
          <w:ilvl w:val="0"/>
          <w:numId w:val="18"/>
        </w:numPr>
        <w:autoSpaceDE w:val="0"/>
        <w:autoSpaceDN w:val="0"/>
        <w:adjustRightInd w:val="0"/>
        <w:spacing w:line="243" w:lineRule="auto"/>
        <w:ind w:right="-40"/>
        <w:jc w:val="both"/>
        <w:rPr>
          <w:rFonts w:ascii="Verdana" w:eastAsia="MS PMincho" w:hAnsi="Verdana"/>
          <w:color w:val="000000"/>
          <w:sz w:val="20"/>
          <w:szCs w:val="20"/>
        </w:rPr>
      </w:pPr>
      <w:r>
        <w:rPr>
          <w:rFonts w:ascii="Verdana" w:eastAsia="MS PMincho" w:hAnsi="Verdana"/>
          <w:color w:val="000000"/>
          <w:sz w:val="20"/>
          <w:szCs w:val="20"/>
        </w:rPr>
        <w:t>management</w:t>
      </w:r>
    </w:p>
    <w:p w14:paraId="5739D341" w14:textId="77777777" w:rsidR="00702667" w:rsidRDefault="00702667" w:rsidP="00702667">
      <w:pPr>
        <w:pStyle w:val="ListParagraph"/>
        <w:widowControl w:val="0"/>
        <w:autoSpaceDE w:val="0"/>
        <w:autoSpaceDN w:val="0"/>
        <w:adjustRightInd w:val="0"/>
        <w:spacing w:line="243" w:lineRule="auto"/>
        <w:ind w:left="1440" w:right="-40"/>
        <w:jc w:val="both"/>
        <w:rPr>
          <w:rFonts w:ascii="Verdana" w:eastAsia="MS PMincho" w:hAnsi="Verdana"/>
          <w:color w:val="000000"/>
          <w:sz w:val="20"/>
          <w:szCs w:val="20"/>
        </w:rPr>
      </w:pPr>
    </w:p>
    <w:p w14:paraId="606A389B" w14:textId="77777777" w:rsidR="009B0001" w:rsidRDefault="009B0001" w:rsidP="00F00A67">
      <w:pPr>
        <w:pStyle w:val="ListParagraph"/>
        <w:widowControl w:val="0"/>
        <w:numPr>
          <w:ilvl w:val="0"/>
          <w:numId w:val="18"/>
        </w:numPr>
        <w:autoSpaceDE w:val="0"/>
        <w:autoSpaceDN w:val="0"/>
        <w:adjustRightInd w:val="0"/>
        <w:spacing w:line="243" w:lineRule="auto"/>
        <w:ind w:right="-40"/>
        <w:jc w:val="both"/>
        <w:rPr>
          <w:rFonts w:ascii="Verdana" w:eastAsia="MS PMincho" w:hAnsi="Verdana"/>
          <w:color w:val="000000"/>
          <w:sz w:val="20"/>
          <w:szCs w:val="20"/>
        </w:rPr>
      </w:pPr>
      <w:r>
        <w:rPr>
          <w:rFonts w:ascii="Verdana" w:eastAsia="MS PMincho" w:hAnsi="Verdana"/>
          <w:color w:val="000000"/>
          <w:sz w:val="20"/>
          <w:szCs w:val="20"/>
        </w:rPr>
        <w:t>other formal/information arrangements affecting the property</w:t>
      </w:r>
    </w:p>
    <w:p w14:paraId="660A83E6" w14:textId="77777777" w:rsidR="00702667" w:rsidRDefault="00702667" w:rsidP="00702667">
      <w:pPr>
        <w:pStyle w:val="ListParagraph"/>
        <w:widowControl w:val="0"/>
        <w:autoSpaceDE w:val="0"/>
        <w:autoSpaceDN w:val="0"/>
        <w:adjustRightInd w:val="0"/>
        <w:spacing w:line="243" w:lineRule="auto"/>
        <w:ind w:left="1440" w:right="-40"/>
        <w:jc w:val="both"/>
        <w:rPr>
          <w:rFonts w:ascii="Verdana" w:eastAsia="MS PMincho" w:hAnsi="Verdana"/>
          <w:color w:val="000000"/>
          <w:sz w:val="20"/>
          <w:szCs w:val="20"/>
        </w:rPr>
      </w:pPr>
    </w:p>
    <w:p w14:paraId="3C72F67B" w14:textId="77777777" w:rsidR="009B0001" w:rsidRDefault="009B0001" w:rsidP="00F00A67">
      <w:pPr>
        <w:pStyle w:val="ListParagraph"/>
        <w:widowControl w:val="0"/>
        <w:numPr>
          <w:ilvl w:val="0"/>
          <w:numId w:val="18"/>
        </w:numPr>
        <w:autoSpaceDE w:val="0"/>
        <w:autoSpaceDN w:val="0"/>
        <w:adjustRightInd w:val="0"/>
        <w:spacing w:line="243" w:lineRule="auto"/>
        <w:ind w:right="-40"/>
        <w:jc w:val="both"/>
        <w:rPr>
          <w:rFonts w:ascii="Verdana" w:eastAsia="MS PMincho" w:hAnsi="Verdana"/>
          <w:color w:val="000000"/>
          <w:sz w:val="20"/>
          <w:szCs w:val="20"/>
        </w:rPr>
      </w:pPr>
      <w:r>
        <w:rPr>
          <w:rFonts w:ascii="Verdana" w:eastAsia="MS PMincho" w:hAnsi="Verdana"/>
          <w:color w:val="000000"/>
          <w:sz w:val="20"/>
          <w:szCs w:val="20"/>
        </w:rPr>
        <w:t>r</w:t>
      </w:r>
      <w:r w:rsidR="00702667">
        <w:rPr>
          <w:rFonts w:ascii="Verdana" w:eastAsia="MS PMincho" w:hAnsi="Verdana"/>
          <w:color w:val="000000"/>
          <w:sz w:val="20"/>
          <w:szCs w:val="20"/>
        </w:rPr>
        <w:t>esidents' a</w:t>
      </w:r>
      <w:r>
        <w:rPr>
          <w:rFonts w:ascii="Verdana" w:eastAsia="MS PMincho" w:hAnsi="Verdana"/>
          <w:color w:val="000000"/>
          <w:sz w:val="20"/>
          <w:szCs w:val="20"/>
        </w:rPr>
        <w:t>ssociations</w:t>
      </w:r>
    </w:p>
    <w:p w14:paraId="2166A40D" w14:textId="77777777" w:rsidR="00702667" w:rsidRDefault="00702667" w:rsidP="00702667">
      <w:pPr>
        <w:pStyle w:val="ListParagraph"/>
        <w:widowControl w:val="0"/>
        <w:autoSpaceDE w:val="0"/>
        <w:autoSpaceDN w:val="0"/>
        <w:adjustRightInd w:val="0"/>
        <w:spacing w:line="243" w:lineRule="auto"/>
        <w:ind w:left="1440" w:right="-40"/>
        <w:jc w:val="both"/>
        <w:rPr>
          <w:rFonts w:ascii="Verdana" w:eastAsia="MS PMincho" w:hAnsi="Verdana"/>
          <w:color w:val="000000"/>
          <w:sz w:val="20"/>
          <w:szCs w:val="20"/>
        </w:rPr>
      </w:pPr>
    </w:p>
    <w:p w14:paraId="79B0589E" w14:textId="77777777" w:rsidR="009B0001" w:rsidRDefault="009B0001" w:rsidP="00F00A67">
      <w:pPr>
        <w:pStyle w:val="ListParagraph"/>
        <w:widowControl w:val="0"/>
        <w:numPr>
          <w:ilvl w:val="0"/>
          <w:numId w:val="18"/>
        </w:numPr>
        <w:autoSpaceDE w:val="0"/>
        <w:autoSpaceDN w:val="0"/>
        <w:adjustRightInd w:val="0"/>
        <w:spacing w:line="243" w:lineRule="auto"/>
        <w:ind w:right="-40"/>
        <w:jc w:val="both"/>
        <w:rPr>
          <w:rFonts w:ascii="Verdana" w:eastAsia="MS PMincho" w:hAnsi="Verdana"/>
          <w:color w:val="000000"/>
          <w:sz w:val="20"/>
          <w:szCs w:val="20"/>
        </w:rPr>
      </w:pPr>
      <w:r>
        <w:rPr>
          <w:rFonts w:ascii="Verdana" w:eastAsia="MS PMincho" w:hAnsi="Verdana"/>
          <w:color w:val="000000"/>
          <w:sz w:val="20"/>
          <w:szCs w:val="20"/>
        </w:rPr>
        <w:t>ground rent</w:t>
      </w:r>
    </w:p>
    <w:p w14:paraId="7D4493B1" w14:textId="77777777" w:rsidR="00702667" w:rsidRDefault="00702667" w:rsidP="00702667">
      <w:pPr>
        <w:pStyle w:val="ListParagraph"/>
        <w:widowControl w:val="0"/>
        <w:autoSpaceDE w:val="0"/>
        <w:autoSpaceDN w:val="0"/>
        <w:adjustRightInd w:val="0"/>
        <w:spacing w:line="243" w:lineRule="auto"/>
        <w:ind w:left="1440" w:right="-40"/>
        <w:jc w:val="both"/>
        <w:rPr>
          <w:rFonts w:ascii="Verdana" w:eastAsia="MS PMincho" w:hAnsi="Verdana"/>
          <w:color w:val="000000"/>
          <w:sz w:val="20"/>
          <w:szCs w:val="20"/>
        </w:rPr>
      </w:pPr>
    </w:p>
    <w:p w14:paraId="4AE2D587" w14:textId="77777777" w:rsidR="00702667" w:rsidRPr="00036C13" w:rsidRDefault="009B0001" w:rsidP="00F00A67">
      <w:pPr>
        <w:pStyle w:val="ListParagraph"/>
        <w:widowControl w:val="0"/>
        <w:numPr>
          <w:ilvl w:val="0"/>
          <w:numId w:val="18"/>
        </w:numPr>
        <w:autoSpaceDE w:val="0"/>
        <w:autoSpaceDN w:val="0"/>
        <w:adjustRightInd w:val="0"/>
        <w:spacing w:line="243" w:lineRule="auto"/>
        <w:ind w:right="-40"/>
        <w:jc w:val="both"/>
        <w:rPr>
          <w:rFonts w:ascii="Verdana" w:eastAsia="MS PMincho" w:hAnsi="Verdana"/>
          <w:color w:val="000000"/>
          <w:sz w:val="20"/>
          <w:szCs w:val="20"/>
        </w:rPr>
      </w:pPr>
      <w:r>
        <w:rPr>
          <w:rFonts w:ascii="Verdana" w:eastAsia="MS PMincho" w:hAnsi="Verdana"/>
          <w:color w:val="000000"/>
          <w:sz w:val="20"/>
          <w:szCs w:val="20"/>
        </w:rPr>
        <w:t xml:space="preserve">service charges, sinking funds, major works (existing and </w:t>
      </w:r>
      <w:r w:rsidRPr="00036C13">
        <w:rPr>
          <w:rFonts w:ascii="Verdana" w:eastAsia="MS PMincho" w:hAnsi="Verdana"/>
          <w:color w:val="000000"/>
          <w:sz w:val="20"/>
          <w:szCs w:val="20"/>
        </w:rPr>
        <w:t xml:space="preserve">future plans including details of any </w:t>
      </w:r>
      <w:r w:rsidR="00702667" w:rsidRPr="00036C13">
        <w:rPr>
          <w:rFonts w:ascii="Verdana" w:eastAsia="MS PMincho" w:hAnsi="Verdana"/>
          <w:color w:val="000000"/>
          <w:sz w:val="20"/>
          <w:szCs w:val="20"/>
        </w:rPr>
        <w:t>long-term plans</w:t>
      </w:r>
      <w:r w:rsidRPr="00036C13">
        <w:rPr>
          <w:rFonts w:ascii="Verdana" w:eastAsia="MS PMincho" w:hAnsi="Verdana"/>
          <w:color w:val="000000"/>
          <w:sz w:val="20"/>
          <w:szCs w:val="20"/>
        </w:rPr>
        <w:t>)</w:t>
      </w:r>
      <w:r w:rsidR="00702667" w:rsidRPr="00036C13">
        <w:rPr>
          <w:rFonts w:ascii="Verdana" w:eastAsia="MS PMincho" w:hAnsi="Verdana"/>
          <w:color w:val="000000"/>
          <w:sz w:val="20"/>
          <w:szCs w:val="20"/>
        </w:rPr>
        <w:t xml:space="preserve"> and other maintenance related agreements</w:t>
      </w:r>
    </w:p>
    <w:p w14:paraId="7B2668FE" w14:textId="77777777" w:rsidR="00702667" w:rsidRDefault="00702667" w:rsidP="009B0001">
      <w:pPr>
        <w:pStyle w:val="ListParagraph"/>
        <w:widowControl w:val="0"/>
        <w:autoSpaceDE w:val="0"/>
        <w:autoSpaceDN w:val="0"/>
        <w:adjustRightInd w:val="0"/>
        <w:spacing w:line="243" w:lineRule="auto"/>
        <w:ind w:left="1440" w:right="-40"/>
        <w:jc w:val="both"/>
        <w:rPr>
          <w:rFonts w:ascii="Verdana" w:eastAsia="MS PMincho" w:hAnsi="Verdana"/>
          <w:color w:val="000000"/>
          <w:sz w:val="20"/>
          <w:szCs w:val="20"/>
        </w:rPr>
      </w:pPr>
    </w:p>
    <w:p w14:paraId="0B96C705" w14:textId="77777777" w:rsidR="009B0001" w:rsidRDefault="00702667" w:rsidP="00F00A67">
      <w:pPr>
        <w:pStyle w:val="ListParagraph"/>
        <w:widowControl w:val="0"/>
        <w:numPr>
          <w:ilvl w:val="0"/>
          <w:numId w:val="18"/>
        </w:numPr>
        <w:autoSpaceDE w:val="0"/>
        <w:autoSpaceDN w:val="0"/>
        <w:adjustRightInd w:val="0"/>
        <w:spacing w:line="243" w:lineRule="auto"/>
        <w:ind w:right="-40"/>
        <w:jc w:val="both"/>
        <w:rPr>
          <w:rFonts w:ascii="Verdana" w:eastAsia="MS PMincho" w:hAnsi="Verdana"/>
          <w:color w:val="000000"/>
          <w:sz w:val="20"/>
          <w:szCs w:val="20"/>
        </w:rPr>
      </w:pPr>
      <w:r>
        <w:rPr>
          <w:rFonts w:ascii="Verdana" w:eastAsia="MS PMincho" w:hAnsi="Verdana"/>
          <w:color w:val="000000"/>
          <w:sz w:val="20"/>
          <w:szCs w:val="20"/>
        </w:rPr>
        <w:t>insurance</w:t>
      </w:r>
    </w:p>
    <w:p w14:paraId="325DD047" w14:textId="77777777" w:rsidR="00702667" w:rsidRDefault="00702667" w:rsidP="00702667">
      <w:pPr>
        <w:pStyle w:val="ListParagraph"/>
        <w:widowControl w:val="0"/>
        <w:autoSpaceDE w:val="0"/>
        <w:autoSpaceDN w:val="0"/>
        <w:adjustRightInd w:val="0"/>
        <w:spacing w:line="243" w:lineRule="auto"/>
        <w:ind w:left="1440" w:right="-40"/>
        <w:jc w:val="both"/>
        <w:rPr>
          <w:rFonts w:ascii="Verdana" w:eastAsia="MS PMincho" w:hAnsi="Verdana"/>
          <w:color w:val="000000"/>
          <w:sz w:val="20"/>
          <w:szCs w:val="20"/>
        </w:rPr>
      </w:pPr>
    </w:p>
    <w:p w14:paraId="540BF5E1" w14:textId="77777777" w:rsidR="00702667" w:rsidRDefault="00702667" w:rsidP="00F00A67">
      <w:pPr>
        <w:pStyle w:val="ListParagraph"/>
        <w:widowControl w:val="0"/>
        <w:numPr>
          <w:ilvl w:val="0"/>
          <w:numId w:val="18"/>
        </w:numPr>
        <w:autoSpaceDE w:val="0"/>
        <w:autoSpaceDN w:val="0"/>
        <w:adjustRightInd w:val="0"/>
        <w:spacing w:line="243" w:lineRule="auto"/>
        <w:ind w:right="-40"/>
        <w:jc w:val="both"/>
        <w:rPr>
          <w:rFonts w:ascii="Verdana" w:eastAsia="MS PMincho" w:hAnsi="Verdana"/>
          <w:color w:val="000000"/>
          <w:sz w:val="20"/>
          <w:szCs w:val="20"/>
        </w:rPr>
      </w:pPr>
      <w:r>
        <w:rPr>
          <w:rFonts w:ascii="Verdana" w:eastAsia="MS PMincho" w:hAnsi="Verdana"/>
          <w:color w:val="000000"/>
          <w:sz w:val="20"/>
          <w:szCs w:val="20"/>
        </w:rPr>
        <w:t>disputes (including any FTT/LVT or court cases)</w:t>
      </w:r>
    </w:p>
    <w:p w14:paraId="69E49A84" w14:textId="77777777" w:rsidR="00702667" w:rsidRDefault="00702667" w:rsidP="00702667">
      <w:pPr>
        <w:pStyle w:val="ListParagraph"/>
        <w:widowControl w:val="0"/>
        <w:autoSpaceDE w:val="0"/>
        <w:autoSpaceDN w:val="0"/>
        <w:adjustRightInd w:val="0"/>
        <w:spacing w:line="243" w:lineRule="auto"/>
        <w:ind w:left="1440" w:right="-40"/>
        <w:jc w:val="both"/>
        <w:rPr>
          <w:rFonts w:ascii="Verdana" w:eastAsia="MS PMincho" w:hAnsi="Verdana"/>
          <w:color w:val="000000"/>
          <w:sz w:val="20"/>
          <w:szCs w:val="20"/>
        </w:rPr>
      </w:pPr>
    </w:p>
    <w:p w14:paraId="0208BBBC" w14:textId="77777777" w:rsidR="00702667" w:rsidRDefault="00702667" w:rsidP="00F00A67">
      <w:pPr>
        <w:pStyle w:val="ListParagraph"/>
        <w:widowControl w:val="0"/>
        <w:numPr>
          <w:ilvl w:val="0"/>
          <w:numId w:val="18"/>
        </w:numPr>
        <w:autoSpaceDE w:val="0"/>
        <w:autoSpaceDN w:val="0"/>
        <w:adjustRightInd w:val="0"/>
        <w:spacing w:line="243" w:lineRule="auto"/>
        <w:ind w:right="-40"/>
        <w:jc w:val="both"/>
        <w:rPr>
          <w:rFonts w:ascii="Verdana" w:eastAsia="MS PMincho" w:hAnsi="Verdana"/>
          <w:color w:val="000000"/>
          <w:sz w:val="20"/>
          <w:szCs w:val="20"/>
        </w:rPr>
      </w:pPr>
      <w:r>
        <w:rPr>
          <w:rFonts w:ascii="Verdana" w:eastAsia="MS PMincho" w:hAnsi="Verdana"/>
          <w:color w:val="000000"/>
          <w:sz w:val="20"/>
          <w:szCs w:val="20"/>
        </w:rPr>
        <w:t>complaints</w:t>
      </w:r>
    </w:p>
    <w:p w14:paraId="2416BF7D" w14:textId="77777777" w:rsidR="00702667" w:rsidRPr="00702667" w:rsidRDefault="00702667" w:rsidP="00702667">
      <w:pPr>
        <w:pStyle w:val="ListParagraph"/>
        <w:rPr>
          <w:rFonts w:ascii="Verdana" w:eastAsia="MS PMincho" w:hAnsi="Verdana"/>
          <w:color w:val="000000"/>
          <w:sz w:val="20"/>
          <w:szCs w:val="20"/>
        </w:rPr>
      </w:pPr>
    </w:p>
    <w:p w14:paraId="17BCEDFD" w14:textId="77777777" w:rsidR="00702667" w:rsidRDefault="00702667" w:rsidP="00F00A67">
      <w:pPr>
        <w:pStyle w:val="ListParagraph"/>
        <w:widowControl w:val="0"/>
        <w:numPr>
          <w:ilvl w:val="0"/>
          <w:numId w:val="18"/>
        </w:numPr>
        <w:autoSpaceDE w:val="0"/>
        <w:autoSpaceDN w:val="0"/>
        <w:adjustRightInd w:val="0"/>
        <w:spacing w:line="243" w:lineRule="auto"/>
        <w:ind w:right="-40"/>
        <w:jc w:val="both"/>
        <w:rPr>
          <w:rFonts w:ascii="Verdana" w:eastAsia="MS PMincho" w:hAnsi="Verdana"/>
          <w:color w:val="000000"/>
          <w:sz w:val="20"/>
          <w:szCs w:val="20"/>
        </w:rPr>
      </w:pPr>
      <w:r>
        <w:rPr>
          <w:rFonts w:ascii="Verdana" w:eastAsia="MS PMincho" w:hAnsi="Verdana"/>
          <w:color w:val="000000"/>
          <w:sz w:val="20"/>
          <w:szCs w:val="20"/>
        </w:rPr>
        <w:t>notices/consents</w:t>
      </w:r>
      <w:r w:rsidR="00036C13">
        <w:rPr>
          <w:rFonts w:ascii="Verdana" w:eastAsia="MS PMincho" w:hAnsi="Verdana"/>
          <w:color w:val="000000"/>
          <w:sz w:val="20"/>
          <w:szCs w:val="20"/>
        </w:rPr>
        <w:t>; and</w:t>
      </w:r>
    </w:p>
    <w:p w14:paraId="4602C9A4" w14:textId="77777777" w:rsidR="00702667" w:rsidRPr="00702667" w:rsidRDefault="00702667" w:rsidP="00702667">
      <w:pPr>
        <w:pStyle w:val="ListParagraph"/>
        <w:rPr>
          <w:rFonts w:ascii="Verdana" w:eastAsia="MS PMincho" w:hAnsi="Verdana"/>
          <w:color w:val="000000"/>
          <w:sz w:val="20"/>
          <w:szCs w:val="20"/>
        </w:rPr>
      </w:pPr>
    </w:p>
    <w:p w14:paraId="73FE8466" w14:textId="77777777" w:rsidR="00702667" w:rsidRDefault="00702667" w:rsidP="00F00A67">
      <w:pPr>
        <w:pStyle w:val="ListParagraph"/>
        <w:widowControl w:val="0"/>
        <w:numPr>
          <w:ilvl w:val="0"/>
          <w:numId w:val="18"/>
        </w:numPr>
        <w:autoSpaceDE w:val="0"/>
        <w:autoSpaceDN w:val="0"/>
        <w:adjustRightInd w:val="0"/>
        <w:spacing w:line="243" w:lineRule="auto"/>
        <w:ind w:right="-40"/>
        <w:jc w:val="both"/>
        <w:rPr>
          <w:rFonts w:ascii="Verdana" w:eastAsia="MS PMincho" w:hAnsi="Verdana"/>
          <w:color w:val="000000"/>
          <w:sz w:val="20"/>
          <w:szCs w:val="20"/>
        </w:rPr>
      </w:pPr>
      <w:r>
        <w:rPr>
          <w:rFonts w:ascii="Verdana" w:eastAsia="MS PMincho" w:hAnsi="Verdana"/>
          <w:color w:val="000000"/>
          <w:sz w:val="20"/>
          <w:szCs w:val="20"/>
        </w:rPr>
        <w:t>other general information that may be relevant</w:t>
      </w:r>
      <w:r w:rsidR="00036C13">
        <w:rPr>
          <w:rFonts w:ascii="Verdana" w:eastAsia="MS PMincho" w:hAnsi="Verdana"/>
          <w:color w:val="000000"/>
          <w:sz w:val="20"/>
          <w:szCs w:val="20"/>
        </w:rPr>
        <w:t>.</w:t>
      </w:r>
    </w:p>
    <w:p w14:paraId="062A2582" w14:textId="77777777" w:rsidR="00EC447E" w:rsidRPr="00AC0876" w:rsidRDefault="00EC447E" w:rsidP="00AC0876">
      <w:pPr>
        <w:widowControl w:val="0"/>
        <w:autoSpaceDE w:val="0"/>
        <w:autoSpaceDN w:val="0"/>
        <w:adjustRightInd w:val="0"/>
        <w:spacing w:line="243" w:lineRule="auto"/>
        <w:ind w:right="-40"/>
        <w:jc w:val="both"/>
        <w:rPr>
          <w:rFonts w:ascii="Verdana" w:eastAsia="MS PMincho" w:hAnsi="Verdana"/>
          <w:color w:val="000000"/>
          <w:sz w:val="20"/>
          <w:szCs w:val="20"/>
        </w:rPr>
      </w:pPr>
    </w:p>
    <w:p w14:paraId="19EDA7CC" w14:textId="4069EFD2" w:rsidR="00AC0876" w:rsidRDefault="004C4627" w:rsidP="00977DE5">
      <w:pPr>
        <w:rPr>
          <w:rFonts w:ascii="Verdana" w:eastAsia="MS PMincho" w:hAnsi="Verdana"/>
          <w:color w:val="000000"/>
          <w:sz w:val="20"/>
          <w:szCs w:val="20"/>
        </w:rPr>
      </w:pPr>
      <w:r>
        <w:rPr>
          <w:rFonts w:ascii="Verdana" w:eastAsia="MS PMincho" w:hAnsi="Verdana"/>
          <w:color w:val="000000"/>
          <w:sz w:val="20"/>
          <w:szCs w:val="20"/>
        </w:rPr>
        <w:t xml:space="preserve">You should provide the information within a reasonable timescale bearing in mind the transaction taking place and the potential effects of any delays. </w:t>
      </w:r>
      <w:r w:rsidR="00B56A0B" w:rsidRPr="00FB34B7">
        <w:rPr>
          <w:rFonts w:ascii="Verdana" w:eastAsia="MS PMincho" w:hAnsi="Verdana"/>
          <w:color w:val="000000"/>
          <w:sz w:val="20"/>
          <w:szCs w:val="20"/>
        </w:rPr>
        <w:t xml:space="preserve">A fee </w:t>
      </w:r>
      <w:r>
        <w:rPr>
          <w:rFonts w:ascii="Verdana" w:eastAsia="MS PMincho" w:hAnsi="Verdana"/>
          <w:color w:val="000000"/>
          <w:sz w:val="20"/>
          <w:szCs w:val="20"/>
        </w:rPr>
        <w:t xml:space="preserve">can </w:t>
      </w:r>
      <w:r w:rsidR="00B56A0B" w:rsidRPr="00FB34B7">
        <w:rPr>
          <w:rFonts w:ascii="Verdana" w:eastAsia="MS PMincho" w:hAnsi="Verdana"/>
          <w:color w:val="000000"/>
          <w:sz w:val="20"/>
          <w:szCs w:val="20"/>
        </w:rPr>
        <w:t xml:space="preserve">be </w:t>
      </w:r>
      <w:r>
        <w:rPr>
          <w:rFonts w:ascii="Verdana" w:eastAsia="MS PMincho" w:hAnsi="Verdana"/>
          <w:color w:val="000000"/>
          <w:sz w:val="20"/>
          <w:szCs w:val="20"/>
        </w:rPr>
        <w:t xml:space="preserve">charged </w:t>
      </w:r>
      <w:r w:rsidR="00B56A0B" w:rsidRPr="00FB34B7">
        <w:rPr>
          <w:rFonts w:ascii="Verdana" w:eastAsia="MS PMincho" w:hAnsi="Verdana"/>
          <w:color w:val="000000"/>
          <w:sz w:val="20"/>
          <w:szCs w:val="20"/>
        </w:rPr>
        <w:t>for this information</w:t>
      </w:r>
      <w:r w:rsidR="00D902B3">
        <w:rPr>
          <w:rFonts w:ascii="Verdana" w:eastAsia="MS PMincho" w:hAnsi="Verdana"/>
          <w:color w:val="000000"/>
          <w:sz w:val="20"/>
          <w:szCs w:val="20"/>
        </w:rPr>
        <w:t xml:space="preserve"> which should</w:t>
      </w:r>
      <w:r w:rsidR="007B52A1">
        <w:rPr>
          <w:rFonts w:ascii="Verdana" w:eastAsia="MS PMincho" w:hAnsi="Verdana"/>
          <w:color w:val="000000"/>
          <w:sz w:val="20"/>
          <w:szCs w:val="20"/>
        </w:rPr>
        <w:t xml:space="preserve"> be reasonable and</w:t>
      </w:r>
      <w:r w:rsidR="00D902B3">
        <w:rPr>
          <w:rFonts w:ascii="Verdana" w:eastAsia="MS PMincho" w:hAnsi="Verdana"/>
          <w:color w:val="000000"/>
          <w:sz w:val="20"/>
          <w:szCs w:val="20"/>
        </w:rPr>
        <w:t xml:space="preserve"> reflect the level of work carried out.</w:t>
      </w:r>
    </w:p>
    <w:p w14:paraId="4D4B0018" w14:textId="77777777" w:rsidR="00AC0876" w:rsidRDefault="00AC0876">
      <w:pPr>
        <w:jc w:val="center"/>
        <w:rPr>
          <w:rFonts w:ascii="Verdana" w:eastAsia="MS PMincho" w:hAnsi="Verdana"/>
          <w:color w:val="000000"/>
          <w:sz w:val="20"/>
          <w:szCs w:val="20"/>
        </w:rPr>
      </w:pPr>
      <w:r>
        <w:rPr>
          <w:rFonts w:ascii="Verdana" w:eastAsia="MS PMincho" w:hAnsi="Verdana"/>
          <w:color w:val="000000"/>
          <w:sz w:val="20"/>
          <w:szCs w:val="20"/>
        </w:rPr>
        <w:br w:type="page"/>
      </w:r>
    </w:p>
    <w:p w14:paraId="514F8165" w14:textId="77777777" w:rsidR="00220C25" w:rsidRPr="008A03B8" w:rsidRDefault="00500148" w:rsidP="00114E30">
      <w:pPr>
        <w:pStyle w:val="Heading1"/>
        <w:rPr>
          <w:rFonts w:eastAsia="MS PMincho"/>
          <w:sz w:val="20"/>
          <w:szCs w:val="20"/>
        </w:rPr>
      </w:pPr>
      <w:bookmarkStart w:id="318" w:name="_Toc415753300"/>
      <w:bookmarkStart w:id="319" w:name="_Toc443380631"/>
      <w:r>
        <w:rPr>
          <w:rFonts w:eastAsia="MS PMincho"/>
        </w:rPr>
        <w:t>Part 14</w:t>
      </w:r>
      <w:r>
        <w:rPr>
          <w:rFonts w:eastAsia="MS PMincho"/>
        </w:rPr>
        <w:tab/>
      </w:r>
      <w:r w:rsidR="00220C25">
        <w:rPr>
          <w:rFonts w:eastAsia="MS PMincho"/>
        </w:rPr>
        <w:t>Residents'/</w:t>
      </w:r>
      <w:r w:rsidR="00061684">
        <w:rPr>
          <w:rFonts w:eastAsia="MS PMincho"/>
        </w:rPr>
        <w:t>tenants' associations</w:t>
      </w:r>
      <w:bookmarkEnd w:id="318"/>
      <w:bookmarkEnd w:id="319"/>
    </w:p>
    <w:p w14:paraId="7223D003" w14:textId="77777777" w:rsidR="00CF6234" w:rsidRDefault="002407BE" w:rsidP="00114E30">
      <w:pPr>
        <w:pStyle w:val="Heading2"/>
        <w:rPr>
          <w:rFonts w:eastAsia="MS PMincho"/>
        </w:rPr>
      </w:pPr>
      <w:bookmarkStart w:id="320" w:name="_Toc415753301"/>
      <w:bookmarkStart w:id="321" w:name="_Toc443380632"/>
      <w:r>
        <w:rPr>
          <w:rFonts w:eastAsia="MS PMincho"/>
        </w:rPr>
        <w:t>14.1</w:t>
      </w:r>
      <w:r w:rsidR="00B75352">
        <w:rPr>
          <w:rFonts w:eastAsia="MS PMincho"/>
        </w:rPr>
        <w:tab/>
      </w:r>
      <w:r w:rsidR="00220C25" w:rsidRPr="00CF6234">
        <w:rPr>
          <w:rFonts w:eastAsia="MS PMincho"/>
        </w:rPr>
        <w:t>Introduction</w:t>
      </w:r>
      <w:bookmarkEnd w:id="320"/>
      <w:bookmarkEnd w:id="321"/>
    </w:p>
    <w:p w14:paraId="62EFF880" w14:textId="77777777" w:rsidR="00CF6234" w:rsidRDefault="00CF6234" w:rsidP="00220C25">
      <w:pPr>
        <w:rPr>
          <w:rFonts w:ascii="Verdana" w:eastAsia="MS PMincho" w:hAnsi="Verdana"/>
          <w:color w:val="000000"/>
          <w:sz w:val="20"/>
          <w:szCs w:val="20"/>
        </w:rPr>
      </w:pPr>
    </w:p>
    <w:p w14:paraId="2B1D389E" w14:textId="77777777" w:rsidR="00220C25" w:rsidRPr="005326CB" w:rsidRDefault="00CF6234" w:rsidP="00220C25">
      <w:pPr>
        <w:rPr>
          <w:rFonts w:ascii="Verdana" w:eastAsia="MS PMincho" w:hAnsi="Verdana"/>
          <w:sz w:val="20"/>
          <w:szCs w:val="20"/>
        </w:rPr>
      </w:pPr>
      <w:r w:rsidRPr="005326CB">
        <w:rPr>
          <w:rFonts w:ascii="Verdana" w:eastAsia="MS PMincho" w:hAnsi="Verdana"/>
          <w:sz w:val="20"/>
          <w:szCs w:val="20"/>
        </w:rPr>
        <w:t xml:space="preserve">Leaseholders </w:t>
      </w:r>
      <w:r w:rsidR="00220C25" w:rsidRPr="005326CB">
        <w:rPr>
          <w:rFonts w:ascii="Verdana" w:eastAsia="MS PMincho" w:hAnsi="Verdana"/>
          <w:spacing w:val="2"/>
          <w:sz w:val="20"/>
          <w:szCs w:val="20"/>
        </w:rPr>
        <w:t>m</w:t>
      </w:r>
      <w:r w:rsidR="00220C25" w:rsidRPr="005326CB">
        <w:rPr>
          <w:rFonts w:ascii="Verdana" w:eastAsia="MS PMincho" w:hAnsi="Verdana"/>
          <w:spacing w:val="-2"/>
          <w:sz w:val="20"/>
          <w:szCs w:val="20"/>
        </w:rPr>
        <w:t>a</w:t>
      </w:r>
      <w:r w:rsidR="00220C25" w:rsidRPr="005326CB">
        <w:rPr>
          <w:rFonts w:ascii="Verdana" w:eastAsia="MS PMincho" w:hAnsi="Verdana"/>
          <w:sz w:val="20"/>
          <w:szCs w:val="20"/>
        </w:rPr>
        <w:t>y</w:t>
      </w:r>
      <w:r w:rsidR="00220C25" w:rsidRPr="005326CB">
        <w:rPr>
          <w:rFonts w:ascii="Verdana" w:eastAsia="MS PMincho" w:hAnsi="Verdana"/>
          <w:spacing w:val="8"/>
          <w:sz w:val="20"/>
          <w:szCs w:val="20"/>
        </w:rPr>
        <w:t xml:space="preserve"> </w:t>
      </w:r>
      <w:r w:rsidR="00220C25" w:rsidRPr="005326CB">
        <w:rPr>
          <w:rFonts w:ascii="Verdana" w:eastAsia="MS PMincho" w:hAnsi="Verdana"/>
          <w:spacing w:val="2"/>
          <w:sz w:val="20"/>
          <w:szCs w:val="20"/>
        </w:rPr>
        <w:t>ge</w:t>
      </w:r>
      <w:r w:rsidR="00220C25" w:rsidRPr="005326CB">
        <w:rPr>
          <w:rFonts w:ascii="Verdana" w:eastAsia="MS PMincho" w:hAnsi="Verdana"/>
          <w:sz w:val="20"/>
          <w:szCs w:val="20"/>
        </w:rPr>
        <w:t>t</w:t>
      </w:r>
      <w:r w:rsidR="00220C25" w:rsidRPr="005326CB">
        <w:rPr>
          <w:rFonts w:ascii="Verdana" w:eastAsia="MS PMincho" w:hAnsi="Verdana"/>
          <w:spacing w:val="8"/>
          <w:sz w:val="20"/>
          <w:szCs w:val="20"/>
        </w:rPr>
        <w:t xml:space="preserve"> </w:t>
      </w:r>
      <w:r w:rsidR="00220C25" w:rsidRPr="005326CB">
        <w:rPr>
          <w:rFonts w:ascii="Verdana" w:eastAsia="MS PMincho" w:hAnsi="Verdana"/>
          <w:sz w:val="20"/>
          <w:szCs w:val="20"/>
        </w:rPr>
        <w:t>t</w:t>
      </w:r>
      <w:r w:rsidR="00220C25" w:rsidRPr="005326CB">
        <w:rPr>
          <w:rFonts w:ascii="Verdana" w:eastAsia="MS PMincho" w:hAnsi="Verdana"/>
          <w:spacing w:val="3"/>
          <w:sz w:val="20"/>
          <w:szCs w:val="20"/>
        </w:rPr>
        <w:t>o</w:t>
      </w:r>
      <w:r w:rsidR="00220C25" w:rsidRPr="005326CB">
        <w:rPr>
          <w:rFonts w:ascii="Verdana" w:eastAsia="MS PMincho" w:hAnsi="Verdana"/>
          <w:spacing w:val="2"/>
          <w:sz w:val="20"/>
          <w:szCs w:val="20"/>
        </w:rPr>
        <w:t>gethe</w:t>
      </w:r>
      <w:r w:rsidR="00220C25" w:rsidRPr="005326CB">
        <w:rPr>
          <w:rFonts w:ascii="Verdana" w:eastAsia="MS PMincho" w:hAnsi="Verdana"/>
          <w:sz w:val="20"/>
          <w:szCs w:val="20"/>
        </w:rPr>
        <w:t>r</w:t>
      </w:r>
      <w:r w:rsidR="00220C25" w:rsidRPr="005326CB">
        <w:rPr>
          <w:rFonts w:ascii="Verdana" w:eastAsia="MS PMincho" w:hAnsi="Verdana"/>
          <w:spacing w:val="23"/>
          <w:sz w:val="20"/>
          <w:szCs w:val="20"/>
        </w:rPr>
        <w:t xml:space="preserve"> </w:t>
      </w:r>
      <w:r w:rsidR="00220C25" w:rsidRPr="005326CB">
        <w:rPr>
          <w:rFonts w:ascii="Verdana" w:eastAsia="MS PMincho" w:hAnsi="Verdana"/>
          <w:sz w:val="20"/>
          <w:szCs w:val="20"/>
        </w:rPr>
        <w:t>to</w:t>
      </w:r>
      <w:r w:rsidR="00220C25" w:rsidRPr="005326CB">
        <w:rPr>
          <w:rFonts w:ascii="Verdana" w:eastAsia="MS PMincho" w:hAnsi="Verdana"/>
          <w:spacing w:val="23"/>
          <w:sz w:val="20"/>
          <w:szCs w:val="20"/>
        </w:rPr>
        <w:t xml:space="preserve"> </w:t>
      </w:r>
      <w:r w:rsidR="00220C25" w:rsidRPr="005326CB">
        <w:rPr>
          <w:rFonts w:ascii="Verdana" w:eastAsia="MS PMincho" w:hAnsi="Verdana"/>
          <w:spacing w:val="2"/>
          <w:sz w:val="20"/>
          <w:szCs w:val="20"/>
        </w:rPr>
        <w:t>fo</w:t>
      </w:r>
      <w:r w:rsidR="00220C25" w:rsidRPr="005326CB">
        <w:rPr>
          <w:rFonts w:ascii="Verdana" w:eastAsia="MS PMincho" w:hAnsi="Verdana"/>
          <w:spacing w:val="4"/>
          <w:sz w:val="20"/>
          <w:szCs w:val="20"/>
        </w:rPr>
        <w:t>r</w:t>
      </w:r>
      <w:r w:rsidR="00220C25" w:rsidRPr="005326CB">
        <w:rPr>
          <w:rFonts w:ascii="Verdana" w:eastAsia="MS PMincho" w:hAnsi="Verdana"/>
          <w:sz w:val="20"/>
          <w:szCs w:val="20"/>
        </w:rPr>
        <w:t>m</w:t>
      </w:r>
      <w:r w:rsidR="00220C25" w:rsidRPr="005326CB">
        <w:rPr>
          <w:rFonts w:ascii="Verdana" w:eastAsia="MS PMincho" w:hAnsi="Verdana"/>
          <w:spacing w:val="16"/>
          <w:sz w:val="20"/>
          <w:szCs w:val="20"/>
        </w:rPr>
        <w:t xml:space="preserve"> </w:t>
      </w:r>
      <w:r w:rsidR="00220C25" w:rsidRPr="005326CB">
        <w:rPr>
          <w:rFonts w:ascii="Verdana" w:eastAsia="MS PMincho" w:hAnsi="Verdana"/>
          <w:sz w:val="20"/>
          <w:szCs w:val="20"/>
        </w:rPr>
        <w:t>a</w:t>
      </w:r>
      <w:r w:rsidR="00220C25" w:rsidRPr="005326CB">
        <w:rPr>
          <w:rFonts w:ascii="Verdana" w:eastAsia="MS PMincho" w:hAnsi="Verdana"/>
          <w:spacing w:val="12"/>
          <w:sz w:val="20"/>
          <w:szCs w:val="20"/>
        </w:rPr>
        <w:t xml:space="preserve"> </w:t>
      </w:r>
      <w:r w:rsidRPr="005326CB">
        <w:rPr>
          <w:rFonts w:ascii="Verdana" w:eastAsia="MS PMincho" w:hAnsi="Verdana"/>
          <w:spacing w:val="-3"/>
          <w:sz w:val="20"/>
          <w:szCs w:val="20"/>
        </w:rPr>
        <w:t>r</w:t>
      </w:r>
      <w:r w:rsidR="00220C25" w:rsidRPr="005326CB">
        <w:rPr>
          <w:rFonts w:ascii="Verdana" w:eastAsia="MS PMincho" w:hAnsi="Verdana"/>
          <w:spacing w:val="3"/>
          <w:sz w:val="20"/>
          <w:szCs w:val="20"/>
        </w:rPr>
        <w:t>e</w:t>
      </w:r>
      <w:r w:rsidR="00220C25" w:rsidRPr="005326CB">
        <w:rPr>
          <w:rFonts w:ascii="Verdana" w:eastAsia="MS PMincho" w:hAnsi="Verdana"/>
          <w:spacing w:val="-1"/>
          <w:sz w:val="20"/>
          <w:szCs w:val="20"/>
        </w:rPr>
        <w:t>c</w:t>
      </w:r>
      <w:r w:rsidR="00220C25" w:rsidRPr="005326CB">
        <w:rPr>
          <w:rFonts w:ascii="Verdana" w:eastAsia="MS PMincho" w:hAnsi="Verdana"/>
          <w:spacing w:val="3"/>
          <w:sz w:val="20"/>
          <w:szCs w:val="20"/>
        </w:rPr>
        <w:t>o</w:t>
      </w:r>
      <w:r w:rsidR="00220C25" w:rsidRPr="005326CB">
        <w:rPr>
          <w:rFonts w:ascii="Verdana" w:eastAsia="MS PMincho" w:hAnsi="Verdana"/>
          <w:spacing w:val="5"/>
          <w:sz w:val="20"/>
          <w:szCs w:val="20"/>
        </w:rPr>
        <w:t>g</w:t>
      </w:r>
      <w:r w:rsidR="00220C25" w:rsidRPr="005326CB">
        <w:rPr>
          <w:rFonts w:ascii="Verdana" w:eastAsia="MS PMincho" w:hAnsi="Verdana"/>
          <w:spacing w:val="2"/>
          <w:sz w:val="20"/>
          <w:szCs w:val="20"/>
        </w:rPr>
        <w:t>nise</w:t>
      </w:r>
      <w:r w:rsidR="00220C25" w:rsidRPr="005326CB">
        <w:rPr>
          <w:rFonts w:ascii="Verdana" w:eastAsia="MS PMincho" w:hAnsi="Verdana"/>
          <w:sz w:val="20"/>
          <w:szCs w:val="20"/>
        </w:rPr>
        <w:t>d</w:t>
      </w:r>
      <w:r w:rsidR="00220C25" w:rsidRPr="005326CB">
        <w:rPr>
          <w:rFonts w:ascii="Verdana" w:eastAsia="MS PMincho" w:hAnsi="Verdana"/>
          <w:spacing w:val="-7"/>
          <w:sz w:val="20"/>
          <w:szCs w:val="20"/>
        </w:rPr>
        <w:t xml:space="preserve"> </w:t>
      </w:r>
      <w:r w:rsidR="00B4554B" w:rsidRPr="005326CB">
        <w:rPr>
          <w:rFonts w:ascii="Verdana" w:eastAsia="MS PMincho" w:hAnsi="Verdana"/>
          <w:spacing w:val="-7"/>
          <w:sz w:val="20"/>
          <w:szCs w:val="20"/>
        </w:rPr>
        <w:t>residents’/</w:t>
      </w:r>
      <w:r w:rsidRPr="005326CB">
        <w:rPr>
          <w:rFonts w:ascii="Verdana" w:eastAsia="MS PMincho" w:hAnsi="Verdana"/>
          <w:spacing w:val="-26"/>
          <w:w w:val="99"/>
          <w:sz w:val="20"/>
          <w:szCs w:val="20"/>
        </w:rPr>
        <w:t>t</w:t>
      </w:r>
      <w:r w:rsidR="00220C25" w:rsidRPr="005326CB">
        <w:rPr>
          <w:rFonts w:ascii="Verdana" w:eastAsia="MS PMincho" w:hAnsi="Verdana"/>
          <w:spacing w:val="1"/>
          <w:w w:val="94"/>
          <w:sz w:val="20"/>
          <w:szCs w:val="20"/>
        </w:rPr>
        <w:t>e</w:t>
      </w:r>
      <w:r w:rsidR="00220C25" w:rsidRPr="005326CB">
        <w:rPr>
          <w:rFonts w:ascii="Verdana" w:eastAsia="MS PMincho" w:hAnsi="Verdana"/>
          <w:spacing w:val="2"/>
          <w:w w:val="103"/>
          <w:sz w:val="20"/>
          <w:szCs w:val="20"/>
        </w:rPr>
        <w:t>nant</w:t>
      </w:r>
      <w:r w:rsidR="00220C25" w:rsidRPr="005326CB">
        <w:rPr>
          <w:rFonts w:ascii="Verdana" w:eastAsia="MS PMincho" w:hAnsi="Verdana"/>
          <w:spacing w:val="-2"/>
          <w:w w:val="103"/>
          <w:sz w:val="20"/>
          <w:szCs w:val="20"/>
        </w:rPr>
        <w:t>s</w:t>
      </w:r>
      <w:r w:rsidR="00220C25" w:rsidRPr="005326CB">
        <w:rPr>
          <w:rFonts w:ascii="Verdana" w:eastAsia="MS PMincho" w:hAnsi="Verdana"/>
          <w:w w:val="73"/>
          <w:sz w:val="20"/>
          <w:szCs w:val="20"/>
        </w:rPr>
        <w:t>’</w:t>
      </w:r>
      <w:r w:rsidR="00220C25" w:rsidRPr="005326CB">
        <w:rPr>
          <w:rFonts w:ascii="Verdana" w:eastAsia="MS PMincho" w:hAnsi="Verdana"/>
          <w:spacing w:val="-2"/>
          <w:sz w:val="20"/>
          <w:szCs w:val="20"/>
        </w:rPr>
        <w:t xml:space="preserve"> </w:t>
      </w:r>
      <w:r w:rsidRPr="005326CB">
        <w:rPr>
          <w:rFonts w:ascii="Verdana" w:eastAsia="MS PMincho" w:hAnsi="Verdana"/>
          <w:w w:val="97"/>
          <w:sz w:val="20"/>
          <w:szCs w:val="20"/>
        </w:rPr>
        <w:t>a</w:t>
      </w:r>
      <w:r w:rsidR="00220C25" w:rsidRPr="005326CB">
        <w:rPr>
          <w:rFonts w:ascii="Verdana" w:eastAsia="MS PMincho" w:hAnsi="Verdana"/>
          <w:spacing w:val="2"/>
          <w:w w:val="97"/>
          <w:sz w:val="20"/>
          <w:szCs w:val="20"/>
        </w:rPr>
        <w:t>ssociation,</w:t>
      </w:r>
      <w:r w:rsidR="00220C25" w:rsidRPr="005326CB">
        <w:rPr>
          <w:rFonts w:ascii="Verdana" w:eastAsia="MS PMincho" w:hAnsi="Verdana"/>
          <w:spacing w:val="8"/>
          <w:w w:val="97"/>
          <w:sz w:val="20"/>
          <w:szCs w:val="20"/>
        </w:rPr>
        <w:t xml:space="preserve"> </w:t>
      </w:r>
      <w:r w:rsidR="00220C25" w:rsidRPr="005326CB">
        <w:rPr>
          <w:rFonts w:ascii="Verdana" w:eastAsia="MS PMincho" w:hAnsi="Verdana"/>
          <w:sz w:val="20"/>
          <w:szCs w:val="20"/>
        </w:rPr>
        <w:t>whi</w:t>
      </w:r>
      <w:r w:rsidR="00220C25" w:rsidRPr="005326CB">
        <w:rPr>
          <w:rFonts w:ascii="Verdana" w:eastAsia="MS PMincho" w:hAnsi="Verdana"/>
          <w:spacing w:val="-2"/>
          <w:sz w:val="20"/>
          <w:szCs w:val="20"/>
        </w:rPr>
        <w:t>c</w:t>
      </w:r>
      <w:r w:rsidR="00220C25" w:rsidRPr="005326CB">
        <w:rPr>
          <w:rFonts w:ascii="Verdana" w:eastAsia="MS PMincho" w:hAnsi="Verdana"/>
          <w:sz w:val="20"/>
          <w:szCs w:val="20"/>
        </w:rPr>
        <w:t>h is</w:t>
      </w:r>
      <w:r w:rsidR="00220C25" w:rsidRPr="005326CB">
        <w:rPr>
          <w:rFonts w:ascii="Verdana" w:eastAsia="MS PMincho" w:hAnsi="Verdana"/>
          <w:spacing w:val="-6"/>
          <w:sz w:val="20"/>
          <w:szCs w:val="20"/>
        </w:rPr>
        <w:t xml:space="preserve"> </w:t>
      </w:r>
      <w:r w:rsidR="00220C25" w:rsidRPr="005326CB">
        <w:rPr>
          <w:rFonts w:ascii="Verdana" w:eastAsia="MS PMincho" w:hAnsi="Verdana"/>
          <w:w w:val="98"/>
          <w:sz w:val="20"/>
          <w:szCs w:val="20"/>
        </w:rPr>
        <w:t>a</w:t>
      </w:r>
      <w:r w:rsidR="00220C25" w:rsidRPr="005326CB">
        <w:rPr>
          <w:rFonts w:ascii="Verdana" w:eastAsia="MS PMincho" w:hAnsi="Verdana"/>
          <w:spacing w:val="3"/>
          <w:sz w:val="20"/>
          <w:szCs w:val="20"/>
        </w:rPr>
        <w:t xml:space="preserve"> </w:t>
      </w:r>
      <w:r w:rsidR="00220C25" w:rsidRPr="005326CB">
        <w:rPr>
          <w:rFonts w:ascii="Verdana" w:eastAsia="MS PMincho" w:hAnsi="Verdana"/>
          <w:spacing w:val="3"/>
          <w:w w:val="111"/>
          <w:sz w:val="20"/>
          <w:szCs w:val="20"/>
        </w:rPr>
        <w:t>t</w:t>
      </w:r>
      <w:r w:rsidR="00220C25" w:rsidRPr="005326CB">
        <w:rPr>
          <w:rFonts w:ascii="Verdana" w:eastAsia="MS PMincho" w:hAnsi="Verdana"/>
          <w:spacing w:val="5"/>
          <w:w w:val="89"/>
          <w:sz w:val="20"/>
          <w:szCs w:val="20"/>
        </w:rPr>
        <w:t>y</w:t>
      </w:r>
      <w:r w:rsidR="00220C25" w:rsidRPr="005326CB">
        <w:rPr>
          <w:rFonts w:ascii="Verdana" w:eastAsia="MS PMincho" w:hAnsi="Verdana"/>
          <w:sz w:val="20"/>
          <w:szCs w:val="20"/>
        </w:rPr>
        <w:t>pe</w:t>
      </w:r>
      <w:r w:rsidR="00220C25" w:rsidRPr="005326CB">
        <w:rPr>
          <w:rFonts w:ascii="Verdana" w:eastAsia="MS PMincho" w:hAnsi="Verdana"/>
          <w:spacing w:val="3"/>
          <w:sz w:val="20"/>
          <w:szCs w:val="20"/>
        </w:rPr>
        <w:t xml:space="preserve"> </w:t>
      </w:r>
      <w:r w:rsidR="00220C25" w:rsidRPr="005326CB">
        <w:rPr>
          <w:rFonts w:ascii="Verdana" w:eastAsia="MS PMincho" w:hAnsi="Verdana"/>
          <w:sz w:val="20"/>
          <w:szCs w:val="20"/>
        </w:rPr>
        <w:t>of</w:t>
      </w:r>
      <w:r w:rsidR="00220C25" w:rsidRPr="005326CB">
        <w:rPr>
          <w:rFonts w:ascii="Verdana" w:eastAsia="MS PMincho" w:hAnsi="Verdana"/>
          <w:spacing w:val="5"/>
          <w:sz w:val="20"/>
          <w:szCs w:val="20"/>
        </w:rPr>
        <w:t xml:space="preserve"> </w:t>
      </w:r>
      <w:r w:rsidR="00220C25" w:rsidRPr="005326CB">
        <w:rPr>
          <w:rFonts w:ascii="Verdana" w:eastAsia="MS PMincho" w:hAnsi="Verdana"/>
          <w:sz w:val="20"/>
          <w:szCs w:val="20"/>
        </w:rPr>
        <w:t>association</w:t>
      </w:r>
      <w:r w:rsidR="00220C25" w:rsidRPr="005326CB">
        <w:rPr>
          <w:rFonts w:ascii="Verdana" w:eastAsia="MS PMincho" w:hAnsi="Verdana"/>
          <w:spacing w:val="-6"/>
          <w:sz w:val="20"/>
          <w:szCs w:val="20"/>
        </w:rPr>
        <w:t xml:space="preserve"> </w:t>
      </w:r>
      <w:r w:rsidR="00220C25" w:rsidRPr="005326CB">
        <w:rPr>
          <w:rFonts w:ascii="Verdana" w:eastAsia="MS PMincho" w:hAnsi="Verdana"/>
          <w:sz w:val="20"/>
          <w:szCs w:val="20"/>
        </w:rPr>
        <w:t>that</w:t>
      </w:r>
      <w:r w:rsidR="00220C25" w:rsidRPr="005326CB">
        <w:rPr>
          <w:rFonts w:ascii="Verdana" w:eastAsia="MS PMincho" w:hAnsi="Verdana"/>
          <w:spacing w:val="21"/>
          <w:sz w:val="20"/>
          <w:szCs w:val="20"/>
        </w:rPr>
        <w:t xml:space="preserve"> </w:t>
      </w:r>
      <w:r w:rsidR="00220C25" w:rsidRPr="005326CB">
        <w:rPr>
          <w:rFonts w:ascii="Verdana" w:eastAsia="MS PMincho" w:hAnsi="Verdana"/>
          <w:sz w:val="20"/>
          <w:szCs w:val="20"/>
        </w:rPr>
        <w:t>has established</w:t>
      </w:r>
      <w:r w:rsidR="00220C25" w:rsidRPr="005326CB">
        <w:rPr>
          <w:rFonts w:ascii="Verdana" w:eastAsia="MS PMincho" w:hAnsi="Verdana"/>
          <w:spacing w:val="-15"/>
          <w:sz w:val="20"/>
          <w:szCs w:val="20"/>
        </w:rPr>
        <w:t xml:space="preserve"> </w:t>
      </w:r>
      <w:r w:rsidR="00220C25" w:rsidRPr="005326CB">
        <w:rPr>
          <w:rFonts w:ascii="Verdana" w:eastAsia="MS PMincho" w:hAnsi="Verdana"/>
          <w:sz w:val="20"/>
          <w:szCs w:val="20"/>
        </w:rPr>
        <w:t>statu</w:t>
      </w:r>
      <w:r w:rsidR="00220C25" w:rsidRPr="005326CB">
        <w:rPr>
          <w:rFonts w:ascii="Verdana" w:eastAsia="MS PMincho" w:hAnsi="Verdana"/>
          <w:spacing w:val="-2"/>
          <w:sz w:val="20"/>
          <w:szCs w:val="20"/>
        </w:rPr>
        <w:t>t</w:t>
      </w:r>
      <w:r w:rsidR="00220C25" w:rsidRPr="005326CB">
        <w:rPr>
          <w:rFonts w:ascii="Verdana" w:eastAsia="MS PMincho" w:hAnsi="Verdana"/>
          <w:sz w:val="20"/>
          <w:szCs w:val="20"/>
        </w:rPr>
        <w:t>o</w:t>
      </w:r>
      <w:r w:rsidR="00220C25" w:rsidRPr="005326CB">
        <w:rPr>
          <w:rFonts w:ascii="Verdana" w:eastAsia="MS PMincho" w:hAnsi="Verdana"/>
          <w:spacing w:val="6"/>
          <w:sz w:val="20"/>
          <w:szCs w:val="20"/>
        </w:rPr>
        <w:t>r</w:t>
      </w:r>
      <w:r w:rsidR="00220C25" w:rsidRPr="005326CB">
        <w:rPr>
          <w:rFonts w:ascii="Verdana" w:eastAsia="MS PMincho" w:hAnsi="Verdana"/>
          <w:sz w:val="20"/>
          <w:szCs w:val="20"/>
        </w:rPr>
        <w:t>y</w:t>
      </w:r>
      <w:r w:rsidR="00220C25" w:rsidRPr="005326CB">
        <w:rPr>
          <w:rFonts w:ascii="Verdana" w:eastAsia="MS PMincho" w:hAnsi="Verdana"/>
          <w:spacing w:val="13"/>
          <w:sz w:val="20"/>
          <w:szCs w:val="20"/>
        </w:rPr>
        <w:t xml:space="preserve"> </w:t>
      </w:r>
      <w:r w:rsidR="00220C25" w:rsidRPr="005326CB">
        <w:rPr>
          <w:rFonts w:ascii="Verdana" w:eastAsia="MS PMincho" w:hAnsi="Verdana"/>
          <w:spacing w:val="3"/>
          <w:sz w:val="20"/>
          <w:szCs w:val="20"/>
        </w:rPr>
        <w:t>r</w:t>
      </w:r>
      <w:r w:rsidR="00220C25" w:rsidRPr="005326CB">
        <w:rPr>
          <w:rFonts w:ascii="Verdana" w:eastAsia="MS PMincho" w:hAnsi="Verdana"/>
          <w:sz w:val="20"/>
          <w:szCs w:val="20"/>
        </w:rPr>
        <w:t>i</w:t>
      </w:r>
      <w:r w:rsidR="00220C25" w:rsidRPr="005326CB">
        <w:rPr>
          <w:rFonts w:ascii="Verdana" w:eastAsia="MS PMincho" w:hAnsi="Verdana"/>
          <w:spacing w:val="3"/>
          <w:sz w:val="20"/>
          <w:szCs w:val="20"/>
        </w:rPr>
        <w:t>g</w:t>
      </w:r>
      <w:r w:rsidR="00220C25" w:rsidRPr="005326CB">
        <w:rPr>
          <w:rFonts w:ascii="Verdana" w:eastAsia="MS PMincho" w:hAnsi="Verdana"/>
          <w:sz w:val="20"/>
          <w:szCs w:val="20"/>
        </w:rPr>
        <w:t>hts.</w:t>
      </w:r>
      <w:r w:rsidR="00220C25" w:rsidRPr="005326CB">
        <w:rPr>
          <w:rFonts w:ascii="Verdana" w:eastAsia="MS PMincho" w:hAnsi="Verdana"/>
          <w:spacing w:val="-6"/>
          <w:sz w:val="20"/>
          <w:szCs w:val="20"/>
        </w:rPr>
        <w:t xml:space="preserve"> </w:t>
      </w:r>
      <w:r w:rsidR="00220C25" w:rsidRPr="005326CB">
        <w:rPr>
          <w:rFonts w:ascii="Verdana" w:eastAsia="MS PMincho" w:hAnsi="Verdana"/>
          <w:sz w:val="20"/>
          <w:szCs w:val="20"/>
        </w:rPr>
        <w:t>The</w:t>
      </w:r>
      <w:r w:rsidR="00220C25" w:rsidRPr="005326CB">
        <w:rPr>
          <w:rFonts w:ascii="Verdana" w:eastAsia="MS PMincho" w:hAnsi="Verdana"/>
          <w:spacing w:val="1"/>
          <w:sz w:val="20"/>
          <w:szCs w:val="20"/>
        </w:rPr>
        <w:t xml:space="preserve"> </w:t>
      </w:r>
      <w:r w:rsidR="00220C25" w:rsidRPr="005326CB">
        <w:rPr>
          <w:rFonts w:ascii="Verdana" w:eastAsia="MS PMincho" w:hAnsi="Verdana"/>
          <w:sz w:val="20"/>
          <w:szCs w:val="20"/>
        </w:rPr>
        <w:t>c</w:t>
      </w:r>
      <w:r w:rsidR="00220C25" w:rsidRPr="005326CB">
        <w:rPr>
          <w:rFonts w:ascii="Verdana" w:eastAsia="MS PMincho" w:hAnsi="Verdana"/>
          <w:spacing w:val="-3"/>
          <w:sz w:val="20"/>
          <w:szCs w:val="20"/>
        </w:rPr>
        <w:t>r</w:t>
      </w:r>
      <w:r w:rsidR="00220C25" w:rsidRPr="005326CB">
        <w:rPr>
          <w:rFonts w:ascii="Verdana" w:eastAsia="MS PMincho" w:hAnsi="Verdana"/>
          <w:sz w:val="20"/>
          <w:szCs w:val="20"/>
        </w:rPr>
        <w:t>eation</w:t>
      </w:r>
      <w:r w:rsidR="00220C25" w:rsidRPr="005326CB">
        <w:rPr>
          <w:rFonts w:ascii="Verdana" w:eastAsia="MS PMincho" w:hAnsi="Verdana"/>
          <w:spacing w:val="18"/>
          <w:sz w:val="20"/>
          <w:szCs w:val="20"/>
        </w:rPr>
        <w:t xml:space="preserve"> </w:t>
      </w:r>
      <w:r w:rsidR="00220C25" w:rsidRPr="005326CB">
        <w:rPr>
          <w:rFonts w:ascii="Verdana" w:eastAsia="MS PMincho" w:hAnsi="Verdana"/>
          <w:sz w:val="20"/>
          <w:szCs w:val="20"/>
        </w:rPr>
        <w:t>of</w:t>
      </w:r>
      <w:r w:rsidR="00220C25" w:rsidRPr="005326CB">
        <w:rPr>
          <w:rFonts w:ascii="Verdana" w:eastAsia="MS PMincho" w:hAnsi="Verdana"/>
          <w:spacing w:val="10"/>
          <w:sz w:val="20"/>
          <w:szCs w:val="20"/>
        </w:rPr>
        <w:t xml:space="preserve"> </w:t>
      </w:r>
      <w:r w:rsidR="00220C25" w:rsidRPr="005326CB">
        <w:rPr>
          <w:rFonts w:ascii="Verdana" w:eastAsia="MS PMincho" w:hAnsi="Verdana"/>
          <w:w w:val="104"/>
          <w:sz w:val="20"/>
          <w:szCs w:val="20"/>
        </w:rPr>
        <w:t>an</w:t>
      </w:r>
      <w:r w:rsidR="00220C25" w:rsidRPr="005326CB">
        <w:rPr>
          <w:rFonts w:ascii="Verdana" w:eastAsia="MS PMincho" w:hAnsi="Verdana"/>
          <w:spacing w:val="8"/>
          <w:sz w:val="20"/>
          <w:szCs w:val="20"/>
        </w:rPr>
        <w:t xml:space="preserve"> </w:t>
      </w:r>
      <w:r w:rsidR="00220C25" w:rsidRPr="005326CB">
        <w:rPr>
          <w:rFonts w:ascii="Verdana" w:eastAsia="MS PMincho" w:hAnsi="Verdana"/>
          <w:sz w:val="20"/>
          <w:szCs w:val="20"/>
        </w:rPr>
        <w:t>association</w:t>
      </w:r>
      <w:r w:rsidR="00220C25" w:rsidRPr="005326CB">
        <w:rPr>
          <w:rFonts w:ascii="Verdana" w:eastAsia="MS PMincho" w:hAnsi="Verdana"/>
          <w:spacing w:val="-1"/>
          <w:sz w:val="20"/>
          <w:szCs w:val="20"/>
        </w:rPr>
        <w:t xml:space="preserve"> </w:t>
      </w:r>
      <w:r w:rsidR="00220C25" w:rsidRPr="005326CB">
        <w:rPr>
          <w:rFonts w:ascii="Verdana" w:eastAsia="MS PMincho" w:hAnsi="Verdana"/>
          <w:sz w:val="20"/>
          <w:szCs w:val="20"/>
        </w:rPr>
        <w:t>can</w:t>
      </w:r>
      <w:r w:rsidR="00220C25" w:rsidRPr="005326CB">
        <w:rPr>
          <w:rFonts w:ascii="Verdana" w:eastAsia="MS PMincho" w:hAnsi="Verdana"/>
          <w:spacing w:val="8"/>
          <w:sz w:val="20"/>
          <w:szCs w:val="20"/>
        </w:rPr>
        <w:t xml:space="preserve"> </w:t>
      </w:r>
      <w:r w:rsidR="00220C25" w:rsidRPr="005326CB">
        <w:rPr>
          <w:rFonts w:ascii="Verdana" w:eastAsia="MS PMincho" w:hAnsi="Verdana"/>
          <w:sz w:val="20"/>
          <w:szCs w:val="20"/>
        </w:rPr>
        <w:t>b</w:t>
      </w:r>
      <w:r w:rsidR="00220C25" w:rsidRPr="005326CB">
        <w:rPr>
          <w:rFonts w:ascii="Verdana" w:eastAsia="MS PMincho" w:hAnsi="Verdana"/>
          <w:spacing w:val="3"/>
          <w:sz w:val="20"/>
          <w:szCs w:val="20"/>
        </w:rPr>
        <w:t>r</w:t>
      </w:r>
      <w:r w:rsidR="00220C25" w:rsidRPr="005326CB">
        <w:rPr>
          <w:rFonts w:ascii="Verdana" w:eastAsia="MS PMincho" w:hAnsi="Verdana"/>
          <w:sz w:val="20"/>
          <w:szCs w:val="20"/>
        </w:rPr>
        <w:t>ing</w:t>
      </w:r>
      <w:r w:rsidR="00220C25" w:rsidRPr="005326CB">
        <w:rPr>
          <w:rFonts w:ascii="Verdana" w:eastAsia="MS PMincho" w:hAnsi="Verdana"/>
          <w:spacing w:val="10"/>
          <w:sz w:val="20"/>
          <w:szCs w:val="20"/>
        </w:rPr>
        <w:t xml:space="preserve"> </w:t>
      </w:r>
      <w:r w:rsidR="00220C25" w:rsidRPr="005326CB">
        <w:rPr>
          <w:rFonts w:ascii="Verdana" w:eastAsia="MS PMincho" w:hAnsi="Verdana"/>
          <w:sz w:val="20"/>
          <w:szCs w:val="20"/>
        </w:rPr>
        <w:t>a</w:t>
      </w:r>
      <w:r w:rsidR="00220C25" w:rsidRPr="005326CB">
        <w:rPr>
          <w:rFonts w:ascii="Verdana" w:eastAsia="MS PMincho" w:hAnsi="Verdana"/>
          <w:spacing w:val="-2"/>
          <w:sz w:val="20"/>
          <w:szCs w:val="20"/>
        </w:rPr>
        <w:t>d</w:t>
      </w:r>
      <w:r w:rsidR="00220C25" w:rsidRPr="005326CB">
        <w:rPr>
          <w:rFonts w:ascii="Verdana" w:eastAsia="MS PMincho" w:hAnsi="Verdana"/>
          <w:sz w:val="20"/>
          <w:szCs w:val="20"/>
        </w:rPr>
        <w:t>vantages</w:t>
      </w:r>
      <w:r w:rsidR="00220C25" w:rsidRPr="005326CB">
        <w:rPr>
          <w:rFonts w:ascii="Verdana" w:eastAsia="MS PMincho" w:hAnsi="Verdana"/>
          <w:spacing w:val="-11"/>
          <w:sz w:val="20"/>
          <w:szCs w:val="20"/>
        </w:rPr>
        <w:t xml:space="preserve"> </w:t>
      </w:r>
      <w:r w:rsidR="00220C25" w:rsidRPr="005326CB">
        <w:rPr>
          <w:rFonts w:ascii="Verdana" w:eastAsia="MS PMincho" w:hAnsi="Verdana"/>
          <w:spacing w:val="-2"/>
          <w:sz w:val="20"/>
          <w:szCs w:val="20"/>
        </w:rPr>
        <w:t>t</w:t>
      </w:r>
      <w:r w:rsidR="00220C25" w:rsidRPr="005326CB">
        <w:rPr>
          <w:rFonts w:ascii="Verdana" w:eastAsia="MS PMincho" w:hAnsi="Verdana"/>
          <w:sz w:val="20"/>
          <w:szCs w:val="20"/>
        </w:rPr>
        <w:t>o</w:t>
      </w:r>
      <w:r w:rsidR="00220C25" w:rsidRPr="005326CB">
        <w:rPr>
          <w:rFonts w:ascii="Verdana" w:eastAsia="MS PMincho" w:hAnsi="Verdana"/>
          <w:spacing w:val="17"/>
          <w:sz w:val="20"/>
          <w:szCs w:val="20"/>
        </w:rPr>
        <w:t xml:space="preserve"> </w:t>
      </w:r>
      <w:r w:rsidR="00220C25" w:rsidRPr="005326CB">
        <w:rPr>
          <w:rFonts w:ascii="Verdana" w:eastAsia="MS PMincho" w:hAnsi="Verdana"/>
          <w:sz w:val="20"/>
          <w:szCs w:val="20"/>
        </w:rPr>
        <w:t>the</w:t>
      </w:r>
      <w:r w:rsidR="00220C25" w:rsidRPr="005326CB">
        <w:rPr>
          <w:rFonts w:ascii="Verdana" w:eastAsia="MS PMincho" w:hAnsi="Verdana"/>
          <w:spacing w:val="15"/>
          <w:sz w:val="20"/>
          <w:szCs w:val="20"/>
        </w:rPr>
        <w:t xml:space="preserve"> </w:t>
      </w:r>
      <w:r w:rsidR="00220C25" w:rsidRPr="005326CB">
        <w:rPr>
          <w:rFonts w:ascii="Verdana" w:eastAsia="MS PMincho" w:hAnsi="Verdana"/>
          <w:sz w:val="20"/>
          <w:szCs w:val="20"/>
        </w:rPr>
        <w:t>management</w:t>
      </w:r>
      <w:r w:rsidR="00220C25" w:rsidRPr="005326CB">
        <w:rPr>
          <w:rFonts w:ascii="Verdana" w:eastAsia="MS PMincho" w:hAnsi="Verdana"/>
          <w:spacing w:val="28"/>
          <w:sz w:val="20"/>
          <w:szCs w:val="20"/>
        </w:rPr>
        <w:t xml:space="preserve"> </w:t>
      </w:r>
      <w:r w:rsidR="00220C25" w:rsidRPr="005326CB">
        <w:rPr>
          <w:rFonts w:ascii="Verdana" w:eastAsia="MS PMincho" w:hAnsi="Verdana"/>
          <w:sz w:val="20"/>
          <w:szCs w:val="20"/>
        </w:rPr>
        <w:t>in</w:t>
      </w:r>
      <w:r w:rsidR="00220C25" w:rsidRPr="005326CB">
        <w:rPr>
          <w:rFonts w:ascii="Verdana" w:eastAsia="MS PMincho" w:hAnsi="Verdana"/>
          <w:spacing w:val="6"/>
          <w:sz w:val="20"/>
          <w:szCs w:val="20"/>
        </w:rPr>
        <w:t xml:space="preserve"> </w:t>
      </w:r>
      <w:r w:rsidR="00220C25" w:rsidRPr="005326CB">
        <w:rPr>
          <w:rFonts w:ascii="Verdana" w:eastAsia="MS PMincho" w:hAnsi="Verdana"/>
          <w:sz w:val="20"/>
          <w:szCs w:val="20"/>
        </w:rPr>
        <w:t>gene</w:t>
      </w:r>
      <w:r w:rsidR="00220C25" w:rsidRPr="005326CB">
        <w:rPr>
          <w:rFonts w:ascii="Verdana" w:eastAsia="MS PMincho" w:hAnsi="Verdana"/>
          <w:spacing w:val="2"/>
          <w:sz w:val="20"/>
          <w:szCs w:val="20"/>
        </w:rPr>
        <w:t>r</w:t>
      </w:r>
      <w:r w:rsidR="00220C25" w:rsidRPr="005326CB">
        <w:rPr>
          <w:rFonts w:ascii="Verdana" w:eastAsia="MS PMincho" w:hAnsi="Verdana"/>
          <w:sz w:val="20"/>
          <w:szCs w:val="20"/>
        </w:rPr>
        <w:t>al,</w:t>
      </w:r>
      <w:r w:rsidR="00220C25" w:rsidRPr="005326CB">
        <w:rPr>
          <w:rFonts w:ascii="Verdana" w:eastAsia="MS PMincho" w:hAnsi="Verdana"/>
          <w:spacing w:val="-13"/>
          <w:sz w:val="20"/>
          <w:szCs w:val="20"/>
        </w:rPr>
        <w:t xml:space="preserve"> </w:t>
      </w:r>
      <w:r w:rsidR="00220C25" w:rsidRPr="005326CB">
        <w:rPr>
          <w:rFonts w:ascii="Verdana" w:eastAsia="MS PMincho" w:hAnsi="Verdana"/>
          <w:sz w:val="20"/>
          <w:szCs w:val="20"/>
        </w:rPr>
        <w:t>and</w:t>
      </w:r>
      <w:r w:rsidR="00220C25" w:rsidRPr="005326CB">
        <w:rPr>
          <w:rFonts w:ascii="Verdana" w:eastAsia="MS PMincho" w:hAnsi="Verdana"/>
          <w:spacing w:val="19"/>
          <w:sz w:val="20"/>
          <w:szCs w:val="20"/>
        </w:rPr>
        <w:t xml:space="preserve"> </w:t>
      </w:r>
      <w:r w:rsidR="00220C25" w:rsidRPr="005326CB">
        <w:rPr>
          <w:rFonts w:ascii="Verdana" w:eastAsia="MS PMincho" w:hAnsi="Verdana"/>
          <w:sz w:val="20"/>
          <w:szCs w:val="20"/>
        </w:rPr>
        <w:t>in</w:t>
      </w:r>
      <w:r w:rsidR="00220C25" w:rsidRPr="005326CB">
        <w:rPr>
          <w:rFonts w:ascii="Verdana" w:eastAsia="MS PMincho" w:hAnsi="Verdana"/>
          <w:spacing w:val="13"/>
          <w:sz w:val="20"/>
          <w:szCs w:val="20"/>
        </w:rPr>
        <w:t xml:space="preserve"> </w:t>
      </w:r>
      <w:r w:rsidR="00220C25" w:rsidRPr="005326CB">
        <w:rPr>
          <w:rFonts w:ascii="Verdana" w:eastAsia="MS PMincho" w:hAnsi="Verdana"/>
          <w:w w:val="104"/>
          <w:sz w:val="20"/>
          <w:szCs w:val="20"/>
        </w:rPr>
        <w:t>pa</w:t>
      </w:r>
      <w:r w:rsidR="00220C25" w:rsidRPr="005326CB">
        <w:rPr>
          <w:rFonts w:ascii="Verdana" w:eastAsia="MS PMincho" w:hAnsi="Verdana"/>
          <w:spacing w:val="4"/>
          <w:w w:val="104"/>
          <w:sz w:val="20"/>
          <w:szCs w:val="20"/>
        </w:rPr>
        <w:t>r</w:t>
      </w:r>
      <w:r w:rsidR="00220C25" w:rsidRPr="005326CB">
        <w:rPr>
          <w:rFonts w:ascii="Verdana" w:eastAsia="MS PMincho" w:hAnsi="Verdana"/>
          <w:spacing w:val="1"/>
          <w:w w:val="111"/>
          <w:sz w:val="20"/>
          <w:szCs w:val="20"/>
        </w:rPr>
        <w:t>t</w:t>
      </w:r>
      <w:r w:rsidR="00220C25" w:rsidRPr="005326CB">
        <w:rPr>
          <w:rFonts w:ascii="Verdana" w:eastAsia="MS PMincho" w:hAnsi="Verdana"/>
          <w:sz w:val="20"/>
          <w:szCs w:val="20"/>
        </w:rPr>
        <w:t>icular</w:t>
      </w:r>
      <w:r w:rsidR="00220C25" w:rsidRPr="005326CB">
        <w:rPr>
          <w:rFonts w:ascii="Verdana" w:eastAsia="MS PMincho" w:hAnsi="Verdana"/>
          <w:spacing w:val="7"/>
          <w:sz w:val="20"/>
          <w:szCs w:val="20"/>
        </w:rPr>
        <w:t xml:space="preserve"> </w:t>
      </w:r>
      <w:r w:rsidR="00220C25" w:rsidRPr="005326CB">
        <w:rPr>
          <w:rFonts w:ascii="Verdana" w:eastAsia="MS PMincho" w:hAnsi="Verdana"/>
          <w:sz w:val="20"/>
          <w:szCs w:val="20"/>
        </w:rPr>
        <w:t>can</w:t>
      </w:r>
      <w:r w:rsidR="00220C25" w:rsidRPr="005326CB">
        <w:rPr>
          <w:rFonts w:ascii="Verdana" w:eastAsia="MS PMincho" w:hAnsi="Verdana"/>
          <w:spacing w:val="7"/>
          <w:sz w:val="20"/>
          <w:szCs w:val="20"/>
        </w:rPr>
        <w:t xml:space="preserve"> </w:t>
      </w:r>
      <w:r w:rsidR="00220C25" w:rsidRPr="005326CB">
        <w:rPr>
          <w:rFonts w:ascii="Verdana" w:eastAsia="MS PMincho" w:hAnsi="Verdana"/>
          <w:sz w:val="20"/>
          <w:szCs w:val="20"/>
        </w:rPr>
        <w:t>ease</w:t>
      </w:r>
      <w:r w:rsidR="00220C25" w:rsidRPr="005326CB">
        <w:rPr>
          <w:rFonts w:ascii="Verdana" w:eastAsia="MS PMincho" w:hAnsi="Verdana"/>
          <w:spacing w:val="-14"/>
          <w:sz w:val="20"/>
          <w:szCs w:val="20"/>
        </w:rPr>
        <w:t xml:space="preserve"> </w:t>
      </w:r>
      <w:r w:rsidR="00220C25" w:rsidRPr="005326CB">
        <w:rPr>
          <w:rFonts w:ascii="Verdana" w:eastAsia="MS PMincho" w:hAnsi="Verdana"/>
          <w:spacing w:val="-3"/>
          <w:sz w:val="20"/>
          <w:szCs w:val="20"/>
        </w:rPr>
        <w:t>c</w:t>
      </w:r>
      <w:r w:rsidR="00220C25" w:rsidRPr="005326CB">
        <w:rPr>
          <w:rFonts w:ascii="Verdana" w:eastAsia="MS PMincho" w:hAnsi="Verdana"/>
          <w:spacing w:val="-1"/>
          <w:sz w:val="20"/>
          <w:szCs w:val="20"/>
        </w:rPr>
        <w:t>o</w:t>
      </w:r>
      <w:r w:rsidR="00220C25" w:rsidRPr="005326CB">
        <w:rPr>
          <w:rFonts w:ascii="Verdana" w:eastAsia="MS PMincho" w:hAnsi="Verdana"/>
          <w:sz w:val="20"/>
          <w:szCs w:val="20"/>
        </w:rPr>
        <w:t>m</w:t>
      </w:r>
      <w:r w:rsidR="00220C25" w:rsidRPr="005326CB">
        <w:rPr>
          <w:rFonts w:ascii="Verdana" w:eastAsia="MS PMincho" w:hAnsi="Verdana"/>
          <w:spacing w:val="-1"/>
          <w:sz w:val="20"/>
          <w:szCs w:val="20"/>
        </w:rPr>
        <w:t>m</w:t>
      </w:r>
      <w:r w:rsidR="00220C25" w:rsidRPr="005326CB">
        <w:rPr>
          <w:rFonts w:ascii="Verdana" w:eastAsia="MS PMincho" w:hAnsi="Verdana"/>
          <w:sz w:val="20"/>
          <w:szCs w:val="20"/>
        </w:rPr>
        <w:t>unication</w:t>
      </w:r>
      <w:r w:rsidR="00220C25" w:rsidRPr="005326CB">
        <w:rPr>
          <w:rFonts w:ascii="Verdana" w:eastAsia="MS PMincho" w:hAnsi="Verdana"/>
          <w:spacing w:val="36"/>
          <w:sz w:val="20"/>
          <w:szCs w:val="20"/>
        </w:rPr>
        <w:t xml:space="preserve"> </w:t>
      </w:r>
      <w:r w:rsidR="00220C25" w:rsidRPr="005326CB">
        <w:rPr>
          <w:rFonts w:ascii="Verdana" w:eastAsia="MS PMincho" w:hAnsi="Verdana"/>
          <w:spacing w:val="4"/>
          <w:sz w:val="20"/>
          <w:szCs w:val="20"/>
        </w:rPr>
        <w:t>w</w:t>
      </w:r>
      <w:r w:rsidR="00220C25" w:rsidRPr="005326CB">
        <w:rPr>
          <w:rFonts w:ascii="Verdana" w:eastAsia="MS PMincho" w:hAnsi="Verdana"/>
          <w:sz w:val="20"/>
          <w:szCs w:val="20"/>
        </w:rPr>
        <w:t>ith</w:t>
      </w:r>
      <w:r w:rsidR="00220C25" w:rsidRPr="005326CB">
        <w:rPr>
          <w:rFonts w:ascii="Verdana" w:eastAsia="MS PMincho" w:hAnsi="Verdana"/>
          <w:spacing w:val="7"/>
          <w:sz w:val="20"/>
          <w:szCs w:val="20"/>
        </w:rPr>
        <w:t xml:space="preserve"> </w:t>
      </w:r>
      <w:r w:rsidR="00220C25" w:rsidRPr="005326CB">
        <w:rPr>
          <w:rFonts w:ascii="Verdana" w:eastAsia="MS PMincho" w:hAnsi="Verdana"/>
          <w:sz w:val="20"/>
          <w:szCs w:val="20"/>
        </w:rPr>
        <w:t>th</w:t>
      </w:r>
      <w:r w:rsidRPr="005326CB">
        <w:rPr>
          <w:rFonts w:ascii="Verdana" w:eastAsia="MS PMincho" w:hAnsi="Verdana"/>
          <w:sz w:val="20"/>
          <w:szCs w:val="20"/>
        </w:rPr>
        <w:t xml:space="preserve">e </w:t>
      </w:r>
      <w:r w:rsidRPr="005326CB">
        <w:rPr>
          <w:rFonts w:ascii="Verdana" w:eastAsia="MS PMincho" w:hAnsi="Verdana"/>
          <w:spacing w:val="-2"/>
          <w:sz w:val="20"/>
          <w:szCs w:val="20"/>
        </w:rPr>
        <w:t>leaseholders</w:t>
      </w:r>
      <w:r w:rsidR="00220C25" w:rsidRPr="005326CB">
        <w:rPr>
          <w:rFonts w:ascii="Verdana" w:eastAsia="MS PMincho" w:hAnsi="Verdana"/>
          <w:spacing w:val="20"/>
          <w:sz w:val="20"/>
          <w:szCs w:val="20"/>
        </w:rPr>
        <w:t xml:space="preserve"> </w:t>
      </w:r>
      <w:r w:rsidR="00220C25" w:rsidRPr="005326CB">
        <w:rPr>
          <w:rFonts w:ascii="Verdana" w:eastAsia="MS PMincho" w:hAnsi="Verdana"/>
          <w:spacing w:val="-2"/>
          <w:sz w:val="20"/>
          <w:szCs w:val="20"/>
        </w:rPr>
        <w:t>t</w:t>
      </w:r>
      <w:r w:rsidR="00220C25" w:rsidRPr="005326CB">
        <w:rPr>
          <w:rFonts w:ascii="Verdana" w:eastAsia="MS PMincho" w:hAnsi="Verdana"/>
          <w:sz w:val="20"/>
          <w:szCs w:val="20"/>
        </w:rPr>
        <w:t>o</w:t>
      </w:r>
      <w:r w:rsidR="00220C25" w:rsidRPr="005326CB">
        <w:rPr>
          <w:rFonts w:ascii="Verdana" w:eastAsia="MS PMincho" w:hAnsi="Verdana"/>
          <w:spacing w:val="9"/>
          <w:sz w:val="20"/>
          <w:szCs w:val="20"/>
        </w:rPr>
        <w:t xml:space="preserve"> </w:t>
      </w:r>
      <w:r w:rsidR="00220C25" w:rsidRPr="005326CB">
        <w:rPr>
          <w:rFonts w:ascii="Verdana" w:eastAsia="MS PMincho" w:hAnsi="Verdana"/>
          <w:sz w:val="20"/>
          <w:szCs w:val="20"/>
        </w:rPr>
        <w:t>establish</w:t>
      </w:r>
      <w:r w:rsidR="00220C25" w:rsidRPr="005326CB">
        <w:rPr>
          <w:rFonts w:ascii="Verdana" w:eastAsia="MS PMincho" w:hAnsi="Verdana"/>
          <w:spacing w:val="-13"/>
          <w:sz w:val="20"/>
          <w:szCs w:val="20"/>
        </w:rPr>
        <w:t xml:space="preserve"> </w:t>
      </w:r>
      <w:r w:rsidR="00220C25" w:rsidRPr="005326CB">
        <w:rPr>
          <w:rFonts w:ascii="Verdana" w:eastAsia="MS PMincho" w:hAnsi="Verdana"/>
          <w:sz w:val="20"/>
          <w:szCs w:val="20"/>
        </w:rPr>
        <w:t>what</w:t>
      </w:r>
      <w:r w:rsidR="00220C25" w:rsidRPr="005326CB">
        <w:rPr>
          <w:rFonts w:ascii="Verdana" w:eastAsia="MS PMincho" w:hAnsi="Verdana"/>
          <w:spacing w:val="1"/>
          <w:sz w:val="20"/>
          <w:szCs w:val="20"/>
        </w:rPr>
        <w:t xml:space="preserve"> </w:t>
      </w:r>
      <w:r w:rsidR="00220C25" w:rsidRPr="005326CB">
        <w:rPr>
          <w:rFonts w:ascii="Verdana" w:eastAsia="MS PMincho" w:hAnsi="Verdana"/>
          <w:sz w:val="20"/>
          <w:szCs w:val="20"/>
        </w:rPr>
        <w:t>th</w:t>
      </w:r>
      <w:r w:rsidR="00220C25" w:rsidRPr="005326CB">
        <w:rPr>
          <w:rFonts w:ascii="Verdana" w:eastAsia="MS PMincho" w:hAnsi="Verdana"/>
          <w:spacing w:val="2"/>
          <w:sz w:val="20"/>
          <w:szCs w:val="20"/>
        </w:rPr>
        <w:t>e</w:t>
      </w:r>
      <w:r w:rsidR="00220C25" w:rsidRPr="005326CB">
        <w:rPr>
          <w:rFonts w:ascii="Verdana" w:eastAsia="MS PMincho" w:hAnsi="Verdana"/>
          <w:sz w:val="20"/>
          <w:szCs w:val="20"/>
        </w:rPr>
        <w:t>y</w:t>
      </w:r>
      <w:r w:rsidR="00220C25" w:rsidRPr="005326CB">
        <w:rPr>
          <w:rFonts w:ascii="Verdana" w:eastAsia="MS PMincho" w:hAnsi="Verdana"/>
          <w:spacing w:val="-5"/>
          <w:sz w:val="20"/>
          <w:szCs w:val="20"/>
        </w:rPr>
        <w:t xml:space="preserve"> </w:t>
      </w:r>
      <w:r w:rsidR="00220C25" w:rsidRPr="005326CB">
        <w:rPr>
          <w:rFonts w:ascii="Verdana" w:eastAsia="MS PMincho" w:hAnsi="Verdana"/>
          <w:sz w:val="20"/>
          <w:szCs w:val="20"/>
        </w:rPr>
        <w:t>want</w:t>
      </w:r>
      <w:r w:rsidR="00220C25" w:rsidRPr="005326CB">
        <w:rPr>
          <w:rFonts w:ascii="Verdana" w:eastAsia="MS PMincho" w:hAnsi="Verdana"/>
          <w:spacing w:val="5"/>
          <w:sz w:val="20"/>
          <w:szCs w:val="20"/>
        </w:rPr>
        <w:t xml:space="preserve"> </w:t>
      </w:r>
      <w:r w:rsidR="00220C25" w:rsidRPr="005326CB">
        <w:rPr>
          <w:rFonts w:ascii="Verdana" w:eastAsia="MS PMincho" w:hAnsi="Verdana"/>
          <w:sz w:val="20"/>
          <w:szCs w:val="20"/>
        </w:rPr>
        <w:t>and</w:t>
      </w:r>
      <w:r w:rsidR="00220C25" w:rsidRPr="005326CB">
        <w:rPr>
          <w:rFonts w:ascii="Verdana" w:eastAsia="MS PMincho" w:hAnsi="Verdana"/>
          <w:spacing w:val="13"/>
          <w:sz w:val="20"/>
          <w:szCs w:val="20"/>
        </w:rPr>
        <w:t xml:space="preserve"> </w:t>
      </w:r>
      <w:r w:rsidR="00220C25" w:rsidRPr="005326CB">
        <w:rPr>
          <w:rFonts w:ascii="Verdana" w:eastAsia="MS PMincho" w:hAnsi="Verdana"/>
          <w:spacing w:val="-2"/>
          <w:w w:val="111"/>
          <w:sz w:val="20"/>
          <w:szCs w:val="20"/>
        </w:rPr>
        <w:t>t</w:t>
      </w:r>
      <w:r w:rsidR="00220C25" w:rsidRPr="005326CB">
        <w:rPr>
          <w:rFonts w:ascii="Verdana" w:eastAsia="MS PMincho" w:hAnsi="Verdana"/>
          <w:w w:val="103"/>
          <w:sz w:val="20"/>
          <w:szCs w:val="20"/>
        </w:rPr>
        <w:t>o</w:t>
      </w:r>
      <w:r w:rsidR="00220C25" w:rsidRPr="005326CB">
        <w:rPr>
          <w:rFonts w:ascii="Verdana" w:eastAsia="MS PMincho" w:hAnsi="Verdana"/>
          <w:spacing w:val="1"/>
          <w:sz w:val="20"/>
          <w:szCs w:val="20"/>
        </w:rPr>
        <w:t xml:space="preserve"> </w:t>
      </w:r>
      <w:r w:rsidR="00220C25" w:rsidRPr="005326CB">
        <w:rPr>
          <w:rFonts w:ascii="Verdana" w:eastAsia="MS PMincho" w:hAnsi="Verdana"/>
          <w:sz w:val="20"/>
          <w:szCs w:val="20"/>
        </w:rPr>
        <w:t>app</w:t>
      </w:r>
      <w:r w:rsidR="00220C25" w:rsidRPr="005326CB">
        <w:rPr>
          <w:rFonts w:ascii="Verdana" w:eastAsia="MS PMincho" w:hAnsi="Verdana"/>
          <w:spacing w:val="-3"/>
          <w:sz w:val="20"/>
          <w:szCs w:val="20"/>
        </w:rPr>
        <w:t>r</w:t>
      </w:r>
      <w:r w:rsidR="00220C25" w:rsidRPr="005326CB">
        <w:rPr>
          <w:rFonts w:ascii="Verdana" w:eastAsia="MS PMincho" w:hAnsi="Verdana"/>
          <w:sz w:val="20"/>
          <w:szCs w:val="20"/>
        </w:rPr>
        <w:t>ecia</w:t>
      </w:r>
      <w:r w:rsidR="00220C25" w:rsidRPr="005326CB">
        <w:rPr>
          <w:rFonts w:ascii="Verdana" w:eastAsia="MS PMincho" w:hAnsi="Verdana"/>
          <w:spacing w:val="-2"/>
          <w:sz w:val="20"/>
          <w:szCs w:val="20"/>
        </w:rPr>
        <w:t>t</w:t>
      </w:r>
      <w:r w:rsidR="00220C25" w:rsidRPr="005326CB">
        <w:rPr>
          <w:rFonts w:ascii="Verdana" w:eastAsia="MS PMincho" w:hAnsi="Verdana"/>
          <w:sz w:val="20"/>
          <w:szCs w:val="20"/>
        </w:rPr>
        <w:t>e</w:t>
      </w:r>
      <w:r w:rsidR="00220C25" w:rsidRPr="005326CB">
        <w:rPr>
          <w:rFonts w:ascii="Verdana" w:eastAsia="MS PMincho" w:hAnsi="Verdana"/>
          <w:spacing w:val="1"/>
          <w:sz w:val="20"/>
          <w:szCs w:val="20"/>
        </w:rPr>
        <w:t xml:space="preserve"> </w:t>
      </w:r>
      <w:r w:rsidR="00220C25" w:rsidRPr="005326CB">
        <w:rPr>
          <w:rFonts w:ascii="Verdana" w:eastAsia="MS PMincho" w:hAnsi="Verdana"/>
          <w:sz w:val="20"/>
          <w:szCs w:val="20"/>
        </w:rPr>
        <w:t>the</w:t>
      </w:r>
      <w:r w:rsidR="00220C25" w:rsidRPr="005326CB">
        <w:rPr>
          <w:rFonts w:ascii="Verdana" w:eastAsia="MS PMincho" w:hAnsi="Verdana"/>
          <w:spacing w:val="8"/>
          <w:sz w:val="20"/>
          <w:szCs w:val="20"/>
        </w:rPr>
        <w:t xml:space="preserve"> </w:t>
      </w:r>
      <w:r w:rsidR="00220C25" w:rsidRPr="005326CB">
        <w:rPr>
          <w:rFonts w:ascii="Verdana" w:eastAsia="MS PMincho" w:hAnsi="Verdana"/>
          <w:sz w:val="20"/>
          <w:szCs w:val="20"/>
        </w:rPr>
        <w:t>diffe</w:t>
      </w:r>
      <w:r w:rsidR="00220C25" w:rsidRPr="005326CB">
        <w:rPr>
          <w:rFonts w:ascii="Verdana" w:eastAsia="MS PMincho" w:hAnsi="Verdana"/>
          <w:spacing w:val="3"/>
          <w:sz w:val="20"/>
          <w:szCs w:val="20"/>
        </w:rPr>
        <w:t>r</w:t>
      </w:r>
      <w:r w:rsidR="00220C25" w:rsidRPr="005326CB">
        <w:rPr>
          <w:rFonts w:ascii="Verdana" w:eastAsia="MS PMincho" w:hAnsi="Verdana"/>
          <w:sz w:val="20"/>
          <w:szCs w:val="20"/>
        </w:rPr>
        <w:t>ing</w:t>
      </w:r>
      <w:r w:rsidR="00220C25" w:rsidRPr="005326CB">
        <w:rPr>
          <w:rFonts w:ascii="Verdana" w:eastAsia="MS PMincho" w:hAnsi="Verdana"/>
          <w:spacing w:val="-13"/>
          <w:sz w:val="20"/>
          <w:szCs w:val="20"/>
        </w:rPr>
        <w:t xml:space="preserve"> </w:t>
      </w:r>
      <w:r w:rsidR="00220C25" w:rsidRPr="005326CB">
        <w:rPr>
          <w:rFonts w:ascii="Verdana" w:eastAsia="MS PMincho" w:hAnsi="Verdana"/>
          <w:sz w:val="20"/>
          <w:szCs w:val="20"/>
        </w:rPr>
        <w:t>points</w:t>
      </w:r>
      <w:r w:rsidRPr="005326CB">
        <w:rPr>
          <w:rFonts w:ascii="Verdana" w:eastAsia="MS PMincho" w:hAnsi="Verdana"/>
          <w:spacing w:val="16"/>
          <w:sz w:val="20"/>
          <w:szCs w:val="20"/>
        </w:rPr>
        <w:t xml:space="preserve"> </w:t>
      </w:r>
      <w:r w:rsidR="00220C25" w:rsidRPr="005326CB">
        <w:rPr>
          <w:rFonts w:ascii="Verdana" w:eastAsia="MS PMincho" w:hAnsi="Verdana"/>
          <w:sz w:val="20"/>
          <w:szCs w:val="20"/>
        </w:rPr>
        <w:t>of</w:t>
      </w:r>
      <w:r w:rsidR="00220C25" w:rsidRPr="005326CB">
        <w:rPr>
          <w:rFonts w:ascii="Verdana" w:eastAsia="MS PMincho" w:hAnsi="Verdana"/>
          <w:spacing w:val="3"/>
          <w:sz w:val="20"/>
          <w:szCs w:val="20"/>
        </w:rPr>
        <w:t xml:space="preserve"> </w:t>
      </w:r>
      <w:r w:rsidR="00220C25" w:rsidRPr="005326CB">
        <w:rPr>
          <w:rFonts w:ascii="Verdana" w:eastAsia="MS PMincho" w:hAnsi="Verdana"/>
          <w:spacing w:val="4"/>
          <w:sz w:val="20"/>
          <w:szCs w:val="20"/>
        </w:rPr>
        <w:t>v</w:t>
      </w:r>
      <w:r w:rsidR="00220C25" w:rsidRPr="005326CB">
        <w:rPr>
          <w:rFonts w:ascii="Verdana" w:eastAsia="MS PMincho" w:hAnsi="Verdana"/>
          <w:sz w:val="20"/>
          <w:szCs w:val="20"/>
        </w:rPr>
        <w:t>ie</w:t>
      </w:r>
      <w:r w:rsidR="00220C25" w:rsidRPr="005326CB">
        <w:rPr>
          <w:rFonts w:ascii="Verdana" w:eastAsia="MS PMincho" w:hAnsi="Verdana"/>
          <w:spacing w:val="-11"/>
          <w:sz w:val="20"/>
          <w:szCs w:val="20"/>
        </w:rPr>
        <w:t>w</w:t>
      </w:r>
      <w:r w:rsidR="00220C25" w:rsidRPr="005326CB">
        <w:rPr>
          <w:rFonts w:ascii="Verdana" w:eastAsia="MS PMincho" w:hAnsi="Verdana"/>
          <w:sz w:val="20"/>
          <w:szCs w:val="20"/>
        </w:rPr>
        <w:t>.</w:t>
      </w:r>
      <w:r w:rsidR="00220C25" w:rsidRPr="005326CB">
        <w:rPr>
          <w:rFonts w:ascii="Verdana" w:eastAsia="MS PMincho" w:hAnsi="Verdana"/>
          <w:spacing w:val="-19"/>
          <w:sz w:val="20"/>
          <w:szCs w:val="20"/>
        </w:rPr>
        <w:t xml:space="preserve"> </w:t>
      </w:r>
      <w:r w:rsidR="00220C25" w:rsidRPr="005326CB">
        <w:rPr>
          <w:rFonts w:ascii="Verdana" w:eastAsia="MS PMincho" w:hAnsi="Verdana"/>
          <w:spacing w:val="-2"/>
          <w:sz w:val="20"/>
          <w:szCs w:val="20"/>
        </w:rPr>
        <w:t>I</w:t>
      </w:r>
      <w:r w:rsidR="00220C25" w:rsidRPr="005326CB">
        <w:rPr>
          <w:rFonts w:ascii="Verdana" w:eastAsia="MS PMincho" w:hAnsi="Verdana"/>
          <w:sz w:val="20"/>
          <w:szCs w:val="20"/>
        </w:rPr>
        <w:t>t</w:t>
      </w:r>
      <w:r w:rsidR="00220C25" w:rsidRPr="005326CB">
        <w:rPr>
          <w:rFonts w:ascii="Verdana" w:eastAsia="MS PMincho" w:hAnsi="Verdana"/>
          <w:spacing w:val="16"/>
          <w:sz w:val="20"/>
          <w:szCs w:val="20"/>
        </w:rPr>
        <w:t xml:space="preserve"> </w:t>
      </w:r>
      <w:r w:rsidR="00220C25" w:rsidRPr="005326CB">
        <w:rPr>
          <w:rFonts w:ascii="Verdana" w:eastAsia="MS PMincho" w:hAnsi="Verdana"/>
          <w:spacing w:val="1"/>
          <w:sz w:val="20"/>
          <w:szCs w:val="20"/>
        </w:rPr>
        <w:t>i</w:t>
      </w:r>
      <w:r w:rsidR="00220C25" w:rsidRPr="005326CB">
        <w:rPr>
          <w:rFonts w:ascii="Verdana" w:eastAsia="MS PMincho" w:hAnsi="Verdana"/>
          <w:sz w:val="20"/>
          <w:szCs w:val="20"/>
        </w:rPr>
        <w:t>s</w:t>
      </w:r>
      <w:r w:rsidR="00220C25" w:rsidRPr="005326CB">
        <w:rPr>
          <w:rFonts w:ascii="Verdana" w:eastAsia="MS PMincho" w:hAnsi="Verdana"/>
          <w:spacing w:val="5"/>
          <w:sz w:val="20"/>
          <w:szCs w:val="20"/>
        </w:rPr>
        <w:t xml:space="preserve"> </w:t>
      </w:r>
      <w:r w:rsidR="00220C25" w:rsidRPr="005326CB">
        <w:rPr>
          <w:rFonts w:ascii="Verdana" w:eastAsia="MS PMincho" w:hAnsi="Verdana"/>
          <w:spacing w:val="1"/>
          <w:sz w:val="20"/>
          <w:szCs w:val="20"/>
        </w:rPr>
        <w:t>desi</w:t>
      </w:r>
      <w:r w:rsidR="00220C25" w:rsidRPr="005326CB">
        <w:rPr>
          <w:rFonts w:ascii="Verdana" w:eastAsia="MS PMincho" w:hAnsi="Verdana"/>
          <w:spacing w:val="3"/>
          <w:sz w:val="20"/>
          <w:szCs w:val="20"/>
        </w:rPr>
        <w:t>r</w:t>
      </w:r>
      <w:r w:rsidR="00220C25" w:rsidRPr="005326CB">
        <w:rPr>
          <w:rFonts w:ascii="Verdana" w:eastAsia="MS PMincho" w:hAnsi="Verdana"/>
          <w:spacing w:val="1"/>
          <w:sz w:val="20"/>
          <w:szCs w:val="20"/>
        </w:rPr>
        <w:t>abl</w:t>
      </w:r>
      <w:r w:rsidR="00220C25" w:rsidRPr="005326CB">
        <w:rPr>
          <w:rFonts w:ascii="Verdana" w:eastAsia="MS PMincho" w:hAnsi="Verdana"/>
          <w:sz w:val="20"/>
          <w:szCs w:val="20"/>
        </w:rPr>
        <w:t>e</w:t>
      </w:r>
      <w:r w:rsidR="00220C25" w:rsidRPr="005326CB">
        <w:rPr>
          <w:rFonts w:ascii="Verdana" w:eastAsia="MS PMincho" w:hAnsi="Verdana"/>
          <w:spacing w:val="-1"/>
          <w:sz w:val="20"/>
          <w:szCs w:val="20"/>
        </w:rPr>
        <w:t xml:space="preserve"> t</w:t>
      </w:r>
      <w:r w:rsidR="00220C25" w:rsidRPr="005326CB">
        <w:rPr>
          <w:rFonts w:ascii="Verdana" w:eastAsia="MS PMincho" w:hAnsi="Verdana"/>
          <w:sz w:val="20"/>
          <w:szCs w:val="20"/>
        </w:rPr>
        <w:t>o</w:t>
      </w:r>
      <w:r w:rsidR="00220C25" w:rsidRPr="005326CB">
        <w:rPr>
          <w:rFonts w:ascii="Verdana" w:eastAsia="MS PMincho" w:hAnsi="Verdana"/>
          <w:spacing w:val="18"/>
          <w:sz w:val="20"/>
          <w:szCs w:val="20"/>
        </w:rPr>
        <w:t xml:space="preserve"> </w:t>
      </w:r>
      <w:r w:rsidR="00220C25" w:rsidRPr="005326CB">
        <w:rPr>
          <w:rFonts w:ascii="Verdana" w:eastAsia="MS PMincho" w:hAnsi="Verdana"/>
          <w:spacing w:val="1"/>
          <w:sz w:val="20"/>
          <w:szCs w:val="20"/>
        </w:rPr>
        <w:t>establis</w:t>
      </w:r>
      <w:r w:rsidR="00220C25" w:rsidRPr="005326CB">
        <w:rPr>
          <w:rFonts w:ascii="Verdana" w:eastAsia="MS PMincho" w:hAnsi="Verdana"/>
          <w:sz w:val="20"/>
          <w:szCs w:val="20"/>
        </w:rPr>
        <w:t>h</w:t>
      </w:r>
      <w:r w:rsidR="00220C25" w:rsidRPr="005326CB">
        <w:rPr>
          <w:rFonts w:ascii="Verdana" w:eastAsia="MS PMincho" w:hAnsi="Verdana"/>
          <w:spacing w:val="-3"/>
          <w:sz w:val="20"/>
          <w:szCs w:val="20"/>
        </w:rPr>
        <w:t xml:space="preserve"> </w:t>
      </w:r>
      <w:r w:rsidR="00220C25" w:rsidRPr="005326CB">
        <w:rPr>
          <w:rFonts w:ascii="Verdana" w:eastAsia="MS PMincho" w:hAnsi="Verdana"/>
          <w:spacing w:val="1"/>
          <w:sz w:val="20"/>
          <w:szCs w:val="20"/>
        </w:rPr>
        <w:t>h</w:t>
      </w:r>
      <w:r w:rsidR="00220C25" w:rsidRPr="005326CB">
        <w:rPr>
          <w:rFonts w:ascii="Verdana" w:eastAsia="MS PMincho" w:hAnsi="Verdana"/>
          <w:spacing w:val="-3"/>
          <w:sz w:val="20"/>
          <w:szCs w:val="20"/>
        </w:rPr>
        <w:t>o</w:t>
      </w:r>
      <w:r w:rsidR="00220C25" w:rsidRPr="005326CB">
        <w:rPr>
          <w:rFonts w:ascii="Verdana" w:eastAsia="MS PMincho" w:hAnsi="Verdana"/>
          <w:sz w:val="20"/>
          <w:szCs w:val="20"/>
        </w:rPr>
        <w:t>w</w:t>
      </w:r>
      <w:r w:rsidR="00220C25" w:rsidRPr="005326CB">
        <w:rPr>
          <w:rFonts w:ascii="Verdana" w:eastAsia="MS PMincho" w:hAnsi="Verdana"/>
          <w:spacing w:val="4"/>
          <w:sz w:val="20"/>
          <w:szCs w:val="20"/>
        </w:rPr>
        <w:t xml:space="preserve"> </w:t>
      </w:r>
      <w:r w:rsidR="00220C25" w:rsidRPr="005326CB">
        <w:rPr>
          <w:rFonts w:ascii="Verdana" w:eastAsia="MS PMincho" w:hAnsi="Verdana"/>
          <w:spacing w:val="-2"/>
          <w:sz w:val="20"/>
          <w:szCs w:val="20"/>
        </w:rPr>
        <w:t>r</w:t>
      </w:r>
      <w:r w:rsidR="00220C25" w:rsidRPr="005326CB">
        <w:rPr>
          <w:rFonts w:ascii="Verdana" w:eastAsia="MS PMincho" w:hAnsi="Verdana"/>
          <w:sz w:val="20"/>
          <w:szCs w:val="20"/>
        </w:rPr>
        <w:t>e</w:t>
      </w:r>
      <w:r w:rsidR="00220C25" w:rsidRPr="005326CB">
        <w:rPr>
          <w:rFonts w:ascii="Verdana" w:eastAsia="MS PMincho" w:hAnsi="Verdana"/>
          <w:spacing w:val="1"/>
          <w:sz w:val="20"/>
          <w:szCs w:val="20"/>
        </w:rPr>
        <w:t>p</w:t>
      </w:r>
      <w:r w:rsidR="00220C25" w:rsidRPr="005326CB">
        <w:rPr>
          <w:rFonts w:ascii="Verdana" w:eastAsia="MS PMincho" w:hAnsi="Verdana"/>
          <w:spacing w:val="-2"/>
          <w:sz w:val="20"/>
          <w:szCs w:val="20"/>
        </w:rPr>
        <w:t>r</w:t>
      </w:r>
      <w:r w:rsidR="00220C25" w:rsidRPr="005326CB">
        <w:rPr>
          <w:rFonts w:ascii="Verdana" w:eastAsia="MS PMincho" w:hAnsi="Verdana"/>
          <w:spacing w:val="1"/>
          <w:sz w:val="20"/>
          <w:szCs w:val="20"/>
        </w:rPr>
        <w:t>esentat</w:t>
      </w:r>
      <w:r w:rsidR="00220C25" w:rsidRPr="005326CB">
        <w:rPr>
          <w:rFonts w:ascii="Verdana" w:eastAsia="MS PMincho" w:hAnsi="Verdana"/>
          <w:spacing w:val="-1"/>
          <w:sz w:val="20"/>
          <w:szCs w:val="20"/>
        </w:rPr>
        <w:t>i</w:t>
      </w:r>
      <w:r w:rsidR="00220C25" w:rsidRPr="005326CB">
        <w:rPr>
          <w:rFonts w:ascii="Verdana" w:eastAsia="MS PMincho" w:hAnsi="Verdana"/>
          <w:spacing w:val="-3"/>
          <w:sz w:val="20"/>
          <w:szCs w:val="20"/>
        </w:rPr>
        <w:t>v</w:t>
      </w:r>
      <w:r w:rsidR="00220C25" w:rsidRPr="005326CB">
        <w:rPr>
          <w:rFonts w:ascii="Verdana" w:eastAsia="MS PMincho" w:hAnsi="Verdana"/>
          <w:sz w:val="20"/>
          <w:szCs w:val="20"/>
        </w:rPr>
        <w:t>e</w:t>
      </w:r>
      <w:r w:rsidR="00220C25" w:rsidRPr="005326CB">
        <w:rPr>
          <w:rFonts w:ascii="Verdana" w:eastAsia="MS PMincho" w:hAnsi="Verdana"/>
          <w:spacing w:val="9"/>
          <w:sz w:val="20"/>
          <w:szCs w:val="20"/>
        </w:rPr>
        <w:t xml:space="preserve"> </w:t>
      </w:r>
      <w:r w:rsidR="00220C25" w:rsidRPr="005326CB">
        <w:rPr>
          <w:rFonts w:ascii="Verdana" w:eastAsia="MS PMincho" w:hAnsi="Verdana"/>
          <w:spacing w:val="1"/>
          <w:sz w:val="20"/>
          <w:szCs w:val="20"/>
        </w:rPr>
        <w:t>th</w:t>
      </w:r>
      <w:r w:rsidR="00220C25" w:rsidRPr="005326CB">
        <w:rPr>
          <w:rFonts w:ascii="Verdana" w:eastAsia="MS PMincho" w:hAnsi="Verdana"/>
          <w:sz w:val="20"/>
          <w:szCs w:val="20"/>
        </w:rPr>
        <w:t>e</w:t>
      </w:r>
      <w:r w:rsidR="00220C25" w:rsidRPr="005326CB">
        <w:rPr>
          <w:rFonts w:ascii="Verdana" w:eastAsia="MS PMincho" w:hAnsi="Verdana"/>
          <w:spacing w:val="14"/>
          <w:sz w:val="20"/>
          <w:szCs w:val="20"/>
        </w:rPr>
        <w:t xml:space="preserve"> </w:t>
      </w:r>
      <w:r w:rsidR="00220C25" w:rsidRPr="005326CB">
        <w:rPr>
          <w:rFonts w:ascii="Verdana" w:eastAsia="MS PMincho" w:hAnsi="Verdana"/>
          <w:spacing w:val="1"/>
          <w:sz w:val="20"/>
          <w:szCs w:val="20"/>
        </w:rPr>
        <w:t>associatio</w:t>
      </w:r>
      <w:r w:rsidR="00220C25" w:rsidRPr="005326CB">
        <w:rPr>
          <w:rFonts w:ascii="Verdana" w:eastAsia="MS PMincho" w:hAnsi="Verdana"/>
          <w:sz w:val="20"/>
          <w:szCs w:val="20"/>
        </w:rPr>
        <w:t>n</w:t>
      </w:r>
      <w:r w:rsidR="00220C25" w:rsidRPr="005326CB">
        <w:rPr>
          <w:rFonts w:ascii="Verdana" w:eastAsia="MS PMincho" w:hAnsi="Verdana"/>
          <w:spacing w:val="1"/>
          <w:sz w:val="20"/>
          <w:szCs w:val="20"/>
        </w:rPr>
        <w:t xml:space="preserve"> i</w:t>
      </w:r>
      <w:r w:rsidR="00220C25" w:rsidRPr="005326CB">
        <w:rPr>
          <w:rFonts w:ascii="Verdana" w:eastAsia="MS PMincho" w:hAnsi="Verdana"/>
          <w:sz w:val="20"/>
          <w:szCs w:val="20"/>
        </w:rPr>
        <w:t>s</w:t>
      </w:r>
      <w:r w:rsidR="00220C25" w:rsidRPr="005326CB">
        <w:rPr>
          <w:rFonts w:ascii="Verdana" w:eastAsia="MS PMincho" w:hAnsi="Verdana"/>
          <w:spacing w:val="5"/>
          <w:sz w:val="20"/>
          <w:szCs w:val="20"/>
        </w:rPr>
        <w:t xml:space="preserve"> </w:t>
      </w:r>
      <w:r w:rsidR="00220C25" w:rsidRPr="005326CB">
        <w:rPr>
          <w:rFonts w:ascii="Verdana" w:eastAsia="MS PMincho" w:hAnsi="Verdana"/>
          <w:spacing w:val="1"/>
          <w:sz w:val="20"/>
          <w:szCs w:val="20"/>
        </w:rPr>
        <w:t>an</w:t>
      </w:r>
      <w:r w:rsidR="00220C25" w:rsidRPr="005326CB">
        <w:rPr>
          <w:rFonts w:ascii="Verdana" w:eastAsia="MS PMincho" w:hAnsi="Verdana"/>
          <w:sz w:val="20"/>
          <w:szCs w:val="20"/>
        </w:rPr>
        <w:t>d</w:t>
      </w:r>
      <w:r w:rsidR="00220C25" w:rsidRPr="005326CB">
        <w:rPr>
          <w:rFonts w:ascii="Verdana" w:eastAsia="MS PMincho" w:hAnsi="Verdana"/>
          <w:spacing w:val="17"/>
          <w:sz w:val="20"/>
          <w:szCs w:val="20"/>
        </w:rPr>
        <w:t xml:space="preserve"> </w:t>
      </w:r>
      <w:r w:rsidR="00220C25" w:rsidRPr="005326CB">
        <w:rPr>
          <w:rFonts w:ascii="Verdana" w:eastAsia="MS PMincho" w:hAnsi="Verdana"/>
          <w:spacing w:val="-1"/>
          <w:sz w:val="20"/>
          <w:szCs w:val="20"/>
        </w:rPr>
        <w:t>t</w:t>
      </w:r>
      <w:r w:rsidR="00220C25" w:rsidRPr="005326CB">
        <w:rPr>
          <w:rFonts w:ascii="Verdana" w:eastAsia="MS PMincho" w:hAnsi="Verdana"/>
          <w:sz w:val="20"/>
          <w:szCs w:val="20"/>
        </w:rPr>
        <w:t>o</w:t>
      </w:r>
      <w:r w:rsidR="00220C25" w:rsidRPr="005326CB">
        <w:rPr>
          <w:rFonts w:ascii="Verdana" w:eastAsia="MS PMincho" w:hAnsi="Verdana"/>
          <w:spacing w:val="9"/>
          <w:sz w:val="20"/>
          <w:szCs w:val="20"/>
        </w:rPr>
        <w:t xml:space="preserve"> </w:t>
      </w:r>
      <w:r w:rsidR="00220C25" w:rsidRPr="005326CB">
        <w:rPr>
          <w:rFonts w:ascii="Verdana" w:eastAsia="MS PMincho" w:hAnsi="Verdana"/>
          <w:spacing w:val="2"/>
          <w:sz w:val="20"/>
          <w:szCs w:val="20"/>
        </w:rPr>
        <w:t>see</w:t>
      </w:r>
      <w:r w:rsidR="00220C25" w:rsidRPr="005326CB">
        <w:rPr>
          <w:rFonts w:ascii="Verdana" w:eastAsia="MS PMincho" w:hAnsi="Verdana"/>
          <w:sz w:val="20"/>
          <w:szCs w:val="20"/>
        </w:rPr>
        <w:t>k</w:t>
      </w:r>
      <w:r w:rsidR="00220C25" w:rsidRPr="005326CB">
        <w:rPr>
          <w:rFonts w:ascii="Verdana" w:eastAsia="MS PMincho" w:hAnsi="Verdana"/>
          <w:spacing w:val="35"/>
          <w:sz w:val="20"/>
          <w:szCs w:val="20"/>
        </w:rPr>
        <w:t xml:space="preserve"> </w:t>
      </w:r>
      <w:r w:rsidR="00220C25" w:rsidRPr="005326CB">
        <w:rPr>
          <w:rFonts w:ascii="Verdana" w:eastAsia="MS PMincho" w:hAnsi="Verdana"/>
          <w:sz w:val="20"/>
          <w:szCs w:val="20"/>
        </w:rPr>
        <w:t>a</w:t>
      </w:r>
      <w:r w:rsidR="00220C25" w:rsidRPr="005326CB">
        <w:rPr>
          <w:rFonts w:ascii="Verdana" w:eastAsia="MS PMincho" w:hAnsi="Verdana"/>
          <w:spacing w:val="48"/>
          <w:sz w:val="20"/>
          <w:szCs w:val="20"/>
        </w:rPr>
        <w:t xml:space="preserve"> </w:t>
      </w:r>
      <w:r w:rsidR="00220C25" w:rsidRPr="005326CB">
        <w:rPr>
          <w:rFonts w:ascii="Verdana" w:eastAsia="MS PMincho" w:hAnsi="Verdana"/>
          <w:spacing w:val="-1"/>
          <w:sz w:val="20"/>
          <w:szCs w:val="20"/>
        </w:rPr>
        <w:t>c</w:t>
      </w:r>
      <w:r w:rsidR="00220C25" w:rsidRPr="005326CB">
        <w:rPr>
          <w:rFonts w:ascii="Verdana" w:eastAsia="MS PMincho" w:hAnsi="Verdana"/>
          <w:spacing w:val="1"/>
          <w:sz w:val="20"/>
          <w:szCs w:val="20"/>
        </w:rPr>
        <w:t>o</w:t>
      </w:r>
      <w:r w:rsidR="00220C25" w:rsidRPr="005326CB">
        <w:rPr>
          <w:rFonts w:ascii="Verdana" w:eastAsia="MS PMincho" w:hAnsi="Verdana"/>
          <w:sz w:val="20"/>
          <w:szCs w:val="20"/>
        </w:rPr>
        <w:t>py</w:t>
      </w:r>
      <w:r w:rsidR="00220C25" w:rsidRPr="005326CB">
        <w:rPr>
          <w:rFonts w:ascii="Verdana" w:eastAsia="MS PMincho" w:hAnsi="Verdana"/>
          <w:spacing w:val="42"/>
          <w:sz w:val="20"/>
          <w:szCs w:val="20"/>
        </w:rPr>
        <w:t xml:space="preserve"> </w:t>
      </w:r>
      <w:r w:rsidR="00220C25" w:rsidRPr="005326CB">
        <w:rPr>
          <w:rFonts w:ascii="Verdana" w:eastAsia="MS PMincho" w:hAnsi="Verdana"/>
          <w:spacing w:val="2"/>
          <w:sz w:val="20"/>
          <w:szCs w:val="20"/>
        </w:rPr>
        <w:t>o</w:t>
      </w:r>
      <w:r w:rsidR="00220C25" w:rsidRPr="005326CB">
        <w:rPr>
          <w:rFonts w:ascii="Verdana" w:eastAsia="MS PMincho" w:hAnsi="Verdana"/>
          <w:sz w:val="20"/>
          <w:szCs w:val="20"/>
        </w:rPr>
        <w:t xml:space="preserve">f </w:t>
      </w:r>
      <w:r w:rsidR="00220C25" w:rsidRPr="005326CB">
        <w:rPr>
          <w:rFonts w:ascii="Verdana" w:eastAsia="MS PMincho" w:hAnsi="Verdana"/>
          <w:spacing w:val="2"/>
          <w:sz w:val="20"/>
          <w:szCs w:val="20"/>
        </w:rPr>
        <w:t>it</w:t>
      </w:r>
      <w:r w:rsidR="00220C25" w:rsidRPr="005326CB">
        <w:rPr>
          <w:rFonts w:ascii="Verdana" w:eastAsia="MS PMincho" w:hAnsi="Verdana"/>
          <w:sz w:val="20"/>
          <w:szCs w:val="20"/>
        </w:rPr>
        <w:t>s</w:t>
      </w:r>
      <w:r w:rsidR="00220C25" w:rsidRPr="005326CB">
        <w:rPr>
          <w:rFonts w:ascii="Verdana" w:eastAsia="MS PMincho" w:hAnsi="Verdana"/>
          <w:spacing w:val="48"/>
          <w:sz w:val="20"/>
          <w:szCs w:val="20"/>
        </w:rPr>
        <w:t xml:space="preserve"> </w:t>
      </w:r>
      <w:r w:rsidR="00220C25" w:rsidRPr="005326CB">
        <w:rPr>
          <w:rFonts w:ascii="Verdana" w:eastAsia="MS PMincho" w:hAnsi="Verdana"/>
          <w:spacing w:val="-1"/>
          <w:sz w:val="20"/>
          <w:szCs w:val="20"/>
        </w:rPr>
        <w:t>c</w:t>
      </w:r>
      <w:r w:rsidR="00220C25" w:rsidRPr="005326CB">
        <w:rPr>
          <w:rFonts w:ascii="Verdana" w:eastAsia="MS PMincho" w:hAnsi="Verdana"/>
          <w:spacing w:val="1"/>
          <w:sz w:val="20"/>
          <w:szCs w:val="20"/>
        </w:rPr>
        <w:t>o</w:t>
      </w:r>
      <w:r w:rsidR="00220C25" w:rsidRPr="005326CB">
        <w:rPr>
          <w:rFonts w:ascii="Verdana" w:eastAsia="MS PMincho" w:hAnsi="Verdana"/>
          <w:spacing w:val="2"/>
          <w:sz w:val="20"/>
          <w:szCs w:val="20"/>
        </w:rPr>
        <w:t>nstitutio</w:t>
      </w:r>
      <w:r w:rsidR="00220C25" w:rsidRPr="005326CB">
        <w:rPr>
          <w:rFonts w:ascii="Verdana" w:eastAsia="MS PMincho" w:hAnsi="Verdana"/>
          <w:sz w:val="20"/>
          <w:szCs w:val="20"/>
        </w:rPr>
        <w:t xml:space="preserve">n </w:t>
      </w:r>
      <w:r w:rsidR="00220C25" w:rsidRPr="005326CB">
        <w:rPr>
          <w:rFonts w:ascii="Verdana" w:eastAsia="MS PMincho" w:hAnsi="Verdana"/>
          <w:spacing w:val="2"/>
          <w:sz w:val="20"/>
          <w:szCs w:val="20"/>
        </w:rPr>
        <w:t>a</w:t>
      </w:r>
      <w:r w:rsidR="00220C25" w:rsidRPr="005326CB">
        <w:rPr>
          <w:rFonts w:ascii="Verdana" w:eastAsia="MS PMincho" w:hAnsi="Verdana"/>
          <w:sz w:val="20"/>
          <w:szCs w:val="20"/>
        </w:rPr>
        <w:t>t</w:t>
      </w:r>
      <w:r w:rsidRPr="005326CB">
        <w:rPr>
          <w:rFonts w:ascii="Verdana" w:eastAsia="MS PMincho" w:hAnsi="Verdana"/>
          <w:sz w:val="20"/>
          <w:szCs w:val="20"/>
        </w:rPr>
        <w:t xml:space="preserve"> </w:t>
      </w:r>
      <w:r w:rsidR="00220C25" w:rsidRPr="005326CB">
        <w:rPr>
          <w:rFonts w:ascii="Verdana" w:eastAsia="MS PMincho" w:hAnsi="Verdana"/>
          <w:spacing w:val="-1"/>
          <w:sz w:val="20"/>
          <w:szCs w:val="20"/>
        </w:rPr>
        <w:t>r</w:t>
      </w:r>
      <w:r w:rsidR="00220C25" w:rsidRPr="005326CB">
        <w:rPr>
          <w:rFonts w:ascii="Verdana" w:eastAsia="MS PMincho" w:hAnsi="Verdana"/>
          <w:spacing w:val="3"/>
          <w:sz w:val="20"/>
          <w:szCs w:val="20"/>
        </w:rPr>
        <w:t>e</w:t>
      </w:r>
      <w:r w:rsidR="00220C25" w:rsidRPr="005326CB">
        <w:rPr>
          <w:rFonts w:ascii="Verdana" w:eastAsia="MS PMincho" w:hAnsi="Verdana"/>
          <w:spacing w:val="2"/>
          <w:sz w:val="20"/>
          <w:szCs w:val="20"/>
        </w:rPr>
        <w:t>gula</w:t>
      </w:r>
      <w:r w:rsidR="00220C25" w:rsidRPr="005326CB">
        <w:rPr>
          <w:rFonts w:ascii="Verdana" w:eastAsia="MS PMincho" w:hAnsi="Verdana"/>
          <w:sz w:val="20"/>
          <w:szCs w:val="20"/>
        </w:rPr>
        <w:t>r</w:t>
      </w:r>
      <w:r w:rsidRPr="005326CB">
        <w:rPr>
          <w:rFonts w:ascii="Verdana" w:eastAsia="MS PMincho" w:hAnsi="Verdana"/>
          <w:sz w:val="20"/>
          <w:szCs w:val="20"/>
        </w:rPr>
        <w:t xml:space="preserve"> </w:t>
      </w:r>
      <w:r w:rsidR="00220C25" w:rsidRPr="005326CB">
        <w:rPr>
          <w:rFonts w:ascii="Verdana" w:eastAsia="MS PMincho" w:hAnsi="Verdana"/>
          <w:spacing w:val="2"/>
          <w:sz w:val="20"/>
          <w:szCs w:val="20"/>
        </w:rPr>
        <w:t>in</w:t>
      </w:r>
      <w:r w:rsidR="00220C25" w:rsidRPr="005326CB">
        <w:rPr>
          <w:rFonts w:ascii="Verdana" w:eastAsia="MS PMincho" w:hAnsi="Verdana"/>
          <w:sz w:val="20"/>
          <w:szCs w:val="20"/>
        </w:rPr>
        <w:t>t</w:t>
      </w:r>
      <w:r w:rsidR="00220C25" w:rsidRPr="005326CB">
        <w:rPr>
          <w:rFonts w:ascii="Verdana" w:eastAsia="MS PMincho" w:hAnsi="Verdana"/>
          <w:spacing w:val="2"/>
          <w:sz w:val="20"/>
          <w:szCs w:val="20"/>
        </w:rPr>
        <w:t>e</w:t>
      </w:r>
      <w:r w:rsidR="00220C25" w:rsidRPr="005326CB">
        <w:rPr>
          <w:rFonts w:ascii="Verdana" w:eastAsia="MS PMincho" w:hAnsi="Verdana"/>
          <w:spacing w:val="7"/>
          <w:sz w:val="20"/>
          <w:szCs w:val="20"/>
        </w:rPr>
        <w:t>r</w:t>
      </w:r>
      <w:r w:rsidR="00220C25" w:rsidRPr="005326CB">
        <w:rPr>
          <w:rFonts w:ascii="Verdana" w:eastAsia="MS PMincho" w:hAnsi="Verdana"/>
          <w:spacing w:val="2"/>
          <w:sz w:val="20"/>
          <w:szCs w:val="20"/>
        </w:rPr>
        <w:t>vals</w:t>
      </w:r>
      <w:r w:rsidR="00220C25" w:rsidRPr="005326CB">
        <w:rPr>
          <w:rFonts w:ascii="Verdana" w:eastAsia="MS PMincho" w:hAnsi="Verdana"/>
          <w:sz w:val="20"/>
          <w:szCs w:val="20"/>
        </w:rPr>
        <w:t>,</w:t>
      </w:r>
      <w:r w:rsidRPr="005326CB">
        <w:rPr>
          <w:rFonts w:ascii="Verdana" w:eastAsia="MS PMincho" w:hAnsi="Verdana"/>
          <w:spacing w:val="31"/>
          <w:sz w:val="20"/>
          <w:szCs w:val="20"/>
        </w:rPr>
        <w:t xml:space="preserve"> </w:t>
      </w:r>
      <w:r w:rsidR="00220C25" w:rsidRPr="005326CB">
        <w:rPr>
          <w:rFonts w:ascii="Verdana" w:eastAsia="MS PMincho" w:hAnsi="Verdana"/>
          <w:spacing w:val="2"/>
          <w:sz w:val="20"/>
          <w:szCs w:val="20"/>
        </w:rPr>
        <w:t>a</w:t>
      </w:r>
      <w:r w:rsidR="00220C25" w:rsidRPr="005326CB">
        <w:rPr>
          <w:rFonts w:ascii="Verdana" w:eastAsia="MS PMincho" w:hAnsi="Verdana"/>
          <w:sz w:val="20"/>
          <w:szCs w:val="20"/>
        </w:rPr>
        <w:t>s</w:t>
      </w:r>
      <w:r w:rsidR="00615983" w:rsidRPr="005326CB">
        <w:rPr>
          <w:rFonts w:ascii="Verdana" w:eastAsia="MS PMincho" w:hAnsi="Verdana"/>
          <w:sz w:val="20"/>
          <w:szCs w:val="20"/>
        </w:rPr>
        <w:t xml:space="preserve"> </w:t>
      </w:r>
      <w:r w:rsidR="00220C25" w:rsidRPr="005326CB">
        <w:rPr>
          <w:rFonts w:ascii="Verdana" w:eastAsia="MS PMincho" w:hAnsi="Verdana"/>
          <w:sz w:val="20"/>
          <w:szCs w:val="20"/>
        </w:rPr>
        <w:t>w</w:t>
      </w:r>
      <w:r w:rsidR="00220C25" w:rsidRPr="005326CB">
        <w:rPr>
          <w:rFonts w:ascii="Verdana" w:eastAsia="MS PMincho" w:hAnsi="Verdana"/>
          <w:spacing w:val="3"/>
          <w:sz w:val="20"/>
          <w:szCs w:val="20"/>
        </w:rPr>
        <w:t>e</w:t>
      </w:r>
      <w:r w:rsidR="00220C25" w:rsidRPr="005326CB">
        <w:rPr>
          <w:rFonts w:ascii="Verdana" w:eastAsia="MS PMincho" w:hAnsi="Verdana"/>
          <w:spacing w:val="2"/>
          <w:sz w:val="20"/>
          <w:szCs w:val="20"/>
        </w:rPr>
        <w:t>l</w:t>
      </w:r>
      <w:r w:rsidR="00220C25" w:rsidRPr="005326CB">
        <w:rPr>
          <w:rFonts w:ascii="Verdana" w:eastAsia="MS PMincho" w:hAnsi="Verdana"/>
          <w:sz w:val="20"/>
          <w:szCs w:val="20"/>
        </w:rPr>
        <w:t>l</w:t>
      </w:r>
      <w:r w:rsidR="00220C25" w:rsidRPr="005326CB">
        <w:rPr>
          <w:rFonts w:ascii="Verdana" w:eastAsia="MS PMincho" w:hAnsi="Verdana"/>
          <w:spacing w:val="29"/>
          <w:sz w:val="20"/>
          <w:szCs w:val="20"/>
        </w:rPr>
        <w:t xml:space="preserve"> </w:t>
      </w:r>
      <w:r w:rsidR="00220C25" w:rsidRPr="005326CB">
        <w:rPr>
          <w:rFonts w:ascii="Verdana" w:eastAsia="MS PMincho" w:hAnsi="Verdana"/>
          <w:spacing w:val="2"/>
          <w:sz w:val="20"/>
          <w:szCs w:val="20"/>
        </w:rPr>
        <w:t>a</w:t>
      </w:r>
      <w:r w:rsidR="00220C25" w:rsidRPr="005326CB">
        <w:rPr>
          <w:rFonts w:ascii="Verdana" w:eastAsia="MS PMincho" w:hAnsi="Verdana"/>
          <w:sz w:val="20"/>
          <w:szCs w:val="20"/>
        </w:rPr>
        <w:t>s</w:t>
      </w:r>
      <w:r w:rsidR="00220C25" w:rsidRPr="005326CB">
        <w:rPr>
          <w:rFonts w:ascii="Verdana" w:eastAsia="MS PMincho" w:hAnsi="Verdana"/>
          <w:spacing w:val="46"/>
          <w:sz w:val="20"/>
          <w:szCs w:val="20"/>
        </w:rPr>
        <w:t xml:space="preserve"> </w:t>
      </w:r>
      <w:r w:rsidR="00220C25" w:rsidRPr="005326CB">
        <w:rPr>
          <w:rFonts w:ascii="Verdana" w:eastAsia="MS PMincho" w:hAnsi="Verdana"/>
          <w:spacing w:val="2"/>
          <w:sz w:val="20"/>
          <w:szCs w:val="20"/>
        </w:rPr>
        <w:t>its</w:t>
      </w:r>
      <w:r w:rsidR="00220C25" w:rsidRPr="005326CB">
        <w:rPr>
          <w:rFonts w:ascii="Verdana" w:eastAsia="MS PMincho" w:hAnsi="Verdana"/>
          <w:spacing w:val="-4"/>
          <w:sz w:val="20"/>
          <w:szCs w:val="20"/>
        </w:rPr>
        <w:t xml:space="preserve"> </w:t>
      </w:r>
      <w:r w:rsidR="00220C25" w:rsidRPr="005326CB">
        <w:rPr>
          <w:rFonts w:ascii="Verdana" w:eastAsia="MS PMincho" w:hAnsi="Verdana"/>
          <w:spacing w:val="-2"/>
          <w:sz w:val="20"/>
          <w:szCs w:val="20"/>
        </w:rPr>
        <w:t>membershi</w:t>
      </w:r>
      <w:r w:rsidR="00220C25" w:rsidRPr="005326CB">
        <w:rPr>
          <w:rFonts w:ascii="Verdana" w:eastAsia="MS PMincho" w:hAnsi="Verdana"/>
          <w:sz w:val="20"/>
          <w:szCs w:val="20"/>
        </w:rPr>
        <w:t>p</w:t>
      </w:r>
      <w:r w:rsidR="00220C25" w:rsidRPr="005326CB">
        <w:rPr>
          <w:rFonts w:ascii="Verdana" w:eastAsia="MS PMincho" w:hAnsi="Verdana"/>
          <w:spacing w:val="2"/>
          <w:sz w:val="20"/>
          <w:szCs w:val="20"/>
        </w:rPr>
        <w:t xml:space="preserve"> </w:t>
      </w:r>
      <w:r w:rsidR="00220C25" w:rsidRPr="005326CB">
        <w:rPr>
          <w:rFonts w:ascii="Verdana" w:eastAsia="MS PMincho" w:hAnsi="Verdana"/>
          <w:spacing w:val="-2"/>
          <w:w w:val="96"/>
          <w:sz w:val="20"/>
          <w:szCs w:val="20"/>
        </w:rPr>
        <w:t>list</w:t>
      </w:r>
      <w:r w:rsidR="00220C25" w:rsidRPr="005326CB">
        <w:rPr>
          <w:rFonts w:ascii="Verdana" w:eastAsia="MS PMincho" w:hAnsi="Verdana"/>
          <w:w w:val="96"/>
          <w:sz w:val="20"/>
          <w:szCs w:val="20"/>
        </w:rPr>
        <w:t>.</w:t>
      </w:r>
      <w:r w:rsidR="00615983" w:rsidRPr="005326CB">
        <w:rPr>
          <w:rFonts w:ascii="Verdana" w:eastAsia="MS PMincho" w:hAnsi="Verdana"/>
          <w:spacing w:val="-31"/>
          <w:sz w:val="20"/>
          <w:szCs w:val="20"/>
        </w:rPr>
        <w:t xml:space="preserve"> </w:t>
      </w:r>
      <w:r w:rsidR="00220C25" w:rsidRPr="005326CB">
        <w:rPr>
          <w:rFonts w:ascii="Verdana" w:eastAsia="MS PMincho" w:hAnsi="Verdana"/>
          <w:spacing w:val="-29"/>
          <w:w w:val="93"/>
          <w:sz w:val="20"/>
          <w:szCs w:val="20"/>
        </w:rPr>
        <w:t>Y</w:t>
      </w:r>
      <w:r w:rsidR="00220C25" w:rsidRPr="005326CB">
        <w:rPr>
          <w:rFonts w:ascii="Verdana" w:eastAsia="MS PMincho" w:hAnsi="Verdana"/>
          <w:spacing w:val="-2"/>
          <w:w w:val="93"/>
          <w:sz w:val="20"/>
          <w:szCs w:val="20"/>
        </w:rPr>
        <w:t>o</w:t>
      </w:r>
      <w:r w:rsidR="00220C25" w:rsidRPr="005326CB">
        <w:rPr>
          <w:rFonts w:ascii="Verdana" w:eastAsia="MS PMincho" w:hAnsi="Verdana"/>
          <w:w w:val="93"/>
          <w:sz w:val="20"/>
          <w:szCs w:val="20"/>
        </w:rPr>
        <w:t>u</w:t>
      </w:r>
      <w:r w:rsidR="00220C25" w:rsidRPr="005326CB">
        <w:rPr>
          <w:rFonts w:ascii="Verdana" w:eastAsia="MS PMincho" w:hAnsi="Verdana"/>
          <w:spacing w:val="-10"/>
          <w:w w:val="93"/>
          <w:sz w:val="20"/>
          <w:szCs w:val="20"/>
        </w:rPr>
        <w:t xml:space="preserve"> </w:t>
      </w:r>
      <w:r w:rsidR="00220C25" w:rsidRPr="005326CB">
        <w:rPr>
          <w:rFonts w:ascii="Verdana" w:eastAsia="MS PMincho" w:hAnsi="Verdana"/>
          <w:spacing w:val="-2"/>
          <w:sz w:val="20"/>
          <w:szCs w:val="20"/>
        </w:rPr>
        <w:t>shoul</w:t>
      </w:r>
      <w:r w:rsidR="00220C25" w:rsidRPr="005326CB">
        <w:rPr>
          <w:rFonts w:ascii="Verdana" w:eastAsia="MS PMincho" w:hAnsi="Verdana"/>
          <w:sz w:val="20"/>
          <w:szCs w:val="20"/>
        </w:rPr>
        <w:t>d</w:t>
      </w:r>
      <w:r w:rsidR="00220C25" w:rsidRPr="005326CB">
        <w:rPr>
          <w:rFonts w:ascii="Verdana" w:eastAsia="MS PMincho" w:hAnsi="Verdana"/>
          <w:spacing w:val="-7"/>
          <w:sz w:val="20"/>
          <w:szCs w:val="20"/>
        </w:rPr>
        <w:t xml:space="preserve"> </w:t>
      </w:r>
      <w:r w:rsidR="00220C25" w:rsidRPr="005326CB">
        <w:rPr>
          <w:rFonts w:ascii="Verdana" w:eastAsia="MS PMincho" w:hAnsi="Verdana"/>
          <w:spacing w:val="-2"/>
          <w:sz w:val="20"/>
          <w:szCs w:val="20"/>
        </w:rPr>
        <w:t>b</w:t>
      </w:r>
      <w:r w:rsidR="00220C25" w:rsidRPr="005326CB">
        <w:rPr>
          <w:rFonts w:ascii="Verdana" w:eastAsia="MS PMincho" w:hAnsi="Verdana"/>
          <w:sz w:val="20"/>
          <w:szCs w:val="20"/>
        </w:rPr>
        <w:t>e</w:t>
      </w:r>
      <w:r w:rsidR="00220C25" w:rsidRPr="005326CB">
        <w:rPr>
          <w:rFonts w:ascii="Verdana" w:eastAsia="MS PMincho" w:hAnsi="Verdana"/>
          <w:spacing w:val="-17"/>
          <w:sz w:val="20"/>
          <w:szCs w:val="20"/>
        </w:rPr>
        <w:t xml:space="preserve"> </w:t>
      </w:r>
      <w:r w:rsidR="00220C25" w:rsidRPr="005326CB">
        <w:rPr>
          <w:rFonts w:ascii="Verdana" w:eastAsia="MS PMincho" w:hAnsi="Verdana"/>
          <w:spacing w:val="-2"/>
          <w:sz w:val="20"/>
          <w:szCs w:val="20"/>
        </w:rPr>
        <w:t>info</w:t>
      </w:r>
      <w:r w:rsidR="00220C25" w:rsidRPr="005326CB">
        <w:rPr>
          <w:rFonts w:ascii="Verdana" w:eastAsia="MS PMincho" w:hAnsi="Verdana"/>
          <w:spacing w:val="-1"/>
          <w:sz w:val="20"/>
          <w:szCs w:val="20"/>
        </w:rPr>
        <w:t>r</w:t>
      </w:r>
      <w:r w:rsidR="00220C25" w:rsidRPr="005326CB">
        <w:rPr>
          <w:rFonts w:ascii="Verdana" w:eastAsia="MS PMincho" w:hAnsi="Verdana"/>
          <w:spacing w:val="-2"/>
          <w:sz w:val="20"/>
          <w:szCs w:val="20"/>
        </w:rPr>
        <w:t>me</w:t>
      </w:r>
      <w:r w:rsidR="00220C25" w:rsidRPr="005326CB">
        <w:rPr>
          <w:rFonts w:ascii="Verdana" w:eastAsia="MS PMincho" w:hAnsi="Verdana"/>
          <w:sz w:val="20"/>
          <w:szCs w:val="20"/>
        </w:rPr>
        <w:t>d</w:t>
      </w:r>
      <w:r w:rsidR="00220C25" w:rsidRPr="005326CB">
        <w:rPr>
          <w:rFonts w:ascii="Verdana" w:eastAsia="MS PMincho" w:hAnsi="Verdana"/>
          <w:spacing w:val="-2"/>
          <w:sz w:val="20"/>
          <w:szCs w:val="20"/>
        </w:rPr>
        <w:t xml:space="preserve"> whe</w:t>
      </w:r>
      <w:r w:rsidR="00220C25" w:rsidRPr="005326CB">
        <w:rPr>
          <w:rFonts w:ascii="Verdana" w:eastAsia="MS PMincho" w:hAnsi="Verdana"/>
          <w:sz w:val="20"/>
          <w:szCs w:val="20"/>
        </w:rPr>
        <w:t>n</w:t>
      </w:r>
      <w:r w:rsidR="00220C25" w:rsidRPr="005326CB">
        <w:rPr>
          <w:rFonts w:ascii="Verdana" w:eastAsia="MS PMincho" w:hAnsi="Verdana"/>
          <w:spacing w:val="-16"/>
          <w:sz w:val="20"/>
          <w:szCs w:val="20"/>
        </w:rPr>
        <w:t xml:space="preserve"> </w:t>
      </w:r>
      <w:r w:rsidR="00220C25" w:rsidRPr="005326CB">
        <w:rPr>
          <w:rFonts w:ascii="Verdana" w:eastAsia="MS PMincho" w:hAnsi="Verdana"/>
          <w:spacing w:val="-2"/>
          <w:w w:val="97"/>
          <w:sz w:val="20"/>
          <w:szCs w:val="20"/>
        </w:rPr>
        <w:t>offi</w:t>
      </w:r>
      <w:r w:rsidR="00220C25" w:rsidRPr="005326CB">
        <w:rPr>
          <w:rFonts w:ascii="Verdana" w:eastAsia="MS PMincho" w:hAnsi="Verdana"/>
          <w:spacing w:val="-5"/>
          <w:w w:val="97"/>
          <w:sz w:val="20"/>
          <w:szCs w:val="20"/>
        </w:rPr>
        <w:t>c</w:t>
      </w:r>
      <w:r w:rsidR="00220C25" w:rsidRPr="005326CB">
        <w:rPr>
          <w:rFonts w:ascii="Verdana" w:eastAsia="MS PMincho" w:hAnsi="Verdana"/>
          <w:spacing w:val="-3"/>
          <w:w w:val="97"/>
          <w:sz w:val="20"/>
          <w:szCs w:val="20"/>
        </w:rPr>
        <w:t>e</w:t>
      </w:r>
      <w:r w:rsidR="00220C25" w:rsidRPr="005326CB">
        <w:rPr>
          <w:rFonts w:ascii="Verdana" w:eastAsia="MS PMincho" w:hAnsi="Verdana"/>
          <w:spacing w:val="-2"/>
          <w:w w:val="97"/>
          <w:sz w:val="20"/>
          <w:szCs w:val="20"/>
        </w:rPr>
        <w:t>r</w:t>
      </w:r>
      <w:r w:rsidR="00220C25" w:rsidRPr="005326CB">
        <w:rPr>
          <w:rFonts w:ascii="Verdana" w:eastAsia="MS PMincho" w:hAnsi="Verdana"/>
          <w:w w:val="97"/>
          <w:sz w:val="20"/>
          <w:szCs w:val="20"/>
        </w:rPr>
        <w:t>s</w:t>
      </w:r>
      <w:r w:rsidR="00220C25" w:rsidRPr="005326CB">
        <w:rPr>
          <w:rFonts w:ascii="Verdana" w:eastAsia="MS PMincho" w:hAnsi="Verdana"/>
          <w:spacing w:val="-14"/>
          <w:w w:val="97"/>
          <w:sz w:val="20"/>
          <w:szCs w:val="20"/>
        </w:rPr>
        <w:t xml:space="preserve"> </w:t>
      </w:r>
      <w:r w:rsidR="00220C25" w:rsidRPr="005326CB">
        <w:rPr>
          <w:rFonts w:ascii="Verdana" w:eastAsia="MS PMincho" w:hAnsi="Verdana"/>
          <w:spacing w:val="-2"/>
          <w:sz w:val="20"/>
          <w:szCs w:val="20"/>
        </w:rPr>
        <w:t>o</w:t>
      </w:r>
      <w:r w:rsidR="00220C25" w:rsidRPr="005326CB">
        <w:rPr>
          <w:rFonts w:ascii="Verdana" w:eastAsia="MS PMincho" w:hAnsi="Verdana"/>
          <w:sz w:val="20"/>
          <w:szCs w:val="20"/>
        </w:rPr>
        <w:t>f</w:t>
      </w:r>
      <w:r w:rsidR="00220C25" w:rsidRPr="005326CB">
        <w:rPr>
          <w:rFonts w:ascii="Verdana" w:eastAsia="MS PMincho" w:hAnsi="Verdana"/>
          <w:spacing w:val="-12"/>
          <w:sz w:val="20"/>
          <w:szCs w:val="20"/>
        </w:rPr>
        <w:t xml:space="preserve"> </w:t>
      </w:r>
      <w:r w:rsidR="00220C25" w:rsidRPr="005326CB">
        <w:rPr>
          <w:rFonts w:ascii="Verdana" w:eastAsia="MS PMincho" w:hAnsi="Verdana"/>
          <w:spacing w:val="-2"/>
          <w:sz w:val="20"/>
          <w:szCs w:val="20"/>
        </w:rPr>
        <w:t>th</w:t>
      </w:r>
      <w:r w:rsidR="00220C25" w:rsidRPr="005326CB">
        <w:rPr>
          <w:rFonts w:ascii="Verdana" w:eastAsia="MS PMincho" w:hAnsi="Verdana"/>
          <w:sz w:val="20"/>
          <w:szCs w:val="20"/>
        </w:rPr>
        <w:t>e</w:t>
      </w:r>
      <w:r w:rsidR="00220C25" w:rsidRPr="005326CB">
        <w:rPr>
          <w:rFonts w:ascii="Verdana" w:eastAsia="MS PMincho" w:hAnsi="Verdana"/>
          <w:spacing w:val="-11"/>
          <w:sz w:val="20"/>
          <w:szCs w:val="20"/>
        </w:rPr>
        <w:t xml:space="preserve"> </w:t>
      </w:r>
      <w:r w:rsidR="00220C25" w:rsidRPr="005326CB">
        <w:rPr>
          <w:rFonts w:ascii="Verdana" w:eastAsia="MS PMincho" w:hAnsi="Verdana"/>
          <w:spacing w:val="-2"/>
          <w:sz w:val="20"/>
          <w:szCs w:val="20"/>
        </w:rPr>
        <w:t>association c</w:t>
      </w:r>
      <w:r w:rsidR="00220C25" w:rsidRPr="005326CB">
        <w:rPr>
          <w:rFonts w:ascii="Verdana" w:eastAsia="MS PMincho" w:hAnsi="Verdana"/>
          <w:sz w:val="20"/>
          <w:szCs w:val="20"/>
        </w:rPr>
        <w:t>hange.</w:t>
      </w:r>
    </w:p>
    <w:p w14:paraId="1B11D161" w14:textId="77777777" w:rsidR="00AC0876" w:rsidRPr="005326CB" w:rsidRDefault="00AC0876" w:rsidP="00220C25">
      <w:pPr>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B4554B" w:rsidRPr="005326CB" w14:paraId="574D56FF" w14:textId="77777777" w:rsidTr="00B4554B">
        <w:tc>
          <w:tcPr>
            <w:tcW w:w="9242" w:type="dxa"/>
          </w:tcPr>
          <w:p w14:paraId="159A30C3" w14:textId="77777777" w:rsidR="00B4554B" w:rsidRPr="005326CB" w:rsidRDefault="005326CB" w:rsidP="00220C25">
            <w:pPr>
              <w:rPr>
                <w:rFonts w:ascii="Verdana" w:eastAsia="MS PMincho" w:hAnsi="Verdana"/>
                <w:i/>
                <w:sz w:val="20"/>
                <w:szCs w:val="20"/>
              </w:rPr>
            </w:pPr>
            <w:r>
              <w:rPr>
                <w:rFonts w:ascii="Verdana" w:eastAsia="MS PMincho" w:hAnsi="Verdana"/>
                <w:i/>
                <w:sz w:val="20"/>
                <w:szCs w:val="20"/>
              </w:rPr>
              <w:t>s.</w:t>
            </w:r>
            <w:r w:rsidR="00B4554B" w:rsidRPr="005326CB">
              <w:rPr>
                <w:rFonts w:ascii="Verdana" w:eastAsia="MS PMincho" w:hAnsi="Verdana"/>
                <w:i/>
                <w:sz w:val="20"/>
                <w:szCs w:val="20"/>
              </w:rPr>
              <w:t>29 Landlord and Tenant Act 1985</w:t>
            </w:r>
          </w:p>
        </w:tc>
      </w:tr>
    </w:tbl>
    <w:p w14:paraId="4D0F4A47" w14:textId="77777777" w:rsidR="00CF6234" w:rsidRDefault="00CF6234" w:rsidP="00220C25">
      <w:pPr>
        <w:rPr>
          <w:rFonts w:ascii="Verdana" w:eastAsia="MS PMincho" w:hAnsi="Verdana"/>
          <w:color w:val="363435"/>
          <w:sz w:val="20"/>
          <w:szCs w:val="20"/>
        </w:rPr>
      </w:pPr>
    </w:p>
    <w:p w14:paraId="5EA1773C" w14:textId="77777777" w:rsidR="00CF6234" w:rsidRPr="00CF6234" w:rsidRDefault="008242C3" w:rsidP="00114E30">
      <w:pPr>
        <w:pStyle w:val="Heading2"/>
        <w:rPr>
          <w:rFonts w:eastAsia="MS PMincho"/>
          <w:color w:val="000000"/>
        </w:rPr>
      </w:pPr>
      <w:bookmarkStart w:id="322" w:name="_Toc415753302"/>
      <w:bookmarkStart w:id="323" w:name="_Toc443380633"/>
      <w:r>
        <w:rPr>
          <w:rFonts w:eastAsia="MS PMincho"/>
        </w:rPr>
        <w:t>14.2</w:t>
      </w:r>
      <w:r w:rsidR="00B75352">
        <w:rPr>
          <w:rFonts w:eastAsia="MS PMincho"/>
        </w:rPr>
        <w:tab/>
      </w:r>
      <w:r w:rsidR="00CF6234">
        <w:rPr>
          <w:rFonts w:eastAsia="MS PMincho"/>
        </w:rPr>
        <w:t>Recognition</w:t>
      </w:r>
      <w:bookmarkEnd w:id="322"/>
      <w:bookmarkEnd w:id="323"/>
    </w:p>
    <w:p w14:paraId="736812C8" w14:textId="77777777" w:rsidR="00CF6234" w:rsidRPr="00CF6234" w:rsidRDefault="00CF6234" w:rsidP="00220C25">
      <w:pPr>
        <w:rPr>
          <w:rFonts w:ascii="Verdana" w:eastAsia="MS PMincho" w:hAnsi="Verdana"/>
          <w:color w:val="363435"/>
          <w:sz w:val="20"/>
          <w:szCs w:val="20"/>
        </w:rPr>
      </w:pPr>
    </w:p>
    <w:p w14:paraId="7AA588A0" w14:textId="035E0AEB" w:rsidR="00CF6234" w:rsidRPr="005326CB" w:rsidRDefault="00CF6234" w:rsidP="00220C25">
      <w:pPr>
        <w:rPr>
          <w:rFonts w:ascii="Verdana" w:eastAsia="MS PMincho" w:hAnsi="Verdana"/>
          <w:sz w:val="20"/>
          <w:szCs w:val="20"/>
        </w:rPr>
      </w:pPr>
      <w:r w:rsidRPr="005326CB">
        <w:rPr>
          <w:rFonts w:ascii="Verdana" w:eastAsia="MS PMincho" w:hAnsi="Verdana"/>
          <w:sz w:val="20"/>
          <w:szCs w:val="20"/>
        </w:rPr>
        <w:t>A</w:t>
      </w:r>
      <w:r w:rsidRPr="005326CB">
        <w:rPr>
          <w:rFonts w:ascii="Verdana" w:eastAsia="MS PMincho" w:hAnsi="Verdana"/>
          <w:spacing w:val="-3"/>
          <w:sz w:val="20"/>
          <w:szCs w:val="20"/>
        </w:rPr>
        <w:t xml:space="preserve"> </w:t>
      </w:r>
      <w:r w:rsidRPr="005326CB">
        <w:rPr>
          <w:rFonts w:ascii="Verdana" w:eastAsia="MS PMincho" w:hAnsi="Verdana"/>
          <w:sz w:val="20"/>
          <w:szCs w:val="20"/>
        </w:rPr>
        <w:t>t</w:t>
      </w:r>
      <w:r w:rsidRPr="005326CB">
        <w:rPr>
          <w:rFonts w:ascii="Verdana" w:eastAsia="MS PMincho" w:hAnsi="Verdana"/>
          <w:spacing w:val="1"/>
          <w:sz w:val="20"/>
          <w:szCs w:val="20"/>
        </w:rPr>
        <w:t>e</w:t>
      </w:r>
      <w:r w:rsidRPr="005326CB">
        <w:rPr>
          <w:rFonts w:ascii="Verdana" w:eastAsia="MS PMincho" w:hAnsi="Verdana"/>
          <w:spacing w:val="2"/>
          <w:sz w:val="20"/>
          <w:szCs w:val="20"/>
        </w:rPr>
        <w:t>nant</w:t>
      </w:r>
      <w:r w:rsidRPr="005326CB">
        <w:rPr>
          <w:rFonts w:ascii="Verdana" w:eastAsia="MS PMincho" w:hAnsi="Verdana"/>
          <w:sz w:val="20"/>
          <w:szCs w:val="20"/>
        </w:rPr>
        <w:t>s'</w:t>
      </w:r>
      <w:r w:rsidRPr="005326CB">
        <w:rPr>
          <w:rFonts w:ascii="Verdana" w:eastAsia="MS PMincho" w:hAnsi="Verdana"/>
          <w:spacing w:val="24"/>
          <w:sz w:val="20"/>
          <w:szCs w:val="20"/>
        </w:rPr>
        <w:t xml:space="preserve"> </w:t>
      </w:r>
      <w:r w:rsidRPr="005326CB">
        <w:rPr>
          <w:rFonts w:ascii="Verdana" w:eastAsia="MS PMincho" w:hAnsi="Verdana"/>
          <w:spacing w:val="2"/>
          <w:sz w:val="20"/>
          <w:szCs w:val="20"/>
        </w:rPr>
        <w:t>associatio</w:t>
      </w:r>
      <w:r w:rsidRPr="005326CB">
        <w:rPr>
          <w:rFonts w:ascii="Verdana" w:eastAsia="MS PMincho" w:hAnsi="Verdana"/>
          <w:sz w:val="20"/>
          <w:szCs w:val="20"/>
        </w:rPr>
        <w:t>n</w:t>
      </w:r>
      <w:r w:rsidRPr="005326CB">
        <w:rPr>
          <w:rFonts w:ascii="Verdana" w:eastAsia="MS PMincho" w:hAnsi="Verdana"/>
          <w:spacing w:val="5"/>
          <w:sz w:val="20"/>
          <w:szCs w:val="20"/>
        </w:rPr>
        <w:t xml:space="preserve"> </w:t>
      </w:r>
      <w:r w:rsidRPr="005326CB">
        <w:rPr>
          <w:rFonts w:ascii="Verdana" w:eastAsia="MS PMincho" w:hAnsi="Verdana"/>
          <w:spacing w:val="2"/>
          <w:sz w:val="20"/>
          <w:szCs w:val="20"/>
        </w:rPr>
        <w:t>ca</w:t>
      </w:r>
      <w:r w:rsidRPr="005326CB">
        <w:rPr>
          <w:rFonts w:ascii="Verdana" w:eastAsia="MS PMincho" w:hAnsi="Verdana"/>
          <w:sz w:val="20"/>
          <w:szCs w:val="20"/>
        </w:rPr>
        <w:t>n</w:t>
      </w:r>
      <w:r w:rsidRPr="005326CB">
        <w:rPr>
          <w:rFonts w:ascii="Verdana" w:eastAsia="MS PMincho" w:hAnsi="Verdana"/>
          <w:spacing w:val="13"/>
          <w:sz w:val="20"/>
          <w:szCs w:val="20"/>
        </w:rPr>
        <w:t xml:space="preserve"> </w:t>
      </w:r>
      <w:r w:rsidRPr="005326CB">
        <w:rPr>
          <w:rFonts w:ascii="Verdana" w:eastAsia="MS PMincho" w:hAnsi="Verdana"/>
          <w:spacing w:val="2"/>
          <w:sz w:val="20"/>
          <w:szCs w:val="20"/>
        </w:rPr>
        <w:t>b</w:t>
      </w:r>
      <w:r w:rsidRPr="005326CB">
        <w:rPr>
          <w:rFonts w:ascii="Verdana" w:eastAsia="MS PMincho" w:hAnsi="Verdana"/>
          <w:sz w:val="20"/>
          <w:szCs w:val="20"/>
        </w:rPr>
        <w:t>e</w:t>
      </w:r>
      <w:r w:rsidRPr="005326CB">
        <w:rPr>
          <w:rFonts w:ascii="Verdana" w:eastAsia="MS PMincho" w:hAnsi="Verdana"/>
          <w:spacing w:val="12"/>
          <w:sz w:val="20"/>
          <w:szCs w:val="20"/>
        </w:rPr>
        <w:t xml:space="preserve"> </w:t>
      </w:r>
      <w:r w:rsidRPr="005326CB">
        <w:rPr>
          <w:rFonts w:ascii="Verdana" w:eastAsia="MS PMincho" w:hAnsi="Verdana"/>
          <w:spacing w:val="-1"/>
          <w:sz w:val="20"/>
          <w:szCs w:val="20"/>
        </w:rPr>
        <w:t>r</w:t>
      </w:r>
      <w:r w:rsidRPr="005326CB">
        <w:rPr>
          <w:rFonts w:ascii="Verdana" w:eastAsia="MS PMincho" w:hAnsi="Verdana"/>
          <w:spacing w:val="3"/>
          <w:sz w:val="20"/>
          <w:szCs w:val="20"/>
        </w:rPr>
        <w:t>e</w:t>
      </w:r>
      <w:r w:rsidRPr="005326CB">
        <w:rPr>
          <w:rFonts w:ascii="Verdana" w:eastAsia="MS PMincho" w:hAnsi="Verdana"/>
          <w:spacing w:val="-1"/>
          <w:sz w:val="20"/>
          <w:szCs w:val="20"/>
        </w:rPr>
        <w:t>c</w:t>
      </w:r>
      <w:r w:rsidRPr="005326CB">
        <w:rPr>
          <w:rFonts w:ascii="Verdana" w:eastAsia="MS PMincho" w:hAnsi="Verdana"/>
          <w:spacing w:val="3"/>
          <w:sz w:val="20"/>
          <w:szCs w:val="20"/>
        </w:rPr>
        <w:t>o</w:t>
      </w:r>
      <w:r w:rsidRPr="005326CB">
        <w:rPr>
          <w:rFonts w:ascii="Verdana" w:eastAsia="MS PMincho" w:hAnsi="Verdana"/>
          <w:spacing w:val="5"/>
          <w:sz w:val="20"/>
          <w:szCs w:val="20"/>
        </w:rPr>
        <w:t>g</w:t>
      </w:r>
      <w:r w:rsidRPr="005326CB">
        <w:rPr>
          <w:rFonts w:ascii="Verdana" w:eastAsia="MS PMincho" w:hAnsi="Verdana"/>
          <w:spacing w:val="2"/>
          <w:sz w:val="20"/>
          <w:szCs w:val="20"/>
        </w:rPr>
        <w:t>nise</w:t>
      </w:r>
      <w:r w:rsidRPr="005326CB">
        <w:rPr>
          <w:rFonts w:ascii="Verdana" w:eastAsia="MS PMincho" w:hAnsi="Verdana"/>
          <w:sz w:val="20"/>
          <w:szCs w:val="20"/>
        </w:rPr>
        <w:t>d</w:t>
      </w:r>
      <w:r w:rsidRPr="005326CB">
        <w:rPr>
          <w:rFonts w:ascii="Verdana" w:eastAsia="MS PMincho" w:hAnsi="Verdana"/>
          <w:spacing w:val="8"/>
          <w:sz w:val="20"/>
          <w:szCs w:val="20"/>
        </w:rPr>
        <w:t xml:space="preserve"> </w:t>
      </w:r>
      <w:r w:rsidRPr="005326CB">
        <w:rPr>
          <w:rFonts w:ascii="Verdana" w:eastAsia="MS PMincho" w:hAnsi="Verdana"/>
          <w:spacing w:val="-1"/>
          <w:sz w:val="20"/>
          <w:szCs w:val="20"/>
        </w:rPr>
        <w:t>b</w:t>
      </w:r>
      <w:r w:rsidRPr="005326CB">
        <w:rPr>
          <w:rFonts w:ascii="Verdana" w:eastAsia="MS PMincho" w:hAnsi="Verdana"/>
          <w:sz w:val="20"/>
          <w:szCs w:val="20"/>
        </w:rPr>
        <w:t>y</w:t>
      </w:r>
      <w:r w:rsidRPr="005326CB">
        <w:rPr>
          <w:rFonts w:ascii="Verdana" w:eastAsia="MS PMincho" w:hAnsi="Verdana"/>
          <w:spacing w:val="5"/>
          <w:sz w:val="20"/>
          <w:szCs w:val="20"/>
        </w:rPr>
        <w:t xml:space="preserve"> </w:t>
      </w:r>
      <w:r w:rsidRPr="005326CB">
        <w:rPr>
          <w:rFonts w:ascii="Verdana" w:eastAsia="MS PMincho" w:hAnsi="Verdana"/>
          <w:sz w:val="20"/>
          <w:szCs w:val="20"/>
        </w:rPr>
        <w:t>a</w:t>
      </w:r>
      <w:r w:rsidRPr="005326CB">
        <w:rPr>
          <w:rFonts w:ascii="Verdana" w:eastAsia="MS PMincho" w:hAnsi="Verdana"/>
          <w:spacing w:val="11"/>
          <w:sz w:val="20"/>
          <w:szCs w:val="20"/>
        </w:rPr>
        <w:t xml:space="preserve"> </w:t>
      </w:r>
      <w:r w:rsidRPr="005326CB">
        <w:rPr>
          <w:rFonts w:ascii="Verdana" w:eastAsia="MS PMincho" w:hAnsi="Verdana"/>
          <w:spacing w:val="6"/>
          <w:sz w:val="20"/>
          <w:szCs w:val="20"/>
        </w:rPr>
        <w:t>w</w:t>
      </w:r>
      <w:r w:rsidRPr="005326CB">
        <w:rPr>
          <w:rFonts w:ascii="Verdana" w:eastAsia="MS PMincho" w:hAnsi="Verdana"/>
          <w:spacing w:val="5"/>
          <w:sz w:val="20"/>
          <w:szCs w:val="20"/>
        </w:rPr>
        <w:t>r</w:t>
      </w:r>
      <w:r w:rsidRPr="005326CB">
        <w:rPr>
          <w:rFonts w:ascii="Verdana" w:eastAsia="MS PMincho" w:hAnsi="Verdana"/>
          <w:spacing w:val="2"/>
          <w:sz w:val="20"/>
          <w:szCs w:val="20"/>
        </w:rPr>
        <w:t>it</w:t>
      </w:r>
      <w:r w:rsidRPr="005326CB">
        <w:rPr>
          <w:rFonts w:ascii="Verdana" w:eastAsia="MS PMincho" w:hAnsi="Verdana"/>
          <w:sz w:val="20"/>
          <w:szCs w:val="20"/>
        </w:rPr>
        <w:t>t</w:t>
      </w:r>
      <w:r w:rsidRPr="005326CB">
        <w:rPr>
          <w:rFonts w:ascii="Verdana" w:eastAsia="MS PMincho" w:hAnsi="Verdana"/>
          <w:spacing w:val="2"/>
          <w:sz w:val="20"/>
          <w:szCs w:val="20"/>
        </w:rPr>
        <w:t>e</w:t>
      </w:r>
      <w:r w:rsidRPr="005326CB">
        <w:rPr>
          <w:rFonts w:ascii="Verdana" w:eastAsia="MS PMincho" w:hAnsi="Verdana"/>
          <w:sz w:val="20"/>
          <w:szCs w:val="20"/>
        </w:rPr>
        <w:t>n</w:t>
      </w:r>
      <w:r w:rsidRPr="005326CB">
        <w:rPr>
          <w:rFonts w:ascii="Verdana" w:eastAsia="MS PMincho" w:hAnsi="Verdana"/>
          <w:spacing w:val="18"/>
          <w:sz w:val="20"/>
          <w:szCs w:val="20"/>
        </w:rPr>
        <w:t xml:space="preserve"> </w:t>
      </w:r>
      <w:r w:rsidRPr="005326CB">
        <w:rPr>
          <w:rFonts w:ascii="Verdana" w:eastAsia="MS PMincho" w:hAnsi="Verdana"/>
          <w:spacing w:val="2"/>
          <w:sz w:val="20"/>
          <w:szCs w:val="20"/>
        </w:rPr>
        <w:t>noti</w:t>
      </w:r>
      <w:r w:rsidRPr="005326CB">
        <w:rPr>
          <w:rFonts w:ascii="Verdana" w:eastAsia="MS PMincho" w:hAnsi="Verdana"/>
          <w:sz w:val="20"/>
          <w:szCs w:val="20"/>
        </w:rPr>
        <w:t>ce</w:t>
      </w:r>
      <w:r w:rsidRPr="005326CB">
        <w:rPr>
          <w:rFonts w:ascii="Verdana" w:eastAsia="MS PMincho" w:hAnsi="Verdana"/>
          <w:spacing w:val="13"/>
          <w:sz w:val="20"/>
          <w:szCs w:val="20"/>
        </w:rPr>
        <w:t xml:space="preserve"> </w:t>
      </w:r>
      <w:r w:rsidRPr="005326CB">
        <w:rPr>
          <w:rFonts w:ascii="Verdana" w:eastAsia="MS PMincho" w:hAnsi="Verdana"/>
          <w:spacing w:val="2"/>
          <w:sz w:val="20"/>
          <w:szCs w:val="20"/>
        </w:rPr>
        <w:t>f</w:t>
      </w:r>
      <w:r w:rsidRPr="005326CB">
        <w:rPr>
          <w:rFonts w:ascii="Verdana" w:eastAsia="MS PMincho" w:hAnsi="Verdana"/>
          <w:spacing w:val="-1"/>
          <w:sz w:val="20"/>
          <w:szCs w:val="20"/>
        </w:rPr>
        <w:t>r</w:t>
      </w:r>
      <w:r w:rsidRPr="005326CB">
        <w:rPr>
          <w:rFonts w:ascii="Verdana" w:eastAsia="MS PMincho" w:hAnsi="Verdana"/>
          <w:spacing w:val="2"/>
          <w:sz w:val="20"/>
          <w:szCs w:val="20"/>
        </w:rPr>
        <w:t>o</w:t>
      </w:r>
      <w:r w:rsidRPr="005326CB">
        <w:rPr>
          <w:rFonts w:ascii="Verdana" w:eastAsia="MS PMincho" w:hAnsi="Verdana"/>
          <w:sz w:val="20"/>
          <w:szCs w:val="20"/>
        </w:rPr>
        <w:t>m</w:t>
      </w:r>
      <w:r w:rsidRPr="005326CB">
        <w:rPr>
          <w:rFonts w:ascii="Verdana" w:eastAsia="MS PMincho" w:hAnsi="Verdana"/>
          <w:spacing w:val="17"/>
          <w:sz w:val="20"/>
          <w:szCs w:val="20"/>
        </w:rPr>
        <w:t xml:space="preserve"> </w:t>
      </w:r>
      <w:r w:rsidRPr="005326CB">
        <w:rPr>
          <w:rFonts w:ascii="Verdana" w:eastAsia="MS PMincho" w:hAnsi="Verdana"/>
          <w:spacing w:val="2"/>
          <w:sz w:val="20"/>
          <w:szCs w:val="20"/>
        </w:rPr>
        <w:t>the</w:t>
      </w:r>
      <w:r w:rsidRPr="005326CB">
        <w:rPr>
          <w:rFonts w:ascii="Verdana" w:eastAsia="MS PMincho" w:hAnsi="Verdana"/>
          <w:spacing w:val="7"/>
          <w:sz w:val="20"/>
          <w:szCs w:val="20"/>
        </w:rPr>
        <w:t xml:space="preserve"> </w:t>
      </w:r>
      <w:r w:rsidRPr="005326CB">
        <w:rPr>
          <w:rFonts w:ascii="Verdana" w:eastAsia="MS PMincho" w:hAnsi="Verdana"/>
          <w:spacing w:val="-2"/>
          <w:sz w:val="20"/>
          <w:szCs w:val="20"/>
        </w:rPr>
        <w:t>landlo</w:t>
      </w:r>
      <w:r w:rsidRPr="005326CB">
        <w:rPr>
          <w:rFonts w:ascii="Verdana" w:eastAsia="MS PMincho" w:hAnsi="Verdana"/>
          <w:spacing w:val="-5"/>
          <w:sz w:val="20"/>
          <w:szCs w:val="20"/>
        </w:rPr>
        <w:t>r</w:t>
      </w:r>
      <w:r w:rsidRPr="005326CB">
        <w:rPr>
          <w:rFonts w:ascii="Verdana" w:eastAsia="MS PMincho" w:hAnsi="Verdana"/>
          <w:spacing w:val="-2"/>
          <w:sz w:val="20"/>
          <w:szCs w:val="20"/>
        </w:rPr>
        <w:t>d</w:t>
      </w:r>
      <w:r w:rsidRPr="005326CB">
        <w:rPr>
          <w:rFonts w:ascii="Verdana" w:eastAsia="MS PMincho" w:hAnsi="Verdana"/>
          <w:sz w:val="20"/>
          <w:szCs w:val="20"/>
        </w:rPr>
        <w:t>,</w:t>
      </w:r>
      <w:r w:rsidRPr="005326CB">
        <w:rPr>
          <w:rFonts w:ascii="Verdana" w:eastAsia="MS PMincho" w:hAnsi="Verdana"/>
          <w:spacing w:val="-9"/>
          <w:sz w:val="20"/>
          <w:szCs w:val="20"/>
        </w:rPr>
        <w:t xml:space="preserve"> </w:t>
      </w:r>
      <w:r w:rsidRPr="005326CB">
        <w:rPr>
          <w:rFonts w:ascii="Verdana" w:eastAsia="MS PMincho" w:hAnsi="Verdana"/>
          <w:spacing w:val="-2"/>
          <w:w w:val="106"/>
          <w:sz w:val="20"/>
          <w:szCs w:val="20"/>
        </w:rPr>
        <w:t>o</w:t>
      </w:r>
      <w:r w:rsidRPr="005326CB">
        <w:rPr>
          <w:rFonts w:ascii="Verdana" w:eastAsia="MS PMincho" w:hAnsi="Verdana"/>
          <w:w w:val="106"/>
          <w:sz w:val="20"/>
          <w:szCs w:val="20"/>
        </w:rPr>
        <w:t>r</w:t>
      </w:r>
      <w:r w:rsidRPr="005326CB">
        <w:rPr>
          <w:rFonts w:ascii="Verdana" w:eastAsia="MS PMincho" w:hAnsi="Verdana"/>
          <w:spacing w:val="-15"/>
          <w:sz w:val="20"/>
          <w:szCs w:val="20"/>
        </w:rPr>
        <w:t xml:space="preserve"> </w:t>
      </w:r>
      <w:r w:rsidRPr="005326CB">
        <w:rPr>
          <w:rFonts w:ascii="Verdana" w:eastAsia="MS PMincho" w:hAnsi="Verdana"/>
          <w:spacing w:val="-2"/>
          <w:sz w:val="20"/>
          <w:szCs w:val="20"/>
        </w:rPr>
        <w:t>al</w:t>
      </w:r>
      <w:r w:rsidRPr="005326CB">
        <w:rPr>
          <w:rFonts w:ascii="Verdana" w:eastAsia="MS PMincho" w:hAnsi="Verdana"/>
          <w:spacing w:val="-4"/>
          <w:sz w:val="20"/>
          <w:szCs w:val="20"/>
        </w:rPr>
        <w:t>t</w:t>
      </w:r>
      <w:r w:rsidRPr="005326CB">
        <w:rPr>
          <w:rFonts w:ascii="Verdana" w:eastAsia="MS PMincho" w:hAnsi="Verdana"/>
          <w:spacing w:val="-3"/>
          <w:sz w:val="20"/>
          <w:szCs w:val="20"/>
        </w:rPr>
        <w:t>e</w:t>
      </w:r>
      <w:r w:rsidRPr="005326CB">
        <w:rPr>
          <w:rFonts w:ascii="Verdana" w:eastAsia="MS PMincho" w:hAnsi="Verdana"/>
          <w:sz w:val="20"/>
          <w:szCs w:val="20"/>
        </w:rPr>
        <w:t>r</w:t>
      </w:r>
      <w:r w:rsidRPr="005326CB">
        <w:rPr>
          <w:rFonts w:ascii="Verdana" w:eastAsia="MS PMincho" w:hAnsi="Verdana"/>
          <w:spacing w:val="-2"/>
          <w:sz w:val="20"/>
          <w:szCs w:val="20"/>
        </w:rPr>
        <w:t>nat</w:t>
      </w:r>
      <w:r w:rsidRPr="005326CB">
        <w:rPr>
          <w:rFonts w:ascii="Verdana" w:eastAsia="MS PMincho" w:hAnsi="Verdana"/>
          <w:spacing w:val="-4"/>
          <w:sz w:val="20"/>
          <w:szCs w:val="20"/>
        </w:rPr>
        <w:t>i</w:t>
      </w:r>
      <w:r w:rsidRPr="005326CB">
        <w:rPr>
          <w:rFonts w:ascii="Verdana" w:eastAsia="MS PMincho" w:hAnsi="Verdana"/>
          <w:spacing w:val="-5"/>
          <w:sz w:val="20"/>
          <w:szCs w:val="20"/>
        </w:rPr>
        <w:t>v</w:t>
      </w:r>
      <w:r w:rsidRPr="005326CB">
        <w:rPr>
          <w:rFonts w:ascii="Verdana" w:eastAsia="MS PMincho" w:hAnsi="Verdana"/>
          <w:spacing w:val="-2"/>
          <w:sz w:val="20"/>
          <w:szCs w:val="20"/>
        </w:rPr>
        <w:t>el</w:t>
      </w:r>
      <w:r w:rsidRPr="005326CB">
        <w:rPr>
          <w:rFonts w:ascii="Verdana" w:eastAsia="MS PMincho" w:hAnsi="Verdana"/>
          <w:sz w:val="20"/>
          <w:szCs w:val="20"/>
        </w:rPr>
        <w:t>y</w:t>
      </w:r>
      <w:r w:rsidRPr="005326CB">
        <w:rPr>
          <w:rFonts w:ascii="Verdana" w:eastAsia="MS PMincho" w:hAnsi="Verdana"/>
          <w:spacing w:val="-14"/>
          <w:sz w:val="20"/>
          <w:szCs w:val="20"/>
        </w:rPr>
        <w:t xml:space="preserve"> </w:t>
      </w:r>
      <w:r w:rsidRPr="005326CB">
        <w:rPr>
          <w:rFonts w:ascii="Verdana" w:eastAsia="MS PMincho" w:hAnsi="Verdana"/>
          <w:spacing w:val="-5"/>
          <w:w w:val="95"/>
          <w:sz w:val="20"/>
          <w:szCs w:val="20"/>
        </w:rPr>
        <w:t>b</w:t>
      </w:r>
      <w:r w:rsidRPr="005326CB">
        <w:rPr>
          <w:rFonts w:ascii="Verdana" w:eastAsia="MS PMincho" w:hAnsi="Verdana"/>
          <w:w w:val="95"/>
          <w:sz w:val="20"/>
          <w:szCs w:val="20"/>
        </w:rPr>
        <w:t>y</w:t>
      </w:r>
      <w:r w:rsidRPr="005326CB">
        <w:rPr>
          <w:rFonts w:ascii="Verdana" w:eastAsia="MS PMincho" w:hAnsi="Verdana"/>
          <w:spacing w:val="-11"/>
          <w:w w:val="95"/>
          <w:sz w:val="20"/>
          <w:szCs w:val="20"/>
        </w:rPr>
        <w:t xml:space="preserve"> </w:t>
      </w:r>
      <w:r w:rsidRPr="005326CB">
        <w:rPr>
          <w:rFonts w:ascii="Verdana" w:eastAsia="MS PMincho" w:hAnsi="Verdana"/>
          <w:spacing w:val="-2"/>
          <w:sz w:val="20"/>
          <w:szCs w:val="20"/>
        </w:rPr>
        <w:t>applicatio</w:t>
      </w:r>
      <w:r w:rsidRPr="005326CB">
        <w:rPr>
          <w:rFonts w:ascii="Verdana" w:eastAsia="MS PMincho" w:hAnsi="Verdana"/>
          <w:sz w:val="20"/>
          <w:szCs w:val="20"/>
        </w:rPr>
        <w:t>n</w:t>
      </w:r>
      <w:r w:rsidRPr="005326CB">
        <w:rPr>
          <w:rFonts w:ascii="Verdana" w:eastAsia="MS PMincho" w:hAnsi="Verdana"/>
          <w:spacing w:val="-7"/>
          <w:sz w:val="20"/>
          <w:szCs w:val="20"/>
        </w:rPr>
        <w:t xml:space="preserve"> </w:t>
      </w:r>
      <w:r w:rsidRPr="005326CB">
        <w:rPr>
          <w:rFonts w:ascii="Verdana" w:eastAsia="MS PMincho" w:hAnsi="Verdana"/>
          <w:spacing w:val="-4"/>
          <w:sz w:val="20"/>
          <w:szCs w:val="20"/>
        </w:rPr>
        <w:t>t</w:t>
      </w:r>
      <w:r w:rsidRPr="005326CB">
        <w:rPr>
          <w:rFonts w:ascii="Verdana" w:eastAsia="MS PMincho" w:hAnsi="Verdana"/>
          <w:sz w:val="20"/>
          <w:szCs w:val="20"/>
        </w:rPr>
        <w:t>o</w:t>
      </w:r>
      <w:r w:rsidRPr="005326CB">
        <w:rPr>
          <w:rFonts w:ascii="Verdana" w:eastAsia="MS PMincho" w:hAnsi="Verdana"/>
          <w:spacing w:val="-6"/>
          <w:sz w:val="20"/>
          <w:szCs w:val="20"/>
        </w:rPr>
        <w:t xml:space="preserve"> </w:t>
      </w:r>
      <w:r w:rsidR="00E8492C">
        <w:rPr>
          <w:rFonts w:ascii="Verdana" w:eastAsia="MS PMincho" w:hAnsi="Verdana"/>
          <w:spacing w:val="-17"/>
          <w:sz w:val="20"/>
          <w:szCs w:val="20"/>
        </w:rPr>
        <w:t xml:space="preserve">the </w:t>
      </w:r>
      <w:r w:rsidR="00AA7365" w:rsidRPr="005326CB">
        <w:rPr>
          <w:rFonts w:ascii="Verdana" w:eastAsia="MS PMincho" w:hAnsi="Verdana"/>
          <w:spacing w:val="-17"/>
          <w:sz w:val="20"/>
          <w:szCs w:val="20"/>
        </w:rPr>
        <w:t>FTT</w:t>
      </w:r>
      <w:r w:rsidRPr="005326CB">
        <w:rPr>
          <w:rFonts w:ascii="Verdana" w:eastAsia="MS PMincho" w:hAnsi="Verdana"/>
          <w:spacing w:val="15"/>
          <w:sz w:val="20"/>
          <w:szCs w:val="20"/>
        </w:rPr>
        <w:t xml:space="preserve"> </w:t>
      </w:r>
      <w:r w:rsidRPr="005326CB">
        <w:rPr>
          <w:rFonts w:ascii="Verdana" w:eastAsia="MS PMincho" w:hAnsi="Verdana"/>
          <w:spacing w:val="2"/>
          <w:sz w:val="20"/>
          <w:szCs w:val="20"/>
        </w:rPr>
        <w:t>whi</w:t>
      </w:r>
      <w:r w:rsidRPr="005326CB">
        <w:rPr>
          <w:rFonts w:ascii="Verdana" w:eastAsia="MS PMincho" w:hAnsi="Verdana"/>
          <w:spacing w:val="1"/>
          <w:sz w:val="20"/>
          <w:szCs w:val="20"/>
        </w:rPr>
        <w:t>c</w:t>
      </w:r>
      <w:r w:rsidRPr="005326CB">
        <w:rPr>
          <w:rFonts w:ascii="Verdana" w:eastAsia="MS PMincho" w:hAnsi="Verdana"/>
          <w:sz w:val="20"/>
          <w:szCs w:val="20"/>
        </w:rPr>
        <w:t>h</w:t>
      </w:r>
      <w:r w:rsidRPr="005326CB">
        <w:rPr>
          <w:rFonts w:ascii="Verdana" w:eastAsia="MS PMincho" w:hAnsi="Verdana"/>
          <w:spacing w:val="19"/>
          <w:sz w:val="20"/>
          <w:szCs w:val="20"/>
        </w:rPr>
        <w:t xml:space="preserve"> </w:t>
      </w:r>
      <w:r w:rsidRPr="005326CB">
        <w:rPr>
          <w:rFonts w:ascii="Verdana" w:eastAsia="MS PMincho" w:hAnsi="Verdana"/>
          <w:spacing w:val="2"/>
          <w:sz w:val="20"/>
          <w:szCs w:val="20"/>
        </w:rPr>
        <w:t>m</w:t>
      </w:r>
      <w:r w:rsidRPr="005326CB">
        <w:rPr>
          <w:rFonts w:ascii="Verdana" w:eastAsia="MS PMincho" w:hAnsi="Verdana"/>
          <w:spacing w:val="-2"/>
          <w:sz w:val="20"/>
          <w:szCs w:val="20"/>
        </w:rPr>
        <w:t>a</w:t>
      </w:r>
      <w:r w:rsidRPr="005326CB">
        <w:rPr>
          <w:rFonts w:ascii="Verdana" w:eastAsia="MS PMincho" w:hAnsi="Verdana"/>
          <w:sz w:val="20"/>
          <w:szCs w:val="20"/>
        </w:rPr>
        <w:t>y</w:t>
      </w:r>
      <w:r w:rsidRPr="005326CB">
        <w:rPr>
          <w:rFonts w:ascii="Verdana" w:eastAsia="MS PMincho" w:hAnsi="Verdana"/>
          <w:spacing w:val="16"/>
          <w:sz w:val="20"/>
          <w:szCs w:val="20"/>
        </w:rPr>
        <w:t xml:space="preserve"> </w:t>
      </w:r>
      <w:r w:rsidRPr="005326CB">
        <w:rPr>
          <w:rFonts w:ascii="Verdana" w:eastAsia="MS PMincho" w:hAnsi="Verdana"/>
          <w:spacing w:val="5"/>
          <w:sz w:val="20"/>
          <w:szCs w:val="20"/>
        </w:rPr>
        <w:t>g</w:t>
      </w:r>
      <w:r w:rsidRPr="005326CB">
        <w:rPr>
          <w:rFonts w:ascii="Verdana" w:eastAsia="MS PMincho" w:hAnsi="Verdana"/>
          <w:spacing w:val="4"/>
          <w:sz w:val="20"/>
          <w:szCs w:val="20"/>
        </w:rPr>
        <w:t>r</w:t>
      </w:r>
      <w:r w:rsidRPr="005326CB">
        <w:rPr>
          <w:rFonts w:ascii="Verdana" w:eastAsia="MS PMincho" w:hAnsi="Verdana"/>
          <w:spacing w:val="2"/>
          <w:sz w:val="20"/>
          <w:szCs w:val="20"/>
        </w:rPr>
        <w:t>an</w:t>
      </w:r>
      <w:r w:rsidRPr="005326CB">
        <w:rPr>
          <w:rFonts w:ascii="Verdana" w:eastAsia="MS PMincho" w:hAnsi="Verdana"/>
          <w:sz w:val="20"/>
          <w:szCs w:val="20"/>
        </w:rPr>
        <w:t>t</w:t>
      </w:r>
      <w:r w:rsidRPr="005326CB">
        <w:rPr>
          <w:rFonts w:ascii="Verdana" w:eastAsia="MS PMincho" w:hAnsi="Verdana"/>
          <w:spacing w:val="29"/>
          <w:sz w:val="20"/>
          <w:szCs w:val="20"/>
        </w:rPr>
        <w:t xml:space="preserve"> </w:t>
      </w:r>
      <w:r w:rsidRPr="005326CB">
        <w:rPr>
          <w:rFonts w:ascii="Verdana" w:eastAsia="MS PMincho" w:hAnsi="Verdana"/>
          <w:sz w:val="20"/>
          <w:szCs w:val="20"/>
        </w:rPr>
        <w:t>a</w:t>
      </w:r>
      <w:r w:rsidR="00615983" w:rsidRPr="005326CB">
        <w:rPr>
          <w:rFonts w:ascii="Verdana" w:eastAsia="MS PMincho" w:hAnsi="Verdana"/>
          <w:sz w:val="20"/>
          <w:szCs w:val="20"/>
        </w:rPr>
        <w:t xml:space="preserve"> </w:t>
      </w:r>
      <w:r w:rsidR="00D67068" w:rsidRPr="005326CB">
        <w:rPr>
          <w:rFonts w:ascii="Verdana" w:eastAsia="MS PMincho" w:hAnsi="Verdana"/>
          <w:spacing w:val="-28"/>
          <w:sz w:val="20"/>
          <w:szCs w:val="20"/>
        </w:rPr>
        <w:t>c</w:t>
      </w:r>
      <w:r w:rsidRPr="005326CB">
        <w:rPr>
          <w:rFonts w:ascii="Verdana" w:eastAsia="MS PMincho" w:hAnsi="Verdana"/>
          <w:spacing w:val="1"/>
          <w:sz w:val="20"/>
          <w:szCs w:val="20"/>
        </w:rPr>
        <w:t>e</w:t>
      </w:r>
      <w:r w:rsidRPr="005326CB">
        <w:rPr>
          <w:rFonts w:ascii="Verdana" w:eastAsia="MS PMincho" w:hAnsi="Verdana"/>
          <w:spacing w:val="6"/>
          <w:sz w:val="20"/>
          <w:szCs w:val="20"/>
        </w:rPr>
        <w:t>r</w:t>
      </w:r>
      <w:r w:rsidRPr="005326CB">
        <w:rPr>
          <w:rFonts w:ascii="Verdana" w:eastAsia="MS PMincho" w:hAnsi="Verdana"/>
          <w:spacing w:val="3"/>
          <w:sz w:val="20"/>
          <w:szCs w:val="20"/>
        </w:rPr>
        <w:t>t</w:t>
      </w:r>
      <w:r w:rsidRPr="005326CB">
        <w:rPr>
          <w:rFonts w:ascii="Verdana" w:eastAsia="MS PMincho" w:hAnsi="Verdana"/>
          <w:spacing w:val="2"/>
          <w:sz w:val="20"/>
          <w:szCs w:val="20"/>
        </w:rPr>
        <w:t>ifica</w:t>
      </w:r>
      <w:r w:rsidRPr="005326CB">
        <w:rPr>
          <w:rFonts w:ascii="Verdana" w:eastAsia="MS PMincho" w:hAnsi="Verdana"/>
          <w:sz w:val="20"/>
          <w:szCs w:val="20"/>
        </w:rPr>
        <w:t>te</w:t>
      </w:r>
      <w:r w:rsidRPr="005326CB">
        <w:rPr>
          <w:rFonts w:ascii="Verdana" w:eastAsia="MS PMincho" w:hAnsi="Verdana"/>
          <w:spacing w:val="13"/>
          <w:sz w:val="20"/>
          <w:szCs w:val="20"/>
        </w:rPr>
        <w:t xml:space="preserve"> </w:t>
      </w:r>
      <w:r w:rsidRPr="005326CB">
        <w:rPr>
          <w:rFonts w:ascii="Verdana" w:eastAsia="MS PMincho" w:hAnsi="Verdana"/>
          <w:spacing w:val="2"/>
          <w:sz w:val="20"/>
          <w:szCs w:val="20"/>
        </w:rPr>
        <w:t>o</w:t>
      </w:r>
      <w:r w:rsidRPr="005326CB">
        <w:rPr>
          <w:rFonts w:ascii="Verdana" w:eastAsia="MS PMincho" w:hAnsi="Verdana"/>
          <w:sz w:val="20"/>
          <w:szCs w:val="20"/>
        </w:rPr>
        <w:t>f</w:t>
      </w:r>
      <w:r w:rsidRPr="005326CB">
        <w:rPr>
          <w:rFonts w:ascii="Verdana" w:eastAsia="MS PMincho" w:hAnsi="Verdana"/>
          <w:spacing w:val="26"/>
          <w:sz w:val="20"/>
          <w:szCs w:val="20"/>
        </w:rPr>
        <w:t xml:space="preserve"> </w:t>
      </w:r>
      <w:r w:rsidR="00D67068" w:rsidRPr="005326CB">
        <w:rPr>
          <w:rFonts w:ascii="Verdana" w:eastAsia="MS PMincho" w:hAnsi="Verdana"/>
          <w:spacing w:val="-1"/>
          <w:sz w:val="20"/>
          <w:szCs w:val="20"/>
        </w:rPr>
        <w:t>r</w:t>
      </w:r>
      <w:r w:rsidRPr="005326CB">
        <w:rPr>
          <w:rFonts w:ascii="Verdana" w:eastAsia="MS PMincho" w:hAnsi="Verdana"/>
          <w:spacing w:val="3"/>
          <w:sz w:val="20"/>
          <w:szCs w:val="20"/>
        </w:rPr>
        <w:t>e</w:t>
      </w:r>
      <w:r w:rsidRPr="005326CB">
        <w:rPr>
          <w:rFonts w:ascii="Verdana" w:eastAsia="MS PMincho" w:hAnsi="Verdana"/>
          <w:spacing w:val="-1"/>
          <w:sz w:val="20"/>
          <w:szCs w:val="20"/>
        </w:rPr>
        <w:t>c</w:t>
      </w:r>
      <w:r w:rsidRPr="005326CB">
        <w:rPr>
          <w:rFonts w:ascii="Verdana" w:eastAsia="MS PMincho" w:hAnsi="Verdana"/>
          <w:spacing w:val="3"/>
          <w:sz w:val="20"/>
          <w:szCs w:val="20"/>
        </w:rPr>
        <w:t>o</w:t>
      </w:r>
      <w:r w:rsidRPr="005326CB">
        <w:rPr>
          <w:rFonts w:ascii="Verdana" w:eastAsia="MS PMincho" w:hAnsi="Verdana"/>
          <w:spacing w:val="5"/>
          <w:sz w:val="20"/>
          <w:szCs w:val="20"/>
        </w:rPr>
        <w:t>g</w:t>
      </w:r>
      <w:r w:rsidRPr="005326CB">
        <w:rPr>
          <w:rFonts w:ascii="Verdana" w:eastAsia="MS PMincho" w:hAnsi="Verdana"/>
          <w:spacing w:val="2"/>
          <w:sz w:val="20"/>
          <w:szCs w:val="20"/>
        </w:rPr>
        <w:t>nition</w:t>
      </w:r>
      <w:r w:rsidRPr="005326CB">
        <w:rPr>
          <w:rFonts w:ascii="Verdana" w:eastAsia="MS PMincho" w:hAnsi="Verdana"/>
          <w:sz w:val="20"/>
          <w:szCs w:val="20"/>
        </w:rPr>
        <w:t>.</w:t>
      </w:r>
      <w:r w:rsidRPr="005326CB">
        <w:rPr>
          <w:rFonts w:ascii="Verdana" w:eastAsia="MS PMincho" w:hAnsi="Verdana"/>
          <w:spacing w:val="35"/>
          <w:sz w:val="20"/>
          <w:szCs w:val="20"/>
        </w:rPr>
        <w:t xml:space="preserve"> </w:t>
      </w:r>
      <w:r w:rsidRPr="005326CB">
        <w:rPr>
          <w:rFonts w:ascii="Verdana" w:eastAsia="MS PMincho" w:hAnsi="Verdana"/>
          <w:sz w:val="20"/>
          <w:szCs w:val="20"/>
        </w:rPr>
        <w:t>A</w:t>
      </w:r>
      <w:r w:rsidRPr="005326CB">
        <w:rPr>
          <w:rFonts w:ascii="Verdana" w:eastAsia="MS PMincho" w:hAnsi="Verdana"/>
          <w:spacing w:val="6"/>
          <w:sz w:val="20"/>
          <w:szCs w:val="20"/>
        </w:rPr>
        <w:t xml:space="preserve"> </w:t>
      </w:r>
      <w:r w:rsidRPr="005326CB">
        <w:rPr>
          <w:rFonts w:ascii="Verdana" w:eastAsia="MS PMincho" w:hAnsi="Verdana"/>
          <w:spacing w:val="2"/>
          <w:sz w:val="20"/>
          <w:szCs w:val="20"/>
        </w:rPr>
        <w:t>noti</w:t>
      </w:r>
      <w:r w:rsidRPr="005326CB">
        <w:rPr>
          <w:rFonts w:ascii="Verdana" w:eastAsia="MS PMincho" w:hAnsi="Verdana"/>
          <w:sz w:val="20"/>
          <w:szCs w:val="20"/>
        </w:rPr>
        <w:t>ce</w:t>
      </w:r>
      <w:r w:rsidRPr="005326CB">
        <w:rPr>
          <w:rFonts w:ascii="Verdana" w:eastAsia="MS PMincho" w:hAnsi="Verdana"/>
          <w:spacing w:val="23"/>
          <w:sz w:val="20"/>
          <w:szCs w:val="20"/>
        </w:rPr>
        <w:t xml:space="preserve"> </w:t>
      </w:r>
      <w:r w:rsidRPr="005326CB">
        <w:rPr>
          <w:rFonts w:ascii="Verdana" w:eastAsia="MS PMincho" w:hAnsi="Verdana"/>
          <w:spacing w:val="6"/>
          <w:sz w:val="20"/>
          <w:szCs w:val="20"/>
        </w:rPr>
        <w:t>w</w:t>
      </w:r>
      <w:r w:rsidRPr="005326CB">
        <w:rPr>
          <w:rFonts w:ascii="Verdana" w:eastAsia="MS PMincho" w:hAnsi="Verdana"/>
          <w:spacing w:val="2"/>
          <w:sz w:val="20"/>
          <w:szCs w:val="20"/>
        </w:rPr>
        <w:t>ithd</w:t>
      </w:r>
      <w:r w:rsidRPr="005326CB">
        <w:rPr>
          <w:rFonts w:ascii="Verdana" w:eastAsia="MS PMincho" w:hAnsi="Verdana"/>
          <w:spacing w:val="4"/>
          <w:sz w:val="20"/>
          <w:szCs w:val="20"/>
        </w:rPr>
        <w:t>r</w:t>
      </w:r>
      <w:r w:rsidRPr="005326CB">
        <w:rPr>
          <w:rFonts w:ascii="Verdana" w:eastAsia="MS PMincho" w:hAnsi="Verdana"/>
          <w:spacing w:val="-3"/>
          <w:sz w:val="20"/>
          <w:szCs w:val="20"/>
        </w:rPr>
        <w:t>a</w:t>
      </w:r>
      <w:r w:rsidRPr="005326CB">
        <w:rPr>
          <w:rFonts w:ascii="Verdana" w:eastAsia="MS PMincho" w:hAnsi="Verdana"/>
          <w:spacing w:val="6"/>
          <w:sz w:val="20"/>
          <w:szCs w:val="20"/>
        </w:rPr>
        <w:t>w</w:t>
      </w:r>
      <w:r w:rsidRPr="005326CB">
        <w:rPr>
          <w:rFonts w:ascii="Verdana" w:eastAsia="MS PMincho" w:hAnsi="Verdana"/>
          <w:spacing w:val="2"/>
          <w:sz w:val="20"/>
          <w:szCs w:val="20"/>
        </w:rPr>
        <w:t>ing</w:t>
      </w:r>
      <w:r w:rsidRPr="005326CB">
        <w:rPr>
          <w:rFonts w:ascii="Verdana" w:eastAsia="MS PMincho" w:hAnsi="Verdana"/>
          <w:sz w:val="20"/>
          <w:szCs w:val="20"/>
        </w:rPr>
        <w:t xml:space="preserve"> </w:t>
      </w:r>
      <w:r w:rsidRPr="005326CB">
        <w:rPr>
          <w:rFonts w:ascii="Verdana" w:eastAsia="MS PMincho" w:hAnsi="Verdana"/>
          <w:spacing w:val="-1"/>
          <w:sz w:val="20"/>
          <w:szCs w:val="20"/>
        </w:rPr>
        <w:t>r</w:t>
      </w:r>
      <w:r w:rsidRPr="005326CB">
        <w:rPr>
          <w:rFonts w:ascii="Verdana" w:eastAsia="MS PMincho" w:hAnsi="Verdana"/>
          <w:spacing w:val="2"/>
          <w:sz w:val="20"/>
          <w:szCs w:val="20"/>
        </w:rPr>
        <w:t>e</w:t>
      </w:r>
      <w:r w:rsidRPr="005326CB">
        <w:rPr>
          <w:rFonts w:ascii="Verdana" w:eastAsia="MS PMincho" w:hAnsi="Verdana"/>
          <w:spacing w:val="-1"/>
          <w:sz w:val="20"/>
          <w:szCs w:val="20"/>
        </w:rPr>
        <w:t>c</w:t>
      </w:r>
      <w:r w:rsidRPr="005326CB">
        <w:rPr>
          <w:rFonts w:ascii="Verdana" w:eastAsia="MS PMincho" w:hAnsi="Verdana"/>
          <w:spacing w:val="2"/>
          <w:sz w:val="20"/>
          <w:szCs w:val="20"/>
        </w:rPr>
        <w:t>o</w:t>
      </w:r>
      <w:r w:rsidRPr="005326CB">
        <w:rPr>
          <w:rFonts w:ascii="Verdana" w:eastAsia="MS PMincho" w:hAnsi="Verdana"/>
          <w:spacing w:val="5"/>
          <w:sz w:val="20"/>
          <w:szCs w:val="20"/>
        </w:rPr>
        <w:t>g</w:t>
      </w:r>
      <w:r w:rsidRPr="005326CB">
        <w:rPr>
          <w:rFonts w:ascii="Verdana" w:eastAsia="MS PMincho" w:hAnsi="Verdana"/>
          <w:spacing w:val="2"/>
          <w:sz w:val="20"/>
          <w:szCs w:val="20"/>
        </w:rPr>
        <w:t>nitio</w:t>
      </w:r>
      <w:r w:rsidRPr="005326CB">
        <w:rPr>
          <w:rFonts w:ascii="Verdana" w:eastAsia="MS PMincho" w:hAnsi="Verdana"/>
          <w:sz w:val="20"/>
          <w:szCs w:val="20"/>
        </w:rPr>
        <w:t>n</w:t>
      </w:r>
      <w:r w:rsidRPr="005326CB">
        <w:rPr>
          <w:rFonts w:ascii="Verdana" w:eastAsia="MS PMincho" w:hAnsi="Verdana"/>
          <w:spacing w:val="25"/>
          <w:sz w:val="20"/>
          <w:szCs w:val="20"/>
        </w:rPr>
        <w:t xml:space="preserve"> </w:t>
      </w:r>
      <w:r w:rsidRPr="005326CB">
        <w:rPr>
          <w:rFonts w:ascii="Verdana" w:eastAsia="MS PMincho" w:hAnsi="Verdana"/>
          <w:spacing w:val="2"/>
          <w:sz w:val="20"/>
          <w:szCs w:val="20"/>
        </w:rPr>
        <w:t>o</w:t>
      </w:r>
      <w:r w:rsidRPr="005326CB">
        <w:rPr>
          <w:rFonts w:ascii="Verdana" w:eastAsia="MS PMincho" w:hAnsi="Verdana"/>
          <w:sz w:val="20"/>
          <w:szCs w:val="20"/>
        </w:rPr>
        <w:t>f</w:t>
      </w:r>
      <w:r w:rsidRPr="005326CB">
        <w:rPr>
          <w:rFonts w:ascii="Verdana" w:eastAsia="MS PMincho" w:hAnsi="Verdana"/>
          <w:spacing w:val="15"/>
          <w:sz w:val="20"/>
          <w:szCs w:val="20"/>
        </w:rPr>
        <w:t xml:space="preserve"> </w:t>
      </w:r>
      <w:r w:rsidRPr="005326CB">
        <w:rPr>
          <w:rFonts w:ascii="Verdana" w:eastAsia="MS PMincho" w:hAnsi="Verdana"/>
          <w:sz w:val="20"/>
          <w:szCs w:val="20"/>
        </w:rPr>
        <w:t>a</w:t>
      </w:r>
      <w:r w:rsidRPr="005326CB">
        <w:rPr>
          <w:rFonts w:ascii="Verdana" w:eastAsia="MS PMincho" w:hAnsi="Verdana"/>
          <w:spacing w:val="9"/>
          <w:sz w:val="20"/>
          <w:szCs w:val="20"/>
        </w:rPr>
        <w:t xml:space="preserve"> </w:t>
      </w:r>
      <w:r w:rsidRPr="005326CB">
        <w:rPr>
          <w:rFonts w:ascii="Verdana" w:eastAsia="MS PMincho" w:hAnsi="Verdana"/>
          <w:spacing w:val="-4"/>
          <w:sz w:val="20"/>
          <w:szCs w:val="20"/>
        </w:rPr>
        <w:t>r</w:t>
      </w:r>
      <w:r w:rsidRPr="005326CB">
        <w:rPr>
          <w:rFonts w:ascii="Verdana" w:eastAsia="MS PMincho" w:hAnsi="Verdana"/>
          <w:spacing w:val="2"/>
          <w:sz w:val="20"/>
          <w:szCs w:val="20"/>
        </w:rPr>
        <w:t>e</w:t>
      </w:r>
      <w:r w:rsidRPr="005326CB">
        <w:rPr>
          <w:rFonts w:ascii="Verdana" w:eastAsia="MS PMincho" w:hAnsi="Verdana"/>
          <w:spacing w:val="-1"/>
          <w:sz w:val="20"/>
          <w:szCs w:val="20"/>
        </w:rPr>
        <w:t>c</w:t>
      </w:r>
      <w:r w:rsidRPr="005326CB">
        <w:rPr>
          <w:rFonts w:ascii="Verdana" w:eastAsia="MS PMincho" w:hAnsi="Verdana"/>
          <w:spacing w:val="2"/>
          <w:sz w:val="20"/>
          <w:szCs w:val="20"/>
        </w:rPr>
        <w:t>o</w:t>
      </w:r>
      <w:r w:rsidRPr="005326CB">
        <w:rPr>
          <w:rFonts w:ascii="Verdana" w:eastAsia="MS PMincho" w:hAnsi="Verdana"/>
          <w:spacing w:val="5"/>
          <w:sz w:val="20"/>
          <w:szCs w:val="20"/>
        </w:rPr>
        <w:t>g</w:t>
      </w:r>
      <w:r w:rsidRPr="005326CB">
        <w:rPr>
          <w:rFonts w:ascii="Verdana" w:eastAsia="MS PMincho" w:hAnsi="Verdana"/>
          <w:spacing w:val="2"/>
          <w:sz w:val="20"/>
          <w:szCs w:val="20"/>
        </w:rPr>
        <w:t>nise</w:t>
      </w:r>
      <w:r w:rsidRPr="005326CB">
        <w:rPr>
          <w:rFonts w:ascii="Verdana" w:eastAsia="MS PMincho" w:hAnsi="Verdana"/>
          <w:sz w:val="20"/>
          <w:szCs w:val="20"/>
        </w:rPr>
        <w:t>d</w:t>
      </w:r>
      <w:r w:rsidRPr="005326CB">
        <w:rPr>
          <w:rFonts w:ascii="Verdana" w:eastAsia="MS PMincho" w:hAnsi="Verdana"/>
          <w:spacing w:val="11"/>
          <w:sz w:val="20"/>
          <w:szCs w:val="20"/>
        </w:rPr>
        <w:t xml:space="preserve"> </w:t>
      </w:r>
      <w:r w:rsidRPr="005326CB">
        <w:rPr>
          <w:rFonts w:ascii="Verdana" w:eastAsia="MS PMincho" w:hAnsi="Verdana"/>
          <w:spacing w:val="-26"/>
          <w:w w:val="99"/>
          <w:sz w:val="20"/>
          <w:szCs w:val="20"/>
        </w:rPr>
        <w:t>t</w:t>
      </w:r>
      <w:r w:rsidRPr="005326CB">
        <w:rPr>
          <w:rFonts w:ascii="Verdana" w:eastAsia="MS PMincho" w:hAnsi="Verdana"/>
          <w:spacing w:val="1"/>
          <w:w w:val="94"/>
          <w:sz w:val="20"/>
          <w:szCs w:val="20"/>
        </w:rPr>
        <w:t>e</w:t>
      </w:r>
      <w:r w:rsidRPr="005326CB">
        <w:rPr>
          <w:rFonts w:ascii="Verdana" w:eastAsia="MS PMincho" w:hAnsi="Verdana"/>
          <w:spacing w:val="2"/>
          <w:w w:val="103"/>
          <w:sz w:val="20"/>
          <w:szCs w:val="20"/>
        </w:rPr>
        <w:t>nant</w:t>
      </w:r>
      <w:r w:rsidRPr="005326CB">
        <w:rPr>
          <w:rFonts w:ascii="Verdana" w:eastAsia="MS PMincho" w:hAnsi="Verdana"/>
          <w:spacing w:val="-2"/>
          <w:w w:val="103"/>
          <w:sz w:val="20"/>
          <w:szCs w:val="20"/>
        </w:rPr>
        <w:t>s</w:t>
      </w:r>
      <w:r w:rsidRPr="005326CB">
        <w:rPr>
          <w:rFonts w:ascii="Verdana" w:eastAsia="MS PMincho" w:hAnsi="Verdana"/>
          <w:w w:val="73"/>
          <w:sz w:val="20"/>
          <w:szCs w:val="20"/>
        </w:rPr>
        <w:t>’</w:t>
      </w:r>
      <w:r w:rsidRPr="005326CB">
        <w:rPr>
          <w:rFonts w:ascii="Verdana" w:eastAsia="MS PMincho" w:hAnsi="Verdana"/>
          <w:spacing w:val="-5"/>
          <w:sz w:val="20"/>
          <w:szCs w:val="20"/>
        </w:rPr>
        <w:t xml:space="preserve"> </w:t>
      </w:r>
      <w:r w:rsidRPr="005326CB">
        <w:rPr>
          <w:rFonts w:ascii="Verdana" w:eastAsia="MS PMincho" w:hAnsi="Verdana"/>
          <w:sz w:val="20"/>
          <w:szCs w:val="20"/>
        </w:rPr>
        <w:t>a</w:t>
      </w:r>
      <w:r w:rsidRPr="005326CB">
        <w:rPr>
          <w:rFonts w:ascii="Verdana" w:eastAsia="MS PMincho" w:hAnsi="Verdana"/>
          <w:spacing w:val="2"/>
          <w:sz w:val="20"/>
          <w:szCs w:val="20"/>
        </w:rPr>
        <w:t>ssociatio</w:t>
      </w:r>
      <w:r w:rsidRPr="005326CB">
        <w:rPr>
          <w:rFonts w:ascii="Verdana" w:eastAsia="MS PMincho" w:hAnsi="Verdana"/>
          <w:sz w:val="20"/>
          <w:szCs w:val="20"/>
        </w:rPr>
        <w:t>n</w:t>
      </w:r>
      <w:r w:rsidRPr="005326CB">
        <w:rPr>
          <w:rFonts w:ascii="Verdana" w:eastAsia="MS PMincho" w:hAnsi="Verdana"/>
          <w:spacing w:val="-12"/>
          <w:sz w:val="20"/>
          <w:szCs w:val="20"/>
        </w:rPr>
        <w:t xml:space="preserve"> </w:t>
      </w:r>
      <w:r w:rsidRPr="005326CB">
        <w:rPr>
          <w:rFonts w:ascii="Verdana" w:eastAsia="MS PMincho" w:hAnsi="Verdana"/>
          <w:spacing w:val="2"/>
          <w:sz w:val="20"/>
          <w:szCs w:val="20"/>
        </w:rPr>
        <w:t>ca</w:t>
      </w:r>
      <w:r w:rsidRPr="005326CB">
        <w:rPr>
          <w:rFonts w:ascii="Verdana" w:eastAsia="MS PMincho" w:hAnsi="Verdana"/>
          <w:sz w:val="20"/>
          <w:szCs w:val="20"/>
        </w:rPr>
        <w:t>n</w:t>
      </w:r>
      <w:r w:rsidRPr="005326CB">
        <w:rPr>
          <w:rFonts w:ascii="Verdana" w:eastAsia="MS PMincho" w:hAnsi="Verdana"/>
          <w:spacing w:val="11"/>
          <w:sz w:val="20"/>
          <w:szCs w:val="20"/>
        </w:rPr>
        <w:t xml:space="preserve"> </w:t>
      </w:r>
      <w:r w:rsidRPr="005326CB">
        <w:rPr>
          <w:rFonts w:ascii="Verdana" w:eastAsia="MS PMincho" w:hAnsi="Verdana"/>
          <w:spacing w:val="2"/>
          <w:sz w:val="20"/>
          <w:szCs w:val="20"/>
        </w:rPr>
        <w:t>b</w:t>
      </w:r>
      <w:r w:rsidRPr="005326CB">
        <w:rPr>
          <w:rFonts w:ascii="Verdana" w:eastAsia="MS PMincho" w:hAnsi="Verdana"/>
          <w:sz w:val="20"/>
          <w:szCs w:val="20"/>
        </w:rPr>
        <w:t>e</w:t>
      </w:r>
      <w:r w:rsidRPr="005326CB">
        <w:rPr>
          <w:rFonts w:ascii="Verdana" w:eastAsia="MS PMincho" w:hAnsi="Verdana"/>
          <w:spacing w:val="10"/>
          <w:sz w:val="20"/>
          <w:szCs w:val="20"/>
        </w:rPr>
        <w:t xml:space="preserve"> </w:t>
      </w:r>
      <w:r w:rsidRPr="005326CB">
        <w:rPr>
          <w:rFonts w:ascii="Verdana" w:eastAsia="MS PMincho" w:hAnsi="Verdana"/>
          <w:spacing w:val="5"/>
          <w:sz w:val="20"/>
          <w:szCs w:val="20"/>
        </w:rPr>
        <w:t>g</w:t>
      </w:r>
      <w:r w:rsidRPr="005326CB">
        <w:rPr>
          <w:rFonts w:ascii="Verdana" w:eastAsia="MS PMincho" w:hAnsi="Verdana"/>
          <w:sz w:val="20"/>
          <w:szCs w:val="20"/>
        </w:rPr>
        <w:t>i</w:t>
      </w:r>
      <w:r w:rsidRPr="005326CB">
        <w:rPr>
          <w:rFonts w:ascii="Verdana" w:eastAsia="MS PMincho" w:hAnsi="Verdana"/>
          <w:spacing w:val="-2"/>
          <w:sz w:val="20"/>
          <w:szCs w:val="20"/>
        </w:rPr>
        <w:t>v</w:t>
      </w:r>
      <w:r w:rsidRPr="005326CB">
        <w:rPr>
          <w:rFonts w:ascii="Verdana" w:eastAsia="MS PMincho" w:hAnsi="Verdana"/>
          <w:spacing w:val="1"/>
          <w:sz w:val="20"/>
          <w:szCs w:val="20"/>
        </w:rPr>
        <w:t>e</w:t>
      </w:r>
      <w:r w:rsidRPr="005326CB">
        <w:rPr>
          <w:rFonts w:ascii="Verdana" w:eastAsia="MS PMincho" w:hAnsi="Verdana"/>
          <w:sz w:val="20"/>
          <w:szCs w:val="20"/>
        </w:rPr>
        <w:t>n</w:t>
      </w:r>
      <w:r w:rsidRPr="005326CB">
        <w:rPr>
          <w:rFonts w:ascii="Verdana" w:eastAsia="MS PMincho" w:hAnsi="Verdana"/>
          <w:spacing w:val="-6"/>
          <w:sz w:val="20"/>
          <w:szCs w:val="20"/>
        </w:rPr>
        <w:t xml:space="preserve"> </w:t>
      </w:r>
      <w:r w:rsidRPr="005326CB">
        <w:rPr>
          <w:rFonts w:ascii="Verdana" w:eastAsia="MS PMincho" w:hAnsi="Verdana"/>
          <w:spacing w:val="-1"/>
          <w:sz w:val="20"/>
          <w:szCs w:val="20"/>
        </w:rPr>
        <w:t>b</w:t>
      </w:r>
      <w:r w:rsidRPr="005326CB">
        <w:rPr>
          <w:rFonts w:ascii="Verdana" w:eastAsia="MS PMincho" w:hAnsi="Verdana"/>
          <w:sz w:val="20"/>
          <w:szCs w:val="20"/>
        </w:rPr>
        <w:t>y</w:t>
      </w:r>
      <w:r w:rsidRPr="005326CB">
        <w:rPr>
          <w:rFonts w:ascii="Verdana" w:eastAsia="MS PMincho" w:hAnsi="Verdana"/>
          <w:spacing w:val="3"/>
          <w:sz w:val="20"/>
          <w:szCs w:val="20"/>
        </w:rPr>
        <w:t xml:space="preserve"> </w:t>
      </w:r>
      <w:r w:rsidRPr="005326CB">
        <w:rPr>
          <w:rFonts w:ascii="Verdana" w:eastAsia="MS PMincho" w:hAnsi="Verdana"/>
          <w:spacing w:val="2"/>
          <w:sz w:val="20"/>
          <w:szCs w:val="20"/>
        </w:rPr>
        <w:t>the</w:t>
      </w:r>
      <w:r w:rsidRPr="005326CB">
        <w:rPr>
          <w:rFonts w:ascii="Verdana" w:eastAsia="MS PMincho" w:hAnsi="Verdana"/>
          <w:spacing w:val="7"/>
          <w:sz w:val="20"/>
          <w:szCs w:val="20"/>
        </w:rPr>
        <w:t xml:space="preserve"> </w:t>
      </w:r>
      <w:r w:rsidRPr="005326CB">
        <w:rPr>
          <w:rFonts w:ascii="Verdana" w:eastAsia="MS PMincho" w:hAnsi="Verdana"/>
          <w:spacing w:val="-2"/>
          <w:sz w:val="20"/>
          <w:szCs w:val="20"/>
        </w:rPr>
        <w:t>landlo</w:t>
      </w:r>
      <w:r w:rsidRPr="005326CB">
        <w:rPr>
          <w:rFonts w:ascii="Verdana" w:eastAsia="MS PMincho" w:hAnsi="Verdana"/>
          <w:spacing w:val="-5"/>
          <w:sz w:val="20"/>
          <w:szCs w:val="20"/>
        </w:rPr>
        <w:t>r</w:t>
      </w:r>
      <w:r w:rsidRPr="005326CB">
        <w:rPr>
          <w:rFonts w:ascii="Verdana" w:eastAsia="MS PMincho" w:hAnsi="Verdana"/>
          <w:spacing w:val="-2"/>
          <w:sz w:val="20"/>
          <w:szCs w:val="20"/>
        </w:rPr>
        <w:t>d</w:t>
      </w:r>
      <w:r w:rsidRPr="005326CB">
        <w:rPr>
          <w:rFonts w:ascii="Verdana" w:eastAsia="MS PMincho" w:hAnsi="Verdana"/>
          <w:sz w:val="20"/>
          <w:szCs w:val="20"/>
        </w:rPr>
        <w:t>,</w:t>
      </w:r>
      <w:r w:rsidRPr="005326CB">
        <w:rPr>
          <w:rFonts w:ascii="Verdana" w:eastAsia="MS PMincho" w:hAnsi="Verdana"/>
          <w:spacing w:val="-9"/>
          <w:sz w:val="20"/>
          <w:szCs w:val="20"/>
        </w:rPr>
        <w:t xml:space="preserve"> </w:t>
      </w:r>
      <w:r w:rsidRPr="005326CB">
        <w:rPr>
          <w:rFonts w:ascii="Verdana" w:eastAsia="MS PMincho" w:hAnsi="Verdana"/>
          <w:spacing w:val="-4"/>
          <w:sz w:val="20"/>
          <w:szCs w:val="20"/>
        </w:rPr>
        <w:t>t</w:t>
      </w:r>
      <w:r w:rsidRPr="005326CB">
        <w:rPr>
          <w:rFonts w:ascii="Verdana" w:eastAsia="MS PMincho" w:hAnsi="Verdana"/>
          <w:sz w:val="20"/>
          <w:szCs w:val="20"/>
        </w:rPr>
        <w:t>o</w:t>
      </w:r>
      <w:r w:rsidRPr="005326CB">
        <w:rPr>
          <w:rFonts w:ascii="Verdana" w:eastAsia="MS PMincho" w:hAnsi="Verdana"/>
          <w:spacing w:val="-6"/>
          <w:sz w:val="20"/>
          <w:szCs w:val="20"/>
        </w:rPr>
        <w:t xml:space="preserve"> </w:t>
      </w:r>
      <w:r w:rsidRPr="005326CB">
        <w:rPr>
          <w:rFonts w:ascii="Verdana" w:eastAsia="MS PMincho" w:hAnsi="Verdana"/>
          <w:spacing w:val="-2"/>
          <w:sz w:val="20"/>
          <w:szCs w:val="20"/>
        </w:rPr>
        <w:t>ta</w:t>
      </w:r>
      <w:r w:rsidRPr="005326CB">
        <w:rPr>
          <w:rFonts w:ascii="Verdana" w:eastAsia="MS PMincho" w:hAnsi="Verdana"/>
          <w:spacing w:val="-6"/>
          <w:sz w:val="20"/>
          <w:szCs w:val="20"/>
        </w:rPr>
        <w:t>k</w:t>
      </w:r>
      <w:r w:rsidRPr="005326CB">
        <w:rPr>
          <w:rFonts w:ascii="Verdana" w:eastAsia="MS PMincho" w:hAnsi="Verdana"/>
          <w:sz w:val="20"/>
          <w:szCs w:val="20"/>
        </w:rPr>
        <w:t>e</w:t>
      </w:r>
      <w:r w:rsidRPr="005326CB">
        <w:rPr>
          <w:rFonts w:ascii="Verdana" w:eastAsia="MS PMincho" w:hAnsi="Verdana"/>
          <w:spacing w:val="-19"/>
          <w:sz w:val="20"/>
          <w:szCs w:val="20"/>
        </w:rPr>
        <w:t xml:space="preserve"> </w:t>
      </w:r>
      <w:r w:rsidRPr="005326CB">
        <w:rPr>
          <w:rFonts w:ascii="Verdana" w:eastAsia="MS PMincho" w:hAnsi="Verdana"/>
          <w:spacing w:val="-2"/>
          <w:w w:val="94"/>
          <w:sz w:val="20"/>
          <w:szCs w:val="20"/>
        </w:rPr>
        <w:t>effec</w:t>
      </w:r>
      <w:r w:rsidRPr="005326CB">
        <w:rPr>
          <w:rFonts w:ascii="Verdana" w:eastAsia="MS PMincho" w:hAnsi="Verdana"/>
          <w:w w:val="94"/>
          <w:sz w:val="20"/>
          <w:szCs w:val="20"/>
        </w:rPr>
        <w:t>t</w:t>
      </w:r>
      <w:r w:rsidR="00615983" w:rsidRPr="005326CB">
        <w:rPr>
          <w:rFonts w:ascii="Verdana" w:eastAsia="MS PMincho" w:hAnsi="Verdana"/>
          <w:w w:val="94"/>
          <w:sz w:val="20"/>
          <w:szCs w:val="20"/>
        </w:rPr>
        <w:t xml:space="preserve"> </w:t>
      </w:r>
      <w:r w:rsidRPr="005326CB">
        <w:rPr>
          <w:rFonts w:ascii="Verdana" w:eastAsia="MS PMincho" w:hAnsi="Verdana"/>
          <w:spacing w:val="-2"/>
          <w:sz w:val="20"/>
          <w:szCs w:val="20"/>
        </w:rPr>
        <w:t>n</w:t>
      </w:r>
      <w:r w:rsidRPr="005326CB">
        <w:rPr>
          <w:rFonts w:ascii="Verdana" w:eastAsia="MS PMincho" w:hAnsi="Verdana"/>
          <w:sz w:val="20"/>
          <w:szCs w:val="20"/>
        </w:rPr>
        <w:t>o</w:t>
      </w:r>
      <w:r w:rsidRPr="005326CB">
        <w:rPr>
          <w:rFonts w:ascii="Verdana" w:eastAsia="MS PMincho" w:hAnsi="Verdana"/>
          <w:spacing w:val="-9"/>
          <w:sz w:val="20"/>
          <w:szCs w:val="20"/>
        </w:rPr>
        <w:t xml:space="preserve"> </w:t>
      </w:r>
      <w:r w:rsidRPr="005326CB">
        <w:rPr>
          <w:rFonts w:ascii="Verdana" w:eastAsia="MS PMincho" w:hAnsi="Verdana"/>
          <w:spacing w:val="-2"/>
          <w:sz w:val="20"/>
          <w:szCs w:val="20"/>
        </w:rPr>
        <w:t>earlie</w:t>
      </w:r>
      <w:r w:rsidRPr="005326CB">
        <w:rPr>
          <w:rFonts w:ascii="Verdana" w:eastAsia="MS PMincho" w:hAnsi="Verdana"/>
          <w:sz w:val="20"/>
          <w:szCs w:val="20"/>
        </w:rPr>
        <w:t>r</w:t>
      </w:r>
      <w:r w:rsidRPr="005326CB">
        <w:rPr>
          <w:rFonts w:ascii="Verdana" w:eastAsia="MS PMincho" w:hAnsi="Verdana"/>
          <w:spacing w:val="-19"/>
          <w:sz w:val="20"/>
          <w:szCs w:val="20"/>
        </w:rPr>
        <w:t xml:space="preserve"> </w:t>
      </w:r>
      <w:r w:rsidRPr="005326CB">
        <w:rPr>
          <w:rFonts w:ascii="Verdana" w:eastAsia="MS PMincho" w:hAnsi="Verdana"/>
          <w:spacing w:val="-2"/>
          <w:sz w:val="20"/>
          <w:szCs w:val="20"/>
        </w:rPr>
        <w:t>tha</w:t>
      </w:r>
      <w:r w:rsidRPr="005326CB">
        <w:rPr>
          <w:rFonts w:ascii="Verdana" w:eastAsia="MS PMincho" w:hAnsi="Verdana"/>
          <w:sz w:val="20"/>
          <w:szCs w:val="20"/>
        </w:rPr>
        <w:t xml:space="preserve">n </w:t>
      </w:r>
      <w:r w:rsidRPr="005326CB">
        <w:rPr>
          <w:rFonts w:ascii="Verdana" w:eastAsia="MS PMincho" w:hAnsi="Verdana"/>
          <w:spacing w:val="-2"/>
          <w:sz w:val="20"/>
          <w:szCs w:val="20"/>
        </w:rPr>
        <w:t>si</w:t>
      </w:r>
      <w:r w:rsidRPr="005326CB">
        <w:rPr>
          <w:rFonts w:ascii="Verdana" w:eastAsia="MS PMincho" w:hAnsi="Verdana"/>
          <w:sz w:val="20"/>
          <w:szCs w:val="20"/>
        </w:rPr>
        <w:t>x</w:t>
      </w:r>
      <w:r w:rsidRPr="005326CB">
        <w:rPr>
          <w:rFonts w:ascii="Verdana" w:eastAsia="MS PMincho" w:hAnsi="Verdana"/>
          <w:spacing w:val="-15"/>
          <w:sz w:val="20"/>
          <w:szCs w:val="20"/>
        </w:rPr>
        <w:t xml:space="preserve"> </w:t>
      </w:r>
      <w:r w:rsidRPr="005326CB">
        <w:rPr>
          <w:rFonts w:ascii="Verdana" w:eastAsia="MS PMincho" w:hAnsi="Verdana"/>
          <w:spacing w:val="-2"/>
          <w:sz w:val="20"/>
          <w:szCs w:val="20"/>
        </w:rPr>
        <w:t>month</w:t>
      </w:r>
      <w:r w:rsidRPr="005326CB">
        <w:rPr>
          <w:rFonts w:ascii="Verdana" w:eastAsia="MS PMincho" w:hAnsi="Verdana"/>
          <w:sz w:val="20"/>
          <w:szCs w:val="20"/>
        </w:rPr>
        <w:t>s</w:t>
      </w:r>
      <w:r w:rsidRPr="005326CB">
        <w:rPr>
          <w:rFonts w:ascii="Verdana" w:eastAsia="MS PMincho" w:hAnsi="Verdana"/>
          <w:spacing w:val="5"/>
          <w:sz w:val="20"/>
          <w:szCs w:val="20"/>
        </w:rPr>
        <w:t xml:space="preserve"> </w:t>
      </w:r>
      <w:r w:rsidRPr="005326CB">
        <w:rPr>
          <w:rFonts w:ascii="Verdana" w:eastAsia="MS PMincho" w:hAnsi="Verdana"/>
          <w:spacing w:val="-2"/>
          <w:sz w:val="20"/>
          <w:szCs w:val="20"/>
        </w:rPr>
        <w:t>af</w:t>
      </w:r>
      <w:r w:rsidRPr="005326CB">
        <w:rPr>
          <w:rFonts w:ascii="Verdana" w:eastAsia="MS PMincho" w:hAnsi="Verdana"/>
          <w:spacing w:val="-4"/>
          <w:sz w:val="20"/>
          <w:szCs w:val="20"/>
        </w:rPr>
        <w:t>t</w:t>
      </w:r>
      <w:r w:rsidRPr="005326CB">
        <w:rPr>
          <w:rFonts w:ascii="Verdana" w:eastAsia="MS PMincho" w:hAnsi="Verdana"/>
          <w:spacing w:val="-3"/>
          <w:sz w:val="20"/>
          <w:szCs w:val="20"/>
        </w:rPr>
        <w:t>e</w:t>
      </w:r>
      <w:r w:rsidRPr="005326CB">
        <w:rPr>
          <w:rFonts w:ascii="Verdana" w:eastAsia="MS PMincho" w:hAnsi="Verdana"/>
          <w:sz w:val="20"/>
          <w:szCs w:val="20"/>
        </w:rPr>
        <w:t>r</w:t>
      </w:r>
      <w:r w:rsidRPr="005326CB">
        <w:rPr>
          <w:rFonts w:ascii="Verdana" w:eastAsia="MS PMincho" w:hAnsi="Verdana"/>
          <w:spacing w:val="-17"/>
          <w:sz w:val="20"/>
          <w:szCs w:val="20"/>
        </w:rPr>
        <w:t xml:space="preserve"> </w:t>
      </w: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10"/>
          <w:sz w:val="20"/>
          <w:szCs w:val="20"/>
        </w:rPr>
        <w:t xml:space="preserve"> </w:t>
      </w:r>
      <w:r w:rsidRPr="005326CB">
        <w:rPr>
          <w:rFonts w:ascii="Verdana" w:eastAsia="MS PMincho" w:hAnsi="Verdana"/>
          <w:spacing w:val="-2"/>
          <w:sz w:val="20"/>
          <w:szCs w:val="20"/>
        </w:rPr>
        <w:t>noti</w:t>
      </w:r>
      <w:r w:rsidRPr="005326CB">
        <w:rPr>
          <w:rFonts w:ascii="Verdana" w:eastAsia="MS PMincho" w:hAnsi="Verdana"/>
          <w:spacing w:val="-4"/>
          <w:sz w:val="20"/>
          <w:szCs w:val="20"/>
        </w:rPr>
        <w:t>c</w:t>
      </w:r>
      <w:r w:rsidRPr="005326CB">
        <w:rPr>
          <w:rFonts w:ascii="Verdana" w:eastAsia="MS PMincho" w:hAnsi="Verdana"/>
          <w:sz w:val="20"/>
          <w:szCs w:val="20"/>
        </w:rPr>
        <w:t>e</w:t>
      </w:r>
      <w:r w:rsidRPr="005326CB">
        <w:rPr>
          <w:rFonts w:ascii="Verdana" w:eastAsia="MS PMincho" w:hAnsi="Verdana"/>
          <w:spacing w:val="-14"/>
          <w:sz w:val="20"/>
          <w:szCs w:val="20"/>
        </w:rPr>
        <w:t xml:space="preserve"> </w:t>
      </w:r>
      <w:r w:rsidRPr="005326CB">
        <w:rPr>
          <w:rFonts w:ascii="Verdana" w:eastAsia="MS PMincho" w:hAnsi="Verdana"/>
          <w:spacing w:val="-2"/>
          <w:sz w:val="20"/>
          <w:szCs w:val="20"/>
        </w:rPr>
        <w:t>i</w:t>
      </w:r>
      <w:r w:rsidRPr="005326CB">
        <w:rPr>
          <w:rFonts w:ascii="Verdana" w:eastAsia="MS PMincho" w:hAnsi="Verdana"/>
          <w:sz w:val="20"/>
          <w:szCs w:val="20"/>
        </w:rPr>
        <w:t>s</w:t>
      </w:r>
      <w:r w:rsidRPr="005326CB">
        <w:rPr>
          <w:rFonts w:ascii="Verdana" w:eastAsia="MS PMincho" w:hAnsi="Verdana"/>
          <w:spacing w:val="-19"/>
          <w:sz w:val="20"/>
          <w:szCs w:val="20"/>
        </w:rPr>
        <w:t xml:space="preserve"> </w:t>
      </w:r>
      <w:r w:rsidRPr="005326CB">
        <w:rPr>
          <w:rFonts w:ascii="Verdana" w:eastAsia="MS PMincho" w:hAnsi="Verdana"/>
          <w:spacing w:val="1"/>
          <w:sz w:val="20"/>
          <w:szCs w:val="20"/>
        </w:rPr>
        <w:t>g</w:t>
      </w:r>
      <w:r w:rsidRPr="005326CB">
        <w:rPr>
          <w:rFonts w:ascii="Verdana" w:eastAsia="MS PMincho" w:hAnsi="Verdana"/>
          <w:spacing w:val="-4"/>
          <w:sz w:val="20"/>
          <w:szCs w:val="20"/>
        </w:rPr>
        <w:t>i</w:t>
      </w:r>
      <w:r w:rsidRPr="005326CB">
        <w:rPr>
          <w:rFonts w:ascii="Verdana" w:eastAsia="MS PMincho" w:hAnsi="Verdana"/>
          <w:spacing w:val="-6"/>
          <w:sz w:val="20"/>
          <w:szCs w:val="20"/>
        </w:rPr>
        <w:t>v</w:t>
      </w:r>
      <w:r w:rsidRPr="005326CB">
        <w:rPr>
          <w:rFonts w:ascii="Verdana" w:eastAsia="MS PMincho" w:hAnsi="Verdana"/>
          <w:spacing w:val="-3"/>
          <w:sz w:val="20"/>
          <w:szCs w:val="20"/>
        </w:rPr>
        <w:t>e</w:t>
      </w:r>
      <w:r w:rsidRPr="005326CB">
        <w:rPr>
          <w:rFonts w:ascii="Verdana" w:eastAsia="MS PMincho" w:hAnsi="Verdana"/>
          <w:spacing w:val="-2"/>
          <w:sz w:val="20"/>
          <w:szCs w:val="20"/>
        </w:rPr>
        <w:t>n,</w:t>
      </w:r>
      <w:r w:rsidR="00615983" w:rsidRPr="005326CB">
        <w:rPr>
          <w:rFonts w:ascii="Verdana" w:eastAsia="MS PMincho" w:hAnsi="Verdana"/>
          <w:spacing w:val="-20"/>
          <w:sz w:val="20"/>
          <w:szCs w:val="20"/>
        </w:rPr>
        <w:t xml:space="preserve"> </w:t>
      </w:r>
      <w:r w:rsidRPr="005326CB">
        <w:rPr>
          <w:rFonts w:ascii="Verdana" w:eastAsia="MS PMincho" w:hAnsi="Verdana"/>
          <w:sz w:val="20"/>
          <w:szCs w:val="20"/>
        </w:rPr>
        <w:t>but</w:t>
      </w:r>
      <w:r w:rsidRPr="005326CB">
        <w:rPr>
          <w:rFonts w:ascii="Verdana" w:eastAsia="MS PMincho" w:hAnsi="Verdana"/>
          <w:spacing w:val="13"/>
          <w:sz w:val="20"/>
          <w:szCs w:val="20"/>
        </w:rPr>
        <w:t xml:space="preserve"> </w:t>
      </w:r>
      <w:r w:rsidRPr="005326CB">
        <w:rPr>
          <w:rFonts w:ascii="Verdana" w:eastAsia="MS PMincho" w:hAnsi="Verdana"/>
          <w:sz w:val="20"/>
          <w:szCs w:val="20"/>
        </w:rPr>
        <w:t>only</w:t>
      </w:r>
      <w:r w:rsidRPr="005326CB">
        <w:rPr>
          <w:rFonts w:ascii="Verdana" w:eastAsia="MS PMincho" w:hAnsi="Verdana"/>
          <w:spacing w:val="-6"/>
          <w:sz w:val="20"/>
          <w:szCs w:val="20"/>
        </w:rPr>
        <w:t xml:space="preserve"> </w:t>
      </w:r>
      <w:r w:rsidRPr="005326CB">
        <w:rPr>
          <w:rFonts w:ascii="Verdana" w:eastAsia="MS PMincho" w:hAnsi="Verdana"/>
          <w:sz w:val="20"/>
          <w:szCs w:val="20"/>
        </w:rPr>
        <w:t>whe</w:t>
      </w:r>
      <w:r w:rsidRPr="005326CB">
        <w:rPr>
          <w:rFonts w:ascii="Verdana" w:eastAsia="MS PMincho" w:hAnsi="Verdana"/>
          <w:spacing w:val="-3"/>
          <w:sz w:val="20"/>
          <w:szCs w:val="20"/>
        </w:rPr>
        <w:t>r</w:t>
      </w:r>
      <w:r w:rsidRPr="005326CB">
        <w:rPr>
          <w:rFonts w:ascii="Verdana" w:eastAsia="MS PMincho" w:hAnsi="Verdana"/>
          <w:sz w:val="20"/>
          <w:szCs w:val="20"/>
        </w:rPr>
        <w:t>e</w:t>
      </w:r>
      <w:r w:rsidRPr="005326CB">
        <w:rPr>
          <w:rFonts w:ascii="Verdana" w:eastAsia="MS PMincho" w:hAnsi="Verdana"/>
          <w:spacing w:val="-7"/>
          <w:sz w:val="20"/>
          <w:szCs w:val="20"/>
        </w:rPr>
        <w:t xml:space="preserve"> </w:t>
      </w:r>
      <w:r w:rsidRPr="005326CB">
        <w:rPr>
          <w:rFonts w:ascii="Verdana" w:eastAsia="MS PMincho" w:hAnsi="Verdana"/>
          <w:sz w:val="20"/>
          <w:szCs w:val="20"/>
        </w:rPr>
        <w:t>the</w:t>
      </w:r>
      <w:r w:rsidRPr="005326CB">
        <w:rPr>
          <w:rFonts w:ascii="Verdana" w:eastAsia="MS PMincho" w:hAnsi="Verdana"/>
          <w:spacing w:val="5"/>
          <w:sz w:val="20"/>
          <w:szCs w:val="20"/>
        </w:rPr>
        <w:t xml:space="preserve"> </w:t>
      </w:r>
      <w:r w:rsidRPr="005326CB">
        <w:rPr>
          <w:rFonts w:ascii="Verdana" w:eastAsia="MS PMincho" w:hAnsi="Verdana"/>
          <w:sz w:val="20"/>
          <w:szCs w:val="20"/>
        </w:rPr>
        <w:t>landlo</w:t>
      </w:r>
      <w:r w:rsidRPr="005326CB">
        <w:rPr>
          <w:rFonts w:ascii="Verdana" w:eastAsia="MS PMincho" w:hAnsi="Verdana"/>
          <w:spacing w:val="-3"/>
          <w:sz w:val="20"/>
          <w:szCs w:val="20"/>
        </w:rPr>
        <w:t>r</w:t>
      </w:r>
      <w:r w:rsidRPr="005326CB">
        <w:rPr>
          <w:rFonts w:ascii="Verdana" w:eastAsia="MS PMincho" w:hAnsi="Verdana"/>
          <w:sz w:val="20"/>
          <w:szCs w:val="20"/>
        </w:rPr>
        <w:t>d</w:t>
      </w:r>
      <w:r w:rsidRPr="005326CB">
        <w:rPr>
          <w:rFonts w:ascii="Verdana" w:eastAsia="MS PMincho" w:hAnsi="Verdana"/>
          <w:spacing w:val="13"/>
          <w:sz w:val="20"/>
          <w:szCs w:val="20"/>
        </w:rPr>
        <w:t xml:space="preserve"> </w:t>
      </w:r>
      <w:r w:rsidRPr="005326CB">
        <w:rPr>
          <w:rFonts w:ascii="Verdana" w:eastAsia="MS PMincho" w:hAnsi="Verdana"/>
          <w:sz w:val="20"/>
          <w:szCs w:val="20"/>
        </w:rPr>
        <w:t>has</w:t>
      </w:r>
      <w:r w:rsidRPr="005326CB">
        <w:rPr>
          <w:rFonts w:ascii="Verdana" w:eastAsia="MS PMincho" w:hAnsi="Verdana"/>
          <w:spacing w:val="-5"/>
          <w:sz w:val="20"/>
          <w:szCs w:val="20"/>
        </w:rPr>
        <w:t xml:space="preserve"> </w:t>
      </w:r>
      <w:r w:rsidRPr="005326CB">
        <w:rPr>
          <w:rFonts w:ascii="Verdana" w:eastAsia="MS PMincho" w:hAnsi="Verdana"/>
          <w:spacing w:val="2"/>
          <w:sz w:val="20"/>
          <w:szCs w:val="20"/>
        </w:rPr>
        <w:t>g</w:t>
      </w:r>
      <w:r w:rsidRPr="005326CB">
        <w:rPr>
          <w:rFonts w:ascii="Verdana" w:eastAsia="MS PMincho" w:hAnsi="Verdana"/>
          <w:spacing w:val="-2"/>
          <w:sz w:val="20"/>
          <w:szCs w:val="20"/>
        </w:rPr>
        <w:t>i</w:t>
      </w:r>
      <w:r w:rsidRPr="005326CB">
        <w:rPr>
          <w:rFonts w:ascii="Verdana" w:eastAsia="MS PMincho" w:hAnsi="Verdana"/>
          <w:spacing w:val="-4"/>
          <w:sz w:val="20"/>
          <w:szCs w:val="20"/>
        </w:rPr>
        <w:t>v</w:t>
      </w:r>
      <w:r w:rsidRPr="005326CB">
        <w:rPr>
          <w:rFonts w:ascii="Verdana" w:eastAsia="MS PMincho" w:hAnsi="Verdana"/>
          <w:spacing w:val="-1"/>
          <w:sz w:val="20"/>
          <w:szCs w:val="20"/>
        </w:rPr>
        <w:t>e</w:t>
      </w:r>
      <w:r w:rsidRPr="005326CB">
        <w:rPr>
          <w:rFonts w:ascii="Verdana" w:eastAsia="MS PMincho" w:hAnsi="Verdana"/>
          <w:sz w:val="20"/>
          <w:szCs w:val="20"/>
        </w:rPr>
        <w:t>n</w:t>
      </w:r>
      <w:r w:rsidRPr="005326CB">
        <w:rPr>
          <w:rFonts w:ascii="Verdana" w:eastAsia="MS PMincho" w:hAnsi="Verdana"/>
          <w:spacing w:val="-19"/>
          <w:sz w:val="20"/>
          <w:szCs w:val="20"/>
        </w:rPr>
        <w:t xml:space="preserve"> </w:t>
      </w:r>
      <w:r w:rsidRPr="005326CB">
        <w:rPr>
          <w:rFonts w:ascii="Verdana" w:eastAsia="MS PMincho" w:hAnsi="Verdana"/>
          <w:spacing w:val="4"/>
          <w:w w:val="93"/>
          <w:sz w:val="20"/>
          <w:szCs w:val="20"/>
        </w:rPr>
        <w:t>w</w:t>
      </w:r>
      <w:r w:rsidRPr="005326CB">
        <w:rPr>
          <w:rFonts w:ascii="Verdana" w:eastAsia="MS PMincho" w:hAnsi="Verdana"/>
          <w:spacing w:val="3"/>
          <w:w w:val="110"/>
          <w:sz w:val="20"/>
          <w:szCs w:val="20"/>
        </w:rPr>
        <w:t>r</w:t>
      </w:r>
      <w:r w:rsidRPr="005326CB">
        <w:rPr>
          <w:rFonts w:ascii="Verdana" w:eastAsia="MS PMincho" w:hAnsi="Verdana"/>
          <w:w w:val="106"/>
          <w:sz w:val="20"/>
          <w:szCs w:val="20"/>
        </w:rPr>
        <w:t>it</w:t>
      </w:r>
      <w:r w:rsidRPr="005326CB">
        <w:rPr>
          <w:rFonts w:ascii="Verdana" w:eastAsia="MS PMincho" w:hAnsi="Verdana"/>
          <w:spacing w:val="-2"/>
          <w:w w:val="106"/>
          <w:sz w:val="20"/>
          <w:szCs w:val="20"/>
        </w:rPr>
        <w:t>t</w:t>
      </w:r>
      <w:r w:rsidRPr="005326CB">
        <w:rPr>
          <w:rFonts w:ascii="Verdana" w:eastAsia="MS PMincho" w:hAnsi="Verdana"/>
          <w:w w:val="102"/>
          <w:sz w:val="20"/>
          <w:szCs w:val="20"/>
        </w:rPr>
        <w:t>en</w:t>
      </w:r>
      <w:r w:rsidRPr="005326CB">
        <w:rPr>
          <w:rFonts w:ascii="Verdana" w:eastAsia="MS PMincho" w:hAnsi="Verdana"/>
          <w:spacing w:val="-2"/>
          <w:sz w:val="20"/>
          <w:szCs w:val="20"/>
        </w:rPr>
        <w:t xml:space="preserve"> </w:t>
      </w:r>
      <w:r w:rsidRPr="005326CB">
        <w:rPr>
          <w:rFonts w:ascii="Verdana" w:eastAsia="MS PMincho" w:hAnsi="Verdana"/>
          <w:spacing w:val="-3"/>
          <w:sz w:val="20"/>
          <w:szCs w:val="20"/>
        </w:rPr>
        <w:t>r</w:t>
      </w:r>
      <w:r w:rsidRPr="005326CB">
        <w:rPr>
          <w:rFonts w:ascii="Verdana" w:eastAsia="MS PMincho" w:hAnsi="Verdana"/>
          <w:sz w:val="20"/>
          <w:szCs w:val="20"/>
        </w:rPr>
        <w:t>e</w:t>
      </w:r>
      <w:r w:rsidRPr="005326CB">
        <w:rPr>
          <w:rFonts w:ascii="Verdana" w:eastAsia="MS PMincho" w:hAnsi="Verdana"/>
          <w:spacing w:val="-3"/>
          <w:sz w:val="20"/>
          <w:szCs w:val="20"/>
        </w:rPr>
        <w:t>c</w:t>
      </w:r>
      <w:r w:rsidRPr="005326CB">
        <w:rPr>
          <w:rFonts w:ascii="Verdana" w:eastAsia="MS PMincho" w:hAnsi="Verdana"/>
          <w:sz w:val="20"/>
          <w:szCs w:val="20"/>
        </w:rPr>
        <w:t>o</w:t>
      </w:r>
      <w:r w:rsidRPr="005326CB">
        <w:rPr>
          <w:rFonts w:ascii="Verdana" w:eastAsia="MS PMincho" w:hAnsi="Verdana"/>
          <w:spacing w:val="2"/>
          <w:sz w:val="20"/>
          <w:szCs w:val="20"/>
        </w:rPr>
        <w:t>g</w:t>
      </w:r>
      <w:r w:rsidRPr="005326CB">
        <w:rPr>
          <w:rFonts w:ascii="Verdana" w:eastAsia="MS PMincho" w:hAnsi="Verdana"/>
          <w:sz w:val="20"/>
          <w:szCs w:val="20"/>
        </w:rPr>
        <w:t>nition.</w:t>
      </w:r>
      <w:r w:rsidRPr="005326CB">
        <w:rPr>
          <w:rFonts w:ascii="Verdana" w:eastAsia="MS PMincho" w:hAnsi="Verdana"/>
          <w:spacing w:val="3"/>
          <w:sz w:val="20"/>
          <w:szCs w:val="20"/>
        </w:rPr>
        <w:t xml:space="preserve"> </w:t>
      </w:r>
      <w:r w:rsidRPr="005326CB">
        <w:rPr>
          <w:rFonts w:ascii="Verdana" w:eastAsia="MS PMincho" w:hAnsi="Verdana"/>
          <w:sz w:val="20"/>
          <w:szCs w:val="20"/>
        </w:rPr>
        <w:t>A</w:t>
      </w:r>
      <w:r w:rsidRPr="005326CB">
        <w:rPr>
          <w:rFonts w:ascii="Verdana" w:eastAsia="MS PMincho" w:hAnsi="Verdana"/>
          <w:spacing w:val="-18"/>
          <w:sz w:val="20"/>
          <w:szCs w:val="20"/>
        </w:rPr>
        <w:t xml:space="preserve"> </w:t>
      </w:r>
      <w:r w:rsidRPr="005326CB">
        <w:rPr>
          <w:rFonts w:ascii="Verdana" w:eastAsia="MS PMincho" w:hAnsi="Verdana"/>
          <w:spacing w:val="-3"/>
          <w:sz w:val="20"/>
          <w:szCs w:val="20"/>
        </w:rPr>
        <w:t>c</w:t>
      </w:r>
      <w:r w:rsidRPr="005326CB">
        <w:rPr>
          <w:rFonts w:ascii="Verdana" w:eastAsia="MS PMincho" w:hAnsi="Verdana"/>
          <w:spacing w:val="-1"/>
          <w:sz w:val="20"/>
          <w:szCs w:val="20"/>
        </w:rPr>
        <w:t>e</w:t>
      </w:r>
      <w:r w:rsidRPr="005326CB">
        <w:rPr>
          <w:rFonts w:ascii="Verdana" w:eastAsia="MS PMincho" w:hAnsi="Verdana"/>
          <w:spacing w:val="4"/>
          <w:sz w:val="20"/>
          <w:szCs w:val="20"/>
        </w:rPr>
        <w:t>r</w:t>
      </w:r>
      <w:r w:rsidRPr="005326CB">
        <w:rPr>
          <w:rFonts w:ascii="Verdana" w:eastAsia="MS PMincho" w:hAnsi="Verdana"/>
          <w:spacing w:val="1"/>
          <w:sz w:val="20"/>
          <w:szCs w:val="20"/>
        </w:rPr>
        <w:t>t</w:t>
      </w:r>
      <w:r w:rsidRPr="005326CB">
        <w:rPr>
          <w:rFonts w:ascii="Verdana" w:eastAsia="MS PMincho" w:hAnsi="Verdana"/>
          <w:sz w:val="20"/>
          <w:szCs w:val="20"/>
        </w:rPr>
        <w:t>ifica</w:t>
      </w:r>
      <w:r w:rsidRPr="005326CB">
        <w:rPr>
          <w:rFonts w:ascii="Verdana" w:eastAsia="MS PMincho" w:hAnsi="Verdana"/>
          <w:spacing w:val="-2"/>
          <w:sz w:val="20"/>
          <w:szCs w:val="20"/>
        </w:rPr>
        <w:t>t</w:t>
      </w:r>
      <w:r w:rsidRPr="005326CB">
        <w:rPr>
          <w:rFonts w:ascii="Verdana" w:eastAsia="MS PMincho" w:hAnsi="Verdana"/>
          <w:sz w:val="20"/>
          <w:szCs w:val="20"/>
        </w:rPr>
        <w:t>e</w:t>
      </w:r>
      <w:r w:rsidRPr="005326CB">
        <w:rPr>
          <w:rFonts w:ascii="Verdana" w:eastAsia="MS PMincho" w:hAnsi="Verdana"/>
          <w:spacing w:val="-9"/>
          <w:sz w:val="20"/>
          <w:szCs w:val="20"/>
        </w:rPr>
        <w:t xml:space="preserve"> </w:t>
      </w:r>
      <w:r w:rsidRPr="005326CB">
        <w:rPr>
          <w:rFonts w:ascii="Verdana" w:eastAsia="MS PMincho" w:hAnsi="Verdana"/>
          <w:spacing w:val="5"/>
          <w:sz w:val="20"/>
          <w:szCs w:val="20"/>
        </w:rPr>
        <w:t>g</w:t>
      </w:r>
      <w:r w:rsidRPr="005326CB">
        <w:rPr>
          <w:rFonts w:ascii="Verdana" w:eastAsia="MS PMincho" w:hAnsi="Verdana"/>
          <w:sz w:val="20"/>
          <w:szCs w:val="20"/>
        </w:rPr>
        <w:t>i</w:t>
      </w:r>
      <w:r w:rsidRPr="005326CB">
        <w:rPr>
          <w:rFonts w:ascii="Verdana" w:eastAsia="MS PMincho" w:hAnsi="Verdana"/>
          <w:spacing w:val="-2"/>
          <w:sz w:val="20"/>
          <w:szCs w:val="20"/>
        </w:rPr>
        <w:t>v</w:t>
      </w:r>
      <w:r w:rsidRPr="005326CB">
        <w:rPr>
          <w:rFonts w:ascii="Verdana" w:eastAsia="MS PMincho" w:hAnsi="Verdana"/>
          <w:spacing w:val="1"/>
          <w:sz w:val="20"/>
          <w:szCs w:val="20"/>
        </w:rPr>
        <w:t>e</w:t>
      </w:r>
      <w:r w:rsidRPr="005326CB">
        <w:rPr>
          <w:rFonts w:ascii="Verdana" w:eastAsia="MS PMincho" w:hAnsi="Verdana"/>
          <w:sz w:val="20"/>
          <w:szCs w:val="20"/>
        </w:rPr>
        <w:t xml:space="preserve">n </w:t>
      </w:r>
      <w:r w:rsidRPr="005326CB">
        <w:rPr>
          <w:rFonts w:ascii="Verdana" w:eastAsia="MS PMincho" w:hAnsi="Verdana"/>
          <w:spacing w:val="-1"/>
          <w:sz w:val="20"/>
          <w:szCs w:val="20"/>
        </w:rPr>
        <w:t>b</w:t>
      </w:r>
      <w:r w:rsidRPr="005326CB">
        <w:rPr>
          <w:rFonts w:ascii="Verdana" w:eastAsia="MS PMincho" w:hAnsi="Verdana"/>
          <w:sz w:val="20"/>
          <w:szCs w:val="20"/>
        </w:rPr>
        <w:t>y</w:t>
      </w:r>
      <w:r w:rsidR="00E54F1E">
        <w:rPr>
          <w:rFonts w:ascii="Verdana" w:hAnsi="Verdana"/>
          <w:color w:val="000000"/>
          <w:sz w:val="20"/>
          <w:szCs w:val="20"/>
        </w:rPr>
        <w:t xml:space="preserve"> the First Tier Tribunal (previously</w:t>
      </w:r>
      <w:r w:rsidR="00E0045A">
        <w:rPr>
          <w:rFonts w:ascii="Verdana" w:hAnsi="Verdana"/>
          <w:color w:val="000000"/>
          <w:sz w:val="20"/>
          <w:szCs w:val="20"/>
        </w:rPr>
        <w:t xml:space="preserve"> </w:t>
      </w:r>
      <w:r w:rsidR="00B420F6">
        <w:rPr>
          <w:rFonts w:ascii="Verdana" w:hAnsi="Verdana"/>
          <w:color w:val="000000"/>
          <w:sz w:val="20"/>
          <w:szCs w:val="20"/>
        </w:rPr>
        <w:t xml:space="preserve">the certificate would have been </w:t>
      </w:r>
      <w:r w:rsidR="00E0045A">
        <w:rPr>
          <w:rFonts w:ascii="Verdana" w:hAnsi="Verdana"/>
          <w:color w:val="000000"/>
          <w:sz w:val="20"/>
          <w:szCs w:val="20"/>
        </w:rPr>
        <w:t>given by</w:t>
      </w:r>
      <w:r w:rsidR="00E54F1E">
        <w:rPr>
          <w:rFonts w:ascii="Verdana" w:hAnsi="Verdana"/>
          <w:color w:val="000000"/>
          <w:sz w:val="20"/>
          <w:szCs w:val="20"/>
        </w:rPr>
        <w:t xml:space="preserve"> a Rent Assessment Committ</w:t>
      </w:r>
      <w:r w:rsidR="005D3F48">
        <w:rPr>
          <w:rFonts w:ascii="Verdana" w:hAnsi="Verdana"/>
          <w:color w:val="000000"/>
          <w:sz w:val="20"/>
          <w:szCs w:val="20"/>
        </w:rPr>
        <w:t xml:space="preserve">ee) can only be cancelled by that </w:t>
      </w:r>
      <w:r w:rsidR="00E54F1E">
        <w:rPr>
          <w:rFonts w:ascii="Verdana" w:hAnsi="Verdana"/>
          <w:color w:val="000000"/>
          <w:sz w:val="20"/>
          <w:szCs w:val="20"/>
        </w:rPr>
        <w:t>Tribunal.</w:t>
      </w:r>
    </w:p>
    <w:p w14:paraId="3B7759A3" w14:textId="77777777" w:rsidR="00CF6234" w:rsidRPr="005326CB" w:rsidRDefault="00CF6234" w:rsidP="00220C25">
      <w:pPr>
        <w:rPr>
          <w:rFonts w:ascii="Verdana" w:eastAsia="MS PMincho" w:hAnsi="Verdana"/>
          <w:sz w:val="20"/>
          <w:szCs w:val="20"/>
        </w:rPr>
      </w:pPr>
    </w:p>
    <w:p w14:paraId="6CB69143" w14:textId="77777777" w:rsidR="00CF6234" w:rsidRDefault="00CF6234" w:rsidP="00220C25">
      <w:pPr>
        <w:rPr>
          <w:rFonts w:ascii="Verdana" w:eastAsia="MS PMincho" w:hAnsi="Verdana"/>
          <w:sz w:val="20"/>
          <w:szCs w:val="20"/>
        </w:rPr>
      </w:pPr>
      <w:r w:rsidRPr="005326CB">
        <w:rPr>
          <w:rFonts w:ascii="Verdana" w:eastAsia="MS PMincho" w:hAnsi="Verdana"/>
          <w:spacing w:val="-6"/>
          <w:sz w:val="20"/>
          <w:szCs w:val="20"/>
        </w:rPr>
        <w:t>W</w:t>
      </w:r>
      <w:r w:rsidRPr="005326CB">
        <w:rPr>
          <w:rFonts w:ascii="Verdana" w:eastAsia="MS PMincho" w:hAnsi="Verdana"/>
          <w:sz w:val="20"/>
          <w:szCs w:val="20"/>
        </w:rPr>
        <w:t>he</w:t>
      </w:r>
      <w:r w:rsidRPr="005326CB">
        <w:rPr>
          <w:rFonts w:ascii="Verdana" w:eastAsia="MS PMincho" w:hAnsi="Verdana"/>
          <w:spacing w:val="-3"/>
          <w:sz w:val="20"/>
          <w:szCs w:val="20"/>
        </w:rPr>
        <w:t>r</w:t>
      </w:r>
      <w:r w:rsidRPr="005326CB">
        <w:rPr>
          <w:rFonts w:ascii="Verdana" w:eastAsia="MS PMincho" w:hAnsi="Verdana"/>
          <w:sz w:val="20"/>
          <w:szCs w:val="20"/>
        </w:rPr>
        <w:t>e</w:t>
      </w:r>
      <w:r w:rsidRPr="005326CB">
        <w:rPr>
          <w:rFonts w:ascii="Verdana" w:eastAsia="MS PMincho" w:hAnsi="Verdana"/>
          <w:spacing w:val="-4"/>
          <w:sz w:val="20"/>
          <w:szCs w:val="20"/>
        </w:rPr>
        <w:t xml:space="preserve"> </w:t>
      </w:r>
      <w:r w:rsidRPr="005326CB">
        <w:rPr>
          <w:rFonts w:ascii="Verdana" w:eastAsia="MS PMincho" w:hAnsi="Verdana"/>
          <w:sz w:val="20"/>
          <w:szCs w:val="20"/>
        </w:rPr>
        <w:t>a</w:t>
      </w:r>
      <w:r w:rsidRPr="005326CB">
        <w:rPr>
          <w:rFonts w:ascii="Verdana" w:eastAsia="MS PMincho" w:hAnsi="Verdana"/>
          <w:spacing w:val="-8"/>
          <w:sz w:val="20"/>
          <w:szCs w:val="20"/>
        </w:rPr>
        <w:t xml:space="preserve"> </w:t>
      </w:r>
      <w:r w:rsidRPr="005326CB">
        <w:rPr>
          <w:rFonts w:ascii="Verdana" w:eastAsia="MS PMincho" w:hAnsi="Verdana"/>
          <w:spacing w:val="-6"/>
          <w:w w:val="97"/>
          <w:sz w:val="20"/>
          <w:szCs w:val="20"/>
        </w:rPr>
        <w:t>r</w:t>
      </w:r>
      <w:r w:rsidRPr="005326CB">
        <w:rPr>
          <w:rFonts w:ascii="Verdana" w:eastAsia="MS PMincho" w:hAnsi="Verdana"/>
          <w:w w:val="97"/>
          <w:sz w:val="20"/>
          <w:szCs w:val="20"/>
        </w:rPr>
        <w:t>e</w:t>
      </w:r>
      <w:r w:rsidRPr="005326CB">
        <w:rPr>
          <w:rFonts w:ascii="Verdana" w:eastAsia="MS PMincho" w:hAnsi="Verdana"/>
          <w:spacing w:val="-3"/>
          <w:w w:val="97"/>
          <w:sz w:val="20"/>
          <w:szCs w:val="20"/>
        </w:rPr>
        <w:t>c</w:t>
      </w:r>
      <w:r w:rsidRPr="005326CB">
        <w:rPr>
          <w:rFonts w:ascii="Verdana" w:eastAsia="MS PMincho" w:hAnsi="Verdana"/>
          <w:w w:val="97"/>
          <w:sz w:val="20"/>
          <w:szCs w:val="20"/>
        </w:rPr>
        <w:t>o</w:t>
      </w:r>
      <w:r w:rsidRPr="005326CB">
        <w:rPr>
          <w:rFonts w:ascii="Verdana" w:eastAsia="MS PMincho" w:hAnsi="Verdana"/>
          <w:spacing w:val="2"/>
          <w:w w:val="97"/>
          <w:sz w:val="20"/>
          <w:szCs w:val="20"/>
        </w:rPr>
        <w:t>g</w:t>
      </w:r>
      <w:r w:rsidRPr="005326CB">
        <w:rPr>
          <w:rFonts w:ascii="Verdana" w:eastAsia="MS PMincho" w:hAnsi="Verdana"/>
          <w:w w:val="97"/>
          <w:sz w:val="20"/>
          <w:szCs w:val="20"/>
        </w:rPr>
        <w:t>nised</w:t>
      </w:r>
      <w:r w:rsidRPr="005326CB">
        <w:rPr>
          <w:rFonts w:ascii="Verdana" w:eastAsia="MS PMincho" w:hAnsi="Verdana"/>
          <w:spacing w:val="3"/>
          <w:w w:val="97"/>
          <w:sz w:val="20"/>
          <w:szCs w:val="20"/>
        </w:rPr>
        <w:t xml:space="preserve"> </w:t>
      </w:r>
      <w:r w:rsidRPr="005326CB">
        <w:rPr>
          <w:rFonts w:ascii="Verdana" w:eastAsia="MS PMincho" w:hAnsi="Verdana"/>
          <w:spacing w:val="-28"/>
          <w:w w:val="99"/>
          <w:sz w:val="20"/>
          <w:szCs w:val="20"/>
        </w:rPr>
        <w:t>t</w:t>
      </w:r>
      <w:r w:rsidRPr="005326CB">
        <w:rPr>
          <w:rFonts w:ascii="Verdana" w:eastAsia="MS PMincho" w:hAnsi="Verdana"/>
          <w:spacing w:val="-1"/>
          <w:w w:val="94"/>
          <w:sz w:val="20"/>
          <w:szCs w:val="20"/>
        </w:rPr>
        <w:t>e</w:t>
      </w:r>
      <w:r w:rsidRPr="005326CB">
        <w:rPr>
          <w:rFonts w:ascii="Verdana" w:eastAsia="MS PMincho" w:hAnsi="Verdana"/>
          <w:w w:val="103"/>
          <w:sz w:val="20"/>
          <w:szCs w:val="20"/>
        </w:rPr>
        <w:t>nant</w:t>
      </w:r>
      <w:r w:rsidRPr="005326CB">
        <w:rPr>
          <w:rFonts w:ascii="Verdana" w:eastAsia="MS PMincho" w:hAnsi="Verdana"/>
          <w:spacing w:val="-5"/>
          <w:w w:val="103"/>
          <w:sz w:val="20"/>
          <w:szCs w:val="20"/>
        </w:rPr>
        <w:t>s</w:t>
      </w:r>
      <w:r w:rsidRPr="005326CB">
        <w:rPr>
          <w:rFonts w:ascii="Verdana" w:eastAsia="MS PMincho" w:hAnsi="Verdana"/>
          <w:w w:val="73"/>
          <w:sz w:val="20"/>
          <w:szCs w:val="20"/>
        </w:rPr>
        <w:t>’</w:t>
      </w:r>
      <w:r w:rsidRPr="005326CB">
        <w:rPr>
          <w:rFonts w:ascii="Verdana" w:eastAsia="MS PMincho" w:hAnsi="Verdana"/>
          <w:spacing w:val="-21"/>
          <w:sz w:val="20"/>
          <w:szCs w:val="20"/>
        </w:rPr>
        <w:t xml:space="preserve"> </w:t>
      </w:r>
      <w:r w:rsidRPr="005326CB">
        <w:rPr>
          <w:rFonts w:ascii="Verdana" w:eastAsia="MS PMincho" w:hAnsi="Verdana"/>
          <w:spacing w:val="-2"/>
          <w:w w:val="97"/>
          <w:sz w:val="20"/>
          <w:szCs w:val="20"/>
        </w:rPr>
        <w:t>a</w:t>
      </w:r>
      <w:r w:rsidRPr="005326CB">
        <w:rPr>
          <w:rFonts w:ascii="Verdana" w:eastAsia="MS PMincho" w:hAnsi="Verdana"/>
          <w:w w:val="97"/>
          <w:sz w:val="20"/>
          <w:szCs w:val="20"/>
        </w:rPr>
        <w:t xml:space="preserve">ssociation </w:t>
      </w:r>
      <w:r w:rsidRPr="005326CB">
        <w:rPr>
          <w:rFonts w:ascii="Verdana" w:eastAsia="MS PMincho" w:hAnsi="Verdana"/>
          <w:sz w:val="20"/>
          <w:szCs w:val="20"/>
        </w:rPr>
        <w:t>has</w:t>
      </w:r>
      <w:r w:rsidRPr="005326CB">
        <w:rPr>
          <w:rFonts w:ascii="Verdana" w:eastAsia="MS PMincho" w:hAnsi="Verdana"/>
          <w:spacing w:val="-9"/>
          <w:sz w:val="20"/>
          <w:szCs w:val="20"/>
        </w:rPr>
        <w:t xml:space="preserve"> </w:t>
      </w:r>
      <w:r w:rsidRPr="005326CB">
        <w:rPr>
          <w:rFonts w:ascii="Verdana" w:eastAsia="MS PMincho" w:hAnsi="Verdana"/>
          <w:sz w:val="20"/>
          <w:szCs w:val="20"/>
        </w:rPr>
        <w:t>no</w:t>
      </w:r>
      <w:r w:rsidRPr="005326CB">
        <w:rPr>
          <w:rFonts w:ascii="Verdana" w:eastAsia="MS PMincho" w:hAnsi="Verdana"/>
          <w:spacing w:val="6"/>
          <w:sz w:val="20"/>
          <w:szCs w:val="20"/>
        </w:rPr>
        <w:t xml:space="preserve"> </w:t>
      </w:r>
      <w:r w:rsidRPr="005326CB">
        <w:rPr>
          <w:rFonts w:ascii="Verdana" w:eastAsia="MS PMincho" w:hAnsi="Verdana"/>
          <w:w w:val="97"/>
          <w:sz w:val="20"/>
          <w:szCs w:val="20"/>
        </w:rPr>
        <w:t>sec</w:t>
      </w:r>
      <w:r w:rsidRPr="005326CB">
        <w:rPr>
          <w:rFonts w:ascii="Verdana" w:eastAsia="MS PMincho" w:hAnsi="Verdana"/>
          <w:spacing w:val="-3"/>
          <w:w w:val="97"/>
          <w:sz w:val="20"/>
          <w:szCs w:val="20"/>
        </w:rPr>
        <w:t>r</w:t>
      </w:r>
      <w:r w:rsidRPr="005326CB">
        <w:rPr>
          <w:rFonts w:ascii="Verdana" w:eastAsia="MS PMincho" w:hAnsi="Verdana"/>
          <w:w w:val="97"/>
          <w:sz w:val="20"/>
          <w:szCs w:val="20"/>
        </w:rPr>
        <w:t>eta</w:t>
      </w:r>
      <w:r w:rsidRPr="005326CB">
        <w:rPr>
          <w:rFonts w:ascii="Verdana" w:eastAsia="MS PMincho" w:hAnsi="Verdana"/>
          <w:spacing w:val="6"/>
          <w:w w:val="97"/>
          <w:sz w:val="20"/>
          <w:szCs w:val="20"/>
        </w:rPr>
        <w:t>r</w:t>
      </w:r>
      <w:r w:rsidRPr="005326CB">
        <w:rPr>
          <w:rFonts w:ascii="Verdana" w:eastAsia="MS PMincho" w:hAnsi="Verdana"/>
          <w:spacing w:val="-15"/>
          <w:w w:val="97"/>
          <w:sz w:val="20"/>
          <w:szCs w:val="20"/>
        </w:rPr>
        <w:t>y</w:t>
      </w:r>
      <w:r w:rsidRPr="005326CB">
        <w:rPr>
          <w:rFonts w:ascii="Verdana" w:eastAsia="MS PMincho" w:hAnsi="Verdana"/>
          <w:w w:val="97"/>
          <w:sz w:val="20"/>
          <w:szCs w:val="20"/>
        </w:rPr>
        <w:t>,</w:t>
      </w:r>
      <w:r w:rsidRPr="005326CB">
        <w:rPr>
          <w:rFonts w:ascii="Verdana" w:eastAsia="MS PMincho" w:hAnsi="Verdana"/>
          <w:spacing w:val="-7"/>
          <w:w w:val="97"/>
          <w:sz w:val="20"/>
          <w:szCs w:val="20"/>
        </w:rPr>
        <w:t xml:space="preserve"> </w:t>
      </w:r>
      <w:r w:rsidRPr="005326CB">
        <w:rPr>
          <w:rFonts w:ascii="Verdana" w:eastAsia="MS PMincho" w:hAnsi="Verdana"/>
          <w:sz w:val="20"/>
          <w:szCs w:val="20"/>
        </w:rPr>
        <w:t>the</w:t>
      </w:r>
      <w:r w:rsidRPr="005326CB">
        <w:rPr>
          <w:rFonts w:ascii="Verdana" w:eastAsia="MS PMincho" w:hAnsi="Verdana"/>
          <w:spacing w:val="1"/>
          <w:sz w:val="20"/>
          <w:szCs w:val="20"/>
        </w:rPr>
        <w:t xml:space="preserve"> </w:t>
      </w:r>
      <w:r w:rsidRPr="005326CB">
        <w:rPr>
          <w:rFonts w:ascii="Verdana" w:eastAsia="MS PMincho" w:hAnsi="Verdana"/>
          <w:sz w:val="20"/>
          <w:szCs w:val="20"/>
        </w:rPr>
        <w:t>landlord or managing agent</w:t>
      </w:r>
      <w:r w:rsidRPr="005326CB">
        <w:rPr>
          <w:rFonts w:ascii="Verdana" w:eastAsia="MS PMincho" w:hAnsi="Verdana"/>
          <w:spacing w:val="7"/>
          <w:sz w:val="20"/>
          <w:szCs w:val="20"/>
        </w:rPr>
        <w:t xml:space="preserve"> </w:t>
      </w:r>
      <w:r w:rsidRPr="005326CB">
        <w:rPr>
          <w:rFonts w:ascii="Verdana" w:eastAsia="MS PMincho" w:hAnsi="Verdana"/>
          <w:spacing w:val="2"/>
          <w:w w:val="102"/>
          <w:sz w:val="20"/>
          <w:szCs w:val="20"/>
        </w:rPr>
        <w:t>shoul</w:t>
      </w:r>
      <w:r w:rsidRPr="005326CB">
        <w:rPr>
          <w:rFonts w:ascii="Verdana" w:eastAsia="MS PMincho" w:hAnsi="Verdana"/>
          <w:w w:val="102"/>
          <w:sz w:val="20"/>
          <w:szCs w:val="20"/>
        </w:rPr>
        <w:t>d</w:t>
      </w:r>
      <w:r w:rsidRPr="005326CB">
        <w:rPr>
          <w:rFonts w:ascii="Verdana" w:eastAsia="MS PMincho" w:hAnsi="Verdana"/>
          <w:sz w:val="20"/>
          <w:szCs w:val="20"/>
        </w:rPr>
        <w:t xml:space="preserve"> </w:t>
      </w:r>
      <w:r w:rsidRPr="005326CB">
        <w:rPr>
          <w:rFonts w:ascii="Verdana" w:eastAsia="MS PMincho" w:hAnsi="Verdana"/>
          <w:spacing w:val="2"/>
          <w:w w:val="103"/>
          <w:sz w:val="20"/>
          <w:szCs w:val="20"/>
        </w:rPr>
        <w:t>a</w:t>
      </w:r>
      <w:r w:rsidRPr="005326CB">
        <w:rPr>
          <w:rFonts w:ascii="Verdana" w:eastAsia="MS PMincho" w:hAnsi="Verdana"/>
          <w:spacing w:val="5"/>
          <w:w w:val="103"/>
          <w:sz w:val="20"/>
          <w:szCs w:val="20"/>
        </w:rPr>
        <w:t>r</w:t>
      </w:r>
      <w:r w:rsidRPr="005326CB">
        <w:rPr>
          <w:rFonts w:ascii="Verdana" w:eastAsia="MS PMincho" w:hAnsi="Verdana"/>
          <w:spacing w:val="4"/>
          <w:w w:val="110"/>
          <w:sz w:val="20"/>
          <w:szCs w:val="20"/>
        </w:rPr>
        <w:t>r</w:t>
      </w:r>
      <w:r w:rsidRPr="005326CB">
        <w:rPr>
          <w:rFonts w:ascii="Verdana" w:eastAsia="MS PMincho" w:hAnsi="Verdana"/>
          <w:spacing w:val="2"/>
          <w:w w:val="98"/>
          <w:sz w:val="20"/>
          <w:szCs w:val="20"/>
        </w:rPr>
        <w:t>ang</w:t>
      </w:r>
      <w:r w:rsidRPr="005326CB">
        <w:rPr>
          <w:rFonts w:ascii="Verdana" w:eastAsia="MS PMincho" w:hAnsi="Verdana"/>
          <w:w w:val="98"/>
          <w:sz w:val="20"/>
          <w:szCs w:val="20"/>
        </w:rPr>
        <w:t>e</w:t>
      </w:r>
      <w:r w:rsidRPr="005326CB">
        <w:rPr>
          <w:rFonts w:ascii="Verdana" w:eastAsia="MS PMincho" w:hAnsi="Verdana"/>
          <w:sz w:val="20"/>
          <w:szCs w:val="20"/>
        </w:rPr>
        <w:t xml:space="preserve"> </w:t>
      </w:r>
      <w:r w:rsidRPr="005326CB">
        <w:rPr>
          <w:rFonts w:ascii="Verdana" w:eastAsia="MS PMincho" w:hAnsi="Verdana"/>
          <w:spacing w:val="6"/>
          <w:sz w:val="20"/>
          <w:szCs w:val="20"/>
        </w:rPr>
        <w:t>w</w:t>
      </w:r>
      <w:r w:rsidRPr="005326CB">
        <w:rPr>
          <w:rFonts w:ascii="Verdana" w:eastAsia="MS PMincho" w:hAnsi="Verdana"/>
          <w:spacing w:val="2"/>
          <w:sz w:val="20"/>
          <w:szCs w:val="20"/>
        </w:rPr>
        <w:t>it</w:t>
      </w:r>
      <w:r w:rsidRPr="005326CB">
        <w:rPr>
          <w:rFonts w:ascii="Verdana" w:eastAsia="MS PMincho" w:hAnsi="Verdana"/>
          <w:sz w:val="20"/>
          <w:szCs w:val="20"/>
        </w:rPr>
        <w:t>h</w:t>
      </w:r>
      <w:r w:rsidRPr="005326CB">
        <w:rPr>
          <w:rFonts w:ascii="Verdana" w:eastAsia="MS PMincho" w:hAnsi="Verdana"/>
          <w:spacing w:val="41"/>
          <w:sz w:val="20"/>
          <w:szCs w:val="20"/>
        </w:rPr>
        <w:t xml:space="preserve"> </w:t>
      </w:r>
      <w:r w:rsidRPr="005326CB">
        <w:rPr>
          <w:rFonts w:ascii="Verdana" w:eastAsia="MS PMincho" w:hAnsi="Verdana"/>
          <w:spacing w:val="2"/>
          <w:sz w:val="20"/>
          <w:szCs w:val="20"/>
        </w:rPr>
        <w:t>th</w:t>
      </w:r>
      <w:r w:rsidRPr="005326CB">
        <w:rPr>
          <w:rFonts w:ascii="Verdana" w:eastAsia="MS PMincho" w:hAnsi="Verdana"/>
          <w:sz w:val="20"/>
          <w:szCs w:val="20"/>
        </w:rPr>
        <w:t xml:space="preserve">e </w:t>
      </w:r>
      <w:r w:rsidRPr="005326CB">
        <w:rPr>
          <w:rFonts w:ascii="Verdana" w:eastAsia="MS PMincho" w:hAnsi="Verdana"/>
          <w:spacing w:val="1"/>
          <w:sz w:val="20"/>
          <w:szCs w:val="20"/>
        </w:rPr>
        <w:t>c</w:t>
      </w:r>
      <w:r w:rsidRPr="005326CB">
        <w:rPr>
          <w:rFonts w:ascii="Verdana" w:eastAsia="MS PMincho" w:hAnsi="Verdana"/>
          <w:spacing w:val="2"/>
          <w:sz w:val="20"/>
          <w:szCs w:val="20"/>
        </w:rPr>
        <w:t>hai</w:t>
      </w:r>
      <w:r w:rsidRPr="005326CB">
        <w:rPr>
          <w:rFonts w:ascii="Verdana" w:eastAsia="MS PMincho" w:hAnsi="Verdana"/>
          <w:spacing w:val="4"/>
          <w:sz w:val="20"/>
          <w:szCs w:val="20"/>
        </w:rPr>
        <w:t>r</w:t>
      </w:r>
      <w:r w:rsidRPr="005326CB">
        <w:rPr>
          <w:rFonts w:ascii="Verdana" w:eastAsia="MS PMincho" w:hAnsi="Verdana"/>
          <w:spacing w:val="2"/>
          <w:sz w:val="20"/>
          <w:szCs w:val="20"/>
        </w:rPr>
        <w:t>ma</w:t>
      </w:r>
      <w:r w:rsidRPr="005326CB">
        <w:rPr>
          <w:rFonts w:ascii="Verdana" w:eastAsia="MS PMincho" w:hAnsi="Verdana"/>
          <w:sz w:val="20"/>
          <w:szCs w:val="20"/>
        </w:rPr>
        <w:t xml:space="preserve">n </w:t>
      </w:r>
      <w:r w:rsidRPr="005326CB">
        <w:rPr>
          <w:rFonts w:ascii="Verdana" w:eastAsia="MS PMincho" w:hAnsi="Verdana"/>
          <w:spacing w:val="2"/>
          <w:sz w:val="20"/>
          <w:szCs w:val="20"/>
        </w:rPr>
        <w:t>o</w:t>
      </w:r>
      <w:r w:rsidRPr="005326CB">
        <w:rPr>
          <w:rFonts w:ascii="Verdana" w:eastAsia="MS PMincho" w:hAnsi="Verdana"/>
          <w:sz w:val="20"/>
          <w:szCs w:val="20"/>
        </w:rPr>
        <w:t xml:space="preserve">r </w:t>
      </w:r>
      <w:r w:rsidRPr="005326CB">
        <w:rPr>
          <w:rFonts w:ascii="Verdana" w:eastAsia="MS PMincho" w:hAnsi="Verdana"/>
          <w:spacing w:val="2"/>
          <w:sz w:val="20"/>
          <w:szCs w:val="20"/>
        </w:rPr>
        <w:t>othe</w:t>
      </w:r>
      <w:r w:rsidRPr="005326CB">
        <w:rPr>
          <w:rFonts w:ascii="Verdana" w:eastAsia="MS PMincho" w:hAnsi="Verdana"/>
          <w:sz w:val="20"/>
          <w:szCs w:val="20"/>
        </w:rPr>
        <w:t xml:space="preserve">r </w:t>
      </w:r>
      <w:r w:rsidRPr="005326CB">
        <w:rPr>
          <w:rFonts w:ascii="Verdana" w:eastAsia="MS PMincho" w:hAnsi="Verdana"/>
          <w:spacing w:val="-1"/>
          <w:sz w:val="20"/>
          <w:szCs w:val="20"/>
        </w:rPr>
        <w:t>r</w:t>
      </w:r>
      <w:r w:rsidRPr="005326CB">
        <w:rPr>
          <w:rFonts w:ascii="Verdana" w:eastAsia="MS PMincho" w:hAnsi="Verdana"/>
          <w:spacing w:val="2"/>
          <w:sz w:val="20"/>
          <w:szCs w:val="20"/>
        </w:rPr>
        <w:t>esponsibl</w:t>
      </w:r>
      <w:r w:rsidRPr="005326CB">
        <w:rPr>
          <w:rFonts w:ascii="Verdana" w:eastAsia="MS PMincho" w:hAnsi="Verdana"/>
          <w:sz w:val="20"/>
          <w:szCs w:val="20"/>
        </w:rPr>
        <w:t>e</w:t>
      </w:r>
      <w:r w:rsidRPr="005326CB">
        <w:rPr>
          <w:rFonts w:ascii="Verdana" w:eastAsia="MS PMincho" w:hAnsi="Verdana"/>
          <w:spacing w:val="38"/>
          <w:sz w:val="20"/>
          <w:szCs w:val="20"/>
        </w:rPr>
        <w:t xml:space="preserve"> </w:t>
      </w:r>
      <w:r w:rsidRPr="005326CB">
        <w:rPr>
          <w:rFonts w:ascii="Verdana" w:eastAsia="MS PMincho" w:hAnsi="Verdana"/>
          <w:spacing w:val="2"/>
          <w:sz w:val="20"/>
          <w:szCs w:val="20"/>
        </w:rPr>
        <w:t>offi</w:t>
      </w:r>
      <w:r w:rsidRPr="005326CB">
        <w:rPr>
          <w:rFonts w:ascii="Verdana" w:eastAsia="MS PMincho" w:hAnsi="Verdana"/>
          <w:sz w:val="20"/>
          <w:szCs w:val="20"/>
        </w:rPr>
        <w:t>c</w:t>
      </w:r>
      <w:r w:rsidRPr="005326CB">
        <w:rPr>
          <w:rFonts w:ascii="Verdana" w:eastAsia="MS PMincho" w:hAnsi="Verdana"/>
          <w:spacing w:val="1"/>
          <w:sz w:val="20"/>
          <w:szCs w:val="20"/>
        </w:rPr>
        <w:t>e</w:t>
      </w:r>
      <w:r w:rsidRPr="005326CB">
        <w:rPr>
          <w:rFonts w:ascii="Verdana" w:eastAsia="MS PMincho" w:hAnsi="Verdana"/>
          <w:sz w:val="20"/>
          <w:szCs w:val="20"/>
        </w:rPr>
        <w:t>r</w:t>
      </w:r>
      <w:r w:rsidRPr="005326CB">
        <w:rPr>
          <w:rFonts w:ascii="Verdana" w:eastAsia="MS PMincho" w:hAnsi="Verdana"/>
          <w:spacing w:val="35"/>
          <w:sz w:val="20"/>
          <w:szCs w:val="20"/>
        </w:rPr>
        <w:t xml:space="preserve"> </w:t>
      </w:r>
      <w:r w:rsidRPr="005326CB">
        <w:rPr>
          <w:rFonts w:ascii="Verdana" w:eastAsia="MS PMincho" w:hAnsi="Verdana"/>
          <w:sz w:val="20"/>
          <w:szCs w:val="20"/>
        </w:rPr>
        <w:t>to</w:t>
      </w:r>
      <w:r w:rsidRPr="005326CB">
        <w:rPr>
          <w:rFonts w:ascii="Verdana" w:eastAsia="MS PMincho" w:hAnsi="Verdana"/>
          <w:spacing w:val="9"/>
          <w:sz w:val="20"/>
          <w:szCs w:val="20"/>
        </w:rPr>
        <w:t xml:space="preserve"> </w:t>
      </w:r>
      <w:r w:rsidRPr="005326CB">
        <w:rPr>
          <w:rFonts w:ascii="Verdana" w:eastAsia="MS PMincho" w:hAnsi="Verdana"/>
          <w:spacing w:val="2"/>
          <w:sz w:val="20"/>
          <w:szCs w:val="20"/>
        </w:rPr>
        <w:t>nomina</w:t>
      </w:r>
      <w:r w:rsidRPr="005326CB">
        <w:rPr>
          <w:rFonts w:ascii="Verdana" w:eastAsia="MS PMincho" w:hAnsi="Verdana"/>
          <w:sz w:val="20"/>
          <w:szCs w:val="20"/>
        </w:rPr>
        <w:t xml:space="preserve">te </w:t>
      </w:r>
      <w:r w:rsidRPr="005326CB">
        <w:rPr>
          <w:rFonts w:ascii="Verdana" w:eastAsia="MS PMincho" w:hAnsi="Verdana"/>
          <w:w w:val="98"/>
          <w:sz w:val="20"/>
          <w:szCs w:val="20"/>
        </w:rPr>
        <w:t>a</w:t>
      </w:r>
      <w:r w:rsidR="00615983" w:rsidRPr="005326CB">
        <w:rPr>
          <w:rFonts w:ascii="Verdana" w:eastAsia="MS PMincho" w:hAnsi="Verdana"/>
          <w:sz w:val="20"/>
          <w:szCs w:val="20"/>
        </w:rPr>
        <w:t xml:space="preserve"> </w:t>
      </w:r>
      <w:r w:rsidRPr="005326CB">
        <w:rPr>
          <w:rFonts w:ascii="Verdana" w:eastAsia="MS PMincho" w:hAnsi="Verdana"/>
          <w:spacing w:val="2"/>
          <w:w w:val="103"/>
          <w:sz w:val="20"/>
          <w:szCs w:val="20"/>
        </w:rPr>
        <w:t>substitu</w:t>
      </w:r>
      <w:r w:rsidRPr="005326CB">
        <w:rPr>
          <w:rFonts w:ascii="Verdana" w:eastAsia="MS PMincho" w:hAnsi="Verdana"/>
          <w:w w:val="103"/>
          <w:sz w:val="20"/>
          <w:szCs w:val="20"/>
        </w:rPr>
        <w:t>t</w:t>
      </w:r>
      <w:r w:rsidRPr="005326CB">
        <w:rPr>
          <w:rFonts w:ascii="Verdana" w:eastAsia="MS PMincho" w:hAnsi="Verdana"/>
          <w:w w:val="94"/>
          <w:sz w:val="20"/>
          <w:szCs w:val="20"/>
        </w:rPr>
        <w:t>e</w:t>
      </w:r>
      <w:r w:rsidRPr="005326CB">
        <w:rPr>
          <w:rFonts w:ascii="Verdana" w:eastAsia="MS PMincho" w:hAnsi="Verdana"/>
          <w:spacing w:val="4"/>
          <w:sz w:val="20"/>
          <w:szCs w:val="20"/>
        </w:rPr>
        <w:t xml:space="preserve"> </w:t>
      </w:r>
      <w:r w:rsidRPr="005326CB">
        <w:rPr>
          <w:rFonts w:ascii="Verdana" w:eastAsia="MS PMincho" w:hAnsi="Verdana"/>
          <w:spacing w:val="2"/>
          <w:sz w:val="20"/>
          <w:szCs w:val="20"/>
        </w:rPr>
        <w:t>offi</w:t>
      </w:r>
      <w:r w:rsidRPr="005326CB">
        <w:rPr>
          <w:rFonts w:ascii="Verdana" w:eastAsia="MS PMincho" w:hAnsi="Verdana"/>
          <w:sz w:val="20"/>
          <w:szCs w:val="20"/>
        </w:rPr>
        <w:t>c</w:t>
      </w:r>
      <w:r w:rsidRPr="005326CB">
        <w:rPr>
          <w:rFonts w:ascii="Verdana" w:eastAsia="MS PMincho" w:hAnsi="Verdana"/>
          <w:spacing w:val="1"/>
          <w:sz w:val="20"/>
          <w:szCs w:val="20"/>
        </w:rPr>
        <w:t>e</w:t>
      </w:r>
      <w:r w:rsidRPr="005326CB">
        <w:rPr>
          <w:rFonts w:ascii="Verdana" w:eastAsia="MS PMincho" w:hAnsi="Verdana"/>
          <w:sz w:val="20"/>
          <w:szCs w:val="20"/>
        </w:rPr>
        <w:t>r</w:t>
      </w:r>
      <w:r w:rsidRPr="005326CB">
        <w:rPr>
          <w:rFonts w:ascii="Verdana" w:eastAsia="MS PMincho" w:hAnsi="Verdana"/>
          <w:spacing w:val="43"/>
          <w:sz w:val="20"/>
          <w:szCs w:val="20"/>
        </w:rPr>
        <w:t xml:space="preserve"> </w:t>
      </w:r>
      <w:r w:rsidRPr="005326CB">
        <w:rPr>
          <w:rFonts w:ascii="Verdana" w:eastAsia="MS PMincho" w:hAnsi="Verdana"/>
          <w:sz w:val="20"/>
          <w:szCs w:val="20"/>
        </w:rPr>
        <w:t>to</w:t>
      </w:r>
      <w:r w:rsidR="00615983" w:rsidRPr="005326CB">
        <w:rPr>
          <w:rFonts w:ascii="Verdana" w:eastAsia="MS PMincho" w:hAnsi="Verdana"/>
          <w:sz w:val="20"/>
          <w:szCs w:val="20"/>
        </w:rPr>
        <w:t xml:space="preserve"> </w:t>
      </w:r>
      <w:r w:rsidRPr="005326CB">
        <w:rPr>
          <w:rFonts w:ascii="Verdana" w:eastAsia="MS PMincho" w:hAnsi="Verdana"/>
          <w:spacing w:val="-1"/>
          <w:sz w:val="20"/>
          <w:szCs w:val="20"/>
        </w:rPr>
        <w:t>r</w:t>
      </w:r>
      <w:r w:rsidRPr="005326CB">
        <w:rPr>
          <w:rFonts w:ascii="Verdana" w:eastAsia="MS PMincho" w:hAnsi="Verdana"/>
          <w:spacing w:val="3"/>
          <w:sz w:val="20"/>
          <w:szCs w:val="20"/>
        </w:rPr>
        <w:t>e</w:t>
      </w:r>
      <w:r w:rsidRPr="005326CB">
        <w:rPr>
          <w:rFonts w:ascii="Verdana" w:eastAsia="MS PMincho" w:hAnsi="Verdana"/>
          <w:sz w:val="20"/>
          <w:szCs w:val="20"/>
        </w:rPr>
        <w:t>c</w:t>
      </w:r>
      <w:r w:rsidRPr="005326CB">
        <w:rPr>
          <w:rFonts w:ascii="Verdana" w:eastAsia="MS PMincho" w:hAnsi="Verdana"/>
          <w:spacing w:val="2"/>
          <w:sz w:val="20"/>
          <w:szCs w:val="20"/>
        </w:rPr>
        <w:t>e</w:t>
      </w:r>
      <w:r w:rsidRPr="005326CB">
        <w:rPr>
          <w:rFonts w:ascii="Verdana" w:eastAsia="MS PMincho" w:hAnsi="Verdana"/>
          <w:sz w:val="20"/>
          <w:szCs w:val="20"/>
        </w:rPr>
        <w:t>i</w:t>
      </w:r>
      <w:r w:rsidRPr="005326CB">
        <w:rPr>
          <w:rFonts w:ascii="Verdana" w:eastAsia="MS PMincho" w:hAnsi="Verdana"/>
          <w:spacing w:val="-2"/>
          <w:sz w:val="20"/>
          <w:szCs w:val="20"/>
        </w:rPr>
        <w:t>v</w:t>
      </w:r>
      <w:r w:rsidRPr="005326CB">
        <w:rPr>
          <w:rFonts w:ascii="Verdana" w:eastAsia="MS PMincho" w:hAnsi="Verdana"/>
          <w:sz w:val="20"/>
          <w:szCs w:val="20"/>
        </w:rPr>
        <w:t>e</w:t>
      </w:r>
      <w:r w:rsidRPr="005326CB">
        <w:rPr>
          <w:rFonts w:ascii="Verdana" w:eastAsia="MS PMincho" w:hAnsi="Verdana"/>
          <w:spacing w:val="39"/>
          <w:sz w:val="20"/>
          <w:szCs w:val="20"/>
        </w:rPr>
        <w:t xml:space="preserve"> </w:t>
      </w:r>
      <w:r w:rsidRPr="005326CB">
        <w:rPr>
          <w:rFonts w:ascii="Verdana" w:eastAsia="MS PMincho" w:hAnsi="Verdana"/>
          <w:spacing w:val="2"/>
          <w:sz w:val="20"/>
          <w:szCs w:val="20"/>
        </w:rPr>
        <w:t>noti</w:t>
      </w:r>
      <w:r w:rsidRPr="005326CB">
        <w:rPr>
          <w:rFonts w:ascii="Verdana" w:eastAsia="MS PMincho" w:hAnsi="Verdana"/>
          <w:sz w:val="20"/>
          <w:szCs w:val="20"/>
        </w:rPr>
        <w:t>c</w:t>
      </w:r>
      <w:r w:rsidRPr="005326CB">
        <w:rPr>
          <w:rFonts w:ascii="Verdana" w:eastAsia="MS PMincho" w:hAnsi="Verdana"/>
          <w:spacing w:val="2"/>
          <w:sz w:val="20"/>
          <w:szCs w:val="20"/>
        </w:rPr>
        <w:t>e</w:t>
      </w:r>
      <w:r w:rsidRPr="005326CB">
        <w:rPr>
          <w:rFonts w:ascii="Verdana" w:eastAsia="MS PMincho" w:hAnsi="Verdana"/>
          <w:sz w:val="20"/>
          <w:szCs w:val="20"/>
        </w:rPr>
        <w:t>s</w:t>
      </w:r>
      <w:r w:rsidR="00615983" w:rsidRPr="005326CB">
        <w:rPr>
          <w:rFonts w:ascii="Verdana" w:eastAsia="MS PMincho" w:hAnsi="Verdana"/>
          <w:sz w:val="20"/>
          <w:szCs w:val="20"/>
        </w:rPr>
        <w:t xml:space="preserve"> </w:t>
      </w:r>
      <w:r w:rsidRPr="005326CB">
        <w:rPr>
          <w:rFonts w:ascii="Verdana" w:eastAsia="MS PMincho" w:hAnsi="Verdana"/>
          <w:spacing w:val="2"/>
          <w:sz w:val="20"/>
          <w:szCs w:val="20"/>
        </w:rPr>
        <w:t>o</w:t>
      </w:r>
      <w:r w:rsidRPr="005326CB">
        <w:rPr>
          <w:rFonts w:ascii="Verdana" w:eastAsia="MS PMincho" w:hAnsi="Verdana"/>
          <w:sz w:val="20"/>
          <w:szCs w:val="20"/>
        </w:rPr>
        <w:t>n</w:t>
      </w:r>
      <w:r w:rsidR="00615983" w:rsidRPr="005326CB">
        <w:rPr>
          <w:rFonts w:ascii="Verdana" w:eastAsia="MS PMincho" w:hAnsi="Verdana"/>
          <w:sz w:val="20"/>
          <w:szCs w:val="20"/>
        </w:rPr>
        <w:t xml:space="preserve"> </w:t>
      </w:r>
      <w:r w:rsidRPr="005326CB">
        <w:rPr>
          <w:rFonts w:ascii="Verdana" w:eastAsia="MS PMincho" w:hAnsi="Verdana"/>
          <w:spacing w:val="2"/>
          <w:sz w:val="20"/>
          <w:szCs w:val="20"/>
        </w:rPr>
        <w:t>behal</w:t>
      </w:r>
      <w:r w:rsidRPr="005326CB">
        <w:rPr>
          <w:rFonts w:ascii="Verdana" w:eastAsia="MS PMincho" w:hAnsi="Verdana"/>
          <w:sz w:val="20"/>
          <w:szCs w:val="20"/>
        </w:rPr>
        <w:t>f</w:t>
      </w:r>
      <w:r w:rsidR="00615983" w:rsidRPr="005326CB">
        <w:rPr>
          <w:rFonts w:ascii="Verdana" w:eastAsia="MS PMincho" w:hAnsi="Verdana"/>
          <w:sz w:val="20"/>
          <w:szCs w:val="20"/>
        </w:rPr>
        <w:t xml:space="preserve"> </w:t>
      </w:r>
      <w:r w:rsidRPr="005326CB">
        <w:rPr>
          <w:rFonts w:ascii="Verdana" w:eastAsia="MS PMincho" w:hAnsi="Verdana"/>
          <w:spacing w:val="2"/>
          <w:sz w:val="20"/>
          <w:szCs w:val="20"/>
        </w:rPr>
        <w:t>o</w:t>
      </w:r>
      <w:r w:rsidRPr="005326CB">
        <w:rPr>
          <w:rFonts w:ascii="Verdana" w:eastAsia="MS PMincho" w:hAnsi="Verdana"/>
          <w:sz w:val="20"/>
          <w:szCs w:val="20"/>
        </w:rPr>
        <w:t>f</w:t>
      </w:r>
      <w:r w:rsidR="00615983" w:rsidRPr="005326CB">
        <w:rPr>
          <w:rFonts w:ascii="Verdana" w:eastAsia="MS PMincho" w:hAnsi="Verdana"/>
          <w:sz w:val="20"/>
          <w:szCs w:val="20"/>
        </w:rPr>
        <w:t xml:space="preserve"> </w:t>
      </w:r>
      <w:r w:rsidRPr="005326CB">
        <w:rPr>
          <w:rFonts w:ascii="Verdana" w:eastAsia="MS PMincho" w:hAnsi="Verdana"/>
          <w:spacing w:val="2"/>
          <w:sz w:val="20"/>
          <w:szCs w:val="20"/>
        </w:rPr>
        <w:t>the</w:t>
      </w:r>
      <w:r w:rsidRPr="005326CB">
        <w:rPr>
          <w:rFonts w:ascii="Verdana" w:eastAsia="MS PMincho" w:hAnsi="Verdana"/>
          <w:spacing w:val="7"/>
          <w:sz w:val="20"/>
          <w:szCs w:val="20"/>
        </w:rPr>
        <w:t xml:space="preserve"> </w:t>
      </w:r>
      <w:r w:rsidR="00C15CB1" w:rsidRPr="005326CB">
        <w:rPr>
          <w:rFonts w:ascii="Verdana" w:eastAsia="MS PMincho" w:hAnsi="Verdana"/>
          <w:spacing w:val="-2"/>
          <w:sz w:val="20"/>
          <w:szCs w:val="20"/>
        </w:rPr>
        <w:t>a</w:t>
      </w:r>
      <w:r w:rsidRPr="005326CB">
        <w:rPr>
          <w:rFonts w:ascii="Verdana" w:eastAsia="MS PMincho" w:hAnsi="Verdana"/>
          <w:sz w:val="20"/>
          <w:szCs w:val="20"/>
        </w:rPr>
        <w:t>ssociation.</w:t>
      </w:r>
    </w:p>
    <w:p w14:paraId="32EFA962" w14:textId="77777777" w:rsidR="005326CB" w:rsidRPr="005326CB" w:rsidRDefault="005326CB" w:rsidP="00220C25">
      <w:pPr>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B4554B" w:rsidRPr="005326CB" w14:paraId="0C4BDA6C" w14:textId="77777777" w:rsidTr="00B4554B">
        <w:tc>
          <w:tcPr>
            <w:tcW w:w="9242" w:type="dxa"/>
          </w:tcPr>
          <w:p w14:paraId="2F41D9C3" w14:textId="77777777" w:rsidR="00B4554B" w:rsidRPr="005326CB" w:rsidRDefault="005326CB" w:rsidP="00220C25">
            <w:pPr>
              <w:rPr>
                <w:rFonts w:ascii="Verdana" w:eastAsia="MS PMincho" w:hAnsi="Verdana"/>
                <w:i/>
                <w:sz w:val="20"/>
                <w:szCs w:val="20"/>
              </w:rPr>
            </w:pPr>
            <w:r>
              <w:rPr>
                <w:rFonts w:ascii="Verdana" w:eastAsia="MS PMincho" w:hAnsi="Verdana"/>
                <w:i/>
                <w:sz w:val="20"/>
                <w:szCs w:val="20"/>
              </w:rPr>
              <w:t>s.</w:t>
            </w:r>
            <w:r w:rsidR="00B4554B" w:rsidRPr="005326CB">
              <w:rPr>
                <w:rFonts w:ascii="Verdana" w:eastAsia="MS PMincho" w:hAnsi="Verdana"/>
                <w:i/>
                <w:sz w:val="20"/>
                <w:szCs w:val="20"/>
              </w:rPr>
              <w:t>29 Landlord and Tenant Act 1985</w:t>
            </w:r>
          </w:p>
        </w:tc>
      </w:tr>
    </w:tbl>
    <w:p w14:paraId="550706C6" w14:textId="77777777" w:rsidR="00CF6234" w:rsidRDefault="00CF6234" w:rsidP="00220C25">
      <w:pPr>
        <w:rPr>
          <w:rFonts w:ascii="Verdana" w:eastAsia="MS PMincho" w:hAnsi="Verdana"/>
          <w:color w:val="363435"/>
          <w:sz w:val="20"/>
          <w:szCs w:val="20"/>
        </w:rPr>
      </w:pPr>
    </w:p>
    <w:p w14:paraId="099BB3D9" w14:textId="77777777" w:rsidR="00CF6234" w:rsidRDefault="00C15CB1" w:rsidP="00114E30">
      <w:pPr>
        <w:pStyle w:val="Heading2"/>
        <w:rPr>
          <w:rFonts w:eastAsia="MS PMincho"/>
        </w:rPr>
      </w:pPr>
      <w:bookmarkStart w:id="324" w:name="_Toc415753303"/>
      <w:bookmarkStart w:id="325" w:name="_Toc443380634"/>
      <w:r>
        <w:rPr>
          <w:rFonts w:eastAsia="MS PMincho"/>
        </w:rPr>
        <w:t>14.3</w:t>
      </w:r>
      <w:r w:rsidR="00B75352">
        <w:rPr>
          <w:rFonts w:eastAsia="MS PMincho"/>
        </w:rPr>
        <w:tab/>
      </w:r>
      <w:r w:rsidR="00CF6234">
        <w:rPr>
          <w:rFonts w:eastAsia="MS PMincho"/>
        </w:rPr>
        <w:t>Appointment of managing agents</w:t>
      </w:r>
      <w:bookmarkEnd w:id="324"/>
      <w:bookmarkEnd w:id="325"/>
    </w:p>
    <w:p w14:paraId="354F3E1C" w14:textId="77777777" w:rsidR="00CF6234" w:rsidRPr="00CF6234" w:rsidRDefault="00CF6234" w:rsidP="00220C25">
      <w:pPr>
        <w:rPr>
          <w:rFonts w:ascii="Verdana" w:eastAsia="MS PMincho" w:hAnsi="Verdana"/>
          <w:color w:val="363435"/>
          <w:sz w:val="20"/>
          <w:szCs w:val="20"/>
        </w:rPr>
      </w:pPr>
    </w:p>
    <w:p w14:paraId="3C0E8D71" w14:textId="77777777" w:rsidR="00CF6234" w:rsidRPr="005326CB" w:rsidRDefault="00CF6234" w:rsidP="00220C25">
      <w:pPr>
        <w:rPr>
          <w:rFonts w:ascii="Verdana" w:eastAsia="MS PMincho" w:hAnsi="Verdana"/>
          <w:sz w:val="20"/>
          <w:szCs w:val="20"/>
        </w:rPr>
      </w:pP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24"/>
          <w:sz w:val="20"/>
          <w:szCs w:val="20"/>
        </w:rPr>
        <w:t xml:space="preserve"> </w:t>
      </w:r>
      <w:r w:rsidRPr="005326CB">
        <w:rPr>
          <w:rFonts w:ascii="Verdana" w:eastAsia="MS PMincho" w:hAnsi="Verdana"/>
          <w:spacing w:val="2"/>
          <w:sz w:val="20"/>
          <w:szCs w:val="20"/>
        </w:rPr>
        <w:t>landlo</w:t>
      </w:r>
      <w:r w:rsidRPr="005326CB">
        <w:rPr>
          <w:rFonts w:ascii="Verdana" w:eastAsia="MS PMincho" w:hAnsi="Verdana"/>
          <w:spacing w:val="-1"/>
          <w:sz w:val="20"/>
          <w:szCs w:val="20"/>
        </w:rPr>
        <w:t>r</w:t>
      </w:r>
      <w:r w:rsidRPr="005326CB">
        <w:rPr>
          <w:rFonts w:ascii="Verdana" w:eastAsia="MS PMincho" w:hAnsi="Verdana"/>
          <w:sz w:val="20"/>
          <w:szCs w:val="20"/>
        </w:rPr>
        <w:t>d</w:t>
      </w:r>
      <w:r w:rsidRPr="005326CB">
        <w:rPr>
          <w:rFonts w:ascii="Verdana" w:eastAsia="MS PMincho" w:hAnsi="Verdana"/>
          <w:spacing w:val="39"/>
          <w:sz w:val="20"/>
          <w:szCs w:val="20"/>
        </w:rPr>
        <w:t xml:space="preserve"> </w:t>
      </w:r>
      <w:r w:rsidRPr="005326CB">
        <w:rPr>
          <w:rFonts w:ascii="Verdana" w:eastAsia="MS PMincho" w:hAnsi="Verdana"/>
          <w:spacing w:val="1"/>
          <w:sz w:val="20"/>
          <w:szCs w:val="20"/>
        </w:rPr>
        <w:t>m</w:t>
      </w:r>
      <w:r w:rsidRPr="005326CB">
        <w:rPr>
          <w:rFonts w:ascii="Verdana" w:eastAsia="MS PMincho" w:hAnsi="Verdana"/>
          <w:spacing w:val="2"/>
          <w:sz w:val="20"/>
          <w:szCs w:val="20"/>
        </w:rPr>
        <w:t>us</w:t>
      </w:r>
      <w:r w:rsidRPr="005326CB">
        <w:rPr>
          <w:rFonts w:ascii="Verdana" w:eastAsia="MS PMincho" w:hAnsi="Verdana"/>
          <w:sz w:val="20"/>
          <w:szCs w:val="20"/>
        </w:rPr>
        <w:t>t</w:t>
      </w:r>
      <w:r w:rsidRPr="005326CB">
        <w:rPr>
          <w:rFonts w:ascii="Verdana" w:eastAsia="MS PMincho" w:hAnsi="Verdana"/>
          <w:spacing w:val="39"/>
          <w:sz w:val="20"/>
          <w:szCs w:val="20"/>
        </w:rPr>
        <w:t xml:space="preserve"> </w:t>
      </w:r>
      <w:r w:rsidRPr="005326CB">
        <w:rPr>
          <w:rFonts w:ascii="Verdana" w:eastAsia="MS PMincho" w:hAnsi="Verdana"/>
          <w:spacing w:val="2"/>
          <w:sz w:val="20"/>
          <w:szCs w:val="20"/>
        </w:rPr>
        <w:t>p</w:t>
      </w:r>
      <w:r w:rsidRPr="005326CB">
        <w:rPr>
          <w:rFonts w:ascii="Verdana" w:eastAsia="MS PMincho" w:hAnsi="Verdana"/>
          <w:spacing w:val="-1"/>
          <w:sz w:val="20"/>
          <w:szCs w:val="20"/>
        </w:rPr>
        <w:t>ro</w:t>
      </w:r>
      <w:r w:rsidRPr="005326CB">
        <w:rPr>
          <w:rFonts w:ascii="Verdana" w:eastAsia="MS PMincho" w:hAnsi="Verdana"/>
          <w:spacing w:val="6"/>
          <w:sz w:val="20"/>
          <w:szCs w:val="20"/>
        </w:rPr>
        <w:t>v</w:t>
      </w:r>
      <w:r w:rsidRPr="005326CB">
        <w:rPr>
          <w:rFonts w:ascii="Verdana" w:eastAsia="MS PMincho" w:hAnsi="Verdana"/>
          <w:spacing w:val="2"/>
          <w:sz w:val="20"/>
          <w:szCs w:val="20"/>
        </w:rPr>
        <w:t>id</w:t>
      </w:r>
      <w:r w:rsidRPr="005326CB">
        <w:rPr>
          <w:rFonts w:ascii="Verdana" w:eastAsia="MS PMincho" w:hAnsi="Verdana"/>
          <w:sz w:val="20"/>
          <w:szCs w:val="20"/>
        </w:rPr>
        <w:t>e</w:t>
      </w:r>
      <w:r w:rsidRPr="005326CB">
        <w:rPr>
          <w:rFonts w:ascii="Verdana" w:eastAsia="MS PMincho" w:hAnsi="Verdana"/>
          <w:spacing w:val="23"/>
          <w:sz w:val="20"/>
          <w:szCs w:val="20"/>
        </w:rPr>
        <w:t xml:space="preserve"> </w:t>
      </w:r>
      <w:r w:rsidRPr="005326CB">
        <w:rPr>
          <w:rFonts w:ascii="Verdana" w:eastAsia="MS PMincho" w:hAnsi="Verdana"/>
          <w:sz w:val="20"/>
          <w:szCs w:val="20"/>
        </w:rPr>
        <w:t>to</w:t>
      </w:r>
      <w:r w:rsidRPr="005326CB">
        <w:rPr>
          <w:rFonts w:ascii="Verdana" w:eastAsia="MS PMincho" w:hAnsi="Verdana"/>
          <w:spacing w:val="33"/>
          <w:sz w:val="20"/>
          <w:szCs w:val="20"/>
        </w:rPr>
        <w:t xml:space="preserve"> </w:t>
      </w:r>
      <w:r w:rsidRPr="005326CB">
        <w:rPr>
          <w:rFonts w:ascii="Verdana" w:eastAsia="MS PMincho" w:hAnsi="Verdana"/>
          <w:sz w:val="20"/>
          <w:szCs w:val="20"/>
        </w:rPr>
        <w:t>a</w:t>
      </w:r>
      <w:r w:rsidRPr="005326CB">
        <w:rPr>
          <w:rFonts w:ascii="Verdana" w:eastAsia="MS PMincho" w:hAnsi="Verdana"/>
          <w:spacing w:val="22"/>
          <w:sz w:val="20"/>
          <w:szCs w:val="20"/>
        </w:rPr>
        <w:t xml:space="preserve"> </w:t>
      </w:r>
      <w:r w:rsidRPr="005326CB">
        <w:rPr>
          <w:rFonts w:ascii="Verdana" w:eastAsia="MS PMincho" w:hAnsi="Verdana"/>
          <w:spacing w:val="-3"/>
          <w:sz w:val="20"/>
          <w:szCs w:val="20"/>
        </w:rPr>
        <w:t>r</w:t>
      </w:r>
      <w:r w:rsidRPr="005326CB">
        <w:rPr>
          <w:rFonts w:ascii="Verdana" w:eastAsia="MS PMincho" w:hAnsi="Verdana"/>
          <w:spacing w:val="3"/>
          <w:sz w:val="20"/>
          <w:szCs w:val="20"/>
        </w:rPr>
        <w:t>e</w:t>
      </w:r>
      <w:r w:rsidRPr="005326CB">
        <w:rPr>
          <w:rFonts w:ascii="Verdana" w:eastAsia="MS PMincho" w:hAnsi="Verdana"/>
          <w:spacing w:val="-1"/>
          <w:sz w:val="20"/>
          <w:szCs w:val="20"/>
        </w:rPr>
        <w:t>c</w:t>
      </w:r>
      <w:r w:rsidRPr="005326CB">
        <w:rPr>
          <w:rFonts w:ascii="Verdana" w:eastAsia="MS PMincho" w:hAnsi="Verdana"/>
          <w:spacing w:val="3"/>
          <w:sz w:val="20"/>
          <w:szCs w:val="20"/>
        </w:rPr>
        <w:t>o</w:t>
      </w:r>
      <w:r w:rsidRPr="005326CB">
        <w:rPr>
          <w:rFonts w:ascii="Verdana" w:eastAsia="MS PMincho" w:hAnsi="Verdana"/>
          <w:spacing w:val="5"/>
          <w:sz w:val="20"/>
          <w:szCs w:val="20"/>
        </w:rPr>
        <w:t>g</w:t>
      </w:r>
      <w:r w:rsidRPr="005326CB">
        <w:rPr>
          <w:rFonts w:ascii="Verdana" w:eastAsia="MS PMincho" w:hAnsi="Verdana"/>
          <w:spacing w:val="2"/>
          <w:sz w:val="20"/>
          <w:szCs w:val="20"/>
        </w:rPr>
        <w:t>nise</w:t>
      </w:r>
      <w:r w:rsidRPr="005326CB">
        <w:rPr>
          <w:rFonts w:ascii="Verdana" w:eastAsia="MS PMincho" w:hAnsi="Verdana"/>
          <w:sz w:val="20"/>
          <w:szCs w:val="20"/>
        </w:rPr>
        <w:t>d</w:t>
      </w:r>
      <w:r w:rsidRPr="005326CB">
        <w:rPr>
          <w:rFonts w:ascii="Verdana" w:eastAsia="MS PMincho" w:hAnsi="Verdana"/>
          <w:spacing w:val="3"/>
          <w:sz w:val="20"/>
          <w:szCs w:val="20"/>
        </w:rPr>
        <w:t xml:space="preserve"> </w:t>
      </w:r>
      <w:r w:rsidRPr="005326CB">
        <w:rPr>
          <w:rFonts w:ascii="Verdana" w:eastAsia="MS PMincho" w:hAnsi="Verdana"/>
          <w:spacing w:val="-26"/>
          <w:w w:val="99"/>
          <w:sz w:val="20"/>
          <w:szCs w:val="20"/>
        </w:rPr>
        <w:t>t</w:t>
      </w:r>
      <w:r w:rsidRPr="005326CB">
        <w:rPr>
          <w:rFonts w:ascii="Verdana" w:eastAsia="MS PMincho" w:hAnsi="Verdana"/>
          <w:spacing w:val="1"/>
          <w:w w:val="94"/>
          <w:sz w:val="20"/>
          <w:szCs w:val="20"/>
        </w:rPr>
        <w:t>e</w:t>
      </w:r>
      <w:r w:rsidRPr="005326CB">
        <w:rPr>
          <w:rFonts w:ascii="Verdana" w:eastAsia="MS PMincho" w:hAnsi="Verdana"/>
          <w:spacing w:val="2"/>
          <w:w w:val="103"/>
          <w:sz w:val="20"/>
          <w:szCs w:val="20"/>
        </w:rPr>
        <w:t>nant</w:t>
      </w:r>
      <w:r w:rsidRPr="005326CB">
        <w:rPr>
          <w:rFonts w:ascii="Verdana" w:eastAsia="MS PMincho" w:hAnsi="Verdana"/>
          <w:spacing w:val="-2"/>
          <w:w w:val="103"/>
          <w:sz w:val="20"/>
          <w:szCs w:val="20"/>
        </w:rPr>
        <w:t>s</w:t>
      </w:r>
      <w:r w:rsidRPr="005326CB">
        <w:rPr>
          <w:rFonts w:ascii="Verdana" w:eastAsia="MS PMincho" w:hAnsi="Verdana"/>
          <w:w w:val="73"/>
          <w:sz w:val="20"/>
          <w:szCs w:val="20"/>
        </w:rPr>
        <w:t>’</w:t>
      </w:r>
      <w:r w:rsidRPr="005326CB">
        <w:rPr>
          <w:rFonts w:ascii="Verdana" w:eastAsia="MS PMincho" w:hAnsi="Verdana"/>
          <w:spacing w:val="8"/>
          <w:sz w:val="20"/>
          <w:szCs w:val="20"/>
        </w:rPr>
        <w:t xml:space="preserve"> </w:t>
      </w:r>
      <w:r w:rsidRPr="005326CB">
        <w:rPr>
          <w:rFonts w:ascii="Verdana" w:eastAsia="MS PMincho" w:hAnsi="Verdana"/>
          <w:sz w:val="20"/>
          <w:szCs w:val="20"/>
        </w:rPr>
        <w:t>a</w:t>
      </w:r>
      <w:r w:rsidRPr="005326CB">
        <w:rPr>
          <w:rFonts w:ascii="Verdana" w:eastAsia="MS PMincho" w:hAnsi="Verdana"/>
          <w:spacing w:val="2"/>
          <w:sz w:val="20"/>
          <w:szCs w:val="20"/>
        </w:rPr>
        <w:t>ssociatio</w:t>
      </w:r>
      <w:r w:rsidRPr="005326CB">
        <w:rPr>
          <w:rFonts w:ascii="Verdana" w:eastAsia="MS PMincho" w:hAnsi="Verdana"/>
          <w:sz w:val="20"/>
          <w:szCs w:val="20"/>
        </w:rPr>
        <w:t>n</w:t>
      </w:r>
      <w:r w:rsidRPr="005326CB">
        <w:rPr>
          <w:rFonts w:ascii="Verdana" w:eastAsia="MS PMincho" w:hAnsi="Verdana"/>
          <w:spacing w:val="1"/>
          <w:sz w:val="20"/>
          <w:szCs w:val="20"/>
        </w:rPr>
        <w:t xml:space="preserve"> </w:t>
      </w:r>
      <w:r w:rsidRPr="005326CB">
        <w:rPr>
          <w:rFonts w:ascii="Verdana" w:eastAsia="MS PMincho" w:hAnsi="Verdana"/>
          <w:spacing w:val="2"/>
          <w:sz w:val="20"/>
          <w:szCs w:val="20"/>
        </w:rPr>
        <w:t>on</w:t>
      </w:r>
      <w:r w:rsidRPr="005326CB">
        <w:rPr>
          <w:rFonts w:ascii="Verdana" w:eastAsia="MS PMincho" w:hAnsi="Verdana"/>
          <w:spacing w:val="12"/>
          <w:sz w:val="20"/>
          <w:szCs w:val="20"/>
        </w:rPr>
        <w:t xml:space="preserve"> </w:t>
      </w:r>
      <w:r w:rsidRPr="005326CB">
        <w:rPr>
          <w:rFonts w:ascii="Verdana" w:eastAsia="MS PMincho" w:hAnsi="Verdana"/>
          <w:spacing w:val="6"/>
          <w:w w:val="93"/>
          <w:sz w:val="20"/>
          <w:szCs w:val="20"/>
        </w:rPr>
        <w:t>w</w:t>
      </w:r>
      <w:r w:rsidRPr="005326CB">
        <w:rPr>
          <w:rFonts w:ascii="Verdana" w:eastAsia="MS PMincho" w:hAnsi="Verdana"/>
          <w:spacing w:val="5"/>
          <w:w w:val="110"/>
          <w:sz w:val="20"/>
          <w:szCs w:val="20"/>
        </w:rPr>
        <w:t>r</w:t>
      </w:r>
      <w:r w:rsidRPr="005326CB">
        <w:rPr>
          <w:rFonts w:ascii="Verdana" w:eastAsia="MS PMincho" w:hAnsi="Verdana"/>
          <w:spacing w:val="2"/>
          <w:w w:val="106"/>
          <w:sz w:val="20"/>
          <w:szCs w:val="20"/>
        </w:rPr>
        <w:t>it</w:t>
      </w:r>
      <w:r w:rsidRPr="005326CB">
        <w:rPr>
          <w:rFonts w:ascii="Verdana" w:eastAsia="MS PMincho" w:hAnsi="Verdana"/>
          <w:w w:val="106"/>
          <w:sz w:val="20"/>
          <w:szCs w:val="20"/>
        </w:rPr>
        <w:t>t</w:t>
      </w:r>
      <w:r w:rsidRPr="005326CB">
        <w:rPr>
          <w:rFonts w:ascii="Verdana" w:eastAsia="MS PMincho" w:hAnsi="Verdana"/>
          <w:spacing w:val="2"/>
          <w:w w:val="102"/>
          <w:sz w:val="20"/>
          <w:szCs w:val="20"/>
        </w:rPr>
        <w:t>e</w:t>
      </w:r>
      <w:r w:rsidRPr="005326CB">
        <w:rPr>
          <w:rFonts w:ascii="Verdana" w:eastAsia="MS PMincho" w:hAnsi="Verdana"/>
          <w:w w:val="102"/>
          <w:sz w:val="20"/>
          <w:szCs w:val="20"/>
        </w:rPr>
        <w:t>n</w:t>
      </w:r>
      <w:r w:rsidRPr="005326CB">
        <w:rPr>
          <w:rFonts w:ascii="Verdana" w:eastAsia="MS PMincho" w:hAnsi="Verdana"/>
          <w:spacing w:val="30"/>
          <w:sz w:val="20"/>
          <w:szCs w:val="20"/>
        </w:rPr>
        <w:t xml:space="preserve"> </w:t>
      </w:r>
      <w:r w:rsidRPr="005326CB">
        <w:rPr>
          <w:rFonts w:ascii="Verdana" w:eastAsia="MS PMincho" w:hAnsi="Verdana"/>
          <w:spacing w:val="-1"/>
          <w:sz w:val="20"/>
          <w:szCs w:val="20"/>
        </w:rPr>
        <w:t>r</w:t>
      </w:r>
      <w:r w:rsidRPr="005326CB">
        <w:rPr>
          <w:rFonts w:ascii="Verdana" w:eastAsia="MS PMincho" w:hAnsi="Verdana"/>
          <w:spacing w:val="3"/>
          <w:sz w:val="20"/>
          <w:szCs w:val="20"/>
        </w:rPr>
        <w:t>e</w:t>
      </w:r>
      <w:r w:rsidRPr="005326CB">
        <w:rPr>
          <w:rFonts w:ascii="Verdana" w:eastAsia="MS PMincho" w:hAnsi="Verdana"/>
          <w:spacing w:val="2"/>
          <w:sz w:val="20"/>
          <w:szCs w:val="20"/>
        </w:rPr>
        <w:t>ques</w:t>
      </w:r>
      <w:r w:rsidRPr="005326CB">
        <w:rPr>
          <w:rFonts w:ascii="Verdana" w:eastAsia="MS PMincho" w:hAnsi="Verdana"/>
          <w:sz w:val="20"/>
          <w:szCs w:val="20"/>
        </w:rPr>
        <w:t>t</w:t>
      </w:r>
      <w:r w:rsidRPr="005326CB">
        <w:rPr>
          <w:rFonts w:ascii="Verdana" w:eastAsia="MS PMincho" w:hAnsi="Verdana"/>
          <w:spacing w:val="35"/>
          <w:sz w:val="20"/>
          <w:szCs w:val="20"/>
        </w:rPr>
        <w:t xml:space="preserve"> </w:t>
      </w:r>
      <w:r w:rsidRPr="005326CB">
        <w:rPr>
          <w:rFonts w:ascii="Verdana" w:eastAsia="MS PMincho" w:hAnsi="Verdana"/>
          <w:spacing w:val="2"/>
          <w:sz w:val="20"/>
          <w:szCs w:val="20"/>
        </w:rPr>
        <w:t>detail</w:t>
      </w:r>
      <w:r w:rsidRPr="005326CB">
        <w:rPr>
          <w:rFonts w:ascii="Verdana" w:eastAsia="MS PMincho" w:hAnsi="Verdana"/>
          <w:sz w:val="20"/>
          <w:szCs w:val="20"/>
        </w:rPr>
        <w:t>s</w:t>
      </w:r>
      <w:r w:rsidRPr="005326CB">
        <w:rPr>
          <w:rFonts w:ascii="Verdana" w:eastAsia="MS PMincho" w:hAnsi="Verdana"/>
          <w:spacing w:val="21"/>
          <w:sz w:val="20"/>
          <w:szCs w:val="20"/>
        </w:rPr>
        <w:t xml:space="preserve"> </w:t>
      </w:r>
      <w:r w:rsidRPr="005326CB">
        <w:rPr>
          <w:rFonts w:ascii="Verdana" w:eastAsia="MS PMincho" w:hAnsi="Verdana"/>
          <w:spacing w:val="-1"/>
          <w:sz w:val="20"/>
          <w:szCs w:val="20"/>
        </w:rPr>
        <w:t>r</w:t>
      </w:r>
      <w:r w:rsidRPr="005326CB">
        <w:rPr>
          <w:rFonts w:ascii="Verdana" w:eastAsia="MS PMincho" w:hAnsi="Verdana"/>
          <w:spacing w:val="3"/>
          <w:sz w:val="20"/>
          <w:szCs w:val="20"/>
        </w:rPr>
        <w:t>e</w:t>
      </w:r>
      <w:r w:rsidRPr="005326CB">
        <w:rPr>
          <w:rFonts w:ascii="Verdana" w:eastAsia="MS PMincho" w:hAnsi="Verdana"/>
          <w:spacing w:val="2"/>
          <w:sz w:val="20"/>
          <w:szCs w:val="20"/>
        </w:rPr>
        <w:t>latin</w:t>
      </w:r>
      <w:r w:rsidRPr="005326CB">
        <w:rPr>
          <w:rFonts w:ascii="Verdana" w:eastAsia="MS PMincho" w:hAnsi="Verdana"/>
          <w:sz w:val="20"/>
          <w:szCs w:val="20"/>
        </w:rPr>
        <w:t>g</w:t>
      </w:r>
      <w:r w:rsidRPr="005326CB">
        <w:rPr>
          <w:rFonts w:ascii="Verdana" w:eastAsia="MS PMincho" w:hAnsi="Verdana"/>
          <w:spacing w:val="28"/>
          <w:sz w:val="20"/>
          <w:szCs w:val="20"/>
        </w:rPr>
        <w:t xml:space="preserve"> </w:t>
      </w:r>
      <w:r w:rsidRPr="005326CB">
        <w:rPr>
          <w:rFonts w:ascii="Verdana" w:eastAsia="MS PMincho" w:hAnsi="Verdana"/>
          <w:sz w:val="20"/>
          <w:szCs w:val="20"/>
        </w:rPr>
        <w:t>to</w:t>
      </w:r>
      <w:r w:rsidRPr="005326CB">
        <w:rPr>
          <w:rFonts w:ascii="Verdana" w:eastAsia="MS PMincho" w:hAnsi="Verdana"/>
          <w:spacing w:val="39"/>
          <w:sz w:val="20"/>
          <w:szCs w:val="20"/>
        </w:rPr>
        <w:t xml:space="preserve"> </w:t>
      </w: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35"/>
          <w:sz w:val="20"/>
          <w:szCs w:val="20"/>
        </w:rPr>
        <w:t xml:space="preserve"> </w:t>
      </w:r>
      <w:r w:rsidRPr="005326CB">
        <w:rPr>
          <w:rFonts w:ascii="Verdana" w:eastAsia="MS PMincho" w:hAnsi="Verdana"/>
          <w:spacing w:val="2"/>
          <w:sz w:val="20"/>
          <w:szCs w:val="20"/>
        </w:rPr>
        <w:t>appoin</w:t>
      </w:r>
      <w:r w:rsidRPr="005326CB">
        <w:rPr>
          <w:rFonts w:ascii="Verdana" w:eastAsia="MS PMincho" w:hAnsi="Verdana"/>
          <w:spacing w:val="4"/>
          <w:sz w:val="20"/>
          <w:szCs w:val="20"/>
        </w:rPr>
        <w:t>t</w:t>
      </w:r>
      <w:r w:rsidRPr="005326CB">
        <w:rPr>
          <w:rFonts w:ascii="Verdana" w:eastAsia="MS PMincho" w:hAnsi="Verdana"/>
          <w:spacing w:val="2"/>
          <w:sz w:val="20"/>
          <w:szCs w:val="20"/>
        </w:rPr>
        <w:t>ment</w:t>
      </w:r>
      <w:r w:rsidRPr="005326CB">
        <w:rPr>
          <w:rFonts w:ascii="Verdana" w:eastAsia="MS PMincho" w:hAnsi="Verdana"/>
          <w:sz w:val="20"/>
          <w:szCs w:val="20"/>
        </w:rPr>
        <w:t>,</w:t>
      </w:r>
      <w:r w:rsidRPr="005326CB">
        <w:rPr>
          <w:rFonts w:ascii="Verdana" w:eastAsia="MS PMincho" w:hAnsi="Verdana"/>
          <w:spacing w:val="45"/>
          <w:sz w:val="20"/>
          <w:szCs w:val="20"/>
        </w:rPr>
        <w:t xml:space="preserve"> </w:t>
      </w:r>
      <w:r w:rsidRPr="005326CB">
        <w:rPr>
          <w:rFonts w:ascii="Verdana" w:eastAsia="MS PMincho" w:hAnsi="Verdana"/>
          <w:spacing w:val="2"/>
          <w:sz w:val="20"/>
          <w:szCs w:val="20"/>
        </w:rPr>
        <w:t>empl</w:t>
      </w:r>
      <w:r w:rsidRPr="005326CB">
        <w:rPr>
          <w:rFonts w:ascii="Verdana" w:eastAsia="MS PMincho" w:hAnsi="Verdana"/>
          <w:spacing w:val="-2"/>
          <w:sz w:val="20"/>
          <w:szCs w:val="20"/>
        </w:rPr>
        <w:t>o</w:t>
      </w:r>
      <w:r w:rsidRPr="005326CB">
        <w:rPr>
          <w:rFonts w:ascii="Verdana" w:eastAsia="MS PMincho" w:hAnsi="Verdana"/>
          <w:spacing w:val="6"/>
          <w:sz w:val="20"/>
          <w:szCs w:val="20"/>
        </w:rPr>
        <w:t>y</w:t>
      </w:r>
      <w:r w:rsidRPr="005326CB">
        <w:rPr>
          <w:rFonts w:ascii="Verdana" w:eastAsia="MS PMincho" w:hAnsi="Verdana"/>
          <w:spacing w:val="2"/>
          <w:sz w:val="20"/>
          <w:szCs w:val="20"/>
        </w:rPr>
        <w:t>men</w:t>
      </w:r>
      <w:r w:rsidRPr="005326CB">
        <w:rPr>
          <w:rFonts w:ascii="Verdana" w:eastAsia="MS PMincho" w:hAnsi="Verdana"/>
          <w:sz w:val="20"/>
          <w:szCs w:val="20"/>
        </w:rPr>
        <w:t>t</w:t>
      </w:r>
      <w:r w:rsidRPr="005326CB">
        <w:rPr>
          <w:rFonts w:ascii="Verdana" w:eastAsia="MS PMincho" w:hAnsi="Verdana"/>
          <w:spacing w:val="40"/>
          <w:sz w:val="20"/>
          <w:szCs w:val="20"/>
        </w:rPr>
        <w:t xml:space="preserve"> </w:t>
      </w:r>
      <w:r w:rsidRPr="005326CB">
        <w:rPr>
          <w:rFonts w:ascii="Verdana" w:eastAsia="MS PMincho" w:hAnsi="Verdana"/>
          <w:spacing w:val="2"/>
          <w:sz w:val="20"/>
          <w:szCs w:val="20"/>
        </w:rPr>
        <w:t>or</w:t>
      </w:r>
      <w:r w:rsidRPr="005326CB">
        <w:rPr>
          <w:rFonts w:ascii="Verdana" w:eastAsia="MS PMincho" w:hAnsi="Verdana"/>
          <w:spacing w:val="10"/>
          <w:sz w:val="20"/>
          <w:szCs w:val="20"/>
        </w:rPr>
        <w:t xml:space="preserve"> </w:t>
      </w:r>
      <w:r w:rsidRPr="005326CB">
        <w:rPr>
          <w:rFonts w:ascii="Verdana" w:eastAsia="MS PMincho" w:hAnsi="Verdana"/>
          <w:spacing w:val="2"/>
          <w:w w:val="107"/>
          <w:sz w:val="20"/>
          <w:szCs w:val="20"/>
        </w:rPr>
        <w:t>p</w:t>
      </w:r>
      <w:r w:rsidRPr="005326CB">
        <w:rPr>
          <w:rFonts w:ascii="Verdana" w:eastAsia="MS PMincho" w:hAnsi="Verdana"/>
          <w:spacing w:val="-1"/>
          <w:w w:val="107"/>
          <w:sz w:val="20"/>
          <w:szCs w:val="20"/>
        </w:rPr>
        <w:t>r</w:t>
      </w:r>
      <w:r w:rsidRPr="005326CB">
        <w:rPr>
          <w:rFonts w:ascii="Verdana" w:eastAsia="MS PMincho" w:hAnsi="Verdana"/>
          <w:spacing w:val="1"/>
          <w:w w:val="103"/>
          <w:sz w:val="20"/>
          <w:szCs w:val="20"/>
        </w:rPr>
        <w:t>o</w:t>
      </w:r>
      <w:r w:rsidRPr="005326CB">
        <w:rPr>
          <w:rFonts w:ascii="Verdana" w:eastAsia="MS PMincho" w:hAnsi="Verdana"/>
          <w:spacing w:val="3"/>
          <w:w w:val="105"/>
          <w:sz w:val="20"/>
          <w:szCs w:val="20"/>
        </w:rPr>
        <w:t>p</w:t>
      </w:r>
      <w:r w:rsidRPr="005326CB">
        <w:rPr>
          <w:rFonts w:ascii="Verdana" w:eastAsia="MS PMincho" w:hAnsi="Verdana"/>
          <w:spacing w:val="2"/>
          <w:w w:val="99"/>
          <w:sz w:val="20"/>
          <w:szCs w:val="20"/>
        </w:rPr>
        <w:t>ose</w:t>
      </w:r>
      <w:r w:rsidRPr="005326CB">
        <w:rPr>
          <w:rFonts w:ascii="Verdana" w:eastAsia="MS PMincho" w:hAnsi="Verdana"/>
          <w:w w:val="99"/>
          <w:sz w:val="20"/>
          <w:szCs w:val="20"/>
        </w:rPr>
        <w:t>d</w:t>
      </w:r>
      <w:r w:rsidRPr="005326CB">
        <w:rPr>
          <w:rFonts w:ascii="Verdana" w:eastAsia="MS PMincho" w:hAnsi="Verdana"/>
          <w:sz w:val="20"/>
          <w:szCs w:val="20"/>
        </w:rPr>
        <w:t xml:space="preserve"> </w:t>
      </w:r>
      <w:r w:rsidRPr="005326CB">
        <w:rPr>
          <w:rFonts w:ascii="Verdana" w:eastAsia="MS PMincho" w:hAnsi="Verdana"/>
          <w:spacing w:val="2"/>
          <w:w w:val="101"/>
          <w:sz w:val="20"/>
          <w:szCs w:val="20"/>
        </w:rPr>
        <w:t>empl</w:t>
      </w:r>
      <w:r w:rsidRPr="005326CB">
        <w:rPr>
          <w:rFonts w:ascii="Verdana" w:eastAsia="MS PMincho" w:hAnsi="Verdana"/>
          <w:spacing w:val="-2"/>
          <w:w w:val="101"/>
          <w:sz w:val="20"/>
          <w:szCs w:val="20"/>
        </w:rPr>
        <w:t>o</w:t>
      </w:r>
      <w:r w:rsidRPr="005326CB">
        <w:rPr>
          <w:rFonts w:ascii="Verdana" w:eastAsia="MS PMincho" w:hAnsi="Verdana"/>
          <w:spacing w:val="6"/>
          <w:w w:val="89"/>
          <w:sz w:val="20"/>
          <w:szCs w:val="20"/>
        </w:rPr>
        <w:t>y</w:t>
      </w:r>
      <w:r w:rsidRPr="005326CB">
        <w:rPr>
          <w:rFonts w:ascii="Verdana" w:eastAsia="MS PMincho" w:hAnsi="Verdana"/>
          <w:spacing w:val="2"/>
          <w:w w:val="106"/>
          <w:sz w:val="20"/>
          <w:szCs w:val="20"/>
        </w:rPr>
        <w:t>m</w:t>
      </w:r>
      <w:r w:rsidRPr="005326CB">
        <w:rPr>
          <w:rFonts w:ascii="Verdana" w:eastAsia="MS PMincho" w:hAnsi="Verdana"/>
          <w:spacing w:val="2"/>
          <w:w w:val="104"/>
          <w:sz w:val="20"/>
          <w:szCs w:val="20"/>
        </w:rPr>
        <w:t>en</w:t>
      </w:r>
      <w:r w:rsidRPr="005326CB">
        <w:rPr>
          <w:rFonts w:ascii="Verdana" w:eastAsia="MS PMincho" w:hAnsi="Verdana"/>
          <w:w w:val="104"/>
          <w:sz w:val="20"/>
          <w:szCs w:val="20"/>
        </w:rPr>
        <w:t>t</w:t>
      </w:r>
      <w:r w:rsidRPr="005326CB">
        <w:rPr>
          <w:rFonts w:ascii="Verdana" w:eastAsia="MS PMincho" w:hAnsi="Verdana"/>
          <w:spacing w:val="-29"/>
          <w:sz w:val="20"/>
          <w:szCs w:val="20"/>
        </w:rPr>
        <w:t xml:space="preserve"> </w:t>
      </w:r>
      <w:r w:rsidRPr="005326CB">
        <w:rPr>
          <w:rFonts w:ascii="Verdana" w:eastAsia="MS PMincho" w:hAnsi="Verdana"/>
          <w:spacing w:val="2"/>
          <w:sz w:val="20"/>
          <w:szCs w:val="20"/>
        </w:rPr>
        <w:t>o</w:t>
      </w:r>
      <w:r w:rsidRPr="005326CB">
        <w:rPr>
          <w:rFonts w:ascii="Verdana" w:eastAsia="MS PMincho" w:hAnsi="Verdana"/>
          <w:sz w:val="20"/>
          <w:szCs w:val="20"/>
        </w:rPr>
        <w:t>f</w:t>
      </w:r>
      <w:r w:rsidRPr="005326CB">
        <w:rPr>
          <w:rFonts w:ascii="Verdana" w:eastAsia="MS PMincho" w:hAnsi="Verdana"/>
          <w:spacing w:val="25"/>
          <w:sz w:val="20"/>
          <w:szCs w:val="20"/>
        </w:rPr>
        <w:t xml:space="preserve"> </w:t>
      </w:r>
      <w:r w:rsidRPr="005326CB">
        <w:rPr>
          <w:rFonts w:ascii="Verdana" w:eastAsia="MS PMincho" w:hAnsi="Verdana"/>
          <w:sz w:val="20"/>
          <w:szCs w:val="20"/>
        </w:rPr>
        <w:t>a</w:t>
      </w:r>
      <w:r w:rsidRPr="005326CB">
        <w:rPr>
          <w:rFonts w:ascii="Verdana" w:eastAsia="MS PMincho" w:hAnsi="Verdana"/>
          <w:spacing w:val="19"/>
          <w:sz w:val="20"/>
          <w:szCs w:val="20"/>
        </w:rPr>
        <w:t xml:space="preserve"> </w:t>
      </w:r>
      <w:r w:rsidRPr="005326CB">
        <w:rPr>
          <w:rFonts w:ascii="Verdana" w:eastAsia="MS PMincho" w:hAnsi="Verdana"/>
          <w:spacing w:val="2"/>
          <w:sz w:val="20"/>
          <w:szCs w:val="20"/>
        </w:rPr>
        <w:t>mana</w:t>
      </w:r>
      <w:r w:rsidRPr="005326CB">
        <w:rPr>
          <w:rFonts w:ascii="Verdana" w:eastAsia="MS PMincho" w:hAnsi="Verdana"/>
          <w:spacing w:val="5"/>
          <w:sz w:val="20"/>
          <w:szCs w:val="20"/>
        </w:rPr>
        <w:t>g</w:t>
      </w:r>
      <w:r w:rsidRPr="005326CB">
        <w:rPr>
          <w:rFonts w:ascii="Verdana" w:eastAsia="MS PMincho" w:hAnsi="Verdana"/>
          <w:spacing w:val="2"/>
          <w:sz w:val="20"/>
          <w:szCs w:val="20"/>
        </w:rPr>
        <w:t>in</w:t>
      </w:r>
      <w:r w:rsidRPr="005326CB">
        <w:rPr>
          <w:rFonts w:ascii="Verdana" w:eastAsia="MS PMincho" w:hAnsi="Verdana"/>
          <w:sz w:val="20"/>
          <w:szCs w:val="20"/>
        </w:rPr>
        <w:t>g</w:t>
      </w:r>
      <w:r w:rsidRPr="005326CB">
        <w:rPr>
          <w:rFonts w:ascii="Verdana" w:eastAsia="MS PMincho" w:hAnsi="Verdana"/>
          <w:spacing w:val="24"/>
          <w:sz w:val="20"/>
          <w:szCs w:val="20"/>
        </w:rPr>
        <w:t xml:space="preserve"> </w:t>
      </w:r>
      <w:r w:rsidRPr="005326CB">
        <w:rPr>
          <w:rFonts w:ascii="Verdana" w:eastAsia="MS PMincho" w:hAnsi="Verdana"/>
          <w:spacing w:val="2"/>
          <w:sz w:val="20"/>
          <w:szCs w:val="20"/>
        </w:rPr>
        <w:t>agen</w:t>
      </w:r>
      <w:r w:rsidRPr="005326CB">
        <w:rPr>
          <w:rFonts w:ascii="Verdana" w:eastAsia="MS PMincho" w:hAnsi="Verdana"/>
          <w:sz w:val="20"/>
          <w:szCs w:val="20"/>
        </w:rPr>
        <w:t>t</w:t>
      </w:r>
      <w:r w:rsidRPr="005326CB">
        <w:rPr>
          <w:rFonts w:ascii="Verdana" w:eastAsia="MS PMincho" w:hAnsi="Verdana"/>
          <w:spacing w:val="21"/>
          <w:sz w:val="20"/>
          <w:szCs w:val="20"/>
        </w:rPr>
        <w:t xml:space="preserve"> </w:t>
      </w:r>
      <w:r w:rsidRPr="005326CB">
        <w:rPr>
          <w:rFonts w:ascii="Verdana" w:eastAsia="MS PMincho" w:hAnsi="Verdana"/>
          <w:spacing w:val="2"/>
          <w:sz w:val="20"/>
          <w:szCs w:val="20"/>
        </w:rPr>
        <w:t>an</w:t>
      </w:r>
      <w:r w:rsidRPr="005326CB">
        <w:rPr>
          <w:rFonts w:ascii="Verdana" w:eastAsia="MS PMincho" w:hAnsi="Verdana"/>
          <w:sz w:val="20"/>
          <w:szCs w:val="20"/>
        </w:rPr>
        <w:t>d</w:t>
      </w:r>
      <w:r w:rsidRPr="005326CB">
        <w:rPr>
          <w:rFonts w:ascii="Verdana" w:eastAsia="MS PMincho" w:hAnsi="Verdana"/>
          <w:spacing w:val="29"/>
          <w:sz w:val="20"/>
          <w:szCs w:val="20"/>
        </w:rPr>
        <w:t xml:space="preserve"> </w:t>
      </w:r>
      <w:r w:rsidRPr="005326CB">
        <w:rPr>
          <w:rFonts w:ascii="Verdana" w:eastAsia="MS PMincho" w:hAnsi="Verdana"/>
          <w:spacing w:val="2"/>
          <w:sz w:val="20"/>
          <w:szCs w:val="20"/>
        </w:rPr>
        <w:t>all</w:t>
      </w:r>
      <w:r w:rsidRPr="005326CB">
        <w:rPr>
          <w:rFonts w:ascii="Verdana" w:eastAsia="MS PMincho" w:hAnsi="Verdana"/>
          <w:spacing w:val="-2"/>
          <w:sz w:val="20"/>
          <w:szCs w:val="20"/>
        </w:rPr>
        <w:t>o</w:t>
      </w:r>
      <w:r w:rsidRPr="005326CB">
        <w:rPr>
          <w:rFonts w:ascii="Verdana" w:eastAsia="MS PMincho" w:hAnsi="Verdana"/>
          <w:sz w:val="20"/>
          <w:szCs w:val="20"/>
        </w:rPr>
        <w:t>w</w:t>
      </w:r>
      <w:r w:rsidRPr="005326CB">
        <w:rPr>
          <w:rFonts w:ascii="Verdana" w:eastAsia="MS PMincho" w:hAnsi="Verdana"/>
          <w:spacing w:val="5"/>
          <w:sz w:val="20"/>
          <w:szCs w:val="20"/>
        </w:rPr>
        <w:t xml:space="preserve"> </w:t>
      </w:r>
      <w:r w:rsidRPr="005326CB">
        <w:rPr>
          <w:rFonts w:ascii="Verdana" w:eastAsia="MS PMincho" w:hAnsi="Verdana"/>
          <w:sz w:val="20"/>
          <w:szCs w:val="20"/>
        </w:rPr>
        <w:t>a</w:t>
      </w:r>
      <w:r w:rsidRPr="005326CB">
        <w:rPr>
          <w:rFonts w:ascii="Verdana" w:eastAsia="MS PMincho" w:hAnsi="Verdana"/>
          <w:spacing w:val="19"/>
          <w:sz w:val="20"/>
          <w:szCs w:val="20"/>
        </w:rPr>
        <w:t xml:space="preserve"> </w:t>
      </w:r>
      <w:r w:rsidRPr="005326CB">
        <w:rPr>
          <w:rFonts w:ascii="Verdana" w:eastAsia="MS PMincho" w:hAnsi="Verdana"/>
          <w:spacing w:val="-1"/>
          <w:sz w:val="20"/>
          <w:szCs w:val="20"/>
        </w:rPr>
        <w:t>r</w:t>
      </w:r>
      <w:r w:rsidRPr="005326CB">
        <w:rPr>
          <w:rFonts w:ascii="Verdana" w:eastAsia="MS PMincho" w:hAnsi="Verdana"/>
          <w:spacing w:val="2"/>
          <w:sz w:val="20"/>
          <w:szCs w:val="20"/>
        </w:rPr>
        <w:t>easonable</w:t>
      </w:r>
      <w:r w:rsidRPr="005326CB">
        <w:rPr>
          <w:rFonts w:ascii="Verdana" w:eastAsia="MS PMincho" w:hAnsi="Verdana"/>
          <w:spacing w:val="-6"/>
          <w:sz w:val="20"/>
          <w:szCs w:val="20"/>
        </w:rPr>
        <w:t xml:space="preserve"> </w:t>
      </w:r>
      <w:r w:rsidRPr="005326CB">
        <w:rPr>
          <w:rFonts w:ascii="Verdana" w:eastAsia="MS PMincho" w:hAnsi="Verdana"/>
          <w:sz w:val="20"/>
          <w:szCs w:val="20"/>
        </w:rPr>
        <w:t>pe</w:t>
      </w:r>
      <w:r w:rsidRPr="005326CB">
        <w:rPr>
          <w:rFonts w:ascii="Verdana" w:eastAsia="MS PMincho" w:hAnsi="Verdana"/>
          <w:spacing w:val="3"/>
          <w:sz w:val="20"/>
          <w:szCs w:val="20"/>
        </w:rPr>
        <w:t>r</w:t>
      </w:r>
      <w:r w:rsidRPr="005326CB">
        <w:rPr>
          <w:rFonts w:ascii="Verdana" w:eastAsia="MS PMincho" w:hAnsi="Verdana"/>
          <w:sz w:val="20"/>
          <w:szCs w:val="20"/>
        </w:rPr>
        <w:t>iod</w:t>
      </w:r>
      <w:r w:rsidRPr="005326CB">
        <w:rPr>
          <w:rFonts w:ascii="Verdana" w:eastAsia="MS PMincho" w:hAnsi="Verdana"/>
          <w:spacing w:val="8"/>
          <w:sz w:val="20"/>
          <w:szCs w:val="20"/>
        </w:rPr>
        <w:t xml:space="preserve"> </w:t>
      </w:r>
      <w:r w:rsidRPr="005326CB">
        <w:rPr>
          <w:rFonts w:ascii="Verdana" w:eastAsia="MS PMincho" w:hAnsi="Verdana"/>
          <w:sz w:val="20"/>
          <w:szCs w:val="20"/>
        </w:rPr>
        <w:t>for</w:t>
      </w:r>
      <w:r w:rsidRPr="005326CB">
        <w:rPr>
          <w:rFonts w:ascii="Verdana" w:eastAsia="MS PMincho" w:hAnsi="Verdana"/>
          <w:spacing w:val="-1"/>
          <w:sz w:val="20"/>
          <w:szCs w:val="20"/>
        </w:rPr>
        <w:t xml:space="preserve"> </w:t>
      </w:r>
      <w:r w:rsidRPr="005326CB">
        <w:rPr>
          <w:rFonts w:ascii="Verdana" w:eastAsia="MS PMincho" w:hAnsi="Verdana"/>
          <w:sz w:val="20"/>
          <w:szCs w:val="20"/>
        </w:rPr>
        <w:t>them</w:t>
      </w:r>
      <w:r w:rsidRPr="005326CB">
        <w:rPr>
          <w:rFonts w:ascii="Verdana" w:eastAsia="MS PMincho" w:hAnsi="Verdana"/>
          <w:spacing w:val="13"/>
          <w:sz w:val="20"/>
          <w:szCs w:val="20"/>
        </w:rPr>
        <w:t xml:space="preserve"> </w:t>
      </w:r>
      <w:r w:rsidRPr="005326CB">
        <w:rPr>
          <w:rFonts w:ascii="Verdana" w:eastAsia="MS PMincho" w:hAnsi="Verdana"/>
          <w:spacing w:val="-2"/>
          <w:w w:val="111"/>
          <w:sz w:val="20"/>
          <w:szCs w:val="20"/>
        </w:rPr>
        <w:t>t</w:t>
      </w:r>
      <w:r w:rsidRPr="005326CB">
        <w:rPr>
          <w:rFonts w:ascii="Verdana" w:eastAsia="MS PMincho" w:hAnsi="Verdana"/>
          <w:w w:val="103"/>
          <w:sz w:val="20"/>
          <w:szCs w:val="20"/>
        </w:rPr>
        <w:t>o</w:t>
      </w:r>
      <w:r w:rsidRPr="005326CB">
        <w:rPr>
          <w:rFonts w:ascii="Verdana" w:eastAsia="MS PMincho" w:hAnsi="Verdana"/>
          <w:spacing w:val="-3"/>
          <w:sz w:val="20"/>
          <w:szCs w:val="20"/>
        </w:rPr>
        <w:t xml:space="preserve"> c</w:t>
      </w:r>
      <w:r w:rsidRPr="005326CB">
        <w:rPr>
          <w:rFonts w:ascii="Verdana" w:eastAsia="MS PMincho" w:hAnsi="Verdana"/>
          <w:spacing w:val="-1"/>
          <w:sz w:val="20"/>
          <w:szCs w:val="20"/>
        </w:rPr>
        <w:t>o</w:t>
      </w:r>
      <w:r w:rsidRPr="005326CB">
        <w:rPr>
          <w:rFonts w:ascii="Verdana" w:eastAsia="MS PMincho" w:hAnsi="Verdana"/>
          <w:sz w:val="20"/>
          <w:szCs w:val="20"/>
        </w:rPr>
        <w:t>mment,</w:t>
      </w:r>
      <w:r w:rsidRPr="005326CB">
        <w:rPr>
          <w:rFonts w:ascii="Verdana" w:eastAsia="MS PMincho" w:hAnsi="Verdana"/>
          <w:spacing w:val="12"/>
          <w:sz w:val="20"/>
          <w:szCs w:val="20"/>
        </w:rPr>
        <w:t xml:space="preserve"> </w:t>
      </w:r>
      <w:r w:rsidRPr="005326CB">
        <w:rPr>
          <w:rFonts w:ascii="Verdana" w:eastAsia="MS PMincho" w:hAnsi="Verdana"/>
          <w:sz w:val="20"/>
          <w:szCs w:val="20"/>
        </w:rPr>
        <w:t>inc</w:t>
      </w:r>
      <w:r w:rsidRPr="005326CB">
        <w:rPr>
          <w:rFonts w:ascii="Verdana" w:eastAsia="MS PMincho" w:hAnsi="Verdana"/>
          <w:spacing w:val="-1"/>
          <w:sz w:val="20"/>
          <w:szCs w:val="20"/>
        </w:rPr>
        <w:t>l</w:t>
      </w:r>
      <w:r w:rsidRPr="005326CB">
        <w:rPr>
          <w:rFonts w:ascii="Verdana" w:eastAsia="MS PMincho" w:hAnsi="Verdana"/>
          <w:sz w:val="20"/>
          <w:szCs w:val="20"/>
        </w:rPr>
        <w:t>uding</w:t>
      </w:r>
      <w:r w:rsidRPr="005326CB">
        <w:rPr>
          <w:rFonts w:ascii="Verdana" w:eastAsia="MS PMincho" w:hAnsi="Verdana"/>
          <w:spacing w:val="1"/>
          <w:sz w:val="20"/>
          <w:szCs w:val="20"/>
        </w:rPr>
        <w:t xml:space="preserve"> </w:t>
      </w:r>
      <w:r w:rsidRPr="005326CB">
        <w:rPr>
          <w:rFonts w:ascii="Verdana" w:eastAsia="MS PMincho" w:hAnsi="Verdana"/>
          <w:sz w:val="20"/>
          <w:szCs w:val="20"/>
        </w:rPr>
        <w:t>on</w:t>
      </w:r>
      <w:r w:rsidRPr="005326CB">
        <w:rPr>
          <w:rFonts w:ascii="Verdana" w:eastAsia="MS PMincho" w:hAnsi="Verdana"/>
          <w:spacing w:val="9"/>
          <w:sz w:val="20"/>
          <w:szCs w:val="20"/>
        </w:rPr>
        <w:t xml:space="preserve"> </w:t>
      </w:r>
      <w:r w:rsidRPr="005326CB">
        <w:rPr>
          <w:rFonts w:ascii="Verdana" w:eastAsia="MS PMincho" w:hAnsi="Verdana"/>
          <w:sz w:val="20"/>
          <w:szCs w:val="20"/>
        </w:rPr>
        <w:t>the</w:t>
      </w:r>
      <w:r w:rsidRPr="005326CB">
        <w:rPr>
          <w:rFonts w:ascii="Verdana" w:eastAsia="MS PMincho" w:hAnsi="Verdana"/>
          <w:spacing w:val="4"/>
          <w:sz w:val="20"/>
          <w:szCs w:val="20"/>
        </w:rPr>
        <w:t xml:space="preserve"> </w:t>
      </w:r>
      <w:r w:rsidRPr="005326CB">
        <w:rPr>
          <w:rFonts w:ascii="Verdana" w:eastAsia="MS PMincho" w:hAnsi="Verdana"/>
          <w:sz w:val="20"/>
          <w:szCs w:val="20"/>
        </w:rPr>
        <w:t>mana</w:t>
      </w:r>
      <w:r w:rsidRPr="005326CB">
        <w:rPr>
          <w:rFonts w:ascii="Verdana" w:eastAsia="MS PMincho" w:hAnsi="Verdana"/>
          <w:spacing w:val="2"/>
          <w:sz w:val="20"/>
          <w:szCs w:val="20"/>
        </w:rPr>
        <w:t>g</w:t>
      </w:r>
      <w:r w:rsidRPr="005326CB">
        <w:rPr>
          <w:rFonts w:ascii="Verdana" w:eastAsia="MS PMincho" w:hAnsi="Verdana"/>
          <w:sz w:val="20"/>
          <w:szCs w:val="20"/>
        </w:rPr>
        <w:t>ing</w:t>
      </w:r>
      <w:r w:rsidRPr="005326CB">
        <w:rPr>
          <w:rFonts w:ascii="Verdana" w:eastAsia="MS PMincho" w:hAnsi="Verdana"/>
          <w:spacing w:val="-1"/>
          <w:sz w:val="20"/>
          <w:szCs w:val="20"/>
        </w:rPr>
        <w:t xml:space="preserve"> </w:t>
      </w:r>
      <w:r w:rsidRPr="005326CB">
        <w:rPr>
          <w:rFonts w:ascii="Verdana" w:eastAsia="MS PMincho" w:hAnsi="Verdana"/>
          <w:sz w:val="20"/>
          <w:szCs w:val="20"/>
        </w:rPr>
        <w:t>agen</w:t>
      </w:r>
      <w:r w:rsidRPr="005326CB">
        <w:rPr>
          <w:rFonts w:ascii="Verdana" w:eastAsia="MS PMincho" w:hAnsi="Verdana"/>
          <w:spacing w:val="-4"/>
          <w:sz w:val="20"/>
          <w:szCs w:val="20"/>
        </w:rPr>
        <w:t>t</w:t>
      </w:r>
      <w:r w:rsidRPr="005326CB">
        <w:rPr>
          <w:rFonts w:ascii="Verdana" w:eastAsia="MS PMincho" w:hAnsi="Verdana"/>
          <w:spacing w:val="-13"/>
          <w:w w:val="73"/>
          <w:sz w:val="20"/>
          <w:szCs w:val="20"/>
        </w:rPr>
        <w:t>’</w:t>
      </w:r>
      <w:r w:rsidRPr="005326CB">
        <w:rPr>
          <w:rFonts w:ascii="Verdana" w:eastAsia="MS PMincho" w:hAnsi="Verdana"/>
          <w:w w:val="91"/>
          <w:sz w:val="20"/>
          <w:szCs w:val="20"/>
        </w:rPr>
        <w:t>s</w:t>
      </w:r>
      <w:r w:rsidRPr="005326CB">
        <w:rPr>
          <w:rFonts w:ascii="Verdana" w:eastAsia="MS PMincho" w:hAnsi="Verdana"/>
          <w:spacing w:val="-3"/>
          <w:sz w:val="20"/>
          <w:szCs w:val="20"/>
        </w:rPr>
        <w:t xml:space="preserve"> </w:t>
      </w:r>
      <w:r w:rsidRPr="005326CB">
        <w:rPr>
          <w:rFonts w:ascii="Verdana" w:eastAsia="MS PMincho" w:hAnsi="Verdana"/>
          <w:sz w:val="20"/>
          <w:szCs w:val="20"/>
        </w:rPr>
        <w:t>duties</w:t>
      </w:r>
      <w:r w:rsidRPr="005326CB">
        <w:rPr>
          <w:rFonts w:ascii="Verdana" w:eastAsia="MS PMincho" w:hAnsi="Verdana"/>
          <w:spacing w:val="5"/>
          <w:sz w:val="20"/>
          <w:szCs w:val="20"/>
        </w:rPr>
        <w:t xml:space="preserve"> </w:t>
      </w:r>
      <w:r w:rsidRPr="005326CB">
        <w:rPr>
          <w:rFonts w:ascii="Verdana" w:eastAsia="MS PMincho" w:hAnsi="Verdana"/>
          <w:sz w:val="20"/>
          <w:szCs w:val="20"/>
        </w:rPr>
        <w:t>and</w:t>
      </w:r>
      <w:r w:rsidRPr="005326CB">
        <w:rPr>
          <w:rFonts w:ascii="Verdana" w:eastAsia="MS PMincho" w:hAnsi="Verdana"/>
          <w:spacing w:val="13"/>
          <w:sz w:val="20"/>
          <w:szCs w:val="20"/>
        </w:rPr>
        <w:t xml:space="preserve"> </w:t>
      </w:r>
      <w:r w:rsidRPr="005326CB">
        <w:rPr>
          <w:rFonts w:ascii="Verdana" w:eastAsia="MS PMincho" w:hAnsi="Verdana"/>
          <w:sz w:val="20"/>
          <w:szCs w:val="20"/>
        </w:rPr>
        <w:t>perfo</w:t>
      </w:r>
      <w:r w:rsidRPr="005326CB">
        <w:rPr>
          <w:rFonts w:ascii="Verdana" w:eastAsia="MS PMincho" w:hAnsi="Verdana"/>
          <w:spacing w:val="2"/>
          <w:sz w:val="20"/>
          <w:szCs w:val="20"/>
        </w:rPr>
        <w:t>r</w:t>
      </w:r>
      <w:r w:rsidRPr="005326CB">
        <w:rPr>
          <w:rFonts w:ascii="Verdana" w:eastAsia="MS PMincho" w:hAnsi="Verdana"/>
          <w:sz w:val="20"/>
          <w:szCs w:val="20"/>
        </w:rPr>
        <w:t>man</w:t>
      </w:r>
      <w:r w:rsidRPr="005326CB">
        <w:rPr>
          <w:rFonts w:ascii="Verdana" w:eastAsia="MS PMincho" w:hAnsi="Verdana"/>
          <w:spacing w:val="-3"/>
          <w:sz w:val="20"/>
          <w:szCs w:val="20"/>
        </w:rPr>
        <w:t>c</w:t>
      </w:r>
      <w:r w:rsidRPr="005326CB">
        <w:rPr>
          <w:rFonts w:ascii="Verdana" w:eastAsia="MS PMincho" w:hAnsi="Verdana"/>
          <w:sz w:val="20"/>
          <w:szCs w:val="20"/>
        </w:rPr>
        <w:t>e.</w:t>
      </w:r>
      <w:r w:rsidR="00615983" w:rsidRPr="005326CB">
        <w:rPr>
          <w:rFonts w:ascii="Verdana" w:eastAsia="MS PMincho" w:hAnsi="Verdana"/>
          <w:sz w:val="20"/>
          <w:szCs w:val="20"/>
        </w:rPr>
        <w:t xml:space="preserve"> </w:t>
      </w:r>
      <w:r w:rsidRPr="005326CB">
        <w:rPr>
          <w:rFonts w:ascii="Verdana" w:eastAsia="MS PMincho" w:hAnsi="Verdana"/>
          <w:sz w:val="20"/>
          <w:szCs w:val="20"/>
        </w:rPr>
        <w:t xml:space="preserve">The </w:t>
      </w:r>
      <w:r w:rsidRPr="005326CB">
        <w:rPr>
          <w:rFonts w:ascii="Verdana" w:eastAsia="MS PMincho" w:hAnsi="Verdana"/>
          <w:w w:val="102"/>
          <w:sz w:val="20"/>
          <w:szCs w:val="20"/>
        </w:rPr>
        <w:t>landlo</w:t>
      </w:r>
      <w:r w:rsidRPr="005326CB">
        <w:rPr>
          <w:rFonts w:ascii="Verdana" w:eastAsia="MS PMincho" w:hAnsi="Verdana"/>
          <w:spacing w:val="-3"/>
          <w:w w:val="102"/>
          <w:sz w:val="20"/>
          <w:szCs w:val="20"/>
        </w:rPr>
        <w:t>r</w:t>
      </w:r>
      <w:r w:rsidRPr="005326CB">
        <w:rPr>
          <w:rFonts w:ascii="Verdana" w:eastAsia="MS PMincho" w:hAnsi="Verdana"/>
          <w:w w:val="105"/>
          <w:sz w:val="20"/>
          <w:szCs w:val="20"/>
        </w:rPr>
        <w:t>d</w:t>
      </w:r>
      <w:r w:rsidRPr="005326CB">
        <w:rPr>
          <w:rFonts w:ascii="Verdana" w:eastAsia="MS PMincho" w:hAnsi="Verdana"/>
          <w:sz w:val="20"/>
          <w:szCs w:val="20"/>
        </w:rPr>
        <w:t xml:space="preserve"> </w:t>
      </w:r>
      <w:r w:rsidRPr="005326CB">
        <w:rPr>
          <w:rFonts w:ascii="Verdana" w:eastAsia="MS PMincho" w:hAnsi="Verdana"/>
          <w:spacing w:val="-1"/>
          <w:sz w:val="20"/>
          <w:szCs w:val="20"/>
        </w:rPr>
        <w:t>m</w:t>
      </w:r>
      <w:r w:rsidRPr="005326CB">
        <w:rPr>
          <w:rFonts w:ascii="Verdana" w:eastAsia="MS PMincho" w:hAnsi="Verdana"/>
          <w:sz w:val="20"/>
          <w:szCs w:val="20"/>
        </w:rPr>
        <w:t>ust</w:t>
      </w:r>
      <w:r w:rsidRPr="005326CB">
        <w:rPr>
          <w:rFonts w:ascii="Verdana" w:eastAsia="MS PMincho" w:hAnsi="Verdana"/>
          <w:spacing w:val="17"/>
          <w:sz w:val="20"/>
          <w:szCs w:val="20"/>
        </w:rPr>
        <w:t xml:space="preserve"> </w:t>
      </w:r>
      <w:r w:rsidRPr="005326CB">
        <w:rPr>
          <w:rFonts w:ascii="Verdana" w:eastAsia="MS PMincho" w:hAnsi="Verdana"/>
          <w:sz w:val="20"/>
          <w:szCs w:val="20"/>
        </w:rPr>
        <w:t>sta</w:t>
      </w:r>
      <w:r w:rsidRPr="005326CB">
        <w:rPr>
          <w:rFonts w:ascii="Verdana" w:eastAsia="MS PMincho" w:hAnsi="Verdana"/>
          <w:spacing w:val="-2"/>
          <w:sz w:val="20"/>
          <w:szCs w:val="20"/>
        </w:rPr>
        <w:t>t</w:t>
      </w:r>
      <w:r w:rsidRPr="005326CB">
        <w:rPr>
          <w:rFonts w:ascii="Verdana" w:eastAsia="MS PMincho" w:hAnsi="Verdana"/>
          <w:sz w:val="20"/>
          <w:szCs w:val="20"/>
        </w:rPr>
        <w:t>e</w:t>
      </w:r>
      <w:r w:rsidRPr="005326CB">
        <w:rPr>
          <w:rFonts w:ascii="Verdana" w:eastAsia="MS PMincho" w:hAnsi="Verdana"/>
          <w:spacing w:val="-3"/>
          <w:sz w:val="20"/>
          <w:szCs w:val="20"/>
        </w:rPr>
        <w:t xml:space="preserve"> </w:t>
      </w:r>
      <w:r w:rsidRPr="005326CB">
        <w:rPr>
          <w:rFonts w:ascii="Verdana" w:eastAsia="MS PMincho" w:hAnsi="Verdana"/>
          <w:sz w:val="20"/>
          <w:szCs w:val="20"/>
        </w:rPr>
        <w:t>whi</w:t>
      </w:r>
      <w:r w:rsidRPr="005326CB">
        <w:rPr>
          <w:rFonts w:ascii="Verdana" w:eastAsia="MS PMincho" w:hAnsi="Verdana"/>
          <w:spacing w:val="-2"/>
          <w:sz w:val="20"/>
          <w:szCs w:val="20"/>
        </w:rPr>
        <w:t>c</w:t>
      </w:r>
      <w:r w:rsidRPr="005326CB">
        <w:rPr>
          <w:rFonts w:ascii="Verdana" w:eastAsia="MS PMincho" w:hAnsi="Verdana"/>
          <w:sz w:val="20"/>
          <w:szCs w:val="20"/>
        </w:rPr>
        <w:t>h</w:t>
      </w:r>
      <w:r w:rsidRPr="005326CB">
        <w:rPr>
          <w:rFonts w:ascii="Verdana" w:eastAsia="MS PMincho" w:hAnsi="Verdana"/>
          <w:spacing w:val="-2"/>
          <w:sz w:val="20"/>
          <w:szCs w:val="20"/>
        </w:rPr>
        <w:t xml:space="preserve"> </w:t>
      </w:r>
      <w:r w:rsidRPr="005326CB">
        <w:rPr>
          <w:rFonts w:ascii="Verdana" w:eastAsia="MS PMincho" w:hAnsi="Verdana"/>
          <w:sz w:val="20"/>
          <w:szCs w:val="20"/>
        </w:rPr>
        <w:t>of</w:t>
      </w:r>
      <w:r w:rsidRPr="005326CB">
        <w:rPr>
          <w:rFonts w:ascii="Verdana" w:eastAsia="MS PMincho" w:hAnsi="Verdana"/>
          <w:spacing w:val="3"/>
          <w:sz w:val="20"/>
          <w:szCs w:val="20"/>
        </w:rPr>
        <w:t xml:space="preserve"> </w:t>
      </w:r>
      <w:r w:rsidRPr="005326CB">
        <w:rPr>
          <w:rFonts w:ascii="Verdana" w:eastAsia="MS PMincho" w:hAnsi="Verdana"/>
          <w:sz w:val="20"/>
          <w:szCs w:val="20"/>
        </w:rPr>
        <w:t>their</w:t>
      </w:r>
      <w:r w:rsidRPr="005326CB">
        <w:rPr>
          <w:rFonts w:ascii="Verdana" w:eastAsia="MS PMincho" w:hAnsi="Verdana"/>
          <w:spacing w:val="12"/>
          <w:sz w:val="20"/>
          <w:szCs w:val="20"/>
        </w:rPr>
        <w:t xml:space="preserve"> </w:t>
      </w:r>
      <w:r w:rsidRPr="005326CB">
        <w:rPr>
          <w:rFonts w:ascii="Verdana" w:eastAsia="MS PMincho" w:hAnsi="Verdana"/>
          <w:sz w:val="20"/>
          <w:szCs w:val="20"/>
        </w:rPr>
        <w:t>obligations</w:t>
      </w:r>
      <w:r w:rsidRPr="005326CB">
        <w:rPr>
          <w:rFonts w:ascii="Verdana" w:eastAsia="MS PMincho" w:hAnsi="Verdana"/>
          <w:spacing w:val="-9"/>
          <w:sz w:val="20"/>
          <w:szCs w:val="20"/>
        </w:rPr>
        <w:t xml:space="preserve"> </w:t>
      </w:r>
      <w:r w:rsidRPr="005326CB">
        <w:rPr>
          <w:rFonts w:ascii="Verdana" w:eastAsia="MS PMincho" w:hAnsi="Verdana"/>
          <w:sz w:val="20"/>
          <w:szCs w:val="20"/>
        </w:rPr>
        <w:t>it</w:t>
      </w:r>
      <w:r w:rsidRPr="005326CB">
        <w:rPr>
          <w:rFonts w:ascii="Verdana" w:eastAsia="MS PMincho" w:hAnsi="Verdana"/>
          <w:spacing w:val="3"/>
          <w:sz w:val="20"/>
          <w:szCs w:val="20"/>
        </w:rPr>
        <w:t xml:space="preserve"> </w:t>
      </w:r>
      <w:r w:rsidRPr="005326CB">
        <w:rPr>
          <w:rFonts w:ascii="Verdana" w:eastAsia="MS PMincho" w:hAnsi="Verdana"/>
          <w:sz w:val="20"/>
          <w:szCs w:val="20"/>
        </w:rPr>
        <w:t>is</w:t>
      </w:r>
      <w:r w:rsidRPr="005326CB">
        <w:rPr>
          <w:rFonts w:ascii="Verdana" w:eastAsia="MS PMincho" w:hAnsi="Verdana"/>
          <w:spacing w:val="-15"/>
          <w:sz w:val="20"/>
          <w:szCs w:val="20"/>
        </w:rPr>
        <w:t xml:space="preserve"> </w:t>
      </w:r>
      <w:r w:rsidRPr="005326CB">
        <w:rPr>
          <w:rFonts w:ascii="Verdana" w:eastAsia="MS PMincho" w:hAnsi="Verdana"/>
          <w:sz w:val="20"/>
          <w:szCs w:val="20"/>
        </w:rPr>
        <w:t>p</w:t>
      </w:r>
      <w:r w:rsidRPr="005326CB">
        <w:rPr>
          <w:rFonts w:ascii="Verdana" w:eastAsia="MS PMincho" w:hAnsi="Verdana"/>
          <w:spacing w:val="-3"/>
          <w:sz w:val="20"/>
          <w:szCs w:val="20"/>
        </w:rPr>
        <w:t>r</w:t>
      </w:r>
      <w:r w:rsidRPr="005326CB">
        <w:rPr>
          <w:rFonts w:ascii="Verdana" w:eastAsia="MS PMincho" w:hAnsi="Verdana"/>
          <w:spacing w:val="-1"/>
          <w:sz w:val="20"/>
          <w:szCs w:val="20"/>
        </w:rPr>
        <w:t>o</w:t>
      </w:r>
      <w:r w:rsidRPr="005326CB">
        <w:rPr>
          <w:rFonts w:ascii="Verdana" w:eastAsia="MS PMincho" w:hAnsi="Verdana"/>
          <w:sz w:val="20"/>
          <w:szCs w:val="20"/>
        </w:rPr>
        <w:t>posed</w:t>
      </w:r>
      <w:r w:rsidRPr="005326CB">
        <w:rPr>
          <w:rFonts w:ascii="Verdana" w:eastAsia="MS PMincho" w:hAnsi="Verdana"/>
          <w:spacing w:val="5"/>
          <w:sz w:val="20"/>
          <w:szCs w:val="20"/>
        </w:rPr>
        <w:t xml:space="preserve"> </w:t>
      </w:r>
      <w:r w:rsidRPr="005326CB">
        <w:rPr>
          <w:rFonts w:ascii="Verdana" w:eastAsia="MS PMincho" w:hAnsi="Verdana"/>
          <w:sz w:val="20"/>
          <w:szCs w:val="20"/>
        </w:rPr>
        <w:t>that</w:t>
      </w:r>
      <w:r w:rsidRPr="005326CB">
        <w:rPr>
          <w:rFonts w:ascii="Verdana" w:eastAsia="MS PMincho" w:hAnsi="Verdana"/>
          <w:spacing w:val="12"/>
          <w:sz w:val="20"/>
          <w:szCs w:val="20"/>
        </w:rPr>
        <w:t xml:space="preserve"> </w:t>
      </w:r>
      <w:r w:rsidRPr="005326CB">
        <w:rPr>
          <w:rFonts w:ascii="Verdana" w:eastAsia="MS PMincho" w:hAnsi="Verdana"/>
          <w:sz w:val="20"/>
          <w:szCs w:val="20"/>
        </w:rPr>
        <w:t>the</w:t>
      </w:r>
      <w:r w:rsidRPr="005326CB">
        <w:rPr>
          <w:rFonts w:ascii="Verdana" w:eastAsia="MS PMincho" w:hAnsi="Verdana"/>
          <w:spacing w:val="1"/>
          <w:sz w:val="20"/>
          <w:szCs w:val="20"/>
        </w:rPr>
        <w:t xml:space="preserve"> </w:t>
      </w:r>
      <w:r w:rsidRPr="005326CB">
        <w:rPr>
          <w:rFonts w:ascii="Verdana" w:eastAsia="MS PMincho" w:hAnsi="Verdana"/>
          <w:sz w:val="20"/>
          <w:szCs w:val="20"/>
        </w:rPr>
        <w:t>agent</w:t>
      </w:r>
      <w:r w:rsidRPr="005326CB">
        <w:rPr>
          <w:rFonts w:ascii="Verdana" w:eastAsia="MS PMincho" w:hAnsi="Verdana"/>
          <w:spacing w:val="-6"/>
          <w:sz w:val="20"/>
          <w:szCs w:val="20"/>
        </w:rPr>
        <w:t xml:space="preserve"> </w:t>
      </w:r>
      <w:r w:rsidRPr="005326CB">
        <w:rPr>
          <w:rFonts w:ascii="Verdana" w:eastAsia="MS PMincho" w:hAnsi="Verdana"/>
          <w:sz w:val="20"/>
          <w:szCs w:val="20"/>
        </w:rPr>
        <w:t>should</w:t>
      </w:r>
      <w:r w:rsidRPr="005326CB">
        <w:rPr>
          <w:rFonts w:ascii="Verdana" w:eastAsia="MS PMincho" w:hAnsi="Verdana"/>
          <w:spacing w:val="5"/>
          <w:sz w:val="20"/>
          <w:szCs w:val="20"/>
        </w:rPr>
        <w:t xml:space="preserve"> </w:t>
      </w:r>
      <w:r w:rsidRPr="005326CB">
        <w:rPr>
          <w:rFonts w:ascii="Verdana" w:eastAsia="MS PMincho" w:hAnsi="Verdana"/>
          <w:sz w:val="20"/>
          <w:szCs w:val="20"/>
        </w:rPr>
        <w:t>dis</w:t>
      </w:r>
      <w:r w:rsidRPr="005326CB">
        <w:rPr>
          <w:rFonts w:ascii="Verdana" w:eastAsia="MS PMincho" w:hAnsi="Verdana"/>
          <w:spacing w:val="-2"/>
          <w:sz w:val="20"/>
          <w:szCs w:val="20"/>
        </w:rPr>
        <w:t>c</w:t>
      </w:r>
      <w:r w:rsidRPr="005326CB">
        <w:rPr>
          <w:rFonts w:ascii="Verdana" w:eastAsia="MS PMincho" w:hAnsi="Verdana"/>
          <w:sz w:val="20"/>
          <w:szCs w:val="20"/>
        </w:rPr>
        <w:t>harge,</w:t>
      </w:r>
      <w:r w:rsidRPr="005326CB">
        <w:rPr>
          <w:rFonts w:ascii="Verdana" w:eastAsia="MS PMincho" w:hAnsi="Verdana"/>
          <w:spacing w:val="-13"/>
          <w:sz w:val="20"/>
          <w:szCs w:val="20"/>
        </w:rPr>
        <w:t xml:space="preserve"> </w:t>
      </w:r>
      <w:r w:rsidRPr="005326CB">
        <w:rPr>
          <w:rFonts w:ascii="Verdana" w:eastAsia="MS PMincho" w:hAnsi="Verdana"/>
          <w:sz w:val="20"/>
          <w:szCs w:val="20"/>
        </w:rPr>
        <w:t>and</w:t>
      </w:r>
      <w:r w:rsidRPr="005326CB">
        <w:rPr>
          <w:rFonts w:ascii="Verdana" w:eastAsia="MS PMincho" w:hAnsi="Verdana"/>
          <w:spacing w:val="6"/>
          <w:sz w:val="20"/>
          <w:szCs w:val="20"/>
        </w:rPr>
        <w:t xml:space="preserve"> </w:t>
      </w:r>
      <w:r w:rsidRPr="005326CB">
        <w:rPr>
          <w:rFonts w:ascii="Verdana" w:eastAsia="MS PMincho" w:hAnsi="Verdana"/>
          <w:spacing w:val="-1"/>
          <w:sz w:val="20"/>
          <w:szCs w:val="20"/>
        </w:rPr>
        <w:t>m</w:t>
      </w:r>
      <w:r w:rsidRPr="005326CB">
        <w:rPr>
          <w:rFonts w:ascii="Verdana" w:eastAsia="MS PMincho" w:hAnsi="Verdana"/>
          <w:sz w:val="20"/>
          <w:szCs w:val="20"/>
        </w:rPr>
        <w:t>ust</w:t>
      </w:r>
      <w:r w:rsidRPr="005326CB">
        <w:rPr>
          <w:rFonts w:ascii="Verdana" w:eastAsia="MS PMincho" w:hAnsi="Verdana"/>
          <w:spacing w:val="10"/>
          <w:sz w:val="20"/>
          <w:szCs w:val="20"/>
        </w:rPr>
        <w:t xml:space="preserve"> </w:t>
      </w:r>
      <w:r w:rsidRPr="005326CB">
        <w:rPr>
          <w:rFonts w:ascii="Verdana" w:eastAsia="MS PMincho" w:hAnsi="Verdana"/>
          <w:w w:val="96"/>
          <w:sz w:val="20"/>
          <w:szCs w:val="20"/>
        </w:rPr>
        <w:t>all</w:t>
      </w:r>
      <w:r w:rsidRPr="005326CB">
        <w:rPr>
          <w:rFonts w:ascii="Verdana" w:eastAsia="MS PMincho" w:hAnsi="Verdana"/>
          <w:spacing w:val="-4"/>
          <w:w w:val="96"/>
          <w:sz w:val="20"/>
          <w:szCs w:val="20"/>
        </w:rPr>
        <w:t>o</w:t>
      </w:r>
      <w:r w:rsidRPr="005326CB">
        <w:rPr>
          <w:rFonts w:ascii="Verdana" w:eastAsia="MS PMincho" w:hAnsi="Verdana"/>
          <w:w w:val="96"/>
          <w:sz w:val="20"/>
          <w:szCs w:val="20"/>
        </w:rPr>
        <w:t>w</w:t>
      </w:r>
      <w:r w:rsidRPr="005326CB">
        <w:rPr>
          <w:rFonts w:ascii="Verdana" w:eastAsia="MS PMincho" w:hAnsi="Verdana"/>
          <w:spacing w:val="-2"/>
          <w:w w:val="96"/>
          <w:sz w:val="20"/>
          <w:szCs w:val="20"/>
        </w:rPr>
        <w:t xml:space="preserve"> </w:t>
      </w:r>
      <w:r w:rsidRPr="005326CB">
        <w:rPr>
          <w:rFonts w:ascii="Verdana" w:eastAsia="MS PMincho" w:hAnsi="Verdana"/>
          <w:sz w:val="20"/>
          <w:szCs w:val="20"/>
        </w:rPr>
        <w:t>a</w:t>
      </w:r>
      <w:r w:rsidRPr="005326CB">
        <w:rPr>
          <w:rFonts w:ascii="Verdana" w:eastAsia="MS PMincho" w:hAnsi="Verdana"/>
          <w:spacing w:val="-8"/>
          <w:sz w:val="20"/>
          <w:szCs w:val="20"/>
        </w:rPr>
        <w:t xml:space="preserve"> </w:t>
      </w:r>
      <w:r w:rsidRPr="005326CB">
        <w:rPr>
          <w:rFonts w:ascii="Verdana" w:eastAsia="MS PMincho" w:hAnsi="Verdana"/>
          <w:sz w:val="20"/>
          <w:szCs w:val="20"/>
        </w:rPr>
        <w:t>pe</w:t>
      </w:r>
      <w:r w:rsidRPr="005326CB">
        <w:rPr>
          <w:rFonts w:ascii="Verdana" w:eastAsia="MS PMincho" w:hAnsi="Verdana"/>
          <w:spacing w:val="3"/>
          <w:sz w:val="20"/>
          <w:szCs w:val="20"/>
        </w:rPr>
        <w:t>r</w:t>
      </w:r>
      <w:r w:rsidRPr="005326CB">
        <w:rPr>
          <w:rFonts w:ascii="Verdana" w:eastAsia="MS PMincho" w:hAnsi="Verdana"/>
          <w:sz w:val="20"/>
          <w:szCs w:val="20"/>
        </w:rPr>
        <w:t>iod</w:t>
      </w:r>
      <w:r w:rsidRPr="005326CB">
        <w:rPr>
          <w:rFonts w:ascii="Verdana" w:eastAsia="MS PMincho" w:hAnsi="Verdana"/>
          <w:spacing w:val="5"/>
          <w:sz w:val="20"/>
          <w:szCs w:val="20"/>
        </w:rPr>
        <w:t xml:space="preserve"> </w:t>
      </w:r>
      <w:r w:rsidRPr="005326CB">
        <w:rPr>
          <w:rFonts w:ascii="Verdana" w:eastAsia="MS PMincho" w:hAnsi="Verdana"/>
          <w:sz w:val="20"/>
          <w:szCs w:val="20"/>
        </w:rPr>
        <w:t>of</w:t>
      </w:r>
      <w:r w:rsidRPr="005326CB">
        <w:rPr>
          <w:rFonts w:ascii="Verdana" w:eastAsia="MS PMincho" w:hAnsi="Verdana"/>
          <w:spacing w:val="-5"/>
          <w:sz w:val="20"/>
          <w:szCs w:val="20"/>
        </w:rPr>
        <w:t xml:space="preserve"> </w:t>
      </w:r>
      <w:r w:rsidRPr="005326CB">
        <w:rPr>
          <w:rFonts w:ascii="Verdana" w:eastAsia="MS PMincho" w:hAnsi="Verdana"/>
          <w:sz w:val="20"/>
          <w:szCs w:val="20"/>
        </w:rPr>
        <w:t>at</w:t>
      </w:r>
      <w:r w:rsidRPr="005326CB">
        <w:rPr>
          <w:rFonts w:ascii="Verdana" w:eastAsia="MS PMincho" w:hAnsi="Verdana"/>
          <w:spacing w:val="12"/>
          <w:sz w:val="20"/>
          <w:szCs w:val="20"/>
        </w:rPr>
        <w:t xml:space="preserve"> </w:t>
      </w:r>
      <w:r w:rsidRPr="005326CB">
        <w:rPr>
          <w:rFonts w:ascii="Verdana" w:eastAsia="MS PMincho" w:hAnsi="Verdana"/>
          <w:sz w:val="20"/>
          <w:szCs w:val="20"/>
        </w:rPr>
        <w:t>least</w:t>
      </w:r>
      <w:r w:rsidRPr="005326CB">
        <w:rPr>
          <w:rFonts w:ascii="Verdana" w:eastAsia="MS PMincho" w:hAnsi="Verdana"/>
          <w:spacing w:val="-7"/>
          <w:sz w:val="20"/>
          <w:szCs w:val="20"/>
        </w:rPr>
        <w:t xml:space="preserve"> </w:t>
      </w:r>
      <w:r w:rsidRPr="005326CB">
        <w:rPr>
          <w:rFonts w:ascii="Verdana" w:eastAsia="MS PMincho" w:hAnsi="Verdana"/>
          <w:sz w:val="20"/>
          <w:szCs w:val="20"/>
        </w:rPr>
        <w:t>one</w:t>
      </w:r>
      <w:r w:rsidRPr="005326CB">
        <w:rPr>
          <w:rFonts w:ascii="Verdana" w:eastAsia="MS PMincho" w:hAnsi="Verdana"/>
          <w:spacing w:val="14"/>
          <w:sz w:val="20"/>
          <w:szCs w:val="20"/>
        </w:rPr>
        <w:t xml:space="preserve"> </w:t>
      </w:r>
      <w:r w:rsidRPr="005326CB">
        <w:rPr>
          <w:rFonts w:ascii="Verdana" w:eastAsia="MS PMincho" w:hAnsi="Verdana"/>
          <w:sz w:val="20"/>
          <w:szCs w:val="20"/>
        </w:rPr>
        <w:t>month</w:t>
      </w:r>
      <w:r w:rsidRPr="005326CB">
        <w:rPr>
          <w:rFonts w:ascii="Verdana" w:eastAsia="MS PMincho" w:hAnsi="Verdana"/>
          <w:spacing w:val="39"/>
          <w:sz w:val="20"/>
          <w:szCs w:val="20"/>
        </w:rPr>
        <w:t xml:space="preserve"> </w:t>
      </w:r>
      <w:r w:rsidRPr="005326CB">
        <w:rPr>
          <w:rFonts w:ascii="Verdana" w:eastAsia="MS PMincho" w:hAnsi="Verdana"/>
          <w:sz w:val="20"/>
          <w:szCs w:val="20"/>
        </w:rPr>
        <w:t>for</w:t>
      </w:r>
      <w:r w:rsidRPr="005326CB">
        <w:rPr>
          <w:rFonts w:ascii="Verdana" w:eastAsia="MS PMincho" w:hAnsi="Verdana"/>
          <w:spacing w:val="10"/>
          <w:sz w:val="20"/>
          <w:szCs w:val="20"/>
        </w:rPr>
        <w:t xml:space="preserve"> </w:t>
      </w:r>
      <w:r w:rsidRPr="005326CB">
        <w:rPr>
          <w:rFonts w:ascii="Verdana" w:eastAsia="MS PMincho" w:hAnsi="Verdana"/>
          <w:spacing w:val="-3"/>
          <w:sz w:val="20"/>
          <w:szCs w:val="20"/>
        </w:rPr>
        <w:t>c</w:t>
      </w:r>
      <w:r w:rsidRPr="005326CB">
        <w:rPr>
          <w:rFonts w:ascii="Verdana" w:eastAsia="MS PMincho" w:hAnsi="Verdana"/>
          <w:spacing w:val="-1"/>
          <w:sz w:val="20"/>
          <w:szCs w:val="20"/>
        </w:rPr>
        <w:t>o</w:t>
      </w:r>
      <w:r w:rsidRPr="005326CB">
        <w:rPr>
          <w:rFonts w:ascii="Verdana" w:eastAsia="MS PMincho" w:hAnsi="Verdana"/>
          <w:sz w:val="20"/>
          <w:szCs w:val="20"/>
        </w:rPr>
        <w:t>mments</w:t>
      </w:r>
      <w:r w:rsidRPr="005326CB">
        <w:rPr>
          <w:rFonts w:ascii="Verdana" w:eastAsia="MS PMincho" w:hAnsi="Verdana"/>
          <w:spacing w:val="6"/>
          <w:sz w:val="20"/>
          <w:szCs w:val="20"/>
        </w:rPr>
        <w:t xml:space="preserve"> </w:t>
      </w:r>
      <w:r w:rsidRPr="005326CB">
        <w:rPr>
          <w:rFonts w:ascii="Verdana" w:eastAsia="MS PMincho" w:hAnsi="Verdana"/>
          <w:spacing w:val="-2"/>
          <w:sz w:val="20"/>
          <w:szCs w:val="20"/>
        </w:rPr>
        <w:t>t</w:t>
      </w:r>
      <w:r w:rsidRPr="005326CB">
        <w:rPr>
          <w:rFonts w:ascii="Verdana" w:eastAsia="MS PMincho" w:hAnsi="Verdana"/>
          <w:sz w:val="20"/>
          <w:szCs w:val="20"/>
        </w:rPr>
        <w:t>o</w:t>
      </w:r>
      <w:r w:rsidRPr="005326CB">
        <w:rPr>
          <w:rFonts w:ascii="Verdana" w:eastAsia="MS PMincho" w:hAnsi="Verdana"/>
          <w:spacing w:val="16"/>
          <w:sz w:val="20"/>
          <w:szCs w:val="20"/>
        </w:rPr>
        <w:t xml:space="preserve"> </w:t>
      </w:r>
      <w:r w:rsidRPr="005326CB">
        <w:rPr>
          <w:rFonts w:ascii="Verdana" w:eastAsia="MS PMincho" w:hAnsi="Verdana"/>
          <w:sz w:val="20"/>
          <w:szCs w:val="20"/>
        </w:rPr>
        <w:t>be</w:t>
      </w:r>
      <w:r w:rsidRPr="005326CB">
        <w:rPr>
          <w:rFonts w:ascii="Verdana" w:eastAsia="MS PMincho" w:hAnsi="Verdana"/>
          <w:spacing w:val="6"/>
          <w:sz w:val="20"/>
          <w:szCs w:val="20"/>
        </w:rPr>
        <w:t xml:space="preserve"> </w:t>
      </w:r>
      <w:r w:rsidRPr="005326CB">
        <w:rPr>
          <w:rFonts w:ascii="Verdana" w:eastAsia="MS PMincho" w:hAnsi="Verdana"/>
          <w:sz w:val="20"/>
          <w:szCs w:val="20"/>
        </w:rPr>
        <w:t>sent</w:t>
      </w:r>
      <w:r w:rsidRPr="005326CB">
        <w:rPr>
          <w:rFonts w:ascii="Verdana" w:eastAsia="MS PMincho" w:hAnsi="Verdana"/>
          <w:spacing w:val="11"/>
          <w:sz w:val="20"/>
          <w:szCs w:val="20"/>
        </w:rPr>
        <w:t xml:space="preserve"> </w:t>
      </w:r>
      <w:r w:rsidRPr="005326CB">
        <w:rPr>
          <w:rFonts w:ascii="Verdana" w:eastAsia="MS PMincho" w:hAnsi="Verdana"/>
          <w:spacing w:val="-2"/>
          <w:sz w:val="20"/>
          <w:szCs w:val="20"/>
        </w:rPr>
        <w:t>t</w:t>
      </w:r>
      <w:r w:rsidRPr="005326CB">
        <w:rPr>
          <w:rFonts w:ascii="Verdana" w:eastAsia="MS PMincho" w:hAnsi="Verdana"/>
          <w:sz w:val="20"/>
          <w:szCs w:val="20"/>
        </w:rPr>
        <w:t>o</w:t>
      </w:r>
      <w:r w:rsidRPr="005326CB">
        <w:rPr>
          <w:rFonts w:ascii="Verdana" w:eastAsia="MS PMincho" w:hAnsi="Verdana"/>
          <w:spacing w:val="16"/>
          <w:sz w:val="20"/>
          <w:szCs w:val="20"/>
        </w:rPr>
        <w:t xml:space="preserve"> </w:t>
      </w:r>
      <w:r w:rsidRPr="005326CB">
        <w:rPr>
          <w:rFonts w:ascii="Verdana" w:eastAsia="MS PMincho" w:hAnsi="Verdana"/>
          <w:sz w:val="20"/>
          <w:szCs w:val="20"/>
        </w:rPr>
        <w:t>a</w:t>
      </w:r>
      <w:r w:rsidRPr="005326CB">
        <w:rPr>
          <w:rFonts w:ascii="Verdana" w:eastAsia="MS PMincho" w:hAnsi="Verdana"/>
          <w:spacing w:val="6"/>
          <w:sz w:val="20"/>
          <w:szCs w:val="20"/>
        </w:rPr>
        <w:t xml:space="preserve"> </w:t>
      </w:r>
      <w:r w:rsidRPr="005326CB">
        <w:rPr>
          <w:rFonts w:ascii="Verdana" w:eastAsia="MS PMincho" w:hAnsi="Verdana"/>
          <w:w w:val="102"/>
          <w:sz w:val="20"/>
          <w:szCs w:val="20"/>
        </w:rPr>
        <w:t>person</w:t>
      </w:r>
      <w:r w:rsidRPr="005326CB">
        <w:rPr>
          <w:rFonts w:ascii="Verdana" w:eastAsia="MS PMincho" w:hAnsi="Verdana"/>
          <w:spacing w:val="8"/>
          <w:sz w:val="20"/>
          <w:szCs w:val="20"/>
        </w:rPr>
        <w:t xml:space="preserve"> </w:t>
      </w:r>
      <w:r w:rsidRPr="005326CB">
        <w:rPr>
          <w:rFonts w:ascii="Verdana" w:eastAsia="MS PMincho" w:hAnsi="Verdana"/>
          <w:sz w:val="20"/>
          <w:szCs w:val="20"/>
        </w:rPr>
        <w:t>named</w:t>
      </w:r>
      <w:r w:rsidRPr="005326CB">
        <w:rPr>
          <w:rFonts w:ascii="Verdana" w:eastAsia="MS PMincho" w:hAnsi="Verdana"/>
          <w:spacing w:val="24"/>
          <w:sz w:val="20"/>
          <w:szCs w:val="20"/>
        </w:rPr>
        <w:t xml:space="preserve"> </w:t>
      </w:r>
      <w:r w:rsidRPr="005326CB">
        <w:rPr>
          <w:rFonts w:ascii="Verdana" w:eastAsia="MS PMincho" w:hAnsi="Verdana"/>
          <w:spacing w:val="-3"/>
          <w:sz w:val="20"/>
          <w:szCs w:val="20"/>
        </w:rPr>
        <w:t>b</w:t>
      </w:r>
      <w:r w:rsidRPr="005326CB">
        <w:rPr>
          <w:rFonts w:ascii="Verdana" w:eastAsia="MS PMincho" w:hAnsi="Verdana"/>
          <w:sz w:val="20"/>
          <w:szCs w:val="20"/>
        </w:rPr>
        <w:t>y the</w:t>
      </w:r>
      <w:r w:rsidRPr="005326CB">
        <w:rPr>
          <w:rFonts w:ascii="Verdana" w:eastAsia="MS PMincho" w:hAnsi="Verdana"/>
          <w:spacing w:val="7"/>
          <w:sz w:val="20"/>
          <w:szCs w:val="20"/>
        </w:rPr>
        <w:t xml:space="preserve"> </w:t>
      </w:r>
      <w:r w:rsidRPr="005326CB">
        <w:rPr>
          <w:rFonts w:ascii="Verdana" w:eastAsia="MS PMincho" w:hAnsi="Verdana"/>
          <w:spacing w:val="2"/>
          <w:sz w:val="20"/>
          <w:szCs w:val="20"/>
        </w:rPr>
        <w:t>landlo</w:t>
      </w:r>
      <w:r w:rsidRPr="005326CB">
        <w:rPr>
          <w:rFonts w:ascii="Verdana" w:eastAsia="MS PMincho" w:hAnsi="Verdana"/>
          <w:spacing w:val="-1"/>
          <w:sz w:val="20"/>
          <w:szCs w:val="20"/>
        </w:rPr>
        <w:t>r</w:t>
      </w:r>
      <w:r w:rsidRPr="005326CB">
        <w:rPr>
          <w:rFonts w:ascii="Verdana" w:eastAsia="MS PMincho" w:hAnsi="Verdana"/>
          <w:sz w:val="20"/>
          <w:szCs w:val="20"/>
        </w:rPr>
        <w:t>d</w:t>
      </w:r>
      <w:r w:rsidRPr="005326CB">
        <w:rPr>
          <w:rFonts w:ascii="Verdana" w:eastAsia="MS PMincho" w:hAnsi="Verdana"/>
          <w:spacing w:val="38"/>
          <w:sz w:val="20"/>
          <w:szCs w:val="20"/>
        </w:rPr>
        <w:t xml:space="preserve"> </w:t>
      </w:r>
      <w:r w:rsidRPr="005326CB">
        <w:rPr>
          <w:rFonts w:ascii="Verdana" w:eastAsia="MS PMincho" w:hAnsi="Verdana"/>
          <w:spacing w:val="2"/>
          <w:sz w:val="20"/>
          <w:szCs w:val="20"/>
        </w:rPr>
        <w:t>a</w:t>
      </w:r>
      <w:r w:rsidRPr="005326CB">
        <w:rPr>
          <w:rFonts w:ascii="Verdana" w:eastAsia="MS PMincho" w:hAnsi="Verdana"/>
          <w:sz w:val="20"/>
          <w:szCs w:val="20"/>
        </w:rPr>
        <w:t>t</w:t>
      </w:r>
      <w:r w:rsidRPr="005326CB">
        <w:rPr>
          <w:rFonts w:ascii="Verdana" w:eastAsia="MS PMincho" w:hAnsi="Verdana"/>
          <w:spacing w:val="27"/>
          <w:sz w:val="20"/>
          <w:szCs w:val="20"/>
        </w:rPr>
        <w:t xml:space="preserve"> </w:t>
      </w:r>
      <w:r w:rsidRPr="005326CB">
        <w:rPr>
          <w:rFonts w:ascii="Verdana" w:eastAsia="MS PMincho" w:hAnsi="Verdana"/>
          <w:spacing w:val="2"/>
          <w:sz w:val="20"/>
          <w:szCs w:val="20"/>
        </w:rPr>
        <w:t>a</w:t>
      </w:r>
      <w:r w:rsidRPr="005326CB">
        <w:rPr>
          <w:rFonts w:ascii="Verdana" w:eastAsia="MS PMincho" w:hAnsi="Verdana"/>
          <w:sz w:val="20"/>
          <w:szCs w:val="20"/>
        </w:rPr>
        <w:t>n</w:t>
      </w:r>
      <w:r w:rsidRPr="005326CB">
        <w:rPr>
          <w:rFonts w:ascii="Verdana" w:eastAsia="MS PMincho" w:hAnsi="Verdana"/>
          <w:spacing w:val="28"/>
          <w:sz w:val="20"/>
          <w:szCs w:val="20"/>
        </w:rPr>
        <w:t xml:space="preserve"> </w:t>
      </w:r>
      <w:r w:rsidRPr="005326CB">
        <w:rPr>
          <w:rFonts w:ascii="Verdana" w:eastAsia="MS PMincho" w:hAnsi="Verdana"/>
          <w:spacing w:val="2"/>
          <w:sz w:val="20"/>
          <w:szCs w:val="20"/>
        </w:rPr>
        <w:t>add</w:t>
      </w:r>
      <w:r w:rsidRPr="005326CB">
        <w:rPr>
          <w:rFonts w:ascii="Verdana" w:eastAsia="MS PMincho" w:hAnsi="Verdana"/>
          <w:spacing w:val="-1"/>
          <w:sz w:val="20"/>
          <w:szCs w:val="20"/>
        </w:rPr>
        <w:t>r</w:t>
      </w:r>
      <w:r w:rsidRPr="005326CB">
        <w:rPr>
          <w:rFonts w:ascii="Verdana" w:eastAsia="MS PMincho" w:hAnsi="Verdana"/>
          <w:spacing w:val="2"/>
          <w:sz w:val="20"/>
          <w:szCs w:val="20"/>
        </w:rPr>
        <w:t>es</w:t>
      </w:r>
      <w:r w:rsidRPr="005326CB">
        <w:rPr>
          <w:rFonts w:ascii="Verdana" w:eastAsia="MS PMincho" w:hAnsi="Verdana"/>
          <w:sz w:val="20"/>
          <w:szCs w:val="20"/>
        </w:rPr>
        <w:t>s</w:t>
      </w:r>
      <w:r w:rsidRPr="005326CB">
        <w:rPr>
          <w:rFonts w:ascii="Verdana" w:eastAsia="MS PMincho" w:hAnsi="Verdana"/>
          <w:spacing w:val="22"/>
          <w:sz w:val="20"/>
          <w:szCs w:val="20"/>
        </w:rPr>
        <w:t xml:space="preserve"> </w:t>
      </w:r>
      <w:r w:rsidRPr="005326CB">
        <w:rPr>
          <w:rFonts w:ascii="Verdana" w:eastAsia="MS PMincho" w:hAnsi="Verdana"/>
          <w:spacing w:val="2"/>
          <w:sz w:val="20"/>
          <w:szCs w:val="20"/>
        </w:rPr>
        <w:t>i</w:t>
      </w:r>
      <w:r w:rsidRPr="005326CB">
        <w:rPr>
          <w:rFonts w:ascii="Verdana" w:eastAsia="MS PMincho" w:hAnsi="Verdana"/>
          <w:sz w:val="20"/>
          <w:szCs w:val="20"/>
        </w:rPr>
        <w:t>n</w:t>
      </w:r>
      <w:r w:rsidRPr="005326CB">
        <w:rPr>
          <w:rFonts w:ascii="Verdana" w:eastAsia="MS PMincho" w:hAnsi="Verdana"/>
          <w:spacing w:val="26"/>
          <w:sz w:val="20"/>
          <w:szCs w:val="20"/>
        </w:rPr>
        <w:t xml:space="preserve"> </w:t>
      </w: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29"/>
          <w:sz w:val="20"/>
          <w:szCs w:val="20"/>
        </w:rPr>
        <w:t xml:space="preserve"> </w:t>
      </w:r>
      <w:r w:rsidRPr="005326CB">
        <w:rPr>
          <w:rFonts w:ascii="Verdana" w:eastAsia="MS PMincho" w:hAnsi="Verdana"/>
          <w:spacing w:val="2"/>
          <w:sz w:val="20"/>
          <w:szCs w:val="20"/>
        </w:rPr>
        <w:t>UK</w:t>
      </w:r>
      <w:r w:rsidRPr="005326CB">
        <w:rPr>
          <w:rFonts w:ascii="Verdana" w:eastAsia="MS PMincho" w:hAnsi="Verdana"/>
          <w:sz w:val="20"/>
          <w:szCs w:val="20"/>
        </w:rPr>
        <w:t>.</w:t>
      </w:r>
      <w:r w:rsidRPr="005326CB">
        <w:rPr>
          <w:rFonts w:ascii="Verdana" w:eastAsia="MS PMincho" w:hAnsi="Verdana"/>
          <w:spacing w:val="2"/>
          <w:sz w:val="20"/>
          <w:szCs w:val="20"/>
        </w:rPr>
        <w:t xml:space="preserve"> Th</w:t>
      </w:r>
      <w:r w:rsidRPr="005326CB">
        <w:rPr>
          <w:rFonts w:ascii="Verdana" w:eastAsia="MS PMincho" w:hAnsi="Verdana"/>
          <w:sz w:val="20"/>
          <w:szCs w:val="20"/>
        </w:rPr>
        <w:t>e</w:t>
      </w:r>
      <w:r w:rsidRPr="005326CB">
        <w:rPr>
          <w:rFonts w:ascii="Verdana" w:eastAsia="MS PMincho" w:hAnsi="Verdana"/>
          <w:spacing w:val="24"/>
          <w:sz w:val="20"/>
          <w:szCs w:val="20"/>
        </w:rPr>
        <w:t xml:space="preserve"> </w:t>
      </w:r>
      <w:r w:rsidRPr="005326CB">
        <w:rPr>
          <w:rFonts w:ascii="Verdana" w:eastAsia="MS PMincho" w:hAnsi="Verdana"/>
          <w:spacing w:val="2"/>
          <w:sz w:val="20"/>
          <w:szCs w:val="20"/>
        </w:rPr>
        <w:t>landlo</w:t>
      </w:r>
      <w:r w:rsidRPr="005326CB">
        <w:rPr>
          <w:rFonts w:ascii="Verdana" w:eastAsia="MS PMincho" w:hAnsi="Verdana"/>
          <w:spacing w:val="-1"/>
          <w:sz w:val="20"/>
          <w:szCs w:val="20"/>
        </w:rPr>
        <w:t>r</w:t>
      </w:r>
      <w:r w:rsidRPr="005326CB">
        <w:rPr>
          <w:rFonts w:ascii="Verdana" w:eastAsia="MS PMincho" w:hAnsi="Verdana"/>
          <w:sz w:val="20"/>
          <w:szCs w:val="20"/>
        </w:rPr>
        <w:t>d</w:t>
      </w:r>
      <w:r w:rsidRPr="005326CB">
        <w:rPr>
          <w:rFonts w:ascii="Verdana" w:eastAsia="MS PMincho" w:hAnsi="Verdana"/>
          <w:spacing w:val="38"/>
          <w:sz w:val="20"/>
          <w:szCs w:val="20"/>
        </w:rPr>
        <w:t xml:space="preserve"> </w:t>
      </w:r>
      <w:r w:rsidRPr="005326CB">
        <w:rPr>
          <w:rFonts w:ascii="Verdana" w:eastAsia="MS PMincho" w:hAnsi="Verdana"/>
          <w:spacing w:val="2"/>
          <w:sz w:val="20"/>
          <w:szCs w:val="20"/>
        </w:rPr>
        <w:t>shal</w:t>
      </w:r>
      <w:r w:rsidRPr="005326CB">
        <w:rPr>
          <w:rFonts w:ascii="Verdana" w:eastAsia="MS PMincho" w:hAnsi="Verdana"/>
          <w:sz w:val="20"/>
          <w:szCs w:val="20"/>
        </w:rPr>
        <w:t>l</w:t>
      </w:r>
      <w:r w:rsidRPr="005326CB">
        <w:rPr>
          <w:rFonts w:ascii="Verdana" w:eastAsia="MS PMincho" w:hAnsi="Verdana"/>
          <w:spacing w:val="11"/>
          <w:sz w:val="20"/>
          <w:szCs w:val="20"/>
        </w:rPr>
        <w:t xml:space="preserve"> </w:t>
      </w:r>
      <w:r w:rsidRPr="005326CB">
        <w:rPr>
          <w:rFonts w:ascii="Verdana" w:eastAsia="MS PMincho" w:hAnsi="Verdana"/>
          <w:spacing w:val="2"/>
          <w:sz w:val="20"/>
          <w:szCs w:val="20"/>
        </w:rPr>
        <w:t>h</w:t>
      </w:r>
      <w:r w:rsidRPr="005326CB">
        <w:rPr>
          <w:rFonts w:ascii="Verdana" w:eastAsia="MS PMincho" w:hAnsi="Verdana"/>
          <w:spacing w:val="-2"/>
          <w:sz w:val="20"/>
          <w:szCs w:val="20"/>
        </w:rPr>
        <w:t>av</w:t>
      </w:r>
      <w:r w:rsidRPr="005326CB">
        <w:rPr>
          <w:rFonts w:ascii="Verdana" w:eastAsia="MS PMincho" w:hAnsi="Verdana"/>
          <w:sz w:val="20"/>
          <w:szCs w:val="20"/>
        </w:rPr>
        <w:t>e</w:t>
      </w:r>
      <w:r w:rsidRPr="005326CB">
        <w:rPr>
          <w:rFonts w:ascii="Verdana" w:eastAsia="MS PMincho" w:hAnsi="Verdana"/>
          <w:spacing w:val="11"/>
          <w:sz w:val="20"/>
          <w:szCs w:val="20"/>
        </w:rPr>
        <w:t xml:space="preserve"> </w:t>
      </w:r>
      <w:r w:rsidRPr="005326CB">
        <w:rPr>
          <w:rFonts w:ascii="Verdana" w:eastAsia="MS PMincho" w:hAnsi="Verdana"/>
          <w:spacing w:val="-1"/>
          <w:sz w:val="20"/>
          <w:szCs w:val="20"/>
        </w:rPr>
        <w:t>r</w:t>
      </w:r>
      <w:r w:rsidRPr="005326CB">
        <w:rPr>
          <w:rFonts w:ascii="Verdana" w:eastAsia="MS PMincho" w:hAnsi="Verdana"/>
          <w:spacing w:val="3"/>
          <w:sz w:val="20"/>
          <w:szCs w:val="20"/>
        </w:rPr>
        <w:t>e</w:t>
      </w:r>
      <w:r w:rsidRPr="005326CB">
        <w:rPr>
          <w:rFonts w:ascii="Verdana" w:eastAsia="MS PMincho" w:hAnsi="Verdana"/>
          <w:spacing w:val="2"/>
          <w:sz w:val="20"/>
          <w:szCs w:val="20"/>
        </w:rPr>
        <w:t>ga</w:t>
      </w:r>
      <w:r w:rsidRPr="005326CB">
        <w:rPr>
          <w:rFonts w:ascii="Verdana" w:eastAsia="MS PMincho" w:hAnsi="Verdana"/>
          <w:spacing w:val="-1"/>
          <w:sz w:val="20"/>
          <w:szCs w:val="20"/>
        </w:rPr>
        <w:t>r</w:t>
      </w:r>
      <w:r w:rsidRPr="005326CB">
        <w:rPr>
          <w:rFonts w:ascii="Verdana" w:eastAsia="MS PMincho" w:hAnsi="Verdana"/>
          <w:sz w:val="20"/>
          <w:szCs w:val="20"/>
        </w:rPr>
        <w:t>d</w:t>
      </w:r>
      <w:r w:rsidRPr="005326CB">
        <w:rPr>
          <w:rFonts w:ascii="Verdana" w:eastAsia="MS PMincho" w:hAnsi="Verdana"/>
          <w:spacing w:val="26"/>
          <w:sz w:val="20"/>
          <w:szCs w:val="20"/>
        </w:rPr>
        <w:t xml:space="preserve"> </w:t>
      </w:r>
      <w:r w:rsidRPr="005326CB">
        <w:rPr>
          <w:rFonts w:ascii="Verdana" w:eastAsia="MS PMincho" w:hAnsi="Verdana"/>
          <w:w w:val="111"/>
          <w:sz w:val="20"/>
          <w:szCs w:val="20"/>
        </w:rPr>
        <w:t>t</w:t>
      </w:r>
      <w:r w:rsidRPr="005326CB">
        <w:rPr>
          <w:rFonts w:ascii="Verdana" w:eastAsia="MS PMincho" w:hAnsi="Verdana"/>
          <w:w w:val="103"/>
          <w:sz w:val="20"/>
          <w:szCs w:val="20"/>
        </w:rPr>
        <w:t xml:space="preserve">o </w:t>
      </w:r>
      <w:r w:rsidRPr="005326CB">
        <w:rPr>
          <w:rFonts w:ascii="Verdana" w:eastAsia="MS PMincho" w:hAnsi="Verdana"/>
          <w:sz w:val="20"/>
          <w:szCs w:val="20"/>
        </w:rPr>
        <w:t>obse</w:t>
      </w:r>
      <w:r w:rsidRPr="005326CB">
        <w:rPr>
          <w:rFonts w:ascii="Verdana" w:eastAsia="MS PMincho" w:hAnsi="Verdana"/>
          <w:spacing w:val="5"/>
          <w:sz w:val="20"/>
          <w:szCs w:val="20"/>
        </w:rPr>
        <w:t>r</w:t>
      </w:r>
      <w:r w:rsidRPr="005326CB">
        <w:rPr>
          <w:rFonts w:ascii="Verdana" w:eastAsia="MS PMincho" w:hAnsi="Verdana"/>
          <w:sz w:val="20"/>
          <w:szCs w:val="20"/>
        </w:rPr>
        <w:t>vations</w:t>
      </w:r>
      <w:r w:rsidRPr="005326CB">
        <w:rPr>
          <w:rFonts w:ascii="Verdana" w:eastAsia="MS PMincho" w:hAnsi="Verdana"/>
          <w:spacing w:val="-9"/>
          <w:sz w:val="20"/>
          <w:szCs w:val="20"/>
        </w:rPr>
        <w:t xml:space="preserve"> </w:t>
      </w:r>
      <w:r w:rsidRPr="005326CB">
        <w:rPr>
          <w:rFonts w:ascii="Verdana" w:eastAsia="MS PMincho" w:hAnsi="Verdana"/>
          <w:sz w:val="20"/>
          <w:szCs w:val="20"/>
        </w:rPr>
        <w:t>made</w:t>
      </w:r>
      <w:r w:rsidRPr="005326CB">
        <w:rPr>
          <w:rFonts w:ascii="Verdana" w:eastAsia="MS PMincho" w:hAnsi="Verdana"/>
          <w:spacing w:val="4"/>
          <w:sz w:val="20"/>
          <w:szCs w:val="20"/>
        </w:rPr>
        <w:t xml:space="preserve"> </w:t>
      </w:r>
      <w:r w:rsidRPr="005326CB">
        <w:rPr>
          <w:rFonts w:ascii="Verdana" w:eastAsia="MS PMincho" w:hAnsi="Verdana"/>
          <w:spacing w:val="-3"/>
          <w:sz w:val="20"/>
          <w:szCs w:val="20"/>
        </w:rPr>
        <w:t>b</w:t>
      </w:r>
      <w:r w:rsidRPr="005326CB">
        <w:rPr>
          <w:rFonts w:ascii="Verdana" w:eastAsia="MS PMincho" w:hAnsi="Verdana"/>
          <w:sz w:val="20"/>
          <w:szCs w:val="20"/>
        </w:rPr>
        <w:t>y</w:t>
      </w:r>
      <w:r w:rsidRPr="005326CB">
        <w:rPr>
          <w:rFonts w:ascii="Verdana" w:eastAsia="MS PMincho" w:hAnsi="Verdana"/>
          <w:spacing w:val="-13"/>
          <w:sz w:val="20"/>
          <w:szCs w:val="20"/>
        </w:rPr>
        <w:t xml:space="preserve"> </w:t>
      </w:r>
      <w:r w:rsidRPr="005326CB">
        <w:rPr>
          <w:rFonts w:ascii="Verdana" w:eastAsia="MS PMincho" w:hAnsi="Verdana"/>
          <w:sz w:val="20"/>
          <w:szCs w:val="20"/>
        </w:rPr>
        <w:t>the</w:t>
      </w:r>
      <w:r w:rsidRPr="005326CB">
        <w:rPr>
          <w:rFonts w:ascii="Verdana" w:eastAsia="MS PMincho" w:hAnsi="Verdana"/>
          <w:spacing w:val="2"/>
          <w:sz w:val="20"/>
          <w:szCs w:val="20"/>
        </w:rPr>
        <w:t xml:space="preserve"> </w:t>
      </w:r>
      <w:r w:rsidRPr="005326CB">
        <w:rPr>
          <w:rFonts w:ascii="Verdana" w:eastAsia="MS PMincho" w:hAnsi="Verdana"/>
          <w:sz w:val="20"/>
          <w:szCs w:val="20"/>
        </w:rPr>
        <w:t>association.</w:t>
      </w:r>
    </w:p>
    <w:p w14:paraId="1554F6A7" w14:textId="77777777" w:rsidR="00CF6234" w:rsidRPr="005326CB" w:rsidRDefault="00CF6234" w:rsidP="00220C25">
      <w:pPr>
        <w:rPr>
          <w:rFonts w:ascii="Verdana" w:eastAsia="MS PMincho" w:hAnsi="Verdana"/>
          <w:sz w:val="20"/>
          <w:szCs w:val="20"/>
        </w:rPr>
      </w:pPr>
    </w:p>
    <w:p w14:paraId="77872CE5" w14:textId="77777777" w:rsidR="00CF6234" w:rsidRPr="005326CB" w:rsidRDefault="00CF6234" w:rsidP="00E16F97">
      <w:pPr>
        <w:widowControl w:val="0"/>
        <w:autoSpaceDE w:val="0"/>
        <w:autoSpaceDN w:val="0"/>
        <w:adjustRightInd w:val="0"/>
        <w:spacing w:line="243" w:lineRule="auto"/>
        <w:ind w:right="-38"/>
        <w:jc w:val="both"/>
        <w:rPr>
          <w:rFonts w:ascii="Verdana" w:hAnsi="Verdana"/>
          <w:sz w:val="20"/>
          <w:szCs w:val="20"/>
        </w:rPr>
      </w:pP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11"/>
          <w:sz w:val="20"/>
          <w:szCs w:val="20"/>
        </w:rPr>
        <w:t xml:space="preserve"> </w:t>
      </w:r>
      <w:r w:rsidRPr="005326CB">
        <w:rPr>
          <w:rFonts w:ascii="Verdana" w:eastAsia="MS PMincho" w:hAnsi="Verdana"/>
          <w:spacing w:val="2"/>
          <w:sz w:val="20"/>
          <w:szCs w:val="20"/>
        </w:rPr>
        <w:t>landlo</w:t>
      </w:r>
      <w:r w:rsidRPr="005326CB">
        <w:rPr>
          <w:rFonts w:ascii="Verdana" w:eastAsia="MS PMincho" w:hAnsi="Verdana"/>
          <w:spacing w:val="-1"/>
          <w:sz w:val="20"/>
          <w:szCs w:val="20"/>
        </w:rPr>
        <w:t>r</w:t>
      </w:r>
      <w:r w:rsidRPr="005326CB">
        <w:rPr>
          <w:rFonts w:ascii="Verdana" w:eastAsia="MS PMincho" w:hAnsi="Verdana"/>
          <w:sz w:val="20"/>
          <w:szCs w:val="20"/>
        </w:rPr>
        <w:t>d</w:t>
      </w:r>
      <w:r w:rsidRPr="005326CB">
        <w:rPr>
          <w:rFonts w:ascii="Verdana" w:eastAsia="MS PMincho" w:hAnsi="Verdana"/>
          <w:spacing w:val="26"/>
          <w:sz w:val="20"/>
          <w:szCs w:val="20"/>
        </w:rPr>
        <w:t xml:space="preserve"> </w:t>
      </w:r>
      <w:r w:rsidRPr="005326CB">
        <w:rPr>
          <w:rFonts w:ascii="Verdana" w:eastAsia="MS PMincho" w:hAnsi="Verdana"/>
          <w:spacing w:val="1"/>
          <w:sz w:val="20"/>
          <w:szCs w:val="20"/>
        </w:rPr>
        <w:t>m</w:t>
      </w:r>
      <w:r w:rsidRPr="005326CB">
        <w:rPr>
          <w:rFonts w:ascii="Verdana" w:eastAsia="MS PMincho" w:hAnsi="Verdana"/>
          <w:spacing w:val="2"/>
          <w:sz w:val="20"/>
          <w:szCs w:val="20"/>
        </w:rPr>
        <w:t>us</w:t>
      </w:r>
      <w:r w:rsidRPr="005326CB">
        <w:rPr>
          <w:rFonts w:ascii="Verdana" w:eastAsia="MS PMincho" w:hAnsi="Verdana"/>
          <w:sz w:val="20"/>
          <w:szCs w:val="20"/>
        </w:rPr>
        <w:t>t</w:t>
      </w:r>
      <w:r w:rsidRPr="005326CB">
        <w:rPr>
          <w:rFonts w:ascii="Verdana" w:eastAsia="MS PMincho" w:hAnsi="Verdana"/>
          <w:spacing w:val="26"/>
          <w:sz w:val="20"/>
          <w:szCs w:val="20"/>
        </w:rPr>
        <w:t xml:space="preserve"> </w:t>
      </w:r>
      <w:r w:rsidRPr="005326CB">
        <w:rPr>
          <w:rFonts w:ascii="Verdana" w:eastAsia="MS PMincho" w:hAnsi="Verdana"/>
          <w:spacing w:val="2"/>
          <w:sz w:val="20"/>
          <w:szCs w:val="20"/>
        </w:rPr>
        <w:t>p</w:t>
      </w:r>
      <w:r w:rsidRPr="005326CB">
        <w:rPr>
          <w:rFonts w:ascii="Verdana" w:eastAsia="MS PMincho" w:hAnsi="Verdana"/>
          <w:spacing w:val="-1"/>
          <w:sz w:val="20"/>
          <w:szCs w:val="20"/>
        </w:rPr>
        <w:t>ro</w:t>
      </w:r>
      <w:r w:rsidRPr="005326CB">
        <w:rPr>
          <w:rFonts w:ascii="Verdana" w:eastAsia="MS PMincho" w:hAnsi="Verdana"/>
          <w:spacing w:val="6"/>
          <w:sz w:val="20"/>
          <w:szCs w:val="20"/>
        </w:rPr>
        <w:t>v</w:t>
      </w:r>
      <w:r w:rsidRPr="005326CB">
        <w:rPr>
          <w:rFonts w:ascii="Verdana" w:eastAsia="MS PMincho" w:hAnsi="Verdana"/>
          <w:spacing w:val="2"/>
          <w:sz w:val="20"/>
          <w:szCs w:val="20"/>
        </w:rPr>
        <w:t>id</w:t>
      </w:r>
      <w:r w:rsidRPr="005326CB">
        <w:rPr>
          <w:rFonts w:ascii="Verdana" w:eastAsia="MS PMincho" w:hAnsi="Verdana"/>
          <w:sz w:val="20"/>
          <w:szCs w:val="20"/>
        </w:rPr>
        <w:t>e</w:t>
      </w:r>
      <w:r w:rsidRPr="005326CB">
        <w:rPr>
          <w:rFonts w:ascii="Verdana" w:eastAsia="MS PMincho" w:hAnsi="Verdana"/>
          <w:spacing w:val="10"/>
          <w:sz w:val="20"/>
          <w:szCs w:val="20"/>
        </w:rPr>
        <w:t xml:space="preserve"> </w:t>
      </w: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16"/>
          <w:sz w:val="20"/>
          <w:szCs w:val="20"/>
        </w:rPr>
        <w:t xml:space="preserve"> </w:t>
      </w:r>
      <w:r w:rsidRPr="005326CB">
        <w:rPr>
          <w:rFonts w:ascii="Verdana" w:eastAsia="MS PMincho" w:hAnsi="Verdana"/>
          <w:spacing w:val="2"/>
          <w:sz w:val="20"/>
          <w:szCs w:val="20"/>
        </w:rPr>
        <w:t>detail</w:t>
      </w:r>
      <w:r w:rsidRPr="005326CB">
        <w:rPr>
          <w:rFonts w:ascii="Verdana" w:eastAsia="MS PMincho" w:hAnsi="Verdana"/>
          <w:sz w:val="20"/>
          <w:szCs w:val="20"/>
        </w:rPr>
        <w:t>s</w:t>
      </w:r>
      <w:r w:rsidRPr="005326CB">
        <w:rPr>
          <w:rFonts w:ascii="Verdana" w:eastAsia="MS PMincho" w:hAnsi="Verdana"/>
          <w:spacing w:val="2"/>
          <w:sz w:val="20"/>
          <w:szCs w:val="20"/>
        </w:rPr>
        <w:t xml:space="preserve"> an</w:t>
      </w:r>
      <w:r w:rsidRPr="005326CB">
        <w:rPr>
          <w:rFonts w:ascii="Verdana" w:eastAsia="MS PMincho" w:hAnsi="Verdana"/>
          <w:sz w:val="20"/>
          <w:szCs w:val="20"/>
        </w:rPr>
        <w:t>d</w:t>
      </w:r>
      <w:r w:rsidRPr="005326CB">
        <w:rPr>
          <w:rFonts w:ascii="Verdana" w:eastAsia="MS PMincho" w:hAnsi="Verdana"/>
          <w:spacing w:val="19"/>
          <w:sz w:val="20"/>
          <w:szCs w:val="20"/>
        </w:rPr>
        <w:t xml:space="preserve"> </w:t>
      </w:r>
      <w:r w:rsidRPr="005326CB">
        <w:rPr>
          <w:rFonts w:ascii="Verdana" w:eastAsia="MS PMincho" w:hAnsi="Verdana"/>
          <w:spacing w:val="2"/>
          <w:sz w:val="20"/>
          <w:szCs w:val="20"/>
        </w:rPr>
        <w:t>i</w:t>
      </w:r>
      <w:r w:rsidRPr="005326CB">
        <w:rPr>
          <w:rFonts w:ascii="Verdana" w:eastAsia="MS PMincho" w:hAnsi="Verdana"/>
          <w:spacing w:val="-4"/>
          <w:sz w:val="20"/>
          <w:szCs w:val="20"/>
        </w:rPr>
        <w:t>n</w:t>
      </w:r>
      <w:r w:rsidRPr="005326CB">
        <w:rPr>
          <w:rFonts w:ascii="Verdana" w:eastAsia="MS PMincho" w:hAnsi="Verdana"/>
          <w:spacing w:val="6"/>
          <w:sz w:val="20"/>
          <w:szCs w:val="20"/>
        </w:rPr>
        <w:t>v</w:t>
      </w:r>
      <w:r w:rsidRPr="005326CB">
        <w:rPr>
          <w:rFonts w:ascii="Verdana" w:eastAsia="MS PMincho" w:hAnsi="Verdana"/>
          <w:spacing w:val="2"/>
          <w:sz w:val="20"/>
          <w:szCs w:val="20"/>
        </w:rPr>
        <w:t>i</w:t>
      </w:r>
      <w:r w:rsidRPr="005326CB">
        <w:rPr>
          <w:rFonts w:ascii="Verdana" w:eastAsia="MS PMincho" w:hAnsi="Verdana"/>
          <w:sz w:val="20"/>
          <w:szCs w:val="20"/>
        </w:rPr>
        <w:t>te</w:t>
      </w:r>
      <w:r w:rsidRPr="005326CB">
        <w:rPr>
          <w:rFonts w:ascii="Verdana" w:eastAsia="MS PMincho" w:hAnsi="Verdana"/>
          <w:spacing w:val="3"/>
          <w:sz w:val="20"/>
          <w:szCs w:val="20"/>
        </w:rPr>
        <w:t xml:space="preserve"> </w:t>
      </w:r>
      <w:r w:rsidRPr="005326CB">
        <w:rPr>
          <w:rFonts w:ascii="Verdana" w:eastAsia="MS PMincho" w:hAnsi="Verdana"/>
          <w:spacing w:val="-1"/>
          <w:sz w:val="20"/>
          <w:szCs w:val="20"/>
        </w:rPr>
        <w:t>c</w:t>
      </w:r>
      <w:r w:rsidRPr="005326CB">
        <w:rPr>
          <w:rFonts w:ascii="Verdana" w:eastAsia="MS PMincho" w:hAnsi="Verdana"/>
          <w:spacing w:val="1"/>
          <w:sz w:val="20"/>
          <w:szCs w:val="20"/>
        </w:rPr>
        <w:t>o</w:t>
      </w:r>
      <w:r w:rsidRPr="005326CB">
        <w:rPr>
          <w:rFonts w:ascii="Verdana" w:eastAsia="MS PMincho" w:hAnsi="Verdana"/>
          <w:spacing w:val="2"/>
          <w:sz w:val="20"/>
          <w:szCs w:val="20"/>
        </w:rPr>
        <w:t>mmen</w:t>
      </w:r>
      <w:r w:rsidRPr="005326CB">
        <w:rPr>
          <w:rFonts w:ascii="Verdana" w:eastAsia="MS PMincho" w:hAnsi="Verdana"/>
          <w:sz w:val="20"/>
          <w:szCs w:val="20"/>
        </w:rPr>
        <w:t>t</w:t>
      </w:r>
      <w:r w:rsidRPr="005326CB">
        <w:rPr>
          <w:rFonts w:ascii="Verdana" w:eastAsia="MS PMincho" w:hAnsi="Verdana"/>
          <w:spacing w:val="34"/>
          <w:sz w:val="20"/>
          <w:szCs w:val="20"/>
        </w:rPr>
        <w:t xml:space="preserve"> </w:t>
      </w:r>
      <w:r w:rsidRPr="005326CB">
        <w:rPr>
          <w:rFonts w:ascii="Verdana" w:eastAsia="MS PMincho" w:hAnsi="Verdana"/>
          <w:spacing w:val="3"/>
          <w:sz w:val="20"/>
          <w:szCs w:val="20"/>
        </w:rPr>
        <w:t>e</w:t>
      </w:r>
      <w:r w:rsidRPr="005326CB">
        <w:rPr>
          <w:rFonts w:ascii="Verdana" w:eastAsia="MS PMincho" w:hAnsi="Verdana"/>
          <w:spacing w:val="-2"/>
          <w:sz w:val="20"/>
          <w:szCs w:val="20"/>
        </w:rPr>
        <w:t>v</w:t>
      </w:r>
      <w:r w:rsidRPr="005326CB">
        <w:rPr>
          <w:rFonts w:ascii="Verdana" w:eastAsia="MS PMincho" w:hAnsi="Verdana"/>
          <w:spacing w:val="2"/>
          <w:sz w:val="20"/>
          <w:szCs w:val="20"/>
        </w:rPr>
        <w:t>e</w:t>
      </w:r>
      <w:r w:rsidRPr="005326CB">
        <w:rPr>
          <w:rFonts w:ascii="Verdana" w:eastAsia="MS PMincho" w:hAnsi="Verdana"/>
          <w:spacing w:val="9"/>
          <w:sz w:val="20"/>
          <w:szCs w:val="20"/>
        </w:rPr>
        <w:t>r</w:t>
      </w:r>
      <w:r w:rsidRPr="005326CB">
        <w:rPr>
          <w:rFonts w:ascii="Verdana" w:eastAsia="MS PMincho" w:hAnsi="Verdana"/>
          <w:sz w:val="20"/>
          <w:szCs w:val="20"/>
        </w:rPr>
        <w:t>y</w:t>
      </w:r>
      <w:r w:rsidRPr="005326CB">
        <w:rPr>
          <w:rFonts w:ascii="Verdana" w:eastAsia="MS PMincho" w:hAnsi="Verdana"/>
          <w:spacing w:val="-13"/>
          <w:sz w:val="20"/>
          <w:szCs w:val="20"/>
        </w:rPr>
        <w:t xml:space="preserve"> </w:t>
      </w:r>
      <w:r w:rsidRPr="005326CB">
        <w:rPr>
          <w:rFonts w:ascii="Verdana" w:eastAsia="MS PMincho" w:hAnsi="Verdana"/>
          <w:spacing w:val="2"/>
          <w:sz w:val="20"/>
          <w:szCs w:val="20"/>
        </w:rPr>
        <w:t>f</w:t>
      </w:r>
      <w:r w:rsidRPr="005326CB">
        <w:rPr>
          <w:rFonts w:ascii="Verdana" w:eastAsia="MS PMincho" w:hAnsi="Verdana"/>
          <w:sz w:val="20"/>
          <w:szCs w:val="20"/>
        </w:rPr>
        <w:t>i</w:t>
      </w:r>
      <w:r w:rsidRPr="005326CB">
        <w:rPr>
          <w:rFonts w:ascii="Verdana" w:eastAsia="MS PMincho" w:hAnsi="Verdana"/>
          <w:spacing w:val="-2"/>
          <w:sz w:val="20"/>
          <w:szCs w:val="20"/>
        </w:rPr>
        <w:t>v</w:t>
      </w:r>
      <w:r w:rsidRPr="005326CB">
        <w:rPr>
          <w:rFonts w:ascii="Verdana" w:eastAsia="MS PMincho" w:hAnsi="Verdana"/>
          <w:sz w:val="20"/>
          <w:szCs w:val="20"/>
        </w:rPr>
        <w:t>e</w:t>
      </w:r>
      <w:r w:rsidRPr="005326CB">
        <w:rPr>
          <w:rFonts w:ascii="Verdana" w:eastAsia="MS PMincho" w:hAnsi="Verdana"/>
          <w:spacing w:val="-11"/>
          <w:sz w:val="20"/>
          <w:szCs w:val="20"/>
        </w:rPr>
        <w:t xml:space="preserve"> </w:t>
      </w:r>
      <w:r w:rsidRPr="005326CB">
        <w:rPr>
          <w:rFonts w:ascii="Verdana" w:eastAsia="MS PMincho" w:hAnsi="Verdana"/>
          <w:spacing w:val="-1"/>
          <w:sz w:val="20"/>
          <w:szCs w:val="20"/>
        </w:rPr>
        <w:t>y</w:t>
      </w:r>
      <w:r w:rsidRPr="005326CB">
        <w:rPr>
          <w:rFonts w:ascii="Verdana" w:eastAsia="MS PMincho" w:hAnsi="Verdana"/>
          <w:spacing w:val="1"/>
          <w:sz w:val="20"/>
          <w:szCs w:val="20"/>
        </w:rPr>
        <w:t>ear</w:t>
      </w:r>
      <w:r w:rsidRPr="005326CB">
        <w:rPr>
          <w:rFonts w:ascii="Verdana" w:eastAsia="MS PMincho" w:hAnsi="Verdana"/>
          <w:sz w:val="20"/>
          <w:szCs w:val="20"/>
        </w:rPr>
        <w:t>s</w:t>
      </w:r>
      <w:r w:rsidRPr="005326CB">
        <w:rPr>
          <w:rFonts w:ascii="Verdana" w:eastAsia="MS PMincho" w:hAnsi="Verdana"/>
          <w:spacing w:val="10"/>
          <w:sz w:val="20"/>
          <w:szCs w:val="20"/>
        </w:rPr>
        <w:t xml:space="preserve"> </w:t>
      </w:r>
      <w:r w:rsidRPr="005326CB">
        <w:rPr>
          <w:rFonts w:ascii="Verdana" w:eastAsia="MS PMincho" w:hAnsi="Verdana"/>
          <w:spacing w:val="1"/>
          <w:sz w:val="20"/>
          <w:szCs w:val="20"/>
        </w:rPr>
        <w:t>the</w:t>
      </w:r>
      <w:r w:rsidRPr="005326CB">
        <w:rPr>
          <w:rFonts w:ascii="Verdana" w:eastAsia="MS PMincho" w:hAnsi="Verdana"/>
          <w:spacing w:val="-1"/>
          <w:sz w:val="20"/>
          <w:szCs w:val="20"/>
        </w:rPr>
        <w:t>r</w:t>
      </w:r>
      <w:r w:rsidRPr="005326CB">
        <w:rPr>
          <w:rFonts w:ascii="Verdana" w:eastAsia="MS PMincho" w:hAnsi="Verdana"/>
          <w:spacing w:val="1"/>
          <w:sz w:val="20"/>
          <w:szCs w:val="20"/>
        </w:rPr>
        <w:t>eaf</w:t>
      </w:r>
      <w:r w:rsidRPr="005326CB">
        <w:rPr>
          <w:rFonts w:ascii="Verdana" w:eastAsia="MS PMincho" w:hAnsi="Verdana"/>
          <w:sz w:val="20"/>
          <w:szCs w:val="20"/>
        </w:rPr>
        <w:t>t</w:t>
      </w:r>
      <w:r w:rsidRPr="005326CB">
        <w:rPr>
          <w:rFonts w:ascii="Verdana" w:eastAsia="MS PMincho" w:hAnsi="Verdana"/>
          <w:spacing w:val="1"/>
          <w:sz w:val="20"/>
          <w:szCs w:val="20"/>
        </w:rPr>
        <w:t>e</w:t>
      </w:r>
      <w:r w:rsidRPr="005326CB">
        <w:rPr>
          <w:rFonts w:ascii="Verdana" w:eastAsia="MS PMincho" w:hAnsi="Verdana"/>
          <w:sz w:val="20"/>
          <w:szCs w:val="20"/>
        </w:rPr>
        <w:t>r</w:t>
      </w:r>
      <w:r w:rsidRPr="005326CB">
        <w:rPr>
          <w:rFonts w:ascii="Verdana" w:eastAsia="MS PMincho" w:hAnsi="Verdana"/>
          <w:spacing w:val="13"/>
          <w:sz w:val="20"/>
          <w:szCs w:val="20"/>
        </w:rPr>
        <w:t xml:space="preserve"> </w:t>
      </w:r>
      <w:r w:rsidRPr="005326CB">
        <w:rPr>
          <w:rFonts w:ascii="Verdana" w:eastAsia="MS PMincho" w:hAnsi="Verdana"/>
          <w:spacing w:val="1"/>
          <w:sz w:val="20"/>
          <w:szCs w:val="20"/>
        </w:rPr>
        <w:t>an</w:t>
      </w:r>
      <w:r w:rsidRPr="005326CB">
        <w:rPr>
          <w:rFonts w:ascii="Verdana" w:eastAsia="MS PMincho" w:hAnsi="Verdana"/>
          <w:sz w:val="20"/>
          <w:szCs w:val="20"/>
        </w:rPr>
        <w:t>d</w:t>
      </w:r>
      <w:r w:rsidRPr="005326CB">
        <w:rPr>
          <w:rFonts w:ascii="Verdana" w:eastAsia="MS PMincho" w:hAnsi="Verdana"/>
          <w:spacing w:val="18"/>
          <w:sz w:val="20"/>
          <w:szCs w:val="20"/>
        </w:rPr>
        <w:t xml:space="preserve"> </w:t>
      </w:r>
      <w:r w:rsidRPr="005326CB">
        <w:rPr>
          <w:rFonts w:ascii="Verdana" w:eastAsia="MS PMincho" w:hAnsi="Verdana"/>
          <w:spacing w:val="1"/>
          <w:sz w:val="20"/>
          <w:szCs w:val="20"/>
        </w:rPr>
        <w:t>when</w:t>
      </w:r>
      <w:r w:rsidRPr="005326CB">
        <w:rPr>
          <w:rFonts w:ascii="Verdana" w:eastAsia="MS PMincho" w:hAnsi="Verdana"/>
          <w:spacing w:val="3"/>
          <w:sz w:val="20"/>
          <w:szCs w:val="20"/>
        </w:rPr>
        <w:t>e</w:t>
      </w:r>
      <w:r w:rsidRPr="005326CB">
        <w:rPr>
          <w:rFonts w:ascii="Verdana" w:eastAsia="MS PMincho" w:hAnsi="Verdana"/>
          <w:spacing w:val="-2"/>
          <w:sz w:val="20"/>
          <w:szCs w:val="20"/>
        </w:rPr>
        <w:t>v</w:t>
      </w:r>
      <w:r w:rsidRPr="005326CB">
        <w:rPr>
          <w:rFonts w:ascii="Verdana" w:eastAsia="MS PMincho" w:hAnsi="Verdana"/>
          <w:spacing w:val="1"/>
          <w:sz w:val="20"/>
          <w:szCs w:val="20"/>
        </w:rPr>
        <w:t>e</w:t>
      </w:r>
      <w:r w:rsidRPr="005326CB">
        <w:rPr>
          <w:rFonts w:ascii="Verdana" w:eastAsia="MS PMincho" w:hAnsi="Verdana"/>
          <w:sz w:val="20"/>
          <w:szCs w:val="20"/>
        </w:rPr>
        <w:t>r</w:t>
      </w:r>
      <w:r w:rsidRPr="005326CB">
        <w:rPr>
          <w:rFonts w:ascii="Verdana" w:eastAsia="MS PMincho" w:hAnsi="Verdana"/>
          <w:spacing w:val="-2"/>
          <w:sz w:val="20"/>
          <w:szCs w:val="20"/>
        </w:rPr>
        <w:t xml:space="preserve"> </w:t>
      </w:r>
      <w:r w:rsidRPr="005326CB">
        <w:rPr>
          <w:rFonts w:ascii="Verdana" w:eastAsia="MS PMincho" w:hAnsi="Verdana"/>
          <w:spacing w:val="1"/>
          <w:sz w:val="20"/>
          <w:szCs w:val="20"/>
        </w:rPr>
        <w:t>th</w:t>
      </w:r>
      <w:r w:rsidRPr="005326CB">
        <w:rPr>
          <w:rFonts w:ascii="Verdana" w:eastAsia="MS PMincho" w:hAnsi="Verdana"/>
          <w:sz w:val="20"/>
          <w:szCs w:val="20"/>
        </w:rPr>
        <w:t>e</w:t>
      </w:r>
      <w:r w:rsidRPr="005326CB">
        <w:rPr>
          <w:rFonts w:ascii="Verdana" w:eastAsia="MS PMincho" w:hAnsi="Verdana"/>
          <w:spacing w:val="15"/>
          <w:sz w:val="20"/>
          <w:szCs w:val="20"/>
        </w:rPr>
        <w:t xml:space="preserve"> </w:t>
      </w:r>
      <w:r w:rsidRPr="005326CB">
        <w:rPr>
          <w:rFonts w:ascii="Verdana" w:eastAsia="MS PMincho" w:hAnsi="Verdana"/>
          <w:spacing w:val="1"/>
          <w:sz w:val="20"/>
          <w:szCs w:val="20"/>
        </w:rPr>
        <w:t>landlo</w:t>
      </w:r>
      <w:r w:rsidRPr="005326CB">
        <w:rPr>
          <w:rFonts w:ascii="Verdana" w:eastAsia="MS PMincho" w:hAnsi="Verdana"/>
          <w:spacing w:val="-1"/>
          <w:sz w:val="20"/>
          <w:szCs w:val="20"/>
        </w:rPr>
        <w:t>r</w:t>
      </w:r>
      <w:r w:rsidRPr="005326CB">
        <w:rPr>
          <w:rFonts w:ascii="Verdana" w:eastAsia="MS PMincho" w:hAnsi="Verdana"/>
          <w:sz w:val="20"/>
          <w:szCs w:val="20"/>
        </w:rPr>
        <w:t>d</w:t>
      </w:r>
      <w:r w:rsidRPr="005326CB">
        <w:rPr>
          <w:rFonts w:ascii="Verdana" w:eastAsia="MS PMincho" w:hAnsi="Verdana"/>
          <w:spacing w:val="25"/>
          <w:sz w:val="20"/>
          <w:szCs w:val="20"/>
        </w:rPr>
        <w:t xml:space="preserve"> </w:t>
      </w:r>
      <w:r w:rsidRPr="005326CB">
        <w:rPr>
          <w:rFonts w:ascii="Verdana" w:eastAsia="MS PMincho" w:hAnsi="Verdana"/>
          <w:spacing w:val="1"/>
          <w:sz w:val="20"/>
          <w:szCs w:val="20"/>
        </w:rPr>
        <w:t>appoint</w:t>
      </w:r>
      <w:r w:rsidRPr="005326CB">
        <w:rPr>
          <w:rFonts w:ascii="Verdana" w:eastAsia="MS PMincho" w:hAnsi="Verdana"/>
          <w:sz w:val="20"/>
          <w:szCs w:val="20"/>
        </w:rPr>
        <w:t>s</w:t>
      </w:r>
      <w:r w:rsidRPr="005326CB">
        <w:rPr>
          <w:rFonts w:ascii="Verdana" w:eastAsia="MS PMincho" w:hAnsi="Verdana"/>
          <w:spacing w:val="22"/>
          <w:sz w:val="20"/>
          <w:szCs w:val="20"/>
        </w:rPr>
        <w:t xml:space="preserve"> </w:t>
      </w:r>
      <w:r w:rsidRPr="005326CB">
        <w:rPr>
          <w:rFonts w:ascii="Verdana" w:eastAsia="MS PMincho" w:hAnsi="Verdana"/>
          <w:sz w:val="20"/>
          <w:szCs w:val="20"/>
        </w:rPr>
        <w:t>a</w:t>
      </w:r>
      <w:r w:rsidRPr="005326CB">
        <w:rPr>
          <w:rFonts w:ascii="Verdana" w:eastAsia="MS PMincho" w:hAnsi="Verdana"/>
          <w:spacing w:val="8"/>
          <w:sz w:val="20"/>
          <w:szCs w:val="20"/>
        </w:rPr>
        <w:t xml:space="preserve"> </w:t>
      </w:r>
      <w:r w:rsidRPr="005326CB">
        <w:rPr>
          <w:rFonts w:ascii="Verdana" w:eastAsia="MS PMincho" w:hAnsi="Verdana"/>
          <w:spacing w:val="1"/>
          <w:sz w:val="20"/>
          <w:szCs w:val="20"/>
        </w:rPr>
        <w:t>ne</w:t>
      </w:r>
      <w:r w:rsidRPr="005326CB">
        <w:rPr>
          <w:rFonts w:ascii="Verdana" w:eastAsia="MS PMincho" w:hAnsi="Verdana"/>
          <w:sz w:val="20"/>
          <w:szCs w:val="20"/>
        </w:rPr>
        <w:t>w</w:t>
      </w:r>
      <w:r w:rsidRPr="005326CB">
        <w:rPr>
          <w:rFonts w:ascii="Verdana" w:eastAsia="MS PMincho" w:hAnsi="Verdana"/>
          <w:spacing w:val="6"/>
          <w:sz w:val="20"/>
          <w:szCs w:val="20"/>
        </w:rPr>
        <w:t xml:space="preserve"> </w:t>
      </w:r>
      <w:r w:rsidRPr="005326CB">
        <w:rPr>
          <w:rFonts w:ascii="Verdana" w:eastAsia="MS PMincho" w:hAnsi="Verdana"/>
          <w:spacing w:val="1"/>
          <w:sz w:val="20"/>
          <w:szCs w:val="20"/>
        </w:rPr>
        <w:t>mana</w:t>
      </w:r>
      <w:r w:rsidRPr="005326CB">
        <w:rPr>
          <w:rFonts w:ascii="Verdana" w:eastAsia="MS PMincho" w:hAnsi="Verdana"/>
          <w:spacing w:val="4"/>
          <w:sz w:val="20"/>
          <w:szCs w:val="20"/>
        </w:rPr>
        <w:t>g</w:t>
      </w:r>
      <w:r w:rsidRPr="005326CB">
        <w:rPr>
          <w:rFonts w:ascii="Verdana" w:eastAsia="MS PMincho" w:hAnsi="Verdana"/>
          <w:spacing w:val="1"/>
          <w:sz w:val="20"/>
          <w:szCs w:val="20"/>
        </w:rPr>
        <w:t>ing</w:t>
      </w:r>
      <w:r w:rsidRPr="005326CB">
        <w:rPr>
          <w:rFonts w:ascii="Verdana" w:eastAsia="MS PMincho" w:hAnsi="Verdana"/>
          <w:spacing w:val="2"/>
          <w:sz w:val="20"/>
          <w:szCs w:val="20"/>
        </w:rPr>
        <w:t xml:space="preserve"> </w:t>
      </w:r>
      <w:r w:rsidRPr="005326CB">
        <w:rPr>
          <w:rFonts w:ascii="Verdana" w:eastAsia="MS PMincho" w:hAnsi="Verdana"/>
          <w:spacing w:val="1"/>
          <w:sz w:val="20"/>
          <w:szCs w:val="20"/>
        </w:rPr>
        <w:t>agent</w:t>
      </w:r>
      <w:r w:rsidRPr="005326CB">
        <w:rPr>
          <w:rFonts w:ascii="Verdana" w:eastAsia="MS PMincho" w:hAnsi="Verdana"/>
          <w:sz w:val="20"/>
          <w:szCs w:val="20"/>
        </w:rPr>
        <w:t>,</w:t>
      </w:r>
      <w:r w:rsidRPr="005326CB">
        <w:rPr>
          <w:rFonts w:ascii="Verdana" w:eastAsia="MS PMincho" w:hAnsi="Verdana"/>
          <w:spacing w:val="2"/>
          <w:sz w:val="20"/>
          <w:szCs w:val="20"/>
        </w:rPr>
        <w:t xml:space="preserve"> </w:t>
      </w:r>
      <w:r w:rsidRPr="005326CB">
        <w:rPr>
          <w:rFonts w:ascii="Verdana" w:eastAsia="MS PMincho" w:hAnsi="Verdana"/>
          <w:spacing w:val="1"/>
          <w:sz w:val="20"/>
          <w:szCs w:val="20"/>
        </w:rPr>
        <w:t>i</w:t>
      </w:r>
      <w:r w:rsidRPr="005326CB">
        <w:rPr>
          <w:rFonts w:ascii="Verdana" w:eastAsia="MS PMincho" w:hAnsi="Verdana"/>
          <w:sz w:val="20"/>
          <w:szCs w:val="20"/>
        </w:rPr>
        <w:t>f</w:t>
      </w:r>
      <w:r w:rsidRPr="005326CB">
        <w:rPr>
          <w:rFonts w:ascii="Verdana" w:eastAsia="MS PMincho" w:hAnsi="Verdana"/>
          <w:spacing w:val="11"/>
          <w:sz w:val="20"/>
          <w:szCs w:val="20"/>
        </w:rPr>
        <w:t xml:space="preserve"> </w:t>
      </w:r>
      <w:r w:rsidRPr="005326CB">
        <w:rPr>
          <w:rFonts w:ascii="Verdana" w:eastAsia="MS PMincho" w:hAnsi="Verdana"/>
          <w:sz w:val="20"/>
          <w:szCs w:val="20"/>
        </w:rPr>
        <w:t>a</w:t>
      </w:r>
      <w:r w:rsidRPr="005326CB">
        <w:rPr>
          <w:rFonts w:ascii="Verdana" w:eastAsia="MS PMincho" w:hAnsi="Verdana"/>
          <w:spacing w:val="7"/>
          <w:sz w:val="20"/>
          <w:szCs w:val="20"/>
        </w:rPr>
        <w:t xml:space="preserve"> </w:t>
      </w:r>
      <w:r w:rsidRPr="005326CB">
        <w:rPr>
          <w:rFonts w:ascii="Verdana" w:eastAsia="MS PMincho" w:hAnsi="Verdana"/>
          <w:spacing w:val="1"/>
          <w:w w:val="102"/>
          <w:sz w:val="20"/>
          <w:szCs w:val="20"/>
        </w:rPr>
        <w:t>noti</w:t>
      </w:r>
      <w:r w:rsidRPr="005326CB">
        <w:rPr>
          <w:rFonts w:ascii="Verdana" w:eastAsia="MS PMincho" w:hAnsi="Verdana"/>
          <w:spacing w:val="-2"/>
          <w:w w:val="102"/>
          <w:sz w:val="20"/>
          <w:szCs w:val="20"/>
        </w:rPr>
        <w:t>c</w:t>
      </w:r>
      <w:r w:rsidRPr="005326CB">
        <w:rPr>
          <w:rFonts w:ascii="Verdana" w:eastAsia="MS PMincho" w:hAnsi="Verdana"/>
          <w:w w:val="94"/>
          <w:sz w:val="20"/>
          <w:szCs w:val="20"/>
        </w:rPr>
        <w:t>e</w:t>
      </w:r>
      <w:r w:rsidRPr="005326CB">
        <w:rPr>
          <w:rFonts w:ascii="Verdana" w:eastAsia="MS PMincho" w:hAnsi="Verdana"/>
          <w:spacing w:val="9"/>
          <w:sz w:val="20"/>
          <w:szCs w:val="20"/>
        </w:rPr>
        <w:t xml:space="preserve"> </w:t>
      </w:r>
      <w:r w:rsidRPr="005326CB">
        <w:rPr>
          <w:rFonts w:ascii="Verdana" w:eastAsia="MS PMincho" w:hAnsi="Verdana"/>
          <w:spacing w:val="1"/>
          <w:w w:val="99"/>
          <w:sz w:val="20"/>
          <w:szCs w:val="20"/>
        </w:rPr>
        <w:t>ha</w:t>
      </w:r>
      <w:r w:rsidRPr="005326CB">
        <w:rPr>
          <w:rFonts w:ascii="Verdana" w:eastAsia="MS PMincho" w:hAnsi="Verdana"/>
          <w:w w:val="99"/>
          <w:sz w:val="20"/>
          <w:szCs w:val="20"/>
        </w:rPr>
        <w:t>s</w:t>
      </w:r>
      <w:r w:rsidRPr="005326CB">
        <w:rPr>
          <w:rFonts w:ascii="Verdana" w:eastAsia="MS PMincho" w:hAnsi="Verdana"/>
          <w:spacing w:val="9"/>
          <w:sz w:val="20"/>
          <w:szCs w:val="20"/>
        </w:rPr>
        <w:t xml:space="preserve"> </w:t>
      </w:r>
      <w:r w:rsidRPr="005326CB">
        <w:rPr>
          <w:rFonts w:ascii="Verdana" w:eastAsia="MS PMincho" w:hAnsi="Verdana"/>
          <w:spacing w:val="1"/>
          <w:sz w:val="20"/>
          <w:szCs w:val="20"/>
        </w:rPr>
        <w:t>p</w:t>
      </w:r>
      <w:r w:rsidRPr="005326CB">
        <w:rPr>
          <w:rFonts w:ascii="Verdana" w:eastAsia="MS PMincho" w:hAnsi="Verdana"/>
          <w:spacing w:val="-2"/>
          <w:sz w:val="20"/>
          <w:szCs w:val="20"/>
        </w:rPr>
        <w:t>r</w:t>
      </w:r>
      <w:r w:rsidRPr="005326CB">
        <w:rPr>
          <w:rFonts w:ascii="Verdana" w:eastAsia="MS PMincho" w:hAnsi="Verdana"/>
          <w:spacing w:val="2"/>
          <w:sz w:val="20"/>
          <w:szCs w:val="20"/>
        </w:rPr>
        <w:t>e</w:t>
      </w:r>
      <w:r w:rsidRPr="005326CB">
        <w:rPr>
          <w:rFonts w:ascii="Verdana" w:eastAsia="MS PMincho" w:hAnsi="Verdana"/>
          <w:spacing w:val="4"/>
          <w:sz w:val="20"/>
          <w:szCs w:val="20"/>
        </w:rPr>
        <w:t>v</w:t>
      </w:r>
      <w:r w:rsidRPr="005326CB">
        <w:rPr>
          <w:rFonts w:ascii="Verdana" w:eastAsia="MS PMincho" w:hAnsi="Verdana"/>
          <w:spacing w:val="1"/>
          <w:sz w:val="20"/>
          <w:szCs w:val="20"/>
        </w:rPr>
        <w:t>iousl</w:t>
      </w:r>
      <w:r w:rsidRPr="005326CB">
        <w:rPr>
          <w:rFonts w:ascii="Verdana" w:eastAsia="MS PMincho" w:hAnsi="Verdana"/>
          <w:sz w:val="20"/>
          <w:szCs w:val="20"/>
        </w:rPr>
        <w:t>y</w:t>
      </w:r>
      <w:r w:rsidRPr="005326CB">
        <w:rPr>
          <w:rFonts w:ascii="Verdana" w:eastAsia="MS PMincho" w:hAnsi="Verdana"/>
          <w:spacing w:val="-10"/>
          <w:sz w:val="20"/>
          <w:szCs w:val="20"/>
        </w:rPr>
        <w:t xml:space="preserve"> </w:t>
      </w:r>
      <w:r w:rsidRPr="005326CB">
        <w:rPr>
          <w:rFonts w:ascii="Verdana" w:eastAsia="MS PMincho" w:hAnsi="Verdana"/>
          <w:spacing w:val="1"/>
          <w:sz w:val="20"/>
          <w:szCs w:val="20"/>
        </w:rPr>
        <w:t>bee</w:t>
      </w:r>
      <w:r w:rsidRPr="005326CB">
        <w:rPr>
          <w:rFonts w:ascii="Verdana" w:eastAsia="MS PMincho" w:hAnsi="Verdana"/>
          <w:sz w:val="20"/>
          <w:szCs w:val="20"/>
        </w:rPr>
        <w:t>n</w:t>
      </w:r>
      <w:r w:rsidRPr="005326CB">
        <w:rPr>
          <w:rFonts w:ascii="Verdana" w:eastAsia="MS PMincho" w:hAnsi="Verdana"/>
          <w:spacing w:val="9"/>
          <w:sz w:val="20"/>
          <w:szCs w:val="20"/>
        </w:rPr>
        <w:t xml:space="preserve"> </w:t>
      </w:r>
      <w:r w:rsidRPr="005326CB">
        <w:rPr>
          <w:rFonts w:ascii="Verdana" w:eastAsia="MS PMincho" w:hAnsi="Verdana"/>
          <w:spacing w:val="1"/>
          <w:sz w:val="20"/>
          <w:szCs w:val="20"/>
        </w:rPr>
        <w:t>se</w:t>
      </w:r>
      <w:r w:rsidRPr="005326CB">
        <w:rPr>
          <w:rFonts w:ascii="Verdana" w:eastAsia="MS PMincho" w:hAnsi="Verdana"/>
          <w:spacing w:val="6"/>
          <w:sz w:val="20"/>
          <w:szCs w:val="20"/>
        </w:rPr>
        <w:t>r</w:t>
      </w:r>
      <w:r w:rsidRPr="005326CB">
        <w:rPr>
          <w:rFonts w:ascii="Verdana" w:eastAsia="MS PMincho" w:hAnsi="Verdana"/>
          <w:spacing w:val="-3"/>
          <w:sz w:val="20"/>
          <w:szCs w:val="20"/>
        </w:rPr>
        <w:t>v</w:t>
      </w:r>
      <w:r w:rsidRPr="005326CB">
        <w:rPr>
          <w:rFonts w:ascii="Verdana" w:eastAsia="MS PMincho" w:hAnsi="Verdana"/>
          <w:spacing w:val="1"/>
          <w:sz w:val="20"/>
          <w:szCs w:val="20"/>
        </w:rPr>
        <w:t>e</w:t>
      </w:r>
      <w:r w:rsidRPr="005326CB">
        <w:rPr>
          <w:rFonts w:ascii="Verdana" w:eastAsia="MS PMincho" w:hAnsi="Verdana"/>
          <w:sz w:val="20"/>
          <w:szCs w:val="20"/>
        </w:rPr>
        <w:t>d</w:t>
      </w:r>
      <w:r w:rsidRPr="005326CB">
        <w:rPr>
          <w:rFonts w:ascii="Verdana" w:eastAsia="MS PMincho" w:hAnsi="Verdana"/>
          <w:spacing w:val="-3"/>
          <w:sz w:val="20"/>
          <w:szCs w:val="20"/>
        </w:rPr>
        <w:t xml:space="preserve"> </w:t>
      </w:r>
      <w:r w:rsidRPr="005326CB">
        <w:rPr>
          <w:rFonts w:ascii="Verdana" w:eastAsia="MS PMincho" w:hAnsi="Verdana"/>
          <w:spacing w:val="-2"/>
          <w:sz w:val="20"/>
          <w:szCs w:val="20"/>
        </w:rPr>
        <w:t>b</w:t>
      </w:r>
      <w:r w:rsidRPr="005326CB">
        <w:rPr>
          <w:rFonts w:ascii="Verdana" w:eastAsia="MS PMincho" w:hAnsi="Verdana"/>
          <w:sz w:val="20"/>
          <w:szCs w:val="20"/>
        </w:rPr>
        <w:t>y</w:t>
      </w:r>
      <w:r w:rsidRPr="005326CB">
        <w:rPr>
          <w:rFonts w:ascii="Verdana" w:eastAsia="MS PMincho" w:hAnsi="Verdana"/>
          <w:spacing w:val="2"/>
          <w:sz w:val="20"/>
          <w:szCs w:val="20"/>
        </w:rPr>
        <w:t xml:space="preserve"> </w:t>
      </w:r>
      <w:r w:rsidRPr="005326CB">
        <w:rPr>
          <w:rFonts w:ascii="Verdana" w:eastAsia="MS PMincho" w:hAnsi="Verdana"/>
          <w:sz w:val="20"/>
          <w:szCs w:val="20"/>
        </w:rPr>
        <w:t>a</w:t>
      </w:r>
      <w:r w:rsidRPr="005326CB">
        <w:rPr>
          <w:rFonts w:ascii="Verdana" w:eastAsia="MS PMincho" w:hAnsi="Verdana"/>
          <w:spacing w:val="7"/>
          <w:sz w:val="20"/>
          <w:szCs w:val="20"/>
        </w:rPr>
        <w:t xml:space="preserve"> </w:t>
      </w:r>
      <w:r w:rsidR="00A16236" w:rsidRPr="005326CB">
        <w:rPr>
          <w:rFonts w:ascii="Verdana" w:eastAsia="MS PMincho" w:hAnsi="Verdana"/>
          <w:spacing w:val="-5"/>
          <w:sz w:val="20"/>
          <w:szCs w:val="20"/>
        </w:rPr>
        <w:t>r</w:t>
      </w:r>
      <w:r w:rsidR="00A16236" w:rsidRPr="005326CB">
        <w:rPr>
          <w:rFonts w:ascii="Verdana" w:eastAsia="MS PMincho" w:hAnsi="Verdana"/>
          <w:spacing w:val="1"/>
          <w:sz w:val="20"/>
          <w:szCs w:val="20"/>
        </w:rPr>
        <w:t>e</w:t>
      </w:r>
      <w:r w:rsidR="00A16236" w:rsidRPr="005326CB">
        <w:rPr>
          <w:rFonts w:ascii="Verdana" w:eastAsia="MS PMincho" w:hAnsi="Verdana"/>
          <w:spacing w:val="-2"/>
          <w:sz w:val="20"/>
          <w:szCs w:val="20"/>
        </w:rPr>
        <w:t>c</w:t>
      </w:r>
      <w:r w:rsidR="00A16236" w:rsidRPr="005326CB">
        <w:rPr>
          <w:rFonts w:ascii="Verdana" w:eastAsia="MS PMincho" w:hAnsi="Verdana"/>
          <w:spacing w:val="1"/>
          <w:sz w:val="20"/>
          <w:szCs w:val="20"/>
        </w:rPr>
        <w:t>o</w:t>
      </w:r>
      <w:r w:rsidR="00A16236" w:rsidRPr="005326CB">
        <w:rPr>
          <w:rFonts w:ascii="Verdana" w:eastAsia="MS PMincho" w:hAnsi="Verdana"/>
          <w:spacing w:val="3"/>
          <w:sz w:val="20"/>
          <w:szCs w:val="20"/>
        </w:rPr>
        <w:t>g</w:t>
      </w:r>
      <w:r w:rsidR="00A16236" w:rsidRPr="005326CB">
        <w:rPr>
          <w:rFonts w:ascii="Verdana" w:eastAsia="MS PMincho" w:hAnsi="Verdana"/>
          <w:spacing w:val="1"/>
          <w:sz w:val="20"/>
          <w:szCs w:val="20"/>
        </w:rPr>
        <w:t>nise</w:t>
      </w:r>
      <w:r w:rsidR="00A16236" w:rsidRPr="005326CB">
        <w:rPr>
          <w:rFonts w:ascii="Verdana" w:eastAsia="MS PMincho" w:hAnsi="Verdana"/>
          <w:sz w:val="20"/>
          <w:szCs w:val="20"/>
        </w:rPr>
        <w:t>d</w:t>
      </w:r>
      <w:r w:rsidR="00A16236" w:rsidRPr="005326CB">
        <w:rPr>
          <w:rFonts w:ascii="Verdana" w:eastAsia="MS PMincho" w:hAnsi="Verdana"/>
          <w:spacing w:val="-12"/>
          <w:sz w:val="20"/>
          <w:szCs w:val="20"/>
        </w:rPr>
        <w:t xml:space="preserve"> </w:t>
      </w:r>
      <w:r w:rsidR="00A16236" w:rsidRPr="005326CB">
        <w:rPr>
          <w:rFonts w:ascii="Verdana" w:eastAsia="MS PMincho" w:hAnsi="Verdana"/>
          <w:spacing w:val="-27"/>
          <w:w w:val="99"/>
          <w:sz w:val="20"/>
          <w:szCs w:val="20"/>
        </w:rPr>
        <w:t>t</w:t>
      </w:r>
      <w:r w:rsidR="00A16236" w:rsidRPr="005326CB">
        <w:rPr>
          <w:rFonts w:ascii="Verdana" w:eastAsia="MS PMincho" w:hAnsi="Verdana"/>
          <w:w w:val="94"/>
          <w:sz w:val="20"/>
          <w:szCs w:val="20"/>
        </w:rPr>
        <w:t>e</w:t>
      </w:r>
      <w:r w:rsidR="00A16236" w:rsidRPr="005326CB">
        <w:rPr>
          <w:rFonts w:ascii="Verdana" w:eastAsia="MS PMincho" w:hAnsi="Verdana"/>
          <w:spacing w:val="1"/>
          <w:w w:val="103"/>
          <w:sz w:val="20"/>
          <w:szCs w:val="20"/>
        </w:rPr>
        <w:t>nant</w:t>
      </w:r>
      <w:r w:rsidR="00A16236" w:rsidRPr="005326CB">
        <w:rPr>
          <w:rFonts w:ascii="Verdana" w:eastAsia="MS PMincho" w:hAnsi="Verdana"/>
          <w:spacing w:val="-4"/>
          <w:w w:val="103"/>
          <w:sz w:val="20"/>
          <w:szCs w:val="20"/>
        </w:rPr>
        <w:t>s</w:t>
      </w:r>
      <w:r w:rsidR="00A16236" w:rsidRPr="005326CB">
        <w:rPr>
          <w:rFonts w:ascii="Verdana" w:eastAsia="MS PMincho" w:hAnsi="Verdana"/>
          <w:w w:val="73"/>
          <w:sz w:val="20"/>
          <w:szCs w:val="20"/>
        </w:rPr>
        <w:t xml:space="preserve">’ </w:t>
      </w:r>
      <w:r w:rsidR="00A16236" w:rsidRPr="005326CB">
        <w:rPr>
          <w:rFonts w:ascii="Verdana" w:eastAsia="MS PMincho" w:hAnsi="Verdana"/>
          <w:spacing w:val="-2"/>
          <w:sz w:val="20"/>
          <w:szCs w:val="20"/>
        </w:rPr>
        <w:t>a</w:t>
      </w:r>
      <w:r w:rsidR="00A16236" w:rsidRPr="005326CB">
        <w:rPr>
          <w:rFonts w:ascii="Verdana" w:eastAsia="MS PMincho" w:hAnsi="Verdana"/>
          <w:sz w:val="20"/>
          <w:szCs w:val="20"/>
        </w:rPr>
        <w:t>ssociation</w:t>
      </w:r>
      <w:r w:rsidRPr="005326CB">
        <w:rPr>
          <w:rFonts w:ascii="Verdana" w:eastAsia="MS PMincho" w:hAnsi="Verdana"/>
          <w:sz w:val="20"/>
          <w:szCs w:val="20"/>
        </w:rPr>
        <w:t>.</w:t>
      </w:r>
      <w:r w:rsidR="00615983" w:rsidRPr="005326CB">
        <w:rPr>
          <w:rFonts w:ascii="Verdana" w:eastAsia="MS PMincho" w:hAnsi="Verdana"/>
          <w:sz w:val="20"/>
          <w:szCs w:val="20"/>
        </w:rPr>
        <w:t xml:space="preserve"> </w:t>
      </w:r>
      <w:r w:rsidR="00E16F97" w:rsidRPr="005326CB">
        <w:rPr>
          <w:rFonts w:ascii="Verdana" w:hAnsi="Verdana"/>
          <w:sz w:val="20"/>
          <w:szCs w:val="20"/>
        </w:rPr>
        <w:t>Unless the</w:t>
      </w:r>
      <w:r w:rsidRPr="005326CB">
        <w:rPr>
          <w:rFonts w:ascii="Verdana" w:hAnsi="Verdana"/>
          <w:sz w:val="20"/>
          <w:szCs w:val="20"/>
        </w:rPr>
        <w:t xml:space="preserve"> appointment has been fully consulted </w:t>
      </w:r>
      <w:r w:rsidRPr="005326CB">
        <w:rPr>
          <w:rFonts w:ascii="Verdana" w:eastAsia="MS PMincho" w:hAnsi="Verdana"/>
          <w:sz w:val="20"/>
          <w:szCs w:val="20"/>
        </w:rPr>
        <w:t xml:space="preserve">under section 20 of the </w:t>
      </w:r>
      <w:r w:rsidRPr="005326CB">
        <w:rPr>
          <w:rFonts w:ascii="Verdana" w:eastAsia="MS PMincho" w:hAnsi="Verdana"/>
          <w:i/>
          <w:sz w:val="20"/>
          <w:szCs w:val="20"/>
        </w:rPr>
        <w:t>Landlord and Tenant Act</w:t>
      </w:r>
      <w:r w:rsidRPr="005326CB">
        <w:rPr>
          <w:rFonts w:ascii="Verdana" w:eastAsia="MS PMincho" w:hAnsi="Verdana"/>
          <w:sz w:val="20"/>
          <w:szCs w:val="20"/>
        </w:rPr>
        <w:t xml:space="preserve"> 1985 (as amended),</w:t>
      </w:r>
      <w:r w:rsidRPr="005326CB">
        <w:rPr>
          <w:rFonts w:ascii="Verdana" w:hAnsi="Verdana"/>
          <w:sz w:val="20"/>
          <w:szCs w:val="20"/>
        </w:rPr>
        <w:t xml:space="preserve"> </w:t>
      </w:r>
      <w:r w:rsidR="00E16F97" w:rsidRPr="005326CB">
        <w:rPr>
          <w:rFonts w:ascii="Verdana" w:hAnsi="Verdana"/>
          <w:sz w:val="20"/>
          <w:szCs w:val="20"/>
        </w:rPr>
        <w:t>the managing agent</w:t>
      </w:r>
      <w:r w:rsidRPr="005326CB">
        <w:rPr>
          <w:rFonts w:ascii="Verdana" w:hAnsi="Verdana"/>
          <w:sz w:val="20"/>
          <w:szCs w:val="20"/>
        </w:rPr>
        <w:t xml:space="preserve"> should ensur</w:t>
      </w:r>
      <w:r w:rsidR="00E16F97" w:rsidRPr="005326CB">
        <w:rPr>
          <w:rFonts w:ascii="Verdana" w:hAnsi="Verdana"/>
          <w:sz w:val="20"/>
          <w:szCs w:val="20"/>
        </w:rPr>
        <w:t xml:space="preserve">e that the </w:t>
      </w:r>
      <w:r w:rsidRPr="005326CB">
        <w:rPr>
          <w:rFonts w:ascii="Verdana" w:hAnsi="Verdana"/>
          <w:sz w:val="20"/>
          <w:szCs w:val="20"/>
        </w:rPr>
        <w:t>contract does not constitute a qualifying long-term agreement.</w:t>
      </w:r>
      <w:r w:rsidR="00615983" w:rsidRPr="005326CB">
        <w:rPr>
          <w:rFonts w:ascii="Verdana" w:hAnsi="Verdana"/>
          <w:sz w:val="20"/>
          <w:szCs w:val="20"/>
        </w:rPr>
        <w:t xml:space="preserve"> </w:t>
      </w:r>
      <w:r w:rsidR="00E16F97" w:rsidRPr="005326CB">
        <w:rPr>
          <w:rFonts w:ascii="Verdana" w:hAnsi="Verdana"/>
          <w:sz w:val="20"/>
          <w:szCs w:val="20"/>
        </w:rPr>
        <w:t>Legal advice should be sought if necessary.</w:t>
      </w:r>
    </w:p>
    <w:p w14:paraId="17D2514B" w14:textId="77777777" w:rsidR="00CF6234" w:rsidRPr="005326CB" w:rsidRDefault="00CF6234" w:rsidP="00220C25">
      <w:pPr>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D936A2" w:rsidRPr="005326CB" w14:paraId="39C55B28" w14:textId="77777777" w:rsidTr="00D936A2">
        <w:tc>
          <w:tcPr>
            <w:tcW w:w="9242" w:type="dxa"/>
          </w:tcPr>
          <w:p w14:paraId="7A8566B6" w14:textId="77777777" w:rsidR="00D936A2" w:rsidRPr="005326CB" w:rsidRDefault="005326CB" w:rsidP="00220C25">
            <w:pPr>
              <w:rPr>
                <w:rFonts w:ascii="Verdana" w:eastAsia="MS PMincho" w:hAnsi="Verdana"/>
                <w:i/>
                <w:sz w:val="20"/>
                <w:szCs w:val="20"/>
              </w:rPr>
            </w:pPr>
            <w:r>
              <w:rPr>
                <w:rFonts w:ascii="Verdana" w:eastAsia="MS PMincho" w:hAnsi="Verdana"/>
                <w:i/>
                <w:sz w:val="20"/>
                <w:szCs w:val="20"/>
              </w:rPr>
              <w:t>s.</w:t>
            </w:r>
            <w:r w:rsidR="00D936A2" w:rsidRPr="005326CB">
              <w:rPr>
                <w:rFonts w:ascii="Verdana" w:eastAsia="MS PMincho" w:hAnsi="Verdana"/>
                <w:i/>
                <w:sz w:val="20"/>
                <w:szCs w:val="20"/>
              </w:rPr>
              <w:t>30</w:t>
            </w:r>
            <w:r w:rsidR="00B4554B" w:rsidRPr="005326CB">
              <w:rPr>
                <w:rFonts w:ascii="Verdana" w:eastAsia="MS PMincho" w:hAnsi="Verdana"/>
                <w:i/>
                <w:sz w:val="20"/>
                <w:szCs w:val="20"/>
              </w:rPr>
              <w:t>B</w:t>
            </w:r>
            <w:r w:rsidR="00D936A2" w:rsidRPr="005326CB">
              <w:rPr>
                <w:rFonts w:ascii="Verdana" w:eastAsia="MS PMincho" w:hAnsi="Verdana"/>
                <w:i/>
                <w:sz w:val="20"/>
                <w:szCs w:val="20"/>
              </w:rPr>
              <w:t xml:space="preserve"> Landlord and Tenant Act 1985 (as inserted by s</w:t>
            </w:r>
            <w:r>
              <w:rPr>
                <w:rFonts w:ascii="Verdana" w:eastAsia="MS PMincho" w:hAnsi="Verdana"/>
                <w:i/>
                <w:sz w:val="20"/>
                <w:szCs w:val="20"/>
              </w:rPr>
              <w:t>.</w:t>
            </w:r>
            <w:r w:rsidR="00D936A2" w:rsidRPr="005326CB">
              <w:rPr>
                <w:rFonts w:ascii="Verdana" w:eastAsia="MS PMincho" w:hAnsi="Verdana"/>
                <w:i/>
                <w:sz w:val="20"/>
                <w:szCs w:val="20"/>
              </w:rPr>
              <w:t>44 Landlord and Tenant Act 1987)</w:t>
            </w:r>
          </w:p>
          <w:p w14:paraId="6AC2445C" w14:textId="77777777" w:rsidR="00D936A2" w:rsidRPr="005326CB" w:rsidRDefault="005326CB" w:rsidP="00220C25">
            <w:pPr>
              <w:rPr>
                <w:rFonts w:ascii="Verdana" w:eastAsia="MS PMincho" w:hAnsi="Verdana"/>
                <w:i/>
                <w:sz w:val="20"/>
                <w:szCs w:val="20"/>
              </w:rPr>
            </w:pPr>
            <w:r>
              <w:rPr>
                <w:rFonts w:ascii="Verdana" w:eastAsia="MS PMincho" w:hAnsi="Verdana"/>
                <w:i/>
                <w:sz w:val="20"/>
                <w:szCs w:val="20"/>
              </w:rPr>
              <w:t>s.</w:t>
            </w:r>
            <w:r w:rsidR="00D936A2" w:rsidRPr="005326CB">
              <w:rPr>
                <w:rFonts w:ascii="Verdana" w:eastAsia="MS PMincho" w:hAnsi="Verdana"/>
                <w:i/>
                <w:sz w:val="20"/>
                <w:szCs w:val="20"/>
              </w:rPr>
              <w:t>20 Landlord and Tenant Act 1985 (as amended by the Commonhold and Leasehold Reform Act 2002)</w:t>
            </w:r>
          </w:p>
        </w:tc>
      </w:tr>
    </w:tbl>
    <w:p w14:paraId="6346F049" w14:textId="77777777" w:rsidR="00D936A2" w:rsidRPr="00CF6234" w:rsidRDefault="00D936A2" w:rsidP="00220C25">
      <w:pPr>
        <w:rPr>
          <w:rFonts w:ascii="Verdana" w:eastAsia="MS PMincho" w:hAnsi="Verdana"/>
          <w:color w:val="000000"/>
          <w:sz w:val="20"/>
          <w:szCs w:val="20"/>
        </w:rPr>
      </w:pPr>
    </w:p>
    <w:p w14:paraId="337D09CB" w14:textId="77777777" w:rsidR="00E16F97" w:rsidRPr="00E16F97" w:rsidRDefault="001A488C" w:rsidP="00114E30">
      <w:pPr>
        <w:pStyle w:val="Heading2"/>
        <w:rPr>
          <w:rFonts w:eastAsia="MS PMincho"/>
        </w:rPr>
      </w:pPr>
      <w:bookmarkStart w:id="326" w:name="_Toc415753304"/>
      <w:bookmarkStart w:id="327" w:name="_Toc443380635"/>
      <w:r>
        <w:rPr>
          <w:rFonts w:eastAsia="MS PMincho"/>
        </w:rPr>
        <w:t>14.4</w:t>
      </w:r>
      <w:r w:rsidR="00B75352">
        <w:rPr>
          <w:rFonts w:eastAsia="MS PMincho"/>
        </w:rPr>
        <w:tab/>
      </w:r>
      <w:r w:rsidR="00E16F97">
        <w:rPr>
          <w:rFonts w:eastAsia="MS PMincho"/>
        </w:rPr>
        <w:t>Accounts, receipts and other documents</w:t>
      </w:r>
      <w:bookmarkEnd w:id="326"/>
      <w:bookmarkEnd w:id="327"/>
    </w:p>
    <w:p w14:paraId="5EED9273" w14:textId="77777777" w:rsidR="00E16F97" w:rsidRDefault="00E16F97" w:rsidP="00220C25">
      <w:pPr>
        <w:rPr>
          <w:rFonts w:ascii="Verdana" w:eastAsia="MS PMincho" w:hAnsi="Verdana"/>
          <w:color w:val="363435"/>
          <w:spacing w:val="-4"/>
          <w:sz w:val="20"/>
          <w:szCs w:val="20"/>
        </w:rPr>
      </w:pPr>
    </w:p>
    <w:p w14:paraId="5B184095" w14:textId="77777777" w:rsidR="00CF6234" w:rsidRPr="005326CB" w:rsidRDefault="00CF6234" w:rsidP="00220C25">
      <w:pPr>
        <w:rPr>
          <w:rFonts w:ascii="Verdana" w:eastAsia="MS PMincho" w:hAnsi="Verdana"/>
          <w:sz w:val="20"/>
          <w:szCs w:val="20"/>
        </w:rPr>
      </w:pPr>
      <w:r w:rsidRPr="005326CB">
        <w:rPr>
          <w:rFonts w:ascii="Verdana" w:eastAsia="MS PMincho" w:hAnsi="Verdana"/>
          <w:spacing w:val="-4"/>
          <w:sz w:val="20"/>
          <w:szCs w:val="20"/>
        </w:rPr>
        <w:t>I</w:t>
      </w:r>
      <w:r w:rsidRPr="005326CB">
        <w:rPr>
          <w:rFonts w:ascii="Verdana" w:eastAsia="MS PMincho" w:hAnsi="Verdana"/>
          <w:sz w:val="20"/>
          <w:szCs w:val="20"/>
        </w:rPr>
        <w:t>f</w:t>
      </w:r>
      <w:r w:rsidRPr="005326CB">
        <w:rPr>
          <w:rFonts w:ascii="Verdana" w:eastAsia="MS PMincho" w:hAnsi="Verdana"/>
          <w:spacing w:val="-16"/>
          <w:sz w:val="20"/>
          <w:szCs w:val="20"/>
        </w:rPr>
        <w:t xml:space="preserve"> </w:t>
      </w:r>
      <w:r w:rsidRPr="005326CB">
        <w:rPr>
          <w:rFonts w:ascii="Verdana" w:eastAsia="MS PMincho" w:hAnsi="Verdana"/>
          <w:spacing w:val="-5"/>
          <w:sz w:val="20"/>
          <w:szCs w:val="20"/>
        </w:rPr>
        <w:t>r</w:t>
      </w:r>
      <w:r w:rsidRPr="005326CB">
        <w:rPr>
          <w:rFonts w:ascii="Verdana" w:eastAsia="MS PMincho" w:hAnsi="Verdana"/>
          <w:spacing w:val="-2"/>
          <w:sz w:val="20"/>
          <w:szCs w:val="20"/>
        </w:rPr>
        <w:t>eques</w:t>
      </w:r>
      <w:r w:rsidRPr="005326CB">
        <w:rPr>
          <w:rFonts w:ascii="Verdana" w:eastAsia="MS PMincho" w:hAnsi="Verdana"/>
          <w:spacing w:val="-4"/>
          <w:sz w:val="20"/>
          <w:szCs w:val="20"/>
        </w:rPr>
        <w:t>t</w:t>
      </w:r>
      <w:r w:rsidRPr="005326CB">
        <w:rPr>
          <w:rFonts w:ascii="Verdana" w:eastAsia="MS PMincho" w:hAnsi="Verdana"/>
          <w:spacing w:val="-2"/>
          <w:sz w:val="20"/>
          <w:szCs w:val="20"/>
        </w:rPr>
        <w:t>ed</w:t>
      </w:r>
      <w:r w:rsidRPr="005326CB">
        <w:rPr>
          <w:rFonts w:ascii="Verdana" w:eastAsia="MS PMincho" w:hAnsi="Verdana"/>
          <w:sz w:val="20"/>
          <w:szCs w:val="20"/>
        </w:rPr>
        <w:t>,</w:t>
      </w:r>
      <w:r w:rsidRPr="005326CB">
        <w:rPr>
          <w:rFonts w:ascii="Verdana" w:eastAsia="MS PMincho" w:hAnsi="Verdana"/>
          <w:spacing w:val="-19"/>
          <w:sz w:val="20"/>
          <w:szCs w:val="20"/>
        </w:rPr>
        <w:t xml:space="preserve"> </w:t>
      </w:r>
      <w:r w:rsidRPr="005326CB">
        <w:rPr>
          <w:rFonts w:ascii="Verdana" w:eastAsia="MS PMincho" w:hAnsi="Verdana"/>
          <w:spacing w:val="-6"/>
          <w:w w:val="97"/>
          <w:sz w:val="20"/>
          <w:szCs w:val="20"/>
        </w:rPr>
        <w:t>y</w:t>
      </w:r>
      <w:r w:rsidRPr="005326CB">
        <w:rPr>
          <w:rFonts w:ascii="Verdana" w:eastAsia="MS PMincho" w:hAnsi="Verdana"/>
          <w:spacing w:val="-2"/>
          <w:w w:val="97"/>
          <w:sz w:val="20"/>
          <w:szCs w:val="20"/>
        </w:rPr>
        <w:t>o</w:t>
      </w:r>
      <w:r w:rsidRPr="005326CB">
        <w:rPr>
          <w:rFonts w:ascii="Verdana" w:eastAsia="MS PMincho" w:hAnsi="Verdana"/>
          <w:w w:val="97"/>
          <w:sz w:val="20"/>
          <w:szCs w:val="20"/>
        </w:rPr>
        <w:t>u</w:t>
      </w:r>
      <w:r w:rsidRPr="005326CB">
        <w:rPr>
          <w:rFonts w:ascii="Verdana" w:eastAsia="MS PMincho" w:hAnsi="Verdana"/>
          <w:spacing w:val="-11"/>
          <w:w w:val="97"/>
          <w:sz w:val="20"/>
          <w:szCs w:val="20"/>
        </w:rPr>
        <w:t xml:space="preserve"> </w:t>
      </w:r>
      <w:r w:rsidRPr="005326CB">
        <w:rPr>
          <w:rFonts w:ascii="Verdana" w:eastAsia="MS PMincho" w:hAnsi="Verdana"/>
          <w:spacing w:val="-3"/>
          <w:sz w:val="20"/>
          <w:szCs w:val="20"/>
        </w:rPr>
        <w:t>m</w:t>
      </w:r>
      <w:r w:rsidRPr="005326CB">
        <w:rPr>
          <w:rFonts w:ascii="Verdana" w:eastAsia="MS PMincho" w:hAnsi="Verdana"/>
          <w:spacing w:val="-2"/>
          <w:sz w:val="20"/>
          <w:szCs w:val="20"/>
        </w:rPr>
        <w:t>us</w:t>
      </w:r>
      <w:r w:rsidRPr="005326CB">
        <w:rPr>
          <w:rFonts w:ascii="Verdana" w:eastAsia="MS PMincho" w:hAnsi="Verdana"/>
          <w:sz w:val="20"/>
          <w:szCs w:val="20"/>
        </w:rPr>
        <w:t xml:space="preserve">t </w:t>
      </w:r>
      <w:r w:rsidRPr="005326CB">
        <w:rPr>
          <w:rFonts w:ascii="Verdana" w:eastAsia="MS PMincho" w:hAnsi="Verdana"/>
          <w:spacing w:val="-2"/>
          <w:sz w:val="20"/>
          <w:szCs w:val="20"/>
        </w:rPr>
        <w:t>sen</w:t>
      </w:r>
      <w:r w:rsidRPr="005326CB">
        <w:rPr>
          <w:rFonts w:ascii="Verdana" w:eastAsia="MS PMincho" w:hAnsi="Verdana"/>
          <w:sz w:val="20"/>
          <w:szCs w:val="20"/>
        </w:rPr>
        <w:t>d</w:t>
      </w:r>
      <w:r w:rsidRPr="005326CB">
        <w:rPr>
          <w:rFonts w:ascii="Verdana" w:eastAsia="MS PMincho" w:hAnsi="Verdana"/>
          <w:spacing w:val="-15"/>
          <w:sz w:val="20"/>
          <w:szCs w:val="20"/>
        </w:rPr>
        <w:t xml:space="preserve"> </w:t>
      </w:r>
      <w:r w:rsidRPr="005326CB">
        <w:rPr>
          <w:rFonts w:ascii="Verdana" w:eastAsia="MS PMincho" w:hAnsi="Verdana"/>
          <w:sz w:val="20"/>
          <w:szCs w:val="20"/>
        </w:rPr>
        <w:t>a</w:t>
      </w:r>
      <w:r w:rsidRPr="005326CB">
        <w:rPr>
          <w:rFonts w:ascii="Verdana" w:eastAsia="MS PMincho" w:hAnsi="Verdana"/>
          <w:spacing w:val="-17"/>
          <w:sz w:val="20"/>
          <w:szCs w:val="20"/>
        </w:rPr>
        <w:t xml:space="preserve"> </w:t>
      </w:r>
      <w:r w:rsidRPr="005326CB">
        <w:rPr>
          <w:rFonts w:ascii="Verdana" w:eastAsia="MS PMincho" w:hAnsi="Verdana"/>
          <w:spacing w:val="-2"/>
          <w:sz w:val="20"/>
          <w:szCs w:val="20"/>
        </w:rPr>
        <w:t>summa</w:t>
      </w:r>
      <w:r w:rsidRPr="005326CB">
        <w:rPr>
          <w:rFonts w:ascii="Verdana" w:eastAsia="MS PMincho" w:hAnsi="Verdana"/>
          <w:spacing w:val="5"/>
          <w:sz w:val="20"/>
          <w:szCs w:val="20"/>
        </w:rPr>
        <w:t>r</w:t>
      </w:r>
      <w:r w:rsidRPr="005326CB">
        <w:rPr>
          <w:rFonts w:ascii="Verdana" w:eastAsia="MS PMincho" w:hAnsi="Verdana"/>
          <w:sz w:val="20"/>
          <w:szCs w:val="20"/>
        </w:rPr>
        <w:t>y</w:t>
      </w:r>
      <w:r w:rsidRPr="005326CB">
        <w:rPr>
          <w:rFonts w:ascii="Verdana" w:eastAsia="MS PMincho" w:hAnsi="Verdana"/>
          <w:spacing w:val="-9"/>
          <w:sz w:val="20"/>
          <w:szCs w:val="20"/>
        </w:rPr>
        <w:t xml:space="preserve"> </w:t>
      </w:r>
      <w:r w:rsidRPr="005326CB">
        <w:rPr>
          <w:rFonts w:ascii="Verdana" w:eastAsia="MS PMincho" w:hAnsi="Verdana"/>
          <w:spacing w:val="-2"/>
          <w:sz w:val="20"/>
          <w:szCs w:val="20"/>
        </w:rPr>
        <w:t>o</w:t>
      </w:r>
      <w:r w:rsidRPr="005326CB">
        <w:rPr>
          <w:rFonts w:ascii="Verdana" w:eastAsia="MS PMincho" w:hAnsi="Verdana"/>
          <w:sz w:val="20"/>
          <w:szCs w:val="20"/>
        </w:rPr>
        <w:t>f</w:t>
      </w:r>
      <w:r w:rsidRPr="005326CB">
        <w:rPr>
          <w:rFonts w:ascii="Verdana" w:eastAsia="MS PMincho" w:hAnsi="Verdana"/>
          <w:spacing w:val="-11"/>
          <w:sz w:val="20"/>
          <w:szCs w:val="20"/>
        </w:rPr>
        <w:t xml:space="preserve"> </w:t>
      </w:r>
      <w:r w:rsidRPr="005326CB">
        <w:rPr>
          <w:rFonts w:ascii="Verdana" w:eastAsia="MS PMincho" w:hAnsi="Verdana"/>
          <w:spacing w:val="-2"/>
          <w:w w:val="97"/>
          <w:sz w:val="20"/>
          <w:szCs w:val="20"/>
        </w:rPr>
        <w:t>relevant costs</w:t>
      </w:r>
      <w:r w:rsidRPr="005326CB">
        <w:rPr>
          <w:rFonts w:ascii="Verdana" w:eastAsia="MS PMincho" w:hAnsi="Verdana"/>
          <w:spacing w:val="-10"/>
          <w:w w:val="97"/>
          <w:sz w:val="20"/>
          <w:szCs w:val="20"/>
        </w:rPr>
        <w:t xml:space="preserve"> </w:t>
      </w:r>
      <w:r w:rsidRPr="005326CB">
        <w:rPr>
          <w:rFonts w:ascii="Verdana" w:eastAsia="MS PMincho" w:hAnsi="Verdana"/>
          <w:spacing w:val="-4"/>
          <w:sz w:val="20"/>
          <w:szCs w:val="20"/>
        </w:rPr>
        <w:t>t</w:t>
      </w:r>
      <w:r w:rsidRPr="005326CB">
        <w:rPr>
          <w:rFonts w:ascii="Verdana" w:eastAsia="MS PMincho" w:hAnsi="Verdana"/>
          <w:sz w:val="20"/>
          <w:szCs w:val="20"/>
        </w:rPr>
        <w:t>o</w:t>
      </w:r>
      <w:r w:rsidRPr="005326CB">
        <w:rPr>
          <w:rFonts w:ascii="Verdana" w:eastAsia="MS PMincho" w:hAnsi="Verdana"/>
          <w:spacing w:val="-6"/>
          <w:sz w:val="20"/>
          <w:szCs w:val="20"/>
        </w:rPr>
        <w:t xml:space="preserve"> </w:t>
      </w: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10"/>
          <w:sz w:val="20"/>
          <w:szCs w:val="20"/>
        </w:rPr>
        <w:t xml:space="preserve"> </w:t>
      </w:r>
      <w:r w:rsidRPr="005326CB">
        <w:rPr>
          <w:rFonts w:ascii="Verdana" w:eastAsia="MS PMincho" w:hAnsi="Verdana"/>
          <w:spacing w:val="-2"/>
          <w:sz w:val="20"/>
          <w:szCs w:val="20"/>
        </w:rPr>
        <w:t>sec</w:t>
      </w:r>
      <w:r w:rsidRPr="005326CB">
        <w:rPr>
          <w:rFonts w:ascii="Verdana" w:eastAsia="MS PMincho" w:hAnsi="Verdana"/>
          <w:spacing w:val="-5"/>
          <w:sz w:val="20"/>
          <w:szCs w:val="20"/>
        </w:rPr>
        <w:t>r</w:t>
      </w:r>
      <w:r w:rsidRPr="005326CB">
        <w:rPr>
          <w:rFonts w:ascii="Verdana" w:eastAsia="MS PMincho" w:hAnsi="Verdana"/>
          <w:spacing w:val="-2"/>
          <w:sz w:val="20"/>
          <w:szCs w:val="20"/>
        </w:rPr>
        <w:t>eta</w:t>
      </w:r>
      <w:r w:rsidRPr="005326CB">
        <w:rPr>
          <w:rFonts w:ascii="Verdana" w:eastAsia="MS PMincho" w:hAnsi="Verdana"/>
          <w:spacing w:val="5"/>
          <w:sz w:val="20"/>
          <w:szCs w:val="20"/>
        </w:rPr>
        <w:t>r</w:t>
      </w:r>
      <w:r w:rsidRPr="005326CB">
        <w:rPr>
          <w:rFonts w:ascii="Verdana" w:eastAsia="MS PMincho" w:hAnsi="Verdana"/>
          <w:sz w:val="20"/>
          <w:szCs w:val="20"/>
        </w:rPr>
        <w:t>y</w:t>
      </w:r>
      <w:r w:rsidRPr="005326CB">
        <w:rPr>
          <w:rFonts w:ascii="Verdana" w:eastAsia="MS PMincho" w:hAnsi="Verdana"/>
          <w:spacing w:val="-17"/>
          <w:sz w:val="20"/>
          <w:szCs w:val="20"/>
        </w:rPr>
        <w:t xml:space="preserve"> </w:t>
      </w:r>
      <w:r w:rsidRPr="005326CB">
        <w:rPr>
          <w:rFonts w:ascii="Verdana" w:eastAsia="MS PMincho" w:hAnsi="Verdana"/>
          <w:sz w:val="20"/>
          <w:szCs w:val="20"/>
        </w:rPr>
        <w:t>of</w:t>
      </w:r>
      <w:r w:rsidRPr="005326CB">
        <w:rPr>
          <w:rFonts w:ascii="Verdana" w:eastAsia="MS PMincho" w:hAnsi="Verdana"/>
          <w:spacing w:val="-4"/>
          <w:sz w:val="20"/>
          <w:szCs w:val="20"/>
        </w:rPr>
        <w:t xml:space="preserve"> </w:t>
      </w:r>
      <w:r w:rsidRPr="005326CB">
        <w:rPr>
          <w:rFonts w:ascii="Verdana" w:eastAsia="MS PMincho" w:hAnsi="Verdana"/>
          <w:w w:val="103"/>
          <w:sz w:val="20"/>
          <w:szCs w:val="20"/>
        </w:rPr>
        <w:t>the</w:t>
      </w:r>
      <w:r w:rsidRPr="005326CB">
        <w:rPr>
          <w:rFonts w:ascii="Verdana" w:eastAsia="MS PMincho" w:hAnsi="Verdana"/>
          <w:spacing w:val="-6"/>
          <w:sz w:val="20"/>
          <w:szCs w:val="20"/>
        </w:rPr>
        <w:t xml:space="preserve"> </w:t>
      </w:r>
      <w:r w:rsidR="00E16F97" w:rsidRPr="005326CB">
        <w:rPr>
          <w:rFonts w:ascii="Verdana" w:eastAsia="MS PMincho" w:hAnsi="Verdana"/>
          <w:spacing w:val="-6"/>
          <w:w w:val="97"/>
          <w:sz w:val="20"/>
          <w:szCs w:val="20"/>
        </w:rPr>
        <w:t>r</w:t>
      </w:r>
      <w:r w:rsidRPr="005326CB">
        <w:rPr>
          <w:rFonts w:ascii="Verdana" w:eastAsia="MS PMincho" w:hAnsi="Verdana"/>
          <w:w w:val="97"/>
          <w:sz w:val="20"/>
          <w:szCs w:val="20"/>
        </w:rPr>
        <w:t>e</w:t>
      </w:r>
      <w:r w:rsidRPr="005326CB">
        <w:rPr>
          <w:rFonts w:ascii="Verdana" w:eastAsia="MS PMincho" w:hAnsi="Verdana"/>
          <w:spacing w:val="-3"/>
          <w:w w:val="97"/>
          <w:sz w:val="20"/>
          <w:szCs w:val="20"/>
        </w:rPr>
        <w:t>c</w:t>
      </w:r>
      <w:r w:rsidRPr="005326CB">
        <w:rPr>
          <w:rFonts w:ascii="Verdana" w:eastAsia="MS PMincho" w:hAnsi="Verdana"/>
          <w:w w:val="97"/>
          <w:sz w:val="20"/>
          <w:szCs w:val="20"/>
        </w:rPr>
        <w:t>o</w:t>
      </w:r>
      <w:r w:rsidRPr="005326CB">
        <w:rPr>
          <w:rFonts w:ascii="Verdana" w:eastAsia="MS PMincho" w:hAnsi="Verdana"/>
          <w:spacing w:val="2"/>
          <w:w w:val="97"/>
          <w:sz w:val="20"/>
          <w:szCs w:val="20"/>
        </w:rPr>
        <w:t>g</w:t>
      </w:r>
      <w:r w:rsidRPr="005326CB">
        <w:rPr>
          <w:rFonts w:ascii="Verdana" w:eastAsia="MS PMincho" w:hAnsi="Verdana"/>
          <w:w w:val="97"/>
          <w:sz w:val="20"/>
          <w:szCs w:val="20"/>
        </w:rPr>
        <w:t>nised</w:t>
      </w:r>
      <w:r w:rsidRPr="005326CB">
        <w:rPr>
          <w:rFonts w:ascii="Verdana" w:eastAsia="MS PMincho" w:hAnsi="Verdana"/>
          <w:spacing w:val="3"/>
          <w:w w:val="97"/>
          <w:sz w:val="20"/>
          <w:szCs w:val="20"/>
        </w:rPr>
        <w:t xml:space="preserve"> </w:t>
      </w:r>
      <w:r w:rsidR="00E16F97" w:rsidRPr="005326CB">
        <w:rPr>
          <w:rFonts w:ascii="Verdana" w:eastAsia="MS PMincho" w:hAnsi="Verdana"/>
          <w:spacing w:val="-28"/>
          <w:w w:val="99"/>
          <w:sz w:val="20"/>
          <w:szCs w:val="20"/>
        </w:rPr>
        <w:t>t</w:t>
      </w:r>
      <w:r w:rsidRPr="005326CB">
        <w:rPr>
          <w:rFonts w:ascii="Verdana" w:eastAsia="MS PMincho" w:hAnsi="Verdana"/>
          <w:spacing w:val="-1"/>
          <w:w w:val="94"/>
          <w:sz w:val="20"/>
          <w:szCs w:val="20"/>
        </w:rPr>
        <w:t>e</w:t>
      </w:r>
      <w:r w:rsidRPr="005326CB">
        <w:rPr>
          <w:rFonts w:ascii="Verdana" w:eastAsia="MS PMincho" w:hAnsi="Verdana"/>
          <w:w w:val="103"/>
          <w:sz w:val="20"/>
          <w:szCs w:val="20"/>
        </w:rPr>
        <w:t>nant</w:t>
      </w:r>
      <w:r w:rsidRPr="005326CB">
        <w:rPr>
          <w:rFonts w:ascii="Verdana" w:eastAsia="MS PMincho" w:hAnsi="Verdana"/>
          <w:spacing w:val="-5"/>
          <w:w w:val="103"/>
          <w:sz w:val="20"/>
          <w:szCs w:val="20"/>
        </w:rPr>
        <w:t>s</w:t>
      </w:r>
      <w:r w:rsidRPr="005326CB">
        <w:rPr>
          <w:rFonts w:ascii="Verdana" w:eastAsia="MS PMincho" w:hAnsi="Verdana"/>
          <w:w w:val="73"/>
          <w:sz w:val="20"/>
          <w:szCs w:val="20"/>
        </w:rPr>
        <w:t>’</w:t>
      </w:r>
      <w:r w:rsidRPr="005326CB">
        <w:rPr>
          <w:rFonts w:ascii="Verdana" w:eastAsia="MS PMincho" w:hAnsi="Verdana"/>
          <w:spacing w:val="-22"/>
          <w:sz w:val="20"/>
          <w:szCs w:val="20"/>
        </w:rPr>
        <w:t xml:space="preserve"> </w:t>
      </w:r>
      <w:r w:rsidR="00E16F97" w:rsidRPr="005326CB">
        <w:rPr>
          <w:rFonts w:ascii="Verdana" w:eastAsia="MS PMincho" w:hAnsi="Verdana"/>
          <w:spacing w:val="-2"/>
          <w:w w:val="97"/>
          <w:sz w:val="20"/>
          <w:szCs w:val="20"/>
        </w:rPr>
        <w:t>a</w:t>
      </w:r>
      <w:r w:rsidRPr="005326CB">
        <w:rPr>
          <w:rFonts w:ascii="Verdana" w:eastAsia="MS PMincho" w:hAnsi="Verdana"/>
          <w:w w:val="97"/>
          <w:sz w:val="20"/>
          <w:szCs w:val="20"/>
        </w:rPr>
        <w:t>ssociation,</w:t>
      </w:r>
      <w:r w:rsidRPr="005326CB">
        <w:rPr>
          <w:rFonts w:ascii="Verdana" w:eastAsia="MS PMincho" w:hAnsi="Verdana"/>
          <w:spacing w:val="-6"/>
          <w:w w:val="97"/>
          <w:sz w:val="20"/>
          <w:szCs w:val="20"/>
        </w:rPr>
        <w:t xml:space="preserve"> </w:t>
      </w:r>
      <w:r w:rsidRPr="005326CB">
        <w:rPr>
          <w:rFonts w:ascii="Verdana" w:eastAsia="MS PMincho" w:hAnsi="Verdana"/>
          <w:sz w:val="20"/>
          <w:szCs w:val="20"/>
        </w:rPr>
        <w:t>and</w:t>
      </w:r>
      <w:r w:rsidRPr="005326CB">
        <w:rPr>
          <w:rFonts w:ascii="Verdana" w:eastAsia="MS PMincho" w:hAnsi="Verdana"/>
          <w:spacing w:val="6"/>
          <w:sz w:val="20"/>
          <w:szCs w:val="20"/>
        </w:rPr>
        <w:t xml:space="preserve"> </w:t>
      </w:r>
      <w:r w:rsidRPr="005326CB">
        <w:rPr>
          <w:rFonts w:ascii="Verdana" w:eastAsia="MS PMincho" w:hAnsi="Verdana"/>
          <w:sz w:val="20"/>
          <w:szCs w:val="20"/>
        </w:rPr>
        <w:t>p</w:t>
      </w:r>
      <w:r w:rsidRPr="005326CB">
        <w:rPr>
          <w:rFonts w:ascii="Verdana" w:eastAsia="MS PMincho" w:hAnsi="Verdana"/>
          <w:spacing w:val="-3"/>
          <w:sz w:val="20"/>
          <w:szCs w:val="20"/>
        </w:rPr>
        <w:t>ro</w:t>
      </w:r>
      <w:r w:rsidRPr="005326CB">
        <w:rPr>
          <w:rFonts w:ascii="Verdana" w:eastAsia="MS PMincho" w:hAnsi="Verdana"/>
          <w:spacing w:val="4"/>
          <w:sz w:val="20"/>
          <w:szCs w:val="20"/>
        </w:rPr>
        <w:t>v</w:t>
      </w:r>
      <w:r w:rsidRPr="005326CB">
        <w:rPr>
          <w:rFonts w:ascii="Verdana" w:eastAsia="MS PMincho" w:hAnsi="Verdana"/>
          <w:sz w:val="20"/>
          <w:szCs w:val="20"/>
        </w:rPr>
        <w:t>ide</w:t>
      </w:r>
      <w:r w:rsidRPr="005326CB">
        <w:rPr>
          <w:rFonts w:ascii="Verdana" w:eastAsia="MS PMincho" w:hAnsi="Verdana"/>
          <w:spacing w:val="-7"/>
          <w:sz w:val="20"/>
          <w:szCs w:val="20"/>
        </w:rPr>
        <w:t xml:space="preserve"> </w:t>
      </w:r>
      <w:r w:rsidRPr="005326CB">
        <w:rPr>
          <w:rFonts w:ascii="Verdana" w:eastAsia="MS PMincho" w:hAnsi="Verdana"/>
          <w:sz w:val="20"/>
          <w:szCs w:val="20"/>
        </w:rPr>
        <w:t>an</w:t>
      </w:r>
      <w:r w:rsidRPr="005326CB">
        <w:rPr>
          <w:rFonts w:ascii="Verdana" w:eastAsia="MS PMincho" w:hAnsi="Verdana"/>
          <w:spacing w:val="2"/>
          <w:sz w:val="20"/>
          <w:szCs w:val="20"/>
        </w:rPr>
        <w:t xml:space="preserve"> </w:t>
      </w:r>
      <w:r w:rsidRPr="005326CB">
        <w:rPr>
          <w:rFonts w:ascii="Verdana" w:eastAsia="MS PMincho" w:hAnsi="Verdana"/>
          <w:spacing w:val="-1"/>
          <w:sz w:val="20"/>
          <w:szCs w:val="20"/>
        </w:rPr>
        <w:t>op</w:t>
      </w:r>
      <w:r w:rsidRPr="005326CB">
        <w:rPr>
          <w:rFonts w:ascii="Verdana" w:eastAsia="MS PMincho" w:hAnsi="Verdana"/>
          <w:sz w:val="20"/>
          <w:szCs w:val="20"/>
        </w:rPr>
        <w:t>po</w:t>
      </w:r>
      <w:r w:rsidRPr="005326CB">
        <w:rPr>
          <w:rFonts w:ascii="Verdana" w:eastAsia="MS PMincho" w:hAnsi="Verdana"/>
          <w:spacing w:val="4"/>
          <w:sz w:val="20"/>
          <w:szCs w:val="20"/>
        </w:rPr>
        <w:t>r</w:t>
      </w:r>
      <w:r w:rsidRPr="005326CB">
        <w:rPr>
          <w:rFonts w:ascii="Verdana" w:eastAsia="MS PMincho" w:hAnsi="Verdana"/>
          <w:sz w:val="20"/>
          <w:szCs w:val="20"/>
        </w:rPr>
        <w:t>tuni</w:t>
      </w:r>
      <w:r w:rsidRPr="005326CB">
        <w:rPr>
          <w:rFonts w:ascii="Verdana" w:eastAsia="MS PMincho" w:hAnsi="Verdana"/>
          <w:spacing w:val="3"/>
          <w:sz w:val="20"/>
          <w:szCs w:val="20"/>
        </w:rPr>
        <w:t>t</w:t>
      </w:r>
      <w:r w:rsidRPr="005326CB">
        <w:rPr>
          <w:rFonts w:ascii="Verdana" w:eastAsia="MS PMincho" w:hAnsi="Verdana"/>
          <w:sz w:val="20"/>
          <w:szCs w:val="20"/>
        </w:rPr>
        <w:t>y</w:t>
      </w:r>
      <w:r w:rsidRPr="005326CB">
        <w:rPr>
          <w:rFonts w:ascii="Verdana" w:eastAsia="MS PMincho" w:hAnsi="Verdana"/>
          <w:spacing w:val="13"/>
          <w:sz w:val="20"/>
          <w:szCs w:val="20"/>
        </w:rPr>
        <w:t xml:space="preserve"> </w:t>
      </w:r>
      <w:r w:rsidRPr="005326CB">
        <w:rPr>
          <w:rFonts w:ascii="Verdana" w:eastAsia="MS PMincho" w:hAnsi="Verdana"/>
          <w:sz w:val="20"/>
          <w:szCs w:val="20"/>
        </w:rPr>
        <w:t>for</w:t>
      </w:r>
      <w:r w:rsidRPr="005326CB">
        <w:rPr>
          <w:rFonts w:ascii="Verdana" w:eastAsia="MS PMincho" w:hAnsi="Verdana"/>
          <w:spacing w:val="2"/>
          <w:sz w:val="20"/>
          <w:szCs w:val="20"/>
        </w:rPr>
        <w:t xml:space="preserve"> th</w:t>
      </w:r>
      <w:r w:rsidRPr="005326CB">
        <w:rPr>
          <w:rFonts w:ascii="Verdana" w:eastAsia="MS PMincho" w:hAnsi="Verdana"/>
          <w:sz w:val="20"/>
          <w:szCs w:val="20"/>
        </w:rPr>
        <w:t xml:space="preserve">e </w:t>
      </w:r>
      <w:r w:rsidRPr="005326CB">
        <w:rPr>
          <w:rFonts w:ascii="Verdana" w:eastAsia="MS PMincho" w:hAnsi="Verdana"/>
          <w:spacing w:val="2"/>
          <w:sz w:val="20"/>
          <w:szCs w:val="20"/>
        </w:rPr>
        <w:t>sec</w:t>
      </w:r>
      <w:r w:rsidRPr="005326CB">
        <w:rPr>
          <w:rFonts w:ascii="Verdana" w:eastAsia="MS PMincho" w:hAnsi="Verdana"/>
          <w:spacing w:val="-1"/>
          <w:sz w:val="20"/>
          <w:szCs w:val="20"/>
        </w:rPr>
        <w:t>r</w:t>
      </w:r>
      <w:r w:rsidRPr="005326CB">
        <w:rPr>
          <w:rFonts w:ascii="Verdana" w:eastAsia="MS PMincho" w:hAnsi="Verdana"/>
          <w:spacing w:val="2"/>
          <w:sz w:val="20"/>
          <w:szCs w:val="20"/>
        </w:rPr>
        <w:t>eta</w:t>
      </w:r>
      <w:r w:rsidRPr="005326CB">
        <w:rPr>
          <w:rFonts w:ascii="Verdana" w:eastAsia="MS PMincho" w:hAnsi="Verdana"/>
          <w:spacing w:val="9"/>
          <w:sz w:val="20"/>
          <w:szCs w:val="20"/>
        </w:rPr>
        <w:t>r</w:t>
      </w:r>
      <w:r w:rsidRPr="005326CB">
        <w:rPr>
          <w:rFonts w:ascii="Verdana" w:eastAsia="MS PMincho" w:hAnsi="Verdana"/>
          <w:sz w:val="20"/>
          <w:szCs w:val="20"/>
        </w:rPr>
        <w:t>y</w:t>
      </w:r>
      <w:r w:rsidRPr="005326CB">
        <w:rPr>
          <w:rFonts w:ascii="Verdana" w:eastAsia="MS PMincho" w:hAnsi="Verdana"/>
          <w:spacing w:val="33"/>
          <w:sz w:val="20"/>
          <w:szCs w:val="20"/>
        </w:rPr>
        <w:t xml:space="preserve"> </w:t>
      </w:r>
      <w:r w:rsidRPr="005326CB">
        <w:rPr>
          <w:rFonts w:ascii="Verdana" w:eastAsia="MS PMincho" w:hAnsi="Verdana"/>
          <w:spacing w:val="2"/>
          <w:sz w:val="20"/>
          <w:szCs w:val="20"/>
        </w:rPr>
        <w:t>o</w:t>
      </w:r>
      <w:r w:rsidRPr="005326CB">
        <w:rPr>
          <w:rFonts w:ascii="Verdana" w:eastAsia="MS PMincho" w:hAnsi="Verdana"/>
          <w:sz w:val="20"/>
          <w:szCs w:val="20"/>
        </w:rPr>
        <w:t>f a</w:t>
      </w:r>
      <w:r w:rsidR="00615983" w:rsidRPr="005326CB">
        <w:rPr>
          <w:rFonts w:ascii="Verdana" w:eastAsia="MS PMincho" w:hAnsi="Verdana"/>
          <w:sz w:val="20"/>
          <w:szCs w:val="20"/>
        </w:rPr>
        <w:t xml:space="preserve"> </w:t>
      </w:r>
      <w:r w:rsidR="00E16F97" w:rsidRPr="005326CB">
        <w:rPr>
          <w:rFonts w:ascii="Verdana" w:eastAsia="MS PMincho" w:hAnsi="Verdana"/>
          <w:spacing w:val="-3"/>
          <w:sz w:val="20"/>
          <w:szCs w:val="20"/>
        </w:rPr>
        <w:t>r</w:t>
      </w:r>
      <w:r w:rsidRPr="005326CB">
        <w:rPr>
          <w:rFonts w:ascii="Verdana" w:eastAsia="MS PMincho" w:hAnsi="Verdana"/>
          <w:spacing w:val="3"/>
          <w:sz w:val="20"/>
          <w:szCs w:val="20"/>
        </w:rPr>
        <w:t>e</w:t>
      </w:r>
      <w:r w:rsidRPr="005326CB">
        <w:rPr>
          <w:rFonts w:ascii="Verdana" w:eastAsia="MS PMincho" w:hAnsi="Verdana"/>
          <w:spacing w:val="-1"/>
          <w:sz w:val="20"/>
          <w:szCs w:val="20"/>
        </w:rPr>
        <w:t>c</w:t>
      </w:r>
      <w:r w:rsidRPr="005326CB">
        <w:rPr>
          <w:rFonts w:ascii="Verdana" w:eastAsia="MS PMincho" w:hAnsi="Verdana"/>
          <w:spacing w:val="3"/>
          <w:sz w:val="20"/>
          <w:szCs w:val="20"/>
        </w:rPr>
        <w:t>o</w:t>
      </w:r>
      <w:r w:rsidRPr="005326CB">
        <w:rPr>
          <w:rFonts w:ascii="Verdana" w:eastAsia="MS PMincho" w:hAnsi="Verdana"/>
          <w:spacing w:val="5"/>
          <w:sz w:val="20"/>
          <w:szCs w:val="20"/>
        </w:rPr>
        <w:t>g</w:t>
      </w:r>
      <w:r w:rsidRPr="005326CB">
        <w:rPr>
          <w:rFonts w:ascii="Verdana" w:eastAsia="MS PMincho" w:hAnsi="Verdana"/>
          <w:spacing w:val="2"/>
          <w:sz w:val="20"/>
          <w:szCs w:val="20"/>
        </w:rPr>
        <w:t>nise</w:t>
      </w:r>
      <w:r w:rsidRPr="005326CB">
        <w:rPr>
          <w:rFonts w:ascii="Verdana" w:eastAsia="MS PMincho" w:hAnsi="Verdana"/>
          <w:sz w:val="20"/>
          <w:szCs w:val="20"/>
        </w:rPr>
        <w:t>d</w:t>
      </w:r>
      <w:r w:rsidR="00E16F97" w:rsidRPr="005326CB">
        <w:rPr>
          <w:rFonts w:ascii="Verdana" w:eastAsia="MS PMincho" w:hAnsi="Verdana"/>
          <w:sz w:val="20"/>
          <w:szCs w:val="20"/>
        </w:rPr>
        <w:t xml:space="preserve"> </w:t>
      </w:r>
      <w:r w:rsidR="00E16F97" w:rsidRPr="005326CB">
        <w:rPr>
          <w:rFonts w:ascii="Verdana" w:eastAsia="MS PMincho" w:hAnsi="Verdana"/>
          <w:spacing w:val="29"/>
          <w:sz w:val="20"/>
          <w:szCs w:val="20"/>
        </w:rPr>
        <w:t>t</w:t>
      </w:r>
      <w:r w:rsidRPr="005326CB">
        <w:rPr>
          <w:rFonts w:ascii="Verdana" w:eastAsia="MS PMincho" w:hAnsi="Verdana"/>
          <w:spacing w:val="1"/>
          <w:w w:val="94"/>
          <w:sz w:val="20"/>
          <w:szCs w:val="20"/>
        </w:rPr>
        <w:t>e</w:t>
      </w:r>
      <w:r w:rsidRPr="005326CB">
        <w:rPr>
          <w:rFonts w:ascii="Verdana" w:eastAsia="MS PMincho" w:hAnsi="Verdana"/>
          <w:spacing w:val="2"/>
          <w:w w:val="103"/>
          <w:sz w:val="20"/>
          <w:szCs w:val="20"/>
        </w:rPr>
        <w:t>nant</w:t>
      </w:r>
      <w:r w:rsidRPr="005326CB">
        <w:rPr>
          <w:rFonts w:ascii="Verdana" w:eastAsia="MS PMincho" w:hAnsi="Verdana"/>
          <w:spacing w:val="-2"/>
          <w:w w:val="103"/>
          <w:sz w:val="20"/>
          <w:szCs w:val="20"/>
        </w:rPr>
        <w:t>s</w:t>
      </w:r>
      <w:r w:rsidRPr="005326CB">
        <w:rPr>
          <w:rFonts w:ascii="Verdana" w:eastAsia="MS PMincho" w:hAnsi="Verdana"/>
          <w:w w:val="73"/>
          <w:sz w:val="20"/>
          <w:szCs w:val="20"/>
        </w:rPr>
        <w:t>’</w:t>
      </w:r>
      <w:r w:rsidRPr="005326CB">
        <w:rPr>
          <w:rFonts w:ascii="Verdana" w:eastAsia="MS PMincho" w:hAnsi="Verdana"/>
          <w:spacing w:val="34"/>
          <w:w w:val="73"/>
          <w:sz w:val="20"/>
          <w:szCs w:val="20"/>
        </w:rPr>
        <w:t xml:space="preserve"> </w:t>
      </w:r>
      <w:r w:rsidR="00E16F97" w:rsidRPr="005326CB">
        <w:rPr>
          <w:rFonts w:ascii="Verdana" w:eastAsia="MS PMincho" w:hAnsi="Verdana"/>
          <w:sz w:val="20"/>
          <w:szCs w:val="20"/>
        </w:rPr>
        <w:t>a</w:t>
      </w:r>
      <w:r w:rsidRPr="005326CB">
        <w:rPr>
          <w:rFonts w:ascii="Verdana" w:eastAsia="MS PMincho" w:hAnsi="Verdana"/>
          <w:spacing w:val="2"/>
          <w:sz w:val="20"/>
          <w:szCs w:val="20"/>
        </w:rPr>
        <w:t>ssociatio</w:t>
      </w:r>
      <w:r w:rsidRPr="005326CB">
        <w:rPr>
          <w:rFonts w:ascii="Verdana" w:eastAsia="MS PMincho" w:hAnsi="Verdana"/>
          <w:sz w:val="20"/>
          <w:szCs w:val="20"/>
        </w:rPr>
        <w:t>n</w:t>
      </w:r>
      <w:r w:rsidRPr="005326CB">
        <w:rPr>
          <w:rFonts w:ascii="Verdana" w:eastAsia="MS PMincho" w:hAnsi="Verdana"/>
          <w:spacing w:val="27"/>
          <w:sz w:val="20"/>
          <w:szCs w:val="20"/>
        </w:rPr>
        <w:t xml:space="preserve"> </w:t>
      </w:r>
      <w:r w:rsidRPr="005326CB">
        <w:rPr>
          <w:rFonts w:ascii="Verdana" w:eastAsia="MS PMincho" w:hAnsi="Verdana"/>
          <w:sz w:val="20"/>
          <w:szCs w:val="20"/>
        </w:rPr>
        <w:t>to</w:t>
      </w:r>
      <w:r w:rsidR="00615983" w:rsidRPr="005326CB">
        <w:rPr>
          <w:rFonts w:ascii="Verdana" w:eastAsia="MS PMincho" w:hAnsi="Verdana"/>
          <w:sz w:val="20"/>
          <w:szCs w:val="20"/>
        </w:rPr>
        <w:t xml:space="preserve"> </w:t>
      </w:r>
      <w:r w:rsidRPr="005326CB">
        <w:rPr>
          <w:rFonts w:ascii="Verdana" w:eastAsia="MS PMincho" w:hAnsi="Verdana"/>
          <w:spacing w:val="2"/>
          <w:sz w:val="20"/>
          <w:szCs w:val="20"/>
        </w:rPr>
        <w:t>inspec</w:t>
      </w:r>
      <w:r w:rsidRPr="005326CB">
        <w:rPr>
          <w:rFonts w:ascii="Verdana" w:eastAsia="MS PMincho" w:hAnsi="Verdana"/>
          <w:sz w:val="20"/>
          <w:szCs w:val="20"/>
        </w:rPr>
        <w:t>t</w:t>
      </w:r>
      <w:r w:rsidR="00615983" w:rsidRPr="005326CB">
        <w:rPr>
          <w:rFonts w:ascii="Verdana" w:eastAsia="MS PMincho" w:hAnsi="Verdana"/>
          <w:sz w:val="20"/>
          <w:szCs w:val="20"/>
        </w:rPr>
        <w:t xml:space="preserve"> </w:t>
      </w:r>
      <w:r w:rsidRPr="005326CB">
        <w:rPr>
          <w:rFonts w:ascii="Verdana" w:eastAsia="MS PMincho" w:hAnsi="Verdana"/>
          <w:spacing w:val="2"/>
          <w:sz w:val="20"/>
          <w:szCs w:val="20"/>
        </w:rPr>
        <w:t>the</w:t>
      </w:r>
      <w:r w:rsidRPr="005326CB">
        <w:rPr>
          <w:rFonts w:ascii="Verdana" w:eastAsia="MS PMincho" w:hAnsi="Verdana"/>
          <w:sz w:val="20"/>
          <w:szCs w:val="20"/>
        </w:rPr>
        <w:t xml:space="preserve"> a</w:t>
      </w:r>
      <w:r w:rsidRPr="005326CB">
        <w:rPr>
          <w:rFonts w:ascii="Verdana" w:eastAsia="MS PMincho" w:hAnsi="Verdana"/>
          <w:spacing w:val="-3"/>
          <w:sz w:val="20"/>
          <w:szCs w:val="20"/>
        </w:rPr>
        <w:t>cc</w:t>
      </w:r>
      <w:r w:rsidRPr="005326CB">
        <w:rPr>
          <w:rFonts w:ascii="Verdana" w:eastAsia="MS PMincho" w:hAnsi="Verdana"/>
          <w:sz w:val="20"/>
          <w:szCs w:val="20"/>
        </w:rPr>
        <w:t>ounts,</w:t>
      </w:r>
      <w:r w:rsidRPr="005326CB">
        <w:rPr>
          <w:rFonts w:ascii="Verdana" w:eastAsia="MS PMincho" w:hAnsi="Verdana"/>
          <w:spacing w:val="5"/>
          <w:sz w:val="20"/>
          <w:szCs w:val="20"/>
        </w:rPr>
        <w:t xml:space="preserve"> </w:t>
      </w:r>
      <w:r w:rsidRPr="005326CB">
        <w:rPr>
          <w:rFonts w:ascii="Verdana" w:eastAsia="MS PMincho" w:hAnsi="Verdana"/>
          <w:spacing w:val="-3"/>
          <w:sz w:val="20"/>
          <w:szCs w:val="20"/>
        </w:rPr>
        <w:t>r</w:t>
      </w:r>
      <w:r w:rsidRPr="005326CB">
        <w:rPr>
          <w:rFonts w:ascii="Verdana" w:eastAsia="MS PMincho" w:hAnsi="Verdana"/>
          <w:sz w:val="20"/>
          <w:szCs w:val="20"/>
        </w:rPr>
        <w:t>e</w:t>
      </w:r>
      <w:r w:rsidRPr="005326CB">
        <w:rPr>
          <w:rFonts w:ascii="Verdana" w:eastAsia="MS PMincho" w:hAnsi="Verdana"/>
          <w:spacing w:val="-3"/>
          <w:sz w:val="20"/>
          <w:szCs w:val="20"/>
        </w:rPr>
        <w:t>c</w:t>
      </w:r>
      <w:r w:rsidRPr="005326CB">
        <w:rPr>
          <w:rFonts w:ascii="Verdana" w:eastAsia="MS PMincho" w:hAnsi="Verdana"/>
          <w:sz w:val="20"/>
          <w:szCs w:val="20"/>
        </w:rPr>
        <w:t>eipts</w:t>
      </w:r>
      <w:r w:rsidRPr="005326CB">
        <w:rPr>
          <w:rFonts w:ascii="Verdana" w:eastAsia="MS PMincho" w:hAnsi="Verdana"/>
          <w:spacing w:val="10"/>
          <w:sz w:val="20"/>
          <w:szCs w:val="20"/>
        </w:rPr>
        <w:t xml:space="preserve"> </w:t>
      </w:r>
      <w:r w:rsidRPr="005326CB">
        <w:rPr>
          <w:rFonts w:ascii="Verdana" w:eastAsia="MS PMincho" w:hAnsi="Verdana"/>
          <w:sz w:val="20"/>
          <w:szCs w:val="20"/>
        </w:rPr>
        <w:t>and</w:t>
      </w:r>
      <w:r w:rsidRPr="005326CB">
        <w:rPr>
          <w:rFonts w:ascii="Verdana" w:eastAsia="MS PMincho" w:hAnsi="Verdana"/>
          <w:spacing w:val="18"/>
          <w:sz w:val="20"/>
          <w:szCs w:val="20"/>
        </w:rPr>
        <w:t xml:space="preserve"> </w:t>
      </w:r>
      <w:r w:rsidRPr="005326CB">
        <w:rPr>
          <w:rFonts w:ascii="Verdana" w:eastAsia="MS PMincho" w:hAnsi="Verdana"/>
          <w:w w:val="104"/>
          <w:sz w:val="20"/>
          <w:szCs w:val="20"/>
        </w:rPr>
        <w:t>other</w:t>
      </w:r>
      <w:r w:rsidRPr="005326CB">
        <w:rPr>
          <w:rFonts w:ascii="Verdana" w:eastAsia="MS PMincho" w:hAnsi="Verdana"/>
          <w:spacing w:val="6"/>
          <w:sz w:val="20"/>
          <w:szCs w:val="20"/>
        </w:rPr>
        <w:t xml:space="preserve"> </w:t>
      </w:r>
      <w:r w:rsidRPr="005326CB">
        <w:rPr>
          <w:rFonts w:ascii="Verdana" w:eastAsia="MS PMincho" w:hAnsi="Verdana"/>
          <w:spacing w:val="-1"/>
          <w:sz w:val="20"/>
          <w:szCs w:val="20"/>
        </w:rPr>
        <w:t>d</w:t>
      </w:r>
      <w:r w:rsidRPr="005326CB">
        <w:rPr>
          <w:rFonts w:ascii="Verdana" w:eastAsia="MS PMincho" w:hAnsi="Verdana"/>
          <w:sz w:val="20"/>
          <w:szCs w:val="20"/>
        </w:rPr>
        <w:t>ocuments</w:t>
      </w:r>
      <w:r w:rsidRPr="005326CB">
        <w:rPr>
          <w:rFonts w:ascii="Verdana" w:eastAsia="MS PMincho" w:hAnsi="Verdana"/>
          <w:spacing w:val="27"/>
          <w:sz w:val="20"/>
          <w:szCs w:val="20"/>
        </w:rPr>
        <w:t xml:space="preserve"> </w:t>
      </w:r>
      <w:r w:rsidRPr="005326CB">
        <w:rPr>
          <w:rFonts w:ascii="Verdana" w:eastAsia="MS PMincho" w:hAnsi="Verdana"/>
          <w:sz w:val="20"/>
          <w:szCs w:val="20"/>
        </w:rPr>
        <w:t>suppo</w:t>
      </w:r>
      <w:r w:rsidRPr="005326CB">
        <w:rPr>
          <w:rFonts w:ascii="Verdana" w:eastAsia="MS PMincho" w:hAnsi="Verdana"/>
          <w:spacing w:val="4"/>
          <w:sz w:val="20"/>
          <w:szCs w:val="20"/>
        </w:rPr>
        <w:t>r</w:t>
      </w:r>
      <w:r w:rsidRPr="005326CB">
        <w:rPr>
          <w:rFonts w:ascii="Verdana" w:eastAsia="MS PMincho" w:hAnsi="Verdana"/>
          <w:sz w:val="20"/>
          <w:szCs w:val="20"/>
        </w:rPr>
        <w:t>ting</w:t>
      </w:r>
      <w:r w:rsidRPr="005326CB">
        <w:rPr>
          <w:rFonts w:ascii="Verdana" w:eastAsia="MS PMincho" w:hAnsi="Verdana"/>
          <w:spacing w:val="28"/>
          <w:sz w:val="20"/>
          <w:szCs w:val="20"/>
        </w:rPr>
        <w:t xml:space="preserve"> </w:t>
      </w:r>
      <w:r w:rsidRPr="005326CB">
        <w:rPr>
          <w:rFonts w:ascii="Verdana" w:eastAsia="MS PMincho" w:hAnsi="Verdana"/>
          <w:sz w:val="20"/>
          <w:szCs w:val="20"/>
        </w:rPr>
        <w:t>the</w:t>
      </w:r>
      <w:r w:rsidRPr="005326CB">
        <w:rPr>
          <w:rFonts w:ascii="Verdana" w:eastAsia="MS PMincho" w:hAnsi="Verdana"/>
          <w:spacing w:val="13"/>
          <w:sz w:val="20"/>
          <w:szCs w:val="20"/>
        </w:rPr>
        <w:t xml:space="preserve"> </w:t>
      </w:r>
      <w:r w:rsidRPr="005326CB">
        <w:rPr>
          <w:rFonts w:ascii="Verdana" w:eastAsia="MS PMincho" w:hAnsi="Verdana"/>
          <w:sz w:val="20"/>
          <w:szCs w:val="20"/>
        </w:rPr>
        <w:t>se</w:t>
      </w:r>
      <w:r w:rsidRPr="005326CB">
        <w:rPr>
          <w:rFonts w:ascii="Verdana" w:eastAsia="MS PMincho" w:hAnsi="Verdana"/>
          <w:spacing w:val="5"/>
          <w:sz w:val="20"/>
          <w:szCs w:val="20"/>
        </w:rPr>
        <w:t>r</w:t>
      </w:r>
      <w:r w:rsidRPr="005326CB">
        <w:rPr>
          <w:rFonts w:ascii="Verdana" w:eastAsia="MS PMincho" w:hAnsi="Verdana"/>
          <w:spacing w:val="4"/>
          <w:sz w:val="20"/>
          <w:szCs w:val="20"/>
        </w:rPr>
        <w:t>v</w:t>
      </w:r>
      <w:r w:rsidRPr="005326CB">
        <w:rPr>
          <w:rFonts w:ascii="Verdana" w:eastAsia="MS PMincho" w:hAnsi="Verdana"/>
          <w:sz w:val="20"/>
          <w:szCs w:val="20"/>
        </w:rPr>
        <w:t>i</w:t>
      </w:r>
      <w:r w:rsidRPr="005326CB">
        <w:rPr>
          <w:rFonts w:ascii="Verdana" w:eastAsia="MS PMincho" w:hAnsi="Verdana"/>
          <w:spacing w:val="-3"/>
          <w:sz w:val="20"/>
          <w:szCs w:val="20"/>
        </w:rPr>
        <w:t>c</w:t>
      </w:r>
      <w:r w:rsidRPr="005326CB">
        <w:rPr>
          <w:rFonts w:ascii="Verdana" w:eastAsia="MS PMincho" w:hAnsi="Verdana"/>
          <w:sz w:val="20"/>
          <w:szCs w:val="20"/>
        </w:rPr>
        <w:t>e</w:t>
      </w:r>
      <w:r w:rsidRPr="005326CB">
        <w:rPr>
          <w:rFonts w:ascii="Verdana" w:eastAsia="MS PMincho" w:hAnsi="Verdana"/>
          <w:spacing w:val="-10"/>
          <w:sz w:val="20"/>
          <w:szCs w:val="20"/>
        </w:rPr>
        <w:t xml:space="preserve"> </w:t>
      </w:r>
      <w:r w:rsidRPr="005326CB">
        <w:rPr>
          <w:rFonts w:ascii="Verdana" w:eastAsia="MS PMincho" w:hAnsi="Verdana"/>
          <w:spacing w:val="-2"/>
          <w:sz w:val="20"/>
          <w:szCs w:val="20"/>
        </w:rPr>
        <w:t>c</w:t>
      </w:r>
      <w:r w:rsidRPr="005326CB">
        <w:rPr>
          <w:rFonts w:ascii="Verdana" w:eastAsia="MS PMincho" w:hAnsi="Verdana"/>
          <w:sz w:val="20"/>
          <w:szCs w:val="20"/>
        </w:rPr>
        <w:t>harge.</w:t>
      </w:r>
      <w:r w:rsidRPr="005326CB">
        <w:rPr>
          <w:rFonts w:ascii="Verdana" w:eastAsia="MS PMincho" w:hAnsi="Verdana"/>
          <w:spacing w:val="-10"/>
          <w:sz w:val="20"/>
          <w:szCs w:val="20"/>
        </w:rPr>
        <w:t xml:space="preserve"> </w:t>
      </w:r>
      <w:r w:rsidRPr="005326CB">
        <w:rPr>
          <w:rFonts w:ascii="Verdana" w:eastAsia="MS PMincho" w:hAnsi="Verdana"/>
          <w:spacing w:val="-27"/>
          <w:w w:val="94"/>
          <w:sz w:val="20"/>
          <w:szCs w:val="20"/>
        </w:rPr>
        <w:t>Y</w:t>
      </w:r>
      <w:r w:rsidRPr="005326CB">
        <w:rPr>
          <w:rFonts w:ascii="Verdana" w:eastAsia="MS PMincho" w:hAnsi="Verdana"/>
          <w:w w:val="94"/>
          <w:sz w:val="20"/>
          <w:szCs w:val="20"/>
        </w:rPr>
        <w:t>ou</w:t>
      </w:r>
      <w:r w:rsidRPr="005326CB">
        <w:rPr>
          <w:rFonts w:ascii="Verdana" w:eastAsia="MS PMincho" w:hAnsi="Verdana"/>
          <w:spacing w:val="15"/>
          <w:w w:val="94"/>
          <w:sz w:val="20"/>
          <w:szCs w:val="20"/>
        </w:rPr>
        <w:t xml:space="preserve"> </w:t>
      </w:r>
      <w:r w:rsidRPr="005326CB">
        <w:rPr>
          <w:rFonts w:ascii="Verdana" w:eastAsia="MS PMincho" w:hAnsi="Verdana"/>
          <w:spacing w:val="-1"/>
          <w:sz w:val="20"/>
          <w:szCs w:val="20"/>
        </w:rPr>
        <w:t>m</w:t>
      </w:r>
      <w:r w:rsidRPr="005326CB">
        <w:rPr>
          <w:rFonts w:ascii="Verdana" w:eastAsia="MS PMincho" w:hAnsi="Verdana"/>
          <w:sz w:val="20"/>
          <w:szCs w:val="20"/>
        </w:rPr>
        <w:t>ust</w:t>
      </w:r>
      <w:r w:rsidRPr="005326CB">
        <w:rPr>
          <w:rFonts w:ascii="Verdana" w:eastAsia="MS PMincho" w:hAnsi="Verdana"/>
          <w:spacing w:val="25"/>
          <w:sz w:val="20"/>
          <w:szCs w:val="20"/>
        </w:rPr>
        <w:t xml:space="preserve"> </w:t>
      </w:r>
      <w:r w:rsidRPr="005326CB">
        <w:rPr>
          <w:rFonts w:ascii="Verdana" w:eastAsia="MS PMincho" w:hAnsi="Verdana"/>
          <w:sz w:val="20"/>
          <w:szCs w:val="20"/>
        </w:rPr>
        <w:t>not</w:t>
      </w:r>
      <w:r w:rsidRPr="005326CB">
        <w:rPr>
          <w:rFonts w:ascii="Verdana" w:eastAsia="MS PMincho" w:hAnsi="Verdana"/>
          <w:spacing w:val="27"/>
          <w:sz w:val="20"/>
          <w:szCs w:val="20"/>
        </w:rPr>
        <w:t xml:space="preserve"> </w:t>
      </w:r>
      <w:r w:rsidRPr="005326CB">
        <w:rPr>
          <w:rFonts w:ascii="Verdana" w:eastAsia="MS PMincho" w:hAnsi="Verdana"/>
          <w:spacing w:val="-2"/>
          <w:sz w:val="20"/>
          <w:szCs w:val="20"/>
        </w:rPr>
        <w:t>c</w:t>
      </w:r>
      <w:r w:rsidRPr="005326CB">
        <w:rPr>
          <w:rFonts w:ascii="Verdana" w:eastAsia="MS PMincho" w:hAnsi="Verdana"/>
          <w:sz w:val="20"/>
          <w:szCs w:val="20"/>
        </w:rPr>
        <w:t>harge</w:t>
      </w:r>
      <w:r w:rsidRPr="005326CB">
        <w:rPr>
          <w:rFonts w:ascii="Verdana" w:eastAsia="MS PMincho" w:hAnsi="Verdana"/>
          <w:spacing w:val="-1"/>
          <w:sz w:val="20"/>
          <w:szCs w:val="20"/>
        </w:rPr>
        <w:t xml:space="preserve"> </w:t>
      </w:r>
      <w:r w:rsidRPr="005326CB">
        <w:rPr>
          <w:rFonts w:ascii="Verdana" w:eastAsia="MS PMincho" w:hAnsi="Verdana"/>
          <w:sz w:val="20"/>
          <w:szCs w:val="20"/>
        </w:rPr>
        <w:t>the</w:t>
      </w:r>
      <w:r w:rsidRPr="005326CB">
        <w:rPr>
          <w:rFonts w:ascii="Verdana" w:eastAsia="MS PMincho" w:hAnsi="Verdana"/>
          <w:spacing w:val="16"/>
          <w:sz w:val="20"/>
          <w:szCs w:val="20"/>
        </w:rPr>
        <w:t xml:space="preserve"> </w:t>
      </w:r>
      <w:r w:rsidRPr="005326CB">
        <w:rPr>
          <w:rFonts w:ascii="Verdana" w:eastAsia="MS PMincho" w:hAnsi="Verdana"/>
          <w:sz w:val="20"/>
          <w:szCs w:val="20"/>
        </w:rPr>
        <w:t>sec</w:t>
      </w:r>
      <w:r w:rsidRPr="005326CB">
        <w:rPr>
          <w:rFonts w:ascii="Verdana" w:eastAsia="MS PMincho" w:hAnsi="Verdana"/>
          <w:spacing w:val="-3"/>
          <w:sz w:val="20"/>
          <w:szCs w:val="20"/>
        </w:rPr>
        <w:t>r</w:t>
      </w:r>
      <w:r w:rsidRPr="005326CB">
        <w:rPr>
          <w:rFonts w:ascii="Verdana" w:eastAsia="MS PMincho" w:hAnsi="Verdana"/>
          <w:sz w:val="20"/>
          <w:szCs w:val="20"/>
        </w:rPr>
        <w:t>eta</w:t>
      </w:r>
      <w:r w:rsidRPr="005326CB">
        <w:rPr>
          <w:rFonts w:ascii="Verdana" w:eastAsia="MS PMincho" w:hAnsi="Verdana"/>
          <w:spacing w:val="7"/>
          <w:sz w:val="20"/>
          <w:szCs w:val="20"/>
        </w:rPr>
        <w:t>r</w:t>
      </w:r>
      <w:r w:rsidRPr="005326CB">
        <w:rPr>
          <w:rFonts w:ascii="Verdana" w:eastAsia="MS PMincho" w:hAnsi="Verdana"/>
          <w:sz w:val="20"/>
          <w:szCs w:val="20"/>
        </w:rPr>
        <w:t>y</w:t>
      </w:r>
      <w:r w:rsidRPr="005326CB">
        <w:rPr>
          <w:rFonts w:ascii="Verdana" w:eastAsia="MS PMincho" w:hAnsi="Verdana"/>
          <w:spacing w:val="-8"/>
          <w:sz w:val="20"/>
          <w:szCs w:val="20"/>
        </w:rPr>
        <w:t xml:space="preserve"> </w:t>
      </w:r>
      <w:r w:rsidRPr="005326CB">
        <w:rPr>
          <w:rFonts w:ascii="Verdana" w:eastAsia="MS PMincho" w:hAnsi="Verdana"/>
          <w:w w:val="101"/>
          <w:sz w:val="20"/>
          <w:szCs w:val="20"/>
        </w:rPr>
        <w:t>for</w:t>
      </w:r>
      <w:r w:rsidRPr="005326CB">
        <w:rPr>
          <w:rFonts w:ascii="Verdana" w:eastAsia="MS PMincho" w:hAnsi="Verdana"/>
          <w:spacing w:val="9"/>
          <w:sz w:val="20"/>
          <w:szCs w:val="20"/>
        </w:rPr>
        <w:t xml:space="preserve"> </w:t>
      </w:r>
      <w:r w:rsidRPr="005326CB">
        <w:rPr>
          <w:rFonts w:ascii="Verdana" w:eastAsia="MS PMincho" w:hAnsi="Verdana"/>
          <w:sz w:val="20"/>
          <w:szCs w:val="20"/>
        </w:rPr>
        <w:t>inspection,</w:t>
      </w:r>
      <w:r w:rsidRPr="005326CB">
        <w:rPr>
          <w:rFonts w:ascii="Verdana" w:eastAsia="MS PMincho" w:hAnsi="Verdana"/>
          <w:spacing w:val="11"/>
          <w:sz w:val="20"/>
          <w:szCs w:val="20"/>
        </w:rPr>
        <w:t xml:space="preserve"> </w:t>
      </w:r>
      <w:r w:rsidRPr="005326CB">
        <w:rPr>
          <w:rFonts w:ascii="Verdana" w:eastAsia="MS PMincho" w:hAnsi="Verdana"/>
          <w:sz w:val="20"/>
          <w:szCs w:val="20"/>
        </w:rPr>
        <w:t>althou</w:t>
      </w:r>
      <w:r w:rsidRPr="005326CB">
        <w:rPr>
          <w:rFonts w:ascii="Verdana" w:eastAsia="MS PMincho" w:hAnsi="Verdana"/>
          <w:spacing w:val="3"/>
          <w:sz w:val="20"/>
          <w:szCs w:val="20"/>
        </w:rPr>
        <w:t>g</w:t>
      </w:r>
      <w:r w:rsidRPr="005326CB">
        <w:rPr>
          <w:rFonts w:ascii="Verdana" w:eastAsia="MS PMincho" w:hAnsi="Verdana"/>
          <w:sz w:val="20"/>
          <w:szCs w:val="20"/>
        </w:rPr>
        <w:t>h</w:t>
      </w:r>
      <w:r w:rsidRPr="005326CB">
        <w:rPr>
          <w:rFonts w:ascii="Verdana" w:eastAsia="MS PMincho" w:hAnsi="Verdana"/>
          <w:spacing w:val="20"/>
          <w:sz w:val="20"/>
          <w:szCs w:val="20"/>
        </w:rPr>
        <w:t xml:space="preserve"> </w:t>
      </w:r>
      <w:r w:rsidRPr="005326CB">
        <w:rPr>
          <w:rFonts w:ascii="Verdana" w:eastAsia="MS PMincho" w:hAnsi="Verdana"/>
          <w:sz w:val="20"/>
          <w:szCs w:val="20"/>
        </w:rPr>
        <w:t>the</w:t>
      </w:r>
      <w:r w:rsidRPr="005326CB">
        <w:rPr>
          <w:rFonts w:ascii="Verdana" w:eastAsia="MS PMincho" w:hAnsi="Verdana"/>
          <w:spacing w:val="16"/>
          <w:sz w:val="20"/>
          <w:szCs w:val="20"/>
        </w:rPr>
        <w:t xml:space="preserve"> </w:t>
      </w:r>
      <w:r w:rsidRPr="005326CB">
        <w:rPr>
          <w:rFonts w:ascii="Verdana" w:eastAsia="MS PMincho" w:hAnsi="Verdana"/>
          <w:spacing w:val="-3"/>
          <w:sz w:val="20"/>
          <w:szCs w:val="20"/>
        </w:rPr>
        <w:t>c</w:t>
      </w:r>
      <w:r w:rsidRPr="005326CB">
        <w:rPr>
          <w:rFonts w:ascii="Verdana" w:eastAsia="MS PMincho" w:hAnsi="Verdana"/>
          <w:sz w:val="20"/>
          <w:szCs w:val="20"/>
        </w:rPr>
        <w:t>ost</w:t>
      </w:r>
      <w:r w:rsidRPr="005326CB">
        <w:rPr>
          <w:rFonts w:ascii="Verdana" w:eastAsia="MS PMincho" w:hAnsi="Verdana"/>
          <w:spacing w:val="6"/>
          <w:sz w:val="20"/>
          <w:szCs w:val="20"/>
        </w:rPr>
        <w:t xml:space="preserve"> </w:t>
      </w:r>
      <w:r w:rsidRPr="005326CB">
        <w:rPr>
          <w:rFonts w:ascii="Verdana" w:eastAsia="MS PMincho" w:hAnsi="Verdana"/>
          <w:sz w:val="20"/>
          <w:szCs w:val="20"/>
        </w:rPr>
        <w:t>of</w:t>
      </w:r>
      <w:r w:rsidRPr="005326CB">
        <w:rPr>
          <w:rFonts w:ascii="Verdana" w:eastAsia="MS PMincho" w:hAnsi="Verdana"/>
          <w:spacing w:val="-5"/>
          <w:sz w:val="20"/>
          <w:szCs w:val="20"/>
        </w:rPr>
        <w:t xml:space="preserve"> </w:t>
      </w: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16"/>
          <w:sz w:val="20"/>
          <w:szCs w:val="20"/>
        </w:rPr>
        <w:t xml:space="preserve"> </w:t>
      </w:r>
      <w:r w:rsidRPr="005326CB">
        <w:rPr>
          <w:rFonts w:ascii="Verdana" w:eastAsia="MS PMincho" w:hAnsi="Verdana"/>
          <w:spacing w:val="2"/>
          <w:sz w:val="20"/>
          <w:szCs w:val="20"/>
        </w:rPr>
        <w:t>inspectio</w:t>
      </w:r>
      <w:r w:rsidRPr="005326CB">
        <w:rPr>
          <w:rFonts w:ascii="Verdana" w:eastAsia="MS PMincho" w:hAnsi="Verdana"/>
          <w:sz w:val="20"/>
          <w:szCs w:val="20"/>
        </w:rPr>
        <w:t>n</w:t>
      </w:r>
      <w:r w:rsidRPr="005326CB">
        <w:rPr>
          <w:rFonts w:ascii="Verdana" w:eastAsia="MS PMincho" w:hAnsi="Verdana"/>
          <w:spacing w:val="18"/>
          <w:sz w:val="20"/>
          <w:szCs w:val="20"/>
        </w:rPr>
        <w:t xml:space="preserve"> </w:t>
      </w:r>
      <w:r w:rsidRPr="005326CB">
        <w:rPr>
          <w:rFonts w:ascii="Verdana" w:eastAsia="MS PMincho" w:hAnsi="Verdana"/>
          <w:spacing w:val="2"/>
          <w:sz w:val="20"/>
          <w:szCs w:val="20"/>
        </w:rPr>
        <w:t>ca</w:t>
      </w:r>
      <w:r w:rsidRPr="005326CB">
        <w:rPr>
          <w:rFonts w:ascii="Verdana" w:eastAsia="MS PMincho" w:hAnsi="Verdana"/>
          <w:sz w:val="20"/>
          <w:szCs w:val="20"/>
        </w:rPr>
        <w:t>n</w:t>
      </w:r>
      <w:r w:rsidRPr="005326CB">
        <w:rPr>
          <w:rFonts w:ascii="Verdana" w:eastAsia="MS PMincho" w:hAnsi="Verdana"/>
          <w:spacing w:val="11"/>
          <w:sz w:val="20"/>
          <w:szCs w:val="20"/>
        </w:rPr>
        <w:t xml:space="preserve"> </w:t>
      </w:r>
      <w:r w:rsidRPr="005326CB">
        <w:rPr>
          <w:rFonts w:ascii="Verdana" w:eastAsia="MS PMincho" w:hAnsi="Verdana"/>
          <w:spacing w:val="2"/>
          <w:sz w:val="20"/>
          <w:szCs w:val="20"/>
        </w:rPr>
        <w:t>b</w:t>
      </w:r>
      <w:r w:rsidRPr="005326CB">
        <w:rPr>
          <w:rFonts w:ascii="Verdana" w:eastAsia="MS PMincho" w:hAnsi="Verdana"/>
          <w:sz w:val="20"/>
          <w:szCs w:val="20"/>
        </w:rPr>
        <w:t>e</w:t>
      </w:r>
      <w:r w:rsidRPr="005326CB">
        <w:rPr>
          <w:rFonts w:ascii="Verdana" w:eastAsia="MS PMincho" w:hAnsi="Verdana"/>
          <w:spacing w:val="10"/>
          <w:sz w:val="20"/>
          <w:szCs w:val="20"/>
        </w:rPr>
        <w:t xml:space="preserve"> </w:t>
      </w:r>
      <w:r w:rsidRPr="005326CB">
        <w:rPr>
          <w:rFonts w:ascii="Verdana" w:eastAsia="MS PMincho" w:hAnsi="Verdana"/>
          <w:spacing w:val="2"/>
          <w:sz w:val="20"/>
          <w:szCs w:val="20"/>
        </w:rPr>
        <w:t>inc</w:t>
      </w:r>
      <w:r w:rsidRPr="005326CB">
        <w:rPr>
          <w:rFonts w:ascii="Verdana" w:eastAsia="MS PMincho" w:hAnsi="Verdana"/>
          <w:spacing w:val="1"/>
          <w:sz w:val="20"/>
          <w:szCs w:val="20"/>
        </w:rPr>
        <w:t>l</w:t>
      </w:r>
      <w:r w:rsidRPr="005326CB">
        <w:rPr>
          <w:rFonts w:ascii="Verdana" w:eastAsia="MS PMincho" w:hAnsi="Verdana"/>
          <w:spacing w:val="2"/>
          <w:sz w:val="20"/>
          <w:szCs w:val="20"/>
        </w:rPr>
        <w:t>ude</w:t>
      </w:r>
      <w:r w:rsidRPr="005326CB">
        <w:rPr>
          <w:rFonts w:ascii="Verdana" w:eastAsia="MS PMincho" w:hAnsi="Verdana"/>
          <w:sz w:val="20"/>
          <w:szCs w:val="20"/>
        </w:rPr>
        <w:t>d</w:t>
      </w:r>
      <w:r w:rsidRPr="005326CB">
        <w:rPr>
          <w:rFonts w:ascii="Verdana" w:eastAsia="MS PMincho" w:hAnsi="Verdana"/>
          <w:spacing w:val="18"/>
          <w:sz w:val="20"/>
          <w:szCs w:val="20"/>
        </w:rPr>
        <w:t xml:space="preserve"> </w:t>
      </w:r>
      <w:r w:rsidRPr="005326CB">
        <w:rPr>
          <w:rFonts w:ascii="Verdana" w:eastAsia="MS PMincho" w:hAnsi="Verdana"/>
          <w:spacing w:val="2"/>
          <w:sz w:val="20"/>
          <w:szCs w:val="20"/>
        </w:rPr>
        <w:t>i</w:t>
      </w:r>
      <w:r w:rsidRPr="005326CB">
        <w:rPr>
          <w:rFonts w:ascii="Verdana" w:eastAsia="MS PMincho" w:hAnsi="Verdana"/>
          <w:sz w:val="20"/>
          <w:szCs w:val="20"/>
        </w:rPr>
        <w:t>n</w:t>
      </w:r>
      <w:r w:rsidRPr="005326CB">
        <w:rPr>
          <w:rFonts w:ascii="Verdana" w:eastAsia="MS PMincho" w:hAnsi="Verdana"/>
          <w:spacing w:val="13"/>
          <w:sz w:val="20"/>
          <w:szCs w:val="20"/>
        </w:rPr>
        <w:t xml:space="preserve"> </w:t>
      </w: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16"/>
          <w:sz w:val="20"/>
          <w:szCs w:val="20"/>
        </w:rPr>
        <w:t xml:space="preserve"> </w:t>
      </w:r>
      <w:r w:rsidRPr="005326CB">
        <w:rPr>
          <w:rFonts w:ascii="Verdana" w:eastAsia="MS PMincho" w:hAnsi="Verdana"/>
          <w:spacing w:val="-1"/>
          <w:sz w:val="20"/>
          <w:szCs w:val="20"/>
        </w:rPr>
        <w:t>c</w:t>
      </w:r>
      <w:r w:rsidRPr="005326CB">
        <w:rPr>
          <w:rFonts w:ascii="Verdana" w:eastAsia="MS PMincho" w:hAnsi="Verdana"/>
          <w:spacing w:val="2"/>
          <w:sz w:val="20"/>
          <w:szCs w:val="20"/>
        </w:rPr>
        <w:t>os</w:t>
      </w:r>
      <w:r w:rsidRPr="005326CB">
        <w:rPr>
          <w:rFonts w:ascii="Verdana" w:eastAsia="MS PMincho" w:hAnsi="Verdana"/>
          <w:sz w:val="20"/>
          <w:szCs w:val="20"/>
        </w:rPr>
        <w:t>t</w:t>
      </w:r>
      <w:r w:rsidRPr="005326CB">
        <w:rPr>
          <w:rFonts w:ascii="Verdana" w:eastAsia="MS PMincho" w:hAnsi="Verdana"/>
          <w:spacing w:val="7"/>
          <w:sz w:val="20"/>
          <w:szCs w:val="20"/>
        </w:rPr>
        <w:t xml:space="preserve"> </w:t>
      </w:r>
      <w:r w:rsidRPr="005326CB">
        <w:rPr>
          <w:rFonts w:ascii="Verdana" w:eastAsia="MS PMincho" w:hAnsi="Verdana"/>
          <w:spacing w:val="2"/>
          <w:sz w:val="20"/>
          <w:szCs w:val="20"/>
        </w:rPr>
        <w:t>o</w:t>
      </w:r>
      <w:r w:rsidRPr="005326CB">
        <w:rPr>
          <w:rFonts w:ascii="Verdana" w:eastAsia="MS PMincho" w:hAnsi="Verdana"/>
          <w:sz w:val="20"/>
          <w:szCs w:val="20"/>
        </w:rPr>
        <w:t>f</w:t>
      </w:r>
      <w:r w:rsidRPr="005326CB">
        <w:rPr>
          <w:rFonts w:ascii="Verdana" w:eastAsia="MS PMincho" w:hAnsi="Verdana"/>
          <w:spacing w:val="18"/>
          <w:sz w:val="20"/>
          <w:szCs w:val="20"/>
        </w:rPr>
        <w:t xml:space="preserve"> </w:t>
      </w:r>
      <w:r w:rsidRPr="005326CB">
        <w:rPr>
          <w:rFonts w:ascii="Verdana" w:eastAsia="MS PMincho" w:hAnsi="Verdana"/>
          <w:spacing w:val="2"/>
          <w:sz w:val="20"/>
          <w:szCs w:val="20"/>
        </w:rPr>
        <w:t>management</w:t>
      </w:r>
      <w:r w:rsidRPr="005326CB">
        <w:rPr>
          <w:rFonts w:ascii="Verdana" w:eastAsia="MS PMincho" w:hAnsi="Verdana"/>
          <w:sz w:val="20"/>
          <w:szCs w:val="20"/>
        </w:rPr>
        <w:t>.</w:t>
      </w:r>
      <w:r w:rsidRPr="005326CB">
        <w:rPr>
          <w:rFonts w:ascii="Verdana" w:eastAsia="MS PMincho" w:hAnsi="Verdana"/>
          <w:spacing w:val="5"/>
          <w:sz w:val="20"/>
          <w:szCs w:val="20"/>
        </w:rPr>
        <w:t xml:space="preserve"> </w:t>
      </w:r>
      <w:r w:rsidRPr="005326CB">
        <w:rPr>
          <w:rFonts w:ascii="Verdana" w:eastAsia="MS PMincho" w:hAnsi="Verdana"/>
          <w:spacing w:val="-24"/>
          <w:w w:val="93"/>
          <w:sz w:val="20"/>
          <w:szCs w:val="20"/>
        </w:rPr>
        <w:t>Y</w:t>
      </w:r>
      <w:r w:rsidRPr="005326CB">
        <w:rPr>
          <w:rFonts w:ascii="Verdana" w:eastAsia="MS PMincho" w:hAnsi="Verdana"/>
          <w:spacing w:val="2"/>
          <w:w w:val="93"/>
          <w:sz w:val="20"/>
          <w:szCs w:val="20"/>
        </w:rPr>
        <w:t>o</w:t>
      </w:r>
      <w:r w:rsidRPr="005326CB">
        <w:rPr>
          <w:rFonts w:ascii="Verdana" w:eastAsia="MS PMincho" w:hAnsi="Verdana"/>
          <w:w w:val="93"/>
          <w:sz w:val="20"/>
          <w:szCs w:val="20"/>
        </w:rPr>
        <w:t>u</w:t>
      </w:r>
      <w:r w:rsidRPr="005326CB">
        <w:rPr>
          <w:rFonts w:ascii="Verdana" w:eastAsia="MS PMincho" w:hAnsi="Verdana"/>
          <w:spacing w:val="16"/>
          <w:w w:val="93"/>
          <w:sz w:val="20"/>
          <w:szCs w:val="20"/>
        </w:rPr>
        <w:t xml:space="preserve"> </w:t>
      </w:r>
      <w:r w:rsidRPr="005326CB">
        <w:rPr>
          <w:rFonts w:ascii="Verdana" w:eastAsia="MS PMincho" w:hAnsi="Verdana"/>
          <w:spacing w:val="1"/>
          <w:sz w:val="20"/>
          <w:szCs w:val="20"/>
        </w:rPr>
        <w:t>m</w:t>
      </w:r>
      <w:r w:rsidRPr="005326CB">
        <w:rPr>
          <w:rFonts w:ascii="Verdana" w:eastAsia="MS PMincho" w:hAnsi="Verdana"/>
          <w:spacing w:val="2"/>
          <w:sz w:val="20"/>
          <w:szCs w:val="20"/>
        </w:rPr>
        <w:t>ust</w:t>
      </w:r>
      <w:r w:rsidRPr="005326CB">
        <w:rPr>
          <w:rFonts w:ascii="Verdana" w:eastAsia="MS PMincho" w:hAnsi="Verdana"/>
          <w:spacing w:val="16"/>
          <w:sz w:val="20"/>
          <w:szCs w:val="20"/>
        </w:rPr>
        <w:t xml:space="preserve"> </w:t>
      </w:r>
      <w:r w:rsidRPr="005326CB">
        <w:rPr>
          <w:rFonts w:ascii="Verdana" w:eastAsia="MS PMincho" w:hAnsi="Verdana"/>
          <w:spacing w:val="1"/>
          <w:sz w:val="20"/>
          <w:szCs w:val="20"/>
        </w:rPr>
        <w:t>all</w:t>
      </w:r>
      <w:r w:rsidRPr="005326CB">
        <w:rPr>
          <w:rFonts w:ascii="Verdana" w:eastAsia="MS PMincho" w:hAnsi="Verdana"/>
          <w:spacing w:val="-3"/>
          <w:sz w:val="20"/>
          <w:szCs w:val="20"/>
        </w:rPr>
        <w:t>o</w:t>
      </w:r>
      <w:r w:rsidRPr="005326CB">
        <w:rPr>
          <w:rFonts w:ascii="Verdana" w:eastAsia="MS PMincho" w:hAnsi="Verdana"/>
          <w:sz w:val="20"/>
          <w:szCs w:val="20"/>
        </w:rPr>
        <w:t>w</w:t>
      </w:r>
      <w:r w:rsidRPr="005326CB">
        <w:rPr>
          <w:rFonts w:ascii="Verdana" w:eastAsia="MS PMincho" w:hAnsi="Verdana"/>
          <w:spacing w:val="-6"/>
          <w:sz w:val="20"/>
          <w:szCs w:val="20"/>
        </w:rPr>
        <w:t xml:space="preserve"> </w:t>
      </w:r>
      <w:r w:rsidRPr="005326CB">
        <w:rPr>
          <w:rFonts w:ascii="Verdana" w:eastAsia="MS PMincho" w:hAnsi="Verdana"/>
          <w:spacing w:val="-2"/>
          <w:sz w:val="20"/>
          <w:szCs w:val="20"/>
        </w:rPr>
        <w:t>c</w:t>
      </w:r>
      <w:r w:rsidRPr="005326CB">
        <w:rPr>
          <w:rFonts w:ascii="Verdana" w:eastAsia="MS PMincho" w:hAnsi="Verdana"/>
          <w:sz w:val="20"/>
          <w:szCs w:val="20"/>
        </w:rPr>
        <w:t>o</w:t>
      </w:r>
      <w:r w:rsidRPr="005326CB">
        <w:rPr>
          <w:rFonts w:ascii="Verdana" w:eastAsia="MS PMincho" w:hAnsi="Verdana"/>
          <w:spacing w:val="1"/>
          <w:sz w:val="20"/>
          <w:szCs w:val="20"/>
        </w:rPr>
        <w:t>pie</w:t>
      </w:r>
      <w:r w:rsidRPr="005326CB">
        <w:rPr>
          <w:rFonts w:ascii="Verdana" w:eastAsia="MS PMincho" w:hAnsi="Verdana"/>
          <w:sz w:val="20"/>
          <w:szCs w:val="20"/>
        </w:rPr>
        <w:t xml:space="preserve">s </w:t>
      </w:r>
      <w:r w:rsidRPr="005326CB">
        <w:rPr>
          <w:rFonts w:ascii="Verdana" w:eastAsia="MS PMincho" w:hAnsi="Verdana"/>
          <w:spacing w:val="1"/>
          <w:sz w:val="20"/>
          <w:szCs w:val="20"/>
        </w:rPr>
        <w:t>o</w:t>
      </w:r>
      <w:r w:rsidRPr="005326CB">
        <w:rPr>
          <w:rFonts w:ascii="Verdana" w:eastAsia="MS PMincho" w:hAnsi="Verdana"/>
          <w:sz w:val="20"/>
          <w:szCs w:val="20"/>
        </w:rPr>
        <w:t>r</w:t>
      </w:r>
      <w:r w:rsidRPr="005326CB">
        <w:rPr>
          <w:rFonts w:ascii="Verdana" w:eastAsia="MS PMincho" w:hAnsi="Verdana"/>
          <w:spacing w:val="16"/>
          <w:sz w:val="20"/>
          <w:szCs w:val="20"/>
        </w:rPr>
        <w:t xml:space="preserve"> </w:t>
      </w:r>
      <w:r w:rsidRPr="005326CB">
        <w:rPr>
          <w:rFonts w:ascii="Verdana" w:eastAsia="MS PMincho" w:hAnsi="Verdana"/>
          <w:spacing w:val="-1"/>
          <w:sz w:val="20"/>
          <w:szCs w:val="20"/>
        </w:rPr>
        <w:t>e</w:t>
      </w:r>
      <w:r w:rsidRPr="005326CB">
        <w:rPr>
          <w:rFonts w:ascii="Verdana" w:eastAsia="MS PMincho" w:hAnsi="Verdana"/>
          <w:spacing w:val="1"/>
          <w:sz w:val="20"/>
          <w:szCs w:val="20"/>
        </w:rPr>
        <w:t>x</w:t>
      </w:r>
      <w:r w:rsidRPr="005326CB">
        <w:rPr>
          <w:rFonts w:ascii="Verdana" w:eastAsia="MS PMincho" w:hAnsi="Verdana"/>
          <w:spacing w:val="2"/>
          <w:sz w:val="20"/>
          <w:szCs w:val="20"/>
        </w:rPr>
        <w:t>t</w:t>
      </w:r>
      <w:r w:rsidRPr="005326CB">
        <w:rPr>
          <w:rFonts w:ascii="Verdana" w:eastAsia="MS PMincho" w:hAnsi="Verdana"/>
          <w:spacing w:val="3"/>
          <w:sz w:val="20"/>
          <w:szCs w:val="20"/>
        </w:rPr>
        <w:t>r</w:t>
      </w:r>
      <w:r w:rsidRPr="005326CB">
        <w:rPr>
          <w:rFonts w:ascii="Verdana" w:eastAsia="MS PMincho" w:hAnsi="Verdana"/>
          <w:spacing w:val="1"/>
          <w:sz w:val="20"/>
          <w:szCs w:val="20"/>
        </w:rPr>
        <w:t>act</w:t>
      </w:r>
      <w:r w:rsidRPr="005326CB">
        <w:rPr>
          <w:rFonts w:ascii="Verdana" w:eastAsia="MS PMincho" w:hAnsi="Verdana"/>
          <w:sz w:val="20"/>
          <w:szCs w:val="20"/>
        </w:rPr>
        <w:t>s</w:t>
      </w:r>
      <w:r w:rsidRPr="005326CB">
        <w:rPr>
          <w:rFonts w:ascii="Verdana" w:eastAsia="MS PMincho" w:hAnsi="Verdana"/>
          <w:spacing w:val="3"/>
          <w:sz w:val="20"/>
          <w:szCs w:val="20"/>
        </w:rPr>
        <w:t xml:space="preserve"> </w:t>
      </w:r>
      <w:r w:rsidRPr="005326CB">
        <w:rPr>
          <w:rFonts w:ascii="Verdana" w:eastAsia="MS PMincho" w:hAnsi="Verdana"/>
          <w:spacing w:val="-1"/>
          <w:sz w:val="20"/>
          <w:szCs w:val="20"/>
        </w:rPr>
        <w:t>t</w:t>
      </w:r>
      <w:r w:rsidRPr="005326CB">
        <w:rPr>
          <w:rFonts w:ascii="Verdana" w:eastAsia="MS PMincho" w:hAnsi="Verdana"/>
          <w:sz w:val="20"/>
          <w:szCs w:val="20"/>
        </w:rPr>
        <w:t>o</w:t>
      </w:r>
      <w:r w:rsidRPr="005326CB">
        <w:rPr>
          <w:rFonts w:ascii="Verdana" w:eastAsia="MS PMincho" w:hAnsi="Verdana"/>
          <w:spacing w:val="19"/>
          <w:sz w:val="20"/>
          <w:szCs w:val="20"/>
        </w:rPr>
        <w:t xml:space="preserve"> </w:t>
      </w:r>
      <w:r w:rsidRPr="005326CB">
        <w:rPr>
          <w:rFonts w:ascii="Verdana" w:eastAsia="MS PMincho" w:hAnsi="Verdana"/>
          <w:spacing w:val="1"/>
          <w:sz w:val="20"/>
          <w:szCs w:val="20"/>
        </w:rPr>
        <w:t>b</w:t>
      </w:r>
      <w:r w:rsidRPr="005326CB">
        <w:rPr>
          <w:rFonts w:ascii="Verdana" w:eastAsia="MS PMincho" w:hAnsi="Verdana"/>
          <w:sz w:val="20"/>
          <w:szCs w:val="20"/>
        </w:rPr>
        <w:t>e</w:t>
      </w:r>
      <w:r w:rsidRPr="005326CB">
        <w:rPr>
          <w:rFonts w:ascii="Verdana" w:eastAsia="MS PMincho" w:hAnsi="Verdana"/>
          <w:spacing w:val="9"/>
          <w:sz w:val="20"/>
          <w:szCs w:val="20"/>
        </w:rPr>
        <w:t xml:space="preserve"> </w:t>
      </w:r>
      <w:r w:rsidRPr="005326CB">
        <w:rPr>
          <w:rFonts w:ascii="Verdana" w:eastAsia="MS PMincho" w:hAnsi="Verdana"/>
          <w:spacing w:val="1"/>
          <w:sz w:val="20"/>
          <w:szCs w:val="20"/>
        </w:rPr>
        <w:t>ta</w:t>
      </w:r>
      <w:r w:rsidRPr="005326CB">
        <w:rPr>
          <w:rFonts w:ascii="Verdana" w:eastAsia="MS PMincho" w:hAnsi="Verdana"/>
          <w:spacing w:val="-3"/>
          <w:sz w:val="20"/>
          <w:szCs w:val="20"/>
        </w:rPr>
        <w:t>k</w:t>
      </w:r>
      <w:r w:rsidRPr="005326CB">
        <w:rPr>
          <w:rFonts w:ascii="Verdana" w:eastAsia="MS PMincho" w:hAnsi="Verdana"/>
          <w:spacing w:val="1"/>
          <w:sz w:val="20"/>
          <w:szCs w:val="20"/>
        </w:rPr>
        <w:t>e</w:t>
      </w:r>
      <w:r w:rsidRPr="005326CB">
        <w:rPr>
          <w:rFonts w:ascii="Verdana" w:eastAsia="MS PMincho" w:hAnsi="Verdana"/>
          <w:sz w:val="20"/>
          <w:szCs w:val="20"/>
        </w:rPr>
        <w:t>n</w:t>
      </w:r>
      <w:r w:rsidRPr="005326CB">
        <w:rPr>
          <w:rFonts w:ascii="Verdana" w:eastAsia="MS PMincho" w:hAnsi="Verdana"/>
          <w:spacing w:val="13"/>
          <w:sz w:val="20"/>
          <w:szCs w:val="20"/>
        </w:rPr>
        <w:t xml:space="preserve"> </w:t>
      </w:r>
      <w:r w:rsidRPr="005326CB">
        <w:rPr>
          <w:rFonts w:ascii="Verdana" w:eastAsia="MS PMincho" w:hAnsi="Verdana"/>
          <w:spacing w:val="1"/>
          <w:sz w:val="20"/>
          <w:szCs w:val="20"/>
        </w:rPr>
        <w:t>f</w:t>
      </w:r>
      <w:r w:rsidRPr="005326CB">
        <w:rPr>
          <w:rFonts w:ascii="Verdana" w:eastAsia="MS PMincho" w:hAnsi="Verdana"/>
          <w:spacing w:val="-2"/>
          <w:sz w:val="20"/>
          <w:szCs w:val="20"/>
        </w:rPr>
        <w:t>r</w:t>
      </w:r>
      <w:r w:rsidRPr="005326CB">
        <w:rPr>
          <w:rFonts w:ascii="Verdana" w:eastAsia="MS PMincho" w:hAnsi="Verdana"/>
          <w:spacing w:val="1"/>
          <w:sz w:val="20"/>
          <w:szCs w:val="20"/>
        </w:rPr>
        <w:t>o</w:t>
      </w:r>
      <w:r w:rsidRPr="005326CB">
        <w:rPr>
          <w:rFonts w:ascii="Verdana" w:eastAsia="MS PMincho" w:hAnsi="Verdana"/>
          <w:sz w:val="20"/>
          <w:szCs w:val="20"/>
        </w:rPr>
        <w:t>m</w:t>
      </w:r>
      <w:r w:rsidRPr="005326CB">
        <w:rPr>
          <w:rFonts w:ascii="Verdana" w:eastAsia="MS PMincho" w:hAnsi="Verdana"/>
          <w:spacing w:val="14"/>
          <w:sz w:val="20"/>
          <w:szCs w:val="20"/>
        </w:rPr>
        <w:t xml:space="preserve"> </w:t>
      </w:r>
      <w:r w:rsidRPr="005326CB">
        <w:rPr>
          <w:rFonts w:ascii="Verdana" w:eastAsia="MS PMincho" w:hAnsi="Verdana"/>
          <w:spacing w:val="1"/>
          <w:sz w:val="20"/>
          <w:szCs w:val="20"/>
        </w:rPr>
        <w:t>a</w:t>
      </w:r>
      <w:r w:rsidRPr="005326CB">
        <w:rPr>
          <w:rFonts w:ascii="Verdana" w:eastAsia="MS PMincho" w:hAnsi="Verdana"/>
          <w:spacing w:val="-4"/>
          <w:sz w:val="20"/>
          <w:szCs w:val="20"/>
        </w:rPr>
        <w:t>n</w:t>
      </w:r>
      <w:r w:rsidRPr="005326CB">
        <w:rPr>
          <w:rFonts w:ascii="Verdana" w:eastAsia="MS PMincho" w:hAnsi="Verdana"/>
          <w:sz w:val="20"/>
          <w:szCs w:val="20"/>
        </w:rPr>
        <w:t>y</w:t>
      </w:r>
      <w:r w:rsidRPr="005326CB">
        <w:rPr>
          <w:rFonts w:ascii="Verdana" w:eastAsia="MS PMincho" w:hAnsi="Verdana"/>
          <w:spacing w:val="3"/>
          <w:sz w:val="20"/>
          <w:szCs w:val="20"/>
        </w:rPr>
        <w:t xml:space="preserve"> </w:t>
      </w:r>
      <w:r w:rsidRPr="005326CB">
        <w:rPr>
          <w:rFonts w:ascii="Verdana" w:eastAsia="MS PMincho" w:hAnsi="Verdana"/>
          <w:w w:val="105"/>
          <w:sz w:val="20"/>
          <w:szCs w:val="20"/>
        </w:rPr>
        <w:t>d</w:t>
      </w:r>
      <w:r w:rsidRPr="005326CB">
        <w:rPr>
          <w:rFonts w:ascii="Verdana" w:eastAsia="MS PMincho" w:hAnsi="Verdana"/>
          <w:spacing w:val="2"/>
          <w:w w:val="103"/>
          <w:sz w:val="20"/>
          <w:szCs w:val="20"/>
        </w:rPr>
        <w:t>o</w:t>
      </w:r>
      <w:r w:rsidRPr="005326CB">
        <w:rPr>
          <w:rFonts w:ascii="Verdana" w:eastAsia="MS PMincho" w:hAnsi="Verdana"/>
          <w:spacing w:val="1"/>
          <w:w w:val="103"/>
          <w:sz w:val="20"/>
          <w:szCs w:val="20"/>
        </w:rPr>
        <w:t>cument</w:t>
      </w:r>
      <w:r w:rsidRPr="005326CB">
        <w:rPr>
          <w:rFonts w:ascii="Verdana" w:eastAsia="MS PMincho" w:hAnsi="Verdana"/>
          <w:w w:val="103"/>
          <w:sz w:val="20"/>
          <w:szCs w:val="20"/>
        </w:rPr>
        <w:t>,</w:t>
      </w:r>
      <w:r w:rsidRPr="005326CB">
        <w:rPr>
          <w:rFonts w:ascii="Verdana" w:eastAsia="MS PMincho" w:hAnsi="Verdana"/>
          <w:spacing w:val="3"/>
          <w:sz w:val="20"/>
          <w:szCs w:val="20"/>
        </w:rPr>
        <w:t xml:space="preserve"> </w:t>
      </w:r>
      <w:r w:rsidRPr="005326CB">
        <w:rPr>
          <w:rFonts w:ascii="Verdana" w:eastAsia="MS PMincho" w:hAnsi="Verdana"/>
          <w:spacing w:val="1"/>
          <w:sz w:val="20"/>
          <w:szCs w:val="20"/>
        </w:rPr>
        <w:t>althou</w:t>
      </w:r>
      <w:r w:rsidRPr="005326CB">
        <w:rPr>
          <w:rFonts w:ascii="Verdana" w:eastAsia="MS PMincho" w:hAnsi="Verdana"/>
          <w:spacing w:val="4"/>
          <w:sz w:val="20"/>
          <w:szCs w:val="20"/>
        </w:rPr>
        <w:t>g</w:t>
      </w:r>
      <w:r w:rsidRPr="005326CB">
        <w:rPr>
          <w:rFonts w:ascii="Verdana" w:eastAsia="MS PMincho" w:hAnsi="Verdana"/>
          <w:sz w:val="20"/>
          <w:szCs w:val="20"/>
        </w:rPr>
        <w:t>h</w:t>
      </w:r>
      <w:r w:rsidRPr="005326CB">
        <w:rPr>
          <w:rFonts w:ascii="Verdana" w:eastAsia="MS PMincho" w:hAnsi="Verdana"/>
          <w:spacing w:val="21"/>
          <w:sz w:val="20"/>
          <w:szCs w:val="20"/>
        </w:rPr>
        <w:t xml:space="preserve"> </w:t>
      </w:r>
      <w:r w:rsidRPr="005326CB">
        <w:rPr>
          <w:rFonts w:ascii="Verdana" w:eastAsia="MS PMincho" w:hAnsi="Verdana"/>
          <w:spacing w:val="1"/>
          <w:sz w:val="20"/>
          <w:szCs w:val="20"/>
        </w:rPr>
        <w:t>for</w:t>
      </w:r>
      <w:r w:rsidRPr="005326CB">
        <w:rPr>
          <w:rFonts w:ascii="Verdana" w:eastAsia="MS PMincho" w:hAnsi="Verdana"/>
          <w:spacing w:val="2"/>
          <w:sz w:val="20"/>
          <w:szCs w:val="20"/>
        </w:rPr>
        <w:t xml:space="preserve"> </w:t>
      </w:r>
      <w:r w:rsidRPr="005326CB">
        <w:rPr>
          <w:rFonts w:ascii="Verdana" w:eastAsia="MS PMincho" w:hAnsi="Verdana"/>
          <w:sz w:val="20"/>
          <w:szCs w:val="20"/>
        </w:rPr>
        <w:t>this</w:t>
      </w:r>
      <w:r w:rsidRPr="005326CB">
        <w:rPr>
          <w:rFonts w:ascii="Verdana" w:eastAsia="MS PMincho" w:hAnsi="Verdana"/>
          <w:spacing w:val="-5"/>
          <w:sz w:val="20"/>
          <w:szCs w:val="20"/>
        </w:rPr>
        <w:t xml:space="preserve"> </w:t>
      </w:r>
      <w:r w:rsidRPr="005326CB">
        <w:rPr>
          <w:rFonts w:ascii="Verdana" w:eastAsia="MS PMincho" w:hAnsi="Verdana"/>
          <w:w w:val="97"/>
          <w:sz w:val="20"/>
          <w:szCs w:val="20"/>
        </w:rPr>
        <w:t>se</w:t>
      </w:r>
      <w:r w:rsidRPr="005326CB">
        <w:rPr>
          <w:rFonts w:ascii="Verdana" w:eastAsia="MS PMincho" w:hAnsi="Verdana"/>
          <w:spacing w:val="5"/>
          <w:w w:val="97"/>
          <w:sz w:val="20"/>
          <w:szCs w:val="20"/>
        </w:rPr>
        <w:t>r</w:t>
      </w:r>
      <w:r w:rsidRPr="005326CB">
        <w:rPr>
          <w:rFonts w:ascii="Verdana" w:eastAsia="MS PMincho" w:hAnsi="Verdana"/>
          <w:spacing w:val="4"/>
          <w:w w:val="97"/>
          <w:sz w:val="20"/>
          <w:szCs w:val="20"/>
        </w:rPr>
        <w:t>v</w:t>
      </w:r>
      <w:r w:rsidRPr="005326CB">
        <w:rPr>
          <w:rFonts w:ascii="Verdana" w:eastAsia="MS PMincho" w:hAnsi="Verdana"/>
          <w:w w:val="97"/>
          <w:sz w:val="20"/>
          <w:szCs w:val="20"/>
        </w:rPr>
        <w:t>i</w:t>
      </w:r>
      <w:r w:rsidRPr="005326CB">
        <w:rPr>
          <w:rFonts w:ascii="Verdana" w:eastAsia="MS PMincho" w:hAnsi="Verdana"/>
          <w:spacing w:val="-3"/>
          <w:w w:val="97"/>
          <w:sz w:val="20"/>
          <w:szCs w:val="20"/>
        </w:rPr>
        <w:t>c</w:t>
      </w:r>
      <w:r w:rsidRPr="005326CB">
        <w:rPr>
          <w:rFonts w:ascii="Verdana" w:eastAsia="MS PMincho" w:hAnsi="Verdana"/>
          <w:w w:val="97"/>
          <w:sz w:val="20"/>
          <w:szCs w:val="20"/>
        </w:rPr>
        <w:t>e</w:t>
      </w:r>
      <w:r w:rsidRPr="005326CB">
        <w:rPr>
          <w:rFonts w:ascii="Verdana" w:eastAsia="MS PMincho" w:hAnsi="Verdana"/>
          <w:spacing w:val="-2"/>
          <w:w w:val="97"/>
          <w:sz w:val="20"/>
          <w:szCs w:val="20"/>
        </w:rPr>
        <w:t xml:space="preserve"> </w:t>
      </w:r>
      <w:r w:rsidRPr="005326CB">
        <w:rPr>
          <w:rFonts w:ascii="Verdana" w:eastAsia="MS PMincho" w:hAnsi="Verdana"/>
          <w:spacing w:val="-4"/>
          <w:sz w:val="20"/>
          <w:szCs w:val="20"/>
        </w:rPr>
        <w:t>y</w:t>
      </w:r>
      <w:r w:rsidRPr="005326CB">
        <w:rPr>
          <w:rFonts w:ascii="Verdana" w:eastAsia="MS PMincho" w:hAnsi="Verdana"/>
          <w:sz w:val="20"/>
          <w:szCs w:val="20"/>
        </w:rPr>
        <w:t>ou</w:t>
      </w:r>
      <w:r w:rsidRPr="005326CB">
        <w:rPr>
          <w:rFonts w:ascii="Verdana" w:eastAsia="MS PMincho" w:hAnsi="Verdana"/>
          <w:spacing w:val="-6"/>
          <w:sz w:val="20"/>
          <w:szCs w:val="20"/>
        </w:rPr>
        <w:t xml:space="preserve"> </w:t>
      </w:r>
      <w:r w:rsidRPr="005326CB">
        <w:rPr>
          <w:rFonts w:ascii="Verdana" w:eastAsia="MS PMincho" w:hAnsi="Verdana"/>
          <w:sz w:val="20"/>
          <w:szCs w:val="20"/>
        </w:rPr>
        <w:t>can</w:t>
      </w:r>
      <w:r w:rsidRPr="005326CB">
        <w:rPr>
          <w:rFonts w:ascii="Verdana" w:eastAsia="MS PMincho" w:hAnsi="Verdana"/>
          <w:spacing w:val="-5"/>
          <w:sz w:val="20"/>
          <w:szCs w:val="20"/>
        </w:rPr>
        <w:t xml:space="preserve"> </w:t>
      </w:r>
      <w:r w:rsidRPr="005326CB">
        <w:rPr>
          <w:rFonts w:ascii="Verdana" w:eastAsia="MS PMincho" w:hAnsi="Verdana"/>
          <w:w w:val="93"/>
          <w:sz w:val="20"/>
          <w:szCs w:val="20"/>
        </w:rPr>
        <w:t>l</w:t>
      </w:r>
      <w:r w:rsidRPr="005326CB">
        <w:rPr>
          <w:rFonts w:ascii="Verdana" w:eastAsia="MS PMincho" w:hAnsi="Verdana"/>
          <w:spacing w:val="1"/>
          <w:w w:val="93"/>
          <w:sz w:val="20"/>
          <w:szCs w:val="20"/>
        </w:rPr>
        <w:t>e</w:t>
      </w:r>
      <w:r w:rsidRPr="005326CB">
        <w:rPr>
          <w:rFonts w:ascii="Verdana" w:eastAsia="MS PMincho" w:hAnsi="Verdana"/>
          <w:w w:val="93"/>
          <w:sz w:val="20"/>
          <w:szCs w:val="20"/>
        </w:rPr>
        <w:t>vy</w:t>
      </w:r>
      <w:r w:rsidRPr="005326CB">
        <w:rPr>
          <w:rFonts w:ascii="Verdana" w:eastAsia="MS PMincho" w:hAnsi="Verdana"/>
          <w:spacing w:val="-1"/>
          <w:w w:val="93"/>
          <w:sz w:val="20"/>
          <w:szCs w:val="20"/>
        </w:rPr>
        <w:t xml:space="preserve"> </w:t>
      </w:r>
      <w:r w:rsidRPr="005326CB">
        <w:rPr>
          <w:rFonts w:ascii="Verdana" w:eastAsia="MS PMincho" w:hAnsi="Verdana"/>
          <w:sz w:val="20"/>
          <w:szCs w:val="20"/>
        </w:rPr>
        <w:t>a</w:t>
      </w:r>
      <w:r w:rsidRPr="005326CB">
        <w:rPr>
          <w:rFonts w:ascii="Verdana" w:eastAsia="MS PMincho" w:hAnsi="Verdana"/>
          <w:spacing w:val="-7"/>
          <w:sz w:val="20"/>
          <w:szCs w:val="20"/>
        </w:rPr>
        <w:t xml:space="preserve"> </w:t>
      </w:r>
      <w:r w:rsidRPr="005326CB">
        <w:rPr>
          <w:rFonts w:ascii="Verdana" w:eastAsia="MS PMincho" w:hAnsi="Verdana"/>
          <w:spacing w:val="-3"/>
          <w:sz w:val="20"/>
          <w:szCs w:val="20"/>
        </w:rPr>
        <w:t>r</w:t>
      </w:r>
      <w:r w:rsidRPr="005326CB">
        <w:rPr>
          <w:rFonts w:ascii="Verdana" w:eastAsia="MS PMincho" w:hAnsi="Verdana"/>
          <w:sz w:val="20"/>
          <w:szCs w:val="20"/>
        </w:rPr>
        <w:t>easonable</w:t>
      </w:r>
      <w:r w:rsidRPr="005326CB">
        <w:rPr>
          <w:rFonts w:ascii="Verdana" w:eastAsia="MS PMincho" w:hAnsi="Verdana"/>
          <w:spacing w:val="-11"/>
          <w:sz w:val="20"/>
          <w:szCs w:val="20"/>
        </w:rPr>
        <w:t xml:space="preserve"> </w:t>
      </w:r>
      <w:r w:rsidRPr="005326CB">
        <w:rPr>
          <w:rFonts w:ascii="Verdana" w:eastAsia="MS PMincho" w:hAnsi="Verdana"/>
          <w:spacing w:val="-2"/>
          <w:sz w:val="20"/>
          <w:szCs w:val="20"/>
        </w:rPr>
        <w:t>c</w:t>
      </w:r>
      <w:r w:rsidRPr="005326CB">
        <w:rPr>
          <w:rFonts w:ascii="Verdana" w:eastAsia="MS PMincho" w:hAnsi="Verdana"/>
          <w:sz w:val="20"/>
          <w:szCs w:val="20"/>
        </w:rPr>
        <w:t>harge.</w:t>
      </w:r>
    </w:p>
    <w:p w14:paraId="4C72892B" w14:textId="77777777" w:rsidR="00CF6234" w:rsidRPr="005326CB" w:rsidRDefault="00CF6234" w:rsidP="00220C25">
      <w:pPr>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D936A2" w:rsidRPr="005326CB" w14:paraId="18BD22E8" w14:textId="77777777" w:rsidTr="00D936A2">
        <w:tc>
          <w:tcPr>
            <w:tcW w:w="9242" w:type="dxa"/>
          </w:tcPr>
          <w:p w14:paraId="610505D2" w14:textId="77777777" w:rsidR="00D936A2" w:rsidRPr="005326CB" w:rsidRDefault="005326CB" w:rsidP="00220C25">
            <w:pPr>
              <w:rPr>
                <w:rFonts w:ascii="Verdana" w:eastAsia="MS PMincho" w:hAnsi="Verdana"/>
                <w:i/>
                <w:sz w:val="20"/>
                <w:szCs w:val="20"/>
              </w:rPr>
            </w:pPr>
            <w:r>
              <w:rPr>
                <w:rFonts w:ascii="Verdana" w:eastAsia="MS PMincho" w:hAnsi="Verdana"/>
                <w:i/>
                <w:sz w:val="20"/>
                <w:szCs w:val="20"/>
              </w:rPr>
              <w:t>s</w:t>
            </w:r>
            <w:r w:rsidR="00B4554B" w:rsidRPr="005326CB">
              <w:rPr>
                <w:rFonts w:ascii="Verdana" w:eastAsia="MS PMincho" w:hAnsi="Verdana"/>
                <w:i/>
                <w:sz w:val="20"/>
                <w:szCs w:val="20"/>
              </w:rPr>
              <w:t>s</w:t>
            </w:r>
            <w:r>
              <w:rPr>
                <w:rFonts w:ascii="Verdana" w:eastAsia="MS PMincho" w:hAnsi="Verdana"/>
                <w:i/>
                <w:sz w:val="20"/>
                <w:szCs w:val="20"/>
              </w:rPr>
              <w:t>.</w:t>
            </w:r>
            <w:r w:rsidR="00FE433B" w:rsidRPr="005326CB">
              <w:rPr>
                <w:rFonts w:ascii="Verdana" w:eastAsia="MS PMincho" w:hAnsi="Verdana"/>
                <w:i/>
                <w:sz w:val="20"/>
                <w:szCs w:val="20"/>
              </w:rPr>
              <w:t>21</w:t>
            </w:r>
            <w:r w:rsidR="00B4554B" w:rsidRPr="005326CB">
              <w:rPr>
                <w:rFonts w:ascii="Verdana" w:eastAsia="MS PMincho" w:hAnsi="Verdana"/>
                <w:i/>
                <w:sz w:val="20"/>
                <w:szCs w:val="20"/>
              </w:rPr>
              <w:t xml:space="preserve"> and 22</w:t>
            </w:r>
            <w:r w:rsidR="00D936A2" w:rsidRPr="005326CB">
              <w:rPr>
                <w:rFonts w:ascii="Verdana" w:eastAsia="MS PMincho" w:hAnsi="Verdana"/>
                <w:i/>
                <w:sz w:val="20"/>
                <w:szCs w:val="20"/>
              </w:rPr>
              <w:t xml:space="preserve"> Landlord and Tenant Act 1985</w:t>
            </w:r>
          </w:p>
        </w:tc>
      </w:tr>
    </w:tbl>
    <w:p w14:paraId="2AF0DB0D" w14:textId="77777777" w:rsidR="00D936A2" w:rsidRPr="005326CB" w:rsidRDefault="00D936A2" w:rsidP="00220C25">
      <w:pPr>
        <w:rPr>
          <w:rFonts w:ascii="Verdana" w:eastAsia="MS PMincho" w:hAnsi="Verdana"/>
          <w:sz w:val="20"/>
          <w:szCs w:val="20"/>
        </w:rPr>
      </w:pPr>
    </w:p>
    <w:p w14:paraId="7510411C" w14:textId="77777777" w:rsidR="00CF6234" w:rsidRPr="005326CB" w:rsidRDefault="00CF6234" w:rsidP="00220C25">
      <w:pPr>
        <w:rPr>
          <w:rFonts w:ascii="Verdana" w:eastAsia="MS PMincho" w:hAnsi="Verdana"/>
          <w:sz w:val="20"/>
          <w:szCs w:val="20"/>
        </w:rPr>
      </w:pPr>
      <w:r w:rsidRPr="005326CB">
        <w:rPr>
          <w:rFonts w:ascii="Verdana" w:eastAsia="MS PMincho" w:hAnsi="Verdana"/>
          <w:spacing w:val="-3"/>
          <w:sz w:val="20"/>
          <w:szCs w:val="20"/>
        </w:rPr>
        <w:t>R</w:t>
      </w:r>
      <w:r w:rsidRPr="005326CB">
        <w:rPr>
          <w:rFonts w:ascii="Verdana" w:eastAsia="MS PMincho" w:hAnsi="Verdana"/>
          <w:spacing w:val="3"/>
          <w:sz w:val="20"/>
          <w:szCs w:val="20"/>
        </w:rPr>
        <w:t>e</w:t>
      </w:r>
      <w:r w:rsidRPr="005326CB">
        <w:rPr>
          <w:rFonts w:ascii="Verdana" w:eastAsia="MS PMincho" w:hAnsi="Verdana"/>
          <w:spacing w:val="-1"/>
          <w:sz w:val="20"/>
          <w:szCs w:val="20"/>
        </w:rPr>
        <w:t>c</w:t>
      </w:r>
      <w:r w:rsidRPr="005326CB">
        <w:rPr>
          <w:rFonts w:ascii="Verdana" w:eastAsia="MS PMincho" w:hAnsi="Verdana"/>
          <w:spacing w:val="3"/>
          <w:sz w:val="20"/>
          <w:szCs w:val="20"/>
        </w:rPr>
        <w:t>o</w:t>
      </w:r>
      <w:r w:rsidRPr="005326CB">
        <w:rPr>
          <w:rFonts w:ascii="Verdana" w:eastAsia="MS PMincho" w:hAnsi="Verdana"/>
          <w:spacing w:val="5"/>
          <w:sz w:val="20"/>
          <w:szCs w:val="20"/>
        </w:rPr>
        <w:t>g</w:t>
      </w:r>
      <w:r w:rsidRPr="005326CB">
        <w:rPr>
          <w:rFonts w:ascii="Verdana" w:eastAsia="MS PMincho" w:hAnsi="Verdana"/>
          <w:spacing w:val="2"/>
          <w:sz w:val="20"/>
          <w:szCs w:val="20"/>
        </w:rPr>
        <w:t>nise</w:t>
      </w:r>
      <w:r w:rsidRPr="005326CB">
        <w:rPr>
          <w:rFonts w:ascii="Verdana" w:eastAsia="MS PMincho" w:hAnsi="Verdana"/>
          <w:sz w:val="20"/>
          <w:szCs w:val="20"/>
        </w:rPr>
        <w:t>d</w:t>
      </w:r>
      <w:r w:rsidRPr="005326CB">
        <w:rPr>
          <w:rFonts w:ascii="Verdana" w:eastAsia="MS PMincho" w:hAnsi="Verdana"/>
          <w:spacing w:val="31"/>
          <w:sz w:val="20"/>
          <w:szCs w:val="20"/>
        </w:rPr>
        <w:t xml:space="preserve"> </w:t>
      </w:r>
      <w:r w:rsidR="00E16F97" w:rsidRPr="005326CB">
        <w:rPr>
          <w:rFonts w:ascii="Verdana" w:eastAsia="MS PMincho" w:hAnsi="Verdana"/>
          <w:spacing w:val="-26"/>
          <w:w w:val="99"/>
          <w:sz w:val="20"/>
          <w:szCs w:val="20"/>
        </w:rPr>
        <w:t>t</w:t>
      </w:r>
      <w:r w:rsidRPr="005326CB">
        <w:rPr>
          <w:rFonts w:ascii="Verdana" w:eastAsia="MS PMincho" w:hAnsi="Verdana"/>
          <w:spacing w:val="1"/>
          <w:w w:val="94"/>
          <w:sz w:val="20"/>
          <w:szCs w:val="20"/>
        </w:rPr>
        <w:t>e</w:t>
      </w:r>
      <w:r w:rsidRPr="005326CB">
        <w:rPr>
          <w:rFonts w:ascii="Verdana" w:eastAsia="MS PMincho" w:hAnsi="Verdana"/>
          <w:spacing w:val="2"/>
          <w:w w:val="103"/>
          <w:sz w:val="20"/>
          <w:szCs w:val="20"/>
        </w:rPr>
        <w:t>nant</w:t>
      </w:r>
      <w:r w:rsidRPr="005326CB">
        <w:rPr>
          <w:rFonts w:ascii="Verdana" w:eastAsia="MS PMincho" w:hAnsi="Verdana"/>
          <w:spacing w:val="-2"/>
          <w:w w:val="103"/>
          <w:sz w:val="20"/>
          <w:szCs w:val="20"/>
        </w:rPr>
        <w:t>s</w:t>
      </w:r>
      <w:r w:rsidRPr="005326CB">
        <w:rPr>
          <w:rFonts w:ascii="Verdana" w:eastAsia="MS PMincho" w:hAnsi="Verdana"/>
          <w:w w:val="73"/>
          <w:sz w:val="20"/>
          <w:szCs w:val="20"/>
        </w:rPr>
        <w:t>’</w:t>
      </w:r>
      <w:r w:rsidRPr="005326CB">
        <w:rPr>
          <w:rFonts w:ascii="Verdana" w:eastAsia="MS PMincho" w:hAnsi="Verdana"/>
          <w:sz w:val="20"/>
          <w:szCs w:val="20"/>
        </w:rPr>
        <w:t xml:space="preserve"> </w:t>
      </w:r>
      <w:r w:rsidR="00E16F97" w:rsidRPr="005326CB">
        <w:rPr>
          <w:rFonts w:ascii="Verdana" w:eastAsia="MS PMincho" w:hAnsi="Verdana"/>
          <w:spacing w:val="-14"/>
          <w:sz w:val="20"/>
          <w:szCs w:val="20"/>
        </w:rPr>
        <w:t>a</w:t>
      </w:r>
      <w:r w:rsidRPr="005326CB">
        <w:rPr>
          <w:rFonts w:ascii="Verdana" w:eastAsia="MS PMincho" w:hAnsi="Verdana"/>
          <w:spacing w:val="2"/>
          <w:sz w:val="20"/>
          <w:szCs w:val="20"/>
        </w:rPr>
        <w:t>ssociation</w:t>
      </w:r>
      <w:r w:rsidRPr="005326CB">
        <w:rPr>
          <w:rFonts w:ascii="Verdana" w:eastAsia="MS PMincho" w:hAnsi="Verdana"/>
          <w:sz w:val="20"/>
          <w:szCs w:val="20"/>
        </w:rPr>
        <w:t>s</w:t>
      </w:r>
      <w:r w:rsidRPr="005326CB">
        <w:rPr>
          <w:rFonts w:ascii="Verdana" w:eastAsia="MS PMincho" w:hAnsi="Verdana"/>
          <w:spacing w:val="20"/>
          <w:sz w:val="20"/>
          <w:szCs w:val="20"/>
        </w:rPr>
        <w:t xml:space="preserve"> </w:t>
      </w:r>
      <w:r w:rsidRPr="005326CB">
        <w:rPr>
          <w:rFonts w:ascii="Verdana" w:eastAsia="MS PMincho" w:hAnsi="Verdana"/>
          <w:spacing w:val="2"/>
          <w:sz w:val="20"/>
          <w:szCs w:val="20"/>
        </w:rPr>
        <w:t>h</w:t>
      </w:r>
      <w:r w:rsidRPr="005326CB">
        <w:rPr>
          <w:rFonts w:ascii="Verdana" w:eastAsia="MS PMincho" w:hAnsi="Verdana"/>
          <w:spacing w:val="-2"/>
          <w:sz w:val="20"/>
          <w:szCs w:val="20"/>
        </w:rPr>
        <w:t>av</w:t>
      </w:r>
      <w:r w:rsidRPr="005326CB">
        <w:rPr>
          <w:rFonts w:ascii="Verdana" w:eastAsia="MS PMincho" w:hAnsi="Verdana"/>
          <w:sz w:val="20"/>
          <w:szCs w:val="20"/>
        </w:rPr>
        <w:t>e</w:t>
      </w:r>
      <w:r w:rsidRPr="005326CB">
        <w:rPr>
          <w:rFonts w:ascii="Verdana" w:eastAsia="MS PMincho" w:hAnsi="Verdana"/>
          <w:spacing w:val="40"/>
          <w:sz w:val="20"/>
          <w:szCs w:val="20"/>
        </w:rPr>
        <w:t xml:space="preserve"> </w:t>
      </w:r>
      <w:r w:rsidRPr="005326CB">
        <w:rPr>
          <w:rFonts w:ascii="Verdana" w:eastAsia="MS PMincho" w:hAnsi="Verdana"/>
          <w:spacing w:val="5"/>
          <w:sz w:val="20"/>
          <w:szCs w:val="20"/>
        </w:rPr>
        <w:t>r</w:t>
      </w:r>
      <w:r w:rsidRPr="005326CB">
        <w:rPr>
          <w:rFonts w:ascii="Verdana" w:eastAsia="MS PMincho" w:hAnsi="Verdana"/>
          <w:spacing w:val="2"/>
          <w:sz w:val="20"/>
          <w:szCs w:val="20"/>
        </w:rPr>
        <w:t>i</w:t>
      </w:r>
      <w:r w:rsidRPr="005326CB">
        <w:rPr>
          <w:rFonts w:ascii="Verdana" w:eastAsia="MS PMincho" w:hAnsi="Verdana"/>
          <w:spacing w:val="5"/>
          <w:sz w:val="20"/>
          <w:szCs w:val="20"/>
        </w:rPr>
        <w:t>g</w:t>
      </w:r>
      <w:r w:rsidRPr="005326CB">
        <w:rPr>
          <w:rFonts w:ascii="Verdana" w:eastAsia="MS PMincho" w:hAnsi="Verdana"/>
          <w:spacing w:val="2"/>
          <w:sz w:val="20"/>
          <w:szCs w:val="20"/>
        </w:rPr>
        <w:t>ht</w:t>
      </w:r>
      <w:r w:rsidRPr="005326CB">
        <w:rPr>
          <w:rFonts w:ascii="Verdana" w:eastAsia="MS PMincho" w:hAnsi="Verdana"/>
          <w:sz w:val="20"/>
          <w:szCs w:val="20"/>
        </w:rPr>
        <w:t xml:space="preserve">s </w:t>
      </w:r>
      <w:r w:rsidR="00E16F97" w:rsidRPr="005326CB">
        <w:rPr>
          <w:rFonts w:ascii="Verdana" w:eastAsia="MS PMincho" w:hAnsi="Verdana"/>
          <w:sz w:val="20"/>
          <w:szCs w:val="20"/>
        </w:rPr>
        <w:t>to</w:t>
      </w:r>
      <w:r w:rsidRPr="005326CB">
        <w:rPr>
          <w:rFonts w:ascii="Verdana" w:eastAsia="MS PMincho" w:hAnsi="Verdana"/>
          <w:spacing w:val="11"/>
          <w:sz w:val="20"/>
          <w:szCs w:val="20"/>
        </w:rPr>
        <w:t xml:space="preserve"> </w:t>
      </w:r>
      <w:r w:rsidRPr="005326CB">
        <w:rPr>
          <w:rFonts w:ascii="Verdana" w:eastAsia="MS PMincho" w:hAnsi="Verdana"/>
          <w:spacing w:val="2"/>
          <w:sz w:val="20"/>
          <w:szCs w:val="20"/>
        </w:rPr>
        <w:t>appoin</w:t>
      </w:r>
      <w:r w:rsidRPr="005326CB">
        <w:rPr>
          <w:rFonts w:ascii="Verdana" w:eastAsia="MS PMincho" w:hAnsi="Verdana"/>
          <w:sz w:val="20"/>
          <w:szCs w:val="20"/>
        </w:rPr>
        <w:t xml:space="preserve">t </w:t>
      </w:r>
      <w:r w:rsidRPr="005326CB">
        <w:rPr>
          <w:rFonts w:ascii="Verdana" w:eastAsia="MS PMincho" w:hAnsi="Verdana"/>
          <w:spacing w:val="2"/>
          <w:sz w:val="20"/>
          <w:szCs w:val="20"/>
        </w:rPr>
        <w:t>qualified</w:t>
      </w:r>
      <w:r w:rsidRPr="005326CB">
        <w:rPr>
          <w:rFonts w:ascii="Verdana" w:eastAsia="MS PMincho" w:hAnsi="Verdana"/>
          <w:spacing w:val="-7"/>
          <w:sz w:val="20"/>
          <w:szCs w:val="20"/>
        </w:rPr>
        <w:t xml:space="preserve"> </w:t>
      </w:r>
      <w:r w:rsidRPr="005326CB">
        <w:rPr>
          <w:rFonts w:ascii="Verdana" w:eastAsia="MS PMincho" w:hAnsi="Verdana"/>
          <w:sz w:val="20"/>
          <w:szCs w:val="20"/>
        </w:rPr>
        <w:t>su</w:t>
      </w:r>
      <w:r w:rsidRPr="005326CB">
        <w:rPr>
          <w:rFonts w:ascii="Verdana" w:eastAsia="MS PMincho" w:hAnsi="Verdana"/>
          <w:spacing w:val="5"/>
          <w:sz w:val="20"/>
          <w:szCs w:val="20"/>
        </w:rPr>
        <w:t>r</w:t>
      </w:r>
      <w:r w:rsidRPr="005326CB">
        <w:rPr>
          <w:rFonts w:ascii="Verdana" w:eastAsia="MS PMincho" w:hAnsi="Verdana"/>
          <w:spacing w:val="-4"/>
          <w:sz w:val="20"/>
          <w:szCs w:val="20"/>
        </w:rPr>
        <w:t>v</w:t>
      </w:r>
      <w:r w:rsidRPr="005326CB">
        <w:rPr>
          <w:rFonts w:ascii="Verdana" w:eastAsia="MS PMincho" w:hAnsi="Verdana"/>
          <w:spacing w:val="2"/>
          <w:sz w:val="20"/>
          <w:szCs w:val="20"/>
        </w:rPr>
        <w:t>e</w:t>
      </w:r>
      <w:r w:rsidRPr="005326CB">
        <w:rPr>
          <w:rFonts w:ascii="Verdana" w:eastAsia="MS PMincho" w:hAnsi="Verdana"/>
          <w:spacing w:val="-4"/>
          <w:sz w:val="20"/>
          <w:szCs w:val="20"/>
        </w:rPr>
        <w:t>y</w:t>
      </w:r>
      <w:r w:rsidRPr="005326CB">
        <w:rPr>
          <w:rFonts w:ascii="Verdana" w:eastAsia="MS PMincho" w:hAnsi="Verdana"/>
          <w:sz w:val="20"/>
          <w:szCs w:val="20"/>
        </w:rPr>
        <w:t>ors</w:t>
      </w:r>
      <w:r w:rsidRPr="005326CB">
        <w:rPr>
          <w:rFonts w:ascii="Verdana" w:eastAsia="MS PMincho" w:hAnsi="Verdana"/>
          <w:spacing w:val="-10"/>
          <w:sz w:val="20"/>
          <w:szCs w:val="20"/>
        </w:rPr>
        <w:t xml:space="preserve"> </w:t>
      </w:r>
      <w:r w:rsidRPr="005326CB">
        <w:rPr>
          <w:rFonts w:ascii="Verdana" w:eastAsia="MS PMincho" w:hAnsi="Verdana"/>
          <w:sz w:val="20"/>
          <w:szCs w:val="20"/>
        </w:rPr>
        <w:t>who</w:t>
      </w:r>
      <w:r w:rsidRPr="005326CB">
        <w:rPr>
          <w:rFonts w:ascii="Verdana" w:eastAsia="MS PMincho" w:hAnsi="Verdana"/>
          <w:spacing w:val="8"/>
          <w:sz w:val="20"/>
          <w:szCs w:val="20"/>
        </w:rPr>
        <w:t xml:space="preserve"> </w:t>
      </w:r>
      <w:r w:rsidRPr="005326CB">
        <w:rPr>
          <w:rFonts w:ascii="Verdana" w:eastAsia="MS PMincho" w:hAnsi="Verdana"/>
          <w:sz w:val="20"/>
          <w:szCs w:val="20"/>
        </w:rPr>
        <w:t>a</w:t>
      </w:r>
      <w:r w:rsidRPr="005326CB">
        <w:rPr>
          <w:rFonts w:ascii="Verdana" w:eastAsia="MS PMincho" w:hAnsi="Verdana"/>
          <w:spacing w:val="-3"/>
          <w:sz w:val="20"/>
          <w:szCs w:val="20"/>
        </w:rPr>
        <w:t>r</w:t>
      </w:r>
      <w:r w:rsidRPr="005326CB">
        <w:rPr>
          <w:rFonts w:ascii="Verdana" w:eastAsia="MS PMincho" w:hAnsi="Verdana"/>
          <w:sz w:val="20"/>
          <w:szCs w:val="20"/>
        </w:rPr>
        <w:t>e</w:t>
      </w:r>
      <w:r w:rsidRPr="005326CB">
        <w:rPr>
          <w:rFonts w:ascii="Verdana" w:eastAsia="MS PMincho" w:hAnsi="Verdana"/>
          <w:spacing w:val="5"/>
          <w:sz w:val="20"/>
          <w:szCs w:val="20"/>
        </w:rPr>
        <w:t xml:space="preserve"> </w:t>
      </w:r>
      <w:r w:rsidRPr="005326CB">
        <w:rPr>
          <w:rFonts w:ascii="Verdana" w:eastAsia="MS PMincho" w:hAnsi="Verdana"/>
          <w:sz w:val="20"/>
          <w:szCs w:val="20"/>
        </w:rPr>
        <w:t>members</w:t>
      </w:r>
      <w:r w:rsidRPr="005326CB">
        <w:rPr>
          <w:rFonts w:ascii="Verdana" w:eastAsia="MS PMincho" w:hAnsi="Verdana"/>
          <w:spacing w:val="15"/>
          <w:sz w:val="20"/>
          <w:szCs w:val="20"/>
        </w:rPr>
        <w:t xml:space="preserve"> </w:t>
      </w:r>
      <w:r w:rsidRPr="005326CB">
        <w:rPr>
          <w:rFonts w:ascii="Verdana" w:eastAsia="MS PMincho" w:hAnsi="Verdana"/>
          <w:sz w:val="20"/>
          <w:szCs w:val="20"/>
        </w:rPr>
        <w:t>of</w:t>
      </w:r>
      <w:r w:rsidRPr="005326CB">
        <w:rPr>
          <w:rFonts w:ascii="Verdana" w:eastAsia="MS PMincho" w:hAnsi="Verdana"/>
          <w:spacing w:val="11"/>
          <w:sz w:val="20"/>
          <w:szCs w:val="20"/>
        </w:rPr>
        <w:t xml:space="preserve"> </w:t>
      </w:r>
      <w:r w:rsidRPr="005326CB">
        <w:rPr>
          <w:rFonts w:ascii="Verdana" w:eastAsia="MS PMincho" w:hAnsi="Verdana"/>
          <w:sz w:val="20"/>
          <w:szCs w:val="20"/>
        </w:rPr>
        <w:t>RICS</w:t>
      </w:r>
      <w:r w:rsidRPr="005326CB">
        <w:rPr>
          <w:rFonts w:ascii="Verdana" w:eastAsia="MS PMincho" w:hAnsi="Verdana"/>
          <w:spacing w:val="-19"/>
          <w:sz w:val="20"/>
          <w:szCs w:val="20"/>
        </w:rPr>
        <w:t xml:space="preserve"> </w:t>
      </w:r>
      <w:r w:rsidRPr="005326CB">
        <w:rPr>
          <w:rFonts w:ascii="Verdana" w:eastAsia="MS PMincho" w:hAnsi="Verdana"/>
          <w:spacing w:val="-2"/>
          <w:sz w:val="20"/>
          <w:szCs w:val="20"/>
        </w:rPr>
        <w:t>t</w:t>
      </w:r>
      <w:r w:rsidRPr="005326CB">
        <w:rPr>
          <w:rFonts w:ascii="Verdana" w:eastAsia="MS PMincho" w:hAnsi="Verdana"/>
          <w:sz w:val="20"/>
          <w:szCs w:val="20"/>
        </w:rPr>
        <w:t>o</w:t>
      </w:r>
      <w:r w:rsidRPr="005326CB">
        <w:rPr>
          <w:rFonts w:ascii="Verdana" w:eastAsia="MS PMincho" w:hAnsi="Verdana"/>
          <w:spacing w:val="17"/>
          <w:sz w:val="20"/>
          <w:szCs w:val="20"/>
        </w:rPr>
        <w:t xml:space="preserve"> </w:t>
      </w:r>
      <w:r w:rsidRPr="005326CB">
        <w:rPr>
          <w:rFonts w:ascii="Verdana" w:eastAsia="MS PMincho" w:hAnsi="Verdana"/>
          <w:sz w:val="20"/>
          <w:szCs w:val="20"/>
        </w:rPr>
        <w:t>a</w:t>
      </w:r>
      <w:r w:rsidRPr="005326CB">
        <w:rPr>
          <w:rFonts w:ascii="Verdana" w:eastAsia="MS PMincho" w:hAnsi="Verdana"/>
          <w:spacing w:val="-2"/>
          <w:sz w:val="20"/>
          <w:szCs w:val="20"/>
        </w:rPr>
        <w:t>d</w:t>
      </w:r>
      <w:r w:rsidRPr="005326CB">
        <w:rPr>
          <w:rFonts w:ascii="Verdana" w:eastAsia="MS PMincho" w:hAnsi="Verdana"/>
          <w:spacing w:val="4"/>
          <w:sz w:val="20"/>
          <w:szCs w:val="20"/>
        </w:rPr>
        <w:t>v</w:t>
      </w:r>
      <w:r w:rsidRPr="005326CB">
        <w:rPr>
          <w:rFonts w:ascii="Verdana" w:eastAsia="MS PMincho" w:hAnsi="Verdana"/>
          <w:sz w:val="20"/>
          <w:szCs w:val="20"/>
        </w:rPr>
        <w:t>ise</w:t>
      </w:r>
      <w:r w:rsidR="00E16F97" w:rsidRPr="005326CB">
        <w:rPr>
          <w:rFonts w:ascii="Verdana" w:eastAsia="MS PMincho" w:hAnsi="Verdana"/>
          <w:spacing w:val="-13"/>
          <w:sz w:val="20"/>
          <w:szCs w:val="20"/>
        </w:rPr>
        <w:t xml:space="preserve"> </w:t>
      </w:r>
      <w:r w:rsidRPr="005326CB">
        <w:rPr>
          <w:rFonts w:ascii="Verdana" w:eastAsia="MS PMincho" w:hAnsi="Verdana"/>
          <w:sz w:val="20"/>
          <w:szCs w:val="20"/>
        </w:rPr>
        <w:t>on</w:t>
      </w:r>
      <w:r w:rsidRPr="005326CB">
        <w:rPr>
          <w:rFonts w:ascii="Verdana" w:eastAsia="MS PMincho" w:hAnsi="Verdana"/>
          <w:spacing w:val="20"/>
          <w:sz w:val="20"/>
          <w:szCs w:val="20"/>
        </w:rPr>
        <w:t xml:space="preserve"> </w:t>
      </w:r>
      <w:r w:rsidRPr="005326CB">
        <w:rPr>
          <w:rFonts w:ascii="Verdana" w:eastAsia="MS PMincho" w:hAnsi="Verdana"/>
          <w:sz w:val="20"/>
          <w:szCs w:val="20"/>
        </w:rPr>
        <w:t>se</w:t>
      </w:r>
      <w:r w:rsidRPr="005326CB">
        <w:rPr>
          <w:rFonts w:ascii="Verdana" w:eastAsia="MS PMincho" w:hAnsi="Verdana"/>
          <w:spacing w:val="5"/>
          <w:sz w:val="20"/>
          <w:szCs w:val="20"/>
        </w:rPr>
        <w:t>r</w:t>
      </w:r>
      <w:r w:rsidRPr="005326CB">
        <w:rPr>
          <w:rFonts w:ascii="Verdana" w:eastAsia="MS PMincho" w:hAnsi="Verdana"/>
          <w:spacing w:val="4"/>
          <w:sz w:val="20"/>
          <w:szCs w:val="20"/>
        </w:rPr>
        <w:t>v</w:t>
      </w:r>
      <w:r w:rsidRPr="005326CB">
        <w:rPr>
          <w:rFonts w:ascii="Verdana" w:eastAsia="MS PMincho" w:hAnsi="Verdana"/>
          <w:sz w:val="20"/>
          <w:szCs w:val="20"/>
        </w:rPr>
        <w:t>i</w:t>
      </w:r>
      <w:r w:rsidRPr="005326CB">
        <w:rPr>
          <w:rFonts w:ascii="Verdana" w:eastAsia="MS PMincho" w:hAnsi="Verdana"/>
          <w:spacing w:val="-3"/>
          <w:sz w:val="20"/>
          <w:szCs w:val="20"/>
        </w:rPr>
        <w:t>c</w:t>
      </w:r>
      <w:r w:rsidRPr="005326CB">
        <w:rPr>
          <w:rFonts w:ascii="Verdana" w:eastAsia="MS PMincho" w:hAnsi="Verdana"/>
          <w:sz w:val="20"/>
          <w:szCs w:val="20"/>
        </w:rPr>
        <w:t>e</w:t>
      </w:r>
      <w:r w:rsidRPr="005326CB">
        <w:rPr>
          <w:rFonts w:ascii="Verdana" w:eastAsia="MS PMincho" w:hAnsi="Verdana"/>
          <w:spacing w:val="-8"/>
          <w:sz w:val="20"/>
          <w:szCs w:val="20"/>
        </w:rPr>
        <w:t xml:space="preserve"> </w:t>
      </w:r>
      <w:r w:rsidRPr="005326CB">
        <w:rPr>
          <w:rFonts w:ascii="Verdana" w:eastAsia="MS PMincho" w:hAnsi="Verdana"/>
          <w:spacing w:val="-2"/>
          <w:sz w:val="20"/>
          <w:szCs w:val="20"/>
        </w:rPr>
        <w:t>c</w:t>
      </w:r>
      <w:r w:rsidRPr="005326CB">
        <w:rPr>
          <w:rFonts w:ascii="Verdana" w:eastAsia="MS PMincho" w:hAnsi="Verdana"/>
          <w:sz w:val="20"/>
          <w:szCs w:val="20"/>
        </w:rPr>
        <w:t>harges.</w:t>
      </w:r>
      <w:r w:rsidRPr="005326CB">
        <w:rPr>
          <w:rFonts w:ascii="Verdana" w:eastAsia="MS PMincho" w:hAnsi="Verdana"/>
          <w:spacing w:val="-15"/>
          <w:sz w:val="20"/>
          <w:szCs w:val="20"/>
        </w:rPr>
        <w:t xml:space="preserve"> </w:t>
      </w:r>
      <w:r w:rsidRPr="005326CB">
        <w:rPr>
          <w:rFonts w:ascii="Verdana" w:eastAsia="MS PMincho" w:hAnsi="Verdana"/>
          <w:sz w:val="20"/>
          <w:szCs w:val="20"/>
        </w:rPr>
        <w:t xml:space="preserve">The </w:t>
      </w:r>
      <w:r w:rsidRPr="005326CB">
        <w:rPr>
          <w:rFonts w:ascii="Verdana" w:eastAsia="MS PMincho" w:hAnsi="Verdana"/>
          <w:w w:val="98"/>
          <w:sz w:val="20"/>
          <w:szCs w:val="20"/>
        </w:rPr>
        <w:t>su</w:t>
      </w:r>
      <w:r w:rsidRPr="005326CB">
        <w:rPr>
          <w:rFonts w:ascii="Verdana" w:eastAsia="MS PMincho" w:hAnsi="Verdana"/>
          <w:spacing w:val="5"/>
          <w:w w:val="98"/>
          <w:sz w:val="20"/>
          <w:szCs w:val="20"/>
        </w:rPr>
        <w:t>r</w:t>
      </w:r>
      <w:r w:rsidRPr="005326CB">
        <w:rPr>
          <w:rFonts w:ascii="Verdana" w:eastAsia="MS PMincho" w:hAnsi="Verdana"/>
          <w:spacing w:val="-4"/>
          <w:w w:val="98"/>
          <w:sz w:val="20"/>
          <w:szCs w:val="20"/>
        </w:rPr>
        <w:t>v</w:t>
      </w:r>
      <w:r w:rsidRPr="005326CB">
        <w:rPr>
          <w:rFonts w:ascii="Verdana" w:eastAsia="MS PMincho" w:hAnsi="Verdana"/>
          <w:spacing w:val="1"/>
          <w:w w:val="98"/>
          <w:sz w:val="20"/>
          <w:szCs w:val="20"/>
        </w:rPr>
        <w:t>e</w:t>
      </w:r>
      <w:r w:rsidRPr="005326CB">
        <w:rPr>
          <w:rFonts w:ascii="Verdana" w:eastAsia="MS PMincho" w:hAnsi="Verdana"/>
          <w:spacing w:val="-4"/>
          <w:w w:val="98"/>
          <w:sz w:val="20"/>
          <w:szCs w:val="20"/>
        </w:rPr>
        <w:t>y</w:t>
      </w:r>
      <w:r w:rsidRPr="005326CB">
        <w:rPr>
          <w:rFonts w:ascii="Verdana" w:eastAsia="MS PMincho" w:hAnsi="Verdana"/>
          <w:w w:val="98"/>
          <w:sz w:val="20"/>
          <w:szCs w:val="20"/>
        </w:rPr>
        <w:t>or</w:t>
      </w:r>
      <w:r w:rsidRPr="005326CB">
        <w:rPr>
          <w:rFonts w:ascii="Verdana" w:eastAsia="MS PMincho" w:hAnsi="Verdana"/>
          <w:spacing w:val="-9"/>
          <w:w w:val="98"/>
          <w:sz w:val="20"/>
          <w:szCs w:val="20"/>
        </w:rPr>
        <w:t xml:space="preserve"> </w:t>
      </w:r>
      <w:r w:rsidRPr="005326CB">
        <w:rPr>
          <w:rFonts w:ascii="Verdana" w:eastAsia="MS PMincho" w:hAnsi="Verdana"/>
          <w:sz w:val="20"/>
          <w:szCs w:val="20"/>
        </w:rPr>
        <w:t>has</w:t>
      </w:r>
      <w:r w:rsidRPr="005326CB">
        <w:rPr>
          <w:rFonts w:ascii="Verdana" w:eastAsia="MS PMincho" w:hAnsi="Verdana"/>
          <w:spacing w:val="-17"/>
          <w:sz w:val="20"/>
          <w:szCs w:val="20"/>
        </w:rPr>
        <w:t xml:space="preserve"> </w:t>
      </w:r>
      <w:r w:rsidRPr="005326CB">
        <w:rPr>
          <w:rFonts w:ascii="Verdana" w:eastAsia="MS PMincho" w:hAnsi="Verdana"/>
          <w:sz w:val="20"/>
          <w:szCs w:val="20"/>
        </w:rPr>
        <w:t>the</w:t>
      </w:r>
      <w:r w:rsidRPr="005326CB">
        <w:rPr>
          <w:rFonts w:ascii="Verdana" w:eastAsia="MS PMincho" w:hAnsi="Verdana"/>
          <w:spacing w:val="-7"/>
          <w:sz w:val="20"/>
          <w:szCs w:val="20"/>
        </w:rPr>
        <w:t xml:space="preserve"> </w:t>
      </w:r>
      <w:r w:rsidRPr="005326CB">
        <w:rPr>
          <w:rFonts w:ascii="Verdana" w:eastAsia="MS PMincho" w:hAnsi="Verdana"/>
          <w:spacing w:val="2"/>
          <w:sz w:val="20"/>
          <w:szCs w:val="20"/>
        </w:rPr>
        <w:t>r</w:t>
      </w:r>
      <w:r w:rsidRPr="005326CB">
        <w:rPr>
          <w:rFonts w:ascii="Verdana" w:eastAsia="MS PMincho" w:hAnsi="Verdana"/>
          <w:sz w:val="20"/>
          <w:szCs w:val="20"/>
        </w:rPr>
        <w:t>i</w:t>
      </w:r>
      <w:r w:rsidRPr="005326CB">
        <w:rPr>
          <w:rFonts w:ascii="Verdana" w:eastAsia="MS PMincho" w:hAnsi="Verdana"/>
          <w:spacing w:val="2"/>
          <w:sz w:val="20"/>
          <w:szCs w:val="20"/>
        </w:rPr>
        <w:t>g</w:t>
      </w:r>
      <w:r w:rsidRPr="005326CB">
        <w:rPr>
          <w:rFonts w:ascii="Verdana" w:eastAsia="MS PMincho" w:hAnsi="Verdana"/>
          <w:sz w:val="20"/>
          <w:szCs w:val="20"/>
        </w:rPr>
        <w:t>ht</w:t>
      </w:r>
      <w:r w:rsidRPr="005326CB">
        <w:rPr>
          <w:rFonts w:ascii="Verdana" w:eastAsia="MS PMincho" w:hAnsi="Verdana"/>
          <w:spacing w:val="-6"/>
          <w:sz w:val="20"/>
          <w:szCs w:val="20"/>
        </w:rPr>
        <w:t xml:space="preserve"> </w:t>
      </w:r>
      <w:r w:rsidRPr="005326CB">
        <w:rPr>
          <w:rFonts w:ascii="Verdana" w:eastAsia="MS PMincho" w:hAnsi="Verdana"/>
          <w:spacing w:val="-3"/>
          <w:w w:val="111"/>
          <w:sz w:val="20"/>
          <w:szCs w:val="20"/>
        </w:rPr>
        <w:t>t</w:t>
      </w:r>
      <w:r w:rsidRPr="005326CB">
        <w:rPr>
          <w:rFonts w:ascii="Verdana" w:eastAsia="MS PMincho" w:hAnsi="Verdana"/>
          <w:w w:val="103"/>
          <w:sz w:val="20"/>
          <w:szCs w:val="20"/>
        </w:rPr>
        <w:t>o</w:t>
      </w:r>
      <w:r w:rsidRPr="005326CB">
        <w:rPr>
          <w:rFonts w:ascii="Verdana" w:eastAsia="MS PMincho" w:hAnsi="Verdana"/>
          <w:spacing w:val="-14"/>
          <w:sz w:val="20"/>
          <w:szCs w:val="20"/>
        </w:rPr>
        <w:t xml:space="preserve"> </w:t>
      </w:r>
      <w:r w:rsidRPr="005326CB">
        <w:rPr>
          <w:rFonts w:ascii="Verdana" w:eastAsia="MS PMincho" w:hAnsi="Verdana"/>
          <w:spacing w:val="-3"/>
          <w:sz w:val="20"/>
          <w:szCs w:val="20"/>
        </w:rPr>
        <w:t>r</w:t>
      </w:r>
      <w:r w:rsidRPr="005326CB">
        <w:rPr>
          <w:rFonts w:ascii="Verdana" w:eastAsia="MS PMincho" w:hAnsi="Verdana"/>
          <w:sz w:val="20"/>
          <w:szCs w:val="20"/>
        </w:rPr>
        <w:t>equest</w:t>
      </w:r>
      <w:r w:rsidRPr="005326CB">
        <w:rPr>
          <w:rFonts w:ascii="Verdana" w:eastAsia="MS PMincho" w:hAnsi="Verdana"/>
          <w:spacing w:val="-8"/>
          <w:sz w:val="20"/>
          <w:szCs w:val="20"/>
        </w:rPr>
        <w:t xml:space="preserve"> </w:t>
      </w:r>
      <w:r w:rsidRPr="005326CB">
        <w:rPr>
          <w:rFonts w:ascii="Verdana" w:eastAsia="MS PMincho" w:hAnsi="Verdana"/>
          <w:spacing w:val="-3"/>
          <w:sz w:val="20"/>
          <w:szCs w:val="20"/>
        </w:rPr>
        <w:t>r</w:t>
      </w:r>
      <w:r w:rsidRPr="005326CB">
        <w:rPr>
          <w:rFonts w:ascii="Verdana" w:eastAsia="MS PMincho" w:hAnsi="Verdana"/>
          <w:sz w:val="20"/>
          <w:szCs w:val="20"/>
        </w:rPr>
        <w:t>easonable</w:t>
      </w:r>
      <w:r w:rsidRPr="005326CB">
        <w:rPr>
          <w:rFonts w:ascii="Verdana" w:eastAsia="MS PMincho" w:hAnsi="Verdana"/>
          <w:spacing w:val="-20"/>
          <w:sz w:val="20"/>
          <w:szCs w:val="20"/>
        </w:rPr>
        <w:t xml:space="preserve"> </w:t>
      </w:r>
      <w:r w:rsidRPr="005326CB">
        <w:rPr>
          <w:rFonts w:ascii="Verdana" w:eastAsia="MS PMincho" w:hAnsi="Verdana"/>
          <w:w w:val="94"/>
          <w:sz w:val="20"/>
          <w:szCs w:val="20"/>
        </w:rPr>
        <w:t>a</w:t>
      </w:r>
      <w:r w:rsidRPr="005326CB">
        <w:rPr>
          <w:rFonts w:ascii="Verdana" w:eastAsia="MS PMincho" w:hAnsi="Verdana"/>
          <w:spacing w:val="-3"/>
          <w:w w:val="94"/>
          <w:sz w:val="20"/>
          <w:szCs w:val="20"/>
        </w:rPr>
        <w:t>cc</w:t>
      </w:r>
      <w:r w:rsidRPr="005326CB">
        <w:rPr>
          <w:rFonts w:ascii="Verdana" w:eastAsia="MS PMincho" w:hAnsi="Verdana"/>
          <w:w w:val="94"/>
          <w:sz w:val="20"/>
          <w:szCs w:val="20"/>
        </w:rPr>
        <w:t>ess</w:t>
      </w:r>
      <w:r w:rsidRPr="005326CB">
        <w:rPr>
          <w:rFonts w:ascii="Verdana" w:eastAsia="MS PMincho" w:hAnsi="Verdana"/>
          <w:spacing w:val="-9"/>
          <w:w w:val="94"/>
          <w:sz w:val="20"/>
          <w:szCs w:val="20"/>
        </w:rPr>
        <w:t xml:space="preserve"> </w:t>
      </w:r>
      <w:r w:rsidRPr="005326CB">
        <w:rPr>
          <w:rFonts w:ascii="Verdana" w:eastAsia="MS PMincho" w:hAnsi="Verdana"/>
          <w:spacing w:val="-3"/>
          <w:sz w:val="20"/>
          <w:szCs w:val="20"/>
        </w:rPr>
        <w:t>t</w:t>
      </w:r>
      <w:r w:rsidRPr="005326CB">
        <w:rPr>
          <w:rFonts w:ascii="Verdana" w:eastAsia="MS PMincho" w:hAnsi="Verdana"/>
          <w:sz w:val="20"/>
          <w:szCs w:val="20"/>
        </w:rPr>
        <w:t>o</w:t>
      </w:r>
      <w:r w:rsidRPr="005326CB">
        <w:rPr>
          <w:rFonts w:ascii="Verdana" w:eastAsia="MS PMincho" w:hAnsi="Verdana"/>
          <w:spacing w:val="-5"/>
          <w:sz w:val="20"/>
          <w:szCs w:val="20"/>
        </w:rPr>
        <w:t xml:space="preserve"> </w:t>
      </w:r>
      <w:r w:rsidRPr="005326CB">
        <w:rPr>
          <w:rFonts w:ascii="Verdana" w:eastAsia="MS PMincho" w:hAnsi="Verdana"/>
          <w:sz w:val="20"/>
          <w:szCs w:val="20"/>
        </w:rPr>
        <w:t>inspe</w:t>
      </w:r>
      <w:r w:rsidRPr="005326CB">
        <w:rPr>
          <w:rFonts w:ascii="Verdana" w:eastAsia="MS PMincho" w:hAnsi="Verdana"/>
          <w:spacing w:val="1"/>
          <w:sz w:val="20"/>
          <w:szCs w:val="20"/>
        </w:rPr>
        <w:t>c</w:t>
      </w:r>
      <w:r w:rsidRPr="005326CB">
        <w:rPr>
          <w:rFonts w:ascii="Verdana" w:eastAsia="MS PMincho" w:hAnsi="Verdana"/>
          <w:sz w:val="20"/>
          <w:szCs w:val="20"/>
        </w:rPr>
        <w:t>t</w:t>
      </w:r>
      <w:r w:rsidRPr="005326CB">
        <w:rPr>
          <w:rFonts w:ascii="Verdana" w:eastAsia="MS PMincho" w:hAnsi="Verdana"/>
          <w:spacing w:val="-11"/>
          <w:sz w:val="20"/>
          <w:szCs w:val="20"/>
        </w:rPr>
        <w:t xml:space="preserve"> </w:t>
      </w:r>
      <w:r w:rsidRPr="005326CB">
        <w:rPr>
          <w:rFonts w:ascii="Verdana" w:eastAsia="MS PMincho" w:hAnsi="Verdana"/>
          <w:sz w:val="20"/>
          <w:szCs w:val="20"/>
        </w:rPr>
        <w:t>documents</w:t>
      </w:r>
      <w:r w:rsidRPr="005326CB">
        <w:rPr>
          <w:rFonts w:ascii="Verdana" w:eastAsia="MS PMincho" w:hAnsi="Verdana"/>
          <w:spacing w:val="17"/>
          <w:sz w:val="20"/>
          <w:szCs w:val="20"/>
        </w:rPr>
        <w:t xml:space="preserve"> </w:t>
      </w:r>
      <w:r w:rsidRPr="005326CB">
        <w:rPr>
          <w:rFonts w:ascii="Verdana" w:eastAsia="MS PMincho" w:hAnsi="Verdana"/>
          <w:spacing w:val="2"/>
          <w:sz w:val="20"/>
          <w:szCs w:val="20"/>
        </w:rPr>
        <w:t>an</w:t>
      </w:r>
      <w:r w:rsidRPr="005326CB">
        <w:rPr>
          <w:rFonts w:ascii="Verdana" w:eastAsia="MS PMincho" w:hAnsi="Verdana"/>
          <w:sz w:val="20"/>
          <w:szCs w:val="20"/>
        </w:rPr>
        <w:t>d</w:t>
      </w:r>
      <w:r w:rsidRPr="005326CB">
        <w:rPr>
          <w:rFonts w:ascii="Verdana" w:eastAsia="MS PMincho" w:hAnsi="Verdana"/>
          <w:spacing w:val="42"/>
          <w:sz w:val="20"/>
          <w:szCs w:val="20"/>
        </w:rPr>
        <w:t xml:space="preserve"> </w:t>
      </w:r>
      <w:r w:rsidRPr="005326CB">
        <w:rPr>
          <w:rFonts w:ascii="Verdana" w:eastAsia="MS PMincho" w:hAnsi="Verdana"/>
          <w:spacing w:val="2"/>
          <w:sz w:val="20"/>
          <w:szCs w:val="20"/>
        </w:rPr>
        <w:t>als</w:t>
      </w:r>
      <w:r w:rsidRPr="005326CB">
        <w:rPr>
          <w:rFonts w:ascii="Verdana" w:eastAsia="MS PMincho" w:hAnsi="Verdana"/>
          <w:sz w:val="20"/>
          <w:szCs w:val="20"/>
        </w:rPr>
        <w:t>o</w:t>
      </w:r>
      <w:r w:rsidRPr="005326CB">
        <w:rPr>
          <w:rFonts w:ascii="Verdana" w:eastAsia="MS PMincho" w:hAnsi="Verdana"/>
          <w:spacing w:val="25"/>
          <w:sz w:val="20"/>
          <w:szCs w:val="20"/>
        </w:rPr>
        <w:t xml:space="preserve"> </w:t>
      </w:r>
      <w:r w:rsidRPr="005326CB">
        <w:rPr>
          <w:rFonts w:ascii="Verdana" w:eastAsia="MS PMincho" w:hAnsi="Verdana"/>
          <w:sz w:val="20"/>
          <w:szCs w:val="20"/>
        </w:rPr>
        <w:t>to</w:t>
      </w:r>
      <w:r w:rsidRPr="005326CB">
        <w:rPr>
          <w:rFonts w:ascii="Verdana" w:eastAsia="MS PMincho" w:hAnsi="Verdana"/>
          <w:spacing w:val="43"/>
          <w:sz w:val="20"/>
          <w:szCs w:val="20"/>
        </w:rPr>
        <w:t xml:space="preserve"> </w:t>
      </w: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39"/>
          <w:sz w:val="20"/>
          <w:szCs w:val="20"/>
        </w:rPr>
        <w:t xml:space="preserve"> </w:t>
      </w:r>
      <w:r w:rsidRPr="005326CB">
        <w:rPr>
          <w:rFonts w:ascii="Verdana" w:eastAsia="MS PMincho" w:hAnsi="Verdana"/>
          <w:spacing w:val="-1"/>
          <w:sz w:val="20"/>
          <w:szCs w:val="20"/>
        </w:rPr>
        <w:t>c</w:t>
      </w:r>
      <w:r w:rsidRPr="005326CB">
        <w:rPr>
          <w:rFonts w:ascii="Verdana" w:eastAsia="MS PMincho" w:hAnsi="Verdana"/>
          <w:spacing w:val="1"/>
          <w:sz w:val="20"/>
          <w:szCs w:val="20"/>
        </w:rPr>
        <w:t>o</w:t>
      </w:r>
      <w:r w:rsidRPr="005326CB">
        <w:rPr>
          <w:rFonts w:ascii="Verdana" w:eastAsia="MS PMincho" w:hAnsi="Verdana"/>
          <w:spacing w:val="2"/>
          <w:sz w:val="20"/>
          <w:szCs w:val="20"/>
        </w:rPr>
        <w:t>mmo</w:t>
      </w:r>
      <w:r w:rsidRPr="005326CB">
        <w:rPr>
          <w:rFonts w:ascii="Verdana" w:eastAsia="MS PMincho" w:hAnsi="Verdana"/>
          <w:sz w:val="20"/>
          <w:szCs w:val="20"/>
        </w:rPr>
        <w:t xml:space="preserve">n </w:t>
      </w:r>
      <w:r w:rsidRPr="005326CB">
        <w:rPr>
          <w:rFonts w:ascii="Verdana" w:eastAsia="MS PMincho" w:hAnsi="Verdana"/>
          <w:spacing w:val="2"/>
          <w:sz w:val="20"/>
          <w:szCs w:val="20"/>
        </w:rPr>
        <w:t>pa</w:t>
      </w:r>
      <w:r w:rsidRPr="005326CB">
        <w:rPr>
          <w:rFonts w:ascii="Verdana" w:eastAsia="MS PMincho" w:hAnsi="Verdana"/>
          <w:spacing w:val="6"/>
          <w:sz w:val="20"/>
          <w:szCs w:val="20"/>
        </w:rPr>
        <w:t>r</w:t>
      </w:r>
      <w:r w:rsidRPr="005326CB">
        <w:rPr>
          <w:rFonts w:ascii="Verdana" w:eastAsia="MS PMincho" w:hAnsi="Verdana"/>
          <w:spacing w:val="2"/>
          <w:sz w:val="20"/>
          <w:szCs w:val="20"/>
        </w:rPr>
        <w:t>t</w:t>
      </w:r>
      <w:r w:rsidRPr="005326CB">
        <w:rPr>
          <w:rFonts w:ascii="Verdana" w:eastAsia="MS PMincho" w:hAnsi="Verdana"/>
          <w:sz w:val="20"/>
          <w:szCs w:val="20"/>
        </w:rPr>
        <w:t>s</w:t>
      </w:r>
      <w:r w:rsidRPr="005326CB">
        <w:rPr>
          <w:rFonts w:ascii="Verdana" w:eastAsia="MS PMincho" w:hAnsi="Verdana"/>
          <w:spacing w:val="41"/>
          <w:sz w:val="20"/>
          <w:szCs w:val="20"/>
        </w:rPr>
        <w:t xml:space="preserve"> </w:t>
      </w:r>
      <w:r w:rsidRPr="005326CB">
        <w:rPr>
          <w:rFonts w:ascii="Verdana" w:eastAsia="MS PMincho" w:hAnsi="Verdana"/>
          <w:spacing w:val="2"/>
          <w:sz w:val="20"/>
          <w:szCs w:val="20"/>
        </w:rPr>
        <w:t>o</w:t>
      </w:r>
      <w:r w:rsidRPr="005326CB">
        <w:rPr>
          <w:rFonts w:ascii="Verdana" w:eastAsia="MS PMincho" w:hAnsi="Verdana"/>
          <w:sz w:val="20"/>
          <w:szCs w:val="20"/>
        </w:rPr>
        <w:t xml:space="preserve">f </w:t>
      </w:r>
      <w:r w:rsidRPr="005326CB">
        <w:rPr>
          <w:rFonts w:ascii="Verdana" w:eastAsia="MS PMincho" w:hAnsi="Verdana"/>
          <w:spacing w:val="-1"/>
          <w:sz w:val="20"/>
          <w:szCs w:val="20"/>
        </w:rPr>
        <w:t>r</w:t>
      </w:r>
      <w:r w:rsidRPr="005326CB">
        <w:rPr>
          <w:rFonts w:ascii="Verdana" w:eastAsia="MS PMincho" w:hAnsi="Verdana"/>
          <w:spacing w:val="3"/>
          <w:sz w:val="20"/>
          <w:szCs w:val="20"/>
        </w:rPr>
        <w:t>e</w:t>
      </w:r>
      <w:r w:rsidRPr="005326CB">
        <w:rPr>
          <w:rFonts w:ascii="Verdana" w:eastAsia="MS PMincho" w:hAnsi="Verdana"/>
          <w:spacing w:val="2"/>
          <w:sz w:val="20"/>
          <w:szCs w:val="20"/>
        </w:rPr>
        <w:t>l</w:t>
      </w:r>
      <w:r w:rsidRPr="005326CB">
        <w:rPr>
          <w:rFonts w:ascii="Verdana" w:eastAsia="MS PMincho" w:hAnsi="Verdana"/>
          <w:spacing w:val="4"/>
          <w:sz w:val="20"/>
          <w:szCs w:val="20"/>
        </w:rPr>
        <w:t>e</w:t>
      </w:r>
      <w:r w:rsidRPr="005326CB">
        <w:rPr>
          <w:rFonts w:ascii="Verdana" w:eastAsia="MS PMincho" w:hAnsi="Verdana"/>
          <w:spacing w:val="2"/>
          <w:sz w:val="20"/>
          <w:szCs w:val="20"/>
        </w:rPr>
        <w:t>van</w:t>
      </w:r>
      <w:r w:rsidRPr="005326CB">
        <w:rPr>
          <w:rFonts w:ascii="Verdana" w:eastAsia="MS PMincho" w:hAnsi="Verdana"/>
          <w:sz w:val="20"/>
          <w:szCs w:val="20"/>
        </w:rPr>
        <w:t>t</w:t>
      </w:r>
      <w:r w:rsidRPr="005326CB">
        <w:rPr>
          <w:rFonts w:ascii="Verdana" w:eastAsia="MS PMincho" w:hAnsi="Verdana"/>
          <w:spacing w:val="34"/>
          <w:sz w:val="20"/>
          <w:szCs w:val="20"/>
        </w:rPr>
        <w:t xml:space="preserve"> </w:t>
      </w:r>
      <w:r w:rsidRPr="005326CB">
        <w:rPr>
          <w:rFonts w:ascii="Verdana" w:eastAsia="MS PMincho" w:hAnsi="Verdana"/>
          <w:spacing w:val="2"/>
          <w:sz w:val="20"/>
          <w:szCs w:val="20"/>
        </w:rPr>
        <w:t>p</w:t>
      </w:r>
      <w:r w:rsidRPr="005326CB">
        <w:rPr>
          <w:rFonts w:ascii="Verdana" w:eastAsia="MS PMincho" w:hAnsi="Verdana"/>
          <w:spacing w:val="-1"/>
          <w:sz w:val="20"/>
          <w:szCs w:val="20"/>
        </w:rPr>
        <w:t>r</w:t>
      </w:r>
      <w:r w:rsidRPr="005326CB">
        <w:rPr>
          <w:rFonts w:ascii="Verdana" w:eastAsia="MS PMincho" w:hAnsi="Verdana"/>
          <w:spacing w:val="2"/>
          <w:sz w:val="20"/>
          <w:szCs w:val="20"/>
        </w:rPr>
        <w:t>emises</w:t>
      </w:r>
      <w:r w:rsidRPr="005326CB">
        <w:rPr>
          <w:rFonts w:ascii="Verdana" w:eastAsia="MS PMincho" w:hAnsi="Verdana"/>
          <w:sz w:val="20"/>
          <w:szCs w:val="20"/>
        </w:rPr>
        <w:t>,</w:t>
      </w:r>
      <w:r w:rsidRPr="005326CB">
        <w:rPr>
          <w:rFonts w:ascii="Verdana" w:eastAsia="MS PMincho" w:hAnsi="Verdana"/>
          <w:spacing w:val="18"/>
          <w:sz w:val="20"/>
          <w:szCs w:val="20"/>
        </w:rPr>
        <w:t xml:space="preserve"> </w:t>
      </w:r>
      <w:r w:rsidRPr="005326CB">
        <w:rPr>
          <w:rFonts w:ascii="Verdana" w:eastAsia="MS PMincho" w:hAnsi="Verdana"/>
          <w:spacing w:val="2"/>
          <w:sz w:val="20"/>
          <w:szCs w:val="20"/>
        </w:rPr>
        <w:t>inc</w:t>
      </w:r>
      <w:r w:rsidRPr="005326CB">
        <w:rPr>
          <w:rFonts w:ascii="Verdana" w:eastAsia="MS PMincho" w:hAnsi="Verdana"/>
          <w:spacing w:val="1"/>
          <w:sz w:val="20"/>
          <w:szCs w:val="20"/>
        </w:rPr>
        <w:t>l</w:t>
      </w:r>
      <w:r w:rsidRPr="005326CB">
        <w:rPr>
          <w:rFonts w:ascii="Verdana" w:eastAsia="MS PMincho" w:hAnsi="Verdana"/>
          <w:spacing w:val="2"/>
          <w:sz w:val="20"/>
          <w:szCs w:val="20"/>
        </w:rPr>
        <w:t>udin</w:t>
      </w:r>
      <w:r w:rsidRPr="005326CB">
        <w:rPr>
          <w:rFonts w:ascii="Verdana" w:eastAsia="MS PMincho" w:hAnsi="Verdana"/>
          <w:sz w:val="20"/>
          <w:szCs w:val="20"/>
        </w:rPr>
        <w:t>g</w:t>
      </w:r>
      <w:r w:rsidRPr="005326CB">
        <w:rPr>
          <w:rFonts w:ascii="Verdana" w:eastAsia="MS PMincho" w:hAnsi="Verdana"/>
          <w:spacing w:val="36"/>
          <w:sz w:val="20"/>
          <w:szCs w:val="20"/>
        </w:rPr>
        <w:t xml:space="preserve"> </w:t>
      </w:r>
      <w:r w:rsidRPr="005326CB">
        <w:rPr>
          <w:rFonts w:ascii="Verdana" w:eastAsia="MS PMincho" w:hAnsi="Verdana"/>
          <w:spacing w:val="2"/>
          <w:sz w:val="20"/>
          <w:szCs w:val="20"/>
        </w:rPr>
        <w:t>the</w:t>
      </w:r>
      <w:r w:rsidRPr="005326CB">
        <w:rPr>
          <w:rFonts w:ascii="Verdana" w:eastAsia="MS PMincho" w:hAnsi="Verdana"/>
          <w:sz w:val="20"/>
          <w:szCs w:val="20"/>
        </w:rPr>
        <w:t xml:space="preserve"> </w:t>
      </w:r>
      <w:r w:rsidRPr="005326CB">
        <w:rPr>
          <w:rFonts w:ascii="Verdana" w:eastAsia="MS PMincho" w:hAnsi="Verdana"/>
          <w:spacing w:val="1"/>
          <w:sz w:val="20"/>
          <w:szCs w:val="20"/>
        </w:rPr>
        <w:t>s</w:t>
      </w:r>
      <w:r w:rsidRPr="005326CB">
        <w:rPr>
          <w:rFonts w:ascii="Verdana" w:eastAsia="MS PMincho" w:hAnsi="Verdana"/>
          <w:spacing w:val="3"/>
          <w:sz w:val="20"/>
          <w:szCs w:val="20"/>
        </w:rPr>
        <w:t>tr</w:t>
      </w:r>
      <w:r w:rsidRPr="005326CB">
        <w:rPr>
          <w:rFonts w:ascii="Verdana" w:eastAsia="MS PMincho" w:hAnsi="Verdana"/>
          <w:spacing w:val="1"/>
          <w:sz w:val="20"/>
          <w:szCs w:val="20"/>
        </w:rPr>
        <w:t>uctu</w:t>
      </w:r>
      <w:r w:rsidRPr="005326CB">
        <w:rPr>
          <w:rFonts w:ascii="Verdana" w:eastAsia="MS PMincho" w:hAnsi="Verdana"/>
          <w:spacing w:val="-1"/>
          <w:sz w:val="20"/>
          <w:szCs w:val="20"/>
        </w:rPr>
        <w:t>r</w:t>
      </w:r>
      <w:r w:rsidRPr="005326CB">
        <w:rPr>
          <w:rFonts w:ascii="Verdana" w:eastAsia="MS PMincho" w:hAnsi="Verdana"/>
          <w:sz w:val="20"/>
          <w:szCs w:val="20"/>
        </w:rPr>
        <w:t>e</w:t>
      </w:r>
      <w:r w:rsidRPr="005326CB">
        <w:rPr>
          <w:rFonts w:ascii="Verdana" w:eastAsia="MS PMincho" w:hAnsi="Verdana"/>
          <w:spacing w:val="31"/>
          <w:sz w:val="20"/>
          <w:szCs w:val="20"/>
        </w:rPr>
        <w:t xml:space="preserve"> </w:t>
      </w:r>
      <w:r w:rsidRPr="005326CB">
        <w:rPr>
          <w:rFonts w:ascii="Verdana" w:eastAsia="MS PMincho" w:hAnsi="Verdana"/>
          <w:spacing w:val="1"/>
          <w:sz w:val="20"/>
          <w:szCs w:val="20"/>
        </w:rPr>
        <w:t>an</w:t>
      </w:r>
      <w:r w:rsidRPr="005326CB">
        <w:rPr>
          <w:rFonts w:ascii="Verdana" w:eastAsia="MS PMincho" w:hAnsi="Verdana"/>
          <w:sz w:val="20"/>
          <w:szCs w:val="20"/>
        </w:rPr>
        <w:t>d</w:t>
      </w:r>
      <w:r w:rsidRPr="005326CB">
        <w:rPr>
          <w:rFonts w:ascii="Verdana" w:eastAsia="MS PMincho" w:hAnsi="Verdana"/>
          <w:spacing w:val="18"/>
          <w:sz w:val="20"/>
          <w:szCs w:val="20"/>
        </w:rPr>
        <w:t xml:space="preserve"> </w:t>
      </w:r>
      <w:r w:rsidRPr="005326CB">
        <w:rPr>
          <w:rFonts w:ascii="Verdana" w:eastAsia="MS PMincho" w:hAnsi="Verdana"/>
          <w:sz w:val="20"/>
          <w:szCs w:val="20"/>
        </w:rPr>
        <w:t>e</w:t>
      </w:r>
      <w:r w:rsidRPr="005326CB">
        <w:rPr>
          <w:rFonts w:ascii="Verdana" w:eastAsia="MS PMincho" w:hAnsi="Verdana"/>
          <w:spacing w:val="1"/>
          <w:sz w:val="20"/>
          <w:szCs w:val="20"/>
        </w:rPr>
        <w:t>x</w:t>
      </w:r>
      <w:r w:rsidRPr="005326CB">
        <w:rPr>
          <w:rFonts w:ascii="Verdana" w:eastAsia="MS PMincho" w:hAnsi="Verdana"/>
          <w:spacing w:val="-1"/>
          <w:sz w:val="20"/>
          <w:szCs w:val="20"/>
        </w:rPr>
        <w:t>t</w:t>
      </w:r>
      <w:r w:rsidRPr="005326CB">
        <w:rPr>
          <w:rFonts w:ascii="Verdana" w:eastAsia="MS PMincho" w:hAnsi="Verdana"/>
          <w:spacing w:val="1"/>
          <w:sz w:val="20"/>
          <w:szCs w:val="20"/>
        </w:rPr>
        <w:t>e</w:t>
      </w:r>
      <w:r w:rsidRPr="005326CB">
        <w:rPr>
          <w:rFonts w:ascii="Verdana" w:eastAsia="MS PMincho" w:hAnsi="Verdana"/>
          <w:spacing w:val="4"/>
          <w:sz w:val="20"/>
          <w:szCs w:val="20"/>
        </w:rPr>
        <w:t>r</w:t>
      </w:r>
      <w:r w:rsidRPr="005326CB">
        <w:rPr>
          <w:rFonts w:ascii="Verdana" w:eastAsia="MS PMincho" w:hAnsi="Verdana"/>
          <w:spacing w:val="2"/>
          <w:sz w:val="20"/>
          <w:szCs w:val="20"/>
        </w:rPr>
        <w:t>i</w:t>
      </w:r>
      <w:r w:rsidRPr="005326CB">
        <w:rPr>
          <w:rFonts w:ascii="Verdana" w:eastAsia="MS PMincho" w:hAnsi="Verdana"/>
          <w:spacing w:val="1"/>
          <w:sz w:val="20"/>
          <w:szCs w:val="20"/>
        </w:rPr>
        <w:t>o</w:t>
      </w:r>
      <w:r w:rsidRPr="005326CB">
        <w:rPr>
          <w:rFonts w:ascii="Verdana" w:eastAsia="MS PMincho" w:hAnsi="Verdana"/>
          <w:sz w:val="20"/>
          <w:szCs w:val="20"/>
        </w:rPr>
        <w:t>r</w:t>
      </w:r>
      <w:r w:rsidRPr="005326CB">
        <w:rPr>
          <w:rFonts w:ascii="Verdana" w:eastAsia="MS PMincho" w:hAnsi="Verdana"/>
          <w:spacing w:val="9"/>
          <w:sz w:val="20"/>
          <w:szCs w:val="20"/>
        </w:rPr>
        <w:t xml:space="preserve"> </w:t>
      </w:r>
      <w:r w:rsidRPr="005326CB">
        <w:rPr>
          <w:rFonts w:ascii="Verdana" w:eastAsia="MS PMincho" w:hAnsi="Verdana"/>
          <w:spacing w:val="1"/>
          <w:sz w:val="20"/>
          <w:szCs w:val="20"/>
        </w:rPr>
        <w:t>o</w:t>
      </w:r>
      <w:r w:rsidRPr="005326CB">
        <w:rPr>
          <w:rFonts w:ascii="Verdana" w:eastAsia="MS PMincho" w:hAnsi="Verdana"/>
          <w:sz w:val="20"/>
          <w:szCs w:val="20"/>
        </w:rPr>
        <w:t>f</w:t>
      </w:r>
      <w:r w:rsidRPr="005326CB">
        <w:rPr>
          <w:rFonts w:ascii="Verdana" w:eastAsia="MS PMincho" w:hAnsi="Verdana"/>
          <w:spacing w:val="14"/>
          <w:sz w:val="20"/>
          <w:szCs w:val="20"/>
        </w:rPr>
        <w:t xml:space="preserve"> </w:t>
      </w:r>
      <w:r w:rsidRPr="005326CB">
        <w:rPr>
          <w:rFonts w:ascii="Verdana" w:eastAsia="MS PMincho" w:hAnsi="Verdana"/>
          <w:spacing w:val="1"/>
          <w:sz w:val="20"/>
          <w:szCs w:val="20"/>
        </w:rPr>
        <w:t>th</w:t>
      </w:r>
      <w:r w:rsidRPr="005326CB">
        <w:rPr>
          <w:rFonts w:ascii="Verdana" w:eastAsia="MS PMincho" w:hAnsi="Verdana"/>
          <w:sz w:val="20"/>
          <w:szCs w:val="20"/>
        </w:rPr>
        <w:t>e</w:t>
      </w:r>
      <w:r w:rsidRPr="005326CB">
        <w:rPr>
          <w:rFonts w:ascii="Verdana" w:eastAsia="MS PMincho" w:hAnsi="Verdana"/>
          <w:spacing w:val="15"/>
          <w:sz w:val="20"/>
          <w:szCs w:val="20"/>
        </w:rPr>
        <w:t xml:space="preserve"> </w:t>
      </w:r>
      <w:r w:rsidRPr="005326CB">
        <w:rPr>
          <w:rFonts w:ascii="Verdana" w:eastAsia="MS PMincho" w:hAnsi="Verdana"/>
          <w:spacing w:val="1"/>
          <w:sz w:val="20"/>
          <w:szCs w:val="20"/>
        </w:rPr>
        <w:t>buildin</w:t>
      </w:r>
      <w:r w:rsidRPr="005326CB">
        <w:rPr>
          <w:rFonts w:ascii="Verdana" w:eastAsia="MS PMincho" w:hAnsi="Verdana"/>
          <w:spacing w:val="4"/>
          <w:sz w:val="20"/>
          <w:szCs w:val="20"/>
        </w:rPr>
        <w:t>g</w:t>
      </w:r>
      <w:r w:rsidRPr="005326CB">
        <w:rPr>
          <w:rFonts w:ascii="Verdana" w:eastAsia="MS PMincho" w:hAnsi="Verdana"/>
          <w:sz w:val="20"/>
          <w:szCs w:val="20"/>
        </w:rPr>
        <w:t>.</w:t>
      </w:r>
      <w:r w:rsidRPr="005326CB">
        <w:rPr>
          <w:rFonts w:ascii="Verdana" w:eastAsia="MS PMincho" w:hAnsi="Verdana"/>
          <w:spacing w:val="7"/>
          <w:sz w:val="20"/>
          <w:szCs w:val="20"/>
        </w:rPr>
        <w:t xml:space="preserve"> </w:t>
      </w:r>
      <w:r w:rsidRPr="005326CB">
        <w:rPr>
          <w:rFonts w:ascii="Verdana" w:eastAsia="MS PMincho" w:hAnsi="Verdana"/>
          <w:spacing w:val="-4"/>
          <w:sz w:val="20"/>
          <w:szCs w:val="20"/>
        </w:rPr>
        <w:t>R</w:t>
      </w:r>
      <w:r w:rsidRPr="005326CB">
        <w:rPr>
          <w:rFonts w:ascii="Verdana" w:eastAsia="MS PMincho" w:hAnsi="Verdana"/>
          <w:spacing w:val="1"/>
          <w:sz w:val="20"/>
          <w:szCs w:val="20"/>
        </w:rPr>
        <w:t>easonabl</w:t>
      </w:r>
      <w:r w:rsidRPr="005326CB">
        <w:rPr>
          <w:rFonts w:ascii="Verdana" w:eastAsia="MS PMincho" w:hAnsi="Verdana"/>
          <w:sz w:val="20"/>
          <w:szCs w:val="20"/>
        </w:rPr>
        <w:t>e</w:t>
      </w:r>
      <w:r w:rsidRPr="005326CB">
        <w:rPr>
          <w:rFonts w:ascii="Verdana" w:eastAsia="MS PMincho" w:hAnsi="Verdana"/>
          <w:spacing w:val="10"/>
          <w:sz w:val="20"/>
          <w:szCs w:val="20"/>
        </w:rPr>
        <w:t xml:space="preserve"> </w:t>
      </w:r>
      <w:r w:rsidRPr="005326CB">
        <w:rPr>
          <w:rFonts w:ascii="Verdana" w:eastAsia="MS PMincho" w:hAnsi="Verdana"/>
          <w:spacing w:val="1"/>
          <w:w w:val="95"/>
          <w:sz w:val="20"/>
          <w:szCs w:val="20"/>
        </w:rPr>
        <w:t>facilitie</w:t>
      </w:r>
      <w:r w:rsidRPr="005326CB">
        <w:rPr>
          <w:rFonts w:ascii="Verdana" w:eastAsia="MS PMincho" w:hAnsi="Verdana"/>
          <w:w w:val="95"/>
          <w:sz w:val="20"/>
          <w:szCs w:val="20"/>
        </w:rPr>
        <w:t>s</w:t>
      </w:r>
      <w:r w:rsidRPr="005326CB">
        <w:rPr>
          <w:rFonts w:ascii="Verdana" w:eastAsia="MS PMincho" w:hAnsi="Verdana"/>
          <w:spacing w:val="17"/>
          <w:w w:val="95"/>
          <w:sz w:val="20"/>
          <w:szCs w:val="20"/>
        </w:rPr>
        <w:t xml:space="preserve"> </w:t>
      </w:r>
      <w:r w:rsidRPr="005326CB">
        <w:rPr>
          <w:rFonts w:ascii="Verdana" w:eastAsia="MS PMincho" w:hAnsi="Verdana"/>
          <w:spacing w:val="1"/>
          <w:sz w:val="20"/>
          <w:szCs w:val="20"/>
        </w:rPr>
        <w:t>fo</w:t>
      </w:r>
      <w:r w:rsidRPr="005326CB">
        <w:rPr>
          <w:rFonts w:ascii="Verdana" w:eastAsia="MS PMincho" w:hAnsi="Verdana"/>
          <w:sz w:val="20"/>
          <w:szCs w:val="20"/>
        </w:rPr>
        <w:t>r</w:t>
      </w:r>
      <w:r w:rsidRPr="005326CB">
        <w:rPr>
          <w:rFonts w:ascii="Verdana" w:eastAsia="MS PMincho" w:hAnsi="Verdana"/>
          <w:spacing w:val="12"/>
          <w:sz w:val="20"/>
          <w:szCs w:val="20"/>
        </w:rPr>
        <w:t xml:space="preserve"> </w:t>
      </w:r>
      <w:r w:rsidRPr="005326CB">
        <w:rPr>
          <w:rFonts w:ascii="Verdana" w:eastAsia="MS PMincho" w:hAnsi="Verdana"/>
          <w:spacing w:val="1"/>
          <w:sz w:val="20"/>
          <w:szCs w:val="20"/>
        </w:rPr>
        <w:t>taking</w:t>
      </w:r>
      <w:r w:rsidRPr="005326CB">
        <w:rPr>
          <w:rFonts w:ascii="Verdana" w:eastAsia="MS PMincho" w:hAnsi="Verdana"/>
          <w:sz w:val="20"/>
          <w:szCs w:val="20"/>
        </w:rPr>
        <w:t xml:space="preserve"> </w:t>
      </w:r>
      <w:r w:rsidRPr="005326CB">
        <w:rPr>
          <w:rFonts w:ascii="Verdana" w:eastAsia="MS PMincho" w:hAnsi="Verdana"/>
          <w:spacing w:val="-3"/>
          <w:sz w:val="20"/>
          <w:szCs w:val="20"/>
        </w:rPr>
        <w:t>c</w:t>
      </w:r>
      <w:r w:rsidRPr="005326CB">
        <w:rPr>
          <w:rFonts w:ascii="Verdana" w:eastAsia="MS PMincho" w:hAnsi="Verdana"/>
          <w:spacing w:val="-1"/>
          <w:sz w:val="20"/>
          <w:szCs w:val="20"/>
        </w:rPr>
        <w:t>o</w:t>
      </w:r>
      <w:r w:rsidRPr="005326CB">
        <w:rPr>
          <w:rFonts w:ascii="Verdana" w:eastAsia="MS PMincho" w:hAnsi="Verdana"/>
          <w:sz w:val="20"/>
          <w:szCs w:val="20"/>
        </w:rPr>
        <w:t>pies</w:t>
      </w:r>
      <w:r w:rsidRPr="005326CB">
        <w:rPr>
          <w:rFonts w:ascii="Verdana" w:eastAsia="MS PMincho" w:hAnsi="Verdana"/>
          <w:spacing w:val="-17"/>
          <w:sz w:val="20"/>
          <w:szCs w:val="20"/>
        </w:rPr>
        <w:t xml:space="preserve"> </w:t>
      </w:r>
      <w:r w:rsidRPr="005326CB">
        <w:rPr>
          <w:rFonts w:ascii="Verdana" w:eastAsia="MS PMincho" w:hAnsi="Verdana"/>
          <w:sz w:val="20"/>
          <w:szCs w:val="20"/>
        </w:rPr>
        <w:t>or</w:t>
      </w:r>
      <w:r w:rsidRPr="005326CB">
        <w:rPr>
          <w:rFonts w:ascii="Verdana" w:eastAsia="MS PMincho" w:hAnsi="Verdana"/>
          <w:spacing w:val="5"/>
          <w:sz w:val="20"/>
          <w:szCs w:val="20"/>
        </w:rPr>
        <w:t xml:space="preserve"> </w:t>
      </w:r>
      <w:r w:rsidRPr="005326CB">
        <w:rPr>
          <w:rFonts w:ascii="Verdana" w:eastAsia="MS PMincho" w:hAnsi="Verdana"/>
          <w:spacing w:val="-2"/>
          <w:sz w:val="20"/>
          <w:szCs w:val="20"/>
        </w:rPr>
        <w:t>e</w:t>
      </w:r>
      <w:r w:rsidRPr="005326CB">
        <w:rPr>
          <w:rFonts w:ascii="Verdana" w:eastAsia="MS PMincho" w:hAnsi="Verdana"/>
          <w:sz w:val="20"/>
          <w:szCs w:val="20"/>
        </w:rPr>
        <w:t>x</w:t>
      </w:r>
      <w:r w:rsidRPr="005326CB">
        <w:rPr>
          <w:rFonts w:ascii="Verdana" w:eastAsia="MS PMincho" w:hAnsi="Verdana"/>
          <w:spacing w:val="1"/>
          <w:sz w:val="20"/>
          <w:szCs w:val="20"/>
        </w:rPr>
        <w:t>t</w:t>
      </w:r>
      <w:r w:rsidRPr="005326CB">
        <w:rPr>
          <w:rFonts w:ascii="Verdana" w:eastAsia="MS PMincho" w:hAnsi="Verdana"/>
          <w:spacing w:val="2"/>
          <w:sz w:val="20"/>
          <w:szCs w:val="20"/>
        </w:rPr>
        <w:t>r</w:t>
      </w:r>
      <w:r w:rsidRPr="005326CB">
        <w:rPr>
          <w:rFonts w:ascii="Verdana" w:eastAsia="MS PMincho" w:hAnsi="Verdana"/>
          <w:sz w:val="20"/>
          <w:szCs w:val="20"/>
        </w:rPr>
        <w:t>a</w:t>
      </w:r>
      <w:r w:rsidRPr="005326CB">
        <w:rPr>
          <w:rFonts w:ascii="Verdana" w:eastAsia="MS PMincho" w:hAnsi="Verdana"/>
          <w:spacing w:val="1"/>
          <w:sz w:val="20"/>
          <w:szCs w:val="20"/>
        </w:rPr>
        <w:t>c</w:t>
      </w:r>
      <w:r w:rsidRPr="005326CB">
        <w:rPr>
          <w:rFonts w:ascii="Verdana" w:eastAsia="MS PMincho" w:hAnsi="Verdana"/>
          <w:sz w:val="20"/>
          <w:szCs w:val="20"/>
        </w:rPr>
        <w:t>ts</w:t>
      </w:r>
      <w:r w:rsidRPr="005326CB">
        <w:rPr>
          <w:rFonts w:ascii="Verdana" w:eastAsia="MS PMincho" w:hAnsi="Verdana"/>
          <w:spacing w:val="-9"/>
          <w:sz w:val="20"/>
          <w:szCs w:val="20"/>
        </w:rPr>
        <w:t xml:space="preserve"> </w:t>
      </w:r>
      <w:r w:rsidRPr="005326CB">
        <w:rPr>
          <w:rFonts w:ascii="Verdana" w:eastAsia="MS PMincho" w:hAnsi="Verdana"/>
          <w:sz w:val="20"/>
          <w:szCs w:val="20"/>
        </w:rPr>
        <w:t>f</w:t>
      </w:r>
      <w:r w:rsidRPr="005326CB">
        <w:rPr>
          <w:rFonts w:ascii="Verdana" w:eastAsia="MS PMincho" w:hAnsi="Verdana"/>
          <w:spacing w:val="-3"/>
          <w:sz w:val="20"/>
          <w:szCs w:val="20"/>
        </w:rPr>
        <w:t>r</w:t>
      </w:r>
      <w:r w:rsidRPr="005326CB">
        <w:rPr>
          <w:rFonts w:ascii="Verdana" w:eastAsia="MS PMincho" w:hAnsi="Verdana"/>
          <w:sz w:val="20"/>
          <w:szCs w:val="20"/>
        </w:rPr>
        <w:t>om</w:t>
      </w:r>
      <w:r w:rsidRPr="005326CB">
        <w:rPr>
          <w:rFonts w:ascii="Verdana" w:eastAsia="MS PMincho" w:hAnsi="Verdana"/>
          <w:spacing w:val="7"/>
          <w:sz w:val="20"/>
          <w:szCs w:val="20"/>
        </w:rPr>
        <w:t xml:space="preserve"> </w:t>
      </w:r>
      <w:r w:rsidRPr="005326CB">
        <w:rPr>
          <w:rFonts w:ascii="Verdana" w:eastAsia="MS PMincho" w:hAnsi="Verdana"/>
          <w:sz w:val="20"/>
          <w:szCs w:val="20"/>
        </w:rPr>
        <w:t>documents</w:t>
      </w:r>
      <w:r w:rsidRPr="005326CB">
        <w:rPr>
          <w:rFonts w:ascii="Verdana" w:eastAsia="MS PMincho" w:hAnsi="Verdana"/>
          <w:spacing w:val="12"/>
          <w:sz w:val="20"/>
          <w:szCs w:val="20"/>
        </w:rPr>
        <w:t xml:space="preserve"> </w:t>
      </w:r>
      <w:r w:rsidRPr="005326CB">
        <w:rPr>
          <w:rFonts w:ascii="Verdana" w:eastAsia="MS PMincho" w:hAnsi="Verdana"/>
          <w:sz w:val="20"/>
          <w:szCs w:val="20"/>
        </w:rPr>
        <w:t>must</w:t>
      </w:r>
      <w:r w:rsidRPr="005326CB">
        <w:rPr>
          <w:rFonts w:ascii="Verdana" w:eastAsia="MS PMincho" w:hAnsi="Verdana"/>
          <w:spacing w:val="11"/>
          <w:sz w:val="20"/>
          <w:szCs w:val="20"/>
        </w:rPr>
        <w:t xml:space="preserve"> </w:t>
      </w:r>
      <w:r w:rsidRPr="005326CB">
        <w:rPr>
          <w:rFonts w:ascii="Verdana" w:eastAsia="MS PMincho" w:hAnsi="Verdana"/>
          <w:sz w:val="20"/>
          <w:szCs w:val="20"/>
        </w:rPr>
        <w:t>be</w:t>
      </w:r>
      <w:r w:rsidRPr="005326CB">
        <w:rPr>
          <w:rFonts w:ascii="Verdana" w:eastAsia="MS PMincho" w:hAnsi="Verdana"/>
          <w:spacing w:val="-7"/>
          <w:sz w:val="20"/>
          <w:szCs w:val="20"/>
        </w:rPr>
        <w:t xml:space="preserve"> </w:t>
      </w:r>
      <w:r w:rsidRPr="005326CB">
        <w:rPr>
          <w:rFonts w:ascii="Verdana" w:eastAsia="MS PMincho" w:hAnsi="Verdana"/>
          <w:spacing w:val="2"/>
          <w:sz w:val="20"/>
          <w:szCs w:val="20"/>
        </w:rPr>
        <w:t>g</w:t>
      </w:r>
      <w:r w:rsidRPr="005326CB">
        <w:rPr>
          <w:rFonts w:ascii="Verdana" w:eastAsia="MS PMincho" w:hAnsi="Verdana"/>
          <w:spacing w:val="-2"/>
          <w:sz w:val="20"/>
          <w:szCs w:val="20"/>
        </w:rPr>
        <w:t>i</w:t>
      </w:r>
      <w:r w:rsidRPr="005326CB">
        <w:rPr>
          <w:rFonts w:ascii="Verdana" w:eastAsia="MS PMincho" w:hAnsi="Verdana"/>
          <w:spacing w:val="-4"/>
          <w:sz w:val="20"/>
          <w:szCs w:val="20"/>
        </w:rPr>
        <w:t>v</w:t>
      </w:r>
      <w:r w:rsidRPr="005326CB">
        <w:rPr>
          <w:rFonts w:ascii="Verdana" w:eastAsia="MS PMincho" w:hAnsi="Verdana"/>
          <w:spacing w:val="-1"/>
          <w:sz w:val="20"/>
          <w:szCs w:val="20"/>
        </w:rPr>
        <w:t>e</w:t>
      </w:r>
      <w:r w:rsidRPr="005326CB">
        <w:rPr>
          <w:rFonts w:ascii="Verdana" w:eastAsia="MS PMincho" w:hAnsi="Verdana"/>
          <w:sz w:val="20"/>
          <w:szCs w:val="20"/>
        </w:rPr>
        <w:t>n.</w:t>
      </w:r>
    </w:p>
    <w:p w14:paraId="0B9EC2A4" w14:textId="77777777" w:rsidR="00E16F97" w:rsidRPr="005326CB" w:rsidRDefault="00E16F97" w:rsidP="00220C25">
      <w:pPr>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FE433B" w:rsidRPr="005326CB" w14:paraId="127FCDB6" w14:textId="77777777" w:rsidTr="00FE433B">
        <w:tc>
          <w:tcPr>
            <w:tcW w:w="9242" w:type="dxa"/>
          </w:tcPr>
          <w:p w14:paraId="649DBD9B" w14:textId="77777777" w:rsidR="00FE433B" w:rsidRPr="005326CB" w:rsidRDefault="00322415" w:rsidP="00322415">
            <w:pPr>
              <w:rPr>
                <w:rFonts w:ascii="Verdana" w:eastAsia="MS PMincho" w:hAnsi="Verdana"/>
                <w:i/>
                <w:sz w:val="20"/>
                <w:szCs w:val="20"/>
              </w:rPr>
            </w:pPr>
            <w:r>
              <w:rPr>
                <w:rFonts w:ascii="Verdana" w:eastAsia="MS PMincho" w:hAnsi="Verdana"/>
                <w:i/>
                <w:sz w:val="20"/>
                <w:szCs w:val="20"/>
              </w:rPr>
              <w:t>s.</w:t>
            </w:r>
            <w:r w:rsidR="00FE433B" w:rsidRPr="005326CB">
              <w:rPr>
                <w:rFonts w:ascii="Verdana" w:eastAsia="MS PMincho" w:hAnsi="Verdana"/>
                <w:i/>
                <w:sz w:val="20"/>
                <w:szCs w:val="20"/>
              </w:rPr>
              <w:t xml:space="preserve">84 and </w:t>
            </w:r>
            <w:r>
              <w:rPr>
                <w:rFonts w:ascii="Verdana" w:eastAsia="MS PMincho" w:hAnsi="Verdana"/>
                <w:i/>
                <w:sz w:val="20"/>
                <w:szCs w:val="20"/>
              </w:rPr>
              <w:t>S</w:t>
            </w:r>
            <w:r w:rsidR="00FE433B" w:rsidRPr="005326CB">
              <w:rPr>
                <w:rFonts w:ascii="Verdana" w:eastAsia="MS PMincho" w:hAnsi="Verdana"/>
                <w:i/>
                <w:sz w:val="20"/>
                <w:szCs w:val="20"/>
              </w:rPr>
              <w:t>chedule 4 Housing Act 1996</w:t>
            </w:r>
          </w:p>
        </w:tc>
      </w:tr>
    </w:tbl>
    <w:p w14:paraId="4C036FE5" w14:textId="77777777" w:rsidR="00FE433B" w:rsidRDefault="00FE433B" w:rsidP="00220C25">
      <w:pPr>
        <w:rPr>
          <w:rFonts w:ascii="Verdana" w:eastAsia="MS PMincho" w:hAnsi="Verdana"/>
          <w:color w:val="363435"/>
          <w:sz w:val="20"/>
          <w:szCs w:val="20"/>
        </w:rPr>
      </w:pPr>
    </w:p>
    <w:p w14:paraId="3AE8878C" w14:textId="77777777" w:rsidR="00E16F97" w:rsidRPr="00E16F97" w:rsidRDefault="00C10E00" w:rsidP="00114E30">
      <w:pPr>
        <w:pStyle w:val="Heading2"/>
        <w:rPr>
          <w:rFonts w:eastAsia="MS PMincho"/>
        </w:rPr>
      </w:pPr>
      <w:bookmarkStart w:id="328" w:name="_Toc415753305"/>
      <w:bookmarkStart w:id="329" w:name="_Toc443380636"/>
      <w:r>
        <w:rPr>
          <w:rFonts w:eastAsia="MS PMincho"/>
        </w:rPr>
        <w:t>14.5</w:t>
      </w:r>
      <w:r w:rsidR="00B75352">
        <w:rPr>
          <w:rFonts w:eastAsia="MS PMincho"/>
        </w:rPr>
        <w:tab/>
      </w:r>
      <w:r w:rsidR="00E16F97">
        <w:rPr>
          <w:rFonts w:eastAsia="MS PMincho"/>
        </w:rPr>
        <w:t xml:space="preserve">Management </w:t>
      </w:r>
      <w:r w:rsidR="00812B6D">
        <w:rPr>
          <w:rFonts w:eastAsia="MS PMincho"/>
        </w:rPr>
        <w:t>a</w:t>
      </w:r>
      <w:r w:rsidR="00E16F97">
        <w:rPr>
          <w:rFonts w:eastAsia="MS PMincho"/>
        </w:rPr>
        <w:t>udit</w:t>
      </w:r>
      <w:bookmarkEnd w:id="328"/>
      <w:bookmarkEnd w:id="329"/>
    </w:p>
    <w:p w14:paraId="05A4DA28" w14:textId="77777777" w:rsidR="00CF6234" w:rsidRPr="00CF6234" w:rsidRDefault="00CF6234" w:rsidP="00220C25">
      <w:pPr>
        <w:rPr>
          <w:rFonts w:ascii="Verdana" w:eastAsia="MS PMincho" w:hAnsi="Verdana"/>
          <w:color w:val="363435"/>
          <w:sz w:val="20"/>
          <w:szCs w:val="20"/>
        </w:rPr>
      </w:pPr>
    </w:p>
    <w:p w14:paraId="2051F146" w14:textId="77777777" w:rsidR="00CF6234" w:rsidRDefault="00CF6234" w:rsidP="00E16F97">
      <w:pPr>
        <w:widowControl w:val="0"/>
        <w:autoSpaceDE w:val="0"/>
        <w:autoSpaceDN w:val="0"/>
        <w:adjustRightInd w:val="0"/>
        <w:spacing w:line="243" w:lineRule="auto"/>
        <w:ind w:right="-40"/>
        <w:jc w:val="both"/>
        <w:rPr>
          <w:rFonts w:ascii="Verdana" w:eastAsia="MS PMincho" w:hAnsi="Verdana"/>
          <w:w w:val="96"/>
          <w:sz w:val="20"/>
          <w:szCs w:val="20"/>
        </w:rPr>
      </w:pPr>
      <w:r w:rsidRPr="005326CB">
        <w:rPr>
          <w:rFonts w:ascii="Verdana" w:eastAsia="MS PMincho" w:hAnsi="Verdana"/>
          <w:spacing w:val="-24"/>
          <w:w w:val="97"/>
          <w:sz w:val="20"/>
          <w:szCs w:val="20"/>
        </w:rPr>
        <w:t>T</w:t>
      </w:r>
      <w:r w:rsidRPr="005326CB">
        <w:rPr>
          <w:rFonts w:ascii="Verdana" w:eastAsia="MS PMincho" w:hAnsi="Verdana"/>
          <w:spacing w:val="-3"/>
          <w:w w:val="97"/>
          <w:sz w:val="20"/>
          <w:szCs w:val="20"/>
        </w:rPr>
        <w:t>w</w:t>
      </w:r>
      <w:r w:rsidRPr="005326CB">
        <w:rPr>
          <w:rFonts w:ascii="Verdana" w:eastAsia="MS PMincho" w:hAnsi="Verdana"/>
          <w:w w:val="97"/>
          <w:sz w:val="20"/>
          <w:szCs w:val="20"/>
        </w:rPr>
        <w:t>o</w:t>
      </w:r>
      <w:r w:rsidRPr="005326CB">
        <w:rPr>
          <w:rFonts w:ascii="Verdana" w:eastAsia="MS PMincho" w:hAnsi="Verdana"/>
          <w:spacing w:val="-10"/>
          <w:w w:val="97"/>
          <w:sz w:val="20"/>
          <w:szCs w:val="20"/>
        </w:rPr>
        <w:t xml:space="preserve"> </w:t>
      </w:r>
      <w:r w:rsidRPr="005326CB">
        <w:rPr>
          <w:rFonts w:ascii="Verdana" w:eastAsia="MS PMincho" w:hAnsi="Verdana"/>
          <w:sz w:val="20"/>
          <w:szCs w:val="20"/>
        </w:rPr>
        <w:t>or</w:t>
      </w:r>
      <w:r w:rsidRPr="005326CB">
        <w:rPr>
          <w:rFonts w:ascii="Verdana" w:eastAsia="MS PMincho" w:hAnsi="Verdana"/>
          <w:spacing w:val="-4"/>
          <w:sz w:val="20"/>
          <w:szCs w:val="20"/>
        </w:rPr>
        <w:t xml:space="preserve"> </w:t>
      </w:r>
      <w:r w:rsidRPr="005326CB">
        <w:rPr>
          <w:rFonts w:ascii="Verdana" w:eastAsia="MS PMincho" w:hAnsi="Verdana"/>
          <w:sz w:val="20"/>
          <w:szCs w:val="20"/>
        </w:rPr>
        <w:t>mo</w:t>
      </w:r>
      <w:r w:rsidRPr="005326CB">
        <w:rPr>
          <w:rFonts w:ascii="Verdana" w:eastAsia="MS PMincho" w:hAnsi="Verdana"/>
          <w:spacing w:val="-3"/>
          <w:sz w:val="20"/>
          <w:szCs w:val="20"/>
        </w:rPr>
        <w:t>r</w:t>
      </w:r>
      <w:r w:rsidRPr="005326CB">
        <w:rPr>
          <w:rFonts w:ascii="Verdana" w:eastAsia="MS PMincho" w:hAnsi="Verdana"/>
          <w:sz w:val="20"/>
          <w:szCs w:val="20"/>
        </w:rPr>
        <w:t>e</w:t>
      </w:r>
      <w:r w:rsidRPr="005326CB">
        <w:rPr>
          <w:rFonts w:ascii="Verdana" w:eastAsia="MS PMincho" w:hAnsi="Verdana"/>
          <w:spacing w:val="-4"/>
          <w:sz w:val="20"/>
          <w:szCs w:val="20"/>
        </w:rPr>
        <w:t xml:space="preserve"> </w:t>
      </w:r>
      <w:r w:rsidRPr="005326CB">
        <w:rPr>
          <w:rFonts w:ascii="Verdana" w:eastAsia="MS PMincho" w:hAnsi="Verdana"/>
          <w:w w:val="98"/>
          <w:sz w:val="20"/>
          <w:szCs w:val="20"/>
        </w:rPr>
        <w:t>qualif</w:t>
      </w:r>
      <w:r w:rsidRPr="005326CB">
        <w:rPr>
          <w:rFonts w:ascii="Verdana" w:eastAsia="MS PMincho" w:hAnsi="Verdana"/>
          <w:spacing w:val="3"/>
          <w:w w:val="98"/>
          <w:sz w:val="20"/>
          <w:szCs w:val="20"/>
        </w:rPr>
        <w:t>y</w:t>
      </w:r>
      <w:r w:rsidRPr="005326CB">
        <w:rPr>
          <w:rFonts w:ascii="Verdana" w:eastAsia="MS PMincho" w:hAnsi="Verdana"/>
          <w:w w:val="98"/>
          <w:sz w:val="20"/>
          <w:szCs w:val="20"/>
        </w:rPr>
        <w:t>ing</w:t>
      </w:r>
      <w:r w:rsidRPr="005326CB">
        <w:rPr>
          <w:rFonts w:ascii="Verdana" w:eastAsia="MS PMincho" w:hAnsi="Verdana"/>
          <w:spacing w:val="-13"/>
          <w:w w:val="98"/>
          <w:sz w:val="20"/>
          <w:szCs w:val="20"/>
        </w:rPr>
        <w:t xml:space="preserve"> </w:t>
      </w:r>
      <w:r w:rsidR="00E16F97" w:rsidRPr="005326CB">
        <w:rPr>
          <w:rFonts w:ascii="Verdana" w:eastAsia="MS PMincho" w:hAnsi="Verdana"/>
          <w:spacing w:val="-2"/>
          <w:sz w:val="20"/>
          <w:szCs w:val="20"/>
        </w:rPr>
        <w:t>leaseholders</w:t>
      </w:r>
      <w:r w:rsidRPr="005326CB">
        <w:rPr>
          <w:rFonts w:ascii="Verdana" w:eastAsia="MS PMincho" w:hAnsi="Verdana"/>
          <w:spacing w:val="-1"/>
          <w:sz w:val="20"/>
          <w:szCs w:val="20"/>
        </w:rPr>
        <w:t xml:space="preserve"> </w:t>
      </w:r>
      <w:r w:rsidRPr="005326CB">
        <w:rPr>
          <w:rFonts w:ascii="Verdana" w:eastAsia="MS PMincho" w:hAnsi="Verdana"/>
          <w:sz w:val="20"/>
          <w:szCs w:val="20"/>
        </w:rPr>
        <w:t>of</w:t>
      </w:r>
      <w:r w:rsidRPr="005326CB">
        <w:rPr>
          <w:rFonts w:ascii="Verdana" w:eastAsia="MS PMincho" w:hAnsi="Verdana"/>
          <w:spacing w:val="-11"/>
          <w:sz w:val="20"/>
          <w:szCs w:val="20"/>
        </w:rPr>
        <w:t xml:space="preserve"> </w:t>
      </w:r>
      <w:r w:rsidRPr="005326CB">
        <w:rPr>
          <w:rFonts w:ascii="Verdana" w:eastAsia="MS PMincho" w:hAnsi="Verdana"/>
          <w:sz w:val="20"/>
          <w:szCs w:val="20"/>
        </w:rPr>
        <w:t>the</w:t>
      </w:r>
      <w:r w:rsidRPr="005326CB">
        <w:rPr>
          <w:rFonts w:ascii="Verdana" w:eastAsia="MS PMincho" w:hAnsi="Verdana"/>
          <w:spacing w:val="-7"/>
          <w:sz w:val="20"/>
          <w:szCs w:val="20"/>
        </w:rPr>
        <w:t xml:space="preserve"> </w:t>
      </w:r>
      <w:r w:rsidRPr="005326CB">
        <w:rPr>
          <w:rFonts w:ascii="Verdana" w:eastAsia="MS PMincho" w:hAnsi="Verdana"/>
          <w:sz w:val="20"/>
          <w:szCs w:val="20"/>
        </w:rPr>
        <w:t>same</w:t>
      </w:r>
      <w:r w:rsidRPr="005326CB">
        <w:rPr>
          <w:rFonts w:ascii="Verdana" w:eastAsia="MS PMincho" w:hAnsi="Verdana"/>
          <w:spacing w:val="-18"/>
          <w:sz w:val="20"/>
          <w:szCs w:val="20"/>
        </w:rPr>
        <w:t xml:space="preserve"> </w:t>
      </w:r>
      <w:r w:rsidRPr="005326CB">
        <w:rPr>
          <w:rFonts w:ascii="Verdana" w:eastAsia="MS PMincho" w:hAnsi="Verdana"/>
          <w:sz w:val="20"/>
          <w:szCs w:val="20"/>
        </w:rPr>
        <w:t>landlo</w:t>
      </w:r>
      <w:r w:rsidRPr="005326CB">
        <w:rPr>
          <w:rFonts w:ascii="Verdana" w:eastAsia="MS PMincho" w:hAnsi="Verdana"/>
          <w:spacing w:val="-3"/>
          <w:sz w:val="20"/>
          <w:szCs w:val="20"/>
        </w:rPr>
        <w:t>r</w:t>
      </w:r>
      <w:r w:rsidRPr="005326CB">
        <w:rPr>
          <w:rFonts w:ascii="Verdana" w:eastAsia="MS PMincho" w:hAnsi="Verdana"/>
          <w:sz w:val="20"/>
          <w:szCs w:val="20"/>
        </w:rPr>
        <w:t>d</w:t>
      </w:r>
      <w:r w:rsidRPr="005326CB">
        <w:rPr>
          <w:rFonts w:ascii="Verdana" w:eastAsia="MS PMincho" w:hAnsi="Verdana"/>
          <w:spacing w:val="1"/>
          <w:sz w:val="20"/>
          <w:szCs w:val="20"/>
        </w:rPr>
        <w:t xml:space="preserve"> </w:t>
      </w:r>
      <w:r w:rsidRPr="005326CB">
        <w:rPr>
          <w:rFonts w:ascii="Verdana" w:eastAsia="MS PMincho" w:hAnsi="Verdana"/>
          <w:sz w:val="20"/>
          <w:szCs w:val="20"/>
        </w:rPr>
        <w:t>a</w:t>
      </w:r>
      <w:r w:rsidRPr="005326CB">
        <w:rPr>
          <w:rFonts w:ascii="Verdana" w:eastAsia="MS PMincho" w:hAnsi="Verdana"/>
          <w:spacing w:val="-3"/>
          <w:sz w:val="20"/>
          <w:szCs w:val="20"/>
        </w:rPr>
        <w:t>r</w:t>
      </w:r>
      <w:r w:rsidRPr="005326CB">
        <w:rPr>
          <w:rFonts w:ascii="Verdana" w:eastAsia="MS PMincho" w:hAnsi="Verdana"/>
          <w:sz w:val="20"/>
          <w:szCs w:val="20"/>
        </w:rPr>
        <w:t>e</w:t>
      </w:r>
      <w:r w:rsidRPr="005326CB">
        <w:rPr>
          <w:rFonts w:ascii="Verdana" w:eastAsia="MS PMincho" w:hAnsi="Verdana"/>
          <w:spacing w:val="-17"/>
          <w:sz w:val="20"/>
          <w:szCs w:val="20"/>
        </w:rPr>
        <w:t xml:space="preserve"> </w:t>
      </w:r>
      <w:r w:rsidRPr="005326CB">
        <w:rPr>
          <w:rFonts w:ascii="Verdana" w:eastAsia="MS PMincho" w:hAnsi="Verdana"/>
          <w:sz w:val="20"/>
          <w:szCs w:val="20"/>
        </w:rPr>
        <w:t>entitled</w:t>
      </w:r>
      <w:r w:rsidRPr="005326CB">
        <w:rPr>
          <w:rFonts w:ascii="Verdana" w:eastAsia="MS PMincho" w:hAnsi="Verdana"/>
          <w:spacing w:val="-8"/>
          <w:sz w:val="20"/>
          <w:szCs w:val="20"/>
        </w:rPr>
        <w:t xml:space="preserve"> </w:t>
      </w:r>
      <w:r w:rsidRPr="005326CB">
        <w:rPr>
          <w:rFonts w:ascii="Verdana" w:eastAsia="MS PMincho" w:hAnsi="Verdana"/>
          <w:spacing w:val="-2"/>
          <w:sz w:val="20"/>
          <w:szCs w:val="20"/>
        </w:rPr>
        <w:t>t</w:t>
      </w:r>
      <w:r w:rsidRPr="005326CB">
        <w:rPr>
          <w:rFonts w:ascii="Verdana" w:eastAsia="MS PMincho" w:hAnsi="Verdana"/>
          <w:sz w:val="20"/>
          <w:szCs w:val="20"/>
        </w:rPr>
        <w:t>o</w:t>
      </w:r>
      <w:r w:rsidRPr="005326CB">
        <w:rPr>
          <w:rFonts w:ascii="Verdana" w:eastAsia="MS PMincho" w:hAnsi="Verdana"/>
          <w:spacing w:val="-5"/>
          <w:sz w:val="20"/>
          <w:szCs w:val="20"/>
        </w:rPr>
        <w:t xml:space="preserve"> </w:t>
      </w:r>
      <w:r w:rsidRPr="005326CB">
        <w:rPr>
          <w:rFonts w:ascii="Verdana" w:eastAsia="MS PMincho" w:hAnsi="Verdana"/>
          <w:sz w:val="20"/>
          <w:szCs w:val="20"/>
        </w:rPr>
        <w:t>h</w:t>
      </w:r>
      <w:r w:rsidRPr="005326CB">
        <w:rPr>
          <w:rFonts w:ascii="Verdana" w:eastAsia="MS PMincho" w:hAnsi="Verdana"/>
          <w:spacing w:val="-4"/>
          <w:sz w:val="20"/>
          <w:szCs w:val="20"/>
        </w:rPr>
        <w:t>av</w:t>
      </w:r>
      <w:r w:rsidRPr="005326CB">
        <w:rPr>
          <w:rFonts w:ascii="Verdana" w:eastAsia="MS PMincho" w:hAnsi="Verdana"/>
          <w:sz w:val="20"/>
          <w:szCs w:val="20"/>
        </w:rPr>
        <w:t>e</w:t>
      </w:r>
      <w:r w:rsidRPr="005326CB">
        <w:rPr>
          <w:rFonts w:ascii="Verdana" w:eastAsia="MS PMincho" w:hAnsi="Verdana"/>
          <w:spacing w:val="-12"/>
          <w:sz w:val="20"/>
          <w:szCs w:val="20"/>
        </w:rPr>
        <w:t xml:space="preserve"> </w:t>
      </w:r>
      <w:r w:rsidRPr="005326CB">
        <w:rPr>
          <w:rFonts w:ascii="Verdana" w:eastAsia="MS PMincho" w:hAnsi="Verdana"/>
          <w:w w:val="98"/>
          <w:sz w:val="20"/>
          <w:szCs w:val="20"/>
        </w:rPr>
        <w:t>a</w:t>
      </w:r>
      <w:r w:rsidRPr="005326CB">
        <w:rPr>
          <w:rFonts w:ascii="Verdana" w:eastAsia="MS PMincho" w:hAnsi="Verdana"/>
          <w:spacing w:val="-7"/>
          <w:sz w:val="20"/>
          <w:szCs w:val="20"/>
        </w:rPr>
        <w:t xml:space="preserve"> </w:t>
      </w:r>
      <w:r w:rsidRPr="005326CB">
        <w:rPr>
          <w:rFonts w:ascii="Verdana" w:eastAsia="MS PMincho" w:hAnsi="Verdana"/>
          <w:w w:val="102"/>
          <w:sz w:val="20"/>
          <w:szCs w:val="20"/>
        </w:rPr>
        <w:t>management</w:t>
      </w:r>
      <w:r w:rsidRPr="005326CB">
        <w:rPr>
          <w:rFonts w:ascii="Verdana" w:eastAsia="MS PMincho" w:hAnsi="Verdana"/>
          <w:spacing w:val="-7"/>
          <w:sz w:val="20"/>
          <w:szCs w:val="20"/>
        </w:rPr>
        <w:t xml:space="preserve"> </w:t>
      </w:r>
      <w:r w:rsidRPr="005326CB">
        <w:rPr>
          <w:rFonts w:ascii="Verdana" w:eastAsia="MS PMincho" w:hAnsi="Verdana"/>
          <w:sz w:val="20"/>
          <w:szCs w:val="20"/>
        </w:rPr>
        <w:t>audit</w:t>
      </w:r>
      <w:r w:rsidRPr="005326CB">
        <w:rPr>
          <w:rFonts w:ascii="Verdana" w:eastAsia="MS PMincho" w:hAnsi="Verdana"/>
          <w:spacing w:val="9"/>
          <w:sz w:val="20"/>
          <w:szCs w:val="20"/>
        </w:rPr>
        <w:t xml:space="preserve"> </w:t>
      </w:r>
      <w:r w:rsidRPr="005326CB">
        <w:rPr>
          <w:rFonts w:ascii="Verdana" w:eastAsia="MS PMincho" w:hAnsi="Verdana"/>
          <w:sz w:val="20"/>
          <w:szCs w:val="20"/>
        </w:rPr>
        <w:t>ca</w:t>
      </w:r>
      <w:r w:rsidRPr="005326CB">
        <w:rPr>
          <w:rFonts w:ascii="Verdana" w:eastAsia="MS PMincho" w:hAnsi="Verdana"/>
          <w:spacing w:val="3"/>
          <w:sz w:val="20"/>
          <w:szCs w:val="20"/>
        </w:rPr>
        <w:t>rr</w:t>
      </w:r>
      <w:r w:rsidRPr="005326CB">
        <w:rPr>
          <w:rFonts w:ascii="Verdana" w:eastAsia="MS PMincho" w:hAnsi="Verdana"/>
          <w:sz w:val="20"/>
          <w:szCs w:val="20"/>
        </w:rPr>
        <w:t>ied</w:t>
      </w:r>
      <w:r w:rsidRPr="005326CB">
        <w:rPr>
          <w:rFonts w:ascii="Verdana" w:eastAsia="MS PMincho" w:hAnsi="Verdana"/>
          <w:spacing w:val="-3"/>
          <w:sz w:val="20"/>
          <w:szCs w:val="20"/>
        </w:rPr>
        <w:t xml:space="preserve"> </w:t>
      </w:r>
      <w:r w:rsidRPr="005326CB">
        <w:rPr>
          <w:rFonts w:ascii="Verdana" w:eastAsia="MS PMincho" w:hAnsi="Verdana"/>
          <w:sz w:val="20"/>
          <w:szCs w:val="20"/>
        </w:rPr>
        <w:t>out</w:t>
      </w:r>
      <w:r w:rsidRPr="005326CB">
        <w:rPr>
          <w:rFonts w:ascii="Verdana" w:eastAsia="MS PMincho" w:hAnsi="Verdana"/>
          <w:spacing w:val="8"/>
          <w:sz w:val="20"/>
          <w:szCs w:val="20"/>
        </w:rPr>
        <w:t xml:space="preserve"> </w:t>
      </w:r>
      <w:r w:rsidRPr="005326CB">
        <w:rPr>
          <w:rFonts w:ascii="Verdana" w:eastAsia="MS PMincho" w:hAnsi="Verdana"/>
          <w:sz w:val="20"/>
          <w:szCs w:val="20"/>
        </w:rPr>
        <w:t>on</w:t>
      </w:r>
      <w:r w:rsidRPr="005326CB">
        <w:rPr>
          <w:rFonts w:ascii="Verdana" w:eastAsia="MS PMincho" w:hAnsi="Verdana"/>
          <w:spacing w:val="5"/>
          <w:sz w:val="20"/>
          <w:szCs w:val="20"/>
        </w:rPr>
        <w:t xml:space="preserve"> </w:t>
      </w:r>
      <w:r w:rsidRPr="005326CB">
        <w:rPr>
          <w:rFonts w:ascii="Verdana" w:eastAsia="MS PMincho" w:hAnsi="Verdana"/>
          <w:sz w:val="20"/>
          <w:szCs w:val="20"/>
        </w:rPr>
        <w:t>their</w:t>
      </w:r>
      <w:r w:rsidRPr="005326CB">
        <w:rPr>
          <w:rFonts w:ascii="Verdana" w:eastAsia="MS PMincho" w:hAnsi="Verdana"/>
          <w:spacing w:val="4"/>
          <w:sz w:val="20"/>
          <w:szCs w:val="20"/>
        </w:rPr>
        <w:t xml:space="preserve"> </w:t>
      </w:r>
      <w:r w:rsidRPr="005326CB">
        <w:rPr>
          <w:rFonts w:ascii="Verdana" w:eastAsia="MS PMincho" w:hAnsi="Verdana"/>
          <w:w w:val="97"/>
          <w:sz w:val="20"/>
          <w:szCs w:val="20"/>
        </w:rPr>
        <w:t>behalf,</w:t>
      </w:r>
      <w:r w:rsidRPr="005326CB">
        <w:rPr>
          <w:rFonts w:ascii="Verdana" w:eastAsia="MS PMincho" w:hAnsi="Verdana"/>
          <w:spacing w:val="-12"/>
          <w:w w:val="97"/>
          <w:sz w:val="20"/>
          <w:szCs w:val="20"/>
        </w:rPr>
        <w:t xml:space="preserve"> </w:t>
      </w:r>
      <w:r w:rsidRPr="005326CB">
        <w:rPr>
          <w:rFonts w:ascii="Verdana" w:eastAsia="MS PMincho" w:hAnsi="Verdana"/>
          <w:sz w:val="20"/>
          <w:szCs w:val="20"/>
        </w:rPr>
        <w:t>as</w:t>
      </w:r>
      <w:r w:rsidRPr="005326CB">
        <w:rPr>
          <w:rFonts w:ascii="Verdana" w:eastAsia="MS PMincho" w:hAnsi="Verdana"/>
          <w:spacing w:val="-15"/>
          <w:sz w:val="20"/>
          <w:szCs w:val="20"/>
        </w:rPr>
        <w:t xml:space="preserve"> </w:t>
      </w:r>
      <w:r w:rsidRPr="005326CB">
        <w:rPr>
          <w:rFonts w:ascii="Verdana" w:eastAsia="MS PMincho" w:hAnsi="Verdana"/>
          <w:sz w:val="20"/>
          <w:szCs w:val="20"/>
        </w:rPr>
        <w:t>is</w:t>
      </w:r>
      <w:r w:rsidRPr="005326CB">
        <w:rPr>
          <w:rFonts w:ascii="Verdana" w:eastAsia="MS PMincho" w:hAnsi="Verdana"/>
          <w:spacing w:val="-16"/>
          <w:sz w:val="20"/>
          <w:szCs w:val="20"/>
        </w:rPr>
        <w:t xml:space="preserve"> </w:t>
      </w:r>
      <w:r w:rsidRPr="005326CB">
        <w:rPr>
          <w:rFonts w:ascii="Verdana" w:eastAsia="MS PMincho" w:hAnsi="Verdana"/>
          <w:sz w:val="20"/>
          <w:szCs w:val="20"/>
        </w:rPr>
        <w:t>a</w:t>
      </w:r>
      <w:r w:rsidRPr="005326CB">
        <w:rPr>
          <w:rFonts w:ascii="Verdana" w:eastAsia="MS PMincho" w:hAnsi="Verdana"/>
          <w:spacing w:val="-9"/>
          <w:sz w:val="20"/>
          <w:szCs w:val="20"/>
        </w:rPr>
        <w:t xml:space="preserve"> </w:t>
      </w:r>
      <w:r w:rsidRPr="005326CB">
        <w:rPr>
          <w:rFonts w:ascii="Verdana" w:eastAsia="MS PMincho" w:hAnsi="Verdana"/>
          <w:w w:val="96"/>
          <w:sz w:val="20"/>
          <w:szCs w:val="20"/>
        </w:rPr>
        <w:t>sin</w:t>
      </w:r>
      <w:r w:rsidRPr="005326CB">
        <w:rPr>
          <w:rFonts w:ascii="Verdana" w:eastAsia="MS PMincho" w:hAnsi="Verdana"/>
          <w:spacing w:val="3"/>
          <w:w w:val="96"/>
          <w:sz w:val="20"/>
          <w:szCs w:val="20"/>
        </w:rPr>
        <w:t>g</w:t>
      </w:r>
      <w:r w:rsidRPr="005326CB">
        <w:rPr>
          <w:rFonts w:ascii="Verdana" w:eastAsia="MS PMincho" w:hAnsi="Verdana"/>
          <w:w w:val="96"/>
          <w:sz w:val="20"/>
          <w:szCs w:val="20"/>
        </w:rPr>
        <w:t>le</w:t>
      </w:r>
      <w:r w:rsidRPr="005326CB">
        <w:rPr>
          <w:rFonts w:ascii="Verdana" w:eastAsia="MS PMincho" w:hAnsi="Verdana"/>
          <w:spacing w:val="-3"/>
          <w:w w:val="96"/>
          <w:sz w:val="20"/>
          <w:szCs w:val="20"/>
        </w:rPr>
        <w:t xml:space="preserve"> </w:t>
      </w:r>
      <w:r w:rsidRPr="005326CB">
        <w:rPr>
          <w:rFonts w:ascii="Verdana" w:eastAsia="MS PMincho" w:hAnsi="Verdana"/>
          <w:sz w:val="20"/>
          <w:szCs w:val="20"/>
        </w:rPr>
        <w:t>qualif</w:t>
      </w:r>
      <w:r w:rsidRPr="005326CB">
        <w:rPr>
          <w:rFonts w:ascii="Verdana" w:eastAsia="MS PMincho" w:hAnsi="Verdana"/>
          <w:spacing w:val="3"/>
          <w:sz w:val="20"/>
          <w:szCs w:val="20"/>
        </w:rPr>
        <w:t>y</w:t>
      </w:r>
      <w:r w:rsidRPr="005326CB">
        <w:rPr>
          <w:rFonts w:ascii="Verdana" w:eastAsia="MS PMincho" w:hAnsi="Verdana"/>
          <w:sz w:val="20"/>
          <w:szCs w:val="20"/>
        </w:rPr>
        <w:t>ing</w:t>
      </w:r>
      <w:r w:rsidRPr="005326CB">
        <w:rPr>
          <w:rFonts w:ascii="Verdana" w:eastAsia="MS PMincho" w:hAnsi="Verdana"/>
          <w:spacing w:val="-17"/>
          <w:sz w:val="20"/>
          <w:szCs w:val="20"/>
        </w:rPr>
        <w:t xml:space="preserve"> </w:t>
      </w:r>
      <w:r w:rsidR="00E16F97" w:rsidRPr="005326CB">
        <w:rPr>
          <w:rFonts w:ascii="Verdana" w:eastAsia="MS PMincho" w:hAnsi="Verdana"/>
          <w:spacing w:val="-2"/>
          <w:sz w:val="20"/>
          <w:szCs w:val="20"/>
        </w:rPr>
        <w:t>leaseholder</w:t>
      </w:r>
      <w:r w:rsidRPr="005326CB">
        <w:rPr>
          <w:rFonts w:ascii="Verdana" w:eastAsia="MS PMincho" w:hAnsi="Verdana"/>
          <w:spacing w:val="12"/>
          <w:sz w:val="20"/>
          <w:szCs w:val="20"/>
        </w:rPr>
        <w:t xml:space="preserve"> </w:t>
      </w:r>
      <w:r w:rsidRPr="005326CB">
        <w:rPr>
          <w:rFonts w:ascii="Verdana" w:eastAsia="MS PMincho" w:hAnsi="Verdana"/>
          <w:sz w:val="20"/>
          <w:szCs w:val="20"/>
        </w:rPr>
        <w:t>whe</w:t>
      </w:r>
      <w:r w:rsidRPr="005326CB">
        <w:rPr>
          <w:rFonts w:ascii="Verdana" w:eastAsia="MS PMincho" w:hAnsi="Verdana"/>
          <w:spacing w:val="-3"/>
          <w:sz w:val="20"/>
          <w:szCs w:val="20"/>
        </w:rPr>
        <w:t>r</w:t>
      </w:r>
      <w:r w:rsidRPr="005326CB">
        <w:rPr>
          <w:rFonts w:ascii="Verdana" w:eastAsia="MS PMincho" w:hAnsi="Verdana"/>
          <w:sz w:val="20"/>
          <w:szCs w:val="20"/>
        </w:rPr>
        <w:t>e</w:t>
      </w:r>
      <w:r w:rsidRPr="005326CB">
        <w:rPr>
          <w:rFonts w:ascii="Verdana" w:eastAsia="MS PMincho" w:hAnsi="Verdana"/>
          <w:spacing w:val="-9"/>
          <w:sz w:val="20"/>
          <w:szCs w:val="20"/>
        </w:rPr>
        <w:t xml:space="preserve"> </w:t>
      </w:r>
      <w:r w:rsidRPr="005326CB">
        <w:rPr>
          <w:rFonts w:ascii="Verdana" w:eastAsia="MS PMincho" w:hAnsi="Verdana"/>
          <w:sz w:val="20"/>
          <w:szCs w:val="20"/>
        </w:rPr>
        <w:t>the</w:t>
      </w:r>
      <w:r w:rsidRPr="005326CB">
        <w:rPr>
          <w:rFonts w:ascii="Verdana" w:eastAsia="MS PMincho" w:hAnsi="Verdana"/>
          <w:spacing w:val="-3"/>
          <w:sz w:val="20"/>
          <w:szCs w:val="20"/>
        </w:rPr>
        <w:t>r</w:t>
      </w:r>
      <w:r w:rsidRPr="005326CB">
        <w:rPr>
          <w:rFonts w:ascii="Verdana" w:eastAsia="MS PMincho" w:hAnsi="Verdana"/>
          <w:sz w:val="20"/>
          <w:szCs w:val="20"/>
        </w:rPr>
        <w:t>e</w:t>
      </w:r>
      <w:r w:rsidRPr="005326CB">
        <w:rPr>
          <w:rFonts w:ascii="Verdana" w:eastAsia="MS PMincho" w:hAnsi="Verdana"/>
          <w:spacing w:val="-5"/>
          <w:sz w:val="20"/>
          <w:szCs w:val="20"/>
        </w:rPr>
        <w:t xml:space="preserve"> </w:t>
      </w:r>
      <w:r w:rsidRPr="005326CB">
        <w:rPr>
          <w:rFonts w:ascii="Verdana" w:eastAsia="MS PMincho" w:hAnsi="Verdana"/>
          <w:sz w:val="20"/>
          <w:szCs w:val="20"/>
        </w:rPr>
        <w:t>is</w:t>
      </w:r>
      <w:r w:rsidRPr="005326CB">
        <w:rPr>
          <w:rFonts w:ascii="Verdana" w:eastAsia="MS PMincho" w:hAnsi="Verdana"/>
          <w:spacing w:val="-18"/>
          <w:sz w:val="20"/>
          <w:szCs w:val="20"/>
        </w:rPr>
        <w:t xml:space="preserve"> </w:t>
      </w:r>
      <w:r w:rsidRPr="005326CB">
        <w:rPr>
          <w:rFonts w:ascii="Verdana" w:eastAsia="MS PMincho" w:hAnsi="Verdana"/>
          <w:sz w:val="20"/>
          <w:szCs w:val="20"/>
        </w:rPr>
        <w:t>no</w:t>
      </w:r>
      <w:r w:rsidRPr="005326CB">
        <w:rPr>
          <w:rFonts w:ascii="Verdana" w:eastAsia="MS PMincho" w:hAnsi="Verdana"/>
          <w:spacing w:val="3"/>
          <w:sz w:val="20"/>
          <w:szCs w:val="20"/>
        </w:rPr>
        <w:t xml:space="preserve"> </w:t>
      </w:r>
      <w:r w:rsidRPr="005326CB">
        <w:rPr>
          <w:rFonts w:ascii="Verdana" w:eastAsia="MS PMincho" w:hAnsi="Verdana"/>
          <w:sz w:val="20"/>
          <w:szCs w:val="20"/>
        </w:rPr>
        <w:t>other</w:t>
      </w:r>
      <w:r w:rsidRPr="005326CB">
        <w:rPr>
          <w:rFonts w:ascii="Verdana" w:eastAsia="MS PMincho" w:hAnsi="Verdana"/>
          <w:spacing w:val="7"/>
          <w:sz w:val="20"/>
          <w:szCs w:val="20"/>
        </w:rPr>
        <w:t xml:space="preserve"> </w:t>
      </w:r>
      <w:r w:rsidRPr="005326CB">
        <w:rPr>
          <w:rFonts w:ascii="Verdana" w:eastAsia="MS PMincho" w:hAnsi="Verdana"/>
          <w:spacing w:val="-3"/>
          <w:w w:val="96"/>
          <w:sz w:val="20"/>
          <w:szCs w:val="20"/>
        </w:rPr>
        <w:t>d</w:t>
      </w:r>
      <w:r w:rsidRPr="005326CB">
        <w:rPr>
          <w:rFonts w:ascii="Verdana" w:eastAsia="MS PMincho" w:hAnsi="Verdana"/>
          <w:spacing w:val="-2"/>
          <w:w w:val="96"/>
          <w:sz w:val="20"/>
          <w:szCs w:val="20"/>
        </w:rPr>
        <w:t>w</w:t>
      </w:r>
      <w:r w:rsidRPr="005326CB">
        <w:rPr>
          <w:rFonts w:ascii="Verdana" w:eastAsia="MS PMincho" w:hAnsi="Verdana"/>
          <w:w w:val="96"/>
          <w:sz w:val="20"/>
          <w:szCs w:val="20"/>
        </w:rPr>
        <w:t>elling</w:t>
      </w:r>
      <w:r w:rsidRPr="005326CB">
        <w:rPr>
          <w:rFonts w:ascii="Verdana" w:eastAsia="MS PMincho" w:hAnsi="Verdana"/>
          <w:spacing w:val="-3"/>
          <w:w w:val="96"/>
          <w:sz w:val="20"/>
          <w:szCs w:val="20"/>
        </w:rPr>
        <w:t xml:space="preserve"> </w:t>
      </w:r>
      <w:r w:rsidRPr="005326CB">
        <w:rPr>
          <w:rFonts w:ascii="Verdana" w:eastAsia="MS PMincho" w:hAnsi="Verdana"/>
          <w:sz w:val="20"/>
          <w:szCs w:val="20"/>
        </w:rPr>
        <w:t>in</w:t>
      </w:r>
      <w:r w:rsidRPr="005326CB">
        <w:rPr>
          <w:rFonts w:ascii="Verdana" w:eastAsia="MS PMincho" w:hAnsi="Verdana"/>
          <w:spacing w:val="-3"/>
          <w:sz w:val="20"/>
          <w:szCs w:val="20"/>
        </w:rPr>
        <w:t xml:space="preserve"> </w:t>
      </w:r>
      <w:r w:rsidRPr="005326CB">
        <w:rPr>
          <w:rFonts w:ascii="Verdana" w:eastAsia="MS PMincho" w:hAnsi="Verdana"/>
          <w:sz w:val="20"/>
          <w:szCs w:val="20"/>
        </w:rPr>
        <w:t>the</w:t>
      </w:r>
      <w:r w:rsidRPr="005326CB">
        <w:rPr>
          <w:rFonts w:ascii="Verdana" w:eastAsia="MS PMincho" w:hAnsi="Verdana"/>
          <w:spacing w:val="-2"/>
          <w:sz w:val="20"/>
          <w:szCs w:val="20"/>
        </w:rPr>
        <w:t xml:space="preserve"> </w:t>
      </w:r>
      <w:r w:rsidRPr="005326CB">
        <w:rPr>
          <w:rFonts w:ascii="Verdana" w:eastAsia="MS PMincho" w:hAnsi="Verdana"/>
          <w:w w:val="98"/>
          <w:sz w:val="20"/>
          <w:szCs w:val="20"/>
        </w:rPr>
        <w:t>p</w:t>
      </w:r>
      <w:r w:rsidRPr="005326CB">
        <w:rPr>
          <w:rFonts w:ascii="Verdana" w:eastAsia="MS PMincho" w:hAnsi="Verdana"/>
          <w:spacing w:val="-3"/>
          <w:w w:val="98"/>
          <w:sz w:val="20"/>
          <w:szCs w:val="20"/>
        </w:rPr>
        <w:t>r</w:t>
      </w:r>
      <w:r w:rsidRPr="005326CB">
        <w:rPr>
          <w:rFonts w:ascii="Verdana" w:eastAsia="MS PMincho" w:hAnsi="Verdana"/>
          <w:w w:val="98"/>
          <w:sz w:val="20"/>
          <w:szCs w:val="20"/>
        </w:rPr>
        <w:t>emises.</w:t>
      </w:r>
      <w:r w:rsidRPr="005326CB">
        <w:rPr>
          <w:rFonts w:ascii="Verdana" w:eastAsia="MS PMincho" w:hAnsi="Verdana"/>
          <w:spacing w:val="-11"/>
          <w:w w:val="98"/>
          <w:sz w:val="20"/>
          <w:szCs w:val="20"/>
        </w:rPr>
        <w:t xml:space="preserve"> </w:t>
      </w:r>
      <w:r w:rsidRPr="005326CB">
        <w:rPr>
          <w:rFonts w:ascii="Verdana" w:eastAsia="MS PMincho" w:hAnsi="Verdana"/>
          <w:sz w:val="20"/>
          <w:szCs w:val="20"/>
        </w:rPr>
        <w:t>This</w:t>
      </w:r>
      <w:r w:rsidRPr="005326CB">
        <w:rPr>
          <w:rFonts w:ascii="Verdana" w:eastAsia="MS PMincho" w:hAnsi="Verdana"/>
          <w:spacing w:val="-13"/>
          <w:sz w:val="20"/>
          <w:szCs w:val="20"/>
        </w:rPr>
        <w:t xml:space="preserve"> </w:t>
      </w:r>
      <w:r w:rsidRPr="005326CB">
        <w:rPr>
          <w:rFonts w:ascii="Verdana" w:eastAsia="MS PMincho" w:hAnsi="Verdana"/>
          <w:spacing w:val="4"/>
          <w:w w:val="92"/>
          <w:sz w:val="20"/>
          <w:szCs w:val="20"/>
        </w:rPr>
        <w:t>w</w:t>
      </w:r>
      <w:r w:rsidRPr="005326CB">
        <w:rPr>
          <w:rFonts w:ascii="Verdana" w:eastAsia="MS PMincho" w:hAnsi="Verdana"/>
          <w:w w:val="92"/>
          <w:sz w:val="20"/>
          <w:szCs w:val="20"/>
        </w:rPr>
        <w:t>ill</w:t>
      </w:r>
      <w:r w:rsidRPr="005326CB">
        <w:rPr>
          <w:rFonts w:ascii="Verdana" w:eastAsia="MS PMincho" w:hAnsi="Verdana"/>
          <w:spacing w:val="-3"/>
          <w:w w:val="92"/>
          <w:sz w:val="20"/>
          <w:szCs w:val="20"/>
        </w:rPr>
        <w:t xml:space="preserve"> </w:t>
      </w:r>
      <w:r w:rsidRPr="005326CB">
        <w:rPr>
          <w:rFonts w:ascii="Verdana" w:eastAsia="MS PMincho" w:hAnsi="Verdana"/>
          <w:sz w:val="20"/>
          <w:szCs w:val="20"/>
        </w:rPr>
        <w:t>enable</w:t>
      </w:r>
      <w:r w:rsidRPr="005326CB">
        <w:rPr>
          <w:rFonts w:ascii="Verdana" w:eastAsia="MS PMincho" w:hAnsi="Verdana"/>
          <w:spacing w:val="-5"/>
          <w:sz w:val="20"/>
          <w:szCs w:val="20"/>
        </w:rPr>
        <w:t xml:space="preserve"> </w:t>
      </w:r>
      <w:r w:rsidRPr="005326CB">
        <w:rPr>
          <w:rFonts w:ascii="Verdana" w:eastAsia="MS PMincho" w:hAnsi="Verdana"/>
          <w:spacing w:val="-2"/>
          <w:sz w:val="20"/>
          <w:szCs w:val="20"/>
        </w:rPr>
        <w:t>a</w:t>
      </w:r>
      <w:r w:rsidRPr="005326CB">
        <w:rPr>
          <w:rFonts w:ascii="Verdana" w:eastAsia="MS PMincho" w:hAnsi="Verdana"/>
          <w:sz w:val="20"/>
          <w:szCs w:val="20"/>
        </w:rPr>
        <w:t>n</w:t>
      </w:r>
      <w:r w:rsidRPr="005326CB">
        <w:rPr>
          <w:rFonts w:ascii="Verdana" w:eastAsia="MS PMincho" w:hAnsi="Verdana"/>
          <w:spacing w:val="-12"/>
          <w:sz w:val="20"/>
          <w:szCs w:val="20"/>
        </w:rPr>
        <w:t xml:space="preserve"> </w:t>
      </w:r>
      <w:r w:rsidRPr="005326CB">
        <w:rPr>
          <w:rFonts w:ascii="Verdana" w:eastAsia="MS PMincho" w:hAnsi="Verdana"/>
          <w:spacing w:val="-2"/>
          <w:w w:val="98"/>
          <w:sz w:val="20"/>
          <w:szCs w:val="20"/>
        </w:rPr>
        <w:t>i</w:t>
      </w:r>
      <w:r w:rsidRPr="005326CB">
        <w:rPr>
          <w:rFonts w:ascii="Verdana" w:eastAsia="MS PMincho" w:hAnsi="Verdana"/>
          <w:spacing w:val="-8"/>
          <w:w w:val="98"/>
          <w:sz w:val="20"/>
          <w:szCs w:val="20"/>
        </w:rPr>
        <w:t>n</w:t>
      </w:r>
      <w:r w:rsidRPr="005326CB">
        <w:rPr>
          <w:rFonts w:ascii="Verdana" w:eastAsia="MS PMincho" w:hAnsi="Verdana"/>
          <w:spacing w:val="-6"/>
          <w:w w:val="98"/>
          <w:sz w:val="20"/>
          <w:szCs w:val="20"/>
        </w:rPr>
        <w:t>v</w:t>
      </w:r>
      <w:r w:rsidRPr="005326CB">
        <w:rPr>
          <w:rFonts w:ascii="Verdana" w:eastAsia="MS PMincho" w:hAnsi="Verdana"/>
          <w:spacing w:val="-2"/>
          <w:w w:val="98"/>
          <w:sz w:val="20"/>
          <w:szCs w:val="20"/>
        </w:rPr>
        <w:t>estigatio</w:t>
      </w:r>
      <w:r w:rsidRPr="005326CB">
        <w:rPr>
          <w:rFonts w:ascii="Verdana" w:eastAsia="MS PMincho" w:hAnsi="Verdana"/>
          <w:w w:val="98"/>
          <w:sz w:val="20"/>
          <w:szCs w:val="20"/>
        </w:rPr>
        <w:t>n</w:t>
      </w:r>
      <w:r w:rsidRPr="005326CB">
        <w:rPr>
          <w:rFonts w:ascii="Verdana" w:eastAsia="MS PMincho" w:hAnsi="Verdana"/>
          <w:spacing w:val="-9"/>
          <w:w w:val="98"/>
          <w:sz w:val="20"/>
          <w:szCs w:val="20"/>
        </w:rPr>
        <w:t xml:space="preserve"> </w:t>
      </w:r>
      <w:r w:rsidRPr="005326CB">
        <w:rPr>
          <w:rFonts w:ascii="Verdana" w:eastAsia="MS PMincho" w:hAnsi="Verdana"/>
          <w:spacing w:val="-2"/>
          <w:sz w:val="20"/>
          <w:szCs w:val="20"/>
        </w:rPr>
        <w:t>fo</w:t>
      </w:r>
      <w:r w:rsidRPr="005326CB">
        <w:rPr>
          <w:rFonts w:ascii="Verdana" w:eastAsia="MS PMincho" w:hAnsi="Verdana"/>
          <w:sz w:val="20"/>
          <w:szCs w:val="20"/>
        </w:rPr>
        <w:t>r</w:t>
      </w:r>
      <w:r w:rsidRPr="005326CB">
        <w:rPr>
          <w:rFonts w:ascii="Verdana" w:eastAsia="MS PMincho" w:hAnsi="Verdana"/>
          <w:spacing w:val="-14"/>
          <w:sz w:val="20"/>
          <w:szCs w:val="20"/>
        </w:rPr>
        <w:t xml:space="preserve"> </w:t>
      </w:r>
      <w:r w:rsidRPr="005326CB">
        <w:rPr>
          <w:rFonts w:ascii="Verdana" w:eastAsia="MS PMincho" w:hAnsi="Verdana"/>
          <w:spacing w:val="-2"/>
          <w:w w:val="103"/>
          <w:sz w:val="20"/>
          <w:szCs w:val="20"/>
        </w:rPr>
        <w:t>th</w:t>
      </w:r>
      <w:r w:rsidRPr="005326CB">
        <w:rPr>
          <w:rFonts w:ascii="Verdana" w:eastAsia="MS PMincho" w:hAnsi="Verdana"/>
          <w:w w:val="103"/>
          <w:sz w:val="20"/>
          <w:szCs w:val="20"/>
        </w:rPr>
        <w:t>e</w:t>
      </w:r>
      <w:r w:rsidRPr="005326CB">
        <w:rPr>
          <w:rFonts w:ascii="Verdana" w:eastAsia="MS PMincho" w:hAnsi="Verdana"/>
          <w:spacing w:val="-16"/>
          <w:sz w:val="20"/>
          <w:szCs w:val="20"/>
        </w:rPr>
        <w:t xml:space="preserve"> </w:t>
      </w:r>
      <w:r w:rsidRPr="005326CB">
        <w:rPr>
          <w:rFonts w:ascii="Verdana" w:eastAsia="MS PMincho" w:hAnsi="Verdana"/>
          <w:spacing w:val="-2"/>
          <w:sz w:val="20"/>
          <w:szCs w:val="20"/>
        </w:rPr>
        <w:t>pu</w:t>
      </w:r>
      <w:r w:rsidRPr="005326CB">
        <w:rPr>
          <w:rFonts w:ascii="Verdana" w:eastAsia="MS PMincho" w:hAnsi="Verdana"/>
          <w:sz w:val="20"/>
          <w:szCs w:val="20"/>
        </w:rPr>
        <w:t>r</w:t>
      </w:r>
      <w:r w:rsidRPr="005326CB">
        <w:rPr>
          <w:rFonts w:ascii="Verdana" w:eastAsia="MS PMincho" w:hAnsi="Verdana"/>
          <w:spacing w:val="-2"/>
          <w:sz w:val="20"/>
          <w:szCs w:val="20"/>
        </w:rPr>
        <w:t>pos</w:t>
      </w:r>
      <w:r w:rsidRPr="005326CB">
        <w:rPr>
          <w:rFonts w:ascii="Verdana" w:eastAsia="MS PMincho" w:hAnsi="Verdana"/>
          <w:sz w:val="20"/>
          <w:szCs w:val="20"/>
        </w:rPr>
        <w:t>e</w:t>
      </w:r>
      <w:r w:rsidRPr="005326CB">
        <w:rPr>
          <w:rFonts w:ascii="Verdana" w:eastAsia="MS PMincho" w:hAnsi="Verdana"/>
          <w:spacing w:val="-5"/>
          <w:sz w:val="20"/>
          <w:szCs w:val="20"/>
        </w:rPr>
        <w:t xml:space="preserve"> </w:t>
      </w:r>
      <w:r w:rsidRPr="005326CB">
        <w:rPr>
          <w:rFonts w:ascii="Verdana" w:eastAsia="MS PMincho" w:hAnsi="Verdana"/>
          <w:spacing w:val="-2"/>
          <w:sz w:val="20"/>
          <w:szCs w:val="20"/>
        </w:rPr>
        <w:t>o</w:t>
      </w:r>
      <w:r w:rsidRPr="005326CB">
        <w:rPr>
          <w:rFonts w:ascii="Verdana" w:eastAsia="MS PMincho" w:hAnsi="Verdana"/>
          <w:sz w:val="20"/>
          <w:szCs w:val="20"/>
        </w:rPr>
        <w:t>f</w:t>
      </w:r>
      <w:r w:rsidRPr="005326CB">
        <w:rPr>
          <w:rFonts w:ascii="Verdana" w:eastAsia="MS PMincho" w:hAnsi="Verdana"/>
          <w:spacing w:val="-12"/>
          <w:sz w:val="20"/>
          <w:szCs w:val="20"/>
        </w:rPr>
        <w:t xml:space="preserve"> </w:t>
      </w:r>
      <w:r w:rsidRPr="005326CB">
        <w:rPr>
          <w:rFonts w:ascii="Verdana" w:eastAsia="MS PMincho" w:hAnsi="Verdana"/>
          <w:spacing w:val="-2"/>
          <w:sz w:val="20"/>
          <w:szCs w:val="20"/>
        </w:rPr>
        <w:t>as</w:t>
      </w:r>
      <w:r w:rsidRPr="005326CB">
        <w:rPr>
          <w:rFonts w:ascii="Verdana" w:eastAsia="MS PMincho" w:hAnsi="Verdana"/>
          <w:spacing w:val="-5"/>
          <w:sz w:val="20"/>
          <w:szCs w:val="20"/>
        </w:rPr>
        <w:t>c</w:t>
      </w:r>
      <w:r w:rsidRPr="005326CB">
        <w:rPr>
          <w:rFonts w:ascii="Verdana" w:eastAsia="MS PMincho" w:hAnsi="Verdana"/>
          <w:spacing w:val="-3"/>
          <w:sz w:val="20"/>
          <w:szCs w:val="20"/>
        </w:rPr>
        <w:t>e</w:t>
      </w:r>
      <w:r w:rsidRPr="005326CB">
        <w:rPr>
          <w:rFonts w:ascii="Verdana" w:eastAsia="MS PMincho" w:hAnsi="Verdana"/>
          <w:spacing w:val="2"/>
          <w:sz w:val="20"/>
          <w:szCs w:val="20"/>
        </w:rPr>
        <w:t>r</w:t>
      </w:r>
      <w:r w:rsidRPr="005326CB">
        <w:rPr>
          <w:rFonts w:ascii="Verdana" w:eastAsia="MS PMincho" w:hAnsi="Verdana"/>
          <w:spacing w:val="-2"/>
          <w:sz w:val="20"/>
          <w:szCs w:val="20"/>
        </w:rPr>
        <w:t>tainin</w:t>
      </w:r>
      <w:r w:rsidRPr="005326CB">
        <w:rPr>
          <w:rFonts w:ascii="Verdana" w:eastAsia="MS PMincho" w:hAnsi="Verdana"/>
          <w:sz w:val="20"/>
          <w:szCs w:val="20"/>
        </w:rPr>
        <w:t>g</w:t>
      </w:r>
      <w:r w:rsidRPr="005326CB">
        <w:rPr>
          <w:rFonts w:ascii="Verdana" w:eastAsia="MS PMincho" w:hAnsi="Verdana"/>
          <w:spacing w:val="-15"/>
          <w:sz w:val="20"/>
          <w:szCs w:val="20"/>
        </w:rPr>
        <w:t xml:space="preserve"> </w:t>
      </w:r>
      <w:r w:rsidRPr="005326CB">
        <w:rPr>
          <w:rFonts w:ascii="Verdana" w:eastAsia="MS PMincho" w:hAnsi="Verdana"/>
          <w:spacing w:val="-2"/>
          <w:sz w:val="20"/>
          <w:szCs w:val="20"/>
        </w:rPr>
        <w:t>whethe</w:t>
      </w:r>
      <w:r w:rsidRPr="005326CB">
        <w:rPr>
          <w:rFonts w:ascii="Verdana" w:eastAsia="MS PMincho" w:hAnsi="Verdana"/>
          <w:sz w:val="20"/>
          <w:szCs w:val="20"/>
        </w:rPr>
        <w:t>r</w:t>
      </w:r>
      <w:r w:rsidRPr="005326CB">
        <w:rPr>
          <w:rFonts w:ascii="Verdana" w:eastAsia="MS PMincho" w:hAnsi="Verdana"/>
          <w:spacing w:val="-10"/>
          <w:sz w:val="20"/>
          <w:szCs w:val="20"/>
        </w:rPr>
        <w:t xml:space="preserve"> </w:t>
      </w:r>
      <w:r w:rsidRPr="005326CB">
        <w:rPr>
          <w:rFonts w:ascii="Verdana" w:eastAsia="MS PMincho" w:hAnsi="Verdana"/>
          <w:spacing w:val="-2"/>
          <w:sz w:val="20"/>
          <w:szCs w:val="20"/>
        </w:rPr>
        <w:t>th</w:t>
      </w:r>
      <w:r w:rsidRPr="005326CB">
        <w:rPr>
          <w:rFonts w:ascii="Verdana" w:eastAsia="MS PMincho" w:hAnsi="Verdana"/>
          <w:sz w:val="20"/>
          <w:szCs w:val="20"/>
        </w:rPr>
        <w:t>e</w:t>
      </w:r>
      <w:r w:rsidRPr="005326CB">
        <w:rPr>
          <w:rFonts w:ascii="Verdana" w:eastAsia="MS PMincho" w:hAnsi="Verdana"/>
          <w:spacing w:val="-11"/>
          <w:sz w:val="20"/>
          <w:szCs w:val="20"/>
        </w:rPr>
        <w:t xml:space="preserve"> </w:t>
      </w:r>
      <w:r w:rsidRPr="005326CB">
        <w:rPr>
          <w:rFonts w:ascii="Verdana" w:eastAsia="MS PMincho" w:hAnsi="Verdana"/>
          <w:spacing w:val="-2"/>
          <w:sz w:val="20"/>
          <w:szCs w:val="20"/>
        </w:rPr>
        <w:t>management</w:t>
      </w:r>
      <w:r w:rsidRPr="005326CB">
        <w:rPr>
          <w:rFonts w:ascii="Verdana" w:eastAsia="MS PMincho" w:hAnsi="Verdana"/>
          <w:spacing w:val="20"/>
          <w:sz w:val="20"/>
          <w:szCs w:val="20"/>
        </w:rPr>
        <w:t xml:space="preserve"> </w:t>
      </w:r>
      <w:r w:rsidRPr="005326CB">
        <w:rPr>
          <w:rFonts w:ascii="Verdana" w:eastAsia="MS PMincho" w:hAnsi="Verdana"/>
          <w:sz w:val="20"/>
          <w:szCs w:val="20"/>
        </w:rPr>
        <w:t>functions and</w:t>
      </w:r>
      <w:r w:rsidRPr="005326CB">
        <w:rPr>
          <w:rFonts w:ascii="Verdana" w:eastAsia="MS PMincho" w:hAnsi="Verdana"/>
          <w:spacing w:val="5"/>
          <w:sz w:val="20"/>
          <w:szCs w:val="20"/>
        </w:rPr>
        <w:t xml:space="preserve"> </w:t>
      </w:r>
      <w:r w:rsidRPr="005326CB">
        <w:rPr>
          <w:rFonts w:ascii="Verdana" w:eastAsia="MS PMincho" w:hAnsi="Verdana"/>
          <w:spacing w:val="-2"/>
          <w:sz w:val="20"/>
          <w:szCs w:val="20"/>
        </w:rPr>
        <w:t>e</w:t>
      </w:r>
      <w:r w:rsidRPr="005326CB">
        <w:rPr>
          <w:rFonts w:ascii="Verdana" w:eastAsia="MS PMincho" w:hAnsi="Verdana"/>
          <w:sz w:val="20"/>
          <w:szCs w:val="20"/>
        </w:rPr>
        <w:t>xpenditu</w:t>
      </w:r>
      <w:r w:rsidRPr="005326CB">
        <w:rPr>
          <w:rFonts w:ascii="Verdana" w:eastAsia="MS PMincho" w:hAnsi="Verdana"/>
          <w:spacing w:val="-3"/>
          <w:sz w:val="20"/>
          <w:szCs w:val="20"/>
        </w:rPr>
        <w:t>r</w:t>
      </w:r>
      <w:r w:rsidRPr="005326CB">
        <w:rPr>
          <w:rFonts w:ascii="Verdana" w:eastAsia="MS PMincho" w:hAnsi="Verdana"/>
          <w:sz w:val="20"/>
          <w:szCs w:val="20"/>
        </w:rPr>
        <w:t>e</w:t>
      </w:r>
      <w:r w:rsidRPr="005326CB">
        <w:rPr>
          <w:rFonts w:ascii="Verdana" w:eastAsia="MS PMincho" w:hAnsi="Verdana"/>
          <w:spacing w:val="5"/>
          <w:sz w:val="20"/>
          <w:szCs w:val="20"/>
        </w:rPr>
        <w:t xml:space="preserve"> </w:t>
      </w:r>
      <w:r w:rsidRPr="005326CB">
        <w:rPr>
          <w:rFonts w:ascii="Verdana" w:eastAsia="MS PMincho" w:hAnsi="Verdana"/>
          <w:sz w:val="20"/>
          <w:szCs w:val="20"/>
        </w:rPr>
        <w:t>of</w:t>
      </w:r>
      <w:r w:rsidRPr="005326CB">
        <w:rPr>
          <w:rFonts w:ascii="Verdana" w:eastAsia="MS PMincho" w:hAnsi="Verdana"/>
          <w:spacing w:val="-5"/>
          <w:sz w:val="20"/>
          <w:szCs w:val="20"/>
        </w:rPr>
        <w:t xml:space="preserve"> </w:t>
      </w:r>
      <w:r w:rsidRPr="005326CB">
        <w:rPr>
          <w:rFonts w:ascii="Verdana" w:eastAsia="MS PMincho" w:hAnsi="Verdana"/>
          <w:sz w:val="20"/>
          <w:szCs w:val="20"/>
        </w:rPr>
        <w:t>se</w:t>
      </w:r>
      <w:r w:rsidRPr="005326CB">
        <w:rPr>
          <w:rFonts w:ascii="Verdana" w:eastAsia="MS PMincho" w:hAnsi="Verdana"/>
          <w:spacing w:val="5"/>
          <w:sz w:val="20"/>
          <w:szCs w:val="20"/>
        </w:rPr>
        <w:t>r</w:t>
      </w:r>
      <w:r w:rsidRPr="005326CB">
        <w:rPr>
          <w:rFonts w:ascii="Verdana" w:eastAsia="MS PMincho" w:hAnsi="Verdana"/>
          <w:spacing w:val="4"/>
          <w:sz w:val="20"/>
          <w:szCs w:val="20"/>
        </w:rPr>
        <w:t>v</w:t>
      </w:r>
      <w:r w:rsidRPr="005326CB">
        <w:rPr>
          <w:rFonts w:ascii="Verdana" w:eastAsia="MS PMincho" w:hAnsi="Verdana"/>
          <w:sz w:val="20"/>
          <w:szCs w:val="20"/>
        </w:rPr>
        <w:t>i</w:t>
      </w:r>
      <w:r w:rsidRPr="005326CB">
        <w:rPr>
          <w:rFonts w:ascii="Verdana" w:eastAsia="MS PMincho" w:hAnsi="Verdana"/>
          <w:spacing w:val="-3"/>
          <w:sz w:val="20"/>
          <w:szCs w:val="20"/>
        </w:rPr>
        <w:t>c</w:t>
      </w:r>
      <w:r w:rsidRPr="005326CB">
        <w:rPr>
          <w:rFonts w:ascii="Verdana" w:eastAsia="MS PMincho" w:hAnsi="Verdana"/>
          <w:sz w:val="20"/>
          <w:szCs w:val="20"/>
        </w:rPr>
        <w:t>e</w:t>
      </w:r>
      <w:r w:rsidRPr="005326CB">
        <w:rPr>
          <w:rFonts w:ascii="Verdana" w:eastAsia="MS PMincho" w:hAnsi="Verdana"/>
          <w:spacing w:val="-7"/>
          <w:sz w:val="20"/>
          <w:szCs w:val="20"/>
        </w:rPr>
        <w:t xml:space="preserve"> </w:t>
      </w:r>
      <w:r w:rsidRPr="005326CB">
        <w:rPr>
          <w:rFonts w:ascii="Verdana" w:eastAsia="MS PMincho" w:hAnsi="Verdana"/>
          <w:spacing w:val="-2"/>
          <w:w w:val="97"/>
          <w:sz w:val="20"/>
          <w:szCs w:val="20"/>
        </w:rPr>
        <w:t>c</w:t>
      </w:r>
      <w:r w:rsidRPr="005326CB">
        <w:rPr>
          <w:rFonts w:ascii="Verdana" w:eastAsia="MS PMincho" w:hAnsi="Verdana"/>
          <w:w w:val="97"/>
          <w:sz w:val="20"/>
          <w:szCs w:val="20"/>
        </w:rPr>
        <w:t>harges</w:t>
      </w:r>
      <w:r w:rsidRPr="005326CB">
        <w:rPr>
          <w:rFonts w:ascii="Verdana" w:eastAsia="MS PMincho" w:hAnsi="Verdana"/>
          <w:spacing w:val="-3"/>
          <w:w w:val="97"/>
          <w:sz w:val="20"/>
          <w:szCs w:val="20"/>
        </w:rPr>
        <w:t xml:space="preserve"> </w:t>
      </w:r>
      <w:r w:rsidRPr="005326CB">
        <w:rPr>
          <w:rFonts w:ascii="Verdana" w:eastAsia="MS PMincho" w:hAnsi="Verdana"/>
          <w:sz w:val="20"/>
          <w:szCs w:val="20"/>
        </w:rPr>
        <w:t>a</w:t>
      </w:r>
      <w:r w:rsidRPr="005326CB">
        <w:rPr>
          <w:rFonts w:ascii="Verdana" w:eastAsia="MS PMincho" w:hAnsi="Verdana"/>
          <w:spacing w:val="-3"/>
          <w:sz w:val="20"/>
          <w:szCs w:val="20"/>
        </w:rPr>
        <w:t>r</w:t>
      </w:r>
      <w:r w:rsidRPr="005326CB">
        <w:rPr>
          <w:rFonts w:ascii="Verdana" w:eastAsia="MS PMincho" w:hAnsi="Verdana"/>
          <w:sz w:val="20"/>
          <w:szCs w:val="20"/>
        </w:rPr>
        <w:t>e</w:t>
      </w:r>
      <w:r w:rsidRPr="005326CB">
        <w:rPr>
          <w:rFonts w:ascii="Verdana" w:eastAsia="MS PMincho" w:hAnsi="Verdana"/>
          <w:spacing w:val="-10"/>
          <w:sz w:val="20"/>
          <w:szCs w:val="20"/>
        </w:rPr>
        <w:t xml:space="preserve"> </w:t>
      </w:r>
      <w:r w:rsidRPr="005326CB">
        <w:rPr>
          <w:rFonts w:ascii="Verdana" w:eastAsia="MS PMincho" w:hAnsi="Verdana"/>
          <w:sz w:val="20"/>
          <w:szCs w:val="20"/>
        </w:rPr>
        <w:t>being</w:t>
      </w:r>
      <w:r w:rsidRPr="005326CB">
        <w:rPr>
          <w:rFonts w:ascii="Verdana" w:eastAsia="MS PMincho" w:hAnsi="Verdana"/>
          <w:spacing w:val="-11"/>
          <w:sz w:val="20"/>
          <w:szCs w:val="20"/>
        </w:rPr>
        <w:t xml:space="preserve"> </w:t>
      </w:r>
      <w:r w:rsidRPr="005326CB">
        <w:rPr>
          <w:rFonts w:ascii="Verdana" w:eastAsia="MS PMincho" w:hAnsi="Verdana"/>
          <w:sz w:val="20"/>
          <w:szCs w:val="20"/>
        </w:rPr>
        <w:t>dis</w:t>
      </w:r>
      <w:r w:rsidRPr="005326CB">
        <w:rPr>
          <w:rFonts w:ascii="Verdana" w:eastAsia="MS PMincho" w:hAnsi="Verdana"/>
          <w:spacing w:val="-2"/>
          <w:sz w:val="20"/>
          <w:szCs w:val="20"/>
        </w:rPr>
        <w:t>c</w:t>
      </w:r>
      <w:r w:rsidRPr="005326CB">
        <w:rPr>
          <w:rFonts w:ascii="Verdana" w:eastAsia="MS PMincho" w:hAnsi="Verdana"/>
          <w:sz w:val="20"/>
          <w:szCs w:val="20"/>
        </w:rPr>
        <w:t>harged</w:t>
      </w:r>
      <w:r w:rsidRPr="005326CB">
        <w:rPr>
          <w:rFonts w:ascii="Verdana" w:eastAsia="MS PMincho" w:hAnsi="Verdana"/>
          <w:spacing w:val="-14"/>
          <w:sz w:val="20"/>
          <w:szCs w:val="20"/>
        </w:rPr>
        <w:t xml:space="preserve"> </w:t>
      </w:r>
      <w:r w:rsidRPr="005326CB">
        <w:rPr>
          <w:rFonts w:ascii="Verdana" w:eastAsia="MS PMincho" w:hAnsi="Verdana"/>
          <w:sz w:val="20"/>
          <w:szCs w:val="20"/>
        </w:rPr>
        <w:t>in</w:t>
      </w:r>
      <w:r w:rsidRPr="005326CB">
        <w:rPr>
          <w:rFonts w:ascii="Verdana" w:eastAsia="MS PMincho" w:hAnsi="Verdana"/>
          <w:spacing w:val="-1"/>
          <w:sz w:val="20"/>
          <w:szCs w:val="20"/>
        </w:rPr>
        <w:t xml:space="preserve"> </w:t>
      </w:r>
      <w:r w:rsidRPr="005326CB">
        <w:rPr>
          <w:rFonts w:ascii="Verdana" w:eastAsia="MS PMincho" w:hAnsi="Verdana"/>
          <w:sz w:val="20"/>
          <w:szCs w:val="20"/>
        </w:rPr>
        <w:t>an</w:t>
      </w:r>
      <w:r w:rsidRPr="005326CB">
        <w:rPr>
          <w:rFonts w:ascii="Verdana" w:eastAsia="MS PMincho" w:hAnsi="Verdana"/>
          <w:spacing w:val="8"/>
          <w:sz w:val="20"/>
          <w:szCs w:val="20"/>
        </w:rPr>
        <w:t xml:space="preserve"> </w:t>
      </w:r>
      <w:r w:rsidRPr="005326CB">
        <w:rPr>
          <w:rFonts w:ascii="Verdana" w:eastAsia="MS PMincho" w:hAnsi="Verdana"/>
          <w:w w:val="97"/>
          <w:sz w:val="20"/>
          <w:szCs w:val="20"/>
        </w:rPr>
        <w:t>efficient</w:t>
      </w:r>
      <w:r w:rsidRPr="005326CB">
        <w:rPr>
          <w:rFonts w:ascii="Verdana" w:eastAsia="MS PMincho" w:hAnsi="Verdana"/>
          <w:spacing w:val="-3"/>
          <w:w w:val="97"/>
          <w:sz w:val="20"/>
          <w:szCs w:val="20"/>
        </w:rPr>
        <w:t xml:space="preserve"> </w:t>
      </w:r>
      <w:r w:rsidRPr="005326CB">
        <w:rPr>
          <w:rFonts w:ascii="Verdana" w:eastAsia="MS PMincho" w:hAnsi="Verdana"/>
          <w:sz w:val="20"/>
          <w:szCs w:val="20"/>
        </w:rPr>
        <w:t>and</w:t>
      </w:r>
      <w:r w:rsidRPr="005326CB">
        <w:rPr>
          <w:rFonts w:ascii="Verdana" w:eastAsia="MS PMincho" w:hAnsi="Verdana"/>
          <w:spacing w:val="7"/>
          <w:sz w:val="20"/>
          <w:szCs w:val="20"/>
        </w:rPr>
        <w:t xml:space="preserve"> </w:t>
      </w:r>
      <w:r w:rsidRPr="005326CB">
        <w:rPr>
          <w:rFonts w:ascii="Verdana" w:eastAsia="MS PMincho" w:hAnsi="Verdana"/>
          <w:w w:val="94"/>
          <w:sz w:val="20"/>
          <w:szCs w:val="20"/>
        </w:rPr>
        <w:t>effect</w:t>
      </w:r>
      <w:r w:rsidRPr="005326CB">
        <w:rPr>
          <w:rFonts w:ascii="Verdana" w:eastAsia="MS PMincho" w:hAnsi="Verdana"/>
          <w:spacing w:val="-2"/>
          <w:w w:val="94"/>
          <w:sz w:val="20"/>
          <w:szCs w:val="20"/>
        </w:rPr>
        <w:t>i</w:t>
      </w:r>
      <w:r w:rsidRPr="005326CB">
        <w:rPr>
          <w:rFonts w:ascii="Verdana" w:eastAsia="MS PMincho" w:hAnsi="Verdana"/>
          <w:spacing w:val="-4"/>
          <w:w w:val="94"/>
          <w:sz w:val="20"/>
          <w:szCs w:val="20"/>
        </w:rPr>
        <w:t>v</w:t>
      </w:r>
      <w:r w:rsidRPr="005326CB">
        <w:rPr>
          <w:rFonts w:ascii="Verdana" w:eastAsia="MS PMincho" w:hAnsi="Verdana"/>
          <w:w w:val="94"/>
          <w:sz w:val="20"/>
          <w:szCs w:val="20"/>
        </w:rPr>
        <w:t>e</w:t>
      </w:r>
      <w:r w:rsidRPr="005326CB">
        <w:rPr>
          <w:rFonts w:ascii="Verdana" w:eastAsia="MS PMincho" w:hAnsi="Verdana"/>
          <w:spacing w:val="3"/>
          <w:w w:val="94"/>
          <w:sz w:val="20"/>
          <w:szCs w:val="20"/>
        </w:rPr>
        <w:t xml:space="preserve"> </w:t>
      </w:r>
      <w:r w:rsidRPr="005326CB">
        <w:rPr>
          <w:rFonts w:ascii="Verdana" w:eastAsia="MS PMincho" w:hAnsi="Verdana"/>
          <w:w w:val="104"/>
          <w:sz w:val="20"/>
          <w:szCs w:val="20"/>
        </w:rPr>
        <w:t>manne</w:t>
      </w:r>
      <w:r w:rsidRPr="005326CB">
        <w:rPr>
          <w:rFonts w:ascii="Verdana" w:eastAsia="MS PMincho" w:hAnsi="Verdana"/>
          <w:spacing w:val="-13"/>
          <w:w w:val="104"/>
          <w:sz w:val="20"/>
          <w:szCs w:val="20"/>
        </w:rPr>
        <w:t>r</w:t>
      </w:r>
      <w:r w:rsidRPr="005326CB">
        <w:rPr>
          <w:rFonts w:ascii="Verdana" w:eastAsia="MS PMincho" w:hAnsi="Verdana"/>
          <w:w w:val="96"/>
          <w:sz w:val="20"/>
          <w:szCs w:val="20"/>
        </w:rPr>
        <w:t>.</w:t>
      </w:r>
    </w:p>
    <w:p w14:paraId="02A1BB83" w14:textId="77777777" w:rsidR="005326CB" w:rsidRPr="005326CB" w:rsidRDefault="005326CB" w:rsidP="00E16F97">
      <w:pPr>
        <w:widowControl w:val="0"/>
        <w:autoSpaceDE w:val="0"/>
        <w:autoSpaceDN w:val="0"/>
        <w:adjustRightInd w:val="0"/>
        <w:spacing w:line="243" w:lineRule="auto"/>
        <w:ind w:right="-40"/>
        <w:jc w:val="both"/>
        <w:rPr>
          <w:rFonts w:ascii="Verdana" w:eastAsia="MS PMincho" w:hAnsi="Verdana"/>
          <w:w w:val="96"/>
          <w:sz w:val="20"/>
          <w:szCs w:val="20"/>
        </w:rPr>
      </w:pPr>
    </w:p>
    <w:tbl>
      <w:tblPr>
        <w:tblStyle w:val="TableGrid"/>
        <w:tblW w:w="0" w:type="auto"/>
        <w:tblLook w:val="04A0" w:firstRow="1" w:lastRow="0" w:firstColumn="1" w:lastColumn="0" w:noHBand="0" w:noVBand="1"/>
      </w:tblPr>
      <w:tblGrid>
        <w:gridCol w:w="9242"/>
      </w:tblGrid>
      <w:tr w:rsidR="00B4554B" w:rsidRPr="005326CB" w14:paraId="3F51B388" w14:textId="77777777" w:rsidTr="00B4554B">
        <w:tc>
          <w:tcPr>
            <w:tcW w:w="9242" w:type="dxa"/>
          </w:tcPr>
          <w:p w14:paraId="11A34318" w14:textId="77777777" w:rsidR="00B4554B" w:rsidRPr="005326CB" w:rsidRDefault="005326CB" w:rsidP="00322415">
            <w:pPr>
              <w:widowControl w:val="0"/>
              <w:autoSpaceDE w:val="0"/>
              <w:autoSpaceDN w:val="0"/>
              <w:adjustRightInd w:val="0"/>
              <w:spacing w:line="243" w:lineRule="auto"/>
              <w:ind w:right="-40"/>
              <w:jc w:val="both"/>
              <w:rPr>
                <w:rFonts w:ascii="Verdana" w:eastAsia="MS PMincho" w:hAnsi="Verdana"/>
                <w:i/>
                <w:sz w:val="20"/>
                <w:szCs w:val="20"/>
              </w:rPr>
            </w:pPr>
            <w:r>
              <w:rPr>
                <w:rFonts w:ascii="Verdana" w:eastAsia="MS PMincho" w:hAnsi="Verdana"/>
                <w:i/>
                <w:sz w:val="20"/>
                <w:szCs w:val="20"/>
              </w:rPr>
              <w:t>s.</w:t>
            </w:r>
            <w:r w:rsidR="00B4554B" w:rsidRPr="005326CB">
              <w:rPr>
                <w:rFonts w:ascii="Verdana" w:eastAsia="MS PMincho" w:hAnsi="Verdana"/>
                <w:i/>
                <w:sz w:val="20"/>
                <w:szCs w:val="20"/>
              </w:rPr>
              <w:t>76 Leasehold Reform, Housing and Urban Development Act 1993</w:t>
            </w:r>
          </w:p>
        </w:tc>
      </w:tr>
    </w:tbl>
    <w:p w14:paraId="3C6141A5" w14:textId="77777777" w:rsidR="00B4554B" w:rsidRPr="00CF6234" w:rsidRDefault="00B4554B" w:rsidP="00E16F97">
      <w:pPr>
        <w:widowControl w:val="0"/>
        <w:autoSpaceDE w:val="0"/>
        <w:autoSpaceDN w:val="0"/>
        <w:adjustRightInd w:val="0"/>
        <w:spacing w:line="243" w:lineRule="auto"/>
        <w:ind w:right="-40"/>
        <w:jc w:val="both"/>
        <w:rPr>
          <w:rFonts w:ascii="Verdana" w:eastAsia="MS PMincho" w:hAnsi="Verdana"/>
          <w:color w:val="000000"/>
          <w:sz w:val="20"/>
          <w:szCs w:val="20"/>
        </w:rPr>
      </w:pPr>
    </w:p>
    <w:p w14:paraId="7A203D97" w14:textId="77777777" w:rsidR="00CF6234" w:rsidRPr="00CF6234" w:rsidRDefault="00CF6234" w:rsidP="00220C25">
      <w:pPr>
        <w:rPr>
          <w:rFonts w:ascii="Verdana" w:eastAsia="MS PMincho" w:hAnsi="Verdana"/>
          <w:color w:val="000000"/>
          <w:sz w:val="20"/>
          <w:szCs w:val="20"/>
        </w:rPr>
      </w:pPr>
    </w:p>
    <w:p w14:paraId="41E7C437" w14:textId="77777777" w:rsidR="00CF6234" w:rsidRPr="00CF6234" w:rsidRDefault="00AF6A05" w:rsidP="00114E30">
      <w:pPr>
        <w:pStyle w:val="Heading2"/>
        <w:rPr>
          <w:rFonts w:eastAsia="MS PMincho"/>
          <w:color w:val="000000"/>
        </w:rPr>
      </w:pPr>
      <w:bookmarkStart w:id="330" w:name="_Toc415753306"/>
      <w:bookmarkStart w:id="331" w:name="_Toc443380637"/>
      <w:r>
        <w:rPr>
          <w:rFonts w:eastAsia="MS PMincho"/>
        </w:rPr>
        <w:t>14.</w:t>
      </w:r>
      <w:r w:rsidR="00033CDC">
        <w:rPr>
          <w:rFonts w:eastAsia="MS PMincho"/>
        </w:rPr>
        <w:t>6</w:t>
      </w:r>
      <w:r w:rsidR="00B75352">
        <w:rPr>
          <w:rFonts w:eastAsia="MS PMincho"/>
        </w:rPr>
        <w:tab/>
      </w:r>
      <w:r w:rsidR="00CF6234" w:rsidRPr="00CF6234">
        <w:rPr>
          <w:rFonts w:eastAsia="MS PMincho"/>
        </w:rPr>
        <w:t>Insu</w:t>
      </w:r>
      <w:r w:rsidR="00CF6234" w:rsidRPr="00CF6234">
        <w:rPr>
          <w:rFonts w:eastAsia="MS PMincho"/>
          <w:spacing w:val="2"/>
        </w:rPr>
        <w:t>r</w:t>
      </w:r>
      <w:r w:rsidR="00CF6234" w:rsidRPr="00CF6234">
        <w:rPr>
          <w:rFonts w:eastAsia="MS PMincho"/>
        </w:rPr>
        <w:t>ance</w:t>
      </w:r>
      <w:bookmarkEnd w:id="330"/>
      <w:bookmarkEnd w:id="331"/>
    </w:p>
    <w:p w14:paraId="735F3D48" w14:textId="77777777" w:rsidR="00CF6234" w:rsidRPr="00CF6234" w:rsidRDefault="00CF6234" w:rsidP="00CF6234">
      <w:pPr>
        <w:widowControl w:val="0"/>
        <w:autoSpaceDE w:val="0"/>
        <w:autoSpaceDN w:val="0"/>
        <w:adjustRightInd w:val="0"/>
        <w:spacing w:before="7" w:line="110" w:lineRule="exact"/>
        <w:rPr>
          <w:rFonts w:ascii="Verdana" w:eastAsia="MS PMincho" w:hAnsi="Verdana"/>
          <w:color w:val="000000"/>
          <w:sz w:val="20"/>
          <w:szCs w:val="20"/>
        </w:rPr>
      </w:pPr>
    </w:p>
    <w:p w14:paraId="27BEE20D" w14:textId="77777777" w:rsidR="00CF6234" w:rsidRPr="00322415" w:rsidRDefault="00CF6234" w:rsidP="00A226DD">
      <w:pPr>
        <w:widowControl w:val="0"/>
        <w:autoSpaceDE w:val="0"/>
        <w:autoSpaceDN w:val="0"/>
        <w:adjustRightInd w:val="0"/>
        <w:spacing w:line="243" w:lineRule="auto"/>
        <w:ind w:right="-41"/>
        <w:jc w:val="both"/>
        <w:rPr>
          <w:rFonts w:ascii="Verdana" w:eastAsia="MS PMincho" w:hAnsi="Verdana"/>
          <w:sz w:val="20"/>
          <w:szCs w:val="20"/>
        </w:rPr>
      </w:pPr>
      <w:r w:rsidRPr="00322415">
        <w:rPr>
          <w:rFonts w:ascii="Verdana" w:eastAsia="MS PMincho" w:hAnsi="Verdana"/>
          <w:spacing w:val="-3"/>
          <w:sz w:val="20"/>
          <w:szCs w:val="20"/>
        </w:rPr>
        <w:t>I</w:t>
      </w:r>
      <w:r w:rsidRPr="00322415">
        <w:rPr>
          <w:rFonts w:ascii="Verdana" w:eastAsia="MS PMincho" w:hAnsi="Verdana"/>
          <w:sz w:val="20"/>
          <w:szCs w:val="20"/>
        </w:rPr>
        <w:t>f</w:t>
      </w:r>
      <w:r w:rsidRPr="00322415">
        <w:rPr>
          <w:rFonts w:ascii="Verdana" w:eastAsia="MS PMincho" w:hAnsi="Verdana"/>
          <w:spacing w:val="7"/>
          <w:sz w:val="20"/>
          <w:szCs w:val="20"/>
        </w:rPr>
        <w:t xml:space="preserve"> </w:t>
      </w:r>
      <w:r w:rsidRPr="00322415">
        <w:rPr>
          <w:rFonts w:ascii="Verdana" w:eastAsia="MS PMincho" w:hAnsi="Verdana"/>
          <w:spacing w:val="-3"/>
          <w:sz w:val="20"/>
          <w:szCs w:val="20"/>
        </w:rPr>
        <w:t>r</w:t>
      </w:r>
      <w:r w:rsidRPr="00322415">
        <w:rPr>
          <w:rFonts w:ascii="Verdana" w:eastAsia="MS PMincho" w:hAnsi="Verdana"/>
          <w:sz w:val="20"/>
          <w:szCs w:val="20"/>
        </w:rPr>
        <w:t>eques</w:t>
      </w:r>
      <w:r w:rsidRPr="00322415">
        <w:rPr>
          <w:rFonts w:ascii="Verdana" w:eastAsia="MS PMincho" w:hAnsi="Verdana"/>
          <w:spacing w:val="-2"/>
          <w:sz w:val="20"/>
          <w:szCs w:val="20"/>
        </w:rPr>
        <w:t>t</w:t>
      </w:r>
      <w:r w:rsidRPr="00322415">
        <w:rPr>
          <w:rFonts w:ascii="Verdana" w:eastAsia="MS PMincho" w:hAnsi="Verdana"/>
          <w:sz w:val="20"/>
          <w:szCs w:val="20"/>
        </w:rPr>
        <w:t>ed,</w:t>
      </w:r>
      <w:r w:rsidRPr="00322415">
        <w:rPr>
          <w:rFonts w:ascii="Verdana" w:eastAsia="MS PMincho" w:hAnsi="Verdana"/>
          <w:spacing w:val="4"/>
          <w:sz w:val="20"/>
          <w:szCs w:val="20"/>
        </w:rPr>
        <w:t xml:space="preserve"> w</w:t>
      </w:r>
      <w:r w:rsidRPr="00322415">
        <w:rPr>
          <w:rFonts w:ascii="Verdana" w:eastAsia="MS PMincho" w:hAnsi="Verdana"/>
          <w:sz w:val="20"/>
          <w:szCs w:val="20"/>
        </w:rPr>
        <w:t>ithin</w:t>
      </w:r>
      <w:r w:rsidRPr="00322415">
        <w:rPr>
          <w:rFonts w:ascii="Verdana" w:eastAsia="MS PMincho" w:hAnsi="Verdana"/>
          <w:spacing w:val="13"/>
          <w:sz w:val="20"/>
          <w:szCs w:val="20"/>
        </w:rPr>
        <w:t xml:space="preserve"> </w:t>
      </w:r>
      <w:r w:rsidRPr="00322415">
        <w:rPr>
          <w:rFonts w:ascii="Verdana" w:eastAsia="MS PMincho" w:hAnsi="Verdana"/>
          <w:sz w:val="20"/>
          <w:szCs w:val="20"/>
        </w:rPr>
        <w:t>a</w:t>
      </w:r>
      <w:r w:rsidRPr="00322415">
        <w:rPr>
          <w:rFonts w:ascii="Verdana" w:eastAsia="MS PMincho" w:hAnsi="Verdana"/>
          <w:spacing w:val="6"/>
          <w:sz w:val="20"/>
          <w:szCs w:val="20"/>
        </w:rPr>
        <w:t xml:space="preserve"> </w:t>
      </w:r>
      <w:r w:rsidRPr="00322415">
        <w:rPr>
          <w:rFonts w:ascii="Verdana" w:eastAsia="MS PMincho" w:hAnsi="Verdana"/>
          <w:sz w:val="20"/>
          <w:szCs w:val="20"/>
        </w:rPr>
        <w:t>pe</w:t>
      </w:r>
      <w:r w:rsidRPr="00322415">
        <w:rPr>
          <w:rFonts w:ascii="Verdana" w:eastAsia="MS PMincho" w:hAnsi="Verdana"/>
          <w:spacing w:val="3"/>
          <w:sz w:val="20"/>
          <w:szCs w:val="20"/>
        </w:rPr>
        <w:t>r</w:t>
      </w:r>
      <w:r w:rsidRPr="00322415">
        <w:rPr>
          <w:rFonts w:ascii="Verdana" w:eastAsia="MS PMincho" w:hAnsi="Verdana"/>
          <w:sz w:val="20"/>
          <w:szCs w:val="20"/>
        </w:rPr>
        <w:t>iod</w:t>
      </w:r>
      <w:r w:rsidRPr="00322415">
        <w:rPr>
          <w:rFonts w:ascii="Verdana" w:eastAsia="MS PMincho" w:hAnsi="Verdana"/>
          <w:spacing w:val="19"/>
          <w:sz w:val="20"/>
          <w:szCs w:val="20"/>
        </w:rPr>
        <w:t xml:space="preserve"> </w:t>
      </w:r>
      <w:r w:rsidRPr="00322415">
        <w:rPr>
          <w:rFonts w:ascii="Verdana" w:eastAsia="MS PMincho" w:hAnsi="Verdana"/>
          <w:sz w:val="20"/>
          <w:szCs w:val="20"/>
        </w:rPr>
        <w:t>of</w:t>
      </w:r>
      <w:r w:rsidRPr="00322415">
        <w:rPr>
          <w:rFonts w:ascii="Verdana" w:eastAsia="MS PMincho" w:hAnsi="Verdana"/>
          <w:spacing w:val="10"/>
          <w:sz w:val="20"/>
          <w:szCs w:val="20"/>
        </w:rPr>
        <w:t xml:space="preserve"> </w:t>
      </w:r>
      <w:r w:rsidRPr="00322415">
        <w:rPr>
          <w:rFonts w:ascii="Verdana" w:eastAsia="MS PMincho" w:hAnsi="Verdana"/>
          <w:sz w:val="20"/>
          <w:szCs w:val="20"/>
        </w:rPr>
        <w:t>21 d</w:t>
      </w:r>
      <w:r w:rsidRPr="00322415">
        <w:rPr>
          <w:rFonts w:ascii="Verdana" w:eastAsia="MS PMincho" w:hAnsi="Verdana"/>
          <w:spacing w:val="-4"/>
          <w:sz w:val="20"/>
          <w:szCs w:val="20"/>
        </w:rPr>
        <w:t>a</w:t>
      </w:r>
      <w:r w:rsidRPr="00322415">
        <w:rPr>
          <w:rFonts w:ascii="Verdana" w:eastAsia="MS PMincho" w:hAnsi="Verdana"/>
          <w:sz w:val="20"/>
          <w:szCs w:val="20"/>
        </w:rPr>
        <w:t>ys</w:t>
      </w:r>
      <w:r w:rsidRPr="00322415">
        <w:rPr>
          <w:rFonts w:ascii="Verdana" w:eastAsia="MS PMincho" w:hAnsi="Verdana"/>
          <w:spacing w:val="-8"/>
          <w:sz w:val="20"/>
          <w:szCs w:val="20"/>
        </w:rPr>
        <w:t xml:space="preserve"> </w:t>
      </w:r>
      <w:r w:rsidRPr="00322415">
        <w:rPr>
          <w:rFonts w:ascii="Verdana" w:eastAsia="MS PMincho" w:hAnsi="Verdana"/>
          <w:sz w:val="20"/>
          <w:szCs w:val="20"/>
        </w:rPr>
        <w:t>the</w:t>
      </w:r>
      <w:r w:rsidRPr="00322415">
        <w:rPr>
          <w:rFonts w:ascii="Verdana" w:eastAsia="MS PMincho" w:hAnsi="Verdana"/>
          <w:spacing w:val="15"/>
          <w:sz w:val="20"/>
          <w:szCs w:val="20"/>
        </w:rPr>
        <w:t xml:space="preserve"> </w:t>
      </w:r>
      <w:r w:rsidRPr="00322415">
        <w:rPr>
          <w:rFonts w:ascii="Verdana" w:eastAsia="MS PMincho" w:hAnsi="Verdana"/>
          <w:sz w:val="20"/>
          <w:szCs w:val="20"/>
        </w:rPr>
        <w:t>landlo</w:t>
      </w:r>
      <w:r w:rsidRPr="00322415">
        <w:rPr>
          <w:rFonts w:ascii="Verdana" w:eastAsia="MS PMincho" w:hAnsi="Verdana"/>
          <w:spacing w:val="-3"/>
          <w:sz w:val="20"/>
          <w:szCs w:val="20"/>
        </w:rPr>
        <w:t>r</w:t>
      </w:r>
      <w:r w:rsidRPr="00322415">
        <w:rPr>
          <w:rFonts w:ascii="Verdana" w:eastAsia="MS PMincho" w:hAnsi="Verdana"/>
          <w:sz w:val="20"/>
          <w:szCs w:val="20"/>
        </w:rPr>
        <w:t>d</w:t>
      </w:r>
      <w:r w:rsidRPr="00322415">
        <w:rPr>
          <w:rFonts w:ascii="Verdana" w:eastAsia="MS PMincho" w:hAnsi="Verdana"/>
          <w:spacing w:val="23"/>
          <w:sz w:val="20"/>
          <w:szCs w:val="20"/>
        </w:rPr>
        <w:t xml:space="preserve"> </w:t>
      </w:r>
      <w:r w:rsidRPr="00322415">
        <w:rPr>
          <w:rFonts w:ascii="Verdana" w:eastAsia="MS PMincho" w:hAnsi="Verdana"/>
          <w:spacing w:val="-1"/>
          <w:sz w:val="20"/>
          <w:szCs w:val="20"/>
        </w:rPr>
        <w:t>m</w:t>
      </w:r>
      <w:r w:rsidRPr="00322415">
        <w:rPr>
          <w:rFonts w:ascii="Verdana" w:eastAsia="MS PMincho" w:hAnsi="Verdana"/>
          <w:sz w:val="20"/>
          <w:szCs w:val="20"/>
        </w:rPr>
        <w:t>ust</w:t>
      </w:r>
      <w:r w:rsidRPr="00322415">
        <w:rPr>
          <w:rFonts w:ascii="Verdana" w:eastAsia="MS PMincho" w:hAnsi="Verdana"/>
          <w:spacing w:val="24"/>
          <w:sz w:val="20"/>
          <w:szCs w:val="20"/>
        </w:rPr>
        <w:t xml:space="preserve"> </w:t>
      </w:r>
      <w:r w:rsidRPr="00322415">
        <w:rPr>
          <w:rFonts w:ascii="Verdana" w:eastAsia="MS PMincho" w:hAnsi="Verdana"/>
          <w:sz w:val="20"/>
          <w:szCs w:val="20"/>
        </w:rPr>
        <w:t>p</w:t>
      </w:r>
      <w:r w:rsidRPr="00322415">
        <w:rPr>
          <w:rFonts w:ascii="Verdana" w:eastAsia="MS PMincho" w:hAnsi="Verdana"/>
          <w:spacing w:val="-3"/>
          <w:sz w:val="20"/>
          <w:szCs w:val="20"/>
        </w:rPr>
        <w:t>ro</w:t>
      </w:r>
      <w:r w:rsidRPr="00322415">
        <w:rPr>
          <w:rFonts w:ascii="Verdana" w:eastAsia="MS PMincho" w:hAnsi="Verdana"/>
          <w:spacing w:val="4"/>
          <w:sz w:val="20"/>
          <w:szCs w:val="20"/>
        </w:rPr>
        <w:t>v</w:t>
      </w:r>
      <w:r w:rsidRPr="00322415">
        <w:rPr>
          <w:rFonts w:ascii="Verdana" w:eastAsia="MS PMincho" w:hAnsi="Verdana"/>
          <w:sz w:val="20"/>
          <w:szCs w:val="20"/>
        </w:rPr>
        <w:t>ide</w:t>
      </w:r>
      <w:r w:rsidRPr="00322415">
        <w:rPr>
          <w:rFonts w:ascii="Verdana" w:eastAsia="MS PMincho" w:hAnsi="Verdana"/>
          <w:spacing w:val="7"/>
          <w:sz w:val="20"/>
          <w:szCs w:val="20"/>
        </w:rPr>
        <w:t xml:space="preserve"> </w:t>
      </w:r>
      <w:r w:rsidRPr="00322415">
        <w:rPr>
          <w:rFonts w:ascii="Verdana" w:eastAsia="MS PMincho" w:hAnsi="Verdana"/>
          <w:sz w:val="20"/>
          <w:szCs w:val="20"/>
        </w:rPr>
        <w:t>the</w:t>
      </w:r>
      <w:r w:rsidRPr="00322415">
        <w:rPr>
          <w:rFonts w:ascii="Verdana" w:eastAsia="MS PMincho" w:hAnsi="Verdana"/>
          <w:spacing w:val="7"/>
          <w:sz w:val="20"/>
          <w:szCs w:val="20"/>
        </w:rPr>
        <w:t xml:space="preserve"> </w:t>
      </w:r>
      <w:r w:rsidRPr="00322415">
        <w:rPr>
          <w:rFonts w:ascii="Verdana" w:eastAsia="MS PMincho" w:hAnsi="Verdana"/>
          <w:sz w:val="20"/>
          <w:szCs w:val="20"/>
        </w:rPr>
        <w:t>sec</w:t>
      </w:r>
      <w:r w:rsidRPr="00322415">
        <w:rPr>
          <w:rFonts w:ascii="Verdana" w:eastAsia="MS PMincho" w:hAnsi="Verdana"/>
          <w:spacing w:val="-3"/>
          <w:sz w:val="20"/>
          <w:szCs w:val="20"/>
        </w:rPr>
        <w:t>r</w:t>
      </w:r>
      <w:r w:rsidRPr="00322415">
        <w:rPr>
          <w:rFonts w:ascii="Verdana" w:eastAsia="MS PMincho" w:hAnsi="Verdana"/>
          <w:sz w:val="20"/>
          <w:szCs w:val="20"/>
        </w:rPr>
        <w:t>eta</w:t>
      </w:r>
      <w:r w:rsidRPr="00322415">
        <w:rPr>
          <w:rFonts w:ascii="Verdana" w:eastAsia="MS PMincho" w:hAnsi="Verdana"/>
          <w:spacing w:val="6"/>
          <w:sz w:val="20"/>
          <w:szCs w:val="20"/>
        </w:rPr>
        <w:t>r</w:t>
      </w:r>
      <w:r w:rsidRPr="00322415">
        <w:rPr>
          <w:rFonts w:ascii="Verdana" w:eastAsia="MS PMincho" w:hAnsi="Verdana"/>
          <w:sz w:val="20"/>
          <w:szCs w:val="20"/>
        </w:rPr>
        <w:t>y</w:t>
      </w:r>
      <w:r w:rsidRPr="00322415">
        <w:rPr>
          <w:rFonts w:ascii="Verdana" w:eastAsia="MS PMincho" w:hAnsi="Verdana"/>
          <w:spacing w:val="-19"/>
          <w:sz w:val="20"/>
          <w:szCs w:val="20"/>
        </w:rPr>
        <w:t xml:space="preserve"> </w:t>
      </w:r>
      <w:r w:rsidRPr="00322415">
        <w:rPr>
          <w:rFonts w:ascii="Verdana" w:eastAsia="MS PMincho" w:hAnsi="Verdana"/>
          <w:sz w:val="20"/>
          <w:szCs w:val="20"/>
        </w:rPr>
        <w:t>of a</w:t>
      </w:r>
      <w:r w:rsidRPr="00322415">
        <w:rPr>
          <w:rFonts w:ascii="Verdana" w:eastAsia="MS PMincho" w:hAnsi="Verdana"/>
          <w:spacing w:val="-2"/>
          <w:sz w:val="20"/>
          <w:szCs w:val="20"/>
        </w:rPr>
        <w:t xml:space="preserve"> </w:t>
      </w:r>
      <w:r w:rsidR="00E16F97" w:rsidRPr="00322415">
        <w:rPr>
          <w:rFonts w:ascii="Verdana" w:eastAsia="MS PMincho" w:hAnsi="Verdana"/>
          <w:spacing w:val="-6"/>
          <w:w w:val="97"/>
          <w:sz w:val="20"/>
          <w:szCs w:val="20"/>
        </w:rPr>
        <w:t>r</w:t>
      </w:r>
      <w:r w:rsidRPr="00322415">
        <w:rPr>
          <w:rFonts w:ascii="Verdana" w:eastAsia="MS PMincho" w:hAnsi="Verdana"/>
          <w:w w:val="97"/>
          <w:sz w:val="20"/>
          <w:szCs w:val="20"/>
        </w:rPr>
        <w:t>e</w:t>
      </w:r>
      <w:r w:rsidRPr="00322415">
        <w:rPr>
          <w:rFonts w:ascii="Verdana" w:eastAsia="MS PMincho" w:hAnsi="Verdana"/>
          <w:spacing w:val="-3"/>
          <w:w w:val="97"/>
          <w:sz w:val="20"/>
          <w:szCs w:val="20"/>
        </w:rPr>
        <w:t>c</w:t>
      </w:r>
      <w:r w:rsidRPr="00322415">
        <w:rPr>
          <w:rFonts w:ascii="Verdana" w:eastAsia="MS PMincho" w:hAnsi="Verdana"/>
          <w:w w:val="97"/>
          <w:sz w:val="20"/>
          <w:szCs w:val="20"/>
        </w:rPr>
        <w:t>o</w:t>
      </w:r>
      <w:r w:rsidRPr="00322415">
        <w:rPr>
          <w:rFonts w:ascii="Verdana" w:eastAsia="MS PMincho" w:hAnsi="Verdana"/>
          <w:spacing w:val="2"/>
          <w:w w:val="97"/>
          <w:sz w:val="20"/>
          <w:szCs w:val="20"/>
        </w:rPr>
        <w:t>g</w:t>
      </w:r>
      <w:r w:rsidRPr="00322415">
        <w:rPr>
          <w:rFonts w:ascii="Verdana" w:eastAsia="MS PMincho" w:hAnsi="Verdana"/>
          <w:w w:val="97"/>
          <w:sz w:val="20"/>
          <w:szCs w:val="20"/>
        </w:rPr>
        <w:t>nised</w:t>
      </w:r>
      <w:r w:rsidRPr="00322415">
        <w:rPr>
          <w:rFonts w:ascii="Verdana" w:eastAsia="MS PMincho" w:hAnsi="Verdana"/>
          <w:spacing w:val="7"/>
          <w:w w:val="97"/>
          <w:sz w:val="20"/>
          <w:szCs w:val="20"/>
        </w:rPr>
        <w:t xml:space="preserve"> </w:t>
      </w:r>
      <w:r w:rsidR="00E16F97" w:rsidRPr="00322415">
        <w:rPr>
          <w:rFonts w:ascii="Verdana" w:eastAsia="MS PMincho" w:hAnsi="Verdana"/>
          <w:spacing w:val="-28"/>
          <w:w w:val="99"/>
          <w:sz w:val="20"/>
          <w:szCs w:val="20"/>
        </w:rPr>
        <w:t>t</w:t>
      </w:r>
      <w:r w:rsidRPr="00322415">
        <w:rPr>
          <w:rFonts w:ascii="Verdana" w:eastAsia="MS PMincho" w:hAnsi="Verdana"/>
          <w:spacing w:val="-1"/>
          <w:w w:val="94"/>
          <w:sz w:val="20"/>
          <w:szCs w:val="20"/>
        </w:rPr>
        <w:t>e</w:t>
      </w:r>
      <w:r w:rsidRPr="00322415">
        <w:rPr>
          <w:rFonts w:ascii="Verdana" w:eastAsia="MS PMincho" w:hAnsi="Verdana"/>
          <w:w w:val="103"/>
          <w:sz w:val="20"/>
          <w:szCs w:val="20"/>
        </w:rPr>
        <w:t>nant</w:t>
      </w:r>
      <w:r w:rsidRPr="00322415">
        <w:rPr>
          <w:rFonts w:ascii="Verdana" w:eastAsia="MS PMincho" w:hAnsi="Verdana"/>
          <w:spacing w:val="-5"/>
          <w:w w:val="103"/>
          <w:sz w:val="20"/>
          <w:szCs w:val="20"/>
        </w:rPr>
        <w:t>s</w:t>
      </w:r>
      <w:r w:rsidRPr="00322415">
        <w:rPr>
          <w:rFonts w:ascii="Verdana" w:eastAsia="MS PMincho" w:hAnsi="Verdana"/>
          <w:w w:val="73"/>
          <w:sz w:val="20"/>
          <w:szCs w:val="20"/>
        </w:rPr>
        <w:t>’</w:t>
      </w:r>
      <w:r w:rsidRPr="00322415">
        <w:rPr>
          <w:rFonts w:ascii="Verdana" w:eastAsia="MS PMincho" w:hAnsi="Verdana"/>
          <w:spacing w:val="-18"/>
          <w:sz w:val="20"/>
          <w:szCs w:val="20"/>
        </w:rPr>
        <w:t xml:space="preserve"> </w:t>
      </w:r>
      <w:r w:rsidR="00E16F97" w:rsidRPr="00322415">
        <w:rPr>
          <w:rFonts w:ascii="Verdana" w:eastAsia="MS PMincho" w:hAnsi="Verdana"/>
          <w:spacing w:val="-2"/>
          <w:w w:val="97"/>
          <w:sz w:val="20"/>
          <w:szCs w:val="20"/>
        </w:rPr>
        <w:t>a</w:t>
      </w:r>
      <w:r w:rsidRPr="00322415">
        <w:rPr>
          <w:rFonts w:ascii="Verdana" w:eastAsia="MS PMincho" w:hAnsi="Verdana"/>
          <w:w w:val="97"/>
          <w:sz w:val="20"/>
          <w:szCs w:val="20"/>
        </w:rPr>
        <w:t>ssociation</w:t>
      </w:r>
      <w:r w:rsidRPr="00322415">
        <w:rPr>
          <w:rFonts w:ascii="Verdana" w:eastAsia="MS PMincho" w:hAnsi="Verdana"/>
          <w:spacing w:val="4"/>
          <w:w w:val="97"/>
          <w:sz w:val="20"/>
          <w:szCs w:val="20"/>
        </w:rPr>
        <w:t xml:space="preserve"> </w:t>
      </w:r>
      <w:r w:rsidRPr="00322415">
        <w:rPr>
          <w:rFonts w:ascii="Verdana" w:eastAsia="MS PMincho" w:hAnsi="Verdana"/>
          <w:spacing w:val="4"/>
          <w:sz w:val="20"/>
          <w:szCs w:val="20"/>
        </w:rPr>
        <w:t>w</w:t>
      </w:r>
      <w:r w:rsidRPr="00322415">
        <w:rPr>
          <w:rFonts w:ascii="Verdana" w:eastAsia="MS PMincho" w:hAnsi="Verdana"/>
          <w:sz w:val="20"/>
          <w:szCs w:val="20"/>
        </w:rPr>
        <w:t>ith</w:t>
      </w:r>
      <w:r w:rsidRPr="00322415">
        <w:rPr>
          <w:rFonts w:ascii="Verdana" w:eastAsia="MS PMincho" w:hAnsi="Verdana"/>
          <w:spacing w:val="-2"/>
          <w:sz w:val="20"/>
          <w:szCs w:val="20"/>
        </w:rPr>
        <w:t xml:space="preserve"> </w:t>
      </w:r>
      <w:r w:rsidRPr="00322415">
        <w:rPr>
          <w:rFonts w:ascii="Verdana" w:eastAsia="MS PMincho" w:hAnsi="Verdana"/>
          <w:sz w:val="20"/>
          <w:szCs w:val="20"/>
        </w:rPr>
        <w:t>a</w:t>
      </w:r>
      <w:r w:rsidRPr="00322415">
        <w:rPr>
          <w:rFonts w:ascii="Verdana" w:eastAsia="MS PMincho" w:hAnsi="Verdana"/>
          <w:spacing w:val="-4"/>
          <w:sz w:val="20"/>
          <w:szCs w:val="20"/>
        </w:rPr>
        <w:t xml:space="preserve"> </w:t>
      </w:r>
      <w:r w:rsidRPr="00322415">
        <w:rPr>
          <w:rFonts w:ascii="Verdana" w:eastAsia="MS PMincho" w:hAnsi="Verdana"/>
          <w:spacing w:val="4"/>
          <w:sz w:val="20"/>
          <w:szCs w:val="20"/>
        </w:rPr>
        <w:t>w</w:t>
      </w:r>
      <w:r w:rsidRPr="00322415">
        <w:rPr>
          <w:rFonts w:ascii="Verdana" w:eastAsia="MS PMincho" w:hAnsi="Verdana"/>
          <w:spacing w:val="3"/>
          <w:sz w:val="20"/>
          <w:szCs w:val="20"/>
        </w:rPr>
        <w:t>r</w:t>
      </w:r>
      <w:r w:rsidRPr="00322415">
        <w:rPr>
          <w:rFonts w:ascii="Verdana" w:eastAsia="MS PMincho" w:hAnsi="Verdana"/>
          <w:sz w:val="20"/>
          <w:szCs w:val="20"/>
        </w:rPr>
        <w:t>it</w:t>
      </w:r>
      <w:r w:rsidRPr="00322415">
        <w:rPr>
          <w:rFonts w:ascii="Verdana" w:eastAsia="MS PMincho" w:hAnsi="Verdana"/>
          <w:spacing w:val="-2"/>
          <w:sz w:val="20"/>
          <w:szCs w:val="20"/>
        </w:rPr>
        <w:t>t</w:t>
      </w:r>
      <w:r w:rsidRPr="00322415">
        <w:rPr>
          <w:rFonts w:ascii="Verdana" w:eastAsia="MS PMincho" w:hAnsi="Verdana"/>
          <w:sz w:val="20"/>
          <w:szCs w:val="20"/>
        </w:rPr>
        <w:t>en</w:t>
      </w:r>
      <w:r w:rsidRPr="00322415">
        <w:rPr>
          <w:rFonts w:ascii="Verdana" w:eastAsia="MS PMincho" w:hAnsi="Verdana"/>
          <w:spacing w:val="5"/>
          <w:sz w:val="20"/>
          <w:szCs w:val="20"/>
        </w:rPr>
        <w:t xml:space="preserve"> </w:t>
      </w:r>
      <w:r w:rsidRPr="00322415">
        <w:rPr>
          <w:rFonts w:ascii="Verdana" w:eastAsia="MS PMincho" w:hAnsi="Verdana"/>
          <w:sz w:val="20"/>
          <w:szCs w:val="20"/>
        </w:rPr>
        <w:t>summa</w:t>
      </w:r>
      <w:r w:rsidRPr="00322415">
        <w:rPr>
          <w:rFonts w:ascii="Verdana" w:eastAsia="MS PMincho" w:hAnsi="Verdana"/>
          <w:spacing w:val="6"/>
          <w:sz w:val="20"/>
          <w:szCs w:val="20"/>
        </w:rPr>
        <w:t>r</w:t>
      </w:r>
      <w:r w:rsidRPr="00322415">
        <w:rPr>
          <w:rFonts w:ascii="Verdana" w:eastAsia="MS PMincho" w:hAnsi="Verdana"/>
          <w:sz w:val="20"/>
          <w:szCs w:val="20"/>
        </w:rPr>
        <w:t>y</w:t>
      </w:r>
      <w:r w:rsidRPr="00322415">
        <w:rPr>
          <w:rFonts w:ascii="Verdana" w:eastAsia="MS PMincho" w:hAnsi="Verdana"/>
          <w:spacing w:val="6"/>
          <w:sz w:val="20"/>
          <w:szCs w:val="20"/>
        </w:rPr>
        <w:t xml:space="preserve"> </w:t>
      </w:r>
      <w:r w:rsidRPr="00322415">
        <w:rPr>
          <w:rFonts w:ascii="Verdana" w:eastAsia="MS PMincho" w:hAnsi="Verdana"/>
          <w:spacing w:val="2"/>
          <w:sz w:val="20"/>
          <w:szCs w:val="20"/>
        </w:rPr>
        <w:t>o</w:t>
      </w:r>
      <w:r w:rsidRPr="00322415">
        <w:rPr>
          <w:rFonts w:ascii="Verdana" w:eastAsia="MS PMincho" w:hAnsi="Verdana"/>
          <w:sz w:val="20"/>
          <w:szCs w:val="20"/>
        </w:rPr>
        <w:t>f</w:t>
      </w:r>
      <w:r w:rsidRPr="00322415">
        <w:rPr>
          <w:rFonts w:ascii="Verdana" w:eastAsia="MS PMincho" w:hAnsi="Verdana"/>
          <w:spacing w:val="20"/>
          <w:sz w:val="20"/>
          <w:szCs w:val="20"/>
        </w:rPr>
        <w:t xml:space="preserve"> </w:t>
      </w:r>
      <w:r w:rsidRPr="00322415">
        <w:rPr>
          <w:rFonts w:ascii="Verdana" w:eastAsia="MS PMincho" w:hAnsi="Verdana"/>
          <w:spacing w:val="2"/>
          <w:sz w:val="20"/>
          <w:szCs w:val="20"/>
        </w:rPr>
        <w:t>th</w:t>
      </w:r>
      <w:r w:rsidRPr="00322415">
        <w:rPr>
          <w:rFonts w:ascii="Verdana" w:eastAsia="MS PMincho" w:hAnsi="Verdana"/>
          <w:sz w:val="20"/>
          <w:szCs w:val="20"/>
        </w:rPr>
        <w:t>e</w:t>
      </w:r>
      <w:r w:rsidRPr="00322415">
        <w:rPr>
          <w:rFonts w:ascii="Verdana" w:eastAsia="MS PMincho" w:hAnsi="Verdana"/>
          <w:spacing w:val="21"/>
          <w:sz w:val="20"/>
          <w:szCs w:val="20"/>
        </w:rPr>
        <w:t xml:space="preserve"> </w:t>
      </w:r>
      <w:r w:rsidRPr="00322415">
        <w:rPr>
          <w:rFonts w:ascii="Verdana" w:eastAsia="MS PMincho" w:hAnsi="Verdana"/>
          <w:spacing w:val="2"/>
          <w:sz w:val="20"/>
          <w:szCs w:val="20"/>
        </w:rPr>
        <w:t>insu</w:t>
      </w:r>
      <w:r w:rsidRPr="00322415">
        <w:rPr>
          <w:rFonts w:ascii="Verdana" w:eastAsia="MS PMincho" w:hAnsi="Verdana"/>
          <w:spacing w:val="4"/>
          <w:sz w:val="20"/>
          <w:szCs w:val="20"/>
        </w:rPr>
        <w:t>r</w:t>
      </w:r>
      <w:r w:rsidRPr="00322415">
        <w:rPr>
          <w:rFonts w:ascii="Verdana" w:eastAsia="MS PMincho" w:hAnsi="Verdana"/>
          <w:spacing w:val="2"/>
          <w:sz w:val="20"/>
          <w:szCs w:val="20"/>
        </w:rPr>
        <w:t>an</w:t>
      </w:r>
      <w:r w:rsidRPr="00322415">
        <w:rPr>
          <w:rFonts w:ascii="Verdana" w:eastAsia="MS PMincho" w:hAnsi="Verdana"/>
          <w:sz w:val="20"/>
          <w:szCs w:val="20"/>
        </w:rPr>
        <w:t>ce</w:t>
      </w:r>
      <w:r w:rsidRPr="00322415">
        <w:rPr>
          <w:rFonts w:ascii="Verdana" w:eastAsia="MS PMincho" w:hAnsi="Verdana"/>
          <w:spacing w:val="21"/>
          <w:sz w:val="20"/>
          <w:szCs w:val="20"/>
        </w:rPr>
        <w:t xml:space="preserve"> </w:t>
      </w:r>
      <w:r w:rsidRPr="00322415">
        <w:rPr>
          <w:rFonts w:ascii="Verdana" w:eastAsia="MS PMincho" w:hAnsi="Verdana"/>
          <w:spacing w:val="-1"/>
          <w:sz w:val="20"/>
          <w:szCs w:val="20"/>
        </w:rPr>
        <w:t>co</w:t>
      </w:r>
      <w:r w:rsidRPr="00322415">
        <w:rPr>
          <w:rFonts w:ascii="Verdana" w:eastAsia="MS PMincho" w:hAnsi="Verdana"/>
          <w:spacing w:val="-2"/>
          <w:sz w:val="20"/>
          <w:szCs w:val="20"/>
        </w:rPr>
        <w:t>v</w:t>
      </w:r>
      <w:r w:rsidRPr="00322415">
        <w:rPr>
          <w:rFonts w:ascii="Verdana" w:eastAsia="MS PMincho" w:hAnsi="Verdana"/>
          <w:spacing w:val="1"/>
          <w:sz w:val="20"/>
          <w:szCs w:val="20"/>
        </w:rPr>
        <w:t>e</w:t>
      </w:r>
      <w:r w:rsidRPr="00322415">
        <w:rPr>
          <w:rFonts w:ascii="Verdana" w:eastAsia="MS PMincho" w:hAnsi="Verdana"/>
          <w:spacing w:val="-11"/>
          <w:sz w:val="20"/>
          <w:szCs w:val="20"/>
        </w:rPr>
        <w:t>r</w:t>
      </w:r>
      <w:r w:rsidRPr="00322415">
        <w:rPr>
          <w:rFonts w:ascii="Verdana" w:eastAsia="MS PMincho" w:hAnsi="Verdana"/>
          <w:sz w:val="20"/>
          <w:szCs w:val="20"/>
        </w:rPr>
        <w:t>.</w:t>
      </w:r>
      <w:r w:rsidRPr="00322415">
        <w:rPr>
          <w:rFonts w:ascii="Verdana" w:eastAsia="MS PMincho" w:hAnsi="Verdana"/>
          <w:spacing w:val="-3"/>
          <w:sz w:val="20"/>
          <w:szCs w:val="20"/>
        </w:rPr>
        <w:t xml:space="preserve"> </w:t>
      </w:r>
      <w:r w:rsidRPr="00322415">
        <w:rPr>
          <w:rFonts w:ascii="Verdana" w:eastAsia="MS PMincho" w:hAnsi="Verdana"/>
          <w:sz w:val="20"/>
          <w:szCs w:val="20"/>
        </w:rPr>
        <w:t>If</w:t>
      </w:r>
      <w:r w:rsidRPr="00322415">
        <w:rPr>
          <w:rFonts w:ascii="Verdana" w:eastAsia="MS PMincho" w:hAnsi="Verdana"/>
          <w:spacing w:val="23"/>
          <w:sz w:val="20"/>
          <w:szCs w:val="20"/>
        </w:rPr>
        <w:t xml:space="preserve"> </w:t>
      </w:r>
      <w:r w:rsidRPr="00322415">
        <w:rPr>
          <w:rFonts w:ascii="Verdana" w:eastAsia="MS PMincho" w:hAnsi="Verdana"/>
          <w:spacing w:val="-1"/>
          <w:sz w:val="20"/>
          <w:szCs w:val="20"/>
        </w:rPr>
        <w:t>r</w:t>
      </w:r>
      <w:r w:rsidRPr="00322415">
        <w:rPr>
          <w:rFonts w:ascii="Verdana" w:eastAsia="MS PMincho" w:hAnsi="Verdana"/>
          <w:spacing w:val="3"/>
          <w:sz w:val="20"/>
          <w:szCs w:val="20"/>
        </w:rPr>
        <w:t>e</w:t>
      </w:r>
      <w:r w:rsidRPr="00322415">
        <w:rPr>
          <w:rFonts w:ascii="Verdana" w:eastAsia="MS PMincho" w:hAnsi="Verdana"/>
          <w:spacing w:val="2"/>
          <w:sz w:val="20"/>
          <w:szCs w:val="20"/>
        </w:rPr>
        <w:t>ques</w:t>
      </w:r>
      <w:r w:rsidRPr="00322415">
        <w:rPr>
          <w:rFonts w:ascii="Verdana" w:eastAsia="MS PMincho" w:hAnsi="Verdana"/>
          <w:sz w:val="20"/>
          <w:szCs w:val="20"/>
        </w:rPr>
        <w:t>t</w:t>
      </w:r>
      <w:r w:rsidRPr="00322415">
        <w:rPr>
          <w:rFonts w:ascii="Verdana" w:eastAsia="MS PMincho" w:hAnsi="Verdana"/>
          <w:spacing w:val="2"/>
          <w:sz w:val="20"/>
          <w:szCs w:val="20"/>
        </w:rPr>
        <w:t>ed</w:t>
      </w:r>
      <w:r w:rsidRPr="00322415">
        <w:rPr>
          <w:rFonts w:ascii="Verdana" w:eastAsia="MS PMincho" w:hAnsi="Verdana"/>
          <w:sz w:val="20"/>
          <w:szCs w:val="20"/>
        </w:rPr>
        <w:t>,</w:t>
      </w:r>
      <w:r w:rsidRPr="00322415">
        <w:rPr>
          <w:rFonts w:ascii="Verdana" w:eastAsia="MS PMincho" w:hAnsi="Verdana"/>
          <w:spacing w:val="12"/>
          <w:sz w:val="20"/>
          <w:szCs w:val="20"/>
        </w:rPr>
        <w:t xml:space="preserve"> </w:t>
      </w:r>
      <w:r w:rsidRPr="00322415">
        <w:rPr>
          <w:rFonts w:ascii="Verdana" w:eastAsia="MS PMincho" w:hAnsi="Verdana"/>
          <w:spacing w:val="2"/>
          <w:sz w:val="20"/>
          <w:szCs w:val="20"/>
        </w:rPr>
        <w:t>th</w:t>
      </w:r>
      <w:r w:rsidRPr="00322415">
        <w:rPr>
          <w:rFonts w:ascii="Verdana" w:eastAsia="MS PMincho" w:hAnsi="Verdana"/>
          <w:sz w:val="20"/>
          <w:szCs w:val="20"/>
        </w:rPr>
        <w:t>e</w:t>
      </w:r>
      <w:r w:rsidRPr="00322415">
        <w:rPr>
          <w:rFonts w:ascii="Verdana" w:eastAsia="MS PMincho" w:hAnsi="Verdana"/>
          <w:spacing w:val="18"/>
          <w:sz w:val="20"/>
          <w:szCs w:val="20"/>
        </w:rPr>
        <w:t xml:space="preserve"> </w:t>
      </w:r>
      <w:r w:rsidRPr="00322415">
        <w:rPr>
          <w:rFonts w:ascii="Verdana" w:eastAsia="MS PMincho" w:hAnsi="Verdana"/>
          <w:spacing w:val="2"/>
          <w:sz w:val="20"/>
          <w:szCs w:val="20"/>
        </w:rPr>
        <w:t>polic</w:t>
      </w:r>
      <w:r w:rsidRPr="00322415">
        <w:rPr>
          <w:rFonts w:ascii="Verdana" w:eastAsia="MS PMincho" w:hAnsi="Verdana"/>
          <w:sz w:val="20"/>
          <w:szCs w:val="20"/>
        </w:rPr>
        <w:t>y</w:t>
      </w:r>
      <w:r w:rsidRPr="00322415">
        <w:rPr>
          <w:rFonts w:ascii="Verdana" w:eastAsia="MS PMincho" w:hAnsi="Verdana"/>
          <w:spacing w:val="4"/>
          <w:sz w:val="20"/>
          <w:szCs w:val="20"/>
        </w:rPr>
        <w:t xml:space="preserve"> </w:t>
      </w:r>
      <w:r w:rsidRPr="00322415">
        <w:rPr>
          <w:rFonts w:ascii="Verdana" w:eastAsia="MS PMincho" w:hAnsi="Verdana"/>
          <w:spacing w:val="2"/>
          <w:sz w:val="20"/>
          <w:szCs w:val="20"/>
        </w:rPr>
        <w:t>o</w:t>
      </w:r>
      <w:r w:rsidRPr="00322415">
        <w:rPr>
          <w:rFonts w:ascii="Verdana" w:eastAsia="MS PMincho" w:hAnsi="Verdana"/>
          <w:sz w:val="20"/>
          <w:szCs w:val="20"/>
        </w:rPr>
        <w:t>r</w:t>
      </w:r>
      <w:r w:rsidRPr="00322415">
        <w:rPr>
          <w:rFonts w:ascii="Verdana" w:eastAsia="MS PMincho" w:hAnsi="Verdana"/>
          <w:spacing w:val="22"/>
          <w:sz w:val="20"/>
          <w:szCs w:val="20"/>
        </w:rPr>
        <w:t xml:space="preserve"> </w:t>
      </w:r>
      <w:r w:rsidRPr="00322415">
        <w:rPr>
          <w:rFonts w:ascii="Verdana" w:eastAsia="MS PMincho" w:hAnsi="Verdana"/>
          <w:spacing w:val="2"/>
          <w:sz w:val="20"/>
          <w:szCs w:val="20"/>
        </w:rPr>
        <w:t>associa</w:t>
      </w:r>
      <w:r w:rsidRPr="00322415">
        <w:rPr>
          <w:rFonts w:ascii="Verdana" w:eastAsia="MS PMincho" w:hAnsi="Verdana"/>
          <w:sz w:val="20"/>
          <w:szCs w:val="20"/>
        </w:rPr>
        <w:t>t</w:t>
      </w:r>
      <w:r w:rsidRPr="00322415">
        <w:rPr>
          <w:rFonts w:ascii="Verdana" w:eastAsia="MS PMincho" w:hAnsi="Verdana"/>
          <w:spacing w:val="2"/>
          <w:sz w:val="20"/>
          <w:szCs w:val="20"/>
        </w:rPr>
        <w:t>ed</w:t>
      </w:r>
      <w:r w:rsidRPr="00322415">
        <w:rPr>
          <w:rFonts w:ascii="Verdana" w:eastAsia="MS PMincho" w:hAnsi="Verdana"/>
          <w:spacing w:val="-17"/>
          <w:sz w:val="20"/>
          <w:szCs w:val="20"/>
        </w:rPr>
        <w:t xml:space="preserve"> </w:t>
      </w:r>
      <w:r w:rsidRPr="00322415">
        <w:rPr>
          <w:rFonts w:ascii="Verdana" w:eastAsia="MS PMincho" w:hAnsi="Verdana"/>
          <w:sz w:val="20"/>
          <w:szCs w:val="20"/>
        </w:rPr>
        <w:t>documents</w:t>
      </w:r>
      <w:r w:rsidRPr="00322415">
        <w:rPr>
          <w:rFonts w:ascii="Verdana" w:eastAsia="MS PMincho" w:hAnsi="Verdana"/>
          <w:spacing w:val="26"/>
          <w:sz w:val="20"/>
          <w:szCs w:val="20"/>
        </w:rPr>
        <w:t xml:space="preserve"> </w:t>
      </w:r>
      <w:r w:rsidRPr="00322415">
        <w:rPr>
          <w:rFonts w:ascii="Verdana" w:eastAsia="MS PMincho" w:hAnsi="Verdana"/>
          <w:sz w:val="20"/>
          <w:szCs w:val="20"/>
        </w:rPr>
        <w:t>must</w:t>
      </w:r>
      <w:r w:rsidRPr="00322415">
        <w:rPr>
          <w:rFonts w:ascii="Verdana" w:eastAsia="MS PMincho" w:hAnsi="Verdana"/>
          <w:spacing w:val="25"/>
          <w:sz w:val="20"/>
          <w:szCs w:val="20"/>
        </w:rPr>
        <w:t xml:space="preserve"> </w:t>
      </w:r>
      <w:r w:rsidRPr="00322415">
        <w:rPr>
          <w:rFonts w:ascii="Verdana" w:eastAsia="MS PMincho" w:hAnsi="Verdana"/>
          <w:sz w:val="20"/>
          <w:szCs w:val="20"/>
        </w:rPr>
        <w:t>also</w:t>
      </w:r>
      <w:r w:rsidRPr="00322415">
        <w:rPr>
          <w:rFonts w:ascii="Verdana" w:eastAsia="MS PMincho" w:hAnsi="Verdana"/>
          <w:spacing w:val="-4"/>
          <w:sz w:val="20"/>
          <w:szCs w:val="20"/>
        </w:rPr>
        <w:t xml:space="preserve"> </w:t>
      </w:r>
      <w:r w:rsidRPr="00322415">
        <w:rPr>
          <w:rFonts w:ascii="Verdana" w:eastAsia="MS PMincho" w:hAnsi="Verdana"/>
          <w:sz w:val="20"/>
          <w:szCs w:val="20"/>
        </w:rPr>
        <w:t>be</w:t>
      </w:r>
      <w:r w:rsidRPr="00322415">
        <w:rPr>
          <w:rFonts w:ascii="Verdana" w:eastAsia="MS PMincho" w:hAnsi="Verdana"/>
          <w:spacing w:val="7"/>
          <w:sz w:val="20"/>
          <w:szCs w:val="20"/>
        </w:rPr>
        <w:t xml:space="preserve"> </w:t>
      </w:r>
      <w:r w:rsidRPr="00322415">
        <w:rPr>
          <w:rFonts w:ascii="Verdana" w:eastAsia="MS PMincho" w:hAnsi="Verdana"/>
          <w:sz w:val="20"/>
          <w:szCs w:val="20"/>
        </w:rPr>
        <w:t>made</w:t>
      </w:r>
      <w:r w:rsidRPr="00322415">
        <w:rPr>
          <w:rFonts w:ascii="Verdana" w:eastAsia="MS PMincho" w:hAnsi="Verdana"/>
          <w:spacing w:val="18"/>
          <w:sz w:val="20"/>
          <w:szCs w:val="20"/>
        </w:rPr>
        <w:t xml:space="preserve"> </w:t>
      </w:r>
      <w:r w:rsidRPr="00322415">
        <w:rPr>
          <w:rFonts w:ascii="Verdana" w:eastAsia="MS PMincho" w:hAnsi="Verdana"/>
          <w:spacing w:val="-4"/>
          <w:sz w:val="20"/>
          <w:szCs w:val="20"/>
        </w:rPr>
        <w:t>a</w:t>
      </w:r>
      <w:r w:rsidRPr="00322415">
        <w:rPr>
          <w:rFonts w:ascii="Verdana" w:eastAsia="MS PMincho" w:hAnsi="Verdana"/>
          <w:sz w:val="20"/>
          <w:szCs w:val="20"/>
        </w:rPr>
        <w:t>vailable</w:t>
      </w:r>
      <w:r w:rsidRPr="00322415">
        <w:rPr>
          <w:rFonts w:ascii="Verdana" w:eastAsia="MS PMincho" w:hAnsi="Verdana"/>
          <w:spacing w:val="9"/>
          <w:sz w:val="20"/>
          <w:szCs w:val="20"/>
        </w:rPr>
        <w:t xml:space="preserve"> </w:t>
      </w:r>
      <w:r w:rsidRPr="00322415">
        <w:rPr>
          <w:rFonts w:ascii="Verdana" w:eastAsia="MS PMincho" w:hAnsi="Verdana"/>
          <w:sz w:val="20"/>
          <w:szCs w:val="20"/>
        </w:rPr>
        <w:t>for</w:t>
      </w:r>
      <w:r w:rsidRPr="00322415">
        <w:rPr>
          <w:rFonts w:ascii="Verdana" w:eastAsia="MS PMincho" w:hAnsi="Verdana"/>
          <w:spacing w:val="11"/>
          <w:sz w:val="20"/>
          <w:szCs w:val="20"/>
        </w:rPr>
        <w:t xml:space="preserve"> </w:t>
      </w:r>
      <w:r w:rsidRPr="00322415">
        <w:rPr>
          <w:rFonts w:ascii="Verdana" w:eastAsia="MS PMincho" w:hAnsi="Verdana"/>
          <w:sz w:val="20"/>
          <w:szCs w:val="20"/>
        </w:rPr>
        <w:t>inspe</w:t>
      </w:r>
      <w:r w:rsidRPr="00322415">
        <w:rPr>
          <w:rFonts w:ascii="Verdana" w:eastAsia="MS PMincho" w:hAnsi="Verdana"/>
          <w:spacing w:val="1"/>
          <w:sz w:val="20"/>
          <w:szCs w:val="20"/>
        </w:rPr>
        <w:t>ct</w:t>
      </w:r>
      <w:r w:rsidRPr="00322415">
        <w:rPr>
          <w:rFonts w:ascii="Verdana" w:eastAsia="MS PMincho" w:hAnsi="Verdana"/>
          <w:sz w:val="20"/>
          <w:szCs w:val="20"/>
        </w:rPr>
        <w:t>ion</w:t>
      </w:r>
      <w:r w:rsidRPr="00322415">
        <w:rPr>
          <w:rFonts w:ascii="Verdana" w:eastAsia="MS PMincho" w:hAnsi="Verdana"/>
          <w:spacing w:val="21"/>
          <w:sz w:val="20"/>
          <w:szCs w:val="20"/>
        </w:rPr>
        <w:t xml:space="preserve"> </w:t>
      </w:r>
      <w:r w:rsidRPr="00322415">
        <w:rPr>
          <w:rFonts w:ascii="Verdana" w:eastAsia="MS PMincho" w:hAnsi="Verdana"/>
          <w:sz w:val="20"/>
          <w:szCs w:val="20"/>
        </w:rPr>
        <w:t>and</w:t>
      </w:r>
      <w:r w:rsidRPr="00322415">
        <w:rPr>
          <w:rFonts w:ascii="Verdana" w:eastAsia="MS PMincho" w:hAnsi="Verdana"/>
          <w:spacing w:val="21"/>
          <w:sz w:val="20"/>
          <w:szCs w:val="20"/>
        </w:rPr>
        <w:t xml:space="preserve"> </w:t>
      </w:r>
      <w:r w:rsidRPr="00322415">
        <w:rPr>
          <w:rFonts w:ascii="Verdana" w:eastAsia="MS PMincho" w:hAnsi="Verdana"/>
          <w:spacing w:val="-3"/>
          <w:sz w:val="20"/>
          <w:szCs w:val="20"/>
        </w:rPr>
        <w:t>r</w:t>
      </w:r>
      <w:r w:rsidRPr="00322415">
        <w:rPr>
          <w:rFonts w:ascii="Verdana" w:eastAsia="MS PMincho" w:hAnsi="Verdana"/>
          <w:sz w:val="20"/>
          <w:szCs w:val="20"/>
        </w:rPr>
        <w:t>easonable</w:t>
      </w:r>
      <w:r w:rsidRPr="00322415">
        <w:rPr>
          <w:rFonts w:ascii="Verdana" w:eastAsia="MS PMincho" w:hAnsi="Verdana"/>
          <w:spacing w:val="-6"/>
          <w:sz w:val="20"/>
          <w:szCs w:val="20"/>
        </w:rPr>
        <w:t xml:space="preserve"> </w:t>
      </w:r>
      <w:r w:rsidRPr="00322415">
        <w:rPr>
          <w:rFonts w:ascii="Verdana" w:eastAsia="MS PMincho" w:hAnsi="Verdana"/>
          <w:spacing w:val="1"/>
          <w:w w:val="95"/>
          <w:sz w:val="20"/>
          <w:szCs w:val="20"/>
        </w:rPr>
        <w:t>facilitie</w:t>
      </w:r>
      <w:r w:rsidRPr="00322415">
        <w:rPr>
          <w:rFonts w:ascii="Verdana" w:eastAsia="MS PMincho" w:hAnsi="Verdana"/>
          <w:w w:val="95"/>
          <w:sz w:val="20"/>
          <w:szCs w:val="20"/>
        </w:rPr>
        <w:t>s</w:t>
      </w:r>
      <w:r w:rsidRPr="00322415">
        <w:rPr>
          <w:rFonts w:ascii="Verdana" w:eastAsia="MS PMincho" w:hAnsi="Verdana"/>
          <w:spacing w:val="17"/>
          <w:w w:val="95"/>
          <w:sz w:val="20"/>
          <w:szCs w:val="20"/>
        </w:rPr>
        <w:t xml:space="preserve"> </w:t>
      </w:r>
      <w:r w:rsidRPr="00322415">
        <w:rPr>
          <w:rFonts w:ascii="Verdana" w:eastAsia="MS PMincho" w:hAnsi="Verdana"/>
          <w:spacing w:val="1"/>
          <w:sz w:val="20"/>
          <w:szCs w:val="20"/>
        </w:rPr>
        <w:t>affo</w:t>
      </w:r>
      <w:r w:rsidRPr="00322415">
        <w:rPr>
          <w:rFonts w:ascii="Verdana" w:eastAsia="MS PMincho" w:hAnsi="Verdana"/>
          <w:spacing w:val="-1"/>
          <w:sz w:val="20"/>
          <w:szCs w:val="20"/>
        </w:rPr>
        <w:t>r</w:t>
      </w:r>
      <w:r w:rsidRPr="00322415">
        <w:rPr>
          <w:rFonts w:ascii="Verdana" w:eastAsia="MS PMincho" w:hAnsi="Verdana"/>
          <w:spacing w:val="1"/>
          <w:sz w:val="20"/>
          <w:szCs w:val="20"/>
        </w:rPr>
        <w:t>de</w:t>
      </w:r>
      <w:r w:rsidRPr="00322415">
        <w:rPr>
          <w:rFonts w:ascii="Verdana" w:eastAsia="MS PMincho" w:hAnsi="Verdana"/>
          <w:sz w:val="20"/>
          <w:szCs w:val="20"/>
        </w:rPr>
        <w:t>d</w:t>
      </w:r>
      <w:r w:rsidRPr="00322415">
        <w:rPr>
          <w:rFonts w:ascii="Verdana" w:eastAsia="MS PMincho" w:hAnsi="Verdana"/>
          <w:spacing w:val="7"/>
          <w:sz w:val="20"/>
          <w:szCs w:val="20"/>
        </w:rPr>
        <w:t xml:space="preserve"> </w:t>
      </w:r>
      <w:r w:rsidRPr="00322415">
        <w:rPr>
          <w:rFonts w:ascii="Verdana" w:eastAsia="MS PMincho" w:hAnsi="Verdana"/>
          <w:spacing w:val="1"/>
          <w:sz w:val="20"/>
          <w:szCs w:val="20"/>
        </w:rPr>
        <w:t>fo</w:t>
      </w:r>
      <w:r w:rsidRPr="00322415">
        <w:rPr>
          <w:rFonts w:ascii="Verdana" w:eastAsia="MS PMincho" w:hAnsi="Verdana"/>
          <w:sz w:val="20"/>
          <w:szCs w:val="20"/>
        </w:rPr>
        <w:t>r</w:t>
      </w:r>
      <w:r w:rsidRPr="00322415">
        <w:rPr>
          <w:rFonts w:ascii="Verdana" w:eastAsia="MS PMincho" w:hAnsi="Verdana"/>
          <w:spacing w:val="12"/>
          <w:sz w:val="20"/>
          <w:szCs w:val="20"/>
        </w:rPr>
        <w:t xml:space="preserve"> </w:t>
      </w:r>
      <w:r w:rsidRPr="00322415">
        <w:rPr>
          <w:rFonts w:ascii="Verdana" w:eastAsia="MS PMincho" w:hAnsi="Verdana"/>
          <w:spacing w:val="1"/>
          <w:sz w:val="20"/>
          <w:szCs w:val="20"/>
        </w:rPr>
        <w:t>takin</w:t>
      </w:r>
      <w:r w:rsidRPr="00322415">
        <w:rPr>
          <w:rFonts w:ascii="Verdana" w:eastAsia="MS PMincho" w:hAnsi="Verdana"/>
          <w:sz w:val="20"/>
          <w:szCs w:val="20"/>
        </w:rPr>
        <w:t>g</w:t>
      </w:r>
      <w:r w:rsidRPr="00322415">
        <w:rPr>
          <w:rFonts w:ascii="Verdana" w:eastAsia="MS PMincho" w:hAnsi="Verdana"/>
          <w:spacing w:val="10"/>
          <w:sz w:val="20"/>
          <w:szCs w:val="20"/>
        </w:rPr>
        <w:t xml:space="preserve"> </w:t>
      </w:r>
      <w:r w:rsidRPr="00322415">
        <w:rPr>
          <w:rFonts w:ascii="Verdana" w:eastAsia="MS PMincho" w:hAnsi="Verdana"/>
          <w:spacing w:val="-1"/>
          <w:sz w:val="20"/>
          <w:szCs w:val="20"/>
        </w:rPr>
        <w:t>c</w:t>
      </w:r>
      <w:r w:rsidRPr="00322415">
        <w:rPr>
          <w:rFonts w:ascii="Verdana" w:eastAsia="MS PMincho" w:hAnsi="Verdana"/>
          <w:sz w:val="20"/>
          <w:szCs w:val="20"/>
        </w:rPr>
        <w:t>o</w:t>
      </w:r>
      <w:r w:rsidRPr="00322415">
        <w:rPr>
          <w:rFonts w:ascii="Verdana" w:eastAsia="MS PMincho" w:hAnsi="Verdana"/>
          <w:spacing w:val="1"/>
          <w:sz w:val="20"/>
          <w:szCs w:val="20"/>
        </w:rPr>
        <w:t>pie</w:t>
      </w:r>
      <w:r w:rsidRPr="00322415">
        <w:rPr>
          <w:rFonts w:ascii="Verdana" w:eastAsia="MS PMincho" w:hAnsi="Verdana"/>
          <w:sz w:val="20"/>
          <w:szCs w:val="20"/>
        </w:rPr>
        <w:t xml:space="preserve">s </w:t>
      </w:r>
      <w:r w:rsidRPr="00322415">
        <w:rPr>
          <w:rFonts w:ascii="Verdana" w:eastAsia="MS PMincho" w:hAnsi="Verdana"/>
          <w:spacing w:val="1"/>
          <w:sz w:val="20"/>
          <w:szCs w:val="20"/>
        </w:rPr>
        <w:t>o</w:t>
      </w:r>
      <w:r w:rsidRPr="00322415">
        <w:rPr>
          <w:rFonts w:ascii="Verdana" w:eastAsia="MS PMincho" w:hAnsi="Verdana"/>
          <w:sz w:val="20"/>
          <w:szCs w:val="20"/>
        </w:rPr>
        <w:t>r</w:t>
      </w:r>
      <w:r w:rsidRPr="00322415">
        <w:rPr>
          <w:rFonts w:ascii="Verdana" w:eastAsia="MS PMincho" w:hAnsi="Verdana"/>
          <w:spacing w:val="16"/>
          <w:sz w:val="20"/>
          <w:szCs w:val="20"/>
        </w:rPr>
        <w:t xml:space="preserve"> </w:t>
      </w:r>
      <w:r w:rsidRPr="00322415">
        <w:rPr>
          <w:rFonts w:ascii="Verdana" w:eastAsia="MS PMincho" w:hAnsi="Verdana"/>
          <w:sz w:val="20"/>
          <w:szCs w:val="20"/>
        </w:rPr>
        <w:t>e</w:t>
      </w:r>
      <w:r w:rsidRPr="00322415">
        <w:rPr>
          <w:rFonts w:ascii="Verdana" w:eastAsia="MS PMincho" w:hAnsi="Verdana"/>
          <w:spacing w:val="1"/>
          <w:sz w:val="20"/>
          <w:szCs w:val="20"/>
        </w:rPr>
        <w:t>x</w:t>
      </w:r>
      <w:r w:rsidRPr="00322415">
        <w:rPr>
          <w:rFonts w:ascii="Verdana" w:eastAsia="MS PMincho" w:hAnsi="Verdana"/>
          <w:spacing w:val="3"/>
          <w:sz w:val="20"/>
          <w:szCs w:val="20"/>
        </w:rPr>
        <w:t>t</w:t>
      </w:r>
      <w:r w:rsidRPr="00322415">
        <w:rPr>
          <w:rFonts w:ascii="Verdana" w:eastAsia="MS PMincho" w:hAnsi="Verdana"/>
          <w:spacing w:val="4"/>
          <w:sz w:val="20"/>
          <w:szCs w:val="20"/>
        </w:rPr>
        <w:t>r</w:t>
      </w:r>
      <w:r w:rsidRPr="00322415">
        <w:rPr>
          <w:rFonts w:ascii="Verdana" w:eastAsia="MS PMincho" w:hAnsi="Verdana"/>
          <w:spacing w:val="1"/>
          <w:sz w:val="20"/>
          <w:szCs w:val="20"/>
        </w:rPr>
        <w:t>a</w:t>
      </w:r>
      <w:r w:rsidRPr="00322415">
        <w:rPr>
          <w:rFonts w:ascii="Verdana" w:eastAsia="MS PMincho" w:hAnsi="Verdana"/>
          <w:spacing w:val="3"/>
          <w:sz w:val="20"/>
          <w:szCs w:val="20"/>
        </w:rPr>
        <w:t>c</w:t>
      </w:r>
      <w:r w:rsidRPr="00322415">
        <w:rPr>
          <w:rFonts w:ascii="Verdana" w:eastAsia="MS PMincho" w:hAnsi="Verdana"/>
          <w:spacing w:val="1"/>
          <w:sz w:val="20"/>
          <w:szCs w:val="20"/>
        </w:rPr>
        <w:t>ts</w:t>
      </w:r>
      <w:r w:rsidRPr="00322415">
        <w:rPr>
          <w:rFonts w:ascii="Verdana" w:eastAsia="MS PMincho" w:hAnsi="Verdana"/>
          <w:sz w:val="20"/>
          <w:szCs w:val="20"/>
        </w:rPr>
        <w:t>.</w:t>
      </w:r>
      <w:r w:rsidRPr="00322415">
        <w:rPr>
          <w:rFonts w:ascii="Verdana" w:eastAsia="MS PMincho" w:hAnsi="Verdana"/>
          <w:spacing w:val="-3"/>
          <w:sz w:val="20"/>
          <w:szCs w:val="20"/>
        </w:rPr>
        <w:t xml:space="preserve"> </w:t>
      </w:r>
      <w:r w:rsidRPr="00322415">
        <w:rPr>
          <w:rFonts w:ascii="Verdana" w:eastAsia="MS PMincho" w:hAnsi="Verdana"/>
          <w:spacing w:val="-1"/>
          <w:sz w:val="20"/>
          <w:szCs w:val="20"/>
        </w:rPr>
        <w:t>I</w:t>
      </w:r>
      <w:r w:rsidRPr="00322415">
        <w:rPr>
          <w:rFonts w:ascii="Verdana" w:eastAsia="MS PMincho" w:hAnsi="Verdana"/>
          <w:sz w:val="20"/>
          <w:szCs w:val="20"/>
        </w:rPr>
        <w:t>f</w:t>
      </w:r>
      <w:r w:rsidRPr="00322415">
        <w:rPr>
          <w:rFonts w:ascii="Verdana" w:eastAsia="MS PMincho" w:hAnsi="Verdana"/>
          <w:spacing w:val="17"/>
          <w:sz w:val="20"/>
          <w:szCs w:val="20"/>
        </w:rPr>
        <w:t xml:space="preserve"> </w:t>
      </w:r>
      <w:r w:rsidRPr="00322415">
        <w:rPr>
          <w:rFonts w:ascii="Verdana" w:eastAsia="MS PMincho" w:hAnsi="Verdana"/>
          <w:spacing w:val="-1"/>
          <w:sz w:val="20"/>
          <w:szCs w:val="20"/>
        </w:rPr>
        <w:t>r</w:t>
      </w:r>
      <w:r w:rsidRPr="00322415">
        <w:rPr>
          <w:rFonts w:ascii="Verdana" w:eastAsia="MS PMincho" w:hAnsi="Verdana"/>
          <w:spacing w:val="2"/>
          <w:sz w:val="20"/>
          <w:szCs w:val="20"/>
        </w:rPr>
        <w:t>e</w:t>
      </w:r>
      <w:r w:rsidRPr="00322415">
        <w:rPr>
          <w:rFonts w:ascii="Verdana" w:eastAsia="MS PMincho" w:hAnsi="Verdana"/>
          <w:spacing w:val="1"/>
          <w:sz w:val="20"/>
          <w:szCs w:val="20"/>
        </w:rPr>
        <w:t>ques</w:t>
      </w:r>
      <w:r w:rsidRPr="00322415">
        <w:rPr>
          <w:rFonts w:ascii="Verdana" w:eastAsia="MS PMincho" w:hAnsi="Verdana"/>
          <w:sz w:val="20"/>
          <w:szCs w:val="20"/>
        </w:rPr>
        <w:t>t</w:t>
      </w:r>
      <w:r w:rsidRPr="00322415">
        <w:rPr>
          <w:rFonts w:ascii="Verdana" w:eastAsia="MS PMincho" w:hAnsi="Verdana"/>
          <w:spacing w:val="1"/>
          <w:sz w:val="20"/>
          <w:szCs w:val="20"/>
        </w:rPr>
        <w:t>ed</w:t>
      </w:r>
      <w:r w:rsidRPr="00322415">
        <w:rPr>
          <w:rFonts w:ascii="Verdana" w:eastAsia="MS PMincho" w:hAnsi="Verdana"/>
          <w:sz w:val="20"/>
          <w:szCs w:val="20"/>
        </w:rPr>
        <w:t>,</w:t>
      </w:r>
      <w:r w:rsidRPr="00322415">
        <w:rPr>
          <w:rFonts w:ascii="Verdana" w:eastAsia="MS PMincho" w:hAnsi="Verdana"/>
          <w:spacing w:val="6"/>
          <w:sz w:val="20"/>
          <w:szCs w:val="20"/>
        </w:rPr>
        <w:t xml:space="preserve"> </w:t>
      </w:r>
      <w:r w:rsidRPr="00322415">
        <w:rPr>
          <w:rFonts w:ascii="Verdana" w:eastAsia="MS PMincho" w:hAnsi="Verdana"/>
          <w:spacing w:val="-1"/>
          <w:sz w:val="20"/>
          <w:szCs w:val="20"/>
        </w:rPr>
        <w:t>c</w:t>
      </w:r>
      <w:r w:rsidRPr="00322415">
        <w:rPr>
          <w:rFonts w:ascii="Verdana" w:eastAsia="MS PMincho" w:hAnsi="Verdana"/>
          <w:sz w:val="20"/>
          <w:szCs w:val="20"/>
        </w:rPr>
        <w:t>o</w:t>
      </w:r>
      <w:r w:rsidRPr="00322415">
        <w:rPr>
          <w:rFonts w:ascii="Verdana" w:eastAsia="MS PMincho" w:hAnsi="Verdana"/>
          <w:spacing w:val="1"/>
          <w:sz w:val="20"/>
          <w:szCs w:val="20"/>
        </w:rPr>
        <w:t>pie</w:t>
      </w:r>
      <w:r w:rsidRPr="00322415">
        <w:rPr>
          <w:rFonts w:ascii="Verdana" w:eastAsia="MS PMincho" w:hAnsi="Verdana"/>
          <w:sz w:val="20"/>
          <w:szCs w:val="20"/>
        </w:rPr>
        <w:t xml:space="preserve">s </w:t>
      </w:r>
      <w:r w:rsidRPr="00322415">
        <w:rPr>
          <w:rFonts w:ascii="Verdana" w:eastAsia="MS PMincho" w:hAnsi="Verdana"/>
          <w:spacing w:val="1"/>
          <w:sz w:val="20"/>
          <w:szCs w:val="20"/>
        </w:rPr>
        <w:t>or</w:t>
      </w:r>
      <w:r w:rsidRPr="00322415">
        <w:rPr>
          <w:rFonts w:ascii="Verdana" w:eastAsia="MS PMincho" w:hAnsi="Verdana"/>
          <w:sz w:val="20"/>
          <w:szCs w:val="20"/>
        </w:rPr>
        <w:t xml:space="preserve"> e</w:t>
      </w:r>
      <w:r w:rsidRPr="00322415">
        <w:rPr>
          <w:rFonts w:ascii="Verdana" w:eastAsia="MS PMincho" w:hAnsi="Verdana"/>
          <w:spacing w:val="2"/>
          <w:sz w:val="20"/>
          <w:szCs w:val="20"/>
        </w:rPr>
        <w:t>x</w:t>
      </w:r>
      <w:r w:rsidRPr="00322415">
        <w:rPr>
          <w:rFonts w:ascii="Verdana" w:eastAsia="MS PMincho" w:hAnsi="Verdana"/>
          <w:spacing w:val="4"/>
          <w:sz w:val="20"/>
          <w:szCs w:val="20"/>
        </w:rPr>
        <w:t>tr</w:t>
      </w:r>
      <w:r w:rsidRPr="00322415">
        <w:rPr>
          <w:rFonts w:ascii="Verdana" w:eastAsia="MS PMincho" w:hAnsi="Verdana"/>
          <w:spacing w:val="2"/>
          <w:sz w:val="20"/>
          <w:szCs w:val="20"/>
        </w:rPr>
        <w:t>act</w:t>
      </w:r>
      <w:r w:rsidRPr="00322415">
        <w:rPr>
          <w:rFonts w:ascii="Verdana" w:eastAsia="MS PMincho" w:hAnsi="Verdana"/>
          <w:sz w:val="20"/>
          <w:szCs w:val="20"/>
        </w:rPr>
        <w:t>s</w:t>
      </w:r>
      <w:r w:rsidRPr="00322415">
        <w:rPr>
          <w:rFonts w:ascii="Verdana" w:eastAsia="MS PMincho" w:hAnsi="Verdana"/>
          <w:spacing w:val="16"/>
          <w:sz w:val="20"/>
          <w:szCs w:val="20"/>
        </w:rPr>
        <w:t xml:space="preserve"> </w:t>
      </w:r>
      <w:r w:rsidRPr="00322415">
        <w:rPr>
          <w:rFonts w:ascii="Verdana" w:eastAsia="MS PMincho" w:hAnsi="Verdana"/>
          <w:spacing w:val="1"/>
          <w:sz w:val="20"/>
          <w:szCs w:val="20"/>
        </w:rPr>
        <w:t>m</w:t>
      </w:r>
      <w:r w:rsidRPr="00322415">
        <w:rPr>
          <w:rFonts w:ascii="Verdana" w:eastAsia="MS PMincho" w:hAnsi="Verdana"/>
          <w:spacing w:val="2"/>
          <w:sz w:val="20"/>
          <w:szCs w:val="20"/>
        </w:rPr>
        <w:t>us</w:t>
      </w:r>
      <w:r w:rsidRPr="00322415">
        <w:rPr>
          <w:rFonts w:ascii="Verdana" w:eastAsia="MS PMincho" w:hAnsi="Verdana"/>
          <w:sz w:val="20"/>
          <w:szCs w:val="20"/>
        </w:rPr>
        <w:t>t</w:t>
      </w:r>
      <w:r w:rsidRPr="00322415">
        <w:rPr>
          <w:rFonts w:ascii="Verdana" w:eastAsia="MS PMincho" w:hAnsi="Verdana"/>
          <w:spacing w:val="38"/>
          <w:sz w:val="20"/>
          <w:szCs w:val="20"/>
        </w:rPr>
        <w:t xml:space="preserve"> </w:t>
      </w:r>
      <w:r w:rsidRPr="00322415">
        <w:rPr>
          <w:rFonts w:ascii="Verdana" w:eastAsia="MS PMincho" w:hAnsi="Verdana"/>
          <w:spacing w:val="2"/>
          <w:sz w:val="20"/>
          <w:szCs w:val="20"/>
        </w:rPr>
        <w:t>b</w:t>
      </w:r>
      <w:r w:rsidRPr="00322415">
        <w:rPr>
          <w:rFonts w:ascii="Verdana" w:eastAsia="MS PMincho" w:hAnsi="Verdana"/>
          <w:sz w:val="20"/>
          <w:szCs w:val="20"/>
        </w:rPr>
        <w:t>e</w:t>
      </w:r>
      <w:r w:rsidRPr="00322415">
        <w:rPr>
          <w:rFonts w:ascii="Verdana" w:eastAsia="MS PMincho" w:hAnsi="Verdana"/>
          <w:spacing w:val="22"/>
          <w:sz w:val="20"/>
          <w:szCs w:val="20"/>
        </w:rPr>
        <w:t xml:space="preserve"> </w:t>
      </w:r>
      <w:r w:rsidRPr="00322415">
        <w:rPr>
          <w:rFonts w:ascii="Verdana" w:eastAsia="MS PMincho" w:hAnsi="Verdana"/>
          <w:spacing w:val="2"/>
          <w:sz w:val="20"/>
          <w:szCs w:val="20"/>
        </w:rPr>
        <w:t>ta</w:t>
      </w:r>
      <w:r w:rsidRPr="00322415">
        <w:rPr>
          <w:rFonts w:ascii="Verdana" w:eastAsia="MS PMincho" w:hAnsi="Verdana"/>
          <w:spacing w:val="-2"/>
          <w:sz w:val="20"/>
          <w:szCs w:val="20"/>
        </w:rPr>
        <w:t>k</w:t>
      </w:r>
      <w:r w:rsidRPr="00322415">
        <w:rPr>
          <w:rFonts w:ascii="Verdana" w:eastAsia="MS PMincho" w:hAnsi="Verdana"/>
          <w:spacing w:val="2"/>
          <w:sz w:val="20"/>
          <w:szCs w:val="20"/>
        </w:rPr>
        <w:t>e</w:t>
      </w:r>
      <w:r w:rsidRPr="00322415">
        <w:rPr>
          <w:rFonts w:ascii="Verdana" w:eastAsia="MS PMincho" w:hAnsi="Verdana"/>
          <w:sz w:val="20"/>
          <w:szCs w:val="20"/>
        </w:rPr>
        <w:t>n</w:t>
      </w:r>
      <w:r w:rsidRPr="00322415">
        <w:rPr>
          <w:rFonts w:ascii="Verdana" w:eastAsia="MS PMincho" w:hAnsi="Verdana"/>
          <w:spacing w:val="26"/>
          <w:sz w:val="20"/>
          <w:szCs w:val="20"/>
        </w:rPr>
        <w:t xml:space="preserve"> </w:t>
      </w:r>
      <w:r w:rsidRPr="00322415">
        <w:rPr>
          <w:rFonts w:ascii="Verdana" w:eastAsia="MS PMincho" w:hAnsi="Verdana"/>
          <w:spacing w:val="2"/>
          <w:sz w:val="20"/>
          <w:szCs w:val="20"/>
        </w:rPr>
        <w:t>an</w:t>
      </w:r>
      <w:r w:rsidRPr="00322415">
        <w:rPr>
          <w:rFonts w:ascii="Verdana" w:eastAsia="MS PMincho" w:hAnsi="Verdana"/>
          <w:sz w:val="20"/>
          <w:szCs w:val="20"/>
        </w:rPr>
        <w:t>d</w:t>
      </w:r>
      <w:r w:rsidRPr="00322415">
        <w:rPr>
          <w:rFonts w:ascii="Verdana" w:eastAsia="MS PMincho" w:hAnsi="Verdana"/>
          <w:spacing w:val="31"/>
          <w:sz w:val="20"/>
          <w:szCs w:val="20"/>
        </w:rPr>
        <w:t xml:space="preserve"> </w:t>
      </w:r>
      <w:r w:rsidRPr="00322415">
        <w:rPr>
          <w:rFonts w:ascii="Verdana" w:eastAsia="MS PMincho" w:hAnsi="Verdana"/>
          <w:spacing w:val="2"/>
          <w:sz w:val="20"/>
          <w:szCs w:val="20"/>
        </w:rPr>
        <w:t>eithe</w:t>
      </w:r>
      <w:r w:rsidRPr="00322415">
        <w:rPr>
          <w:rFonts w:ascii="Verdana" w:eastAsia="MS PMincho" w:hAnsi="Verdana"/>
          <w:sz w:val="20"/>
          <w:szCs w:val="20"/>
        </w:rPr>
        <w:t>r</w:t>
      </w:r>
      <w:r w:rsidRPr="00322415">
        <w:rPr>
          <w:rFonts w:ascii="Verdana" w:eastAsia="MS PMincho" w:hAnsi="Verdana"/>
          <w:spacing w:val="27"/>
          <w:sz w:val="20"/>
          <w:szCs w:val="20"/>
        </w:rPr>
        <w:t xml:space="preserve"> </w:t>
      </w:r>
      <w:r w:rsidRPr="00322415">
        <w:rPr>
          <w:rFonts w:ascii="Verdana" w:eastAsia="MS PMincho" w:hAnsi="Verdana"/>
          <w:spacing w:val="2"/>
          <w:sz w:val="20"/>
          <w:szCs w:val="20"/>
        </w:rPr>
        <w:t>sen</w:t>
      </w:r>
      <w:r w:rsidRPr="00322415">
        <w:rPr>
          <w:rFonts w:ascii="Verdana" w:eastAsia="MS PMincho" w:hAnsi="Verdana"/>
          <w:sz w:val="20"/>
          <w:szCs w:val="20"/>
        </w:rPr>
        <w:t>t</w:t>
      </w:r>
      <w:r w:rsidRPr="00322415">
        <w:rPr>
          <w:rFonts w:ascii="Verdana" w:eastAsia="MS PMincho" w:hAnsi="Verdana"/>
          <w:spacing w:val="26"/>
          <w:sz w:val="20"/>
          <w:szCs w:val="20"/>
        </w:rPr>
        <w:t xml:space="preserve"> </w:t>
      </w:r>
      <w:r w:rsidRPr="00322415">
        <w:rPr>
          <w:rFonts w:ascii="Verdana" w:eastAsia="MS PMincho" w:hAnsi="Verdana"/>
          <w:sz w:val="20"/>
          <w:szCs w:val="20"/>
        </w:rPr>
        <w:t>to</w:t>
      </w:r>
      <w:r w:rsidRPr="00322415">
        <w:rPr>
          <w:rFonts w:ascii="Verdana" w:eastAsia="MS PMincho" w:hAnsi="Verdana"/>
          <w:spacing w:val="32"/>
          <w:sz w:val="20"/>
          <w:szCs w:val="20"/>
        </w:rPr>
        <w:t xml:space="preserve"> </w:t>
      </w:r>
      <w:r w:rsidRPr="00322415">
        <w:rPr>
          <w:rFonts w:ascii="Verdana" w:eastAsia="MS PMincho" w:hAnsi="Verdana"/>
          <w:spacing w:val="2"/>
          <w:sz w:val="20"/>
          <w:szCs w:val="20"/>
        </w:rPr>
        <w:t>th</w:t>
      </w:r>
      <w:r w:rsidRPr="00322415">
        <w:rPr>
          <w:rFonts w:ascii="Verdana" w:eastAsia="MS PMincho" w:hAnsi="Verdana"/>
          <w:sz w:val="20"/>
          <w:szCs w:val="20"/>
        </w:rPr>
        <w:t>e</w:t>
      </w:r>
      <w:r w:rsidRPr="00322415">
        <w:rPr>
          <w:rFonts w:ascii="Verdana" w:eastAsia="MS PMincho" w:hAnsi="Verdana"/>
          <w:spacing w:val="28"/>
          <w:sz w:val="20"/>
          <w:szCs w:val="20"/>
        </w:rPr>
        <w:t xml:space="preserve"> </w:t>
      </w:r>
      <w:r w:rsidRPr="00322415">
        <w:rPr>
          <w:rFonts w:ascii="Verdana" w:eastAsia="MS PMincho" w:hAnsi="Verdana"/>
          <w:spacing w:val="2"/>
          <w:sz w:val="20"/>
          <w:szCs w:val="20"/>
        </w:rPr>
        <w:t>sec</w:t>
      </w:r>
      <w:r w:rsidRPr="00322415">
        <w:rPr>
          <w:rFonts w:ascii="Verdana" w:eastAsia="MS PMincho" w:hAnsi="Verdana"/>
          <w:spacing w:val="-1"/>
          <w:sz w:val="20"/>
          <w:szCs w:val="20"/>
        </w:rPr>
        <w:t>r</w:t>
      </w:r>
      <w:r w:rsidRPr="00322415">
        <w:rPr>
          <w:rFonts w:ascii="Verdana" w:eastAsia="MS PMincho" w:hAnsi="Verdana"/>
          <w:spacing w:val="2"/>
          <w:sz w:val="20"/>
          <w:szCs w:val="20"/>
        </w:rPr>
        <w:t>eta</w:t>
      </w:r>
      <w:r w:rsidRPr="00322415">
        <w:rPr>
          <w:rFonts w:ascii="Verdana" w:eastAsia="MS PMincho" w:hAnsi="Verdana"/>
          <w:spacing w:val="9"/>
          <w:sz w:val="20"/>
          <w:szCs w:val="20"/>
        </w:rPr>
        <w:t>r</w:t>
      </w:r>
      <w:r w:rsidRPr="00322415">
        <w:rPr>
          <w:rFonts w:ascii="Verdana" w:eastAsia="MS PMincho" w:hAnsi="Verdana"/>
          <w:spacing w:val="-13"/>
          <w:sz w:val="20"/>
          <w:szCs w:val="20"/>
        </w:rPr>
        <w:t>y</w:t>
      </w:r>
      <w:r w:rsidRPr="00322415">
        <w:rPr>
          <w:rFonts w:ascii="Verdana" w:eastAsia="MS PMincho" w:hAnsi="Verdana"/>
          <w:sz w:val="20"/>
          <w:szCs w:val="20"/>
        </w:rPr>
        <w:t>,</w:t>
      </w:r>
      <w:r w:rsidRPr="00322415">
        <w:rPr>
          <w:rFonts w:ascii="Verdana" w:eastAsia="MS PMincho" w:hAnsi="Verdana"/>
          <w:spacing w:val="7"/>
          <w:sz w:val="20"/>
          <w:szCs w:val="20"/>
        </w:rPr>
        <w:t xml:space="preserve"> </w:t>
      </w:r>
      <w:r w:rsidRPr="00322415">
        <w:rPr>
          <w:rFonts w:ascii="Verdana" w:eastAsia="MS PMincho" w:hAnsi="Verdana"/>
          <w:spacing w:val="2"/>
          <w:w w:val="106"/>
          <w:sz w:val="20"/>
          <w:szCs w:val="20"/>
        </w:rPr>
        <w:t>o</w:t>
      </w:r>
      <w:r w:rsidRPr="00322415">
        <w:rPr>
          <w:rFonts w:ascii="Verdana" w:eastAsia="MS PMincho" w:hAnsi="Verdana"/>
          <w:w w:val="106"/>
          <w:sz w:val="20"/>
          <w:szCs w:val="20"/>
        </w:rPr>
        <w:t>r</w:t>
      </w:r>
      <w:r w:rsidRPr="00322415">
        <w:rPr>
          <w:rFonts w:ascii="Verdana" w:eastAsia="MS PMincho" w:hAnsi="Verdana"/>
          <w:sz w:val="20"/>
          <w:szCs w:val="20"/>
        </w:rPr>
        <w:t xml:space="preserve"> </w:t>
      </w:r>
      <w:r w:rsidRPr="00322415">
        <w:rPr>
          <w:rFonts w:ascii="Verdana" w:eastAsia="MS PMincho" w:hAnsi="Verdana"/>
          <w:spacing w:val="2"/>
          <w:w w:val="96"/>
          <w:sz w:val="20"/>
          <w:szCs w:val="20"/>
        </w:rPr>
        <w:t>facilities</w:t>
      </w:r>
      <w:r w:rsidRPr="00322415">
        <w:rPr>
          <w:rFonts w:ascii="Verdana" w:eastAsia="MS PMincho" w:hAnsi="Verdana"/>
          <w:spacing w:val="-4"/>
          <w:w w:val="96"/>
          <w:sz w:val="20"/>
          <w:szCs w:val="20"/>
        </w:rPr>
        <w:t xml:space="preserve"> </w:t>
      </w:r>
      <w:r w:rsidRPr="00322415">
        <w:rPr>
          <w:rFonts w:ascii="Verdana" w:eastAsia="MS PMincho" w:hAnsi="Verdana"/>
          <w:spacing w:val="-1"/>
          <w:w w:val="96"/>
          <w:sz w:val="20"/>
          <w:szCs w:val="20"/>
        </w:rPr>
        <w:t>all</w:t>
      </w:r>
      <w:r w:rsidRPr="00322415">
        <w:rPr>
          <w:rFonts w:ascii="Verdana" w:eastAsia="MS PMincho" w:hAnsi="Verdana"/>
          <w:spacing w:val="-5"/>
          <w:w w:val="96"/>
          <w:sz w:val="20"/>
          <w:szCs w:val="20"/>
        </w:rPr>
        <w:t>o</w:t>
      </w:r>
      <w:r w:rsidRPr="00322415">
        <w:rPr>
          <w:rFonts w:ascii="Verdana" w:eastAsia="MS PMincho" w:hAnsi="Verdana"/>
          <w:spacing w:val="-3"/>
          <w:w w:val="96"/>
          <w:sz w:val="20"/>
          <w:szCs w:val="20"/>
        </w:rPr>
        <w:t>w</w:t>
      </w:r>
      <w:r w:rsidRPr="00322415">
        <w:rPr>
          <w:rFonts w:ascii="Verdana" w:eastAsia="MS PMincho" w:hAnsi="Verdana"/>
          <w:spacing w:val="-1"/>
          <w:w w:val="96"/>
          <w:sz w:val="20"/>
          <w:szCs w:val="20"/>
        </w:rPr>
        <w:t>e</w:t>
      </w:r>
      <w:r w:rsidRPr="00322415">
        <w:rPr>
          <w:rFonts w:ascii="Verdana" w:eastAsia="MS PMincho" w:hAnsi="Verdana"/>
          <w:w w:val="96"/>
          <w:sz w:val="20"/>
          <w:szCs w:val="20"/>
        </w:rPr>
        <w:t>d</w:t>
      </w:r>
      <w:r w:rsidRPr="00322415">
        <w:rPr>
          <w:rFonts w:ascii="Verdana" w:eastAsia="MS PMincho" w:hAnsi="Verdana"/>
          <w:spacing w:val="-5"/>
          <w:w w:val="96"/>
          <w:sz w:val="20"/>
          <w:szCs w:val="20"/>
        </w:rPr>
        <w:t xml:space="preserve"> </w:t>
      </w:r>
      <w:r w:rsidRPr="00322415">
        <w:rPr>
          <w:rFonts w:ascii="Verdana" w:eastAsia="MS PMincho" w:hAnsi="Verdana"/>
          <w:spacing w:val="-1"/>
          <w:sz w:val="20"/>
          <w:szCs w:val="20"/>
        </w:rPr>
        <w:t>fo</w:t>
      </w:r>
      <w:r w:rsidRPr="00322415">
        <w:rPr>
          <w:rFonts w:ascii="Verdana" w:eastAsia="MS PMincho" w:hAnsi="Verdana"/>
          <w:sz w:val="20"/>
          <w:szCs w:val="20"/>
        </w:rPr>
        <w:t>r</w:t>
      </w:r>
      <w:r w:rsidRPr="00322415">
        <w:rPr>
          <w:rFonts w:ascii="Verdana" w:eastAsia="MS PMincho" w:hAnsi="Verdana"/>
          <w:spacing w:val="-13"/>
          <w:sz w:val="20"/>
          <w:szCs w:val="20"/>
        </w:rPr>
        <w:t xml:space="preserve"> </w:t>
      </w:r>
      <w:r w:rsidRPr="00322415">
        <w:rPr>
          <w:rFonts w:ascii="Verdana" w:eastAsia="MS PMincho" w:hAnsi="Verdana"/>
          <w:spacing w:val="-4"/>
          <w:w w:val="97"/>
          <w:sz w:val="20"/>
          <w:szCs w:val="20"/>
        </w:rPr>
        <w:t>c</w:t>
      </w:r>
      <w:r w:rsidRPr="00322415">
        <w:rPr>
          <w:rFonts w:ascii="Verdana" w:eastAsia="MS PMincho" w:hAnsi="Verdana"/>
          <w:spacing w:val="-1"/>
          <w:w w:val="97"/>
          <w:sz w:val="20"/>
          <w:szCs w:val="20"/>
        </w:rPr>
        <w:t>ollectin</w:t>
      </w:r>
      <w:r w:rsidRPr="00322415">
        <w:rPr>
          <w:rFonts w:ascii="Verdana" w:eastAsia="MS PMincho" w:hAnsi="Verdana"/>
          <w:w w:val="97"/>
          <w:sz w:val="20"/>
          <w:szCs w:val="20"/>
        </w:rPr>
        <w:t>g</w:t>
      </w:r>
      <w:r w:rsidRPr="00322415">
        <w:rPr>
          <w:rFonts w:ascii="Verdana" w:eastAsia="MS PMincho" w:hAnsi="Verdana"/>
          <w:spacing w:val="-7"/>
          <w:w w:val="97"/>
          <w:sz w:val="20"/>
          <w:szCs w:val="20"/>
        </w:rPr>
        <w:t xml:space="preserve"> </w:t>
      </w:r>
      <w:r w:rsidRPr="00322415">
        <w:rPr>
          <w:rFonts w:ascii="Verdana" w:eastAsia="MS PMincho" w:hAnsi="Verdana"/>
          <w:spacing w:val="-1"/>
          <w:sz w:val="20"/>
          <w:szCs w:val="20"/>
        </w:rPr>
        <w:t>them</w:t>
      </w:r>
      <w:r w:rsidRPr="00322415">
        <w:rPr>
          <w:rFonts w:ascii="Verdana" w:eastAsia="MS PMincho" w:hAnsi="Verdana"/>
          <w:sz w:val="20"/>
          <w:szCs w:val="20"/>
        </w:rPr>
        <w:t>.</w:t>
      </w:r>
      <w:r w:rsidRPr="00322415">
        <w:rPr>
          <w:rFonts w:ascii="Verdana" w:eastAsia="MS PMincho" w:hAnsi="Verdana"/>
          <w:spacing w:val="-10"/>
          <w:sz w:val="20"/>
          <w:szCs w:val="20"/>
        </w:rPr>
        <w:t xml:space="preserve"> </w:t>
      </w:r>
      <w:r w:rsidRPr="00322415">
        <w:rPr>
          <w:rFonts w:ascii="Verdana" w:eastAsia="MS PMincho" w:hAnsi="Verdana"/>
          <w:spacing w:val="-4"/>
          <w:w w:val="97"/>
          <w:sz w:val="20"/>
          <w:szCs w:val="20"/>
        </w:rPr>
        <w:t>F</w:t>
      </w:r>
      <w:r w:rsidRPr="00322415">
        <w:rPr>
          <w:rFonts w:ascii="Verdana" w:eastAsia="MS PMincho" w:hAnsi="Verdana"/>
          <w:spacing w:val="-1"/>
          <w:w w:val="97"/>
          <w:sz w:val="20"/>
          <w:szCs w:val="20"/>
        </w:rPr>
        <w:t>ai</w:t>
      </w:r>
      <w:r w:rsidRPr="00322415">
        <w:rPr>
          <w:rFonts w:ascii="Verdana" w:eastAsia="MS PMincho" w:hAnsi="Verdana"/>
          <w:spacing w:val="-3"/>
          <w:w w:val="97"/>
          <w:sz w:val="20"/>
          <w:szCs w:val="20"/>
        </w:rPr>
        <w:t>l</w:t>
      </w:r>
      <w:r w:rsidRPr="00322415">
        <w:rPr>
          <w:rFonts w:ascii="Verdana" w:eastAsia="MS PMincho" w:hAnsi="Verdana"/>
          <w:spacing w:val="-1"/>
          <w:w w:val="97"/>
          <w:sz w:val="20"/>
          <w:szCs w:val="20"/>
        </w:rPr>
        <w:t>u</w:t>
      </w:r>
      <w:r w:rsidRPr="00322415">
        <w:rPr>
          <w:rFonts w:ascii="Verdana" w:eastAsia="MS PMincho" w:hAnsi="Verdana"/>
          <w:spacing w:val="-4"/>
          <w:w w:val="97"/>
          <w:sz w:val="20"/>
          <w:szCs w:val="20"/>
        </w:rPr>
        <w:t>r</w:t>
      </w:r>
      <w:r w:rsidRPr="00322415">
        <w:rPr>
          <w:rFonts w:ascii="Verdana" w:eastAsia="MS PMincho" w:hAnsi="Verdana"/>
          <w:w w:val="97"/>
          <w:sz w:val="20"/>
          <w:szCs w:val="20"/>
        </w:rPr>
        <w:t>e</w:t>
      </w:r>
      <w:r w:rsidRPr="00322415">
        <w:rPr>
          <w:rFonts w:ascii="Verdana" w:eastAsia="MS PMincho" w:hAnsi="Verdana"/>
          <w:spacing w:val="-10"/>
          <w:w w:val="97"/>
          <w:sz w:val="20"/>
          <w:szCs w:val="20"/>
        </w:rPr>
        <w:t xml:space="preserve"> </w:t>
      </w:r>
      <w:r w:rsidRPr="00322415">
        <w:rPr>
          <w:rFonts w:ascii="Verdana" w:eastAsia="MS PMincho" w:hAnsi="Verdana"/>
          <w:spacing w:val="-4"/>
          <w:sz w:val="20"/>
          <w:szCs w:val="20"/>
        </w:rPr>
        <w:t>t</w:t>
      </w:r>
      <w:r w:rsidRPr="00322415">
        <w:rPr>
          <w:rFonts w:ascii="Verdana" w:eastAsia="MS PMincho" w:hAnsi="Verdana"/>
          <w:sz w:val="20"/>
          <w:szCs w:val="20"/>
        </w:rPr>
        <w:t>o</w:t>
      </w:r>
      <w:r w:rsidRPr="00322415">
        <w:rPr>
          <w:rFonts w:ascii="Verdana" w:eastAsia="MS PMincho" w:hAnsi="Verdana"/>
          <w:spacing w:val="-6"/>
          <w:sz w:val="20"/>
          <w:szCs w:val="20"/>
        </w:rPr>
        <w:t xml:space="preserve"> </w:t>
      </w:r>
      <w:r w:rsidRPr="00322415">
        <w:rPr>
          <w:rFonts w:ascii="Verdana" w:eastAsia="MS PMincho" w:hAnsi="Verdana"/>
          <w:spacing w:val="-4"/>
          <w:w w:val="99"/>
          <w:sz w:val="20"/>
          <w:szCs w:val="20"/>
        </w:rPr>
        <w:t>c</w:t>
      </w:r>
      <w:r w:rsidRPr="00322415">
        <w:rPr>
          <w:rFonts w:ascii="Verdana" w:eastAsia="MS PMincho" w:hAnsi="Verdana"/>
          <w:spacing w:val="-2"/>
          <w:w w:val="99"/>
          <w:sz w:val="20"/>
          <w:szCs w:val="20"/>
        </w:rPr>
        <w:t>o</w:t>
      </w:r>
      <w:r w:rsidRPr="00322415">
        <w:rPr>
          <w:rFonts w:ascii="Verdana" w:eastAsia="MS PMincho" w:hAnsi="Verdana"/>
          <w:spacing w:val="-1"/>
          <w:w w:val="99"/>
          <w:sz w:val="20"/>
          <w:szCs w:val="20"/>
        </w:rPr>
        <w:t>mpl</w:t>
      </w:r>
      <w:r w:rsidRPr="00322415">
        <w:rPr>
          <w:rFonts w:ascii="Verdana" w:eastAsia="MS PMincho" w:hAnsi="Verdana"/>
          <w:w w:val="99"/>
          <w:sz w:val="20"/>
          <w:szCs w:val="20"/>
        </w:rPr>
        <w:t>y</w:t>
      </w:r>
      <w:r w:rsidRPr="00322415">
        <w:rPr>
          <w:rFonts w:ascii="Verdana" w:eastAsia="MS PMincho" w:hAnsi="Verdana"/>
          <w:spacing w:val="-14"/>
          <w:w w:val="99"/>
          <w:sz w:val="20"/>
          <w:szCs w:val="20"/>
        </w:rPr>
        <w:t xml:space="preserve"> </w:t>
      </w:r>
      <w:r w:rsidRPr="00322415">
        <w:rPr>
          <w:rFonts w:ascii="Verdana" w:eastAsia="MS PMincho" w:hAnsi="Verdana"/>
          <w:spacing w:val="2"/>
          <w:sz w:val="20"/>
          <w:szCs w:val="20"/>
        </w:rPr>
        <w:t>w</w:t>
      </w:r>
      <w:r w:rsidRPr="00322415">
        <w:rPr>
          <w:rFonts w:ascii="Verdana" w:eastAsia="MS PMincho" w:hAnsi="Verdana"/>
          <w:spacing w:val="-1"/>
          <w:sz w:val="20"/>
          <w:szCs w:val="20"/>
        </w:rPr>
        <w:t>ithou</w:t>
      </w:r>
      <w:r w:rsidRPr="00322415">
        <w:rPr>
          <w:rFonts w:ascii="Verdana" w:eastAsia="MS PMincho" w:hAnsi="Verdana"/>
          <w:sz w:val="20"/>
          <w:szCs w:val="20"/>
        </w:rPr>
        <w:t xml:space="preserve">t </w:t>
      </w:r>
      <w:r w:rsidRPr="00322415">
        <w:rPr>
          <w:rFonts w:ascii="Verdana" w:eastAsia="MS PMincho" w:hAnsi="Verdana"/>
          <w:spacing w:val="-4"/>
          <w:sz w:val="20"/>
          <w:szCs w:val="20"/>
        </w:rPr>
        <w:t>r</w:t>
      </w:r>
      <w:r w:rsidRPr="00322415">
        <w:rPr>
          <w:rFonts w:ascii="Verdana" w:eastAsia="MS PMincho" w:hAnsi="Verdana"/>
          <w:spacing w:val="-1"/>
          <w:sz w:val="20"/>
          <w:szCs w:val="20"/>
        </w:rPr>
        <w:t>easonabl</w:t>
      </w:r>
      <w:r w:rsidRPr="00322415">
        <w:rPr>
          <w:rFonts w:ascii="Verdana" w:eastAsia="MS PMincho" w:hAnsi="Verdana"/>
          <w:sz w:val="20"/>
          <w:szCs w:val="20"/>
        </w:rPr>
        <w:t>e</w:t>
      </w:r>
      <w:r w:rsidRPr="00322415">
        <w:rPr>
          <w:rFonts w:ascii="Verdana" w:eastAsia="MS PMincho" w:hAnsi="Verdana"/>
          <w:spacing w:val="-20"/>
          <w:sz w:val="20"/>
          <w:szCs w:val="20"/>
        </w:rPr>
        <w:t xml:space="preserve"> </w:t>
      </w:r>
      <w:r w:rsidRPr="00322415">
        <w:rPr>
          <w:rFonts w:ascii="Verdana" w:eastAsia="MS PMincho" w:hAnsi="Verdana"/>
          <w:spacing w:val="-3"/>
          <w:w w:val="94"/>
          <w:sz w:val="20"/>
          <w:szCs w:val="20"/>
        </w:rPr>
        <w:t>e</w:t>
      </w:r>
      <w:r w:rsidRPr="00322415">
        <w:rPr>
          <w:rFonts w:ascii="Verdana" w:eastAsia="MS PMincho" w:hAnsi="Verdana"/>
          <w:spacing w:val="-7"/>
          <w:w w:val="94"/>
          <w:sz w:val="20"/>
          <w:szCs w:val="20"/>
        </w:rPr>
        <w:t>x</w:t>
      </w:r>
      <w:r w:rsidRPr="00322415">
        <w:rPr>
          <w:rFonts w:ascii="Verdana" w:eastAsia="MS PMincho" w:hAnsi="Verdana"/>
          <w:spacing w:val="-1"/>
          <w:w w:val="94"/>
          <w:sz w:val="20"/>
          <w:szCs w:val="20"/>
        </w:rPr>
        <w:t>cuse</w:t>
      </w:r>
      <w:r w:rsidRPr="00322415">
        <w:rPr>
          <w:rFonts w:ascii="Verdana" w:eastAsia="MS PMincho" w:hAnsi="Verdana"/>
          <w:spacing w:val="12"/>
          <w:w w:val="94"/>
          <w:sz w:val="20"/>
          <w:szCs w:val="20"/>
        </w:rPr>
        <w:t xml:space="preserve"> </w:t>
      </w:r>
      <w:r w:rsidRPr="00322415">
        <w:rPr>
          <w:rFonts w:ascii="Verdana" w:eastAsia="MS PMincho" w:hAnsi="Verdana"/>
          <w:w w:val="94"/>
          <w:sz w:val="20"/>
          <w:szCs w:val="20"/>
        </w:rPr>
        <w:t>is</w:t>
      </w:r>
      <w:r w:rsidRPr="00322415">
        <w:rPr>
          <w:rFonts w:ascii="Verdana" w:eastAsia="MS PMincho" w:hAnsi="Verdana"/>
          <w:spacing w:val="-9"/>
          <w:w w:val="94"/>
          <w:sz w:val="20"/>
          <w:szCs w:val="20"/>
        </w:rPr>
        <w:t xml:space="preserve"> </w:t>
      </w:r>
      <w:r w:rsidRPr="00322415">
        <w:rPr>
          <w:rFonts w:ascii="Verdana" w:eastAsia="MS PMincho" w:hAnsi="Verdana"/>
          <w:sz w:val="20"/>
          <w:szCs w:val="20"/>
        </w:rPr>
        <w:t>a</w:t>
      </w:r>
      <w:r w:rsidRPr="00322415">
        <w:rPr>
          <w:rFonts w:ascii="Verdana" w:eastAsia="MS PMincho" w:hAnsi="Verdana"/>
          <w:spacing w:val="-11"/>
          <w:sz w:val="20"/>
          <w:szCs w:val="20"/>
        </w:rPr>
        <w:t xml:space="preserve"> </w:t>
      </w:r>
      <w:r w:rsidRPr="00322415">
        <w:rPr>
          <w:rFonts w:ascii="Verdana" w:eastAsia="MS PMincho" w:hAnsi="Verdana"/>
          <w:sz w:val="20"/>
          <w:szCs w:val="20"/>
        </w:rPr>
        <w:t>summa</w:t>
      </w:r>
      <w:r w:rsidRPr="00322415">
        <w:rPr>
          <w:rFonts w:ascii="Verdana" w:eastAsia="MS PMincho" w:hAnsi="Verdana"/>
          <w:spacing w:val="6"/>
          <w:sz w:val="20"/>
          <w:szCs w:val="20"/>
        </w:rPr>
        <w:t>r</w:t>
      </w:r>
      <w:r w:rsidRPr="00322415">
        <w:rPr>
          <w:rFonts w:ascii="Verdana" w:eastAsia="MS PMincho" w:hAnsi="Verdana"/>
          <w:sz w:val="20"/>
          <w:szCs w:val="20"/>
        </w:rPr>
        <w:t>y</w:t>
      </w:r>
      <w:r w:rsidRPr="00322415">
        <w:rPr>
          <w:rFonts w:ascii="Verdana" w:eastAsia="MS PMincho" w:hAnsi="Verdana"/>
          <w:spacing w:val="-5"/>
          <w:sz w:val="20"/>
          <w:szCs w:val="20"/>
        </w:rPr>
        <w:t xml:space="preserve"> </w:t>
      </w:r>
      <w:r w:rsidRPr="00322415">
        <w:rPr>
          <w:rFonts w:ascii="Verdana" w:eastAsia="MS PMincho" w:hAnsi="Verdana"/>
          <w:w w:val="96"/>
          <w:sz w:val="20"/>
          <w:szCs w:val="20"/>
        </w:rPr>
        <w:t>offen</w:t>
      </w:r>
      <w:r w:rsidRPr="00322415">
        <w:rPr>
          <w:rFonts w:ascii="Verdana" w:eastAsia="MS PMincho" w:hAnsi="Verdana"/>
          <w:spacing w:val="-3"/>
          <w:w w:val="96"/>
          <w:sz w:val="20"/>
          <w:szCs w:val="20"/>
        </w:rPr>
        <w:t>c</w:t>
      </w:r>
      <w:r w:rsidRPr="00322415">
        <w:rPr>
          <w:rFonts w:ascii="Verdana" w:eastAsia="MS PMincho" w:hAnsi="Verdana"/>
          <w:w w:val="96"/>
          <w:sz w:val="20"/>
          <w:szCs w:val="20"/>
        </w:rPr>
        <w:t>e,</w:t>
      </w:r>
      <w:r w:rsidRPr="00322415">
        <w:rPr>
          <w:rFonts w:ascii="Verdana" w:eastAsia="MS PMincho" w:hAnsi="Verdana"/>
          <w:spacing w:val="-10"/>
          <w:w w:val="96"/>
          <w:sz w:val="20"/>
          <w:szCs w:val="20"/>
        </w:rPr>
        <w:t xml:space="preserve"> </w:t>
      </w:r>
      <w:r w:rsidRPr="00322415">
        <w:rPr>
          <w:rFonts w:ascii="Verdana" w:eastAsia="MS PMincho" w:hAnsi="Verdana"/>
          <w:sz w:val="20"/>
          <w:szCs w:val="20"/>
        </w:rPr>
        <w:t>subject</w:t>
      </w:r>
      <w:r w:rsidRPr="00322415">
        <w:rPr>
          <w:rFonts w:ascii="Verdana" w:eastAsia="MS PMincho" w:hAnsi="Verdana"/>
          <w:spacing w:val="-17"/>
          <w:sz w:val="20"/>
          <w:szCs w:val="20"/>
        </w:rPr>
        <w:t xml:space="preserve"> </w:t>
      </w:r>
      <w:r w:rsidRPr="00322415">
        <w:rPr>
          <w:rFonts w:ascii="Verdana" w:eastAsia="MS PMincho" w:hAnsi="Verdana"/>
          <w:sz w:val="20"/>
          <w:szCs w:val="20"/>
        </w:rPr>
        <w:t>on</w:t>
      </w:r>
      <w:r w:rsidRPr="00322415">
        <w:rPr>
          <w:rFonts w:ascii="Verdana" w:eastAsia="MS PMincho" w:hAnsi="Verdana"/>
          <w:spacing w:val="1"/>
          <w:sz w:val="20"/>
          <w:szCs w:val="20"/>
        </w:rPr>
        <w:t xml:space="preserve"> </w:t>
      </w:r>
      <w:r w:rsidRPr="00322415">
        <w:rPr>
          <w:rFonts w:ascii="Verdana" w:eastAsia="MS PMincho" w:hAnsi="Verdana"/>
          <w:spacing w:val="-3"/>
          <w:sz w:val="20"/>
          <w:szCs w:val="20"/>
        </w:rPr>
        <w:t>c</w:t>
      </w:r>
      <w:r w:rsidRPr="00322415">
        <w:rPr>
          <w:rFonts w:ascii="Verdana" w:eastAsia="MS PMincho" w:hAnsi="Verdana"/>
          <w:spacing w:val="-1"/>
          <w:sz w:val="20"/>
          <w:szCs w:val="20"/>
        </w:rPr>
        <w:t>o</w:t>
      </w:r>
      <w:r w:rsidRPr="00322415">
        <w:rPr>
          <w:rFonts w:ascii="Verdana" w:eastAsia="MS PMincho" w:hAnsi="Verdana"/>
          <w:spacing w:val="-6"/>
          <w:sz w:val="20"/>
          <w:szCs w:val="20"/>
        </w:rPr>
        <w:t>n</w:t>
      </w:r>
      <w:r w:rsidRPr="00322415">
        <w:rPr>
          <w:rFonts w:ascii="Verdana" w:eastAsia="MS PMincho" w:hAnsi="Verdana"/>
          <w:spacing w:val="4"/>
          <w:sz w:val="20"/>
          <w:szCs w:val="20"/>
        </w:rPr>
        <w:t>v</w:t>
      </w:r>
      <w:r w:rsidRPr="00322415">
        <w:rPr>
          <w:rFonts w:ascii="Verdana" w:eastAsia="MS PMincho" w:hAnsi="Verdana"/>
          <w:sz w:val="20"/>
          <w:szCs w:val="20"/>
        </w:rPr>
        <w:t>iction</w:t>
      </w:r>
      <w:r w:rsidRPr="00322415">
        <w:rPr>
          <w:rFonts w:ascii="Verdana" w:eastAsia="MS PMincho" w:hAnsi="Verdana"/>
          <w:spacing w:val="-4"/>
          <w:sz w:val="20"/>
          <w:szCs w:val="20"/>
        </w:rPr>
        <w:t xml:space="preserve"> </w:t>
      </w:r>
      <w:r w:rsidRPr="00322415">
        <w:rPr>
          <w:rFonts w:ascii="Verdana" w:eastAsia="MS PMincho" w:hAnsi="Verdana"/>
          <w:spacing w:val="-2"/>
          <w:sz w:val="20"/>
          <w:szCs w:val="20"/>
        </w:rPr>
        <w:t>t</w:t>
      </w:r>
      <w:r w:rsidRPr="00322415">
        <w:rPr>
          <w:rFonts w:ascii="Verdana" w:eastAsia="MS PMincho" w:hAnsi="Verdana"/>
          <w:sz w:val="20"/>
          <w:szCs w:val="20"/>
        </w:rPr>
        <w:t>o</w:t>
      </w:r>
      <w:r w:rsidRPr="00322415">
        <w:rPr>
          <w:rFonts w:ascii="Verdana" w:eastAsia="MS PMincho" w:hAnsi="Verdana"/>
          <w:spacing w:val="-2"/>
          <w:sz w:val="20"/>
          <w:szCs w:val="20"/>
        </w:rPr>
        <w:t xml:space="preserve"> </w:t>
      </w:r>
      <w:r w:rsidRPr="00322415">
        <w:rPr>
          <w:rFonts w:ascii="Verdana" w:eastAsia="MS PMincho" w:hAnsi="Verdana"/>
          <w:sz w:val="20"/>
          <w:szCs w:val="20"/>
        </w:rPr>
        <w:t>a</w:t>
      </w:r>
      <w:r w:rsidRPr="00322415">
        <w:rPr>
          <w:rFonts w:ascii="Verdana" w:eastAsia="MS PMincho" w:hAnsi="Verdana"/>
          <w:spacing w:val="-13"/>
          <w:sz w:val="20"/>
          <w:szCs w:val="20"/>
        </w:rPr>
        <w:t xml:space="preserve"> </w:t>
      </w:r>
      <w:r w:rsidRPr="00322415">
        <w:rPr>
          <w:rFonts w:ascii="Verdana" w:eastAsia="MS PMincho" w:hAnsi="Verdana"/>
          <w:sz w:val="20"/>
          <w:szCs w:val="20"/>
        </w:rPr>
        <w:t>fine</w:t>
      </w:r>
      <w:r w:rsidR="00A226DD" w:rsidRPr="00322415">
        <w:rPr>
          <w:rFonts w:ascii="Verdana" w:eastAsia="MS PMincho" w:hAnsi="Verdana"/>
          <w:sz w:val="20"/>
          <w:szCs w:val="20"/>
        </w:rPr>
        <w:t xml:space="preserve">. </w:t>
      </w:r>
      <w:r w:rsidRPr="00322415">
        <w:rPr>
          <w:rFonts w:ascii="Verdana" w:eastAsia="MS PMincho" w:hAnsi="Verdana"/>
          <w:spacing w:val="-3"/>
          <w:sz w:val="20"/>
          <w:szCs w:val="20"/>
        </w:rPr>
        <w:t>I</w:t>
      </w:r>
      <w:r w:rsidRPr="00322415">
        <w:rPr>
          <w:rFonts w:ascii="Verdana" w:eastAsia="MS PMincho" w:hAnsi="Verdana"/>
          <w:sz w:val="20"/>
          <w:szCs w:val="20"/>
        </w:rPr>
        <w:t>f</w:t>
      </w:r>
      <w:r w:rsidRPr="00322415">
        <w:rPr>
          <w:rFonts w:ascii="Verdana" w:eastAsia="MS PMincho" w:hAnsi="Verdana"/>
          <w:spacing w:val="-14"/>
          <w:sz w:val="20"/>
          <w:szCs w:val="20"/>
        </w:rPr>
        <w:t xml:space="preserve"> </w:t>
      </w:r>
      <w:r w:rsidRPr="00322415">
        <w:rPr>
          <w:rFonts w:ascii="Verdana" w:eastAsia="MS PMincho" w:hAnsi="Verdana"/>
          <w:sz w:val="20"/>
          <w:szCs w:val="20"/>
        </w:rPr>
        <w:t>a</w:t>
      </w:r>
      <w:r w:rsidRPr="00322415">
        <w:rPr>
          <w:rFonts w:ascii="Verdana" w:eastAsia="MS PMincho" w:hAnsi="Verdana"/>
          <w:spacing w:val="-15"/>
          <w:sz w:val="20"/>
          <w:szCs w:val="20"/>
        </w:rPr>
        <w:t xml:space="preserve"> </w:t>
      </w:r>
      <w:r w:rsidRPr="00322415">
        <w:rPr>
          <w:rFonts w:ascii="Verdana" w:eastAsia="MS PMincho" w:hAnsi="Verdana"/>
          <w:sz w:val="20"/>
          <w:szCs w:val="20"/>
        </w:rPr>
        <w:t>supe</w:t>
      </w:r>
      <w:r w:rsidRPr="00322415">
        <w:rPr>
          <w:rFonts w:ascii="Verdana" w:eastAsia="MS PMincho" w:hAnsi="Verdana"/>
          <w:spacing w:val="3"/>
          <w:sz w:val="20"/>
          <w:szCs w:val="20"/>
        </w:rPr>
        <w:t>r</w:t>
      </w:r>
      <w:r w:rsidRPr="00322415">
        <w:rPr>
          <w:rFonts w:ascii="Verdana" w:eastAsia="MS PMincho" w:hAnsi="Verdana"/>
          <w:sz w:val="20"/>
          <w:szCs w:val="20"/>
        </w:rPr>
        <w:t>ior</w:t>
      </w:r>
      <w:r w:rsidRPr="00322415">
        <w:rPr>
          <w:rFonts w:ascii="Verdana" w:eastAsia="MS PMincho" w:hAnsi="Verdana"/>
          <w:spacing w:val="2"/>
          <w:sz w:val="20"/>
          <w:szCs w:val="20"/>
        </w:rPr>
        <w:t xml:space="preserve"> </w:t>
      </w:r>
      <w:r w:rsidRPr="00322415">
        <w:rPr>
          <w:rFonts w:ascii="Verdana" w:eastAsia="MS PMincho" w:hAnsi="Verdana"/>
          <w:sz w:val="20"/>
          <w:szCs w:val="20"/>
        </w:rPr>
        <w:t>landlo</w:t>
      </w:r>
      <w:r w:rsidRPr="00322415">
        <w:rPr>
          <w:rFonts w:ascii="Verdana" w:eastAsia="MS PMincho" w:hAnsi="Verdana"/>
          <w:spacing w:val="-3"/>
          <w:sz w:val="20"/>
          <w:szCs w:val="20"/>
        </w:rPr>
        <w:t>r</w:t>
      </w:r>
      <w:r w:rsidRPr="00322415">
        <w:rPr>
          <w:rFonts w:ascii="Verdana" w:eastAsia="MS PMincho" w:hAnsi="Verdana"/>
          <w:sz w:val="20"/>
          <w:szCs w:val="20"/>
        </w:rPr>
        <w:t>d</w:t>
      </w:r>
      <w:r w:rsidRPr="00322415">
        <w:rPr>
          <w:rFonts w:ascii="Verdana" w:eastAsia="MS PMincho" w:hAnsi="Verdana"/>
          <w:spacing w:val="2"/>
          <w:sz w:val="20"/>
          <w:szCs w:val="20"/>
        </w:rPr>
        <w:t xml:space="preserve"> </w:t>
      </w:r>
      <w:r w:rsidRPr="00322415">
        <w:rPr>
          <w:rFonts w:ascii="Verdana" w:eastAsia="MS PMincho" w:hAnsi="Verdana"/>
          <w:w w:val="99"/>
          <w:sz w:val="20"/>
          <w:szCs w:val="20"/>
        </w:rPr>
        <w:t>insu</w:t>
      </w:r>
      <w:r w:rsidRPr="00322415">
        <w:rPr>
          <w:rFonts w:ascii="Verdana" w:eastAsia="MS PMincho" w:hAnsi="Verdana"/>
          <w:spacing w:val="-3"/>
          <w:w w:val="99"/>
          <w:sz w:val="20"/>
          <w:szCs w:val="20"/>
        </w:rPr>
        <w:t>r</w:t>
      </w:r>
      <w:r w:rsidRPr="00322415">
        <w:rPr>
          <w:rFonts w:ascii="Verdana" w:eastAsia="MS PMincho" w:hAnsi="Verdana"/>
          <w:w w:val="99"/>
          <w:sz w:val="20"/>
          <w:szCs w:val="20"/>
        </w:rPr>
        <w:t>es,</w:t>
      </w:r>
      <w:r w:rsidRPr="00322415">
        <w:rPr>
          <w:rFonts w:ascii="Verdana" w:eastAsia="MS PMincho" w:hAnsi="Verdana"/>
          <w:spacing w:val="-19"/>
          <w:w w:val="99"/>
          <w:sz w:val="20"/>
          <w:szCs w:val="20"/>
        </w:rPr>
        <w:t xml:space="preserve"> </w:t>
      </w:r>
      <w:r w:rsidRPr="00322415">
        <w:rPr>
          <w:rFonts w:ascii="Verdana" w:eastAsia="MS PMincho" w:hAnsi="Verdana"/>
          <w:sz w:val="20"/>
          <w:szCs w:val="20"/>
        </w:rPr>
        <w:t>a</w:t>
      </w:r>
      <w:r w:rsidRPr="00322415">
        <w:rPr>
          <w:rFonts w:ascii="Verdana" w:eastAsia="MS PMincho" w:hAnsi="Verdana"/>
          <w:spacing w:val="-15"/>
          <w:sz w:val="20"/>
          <w:szCs w:val="20"/>
        </w:rPr>
        <w:t xml:space="preserve"> </w:t>
      </w:r>
      <w:r w:rsidRPr="00322415">
        <w:rPr>
          <w:rFonts w:ascii="Verdana" w:eastAsia="MS PMincho" w:hAnsi="Verdana"/>
          <w:spacing w:val="4"/>
          <w:sz w:val="20"/>
          <w:szCs w:val="20"/>
        </w:rPr>
        <w:t>w</w:t>
      </w:r>
      <w:r w:rsidRPr="00322415">
        <w:rPr>
          <w:rFonts w:ascii="Verdana" w:eastAsia="MS PMincho" w:hAnsi="Verdana"/>
          <w:spacing w:val="3"/>
          <w:sz w:val="20"/>
          <w:szCs w:val="20"/>
        </w:rPr>
        <w:t>r</w:t>
      </w:r>
      <w:r w:rsidRPr="00322415">
        <w:rPr>
          <w:rFonts w:ascii="Verdana" w:eastAsia="MS PMincho" w:hAnsi="Verdana"/>
          <w:sz w:val="20"/>
          <w:szCs w:val="20"/>
        </w:rPr>
        <w:t>it</w:t>
      </w:r>
      <w:r w:rsidRPr="00322415">
        <w:rPr>
          <w:rFonts w:ascii="Verdana" w:eastAsia="MS PMincho" w:hAnsi="Verdana"/>
          <w:spacing w:val="-2"/>
          <w:sz w:val="20"/>
          <w:szCs w:val="20"/>
        </w:rPr>
        <w:t>t</w:t>
      </w:r>
      <w:r w:rsidRPr="00322415">
        <w:rPr>
          <w:rFonts w:ascii="Verdana" w:eastAsia="MS PMincho" w:hAnsi="Verdana"/>
          <w:sz w:val="20"/>
          <w:szCs w:val="20"/>
        </w:rPr>
        <w:t>en</w:t>
      </w:r>
      <w:r w:rsidRPr="00322415">
        <w:rPr>
          <w:rFonts w:ascii="Verdana" w:eastAsia="MS PMincho" w:hAnsi="Verdana"/>
          <w:spacing w:val="7"/>
          <w:sz w:val="20"/>
          <w:szCs w:val="20"/>
        </w:rPr>
        <w:t xml:space="preserve"> </w:t>
      </w:r>
      <w:r w:rsidRPr="00322415">
        <w:rPr>
          <w:rFonts w:ascii="Verdana" w:eastAsia="MS PMincho" w:hAnsi="Verdana"/>
          <w:w w:val="101"/>
          <w:sz w:val="20"/>
          <w:szCs w:val="20"/>
        </w:rPr>
        <w:t>application</w:t>
      </w:r>
      <w:r w:rsidRPr="00322415">
        <w:rPr>
          <w:rFonts w:ascii="Verdana" w:eastAsia="MS PMincho" w:hAnsi="Verdana"/>
          <w:spacing w:val="-5"/>
          <w:sz w:val="20"/>
          <w:szCs w:val="20"/>
        </w:rPr>
        <w:t xml:space="preserve"> </w:t>
      </w:r>
      <w:r w:rsidRPr="00322415">
        <w:rPr>
          <w:rFonts w:ascii="Verdana" w:eastAsia="MS PMincho" w:hAnsi="Verdana"/>
          <w:spacing w:val="-1"/>
          <w:sz w:val="20"/>
          <w:szCs w:val="20"/>
        </w:rPr>
        <w:t>m</w:t>
      </w:r>
      <w:r w:rsidRPr="00322415">
        <w:rPr>
          <w:rFonts w:ascii="Verdana" w:eastAsia="MS PMincho" w:hAnsi="Verdana"/>
          <w:sz w:val="20"/>
          <w:szCs w:val="20"/>
        </w:rPr>
        <w:t>ust</w:t>
      </w:r>
      <w:r w:rsidRPr="00322415">
        <w:rPr>
          <w:rFonts w:ascii="Verdana" w:eastAsia="MS PMincho" w:hAnsi="Verdana"/>
          <w:spacing w:val="11"/>
          <w:sz w:val="20"/>
          <w:szCs w:val="20"/>
        </w:rPr>
        <w:t xml:space="preserve"> </w:t>
      </w:r>
      <w:r w:rsidRPr="00322415">
        <w:rPr>
          <w:rFonts w:ascii="Verdana" w:eastAsia="MS PMincho" w:hAnsi="Verdana"/>
          <w:sz w:val="20"/>
          <w:szCs w:val="20"/>
        </w:rPr>
        <w:t>be</w:t>
      </w:r>
      <w:r w:rsidRPr="00322415">
        <w:rPr>
          <w:rFonts w:ascii="Verdana" w:eastAsia="MS PMincho" w:hAnsi="Verdana"/>
          <w:spacing w:val="-7"/>
          <w:sz w:val="20"/>
          <w:szCs w:val="20"/>
        </w:rPr>
        <w:t xml:space="preserve"> </w:t>
      </w:r>
      <w:r w:rsidRPr="00322415">
        <w:rPr>
          <w:rFonts w:ascii="Verdana" w:eastAsia="MS PMincho" w:hAnsi="Verdana"/>
          <w:sz w:val="20"/>
          <w:szCs w:val="20"/>
        </w:rPr>
        <w:t>made</w:t>
      </w:r>
      <w:r w:rsidRPr="00322415">
        <w:rPr>
          <w:rFonts w:ascii="Verdana" w:eastAsia="MS PMincho" w:hAnsi="Verdana"/>
          <w:spacing w:val="4"/>
          <w:sz w:val="20"/>
          <w:szCs w:val="20"/>
        </w:rPr>
        <w:t xml:space="preserve"> </w:t>
      </w:r>
      <w:r w:rsidRPr="00322415">
        <w:rPr>
          <w:rFonts w:ascii="Verdana" w:eastAsia="MS PMincho" w:hAnsi="Verdana"/>
          <w:spacing w:val="-2"/>
          <w:sz w:val="20"/>
          <w:szCs w:val="20"/>
        </w:rPr>
        <w:t>t</w:t>
      </w:r>
      <w:r w:rsidRPr="00322415">
        <w:rPr>
          <w:rFonts w:ascii="Verdana" w:eastAsia="MS PMincho" w:hAnsi="Verdana"/>
          <w:sz w:val="20"/>
          <w:szCs w:val="20"/>
        </w:rPr>
        <w:t>o</w:t>
      </w:r>
      <w:r w:rsidRPr="00322415">
        <w:rPr>
          <w:rFonts w:ascii="Verdana" w:eastAsia="MS PMincho" w:hAnsi="Verdana"/>
          <w:spacing w:val="4"/>
          <w:sz w:val="20"/>
          <w:szCs w:val="20"/>
        </w:rPr>
        <w:t xml:space="preserve"> </w:t>
      </w:r>
      <w:r w:rsidR="00C2734F" w:rsidRPr="00322415">
        <w:rPr>
          <w:rFonts w:ascii="Verdana" w:eastAsia="MS PMincho" w:hAnsi="Verdana"/>
          <w:sz w:val="20"/>
          <w:szCs w:val="20"/>
        </w:rPr>
        <w:t>them</w:t>
      </w:r>
      <w:r w:rsidR="00C2734F" w:rsidRPr="00322415">
        <w:rPr>
          <w:rFonts w:ascii="Verdana" w:eastAsia="MS PMincho" w:hAnsi="Verdana"/>
          <w:spacing w:val="7"/>
          <w:sz w:val="20"/>
          <w:szCs w:val="20"/>
        </w:rPr>
        <w:t xml:space="preserve"> </w:t>
      </w:r>
      <w:r w:rsidRPr="00322415">
        <w:rPr>
          <w:rFonts w:ascii="Verdana" w:eastAsia="MS PMincho" w:hAnsi="Verdana"/>
          <w:sz w:val="20"/>
          <w:szCs w:val="20"/>
        </w:rPr>
        <w:t>for</w:t>
      </w:r>
      <w:r w:rsidRPr="00322415">
        <w:rPr>
          <w:rFonts w:ascii="Verdana" w:eastAsia="MS PMincho" w:hAnsi="Verdana"/>
          <w:spacing w:val="-3"/>
          <w:sz w:val="20"/>
          <w:szCs w:val="20"/>
        </w:rPr>
        <w:t xml:space="preserve"> </w:t>
      </w:r>
      <w:r w:rsidRPr="00322415">
        <w:rPr>
          <w:rFonts w:ascii="Verdana" w:eastAsia="MS PMincho" w:hAnsi="Verdana"/>
          <w:sz w:val="20"/>
          <w:szCs w:val="20"/>
        </w:rPr>
        <w:t>insu</w:t>
      </w:r>
      <w:r w:rsidRPr="00322415">
        <w:rPr>
          <w:rFonts w:ascii="Verdana" w:eastAsia="MS PMincho" w:hAnsi="Verdana"/>
          <w:spacing w:val="2"/>
          <w:sz w:val="20"/>
          <w:szCs w:val="20"/>
        </w:rPr>
        <w:t>r</w:t>
      </w:r>
      <w:r w:rsidRPr="00322415">
        <w:rPr>
          <w:rFonts w:ascii="Verdana" w:eastAsia="MS PMincho" w:hAnsi="Verdana"/>
          <w:sz w:val="20"/>
          <w:szCs w:val="20"/>
        </w:rPr>
        <w:t>an</w:t>
      </w:r>
      <w:r w:rsidRPr="00322415">
        <w:rPr>
          <w:rFonts w:ascii="Verdana" w:eastAsia="MS PMincho" w:hAnsi="Verdana"/>
          <w:spacing w:val="-3"/>
          <w:sz w:val="20"/>
          <w:szCs w:val="20"/>
        </w:rPr>
        <w:t>c</w:t>
      </w:r>
      <w:r w:rsidRPr="00322415">
        <w:rPr>
          <w:rFonts w:ascii="Verdana" w:eastAsia="MS PMincho" w:hAnsi="Verdana"/>
          <w:sz w:val="20"/>
          <w:szCs w:val="20"/>
        </w:rPr>
        <w:t>e details.</w:t>
      </w:r>
    </w:p>
    <w:p w14:paraId="60F2DFF7" w14:textId="77777777" w:rsidR="00CF6234" w:rsidRPr="00322415" w:rsidRDefault="00CF6234" w:rsidP="00220C25">
      <w:pPr>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FE433B" w:rsidRPr="00322415" w14:paraId="35FF7D8F" w14:textId="77777777" w:rsidTr="00FE433B">
        <w:tc>
          <w:tcPr>
            <w:tcW w:w="9242" w:type="dxa"/>
          </w:tcPr>
          <w:p w14:paraId="6086FF5D" w14:textId="77777777" w:rsidR="00FE433B" w:rsidRPr="00322415" w:rsidRDefault="00B4554B" w:rsidP="00220C25">
            <w:pPr>
              <w:rPr>
                <w:rFonts w:ascii="Verdana" w:eastAsia="MS PMincho" w:hAnsi="Verdana"/>
                <w:i/>
                <w:sz w:val="20"/>
                <w:szCs w:val="20"/>
              </w:rPr>
            </w:pPr>
            <w:r w:rsidRPr="00322415">
              <w:rPr>
                <w:rFonts w:ascii="Verdana" w:eastAsia="MS PMincho" w:hAnsi="Verdana"/>
                <w:i/>
                <w:sz w:val="20"/>
                <w:szCs w:val="20"/>
              </w:rPr>
              <w:t xml:space="preserve">Landlord and </w:t>
            </w:r>
            <w:r w:rsidR="00322415">
              <w:rPr>
                <w:rFonts w:ascii="Verdana" w:eastAsia="MS PMincho" w:hAnsi="Verdana"/>
                <w:i/>
                <w:sz w:val="20"/>
                <w:szCs w:val="20"/>
              </w:rPr>
              <w:t>Tenant Act 1985 (as amended by S</w:t>
            </w:r>
            <w:r w:rsidRPr="00322415">
              <w:rPr>
                <w:rFonts w:ascii="Verdana" w:eastAsia="MS PMincho" w:hAnsi="Verdana"/>
                <w:i/>
                <w:sz w:val="20"/>
                <w:szCs w:val="20"/>
              </w:rPr>
              <w:t>chedules 10 (8 and 9) Commonhold and Leasehold Reform Act 2002)</w:t>
            </w:r>
          </w:p>
        </w:tc>
      </w:tr>
    </w:tbl>
    <w:p w14:paraId="2580AA92" w14:textId="77777777" w:rsidR="00FE433B" w:rsidRPr="00322415" w:rsidRDefault="00FE433B" w:rsidP="00220C25">
      <w:pPr>
        <w:rPr>
          <w:rFonts w:ascii="Verdana" w:eastAsia="MS PMincho" w:hAnsi="Verdana"/>
          <w:sz w:val="20"/>
          <w:szCs w:val="20"/>
        </w:rPr>
      </w:pPr>
    </w:p>
    <w:p w14:paraId="541C71CA" w14:textId="77777777" w:rsidR="00A226DD" w:rsidRPr="00322415" w:rsidRDefault="006D29F7" w:rsidP="00114E30">
      <w:pPr>
        <w:pStyle w:val="Heading2"/>
        <w:rPr>
          <w:rFonts w:eastAsia="MS PMincho"/>
          <w:color w:val="auto"/>
        </w:rPr>
      </w:pPr>
      <w:bookmarkStart w:id="332" w:name="_Toc415753307"/>
      <w:bookmarkStart w:id="333" w:name="_Toc443380638"/>
      <w:r w:rsidRPr="00322415">
        <w:rPr>
          <w:rFonts w:eastAsia="MS PMincho"/>
          <w:color w:val="auto"/>
        </w:rPr>
        <w:t>14.</w:t>
      </w:r>
      <w:r w:rsidR="00033CDC" w:rsidRPr="00322415">
        <w:rPr>
          <w:rFonts w:eastAsia="MS PMincho"/>
          <w:color w:val="auto"/>
        </w:rPr>
        <w:t>7</w:t>
      </w:r>
      <w:r w:rsidRPr="00322415">
        <w:rPr>
          <w:rFonts w:eastAsia="MS PMincho"/>
          <w:color w:val="auto"/>
        </w:rPr>
        <w:t xml:space="preserve"> </w:t>
      </w:r>
      <w:r w:rsidR="00A226DD" w:rsidRPr="00322415">
        <w:rPr>
          <w:rFonts w:eastAsia="MS PMincho"/>
          <w:color w:val="auto"/>
        </w:rPr>
        <w:t>Nomination of contractors</w:t>
      </w:r>
      <w:bookmarkEnd w:id="332"/>
      <w:bookmarkEnd w:id="333"/>
    </w:p>
    <w:p w14:paraId="6246288C" w14:textId="77777777" w:rsidR="00A226DD" w:rsidRPr="00322415" w:rsidRDefault="00A226DD" w:rsidP="00220C25">
      <w:pPr>
        <w:rPr>
          <w:rFonts w:ascii="Verdana" w:eastAsia="MS PMincho" w:hAnsi="Verdana"/>
          <w:b/>
          <w:sz w:val="20"/>
          <w:szCs w:val="20"/>
        </w:rPr>
      </w:pPr>
    </w:p>
    <w:p w14:paraId="388E7EB7" w14:textId="77777777" w:rsidR="00CF6234" w:rsidRDefault="00CF6234" w:rsidP="00220C25">
      <w:pPr>
        <w:rPr>
          <w:rFonts w:ascii="Verdana" w:eastAsia="MS PMincho" w:hAnsi="Verdana"/>
          <w:w w:val="101"/>
          <w:sz w:val="20"/>
          <w:szCs w:val="20"/>
        </w:rPr>
      </w:pPr>
      <w:r w:rsidRPr="00322415">
        <w:rPr>
          <w:rFonts w:ascii="Verdana" w:eastAsia="MS PMincho" w:hAnsi="Verdana"/>
          <w:spacing w:val="-5"/>
          <w:sz w:val="20"/>
          <w:szCs w:val="20"/>
        </w:rPr>
        <w:t>R</w:t>
      </w:r>
      <w:r w:rsidRPr="00322415">
        <w:rPr>
          <w:rFonts w:ascii="Verdana" w:eastAsia="MS PMincho" w:hAnsi="Verdana"/>
          <w:spacing w:val="1"/>
          <w:sz w:val="20"/>
          <w:szCs w:val="20"/>
        </w:rPr>
        <w:t>e</w:t>
      </w:r>
      <w:r w:rsidRPr="00322415">
        <w:rPr>
          <w:rFonts w:ascii="Verdana" w:eastAsia="MS PMincho" w:hAnsi="Verdana"/>
          <w:spacing w:val="-2"/>
          <w:sz w:val="20"/>
          <w:szCs w:val="20"/>
        </w:rPr>
        <w:t>c</w:t>
      </w:r>
      <w:r w:rsidRPr="00322415">
        <w:rPr>
          <w:rFonts w:ascii="Verdana" w:eastAsia="MS PMincho" w:hAnsi="Verdana"/>
          <w:spacing w:val="1"/>
          <w:sz w:val="20"/>
          <w:szCs w:val="20"/>
        </w:rPr>
        <w:t>o</w:t>
      </w:r>
      <w:r w:rsidRPr="00322415">
        <w:rPr>
          <w:rFonts w:ascii="Verdana" w:eastAsia="MS PMincho" w:hAnsi="Verdana"/>
          <w:spacing w:val="3"/>
          <w:sz w:val="20"/>
          <w:szCs w:val="20"/>
        </w:rPr>
        <w:t>g</w:t>
      </w:r>
      <w:r w:rsidRPr="00322415">
        <w:rPr>
          <w:rFonts w:ascii="Verdana" w:eastAsia="MS PMincho" w:hAnsi="Verdana"/>
          <w:spacing w:val="1"/>
          <w:sz w:val="20"/>
          <w:szCs w:val="20"/>
        </w:rPr>
        <w:t>nise</w:t>
      </w:r>
      <w:r w:rsidRPr="00322415">
        <w:rPr>
          <w:rFonts w:ascii="Verdana" w:eastAsia="MS PMincho" w:hAnsi="Verdana"/>
          <w:sz w:val="20"/>
          <w:szCs w:val="20"/>
        </w:rPr>
        <w:t>d</w:t>
      </w:r>
      <w:r w:rsidRPr="00322415">
        <w:rPr>
          <w:rFonts w:ascii="Verdana" w:eastAsia="MS PMincho" w:hAnsi="Verdana"/>
          <w:spacing w:val="-11"/>
          <w:sz w:val="20"/>
          <w:szCs w:val="20"/>
        </w:rPr>
        <w:t xml:space="preserve"> </w:t>
      </w:r>
      <w:r w:rsidR="00A226DD" w:rsidRPr="00322415">
        <w:rPr>
          <w:rFonts w:ascii="Verdana" w:eastAsia="MS PMincho" w:hAnsi="Verdana"/>
          <w:spacing w:val="-27"/>
          <w:w w:val="99"/>
          <w:sz w:val="20"/>
          <w:szCs w:val="20"/>
        </w:rPr>
        <w:t>t</w:t>
      </w:r>
      <w:r w:rsidRPr="00322415">
        <w:rPr>
          <w:rFonts w:ascii="Verdana" w:eastAsia="MS PMincho" w:hAnsi="Verdana"/>
          <w:w w:val="94"/>
          <w:sz w:val="20"/>
          <w:szCs w:val="20"/>
        </w:rPr>
        <w:t>e</w:t>
      </w:r>
      <w:r w:rsidRPr="00322415">
        <w:rPr>
          <w:rFonts w:ascii="Verdana" w:eastAsia="MS PMincho" w:hAnsi="Verdana"/>
          <w:spacing w:val="1"/>
          <w:w w:val="103"/>
          <w:sz w:val="20"/>
          <w:szCs w:val="20"/>
        </w:rPr>
        <w:t>nant</w:t>
      </w:r>
      <w:r w:rsidRPr="00322415">
        <w:rPr>
          <w:rFonts w:ascii="Verdana" w:eastAsia="MS PMincho" w:hAnsi="Verdana"/>
          <w:spacing w:val="-3"/>
          <w:w w:val="103"/>
          <w:sz w:val="20"/>
          <w:szCs w:val="20"/>
        </w:rPr>
        <w:t>s</w:t>
      </w:r>
      <w:r w:rsidRPr="00322415">
        <w:rPr>
          <w:rFonts w:ascii="Verdana" w:eastAsia="MS PMincho" w:hAnsi="Verdana"/>
          <w:w w:val="73"/>
          <w:sz w:val="20"/>
          <w:szCs w:val="20"/>
        </w:rPr>
        <w:t>’</w:t>
      </w:r>
      <w:r w:rsidRPr="00322415">
        <w:rPr>
          <w:rFonts w:ascii="Verdana" w:eastAsia="MS PMincho" w:hAnsi="Verdana"/>
          <w:spacing w:val="-6"/>
          <w:sz w:val="20"/>
          <w:szCs w:val="20"/>
        </w:rPr>
        <w:t xml:space="preserve"> </w:t>
      </w:r>
      <w:r w:rsidR="00A226DD" w:rsidRPr="00322415">
        <w:rPr>
          <w:rFonts w:ascii="Verdana" w:eastAsia="MS PMincho" w:hAnsi="Verdana"/>
          <w:spacing w:val="-1"/>
          <w:w w:val="96"/>
          <w:sz w:val="20"/>
          <w:szCs w:val="20"/>
        </w:rPr>
        <w:t>a</w:t>
      </w:r>
      <w:r w:rsidRPr="00322415">
        <w:rPr>
          <w:rFonts w:ascii="Verdana" w:eastAsia="MS PMincho" w:hAnsi="Verdana"/>
          <w:spacing w:val="1"/>
          <w:w w:val="96"/>
          <w:sz w:val="20"/>
          <w:szCs w:val="20"/>
        </w:rPr>
        <w:t>ssociation</w:t>
      </w:r>
      <w:r w:rsidRPr="00322415">
        <w:rPr>
          <w:rFonts w:ascii="Verdana" w:eastAsia="MS PMincho" w:hAnsi="Verdana"/>
          <w:w w:val="96"/>
          <w:sz w:val="20"/>
          <w:szCs w:val="20"/>
        </w:rPr>
        <w:t>s</w:t>
      </w:r>
      <w:r w:rsidRPr="00322415">
        <w:rPr>
          <w:rFonts w:ascii="Verdana" w:eastAsia="MS PMincho" w:hAnsi="Verdana"/>
          <w:spacing w:val="21"/>
          <w:w w:val="96"/>
          <w:sz w:val="20"/>
          <w:szCs w:val="20"/>
        </w:rPr>
        <w:t xml:space="preserve"> </w:t>
      </w:r>
      <w:r w:rsidRPr="00322415">
        <w:rPr>
          <w:rFonts w:ascii="Verdana" w:eastAsia="MS PMincho" w:hAnsi="Verdana"/>
          <w:spacing w:val="1"/>
          <w:sz w:val="20"/>
          <w:szCs w:val="20"/>
        </w:rPr>
        <w:t>h</w:t>
      </w:r>
      <w:r w:rsidRPr="00322415">
        <w:rPr>
          <w:rFonts w:ascii="Verdana" w:eastAsia="MS PMincho" w:hAnsi="Verdana"/>
          <w:spacing w:val="-3"/>
          <w:sz w:val="20"/>
          <w:szCs w:val="20"/>
        </w:rPr>
        <w:t>av</w:t>
      </w:r>
      <w:r w:rsidRPr="00322415">
        <w:rPr>
          <w:rFonts w:ascii="Verdana" w:eastAsia="MS PMincho" w:hAnsi="Verdana"/>
          <w:sz w:val="20"/>
          <w:szCs w:val="20"/>
        </w:rPr>
        <w:t>e</w:t>
      </w:r>
      <w:r w:rsidRPr="00322415">
        <w:rPr>
          <w:rFonts w:ascii="Verdana" w:eastAsia="MS PMincho" w:hAnsi="Verdana"/>
          <w:spacing w:val="-2"/>
          <w:sz w:val="20"/>
          <w:szCs w:val="20"/>
        </w:rPr>
        <w:t xml:space="preserve"> </w:t>
      </w:r>
      <w:r w:rsidRPr="00322415">
        <w:rPr>
          <w:rFonts w:ascii="Verdana" w:eastAsia="MS PMincho" w:hAnsi="Verdana"/>
          <w:spacing w:val="4"/>
          <w:sz w:val="20"/>
          <w:szCs w:val="20"/>
        </w:rPr>
        <w:t>r</w:t>
      </w:r>
      <w:r w:rsidRPr="00322415">
        <w:rPr>
          <w:rFonts w:ascii="Verdana" w:eastAsia="MS PMincho" w:hAnsi="Verdana"/>
          <w:spacing w:val="1"/>
          <w:sz w:val="20"/>
          <w:szCs w:val="20"/>
        </w:rPr>
        <w:t>i</w:t>
      </w:r>
      <w:r w:rsidRPr="00322415">
        <w:rPr>
          <w:rFonts w:ascii="Verdana" w:eastAsia="MS PMincho" w:hAnsi="Verdana"/>
          <w:spacing w:val="4"/>
          <w:sz w:val="20"/>
          <w:szCs w:val="20"/>
        </w:rPr>
        <w:t>g</w:t>
      </w:r>
      <w:r w:rsidRPr="00322415">
        <w:rPr>
          <w:rFonts w:ascii="Verdana" w:eastAsia="MS PMincho" w:hAnsi="Verdana"/>
          <w:spacing w:val="1"/>
          <w:sz w:val="20"/>
          <w:szCs w:val="20"/>
        </w:rPr>
        <w:t>ht</w:t>
      </w:r>
      <w:r w:rsidRPr="00322415">
        <w:rPr>
          <w:rFonts w:ascii="Verdana" w:eastAsia="MS PMincho" w:hAnsi="Verdana"/>
          <w:sz w:val="20"/>
          <w:szCs w:val="20"/>
        </w:rPr>
        <w:t>s</w:t>
      </w:r>
      <w:r w:rsidRPr="00322415">
        <w:rPr>
          <w:rFonts w:ascii="Verdana" w:eastAsia="MS PMincho" w:hAnsi="Verdana"/>
          <w:spacing w:val="9"/>
          <w:sz w:val="20"/>
          <w:szCs w:val="20"/>
        </w:rPr>
        <w:t xml:space="preserve"> </w:t>
      </w:r>
      <w:r w:rsidRPr="00322415">
        <w:rPr>
          <w:rFonts w:ascii="Verdana" w:eastAsia="MS PMincho" w:hAnsi="Verdana"/>
          <w:spacing w:val="-1"/>
          <w:sz w:val="20"/>
          <w:szCs w:val="20"/>
        </w:rPr>
        <w:t>t</w:t>
      </w:r>
      <w:r w:rsidRPr="00322415">
        <w:rPr>
          <w:rFonts w:ascii="Verdana" w:eastAsia="MS PMincho" w:hAnsi="Verdana"/>
          <w:sz w:val="20"/>
          <w:szCs w:val="20"/>
        </w:rPr>
        <w:t>o</w:t>
      </w:r>
      <w:r w:rsidRPr="00322415">
        <w:rPr>
          <w:rFonts w:ascii="Verdana" w:eastAsia="MS PMincho" w:hAnsi="Verdana"/>
          <w:spacing w:val="19"/>
          <w:sz w:val="20"/>
          <w:szCs w:val="20"/>
        </w:rPr>
        <w:t xml:space="preserve"> </w:t>
      </w:r>
      <w:r w:rsidRPr="00322415">
        <w:rPr>
          <w:rFonts w:ascii="Verdana" w:eastAsia="MS PMincho" w:hAnsi="Verdana"/>
          <w:spacing w:val="1"/>
          <w:sz w:val="20"/>
          <w:szCs w:val="20"/>
        </w:rPr>
        <w:t>nomina</w:t>
      </w:r>
      <w:r w:rsidRPr="00322415">
        <w:rPr>
          <w:rFonts w:ascii="Verdana" w:eastAsia="MS PMincho" w:hAnsi="Verdana"/>
          <w:spacing w:val="-1"/>
          <w:sz w:val="20"/>
          <w:szCs w:val="20"/>
        </w:rPr>
        <w:t>t</w:t>
      </w:r>
      <w:r w:rsidRPr="00322415">
        <w:rPr>
          <w:rFonts w:ascii="Verdana" w:eastAsia="MS PMincho" w:hAnsi="Verdana"/>
          <w:sz w:val="20"/>
          <w:szCs w:val="20"/>
        </w:rPr>
        <w:t>e</w:t>
      </w:r>
      <w:r w:rsidR="00A226DD" w:rsidRPr="00322415">
        <w:rPr>
          <w:rFonts w:ascii="Verdana" w:eastAsia="MS PMincho" w:hAnsi="Verdana"/>
          <w:spacing w:val="35"/>
          <w:sz w:val="20"/>
          <w:szCs w:val="20"/>
        </w:rPr>
        <w:t xml:space="preserve"> </w:t>
      </w:r>
      <w:r w:rsidRPr="00322415">
        <w:rPr>
          <w:rFonts w:ascii="Verdana" w:eastAsia="MS PMincho" w:hAnsi="Verdana"/>
          <w:spacing w:val="-2"/>
          <w:sz w:val="20"/>
          <w:szCs w:val="20"/>
        </w:rPr>
        <w:t>c</w:t>
      </w:r>
      <w:r w:rsidRPr="00322415">
        <w:rPr>
          <w:rFonts w:ascii="Verdana" w:eastAsia="MS PMincho" w:hAnsi="Verdana"/>
          <w:sz w:val="20"/>
          <w:szCs w:val="20"/>
        </w:rPr>
        <w:t>o</w:t>
      </w:r>
      <w:r w:rsidRPr="00322415">
        <w:rPr>
          <w:rFonts w:ascii="Verdana" w:eastAsia="MS PMincho" w:hAnsi="Verdana"/>
          <w:spacing w:val="1"/>
          <w:sz w:val="20"/>
          <w:szCs w:val="20"/>
        </w:rPr>
        <w:t>n</w:t>
      </w:r>
      <w:r w:rsidRPr="00322415">
        <w:rPr>
          <w:rFonts w:ascii="Verdana" w:eastAsia="MS PMincho" w:hAnsi="Verdana"/>
          <w:spacing w:val="2"/>
          <w:sz w:val="20"/>
          <w:szCs w:val="20"/>
        </w:rPr>
        <w:t>t</w:t>
      </w:r>
      <w:r w:rsidRPr="00322415">
        <w:rPr>
          <w:rFonts w:ascii="Verdana" w:eastAsia="MS PMincho" w:hAnsi="Verdana"/>
          <w:spacing w:val="3"/>
          <w:sz w:val="20"/>
          <w:szCs w:val="20"/>
        </w:rPr>
        <w:t>r</w:t>
      </w:r>
      <w:r w:rsidRPr="00322415">
        <w:rPr>
          <w:rFonts w:ascii="Verdana" w:eastAsia="MS PMincho" w:hAnsi="Verdana"/>
          <w:spacing w:val="2"/>
          <w:sz w:val="20"/>
          <w:szCs w:val="20"/>
        </w:rPr>
        <w:t>a</w:t>
      </w:r>
      <w:r w:rsidRPr="00322415">
        <w:rPr>
          <w:rFonts w:ascii="Verdana" w:eastAsia="MS PMincho" w:hAnsi="Verdana"/>
          <w:spacing w:val="1"/>
          <w:sz w:val="20"/>
          <w:szCs w:val="20"/>
        </w:rPr>
        <w:t>c</w:t>
      </w:r>
      <w:r w:rsidRPr="00322415">
        <w:rPr>
          <w:rFonts w:ascii="Verdana" w:eastAsia="MS PMincho" w:hAnsi="Verdana"/>
          <w:spacing w:val="-1"/>
          <w:sz w:val="20"/>
          <w:szCs w:val="20"/>
        </w:rPr>
        <w:t>t</w:t>
      </w:r>
      <w:r w:rsidRPr="00322415">
        <w:rPr>
          <w:rFonts w:ascii="Verdana" w:eastAsia="MS PMincho" w:hAnsi="Verdana"/>
          <w:spacing w:val="1"/>
          <w:sz w:val="20"/>
          <w:szCs w:val="20"/>
        </w:rPr>
        <w:t>ors</w:t>
      </w:r>
      <w:r w:rsidRPr="00322415">
        <w:rPr>
          <w:rFonts w:ascii="Verdana" w:eastAsia="MS PMincho" w:hAnsi="Verdana"/>
          <w:spacing w:val="8"/>
          <w:sz w:val="20"/>
          <w:szCs w:val="20"/>
        </w:rPr>
        <w:t xml:space="preserve"> </w:t>
      </w:r>
      <w:r w:rsidRPr="00322415">
        <w:rPr>
          <w:rFonts w:ascii="Verdana" w:eastAsia="MS PMincho" w:hAnsi="Verdana"/>
          <w:sz w:val="20"/>
          <w:szCs w:val="20"/>
        </w:rPr>
        <w:t>for</w:t>
      </w:r>
      <w:r w:rsidRPr="00322415">
        <w:rPr>
          <w:rFonts w:ascii="Verdana" w:eastAsia="MS PMincho" w:hAnsi="Verdana"/>
          <w:spacing w:val="-5"/>
          <w:sz w:val="20"/>
          <w:szCs w:val="20"/>
        </w:rPr>
        <w:t xml:space="preserve"> </w:t>
      </w:r>
      <w:r w:rsidRPr="00322415">
        <w:rPr>
          <w:rFonts w:ascii="Verdana" w:eastAsia="MS PMincho" w:hAnsi="Verdana"/>
          <w:w w:val="102"/>
          <w:sz w:val="20"/>
          <w:szCs w:val="20"/>
        </w:rPr>
        <w:t>major</w:t>
      </w:r>
      <w:r w:rsidRPr="00322415">
        <w:rPr>
          <w:rFonts w:ascii="Verdana" w:eastAsia="MS PMincho" w:hAnsi="Verdana"/>
          <w:spacing w:val="-5"/>
          <w:sz w:val="20"/>
          <w:szCs w:val="20"/>
        </w:rPr>
        <w:t xml:space="preserve"> </w:t>
      </w:r>
      <w:r w:rsidRPr="00322415">
        <w:rPr>
          <w:rFonts w:ascii="Verdana" w:eastAsia="MS PMincho" w:hAnsi="Verdana"/>
          <w:spacing w:val="-3"/>
          <w:sz w:val="20"/>
          <w:szCs w:val="20"/>
        </w:rPr>
        <w:t>w</w:t>
      </w:r>
      <w:r w:rsidRPr="00322415">
        <w:rPr>
          <w:rFonts w:ascii="Verdana" w:eastAsia="MS PMincho" w:hAnsi="Verdana"/>
          <w:spacing w:val="-1"/>
          <w:sz w:val="20"/>
          <w:szCs w:val="20"/>
        </w:rPr>
        <w:t>o</w:t>
      </w:r>
      <w:r w:rsidRPr="00322415">
        <w:rPr>
          <w:rFonts w:ascii="Verdana" w:eastAsia="MS PMincho" w:hAnsi="Verdana"/>
          <w:spacing w:val="1"/>
          <w:sz w:val="20"/>
          <w:szCs w:val="20"/>
        </w:rPr>
        <w:t>r</w:t>
      </w:r>
      <w:r w:rsidRPr="00322415">
        <w:rPr>
          <w:rFonts w:ascii="Verdana" w:eastAsia="MS PMincho" w:hAnsi="Verdana"/>
          <w:sz w:val="20"/>
          <w:szCs w:val="20"/>
        </w:rPr>
        <w:t>ks</w:t>
      </w:r>
      <w:r w:rsidRPr="00322415">
        <w:rPr>
          <w:rFonts w:ascii="Verdana" w:eastAsia="MS PMincho" w:hAnsi="Verdana"/>
          <w:spacing w:val="-14"/>
          <w:sz w:val="20"/>
          <w:szCs w:val="20"/>
        </w:rPr>
        <w:t xml:space="preserve"> </w:t>
      </w:r>
      <w:r w:rsidRPr="00322415">
        <w:rPr>
          <w:rFonts w:ascii="Verdana" w:eastAsia="MS PMincho" w:hAnsi="Verdana"/>
          <w:sz w:val="20"/>
          <w:szCs w:val="20"/>
        </w:rPr>
        <w:t>and</w:t>
      </w:r>
      <w:r w:rsidRPr="00322415">
        <w:rPr>
          <w:rFonts w:ascii="Verdana" w:eastAsia="MS PMincho" w:hAnsi="Verdana"/>
          <w:spacing w:val="7"/>
          <w:sz w:val="20"/>
          <w:szCs w:val="20"/>
        </w:rPr>
        <w:t xml:space="preserve"> </w:t>
      </w:r>
      <w:r w:rsidR="00082BC5" w:rsidRPr="00322415">
        <w:rPr>
          <w:rFonts w:ascii="Verdana" w:eastAsia="MS PMincho" w:hAnsi="Verdana"/>
          <w:sz w:val="20"/>
          <w:szCs w:val="20"/>
        </w:rPr>
        <w:t>long</w:t>
      </w:r>
      <w:r w:rsidR="00082BC5" w:rsidRPr="00322415">
        <w:rPr>
          <w:rFonts w:ascii="Verdana" w:eastAsia="MS PMincho" w:hAnsi="Verdana"/>
          <w:spacing w:val="-9"/>
          <w:sz w:val="20"/>
          <w:szCs w:val="20"/>
        </w:rPr>
        <w:t>-</w:t>
      </w:r>
      <w:r w:rsidRPr="00322415">
        <w:rPr>
          <w:rFonts w:ascii="Verdana" w:eastAsia="MS PMincho" w:hAnsi="Verdana"/>
          <w:spacing w:val="-2"/>
          <w:sz w:val="20"/>
          <w:szCs w:val="20"/>
        </w:rPr>
        <w:t>t</w:t>
      </w:r>
      <w:r w:rsidRPr="00322415">
        <w:rPr>
          <w:rFonts w:ascii="Verdana" w:eastAsia="MS PMincho" w:hAnsi="Verdana"/>
          <w:spacing w:val="-1"/>
          <w:sz w:val="20"/>
          <w:szCs w:val="20"/>
        </w:rPr>
        <w:t>e</w:t>
      </w:r>
      <w:r w:rsidRPr="00322415">
        <w:rPr>
          <w:rFonts w:ascii="Verdana" w:eastAsia="MS PMincho" w:hAnsi="Verdana"/>
          <w:spacing w:val="2"/>
          <w:sz w:val="20"/>
          <w:szCs w:val="20"/>
        </w:rPr>
        <w:t>r</w:t>
      </w:r>
      <w:r w:rsidRPr="00322415">
        <w:rPr>
          <w:rFonts w:ascii="Verdana" w:eastAsia="MS PMincho" w:hAnsi="Verdana"/>
          <w:sz w:val="20"/>
          <w:szCs w:val="20"/>
        </w:rPr>
        <w:t>m</w:t>
      </w:r>
      <w:r w:rsidRPr="00322415">
        <w:rPr>
          <w:rFonts w:ascii="Verdana" w:eastAsia="MS PMincho" w:hAnsi="Verdana"/>
          <w:spacing w:val="12"/>
          <w:sz w:val="20"/>
          <w:szCs w:val="20"/>
        </w:rPr>
        <w:t xml:space="preserve"> </w:t>
      </w:r>
      <w:r w:rsidRPr="00322415">
        <w:rPr>
          <w:rFonts w:ascii="Verdana" w:eastAsia="MS PMincho" w:hAnsi="Verdana"/>
          <w:w w:val="94"/>
          <w:sz w:val="20"/>
          <w:szCs w:val="20"/>
        </w:rPr>
        <w:t>a</w:t>
      </w:r>
      <w:r w:rsidRPr="00322415">
        <w:rPr>
          <w:rFonts w:ascii="Verdana" w:eastAsia="MS PMincho" w:hAnsi="Verdana"/>
          <w:spacing w:val="2"/>
          <w:w w:val="94"/>
          <w:sz w:val="20"/>
          <w:szCs w:val="20"/>
        </w:rPr>
        <w:t>g</w:t>
      </w:r>
      <w:r w:rsidRPr="00322415">
        <w:rPr>
          <w:rFonts w:ascii="Verdana" w:eastAsia="MS PMincho" w:hAnsi="Verdana"/>
          <w:spacing w:val="-3"/>
          <w:w w:val="110"/>
          <w:sz w:val="20"/>
          <w:szCs w:val="20"/>
        </w:rPr>
        <w:t>r</w:t>
      </w:r>
      <w:r w:rsidRPr="00322415">
        <w:rPr>
          <w:rFonts w:ascii="Verdana" w:eastAsia="MS PMincho" w:hAnsi="Verdana"/>
          <w:w w:val="94"/>
          <w:sz w:val="20"/>
          <w:szCs w:val="20"/>
        </w:rPr>
        <w:t>e</w:t>
      </w:r>
      <w:r w:rsidRPr="00322415">
        <w:rPr>
          <w:rFonts w:ascii="Verdana" w:eastAsia="MS PMincho" w:hAnsi="Verdana"/>
          <w:w w:val="101"/>
          <w:sz w:val="20"/>
          <w:szCs w:val="20"/>
        </w:rPr>
        <w:t>ements</w:t>
      </w:r>
      <w:r w:rsidR="00615983" w:rsidRPr="00322415">
        <w:rPr>
          <w:rFonts w:ascii="Verdana" w:eastAsia="MS PMincho" w:hAnsi="Verdana"/>
          <w:w w:val="101"/>
          <w:sz w:val="20"/>
          <w:szCs w:val="20"/>
        </w:rPr>
        <w:t xml:space="preserve"> </w:t>
      </w:r>
      <w:r w:rsidR="00433588" w:rsidRPr="00322415">
        <w:rPr>
          <w:rFonts w:ascii="Verdana" w:eastAsia="MS PMincho" w:hAnsi="Verdana"/>
          <w:w w:val="101"/>
          <w:sz w:val="20"/>
          <w:szCs w:val="20"/>
        </w:rPr>
        <w:t>(s</w:t>
      </w:r>
      <w:r w:rsidR="00F90A85" w:rsidRPr="00322415">
        <w:rPr>
          <w:rFonts w:ascii="Verdana" w:eastAsia="MS PMincho" w:hAnsi="Verdana"/>
          <w:w w:val="101"/>
          <w:sz w:val="20"/>
          <w:szCs w:val="20"/>
        </w:rPr>
        <w:t>ee</w:t>
      </w:r>
      <w:r w:rsidR="00433588" w:rsidRPr="00322415">
        <w:rPr>
          <w:rFonts w:ascii="Verdana" w:eastAsia="MS PMincho" w:hAnsi="Verdana"/>
          <w:w w:val="101"/>
          <w:sz w:val="20"/>
          <w:szCs w:val="20"/>
        </w:rPr>
        <w:t xml:space="preserve"> </w:t>
      </w:r>
      <w:r w:rsidR="00B4554B" w:rsidRPr="00322415">
        <w:rPr>
          <w:rFonts w:ascii="Verdana" w:eastAsia="MS PMincho" w:hAnsi="Verdana"/>
          <w:w w:val="101"/>
          <w:sz w:val="20"/>
          <w:szCs w:val="20"/>
        </w:rPr>
        <w:t>Part</w:t>
      </w:r>
      <w:r w:rsidR="00433588" w:rsidRPr="00322415">
        <w:rPr>
          <w:rFonts w:ascii="Verdana" w:eastAsia="MS PMincho" w:hAnsi="Verdana"/>
          <w:w w:val="101"/>
          <w:sz w:val="20"/>
          <w:szCs w:val="20"/>
        </w:rPr>
        <w:t xml:space="preserve"> 9.9–9.12</w:t>
      </w:r>
      <w:r w:rsidR="00B4554B" w:rsidRPr="00322415">
        <w:rPr>
          <w:rFonts w:ascii="Verdana" w:eastAsia="MS PMincho" w:hAnsi="Verdana"/>
          <w:w w:val="101"/>
          <w:sz w:val="20"/>
          <w:szCs w:val="20"/>
        </w:rPr>
        <w:t xml:space="preserve"> Consultation</w:t>
      </w:r>
      <w:r w:rsidR="00433588" w:rsidRPr="00322415">
        <w:rPr>
          <w:rFonts w:ascii="Verdana" w:eastAsia="MS PMincho" w:hAnsi="Verdana"/>
          <w:w w:val="101"/>
          <w:sz w:val="20"/>
          <w:szCs w:val="20"/>
        </w:rPr>
        <w:t>).</w:t>
      </w:r>
    </w:p>
    <w:p w14:paraId="4DA015FC" w14:textId="77777777" w:rsidR="00322415" w:rsidRPr="00322415" w:rsidRDefault="00322415" w:rsidP="00220C25">
      <w:pPr>
        <w:rPr>
          <w:rFonts w:ascii="Verdana" w:eastAsia="MS PMincho" w:hAnsi="Verdana"/>
          <w:w w:val="101"/>
          <w:sz w:val="20"/>
          <w:szCs w:val="20"/>
        </w:rPr>
      </w:pPr>
    </w:p>
    <w:tbl>
      <w:tblPr>
        <w:tblStyle w:val="TableGrid"/>
        <w:tblW w:w="0" w:type="auto"/>
        <w:tblLook w:val="04A0" w:firstRow="1" w:lastRow="0" w:firstColumn="1" w:lastColumn="0" w:noHBand="0" w:noVBand="1"/>
      </w:tblPr>
      <w:tblGrid>
        <w:gridCol w:w="9242"/>
      </w:tblGrid>
      <w:tr w:rsidR="00B4554B" w:rsidRPr="00322415" w14:paraId="0CF7F35D" w14:textId="77777777" w:rsidTr="00B4554B">
        <w:tc>
          <w:tcPr>
            <w:tcW w:w="9242" w:type="dxa"/>
          </w:tcPr>
          <w:p w14:paraId="117846C8" w14:textId="77777777" w:rsidR="00B4554B" w:rsidRPr="00322415" w:rsidRDefault="003D36D6" w:rsidP="00220C25">
            <w:pPr>
              <w:rPr>
                <w:rFonts w:ascii="Verdana" w:eastAsia="MS PMincho" w:hAnsi="Verdana"/>
                <w:i/>
                <w:w w:val="101"/>
                <w:sz w:val="20"/>
                <w:szCs w:val="20"/>
              </w:rPr>
            </w:pPr>
            <w:r>
              <w:rPr>
                <w:rFonts w:ascii="Verdana" w:eastAsia="MS PMincho" w:hAnsi="Verdana"/>
                <w:i/>
                <w:w w:val="101"/>
                <w:sz w:val="20"/>
                <w:szCs w:val="20"/>
              </w:rPr>
              <w:t>s.</w:t>
            </w:r>
            <w:r w:rsidR="00B4554B" w:rsidRPr="00322415">
              <w:rPr>
                <w:rFonts w:ascii="Verdana" w:eastAsia="MS PMincho" w:hAnsi="Verdana"/>
                <w:i/>
                <w:w w:val="101"/>
                <w:sz w:val="20"/>
                <w:szCs w:val="20"/>
              </w:rPr>
              <w:t>20 Landlord and Tenant Act 1985 (as amended by s</w:t>
            </w:r>
            <w:r>
              <w:rPr>
                <w:rFonts w:ascii="Verdana" w:eastAsia="MS PMincho" w:hAnsi="Verdana"/>
                <w:i/>
                <w:w w:val="101"/>
                <w:sz w:val="20"/>
                <w:szCs w:val="20"/>
              </w:rPr>
              <w:t>.</w:t>
            </w:r>
            <w:r w:rsidR="00B4554B" w:rsidRPr="00322415">
              <w:rPr>
                <w:rFonts w:ascii="Verdana" w:eastAsia="MS PMincho" w:hAnsi="Verdana"/>
                <w:i/>
                <w:w w:val="101"/>
                <w:sz w:val="20"/>
                <w:szCs w:val="20"/>
              </w:rPr>
              <w:t>151 Commonhold and Leasehold Reform Act 2002</w:t>
            </w:r>
          </w:p>
          <w:p w14:paraId="4E401F27" w14:textId="77777777" w:rsidR="00B4554B" w:rsidRPr="00322415" w:rsidRDefault="00B4554B" w:rsidP="00220C25">
            <w:pPr>
              <w:rPr>
                <w:rFonts w:ascii="Verdana" w:eastAsia="MS PMincho" w:hAnsi="Verdana"/>
                <w:i/>
                <w:w w:val="101"/>
                <w:sz w:val="20"/>
                <w:szCs w:val="20"/>
              </w:rPr>
            </w:pPr>
            <w:r w:rsidRPr="00322415">
              <w:rPr>
                <w:rFonts w:ascii="Verdana" w:eastAsia="MS PMincho" w:hAnsi="Verdana"/>
                <w:i/>
                <w:w w:val="101"/>
                <w:sz w:val="20"/>
                <w:szCs w:val="20"/>
              </w:rPr>
              <w:t>Service Charges (Consultation Requirements)(England) Regulations (SI 2003/1987</w:t>
            </w:r>
            <w:r w:rsidR="003D36D6">
              <w:rPr>
                <w:rFonts w:ascii="Verdana" w:eastAsia="MS PMincho" w:hAnsi="Verdana"/>
                <w:i/>
                <w:w w:val="101"/>
                <w:sz w:val="20"/>
                <w:szCs w:val="20"/>
              </w:rPr>
              <w:t>)</w:t>
            </w:r>
          </w:p>
        </w:tc>
      </w:tr>
    </w:tbl>
    <w:p w14:paraId="1F3FE23F" w14:textId="77777777" w:rsidR="00B4554B" w:rsidRPr="00AE628A" w:rsidRDefault="00B4554B" w:rsidP="00220C25">
      <w:pPr>
        <w:rPr>
          <w:rFonts w:ascii="Verdana" w:eastAsia="MS PMincho" w:hAnsi="Verdana"/>
          <w:color w:val="000000" w:themeColor="text1"/>
          <w:w w:val="101"/>
          <w:sz w:val="20"/>
          <w:szCs w:val="20"/>
        </w:rPr>
      </w:pPr>
    </w:p>
    <w:p w14:paraId="70D74BD9" w14:textId="77777777" w:rsidR="00BB5B2A" w:rsidRDefault="00BB5B2A" w:rsidP="00220C25">
      <w:pPr>
        <w:rPr>
          <w:rFonts w:ascii="Verdana" w:eastAsia="MS PMincho" w:hAnsi="Verdana"/>
          <w:color w:val="363435"/>
          <w:w w:val="101"/>
          <w:sz w:val="20"/>
          <w:szCs w:val="20"/>
        </w:rPr>
      </w:pPr>
    </w:p>
    <w:p w14:paraId="0E85B02F" w14:textId="77777777" w:rsidR="00BB5B2A" w:rsidRDefault="00BB5B2A">
      <w:pPr>
        <w:jc w:val="center"/>
        <w:rPr>
          <w:rFonts w:ascii="Verdana" w:eastAsia="MS PMincho" w:hAnsi="Verdana"/>
          <w:color w:val="363435"/>
          <w:w w:val="101"/>
          <w:sz w:val="20"/>
          <w:szCs w:val="20"/>
        </w:rPr>
      </w:pPr>
    </w:p>
    <w:p w14:paraId="39C4A15D" w14:textId="77777777" w:rsidR="0006565A" w:rsidRPr="0006565A" w:rsidRDefault="00415014" w:rsidP="00114E30">
      <w:pPr>
        <w:pStyle w:val="Heading1"/>
        <w:rPr>
          <w:rFonts w:eastAsia="MS PMincho"/>
          <w:sz w:val="22"/>
          <w:szCs w:val="22"/>
        </w:rPr>
      </w:pPr>
      <w:bookmarkStart w:id="334" w:name="_Toc415753308"/>
      <w:bookmarkStart w:id="335" w:name="_Toc443380639"/>
      <w:r w:rsidRPr="00CA4405">
        <w:rPr>
          <w:rFonts w:eastAsia="MS PMincho"/>
        </w:rPr>
        <w:t>Part 15</w:t>
      </w:r>
      <w:r w:rsidR="00B75352">
        <w:rPr>
          <w:rFonts w:eastAsia="MS PMincho"/>
        </w:rPr>
        <w:tab/>
      </w:r>
      <w:r w:rsidR="0006565A" w:rsidRPr="000D6BD4">
        <w:rPr>
          <w:rFonts w:eastAsia="MS PMincho"/>
        </w:rPr>
        <w:t>Right</w:t>
      </w:r>
      <w:r w:rsidR="0006565A">
        <w:rPr>
          <w:rFonts w:eastAsia="MS PMincho"/>
        </w:rPr>
        <w:t xml:space="preserve"> to </w:t>
      </w:r>
      <w:r w:rsidR="0046641E">
        <w:rPr>
          <w:rFonts w:eastAsia="MS PMincho"/>
        </w:rPr>
        <w:t>M</w:t>
      </w:r>
      <w:r w:rsidR="0006565A">
        <w:rPr>
          <w:rFonts w:eastAsia="MS PMincho"/>
        </w:rPr>
        <w:t>anage</w:t>
      </w:r>
      <w:bookmarkEnd w:id="334"/>
      <w:bookmarkEnd w:id="335"/>
    </w:p>
    <w:p w14:paraId="476F3FA8" w14:textId="77777777" w:rsidR="0006565A" w:rsidRDefault="0006565A" w:rsidP="00220C25">
      <w:pPr>
        <w:rPr>
          <w:rFonts w:ascii="Verdana" w:eastAsia="MS PMincho" w:hAnsi="Verdana"/>
          <w:b/>
          <w:color w:val="000000"/>
          <w:sz w:val="20"/>
          <w:szCs w:val="20"/>
        </w:rPr>
      </w:pPr>
    </w:p>
    <w:p w14:paraId="11E9E5D4" w14:textId="77777777" w:rsidR="0006565A" w:rsidRDefault="0006565A" w:rsidP="00220C25">
      <w:pPr>
        <w:rPr>
          <w:rFonts w:ascii="Verdana" w:eastAsia="MS PMincho" w:hAnsi="Verdana"/>
          <w:b/>
          <w:color w:val="000000"/>
          <w:sz w:val="20"/>
          <w:szCs w:val="20"/>
        </w:rPr>
      </w:pPr>
    </w:p>
    <w:p w14:paraId="5522A8AB" w14:textId="77777777" w:rsidR="0006565A" w:rsidRDefault="00B40AF1" w:rsidP="00114E30">
      <w:pPr>
        <w:pStyle w:val="Heading2"/>
        <w:rPr>
          <w:rFonts w:eastAsia="MS PMincho"/>
        </w:rPr>
      </w:pPr>
      <w:bookmarkStart w:id="336" w:name="_Toc415753309"/>
      <w:bookmarkStart w:id="337" w:name="_Toc443380640"/>
      <w:r>
        <w:rPr>
          <w:rFonts w:eastAsia="MS PMincho"/>
        </w:rPr>
        <w:t>15.1</w:t>
      </w:r>
      <w:r w:rsidR="00B75352">
        <w:rPr>
          <w:rFonts w:eastAsia="MS PMincho"/>
        </w:rPr>
        <w:tab/>
      </w:r>
      <w:r w:rsidR="0006565A">
        <w:rPr>
          <w:rFonts w:eastAsia="MS PMincho"/>
        </w:rPr>
        <w:t>Introduction</w:t>
      </w:r>
      <w:bookmarkEnd w:id="336"/>
      <w:bookmarkEnd w:id="337"/>
    </w:p>
    <w:p w14:paraId="2DAD79DF" w14:textId="77777777" w:rsidR="0006565A" w:rsidRDefault="0006565A" w:rsidP="00220C25">
      <w:pPr>
        <w:rPr>
          <w:rFonts w:ascii="Verdana" w:eastAsia="MS PMincho" w:hAnsi="Verdana"/>
          <w:color w:val="000000"/>
          <w:sz w:val="20"/>
          <w:szCs w:val="20"/>
        </w:rPr>
      </w:pPr>
    </w:p>
    <w:p w14:paraId="73291A01" w14:textId="77777777" w:rsidR="0006565A" w:rsidRDefault="0006565A" w:rsidP="00220C25">
      <w:pPr>
        <w:rPr>
          <w:rFonts w:ascii="Verdana" w:eastAsia="MS PMincho" w:hAnsi="Verdana"/>
          <w:color w:val="000000"/>
          <w:sz w:val="20"/>
          <w:szCs w:val="20"/>
        </w:rPr>
      </w:pPr>
      <w:r w:rsidRPr="009B3D46">
        <w:rPr>
          <w:rFonts w:ascii="Verdana" w:eastAsia="MS PMincho" w:hAnsi="Verdana"/>
          <w:color w:val="000000"/>
          <w:sz w:val="20"/>
          <w:szCs w:val="20"/>
        </w:rPr>
        <w:t>The</w:t>
      </w:r>
      <w:r>
        <w:rPr>
          <w:rFonts w:ascii="Verdana" w:eastAsia="MS PMincho" w:hAnsi="Verdana"/>
          <w:color w:val="000000"/>
          <w:sz w:val="20"/>
          <w:szCs w:val="20"/>
        </w:rPr>
        <w:t xml:space="preserve"> Right to Manage (RTM) is provided by legislation and is a complex provision likely to require specialist professional advice.</w:t>
      </w:r>
    </w:p>
    <w:p w14:paraId="0AD788D6" w14:textId="77777777" w:rsidR="0006565A" w:rsidRDefault="0006565A" w:rsidP="00220C25">
      <w:pPr>
        <w:rPr>
          <w:rFonts w:ascii="Verdana" w:eastAsia="MS PMincho" w:hAnsi="Verdana"/>
          <w:color w:val="000000"/>
          <w:sz w:val="20"/>
          <w:szCs w:val="20"/>
        </w:rPr>
      </w:pPr>
    </w:p>
    <w:p w14:paraId="09A91F96" w14:textId="77777777" w:rsidR="0006565A" w:rsidRDefault="0006565A" w:rsidP="00F53969">
      <w:pPr>
        <w:pStyle w:val="onlinetext"/>
      </w:pPr>
      <w:r>
        <w:t xml:space="preserve">RTM is a group right for qualifying </w:t>
      </w:r>
      <w:r w:rsidR="00C041FE">
        <w:t>leaseholders</w:t>
      </w:r>
      <w:r>
        <w:t xml:space="preserve"> of flats to manage their own building in which they live.</w:t>
      </w:r>
      <w:r w:rsidR="00615983">
        <w:t xml:space="preserve"> </w:t>
      </w:r>
      <w:r>
        <w:t>They do not have to prove fault with the existing landlord or management nor pay any premium</w:t>
      </w:r>
      <w:r w:rsidR="00B56A0B">
        <w:t xml:space="preserve"> save for</w:t>
      </w:r>
      <w:r w:rsidR="00C041FE">
        <w:t xml:space="preserve"> their own and the</w:t>
      </w:r>
      <w:r w:rsidR="00B56A0B">
        <w:t xml:space="preserve"> l</w:t>
      </w:r>
      <w:r w:rsidR="00C041FE">
        <w:t>andlord's costs</w:t>
      </w:r>
      <w:r>
        <w:t xml:space="preserve"> in exercising the right. </w:t>
      </w:r>
      <w:r w:rsidR="00B56A0B">
        <w:t>Once they have acquired the right to manage</w:t>
      </w:r>
      <w:r w:rsidR="00C041FE">
        <w:t xml:space="preserve"> and appointed directors to act on their behalf, </w:t>
      </w:r>
      <w:r w:rsidR="00B56A0B">
        <w:t>t</w:t>
      </w:r>
      <w:r>
        <w:t>hey can employ a managing agent of their choice should they wish.</w:t>
      </w:r>
      <w:r w:rsidR="00615983">
        <w:t xml:space="preserve"> </w:t>
      </w:r>
      <w:r>
        <w:t xml:space="preserve">They must exercise this group right through a special company set up by the </w:t>
      </w:r>
      <w:r w:rsidR="00C041FE">
        <w:t>leaseholders</w:t>
      </w:r>
      <w:r>
        <w:t xml:space="preserve"> for that </w:t>
      </w:r>
      <w:r w:rsidR="00B56A0B">
        <w:t>acquisition</w:t>
      </w:r>
      <w:r>
        <w:t xml:space="preserve"> </w:t>
      </w:r>
      <w:r w:rsidRPr="00CA4405">
        <w:t xml:space="preserve">called </w:t>
      </w:r>
      <w:r w:rsidRPr="008F2519">
        <w:t>a</w:t>
      </w:r>
      <w:r w:rsidR="00277F01" w:rsidRPr="008F2519">
        <w:t>n</w:t>
      </w:r>
      <w:r w:rsidRPr="008F2519">
        <w:t xml:space="preserve"> RTM company</w:t>
      </w:r>
      <w:r>
        <w:t>.</w:t>
      </w:r>
    </w:p>
    <w:p w14:paraId="382D668E" w14:textId="77777777" w:rsidR="007268EB" w:rsidRDefault="007268EB" w:rsidP="00220C25">
      <w:pPr>
        <w:rPr>
          <w:rFonts w:ascii="Verdana" w:eastAsia="MS PMincho" w:hAnsi="Verdana"/>
          <w:color w:val="000000"/>
          <w:sz w:val="20"/>
          <w:szCs w:val="20"/>
        </w:rPr>
      </w:pPr>
    </w:p>
    <w:tbl>
      <w:tblPr>
        <w:tblStyle w:val="TableGrid"/>
        <w:tblW w:w="0" w:type="auto"/>
        <w:tblLook w:val="04A0" w:firstRow="1" w:lastRow="0" w:firstColumn="1" w:lastColumn="0" w:noHBand="0" w:noVBand="1"/>
      </w:tblPr>
      <w:tblGrid>
        <w:gridCol w:w="9242"/>
      </w:tblGrid>
      <w:tr w:rsidR="00FE433B" w14:paraId="078C60E1" w14:textId="77777777" w:rsidTr="00FE433B">
        <w:tc>
          <w:tcPr>
            <w:tcW w:w="9242" w:type="dxa"/>
          </w:tcPr>
          <w:p w14:paraId="40C41DBE" w14:textId="77777777" w:rsidR="00FE433B" w:rsidRPr="003D36D6" w:rsidRDefault="003D36D6" w:rsidP="00220C25">
            <w:pPr>
              <w:rPr>
                <w:rFonts w:ascii="Verdana" w:eastAsia="MS PMincho" w:hAnsi="Verdana"/>
                <w:i/>
                <w:sz w:val="20"/>
                <w:szCs w:val="20"/>
              </w:rPr>
            </w:pPr>
            <w:r w:rsidRPr="003D36D6">
              <w:rPr>
                <w:rFonts w:ascii="Verdana" w:eastAsia="MS PMincho" w:hAnsi="Verdana"/>
                <w:i/>
                <w:sz w:val="20"/>
                <w:szCs w:val="20"/>
              </w:rPr>
              <w:t>s</w:t>
            </w:r>
            <w:r w:rsidR="00FE433B" w:rsidRPr="003D36D6">
              <w:rPr>
                <w:rFonts w:ascii="Verdana" w:eastAsia="MS PMincho" w:hAnsi="Verdana"/>
                <w:i/>
                <w:sz w:val="20"/>
                <w:szCs w:val="20"/>
              </w:rPr>
              <w:t>s</w:t>
            </w:r>
            <w:r w:rsidRPr="003D36D6">
              <w:rPr>
                <w:rFonts w:ascii="Verdana" w:eastAsia="MS PMincho" w:hAnsi="Verdana"/>
                <w:i/>
                <w:sz w:val="20"/>
                <w:szCs w:val="20"/>
              </w:rPr>
              <w:t>.</w:t>
            </w:r>
            <w:r w:rsidR="00FE433B" w:rsidRPr="003D36D6">
              <w:rPr>
                <w:rFonts w:ascii="Verdana" w:eastAsia="MS PMincho" w:hAnsi="Verdana"/>
                <w:i/>
                <w:sz w:val="20"/>
                <w:szCs w:val="20"/>
              </w:rPr>
              <w:t>71</w:t>
            </w:r>
            <w:r>
              <w:rPr>
                <w:rFonts w:ascii="Verdana" w:eastAsia="MS PMincho" w:hAnsi="Verdana"/>
                <w:i/>
                <w:sz w:val="20"/>
                <w:szCs w:val="20"/>
              </w:rPr>
              <w:t>–</w:t>
            </w:r>
            <w:r w:rsidR="00FE433B" w:rsidRPr="003D36D6">
              <w:rPr>
                <w:rFonts w:ascii="Verdana" w:eastAsia="MS PMincho" w:hAnsi="Verdana"/>
                <w:i/>
                <w:sz w:val="20"/>
                <w:szCs w:val="20"/>
              </w:rPr>
              <w:t>113 Commonhold and Leasehold Reform Act 2002</w:t>
            </w:r>
          </w:p>
          <w:p w14:paraId="3EB5D8CA" w14:textId="77777777" w:rsidR="00FE433B" w:rsidRPr="003D36D6" w:rsidRDefault="00FE433B" w:rsidP="00220C25">
            <w:pPr>
              <w:rPr>
                <w:rFonts w:ascii="Verdana" w:eastAsia="MS PMincho" w:hAnsi="Verdana"/>
                <w:i/>
                <w:sz w:val="20"/>
                <w:szCs w:val="20"/>
              </w:rPr>
            </w:pPr>
            <w:r w:rsidRPr="003D36D6">
              <w:rPr>
                <w:rFonts w:ascii="Verdana" w:eastAsia="MS PMincho" w:hAnsi="Verdana"/>
                <w:i/>
                <w:sz w:val="20"/>
                <w:szCs w:val="20"/>
              </w:rPr>
              <w:t>Right to Manage (Model Articles)(England) Regulations 2009 (SI</w:t>
            </w:r>
            <w:r w:rsidR="00F53969">
              <w:rPr>
                <w:rFonts w:ascii="Verdana" w:eastAsia="MS PMincho" w:hAnsi="Verdana"/>
                <w:i/>
                <w:sz w:val="20"/>
                <w:szCs w:val="20"/>
              </w:rPr>
              <w:t xml:space="preserve"> </w:t>
            </w:r>
            <w:r w:rsidRPr="003D36D6">
              <w:rPr>
                <w:rFonts w:ascii="Verdana" w:eastAsia="MS PMincho" w:hAnsi="Verdana"/>
                <w:i/>
                <w:sz w:val="20"/>
                <w:szCs w:val="20"/>
              </w:rPr>
              <w:t>2009/2767</w:t>
            </w:r>
            <w:r w:rsidR="00F53969">
              <w:rPr>
                <w:rFonts w:ascii="Verdana" w:eastAsia="MS PMincho" w:hAnsi="Verdana"/>
                <w:i/>
                <w:sz w:val="20"/>
                <w:szCs w:val="20"/>
              </w:rPr>
              <w:t>)</w:t>
            </w:r>
          </w:p>
          <w:p w14:paraId="614AA442" w14:textId="77777777" w:rsidR="00FE433B" w:rsidRDefault="00FE433B" w:rsidP="00220C25">
            <w:pPr>
              <w:rPr>
                <w:rFonts w:ascii="Verdana" w:eastAsia="MS PMincho" w:hAnsi="Verdana"/>
                <w:color w:val="000000"/>
                <w:sz w:val="20"/>
                <w:szCs w:val="20"/>
              </w:rPr>
            </w:pPr>
            <w:r w:rsidRPr="003D36D6">
              <w:rPr>
                <w:rFonts w:ascii="Verdana" w:eastAsia="MS PMincho" w:hAnsi="Verdana"/>
                <w:i/>
                <w:sz w:val="20"/>
                <w:szCs w:val="20"/>
              </w:rPr>
              <w:t xml:space="preserve">The Right to Manage (prescribed Particulars and Forms)(England) </w:t>
            </w:r>
            <w:r w:rsidR="00F53969">
              <w:rPr>
                <w:rFonts w:ascii="Verdana" w:eastAsia="MS PMincho" w:hAnsi="Verdana"/>
                <w:i/>
                <w:sz w:val="20"/>
                <w:szCs w:val="20"/>
              </w:rPr>
              <w:t>(</w:t>
            </w:r>
            <w:r w:rsidRPr="003D36D6">
              <w:rPr>
                <w:rFonts w:ascii="Verdana" w:eastAsia="MS PMincho" w:hAnsi="Verdana"/>
                <w:i/>
                <w:sz w:val="20"/>
                <w:szCs w:val="20"/>
              </w:rPr>
              <w:t>SI</w:t>
            </w:r>
            <w:r w:rsidR="00F53969">
              <w:rPr>
                <w:rFonts w:ascii="Verdana" w:eastAsia="MS PMincho" w:hAnsi="Verdana"/>
                <w:i/>
                <w:sz w:val="20"/>
                <w:szCs w:val="20"/>
              </w:rPr>
              <w:t xml:space="preserve"> </w:t>
            </w:r>
            <w:r w:rsidRPr="003D36D6">
              <w:rPr>
                <w:rFonts w:ascii="Verdana" w:eastAsia="MS PMincho" w:hAnsi="Verdana"/>
                <w:i/>
                <w:sz w:val="20"/>
                <w:szCs w:val="20"/>
              </w:rPr>
              <w:t>2010/825</w:t>
            </w:r>
            <w:r w:rsidR="00F53969">
              <w:rPr>
                <w:rFonts w:ascii="Verdana" w:eastAsia="MS PMincho" w:hAnsi="Verdana"/>
                <w:i/>
                <w:sz w:val="20"/>
                <w:szCs w:val="20"/>
              </w:rPr>
              <w:t>)</w:t>
            </w:r>
          </w:p>
        </w:tc>
      </w:tr>
    </w:tbl>
    <w:p w14:paraId="2F6D569B" w14:textId="77777777" w:rsidR="00FE433B" w:rsidRDefault="00FE433B" w:rsidP="00220C25">
      <w:pPr>
        <w:rPr>
          <w:rFonts w:ascii="Verdana" w:eastAsia="MS PMincho" w:hAnsi="Verdana"/>
          <w:color w:val="000000"/>
          <w:sz w:val="20"/>
          <w:szCs w:val="20"/>
        </w:rPr>
      </w:pPr>
    </w:p>
    <w:p w14:paraId="10A03AFF" w14:textId="77777777" w:rsidR="007268EB" w:rsidRDefault="005B6091" w:rsidP="00114E30">
      <w:pPr>
        <w:pStyle w:val="Heading2"/>
        <w:rPr>
          <w:rFonts w:eastAsia="MS PMincho"/>
        </w:rPr>
      </w:pPr>
      <w:bookmarkStart w:id="338" w:name="_Toc415753310"/>
      <w:bookmarkStart w:id="339" w:name="_Toc443380641"/>
      <w:r>
        <w:rPr>
          <w:rFonts w:eastAsia="MS PMincho"/>
        </w:rPr>
        <w:t>15.2</w:t>
      </w:r>
      <w:r w:rsidR="00B75352">
        <w:rPr>
          <w:rFonts w:eastAsia="MS PMincho"/>
        </w:rPr>
        <w:tab/>
      </w:r>
      <w:r w:rsidR="007268EB">
        <w:rPr>
          <w:rFonts w:eastAsia="MS PMincho"/>
        </w:rPr>
        <w:t>Rights</w:t>
      </w:r>
      <w:bookmarkEnd w:id="338"/>
      <w:bookmarkEnd w:id="339"/>
    </w:p>
    <w:p w14:paraId="6E041570" w14:textId="77777777" w:rsidR="007268EB" w:rsidRDefault="007268EB" w:rsidP="00220C25">
      <w:pPr>
        <w:rPr>
          <w:rFonts w:ascii="Verdana" w:eastAsia="MS PMincho" w:hAnsi="Verdana"/>
          <w:color w:val="000000"/>
          <w:sz w:val="20"/>
          <w:szCs w:val="20"/>
        </w:rPr>
      </w:pPr>
    </w:p>
    <w:p w14:paraId="2DB74A7F" w14:textId="77777777" w:rsidR="007268EB" w:rsidRDefault="007268EB" w:rsidP="00F53969">
      <w:pPr>
        <w:pStyle w:val="onlinetext"/>
      </w:pPr>
      <w:r>
        <w:t xml:space="preserve">You </w:t>
      </w:r>
      <w:r w:rsidR="00B56A0B">
        <w:t>should</w:t>
      </w:r>
      <w:r>
        <w:t xml:space="preserve"> be aware of the leaseholders' rights</w:t>
      </w:r>
      <w:r w:rsidR="00B56A0B">
        <w:t xml:space="preserve"> in respect of </w:t>
      </w:r>
      <w:r w:rsidR="00E96214">
        <w:t>the right to m</w:t>
      </w:r>
      <w:r w:rsidR="00B56A0B">
        <w:t>anage</w:t>
      </w:r>
      <w:r>
        <w:t xml:space="preserve"> and be aware that leaseholders must meet certain qualifying criteria and use prescribed forms to set up a</w:t>
      </w:r>
      <w:r w:rsidR="00DD2A3F">
        <w:t>n</w:t>
      </w:r>
      <w:r>
        <w:t xml:space="preserve"> RTM </w:t>
      </w:r>
      <w:r w:rsidR="00DD2A3F">
        <w:t>c</w:t>
      </w:r>
      <w:r>
        <w:t>ompany</w:t>
      </w:r>
      <w:r w:rsidR="00B14A14">
        <w:t xml:space="preserve"> and acquire the right to manage a building</w:t>
      </w:r>
      <w:r>
        <w:t>.</w:t>
      </w:r>
    </w:p>
    <w:p w14:paraId="6BB1B7AF" w14:textId="77777777" w:rsidR="007268EB" w:rsidRDefault="007268EB" w:rsidP="00220C25">
      <w:pPr>
        <w:rPr>
          <w:rFonts w:ascii="Verdana" w:eastAsia="MS PMincho" w:hAnsi="Verdana"/>
          <w:color w:val="000000"/>
          <w:sz w:val="20"/>
          <w:szCs w:val="20"/>
        </w:rPr>
      </w:pPr>
    </w:p>
    <w:p w14:paraId="1BE0B4B4" w14:textId="77777777" w:rsidR="00392473" w:rsidRDefault="007268EB" w:rsidP="00220C25">
      <w:pPr>
        <w:rPr>
          <w:rFonts w:ascii="Verdana" w:eastAsia="MS PMincho" w:hAnsi="Verdana"/>
          <w:color w:val="000000"/>
          <w:sz w:val="20"/>
          <w:szCs w:val="20"/>
        </w:rPr>
      </w:pPr>
      <w:r>
        <w:rPr>
          <w:rFonts w:ascii="Verdana" w:eastAsia="MS PMincho" w:hAnsi="Verdana"/>
          <w:color w:val="000000"/>
          <w:sz w:val="20"/>
          <w:szCs w:val="20"/>
        </w:rPr>
        <w:t>Where a</w:t>
      </w:r>
      <w:r w:rsidR="00515F4C">
        <w:rPr>
          <w:rFonts w:ascii="Verdana" w:eastAsia="MS PMincho" w:hAnsi="Verdana"/>
          <w:color w:val="000000"/>
          <w:sz w:val="20"/>
          <w:szCs w:val="20"/>
        </w:rPr>
        <w:t>n</w:t>
      </w:r>
      <w:r>
        <w:rPr>
          <w:rFonts w:ascii="Verdana" w:eastAsia="MS PMincho" w:hAnsi="Verdana"/>
          <w:color w:val="000000"/>
          <w:sz w:val="20"/>
          <w:szCs w:val="20"/>
        </w:rPr>
        <w:t xml:space="preserve"> RTM </w:t>
      </w:r>
      <w:r w:rsidR="00E96214">
        <w:rPr>
          <w:rFonts w:ascii="Verdana" w:eastAsia="MS PMincho" w:hAnsi="Verdana"/>
          <w:color w:val="000000"/>
          <w:sz w:val="20"/>
          <w:szCs w:val="20"/>
        </w:rPr>
        <w:t>acquires the right to manage</w:t>
      </w:r>
      <w:r>
        <w:rPr>
          <w:rFonts w:ascii="Verdana" w:eastAsia="MS PMincho" w:hAnsi="Verdana"/>
          <w:color w:val="000000"/>
          <w:sz w:val="20"/>
          <w:szCs w:val="20"/>
        </w:rPr>
        <w:t xml:space="preserve">, the management functions transfer from the landlord to the RTM </w:t>
      </w:r>
      <w:r w:rsidR="00694D70">
        <w:rPr>
          <w:rFonts w:ascii="Verdana" w:eastAsia="MS PMincho" w:hAnsi="Verdana"/>
          <w:color w:val="000000"/>
          <w:sz w:val="20"/>
          <w:szCs w:val="20"/>
        </w:rPr>
        <w:t>c</w:t>
      </w:r>
      <w:r>
        <w:rPr>
          <w:rFonts w:ascii="Verdana" w:eastAsia="MS PMincho" w:hAnsi="Verdana"/>
          <w:color w:val="000000"/>
          <w:sz w:val="20"/>
          <w:szCs w:val="20"/>
        </w:rPr>
        <w:t>ompany.</w:t>
      </w:r>
      <w:r w:rsidR="00615983">
        <w:rPr>
          <w:rFonts w:ascii="Verdana" w:eastAsia="MS PMincho" w:hAnsi="Verdana"/>
          <w:color w:val="000000"/>
          <w:sz w:val="20"/>
          <w:szCs w:val="20"/>
        </w:rPr>
        <w:t xml:space="preserve"> </w:t>
      </w:r>
    </w:p>
    <w:p w14:paraId="1681283F" w14:textId="77777777" w:rsidR="00B708DE" w:rsidRDefault="00B708DE" w:rsidP="00220C25">
      <w:pPr>
        <w:rPr>
          <w:rFonts w:ascii="Verdana" w:eastAsia="MS PMincho" w:hAnsi="Verdana"/>
          <w:color w:val="000000"/>
          <w:sz w:val="20"/>
          <w:szCs w:val="20"/>
        </w:rPr>
      </w:pPr>
    </w:p>
    <w:p w14:paraId="73F1BDF8" w14:textId="77777777" w:rsidR="00B4554B" w:rsidRDefault="00B708DE" w:rsidP="00220C25">
      <w:pPr>
        <w:rPr>
          <w:rFonts w:ascii="Verdana" w:eastAsia="MS PMincho" w:hAnsi="Verdana"/>
          <w:color w:val="000000"/>
          <w:sz w:val="20"/>
          <w:szCs w:val="20"/>
        </w:rPr>
      </w:pPr>
      <w:r>
        <w:rPr>
          <w:rFonts w:ascii="Verdana" w:eastAsia="MS PMincho" w:hAnsi="Verdana"/>
          <w:color w:val="000000"/>
          <w:sz w:val="20"/>
          <w:szCs w:val="20"/>
        </w:rPr>
        <w:t xml:space="preserve">The right to grant consents transfers to the RTM company subject to certain rules.  </w:t>
      </w:r>
    </w:p>
    <w:p w14:paraId="1C11BF11" w14:textId="77777777" w:rsidR="00B708DE" w:rsidRPr="00AC0876" w:rsidRDefault="00B708DE" w:rsidP="00220C25">
      <w:pPr>
        <w:rPr>
          <w:rFonts w:ascii="Verdana" w:eastAsia="MS PMincho" w:hAnsi="Verdana"/>
          <w:i/>
          <w:color w:val="000000"/>
          <w:sz w:val="20"/>
          <w:szCs w:val="20"/>
        </w:rPr>
      </w:pPr>
      <w:r>
        <w:rPr>
          <w:rFonts w:ascii="Verdana" w:eastAsia="MS PMincho" w:hAnsi="Verdana"/>
          <w:i/>
          <w:color w:val="000000"/>
          <w:sz w:val="20"/>
          <w:szCs w:val="20"/>
        </w:rPr>
        <w:t>(Land Registry Practice Guide 27 – Right to Manage Companies</w:t>
      </w:r>
      <w:r w:rsidR="00AC0876">
        <w:rPr>
          <w:rFonts w:ascii="Verdana" w:eastAsia="MS PMincho" w:hAnsi="Verdana"/>
          <w:i/>
          <w:color w:val="000000"/>
          <w:sz w:val="20"/>
          <w:szCs w:val="20"/>
        </w:rPr>
        <w:t>, available from www.gov.uk/government/publications)</w:t>
      </w:r>
      <w:r>
        <w:rPr>
          <w:rFonts w:ascii="Verdana" w:eastAsia="MS PMincho" w:hAnsi="Verdana"/>
          <w:i/>
          <w:color w:val="000000"/>
          <w:sz w:val="20"/>
          <w:szCs w:val="20"/>
        </w:rPr>
        <w:t xml:space="preserve"> </w:t>
      </w:r>
    </w:p>
    <w:p w14:paraId="6FDBBF46" w14:textId="77777777" w:rsidR="00392473" w:rsidRDefault="00392473" w:rsidP="00220C25">
      <w:pPr>
        <w:rPr>
          <w:rFonts w:ascii="Verdana" w:eastAsia="MS PMincho" w:hAnsi="Verdana"/>
          <w:color w:val="000000"/>
          <w:sz w:val="20"/>
          <w:szCs w:val="20"/>
        </w:rPr>
      </w:pPr>
    </w:p>
    <w:p w14:paraId="5C45C0F0" w14:textId="77777777" w:rsidR="007268EB" w:rsidRDefault="00392473" w:rsidP="00220C25">
      <w:pPr>
        <w:rPr>
          <w:rFonts w:ascii="Verdana" w:eastAsia="MS PMincho" w:hAnsi="Verdana"/>
          <w:color w:val="000000"/>
          <w:sz w:val="20"/>
          <w:szCs w:val="20"/>
        </w:rPr>
      </w:pPr>
      <w:r w:rsidRPr="00F53969">
        <w:rPr>
          <w:rFonts w:ascii="Verdana" w:eastAsia="MS PMincho" w:hAnsi="Verdana"/>
          <w:color w:val="000000"/>
          <w:sz w:val="20"/>
          <w:szCs w:val="20"/>
        </w:rPr>
        <w:t>(</w:t>
      </w:r>
      <w:r w:rsidR="00B4554B" w:rsidRPr="00F53969">
        <w:rPr>
          <w:rFonts w:ascii="Verdana" w:eastAsia="MS PMincho" w:hAnsi="Verdana"/>
          <w:color w:val="000000"/>
          <w:sz w:val="20"/>
          <w:szCs w:val="20"/>
        </w:rPr>
        <w:t>See Part</w:t>
      </w:r>
      <w:r w:rsidRPr="00F53969">
        <w:rPr>
          <w:rFonts w:ascii="Verdana" w:eastAsia="MS PMincho" w:hAnsi="Verdana"/>
          <w:color w:val="000000"/>
          <w:sz w:val="20"/>
          <w:szCs w:val="20"/>
        </w:rPr>
        <w:t xml:space="preserve"> 6.4 – 6.7 Ending the instruction and handover process)</w:t>
      </w:r>
      <w:r w:rsidR="00615983">
        <w:rPr>
          <w:rFonts w:ascii="Verdana" w:eastAsia="MS PMincho" w:hAnsi="Verdana"/>
          <w:color w:val="000000"/>
          <w:sz w:val="20"/>
          <w:szCs w:val="20"/>
        </w:rPr>
        <w:t xml:space="preserve"> </w:t>
      </w:r>
    </w:p>
    <w:p w14:paraId="7B078F3A" w14:textId="77777777" w:rsidR="007268EB" w:rsidRDefault="007268EB" w:rsidP="00220C25">
      <w:pPr>
        <w:rPr>
          <w:rFonts w:ascii="Verdana" w:eastAsia="MS PMincho" w:hAnsi="Verdana"/>
          <w:color w:val="000000"/>
          <w:sz w:val="20"/>
          <w:szCs w:val="20"/>
        </w:rPr>
      </w:pPr>
    </w:p>
    <w:p w14:paraId="6C0E8E51" w14:textId="77777777" w:rsidR="007268EB" w:rsidRPr="007268EB" w:rsidRDefault="00694D70" w:rsidP="00114E30">
      <w:pPr>
        <w:pStyle w:val="Heading2"/>
        <w:rPr>
          <w:rFonts w:eastAsia="MS PMincho"/>
        </w:rPr>
      </w:pPr>
      <w:bookmarkStart w:id="340" w:name="_Toc415753311"/>
      <w:bookmarkStart w:id="341" w:name="_Toc443380642"/>
      <w:r>
        <w:rPr>
          <w:rFonts w:eastAsia="MS PMincho"/>
        </w:rPr>
        <w:t>15.</w:t>
      </w:r>
      <w:r w:rsidR="00392473">
        <w:rPr>
          <w:rFonts w:eastAsia="MS PMincho"/>
        </w:rPr>
        <w:t>3</w:t>
      </w:r>
      <w:r w:rsidR="00B75352">
        <w:rPr>
          <w:rFonts w:eastAsia="MS PMincho"/>
        </w:rPr>
        <w:tab/>
      </w:r>
      <w:r w:rsidR="007268EB">
        <w:rPr>
          <w:rFonts w:eastAsia="MS PMincho"/>
        </w:rPr>
        <w:t>Right to Manage on part only of a development</w:t>
      </w:r>
      <w:bookmarkEnd w:id="340"/>
      <w:bookmarkEnd w:id="341"/>
    </w:p>
    <w:p w14:paraId="0576A926" w14:textId="77777777" w:rsidR="007268EB" w:rsidRPr="007268EB" w:rsidRDefault="007268EB" w:rsidP="00220C25">
      <w:pPr>
        <w:rPr>
          <w:rFonts w:ascii="Verdana" w:eastAsia="MS PMincho" w:hAnsi="Verdana"/>
          <w:color w:val="000000"/>
          <w:sz w:val="20"/>
          <w:szCs w:val="20"/>
        </w:rPr>
      </w:pPr>
    </w:p>
    <w:p w14:paraId="3443C3B0" w14:textId="77777777" w:rsidR="008E03A0" w:rsidRPr="00F53969" w:rsidRDefault="007268EB" w:rsidP="007268EB">
      <w:pPr>
        <w:pStyle w:val="PlainText"/>
        <w:rPr>
          <w:rFonts w:ascii="Verdana" w:hAnsi="Verdana" w:cs="Arial"/>
          <w:sz w:val="20"/>
          <w:szCs w:val="20"/>
          <w:shd w:val="clear" w:color="auto" w:fill="FFFFFF"/>
        </w:rPr>
      </w:pPr>
      <w:r w:rsidRPr="00F53969">
        <w:rPr>
          <w:rFonts w:ascii="Verdana" w:hAnsi="Verdana" w:cs="Arial"/>
          <w:sz w:val="20"/>
          <w:szCs w:val="20"/>
          <w:shd w:val="clear" w:color="auto" w:fill="FFFFFF"/>
        </w:rPr>
        <w:t>Where as a result of the acquisition of the Right to Manage of part only of a development with shared estate services, more than one party has responsibility for providing the shared estate services</w:t>
      </w:r>
      <w:r w:rsidR="008E03A0" w:rsidRPr="00F53969">
        <w:rPr>
          <w:rFonts w:ascii="Verdana" w:hAnsi="Verdana" w:cs="Arial"/>
          <w:sz w:val="20"/>
          <w:szCs w:val="20"/>
          <w:shd w:val="clear" w:color="auto" w:fill="FFFFFF"/>
        </w:rPr>
        <w:t>,</w:t>
      </w:r>
      <w:r w:rsidR="00615983" w:rsidRPr="00F53969">
        <w:rPr>
          <w:rFonts w:ascii="Verdana" w:hAnsi="Verdana" w:cs="Arial"/>
          <w:sz w:val="20"/>
          <w:szCs w:val="20"/>
          <w:shd w:val="clear" w:color="auto" w:fill="FFFFFF"/>
        </w:rPr>
        <w:t xml:space="preserve"> </w:t>
      </w:r>
      <w:r w:rsidRPr="00F53969">
        <w:rPr>
          <w:rFonts w:ascii="Verdana" w:hAnsi="Verdana" w:cs="Arial"/>
          <w:sz w:val="20"/>
          <w:szCs w:val="20"/>
          <w:shd w:val="clear" w:color="auto" w:fill="FFFFFF"/>
        </w:rPr>
        <w:t>the parties should</w:t>
      </w:r>
      <w:r w:rsidR="00615983" w:rsidRPr="00F53969">
        <w:rPr>
          <w:rFonts w:ascii="Verdana" w:hAnsi="Verdana" w:cs="Arial"/>
          <w:sz w:val="20"/>
          <w:szCs w:val="20"/>
          <w:shd w:val="clear" w:color="auto" w:fill="FFFFFF"/>
        </w:rPr>
        <w:t xml:space="preserve"> </w:t>
      </w:r>
      <w:r w:rsidRPr="00F53969">
        <w:rPr>
          <w:rFonts w:ascii="Verdana" w:hAnsi="Verdana" w:cs="Arial"/>
          <w:sz w:val="20"/>
          <w:szCs w:val="20"/>
          <w:shd w:val="clear" w:color="auto" w:fill="FFFFFF"/>
        </w:rPr>
        <w:t>enter into a written agreement</w:t>
      </w:r>
      <w:r w:rsidR="00615983" w:rsidRPr="00F53969">
        <w:rPr>
          <w:rFonts w:ascii="Verdana" w:hAnsi="Verdana" w:cs="Arial"/>
          <w:sz w:val="20"/>
          <w:szCs w:val="20"/>
          <w:shd w:val="clear" w:color="auto" w:fill="FFFFFF"/>
        </w:rPr>
        <w:t xml:space="preserve"> </w:t>
      </w:r>
      <w:r w:rsidRPr="00F53969">
        <w:rPr>
          <w:rFonts w:ascii="Verdana" w:hAnsi="Verdana" w:cs="Arial"/>
          <w:sz w:val="20"/>
          <w:szCs w:val="20"/>
          <w:shd w:val="clear" w:color="auto" w:fill="FFFFFF"/>
        </w:rPr>
        <w:t>with each other to clarify</w:t>
      </w:r>
      <w:r w:rsidR="008E03A0" w:rsidRPr="00F53969">
        <w:rPr>
          <w:rFonts w:ascii="Verdana" w:hAnsi="Verdana" w:cs="Arial"/>
          <w:sz w:val="20"/>
          <w:szCs w:val="20"/>
          <w:shd w:val="clear" w:color="auto" w:fill="FFFFFF"/>
        </w:rPr>
        <w:t>:</w:t>
      </w:r>
    </w:p>
    <w:p w14:paraId="26B70936" w14:textId="77777777" w:rsidR="008E03A0" w:rsidRPr="00F53969" w:rsidRDefault="007268EB" w:rsidP="00F00A67">
      <w:pPr>
        <w:pStyle w:val="PlainText"/>
        <w:numPr>
          <w:ilvl w:val="0"/>
          <w:numId w:val="35"/>
        </w:numPr>
        <w:rPr>
          <w:rFonts w:ascii="Verdana" w:hAnsi="Verdana" w:cs="Arial"/>
          <w:sz w:val="20"/>
          <w:szCs w:val="20"/>
          <w:shd w:val="clear" w:color="auto" w:fill="FFFFFF"/>
        </w:rPr>
      </w:pPr>
      <w:r w:rsidRPr="00F53969">
        <w:rPr>
          <w:rFonts w:ascii="Verdana" w:hAnsi="Verdana" w:cs="Arial"/>
          <w:sz w:val="20"/>
          <w:szCs w:val="20"/>
          <w:shd w:val="clear" w:color="auto" w:fill="FFFFFF"/>
        </w:rPr>
        <w:t>how the shared services are to be carried out in the future</w:t>
      </w:r>
    </w:p>
    <w:p w14:paraId="56E92107" w14:textId="77777777" w:rsidR="008E03A0" w:rsidRPr="00F53969" w:rsidRDefault="007268EB" w:rsidP="00F00A67">
      <w:pPr>
        <w:pStyle w:val="PlainText"/>
        <w:numPr>
          <w:ilvl w:val="0"/>
          <w:numId w:val="35"/>
        </w:numPr>
        <w:rPr>
          <w:rFonts w:ascii="Verdana" w:hAnsi="Verdana" w:cs="Arial"/>
          <w:sz w:val="20"/>
          <w:szCs w:val="20"/>
          <w:shd w:val="clear" w:color="auto" w:fill="FFFFFF"/>
        </w:rPr>
      </w:pPr>
      <w:r w:rsidRPr="00F53969">
        <w:rPr>
          <w:rFonts w:ascii="Verdana" w:hAnsi="Verdana" w:cs="Arial"/>
          <w:sz w:val="20"/>
          <w:szCs w:val="20"/>
          <w:shd w:val="clear" w:color="auto" w:fill="FFFFFF"/>
        </w:rPr>
        <w:t>which party is to carry them out</w:t>
      </w:r>
      <w:r w:rsidR="008E03A0" w:rsidRPr="00F53969">
        <w:rPr>
          <w:rFonts w:ascii="Verdana" w:hAnsi="Verdana" w:cs="Arial"/>
          <w:sz w:val="20"/>
          <w:szCs w:val="20"/>
          <w:shd w:val="clear" w:color="auto" w:fill="FFFFFF"/>
        </w:rPr>
        <w:t>;</w:t>
      </w:r>
      <w:r w:rsidRPr="00F53969">
        <w:rPr>
          <w:rFonts w:ascii="Verdana" w:hAnsi="Verdana" w:cs="Arial"/>
          <w:sz w:val="20"/>
          <w:szCs w:val="20"/>
          <w:shd w:val="clear" w:color="auto" w:fill="FFFFFF"/>
        </w:rPr>
        <w:t xml:space="preserve"> and</w:t>
      </w:r>
    </w:p>
    <w:p w14:paraId="48A4DD2A" w14:textId="77777777" w:rsidR="002A7ADD" w:rsidRPr="00F53969" w:rsidRDefault="007268EB" w:rsidP="00F00A67">
      <w:pPr>
        <w:pStyle w:val="PlainText"/>
        <w:numPr>
          <w:ilvl w:val="0"/>
          <w:numId w:val="35"/>
        </w:numPr>
        <w:rPr>
          <w:rFonts w:ascii="Verdana" w:hAnsi="Verdana" w:cs="Arial"/>
          <w:sz w:val="20"/>
          <w:szCs w:val="20"/>
          <w:shd w:val="clear" w:color="auto" w:fill="FFFFFF"/>
        </w:rPr>
      </w:pPr>
      <w:r w:rsidRPr="00F53969">
        <w:rPr>
          <w:rFonts w:ascii="Verdana" w:hAnsi="Verdana" w:cs="Arial"/>
          <w:sz w:val="20"/>
          <w:szCs w:val="20"/>
          <w:shd w:val="clear" w:color="auto" w:fill="FFFFFF"/>
        </w:rPr>
        <w:t>establish obligations in order to ensure that any party agreeing to undertake the shared services can recover all reasonable and proper costs incurred in doing so from residents on the development.</w:t>
      </w:r>
    </w:p>
    <w:p w14:paraId="77C56301" w14:textId="77777777" w:rsidR="007051E8" w:rsidRPr="00F53969" w:rsidRDefault="007051E8" w:rsidP="007051E8">
      <w:pPr>
        <w:pStyle w:val="PlainText"/>
        <w:ind w:left="720"/>
        <w:rPr>
          <w:rFonts w:ascii="Verdana" w:hAnsi="Verdana" w:cs="Arial"/>
          <w:sz w:val="20"/>
          <w:szCs w:val="20"/>
          <w:shd w:val="clear" w:color="auto" w:fill="FFFFFF"/>
        </w:rPr>
      </w:pPr>
    </w:p>
    <w:p w14:paraId="6A7419E4" w14:textId="77777777" w:rsidR="007268EB" w:rsidRPr="00F53969" w:rsidRDefault="007268EB" w:rsidP="007268EB">
      <w:pPr>
        <w:pStyle w:val="PlainText"/>
        <w:rPr>
          <w:rFonts w:ascii="Verdana" w:hAnsi="Verdana" w:cs="Arial"/>
          <w:sz w:val="20"/>
          <w:szCs w:val="20"/>
          <w:shd w:val="clear" w:color="auto" w:fill="FFFFFF"/>
        </w:rPr>
      </w:pPr>
      <w:r w:rsidRPr="00F53969">
        <w:rPr>
          <w:rFonts w:ascii="Verdana" w:hAnsi="Verdana" w:cs="Arial"/>
          <w:sz w:val="20"/>
          <w:szCs w:val="20"/>
          <w:shd w:val="clear" w:color="auto" w:fill="FFFFFF"/>
        </w:rPr>
        <w:t>Where managing agents propose to enter into such agreements, this must be with their clients’ authority and instructions</w:t>
      </w:r>
      <w:r w:rsidR="002B7CEC" w:rsidRPr="00F53969">
        <w:rPr>
          <w:rFonts w:ascii="Verdana" w:hAnsi="Verdana" w:cs="Arial"/>
          <w:sz w:val="20"/>
          <w:szCs w:val="20"/>
          <w:shd w:val="clear" w:color="auto" w:fill="FFFFFF"/>
        </w:rPr>
        <w:t>.</w:t>
      </w:r>
    </w:p>
    <w:p w14:paraId="03123BD7" w14:textId="77777777" w:rsidR="007268EB" w:rsidRPr="007268EB" w:rsidRDefault="007268EB" w:rsidP="007268EB">
      <w:pPr>
        <w:pStyle w:val="PlainText"/>
        <w:rPr>
          <w:rFonts w:ascii="Verdana" w:hAnsi="Verdana" w:cs="Arial"/>
          <w:color w:val="2A2A2A"/>
          <w:sz w:val="20"/>
          <w:szCs w:val="20"/>
          <w:shd w:val="clear" w:color="auto" w:fill="FFFFFF"/>
        </w:rPr>
      </w:pPr>
    </w:p>
    <w:p w14:paraId="6D8E4BD1" w14:textId="77777777" w:rsidR="007268EB" w:rsidRPr="007268EB" w:rsidRDefault="007268EB" w:rsidP="007268EB">
      <w:pPr>
        <w:pStyle w:val="PlainText"/>
        <w:rPr>
          <w:rFonts w:ascii="Verdana" w:hAnsi="Verdana" w:cs="Arial"/>
          <w:color w:val="000000"/>
          <w:sz w:val="20"/>
          <w:szCs w:val="20"/>
          <w:shd w:val="clear" w:color="auto" w:fill="FFFFFF"/>
        </w:rPr>
      </w:pPr>
      <w:r w:rsidRPr="007268EB">
        <w:rPr>
          <w:rFonts w:ascii="Verdana" w:hAnsi="Verdana" w:cs="Arial"/>
          <w:color w:val="000000"/>
          <w:sz w:val="20"/>
          <w:szCs w:val="20"/>
          <w:shd w:val="clear" w:color="auto" w:fill="FFFFFF"/>
        </w:rPr>
        <w:t>Such agreements should take the form of a management agreement or subcontract</w:t>
      </w:r>
      <w:r w:rsidR="00E96214">
        <w:rPr>
          <w:rFonts w:ascii="Verdana" w:hAnsi="Verdana" w:cs="Arial"/>
          <w:color w:val="000000"/>
          <w:sz w:val="20"/>
          <w:szCs w:val="20"/>
          <w:shd w:val="clear" w:color="auto" w:fill="FFFFFF"/>
        </w:rPr>
        <w:t xml:space="preserve"> agreement</w:t>
      </w:r>
      <w:r w:rsidRPr="007268EB">
        <w:rPr>
          <w:rFonts w:ascii="Verdana" w:hAnsi="Verdana" w:cs="Arial"/>
          <w:color w:val="000000"/>
          <w:sz w:val="20"/>
          <w:szCs w:val="20"/>
          <w:shd w:val="clear" w:color="auto" w:fill="FFFFFF"/>
        </w:rPr>
        <w:t xml:space="preserve"> and establish, amongst other things:</w:t>
      </w:r>
    </w:p>
    <w:p w14:paraId="06FF9149" w14:textId="77777777" w:rsidR="007268EB" w:rsidRPr="007268EB" w:rsidRDefault="007268EB" w:rsidP="007268EB">
      <w:pPr>
        <w:pStyle w:val="PlainText"/>
        <w:rPr>
          <w:rFonts w:ascii="Verdana" w:hAnsi="Verdana" w:cs="Arial"/>
          <w:color w:val="000000"/>
          <w:sz w:val="20"/>
          <w:szCs w:val="20"/>
          <w:shd w:val="clear" w:color="auto" w:fill="FFFFFF"/>
        </w:rPr>
      </w:pPr>
    </w:p>
    <w:p w14:paraId="15754768" w14:textId="77777777" w:rsidR="007268EB" w:rsidRPr="00F53969" w:rsidRDefault="002B7CEC" w:rsidP="00F00A67">
      <w:pPr>
        <w:pStyle w:val="PlainText"/>
        <w:numPr>
          <w:ilvl w:val="0"/>
          <w:numId w:val="19"/>
        </w:numPr>
        <w:rPr>
          <w:rFonts w:ascii="Verdana" w:hAnsi="Verdana" w:cs="Arial"/>
          <w:sz w:val="20"/>
          <w:szCs w:val="20"/>
          <w:shd w:val="clear" w:color="auto" w:fill="FFFFFF"/>
        </w:rPr>
      </w:pPr>
      <w:r w:rsidRPr="00F53969">
        <w:rPr>
          <w:rFonts w:ascii="Verdana" w:hAnsi="Verdana" w:cs="Arial"/>
          <w:sz w:val="20"/>
          <w:szCs w:val="20"/>
          <w:shd w:val="clear" w:color="auto" w:fill="FFFFFF"/>
        </w:rPr>
        <w:t>A</w:t>
      </w:r>
      <w:r w:rsidR="007268EB" w:rsidRPr="00F53969">
        <w:rPr>
          <w:rFonts w:ascii="Verdana" w:hAnsi="Verdana" w:cs="Arial"/>
          <w:sz w:val="20"/>
          <w:szCs w:val="20"/>
          <w:shd w:val="clear" w:color="auto" w:fill="FFFFFF"/>
        </w:rPr>
        <w:t xml:space="preserve"> single party to be authorised or appointed and responsible for budgeting, providing and accounting for costs incurred in providing the shared estate services, unless it is possible to sever the services.</w:t>
      </w:r>
      <w:r w:rsidR="00615983" w:rsidRPr="00F53969">
        <w:rPr>
          <w:rFonts w:ascii="Verdana" w:hAnsi="Verdana" w:cs="Arial"/>
          <w:sz w:val="20"/>
          <w:szCs w:val="20"/>
          <w:shd w:val="clear" w:color="auto" w:fill="FFFFFF"/>
        </w:rPr>
        <w:t xml:space="preserve"> </w:t>
      </w:r>
      <w:r w:rsidR="007268EB" w:rsidRPr="00F53969">
        <w:rPr>
          <w:rFonts w:ascii="Verdana" w:hAnsi="Verdana" w:cs="Arial"/>
          <w:sz w:val="20"/>
          <w:szCs w:val="20"/>
          <w:shd w:val="clear" w:color="auto" w:fill="FFFFFF"/>
        </w:rPr>
        <w:t>If the parties propose to sever services, the agreement should provide for any necessary amendments to the service charge matrix, or variations to title documents as required, which party is to deal with these, and liability for costs of such amendments or variations (if any)</w:t>
      </w:r>
      <w:r w:rsidRPr="00F53969">
        <w:rPr>
          <w:rFonts w:ascii="Verdana" w:hAnsi="Verdana" w:cs="Arial"/>
          <w:sz w:val="20"/>
          <w:szCs w:val="20"/>
          <w:shd w:val="clear" w:color="auto" w:fill="FFFFFF"/>
        </w:rPr>
        <w:t>.</w:t>
      </w:r>
    </w:p>
    <w:p w14:paraId="4F4128DD" w14:textId="77777777" w:rsidR="007268EB" w:rsidRPr="00F53969" w:rsidRDefault="007268EB" w:rsidP="007268EB">
      <w:pPr>
        <w:pStyle w:val="PlainText"/>
        <w:ind w:left="720"/>
        <w:rPr>
          <w:rFonts w:ascii="Verdana" w:hAnsi="Verdana" w:cs="Arial"/>
          <w:sz w:val="20"/>
          <w:szCs w:val="20"/>
          <w:shd w:val="clear" w:color="auto" w:fill="FFFFFF"/>
        </w:rPr>
      </w:pPr>
    </w:p>
    <w:p w14:paraId="11C97616" w14:textId="77777777" w:rsidR="007268EB" w:rsidRPr="00F53969" w:rsidRDefault="002B7CEC" w:rsidP="00F00A67">
      <w:pPr>
        <w:pStyle w:val="PlainText"/>
        <w:numPr>
          <w:ilvl w:val="0"/>
          <w:numId w:val="19"/>
        </w:numPr>
        <w:rPr>
          <w:rFonts w:ascii="Verdana" w:hAnsi="Verdana" w:cs="Arial"/>
          <w:sz w:val="20"/>
          <w:szCs w:val="20"/>
          <w:shd w:val="clear" w:color="auto" w:fill="FFFFFF"/>
        </w:rPr>
      </w:pPr>
      <w:r w:rsidRPr="00F53969">
        <w:rPr>
          <w:rFonts w:ascii="Verdana" w:hAnsi="Verdana" w:cs="Arial"/>
          <w:sz w:val="20"/>
          <w:szCs w:val="20"/>
          <w:shd w:val="clear" w:color="auto" w:fill="FFFFFF"/>
        </w:rPr>
        <w:t>T</w:t>
      </w:r>
      <w:r w:rsidR="00524E90" w:rsidRPr="00F53969">
        <w:rPr>
          <w:rFonts w:ascii="Verdana" w:hAnsi="Verdana" w:cs="Arial"/>
          <w:sz w:val="20"/>
          <w:szCs w:val="20"/>
          <w:shd w:val="clear" w:color="auto" w:fill="FFFFFF"/>
        </w:rPr>
        <w:t xml:space="preserve">hat </w:t>
      </w:r>
      <w:r w:rsidR="00A61F01" w:rsidRPr="00F53969">
        <w:rPr>
          <w:rFonts w:ascii="Verdana" w:hAnsi="Verdana" w:cs="Arial"/>
          <w:sz w:val="20"/>
          <w:szCs w:val="20"/>
          <w:shd w:val="clear" w:color="auto" w:fill="FFFFFF"/>
        </w:rPr>
        <w:t>a</w:t>
      </w:r>
      <w:r w:rsidR="007268EB" w:rsidRPr="00F53969">
        <w:rPr>
          <w:rFonts w:ascii="Verdana" w:hAnsi="Verdana" w:cs="Arial"/>
          <w:sz w:val="20"/>
          <w:szCs w:val="20"/>
          <w:shd w:val="clear" w:color="auto" w:fill="FFFFFF"/>
        </w:rPr>
        <w:t>ny parties delegating their responsibilities for shared estate services to another must agree to pay the relevant contribution towards the cost of those shared services on receipt of a demand from the party accepting responsibility to carry them out.</w:t>
      </w:r>
      <w:r w:rsidR="00615983" w:rsidRPr="00F53969">
        <w:rPr>
          <w:rFonts w:ascii="Verdana" w:hAnsi="Verdana" w:cs="Arial"/>
          <w:sz w:val="20"/>
          <w:szCs w:val="20"/>
          <w:shd w:val="clear" w:color="auto" w:fill="FFFFFF"/>
        </w:rPr>
        <w:t xml:space="preserve"> </w:t>
      </w:r>
      <w:r w:rsidR="007268EB" w:rsidRPr="00F53969">
        <w:rPr>
          <w:rFonts w:ascii="Verdana" w:hAnsi="Verdana" w:cs="Arial"/>
          <w:sz w:val="20"/>
          <w:szCs w:val="20"/>
          <w:shd w:val="clear" w:color="auto" w:fill="FFFFFF"/>
        </w:rPr>
        <w:t>Alternatively</w:t>
      </w:r>
      <w:r w:rsidR="00043665" w:rsidRPr="00F53969">
        <w:rPr>
          <w:rFonts w:ascii="Verdana" w:hAnsi="Verdana" w:cs="Arial"/>
          <w:sz w:val="20"/>
          <w:szCs w:val="20"/>
          <w:shd w:val="clear" w:color="auto" w:fill="FFFFFF"/>
        </w:rPr>
        <w:t>,</w:t>
      </w:r>
      <w:r w:rsidR="007268EB" w:rsidRPr="00F53969">
        <w:rPr>
          <w:rFonts w:ascii="Verdana" w:hAnsi="Verdana" w:cs="Arial"/>
          <w:sz w:val="20"/>
          <w:szCs w:val="20"/>
          <w:shd w:val="clear" w:color="auto" w:fill="FFFFFF"/>
        </w:rPr>
        <w:t xml:space="preserve"> delegating parties may authorise the responsible party to serve demands on their behalf on the leaseholders within their RTM parts of the development, and recover individual contributions from those leaseholders</w:t>
      </w:r>
      <w:r w:rsidRPr="00F53969">
        <w:rPr>
          <w:rFonts w:ascii="Verdana" w:hAnsi="Verdana" w:cs="Arial"/>
          <w:sz w:val="20"/>
          <w:szCs w:val="20"/>
          <w:shd w:val="clear" w:color="auto" w:fill="FFFFFF"/>
        </w:rPr>
        <w:t>.</w:t>
      </w:r>
      <w:r w:rsidR="007268EB" w:rsidRPr="00F53969">
        <w:rPr>
          <w:rFonts w:ascii="Verdana" w:hAnsi="Verdana" w:cs="Arial"/>
          <w:sz w:val="20"/>
          <w:szCs w:val="20"/>
          <w:shd w:val="clear" w:color="auto" w:fill="FFFFFF"/>
        </w:rPr>
        <w:t> </w:t>
      </w:r>
    </w:p>
    <w:p w14:paraId="78C3EEA0" w14:textId="77777777" w:rsidR="007268EB" w:rsidRPr="00F53969" w:rsidRDefault="007268EB" w:rsidP="007268EB">
      <w:pPr>
        <w:pStyle w:val="PlainText"/>
        <w:rPr>
          <w:rFonts w:ascii="Verdana" w:hAnsi="Verdana" w:cs="Arial"/>
          <w:sz w:val="20"/>
          <w:szCs w:val="20"/>
          <w:shd w:val="clear" w:color="auto" w:fill="FFFFFF"/>
        </w:rPr>
      </w:pPr>
    </w:p>
    <w:p w14:paraId="0FA658A7" w14:textId="77777777" w:rsidR="007268EB" w:rsidRPr="00F53969" w:rsidRDefault="002B7CEC" w:rsidP="00F00A67">
      <w:pPr>
        <w:pStyle w:val="PlainText"/>
        <w:numPr>
          <w:ilvl w:val="0"/>
          <w:numId w:val="19"/>
        </w:numPr>
        <w:rPr>
          <w:rFonts w:ascii="Verdana" w:hAnsi="Verdana" w:cs="Arial"/>
          <w:sz w:val="20"/>
          <w:szCs w:val="20"/>
          <w:shd w:val="clear" w:color="auto" w:fill="FFFFFF"/>
        </w:rPr>
      </w:pPr>
      <w:r w:rsidRPr="00F53969">
        <w:rPr>
          <w:rFonts w:ascii="Verdana" w:hAnsi="Verdana" w:cs="Arial"/>
          <w:sz w:val="20"/>
          <w:szCs w:val="20"/>
          <w:shd w:val="clear" w:color="auto" w:fill="FFFFFF"/>
        </w:rPr>
        <w:t>T</w:t>
      </w:r>
      <w:r w:rsidR="002A1C4D" w:rsidRPr="00F53969">
        <w:rPr>
          <w:rFonts w:ascii="Verdana" w:hAnsi="Verdana" w:cs="Arial"/>
          <w:sz w:val="20"/>
          <w:szCs w:val="20"/>
          <w:shd w:val="clear" w:color="auto" w:fill="FFFFFF"/>
        </w:rPr>
        <w:t xml:space="preserve">hat </w:t>
      </w:r>
      <w:r w:rsidR="004E0100" w:rsidRPr="00F53969">
        <w:rPr>
          <w:rFonts w:ascii="Verdana" w:hAnsi="Verdana" w:cs="Arial"/>
          <w:sz w:val="20"/>
          <w:szCs w:val="20"/>
          <w:shd w:val="clear" w:color="auto" w:fill="FFFFFF"/>
        </w:rPr>
        <w:t>t</w:t>
      </w:r>
      <w:r w:rsidR="007268EB" w:rsidRPr="00F53969">
        <w:rPr>
          <w:rFonts w:ascii="Verdana" w:hAnsi="Verdana" w:cs="Arial"/>
          <w:sz w:val="20"/>
          <w:szCs w:val="20"/>
          <w:shd w:val="clear" w:color="auto" w:fill="FFFFFF"/>
        </w:rPr>
        <w:t>he relevant contribution is that which is provided for in the title documents for the development, or the aggregate of all the individual leaseholders’ contributions within an RTM part of the development</w:t>
      </w:r>
      <w:r w:rsidRPr="00F53969">
        <w:rPr>
          <w:rFonts w:ascii="Verdana" w:hAnsi="Verdana" w:cs="Arial"/>
          <w:sz w:val="20"/>
          <w:szCs w:val="20"/>
          <w:shd w:val="clear" w:color="auto" w:fill="FFFFFF"/>
        </w:rPr>
        <w:t>.</w:t>
      </w:r>
      <w:r w:rsidR="007268EB" w:rsidRPr="00F53969">
        <w:rPr>
          <w:rFonts w:ascii="Verdana" w:hAnsi="Verdana" w:cs="Arial"/>
          <w:sz w:val="20"/>
          <w:szCs w:val="20"/>
          <w:shd w:val="clear" w:color="auto" w:fill="FFFFFF"/>
        </w:rPr>
        <w:t xml:space="preserve"> </w:t>
      </w:r>
    </w:p>
    <w:p w14:paraId="7BA3C120" w14:textId="77777777" w:rsidR="007268EB" w:rsidRPr="00F53969" w:rsidRDefault="007268EB" w:rsidP="007268EB">
      <w:pPr>
        <w:pStyle w:val="PlainText"/>
        <w:rPr>
          <w:rFonts w:ascii="Verdana" w:hAnsi="Verdana" w:cs="Arial"/>
          <w:sz w:val="20"/>
          <w:szCs w:val="20"/>
          <w:shd w:val="clear" w:color="auto" w:fill="FFFFFF"/>
        </w:rPr>
      </w:pPr>
    </w:p>
    <w:p w14:paraId="5434ED3F" w14:textId="77777777" w:rsidR="007268EB" w:rsidRPr="00F53969" w:rsidRDefault="002B7CEC" w:rsidP="00F00A67">
      <w:pPr>
        <w:pStyle w:val="PlainText"/>
        <w:numPr>
          <w:ilvl w:val="0"/>
          <w:numId w:val="19"/>
        </w:numPr>
        <w:rPr>
          <w:rFonts w:ascii="Verdana" w:hAnsi="Verdana" w:cs="Arial"/>
          <w:sz w:val="20"/>
          <w:szCs w:val="20"/>
          <w:shd w:val="clear" w:color="auto" w:fill="FFFFFF"/>
        </w:rPr>
      </w:pPr>
      <w:r w:rsidRPr="00F53969">
        <w:rPr>
          <w:rFonts w:ascii="Verdana" w:hAnsi="Verdana" w:cs="Arial"/>
          <w:sz w:val="20"/>
          <w:szCs w:val="20"/>
          <w:shd w:val="clear" w:color="auto" w:fill="FFFFFF"/>
        </w:rPr>
        <w:t>T</w:t>
      </w:r>
      <w:r w:rsidR="00750861" w:rsidRPr="00F53969">
        <w:rPr>
          <w:rFonts w:ascii="Verdana" w:hAnsi="Verdana" w:cs="Arial"/>
          <w:sz w:val="20"/>
          <w:szCs w:val="20"/>
          <w:shd w:val="clear" w:color="auto" w:fill="FFFFFF"/>
        </w:rPr>
        <w:t xml:space="preserve">hat </w:t>
      </w:r>
      <w:r w:rsidR="002D7272" w:rsidRPr="00F53969">
        <w:rPr>
          <w:rFonts w:ascii="Verdana" w:hAnsi="Verdana" w:cs="Arial"/>
          <w:sz w:val="20"/>
          <w:szCs w:val="20"/>
          <w:shd w:val="clear" w:color="auto" w:fill="FFFFFF"/>
        </w:rPr>
        <w:t>t</w:t>
      </w:r>
      <w:r w:rsidR="007268EB" w:rsidRPr="00F53969">
        <w:rPr>
          <w:rFonts w:ascii="Verdana" w:hAnsi="Verdana" w:cs="Arial"/>
          <w:sz w:val="20"/>
          <w:szCs w:val="20"/>
          <w:shd w:val="clear" w:color="auto" w:fill="FFFFFF"/>
        </w:rPr>
        <w:t>he party providing the shared services should consult with the other parties over choice of contractors and costs and provide documentation to support costs incurred. They must be mindful of consultation requirements and other legislative provisions affecting how service charges are to be accounted for, reasonableness of service charges and inspection of supporting documents</w:t>
      </w:r>
      <w:r w:rsidRPr="00F53969">
        <w:rPr>
          <w:rFonts w:ascii="Verdana" w:hAnsi="Verdana" w:cs="Arial"/>
          <w:sz w:val="20"/>
          <w:szCs w:val="20"/>
          <w:shd w:val="clear" w:color="auto" w:fill="FFFFFF"/>
        </w:rPr>
        <w:t>.</w:t>
      </w:r>
    </w:p>
    <w:p w14:paraId="0D7E7736" w14:textId="77777777" w:rsidR="007268EB" w:rsidRPr="00F53969" w:rsidRDefault="007268EB" w:rsidP="007268EB">
      <w:pPr>
        <w:pStyle w:val="PlainText"/>
        <w:rPr>
          <w:rFonts w:ascii="Verdana" w:hAnsi="Verdana" w:cs="Arial"/>
          <w:sz w:val="20"/>
          <w:szCs w:val="20"/>
          <w:shd w:val="clear" w:color="auto" w:fill="FFFFFF"/>
        </w:rPr>
      </w:pPr>
    </w:p>
    <w:p w14:paraId="47B0069E" w14:textId="77777777" w:rsidR="007268EB" w:rsidRPr="00F53969" w:rsidRDefault="002B7CEC" w:rsidP="00F00A67">
      <w:pPr>
        <w:pStyle w:val="PlainText"/>
        <w:numPr>
          <w:ilvl w:val="0"/>
          <w:numId w:val="19"/>
        </w:numPr>
        <w:rPr>
          <w:rFonts w:ascii="Verdana" w:hAnsi="Verdana" w:cs="Arial"/>
          <w:sz w:val="20"/>
          <w:szCs w:val="20"/>
          <w:shd w:val="clear" w:color="auto" w:fill="FFFFFF"/>
        </w:rPr>
      </w:pPr>
      <w:r w:rsidRPr="00F53969">
        <w:rPr>
          <w:rFonts w:ascii="Verdana" w:hAnsi="Verdana" w:cs="Arial"/>
          <w:sz w:val="20"/>
          <w:szCs w:val="20"/>
          <w:shd w:val="clear" w:color="auto" w:fill="FFFFFF"/>
        </w:rPr>
        <w:t>T</w:t>
      </w:r>
      <w:r w:rsidR="00FD0D6D" w:rsidRPr="00F53969">
        <w:rPr>
          <w:rFonts w:ascii="Verdana" w:hAnsi="Verdana" w:cs="Arial"/>
          <w:sz w:val="20"/>
          <w:szCs w:val="20"/>
          <w:shd w:val="clear" w:color="auto" w:fill="FFFFFF"/>
        </w:rPr>
        <w:t xml:space="preserve">hat the </w:t>
      </w:r>
      <w:r w:rsidR="007268EB" w:rsidRPr="00F53969">
        <w:rPr>
          <w:rFonts w:ascii="Verdana" w:hAnsi="Verdana" w:cs="Arial"/>
          <w:sz w:val="20"/>
          <w:szCs w:val="20"/>
          <w:shd w:val="clear" w:color="auto" w:fill="FFFFFF"/>
        </w:rPr>
        <w:t>party providing the shared services should agree that it has a duty of care to the other parties and their customers to ensure that the costs incurred are reasonable, of a reasonable standard and validly demanded in accordance with legislation</w:t>
      </w:r>
      <w:r w:rsidRPr="00F53969">
        <w:rPr>
          <w:rFonts w:ascii="Verdana" w:hAnsi="Verdana" w:cs="Arial"/>
          <w:sz w:val="20"/>
          <w:szCs w:val="20"/>
          <w:shd w:val="clear" w:color="auto" w:fill="FFFFFF"/>
        </w:rPr>
        <w:t>.</w:t>
      </w:r>
    </w:p>
    <w:p w14:paraId="46FAB77C" w14:textId="77777777" w:rsidR="007268EB" w:rsidRPr="00F53969" w:rsidRDefault="007268EB" w:rsidP="007268EB">
      <w:pPr>
        <w:pStyle w:val="ListParagraph"/>
        <w:rPr>
          <w:rFonts w:ascii="Verdana" w:hAnsi="Verdana" w:cs="Arial"/>
          <w:sz w:val="20"/>
          <w:szCs w:val="20"/>
          <w:shd w:val="clear" w:color="auto" w:fill="FFFFFF"/>
        </w:rPr>
      </w:pPr>
    </w:p>
    <w:p w14:paraId="1B5DF2F4" w14:textId="77777777" w:rsidR="007268EB" w:rsidRPr="00F53969" w:rsidRDefault="002B7CEC" w:rsidP="00F00A67">
      <w:pPr>
        <w:pStyle w:val="PlainText"/>
        <w:numPr>
          <w:ilvl w:val="0"/>
          <w:numId w:val="19"/>
        </w:numPr>
        <w:rPr>
          <w:rFonts w:ascii="Verdana" w:hAnsi="Verdana" w:cs="Arial"/>
          <w:strike/>
          <w:sz w:val="20"/>
          <w:szCs w:val="20"/>
          <w:shd w:val="clear" w:color="auto" w:fill="FFFFFF"/>
        </w:rPr>
      </w:pPr>
      <w:r w:rsidRPr="00F53969">
        <w:rPr>
          <w:rFonts w:ascii="Verdana" w:hAnsi="Verdana" w:cs="Arial"/>
          <w:sz w:val="20"/>
          <w:szCs w:val="20"/>
          <w:shd w:val="clear" w:color="auto" w:fill="FFFFFF"/>
        </w:rPr>
        <w:t>T</w:t>
      </w:r>
      <w:r w:rsidR="003A0F7C" w:rsidRPr="00F53969">
        <w:rPr>
          <w:rFonts w:ascii="Verdana" w:hAnsi="Verdana" w:cs="Arial"/>
          <w:sz w:val="20"/>
          <w:szCs w:val="20"/>
          <w:shd w:val="clear" w:color="auto" w:fill="FFFFFF"/>
        </w:rPr>
        <w:t>hat t</w:t>
      </w:r>
      <w:r w:rsidR="007268EB" w:rsidRPr="00F53969">
        <w:rPr>
          <w:rFonts w:ascii="Verdana" w:hAnsi="Verdana" w:cs="Arial"/>
          <w:sz w:val="20"/>
          <w:szCs w:val="20"/>
          <w:shd w:val="clear" w:color="auto" w:fill="FFFFFF"/>
        </w:rPr>
        <w:t>he party providing the shared services should agree to assist the other parties with information and documents concerning how services are provided, and the costs incurred</w:t>
      </w:r>
      <w:r w:rsidR="00615983" w:rsidRPr="00F53969">
        <w:rPr>
          <w:rFonts w:ascii="Verdana" w:hAnsi="Verdana" w:cs="Arial"/>
          <w:sz w:val="20"/>
          <w:szCs w:val="20"/>
          <w:shd w:val="clear" w:color="auto" w:fill="FFFFFF"/>
        </w:rPr>
        <w:t xml:space="preserve"> </w:t>
      </w:r>
      <w:r w:rsidR="007268EB" w:rsidRPr="00F53969">
        <w:rPr>
          <w:rFonts w:ascii="Verdana" w:hAnsi="Verdana" w:cs="Arial"/>
          <w:sz w:val="20"/>
          <w:szCs w:val="20"/>
          <w:shd w:val="clear" w:color="auto" w:fill="FFFFFF"/>
        </w:rPr>
        <w:t>and in particular should the cost of those shared services be unpaid or disputed by a</w:t>
      </w:r>
      <w:r w:rsidR="00615983" w:rsidRPr="00F53969">
        <w:rPr>
          <w:rFonts w:ascii="Verdana" w:hAnsi="Verdana" w:cs="Arial"/>
          <w:sz w:val="20"/>
          <w:szCs w:val="20"/>
          <w:shd w:val="clear" w:color="auto" w:fill="FFFFFF"/>
        </w:rPr>
        <w:t xml:space="preserve"> </w:t>
      </w:r>
      <w:r w:rsidR="007268EB" w:rsidRPr="00F53969">
        <w:rPr>
          <w:rFonts w:ascii="Verdana" w:hAnsi="Verdana" w:cs="Arial"/>
          <w:sz w:val="20"/>
          <w:szCs w:val="20"/>
          <w:shd w:val="clear" w:color="auto" w:fill="FFFFFF"/>
        </w:rPr>
        <w:t>customer of one of the RTM parts of the developmen</w:t>
      </w:r>
      <w:r w:rsidRPr="00F53969">
        <w:rPr>
          <w:rFonts w:ascii="Verdana" w:hAnsi="Verdana" w:cs="Arial"/>
          <w:sz w:val="20"/>
          <w:szCs w:val="20"/>
          <w:shd w:val="clear" w:color="auto" w:fill="FFFFFF"/>
        </w:rPr>
        <w:t>t.</w:t>
      </w:r>
      <w:r w:rsidR="007268EB" w:rsidRPr="00F53969">
        <w:rPr>
          <w:rFonts w:ascii="Verdana" w:hAnsi="Verdana" w:cs="Arial"/>
          <w:sz w:val="20"/>
          <w:szCs w:val="20"/>
          <w:shd w:val="clear" w:color="auto" w:fill="FFFFFF"/>
        </w:rPr>
        <w:t xml:space="preserve"> </w:t>
      </w:r>
    </w:p>
    <w:p w14:paraId="7E3E4B7C" w14:textId="77777777" w:rsidR="007268EB" w:rsidRPr="00F53969" w:rsidRDefault="007268EB" w:rsidP="007268EB">
      <w:pPr>
        <w:pStyle w:val="ListParagraph"/>
        <w:rPr>
          <w:rFonts w:ascii="Verdana" w:hAnsi="Verdana" w:cs="Arial"/>
          <w:strike/>
          <w:sz w:val="20"/>
          <w:szCs w:val="20"/>
          <w:shd w:val="clear" w:color="auto" w:fill="FFFFFF"/>
        </w:rPr>
      </w:pPr>
    </w:p>
    <w:p w14:paraId="36E2D3E0" w14:textId="77777777" w:rsidR="007268EB" w:rsidRPr="00F53969" w:rsidRDefault="002B7CEC" w:rsidP="00F00A67">
      <w:pPr>
        <w:pStyle w:val="PlainText"/>
        <w:numPr>
          <w:ilvl w:val="0"/>
          <w:numId w:val="19"/>
        </w:numPr>
        <w:rPr>
          <w:rFonts w:ascii="Verdana" w:hAnsi="Verdana" w:cs="Arial"/>
          <w:sz w:val="20"/>
          <w:szCs w:val="20"/>
          <w:shd w:val="clear" w:color="auto" w:fill="FFFFFF"/>
        </w:rPr>
      </w:pPr>
      <w:r w:rsidRPr="00F53969">
        <w:rPr>
          <w:rFonts w:ascii="Verdana" w:hAnsi="Verdana" w:cs="Arial"/>
          <w:sz w:val="20"/>
          <w:szCs w:val="20"/>
          <w:shd w:val="clear" w:color="auto" w:fill="FFFFFF"/>
        </w:rPr>
        <w:t>T</w:t>
      </w:r>
      <w:r w:rsidR="00B63049" w:rsidRPr="00F53969">
        <w:rPr>
          <w:rFonts w:ascii="Verdana" w:hAnsi="Verdana" w:cs="Arial"/>
          <w:sz w:val="20"/>
          <w:szCs w:val="20"/>
          <w:shd w:val="clear" w:color="auto" w:fill="FFFFFF"/>
        </w:rPr>
        <w:t xml:space="preserve">hat all </w:t>
      </w:r>
      <w:r w:rsidR="007268EB" w:rsidRPr="00F53969">
        <w:rPr>
          <w:rFonts w:ascii="Verdana" w:hAnsi="Verdana" w:cs="Arial"/>
          <w:sz w:val="20"/>
          <w:szCs w:val="20"/>
          <w:shd w:val="clear" w:color="auto" w:fill="FFFFFF"/>
        </w:rPr>
        <w:t>parties delegating responsibility to another to carry out the shared services should agree to assist that party, and authorise any necessary action without delay to enable recovery of all contributions towards the cost of the services.</w:t>
      </w:r>
    </w:p>
    <w:p w14:paraId="36E70DB8" w14:textId="77777777" w:rsidR="007268EB" w:rsidRPr="007268EB" w:rsidRDefault="007268EB" w:rsidP="007268EB">
      <w:pPr>
        <w:pStyle w:val="PlainText"/>
        <w:rPr>
          <w:rFonts w:ascii="Verdana" w:hAnsi="Verdana" w:cs="Arial"/>
          <w:color w:val="2A2A2A"/>
          <w:sz w:val="20"/>
          <w:szCs w:val="20"/>
          <w:shd w:val="clear" w:color="auto" w:fill="FFFFFF"/>
        </w:rPr>
      </w:pPr>
    </w:p>
    <w:p w14:paraId="59062169" w14:textId="77777777" w:rsidR="007268EB" w:rsidRPr="007268EB" w:rsidRDefault="007268EB" w:rsidP="007268EB">
      <w:pPr>
        <w:pStyle w:val="PlainText"/>
        <w:rPr>
          <w:rFonts w:ascii="Verdana" w:hAnsi="Verdana" w:cs="Arial"/>
          <w:color w:val="2A2A2A"/>
          <w:sz w:val="20"/>
          <w:szCs w:val="20"/>
          <w:shd w:val="clear" w:color="auto" w:fill="FFFFFF"/>
        </w:rPr>
      </w:pPr>
    </w:p>
    <w:p w14:paraId="5B3CA39E" w14:textId="77777777" w:rsidR="007268EB" w:rsidRPr="002B767B" w:rsidRDefault="007268EB" w:rsidP="007268EB">
      <w:pPr>
        <w:pStyle w:val="PlainText"/>
        <w:rPr>
          <w:rFonts w:ascii="Verdana" w:hAnsi="Verdana" w:cs="Arial"/>
          <w:sz w:val="20"/>
          <w:szCs w:val="20"/>
          <w:shd w:val="clear" w:color="auto" w:fill="FFFFFF"/>
        </w:rPr>
      </w:pPr>
      <w:r w:rsidRPr="002B767B">
        <w:rPr>
          <w:rFonts w:ascii="Verdana" w:hAnsi="Verdana" w:cs="Arial"/>
          <w:sz w:val="20"/>
          <w:szCs w:val="20"/>
          <w:shd w:val="clear" w:color="auto" w:fill="FFFFFF"/>
        </w:rPr>
        <w:t>When deciding</w:t>
      </w:r>
      <w:r w:rsidR="00615983" w:rsidRPr="002B767B">
        <w:rPr>
          <w:rFonts w:ascii="Verdana" w:hAnsi="Verdana" w:cs="Arial"/>
          <w:sz w:val="20"/>
          <w:szCs w:val="20"/>
          <w:shd w:val="clear" w:color="auto" w:fill="FFFFFF"/>
        </w:rPr>
        <w:t xml:space="preserve"> </w:t>
      </w:r>
      <w:r w:rsidRPr="002B767B">
        <w:rPr>
          <w:rFonts w:ascii="Verdana" w:hAnsi="Verdana" w:cs="Arial"/>
          <w:sz w:val="20"/>
          <w:szCs w:val="20"/>
          <w:shd w:val="clear" w:color="auto" w:fill="FFFFFF"/>
        </w:rPr>
        <w:t>which party should provide the shared estate services the general principle should be that the party with responsibility for shared estate services to the largest number of customers contributing towards the shared estate services should be appointed or authorised to provide those services on behalf of all responsible parties.</w:t>
      </w:r>
    </w:p>
    <w:p w14:paraId="405DC282" w14:textId="77777777" w:rsidR="007268EB" w:rsidRPr="002B767B" w:rsidRDefault="007268EB" w:rsidP="007268EB">
      <w:pPr>
        <w:pStyle w:val="PlainText"/>
        <w:rPr>
          <w:rFonts w:ascii="Verdana" w:hAnsi="Verdana" w:cs="Arial"/>
          <w:sz w:val="20"/>
          <w:szCs w:val="20"/>
          <w:shd w:val="clear" w:color="auto" w:fill="FFFFFF"/>
        </w:rPr>
      </w:pPr>
    </w:p>
    <w:p w14:paraId="67FBD475" w14:textId="77777777" w:rsidR="007268EB" w:rsidRDefault="007268EB" w:rsidP="007268EB">
      <w:pPr>
        <w:pStyle w:val="PlainText"/>
        <w:rPr>
          <w:rFonts w:ascii="Verdana" w:hAnsi="Verdana" w:cs="Arial"/>
          <w:sz w:val="20"/>
          <w:szCs w:val="20"/>
          <w:shd w:val="clear" w:color="auto" w:fill="FFFFFF"/>
        </w:rPr>
      </w:pPr>
      <w:r w:rsidRPr="002B767B">
        <w:rPr>
          <w:rFonts w:ascii="Verdana" w:hAnsi="Verdana" w:cs="Arial"/>
          <w:sz w:val="20"/>
          <w:szCs w:val="20"/>
          <w:shd w:val="clear" w:color="auto" w:fill="FFFFFF"/>
        </w:rPr>
        <w:t xml:space="preserve">When a single managing agent is to be appointed to manage the development or provide the shared estate services, the terms of the managing agent’s appointment should clarify the matters agreed between all parties as set out above, and from whom the managing agent should seek </w:t>
      </w:r>
      <w:r w:rsidR="00450A42" w:rsidRPr="002B767B">
        <w:rPr>
          <w:rFonts w:ascii="Verdana" w:hAnsi="Verdana" w:cs="Arial"/>
          <w:sz w:val="20"/>
          <w:szCs w:val="20"/>
          <w:shd w:val="clear" w:color="auto" w:fill="FFFFFF"/>
        </w:rPr>
        <w:t xml:space="preserve">their </w:t>
      </w:r>
      <w:r w:rsidRPr="002B767B">
        <w:rPr>
          <w:rFonts w:ascii="Verdana" w:hAnsi="Verdana" w:cs="Arial"/>
          <w:sz w:val="20"/>
          <w:szCs w:val="20"/>
          <w:shd w:val="clear" w:color="auto" w:fill="FFFFFF"/>
        </w:rPr>
        <w:t>instructions on matters relating to the provision of services.</w:t>
      </w:r>
    </w:p>
    <w:p w14:paraId="43128789" w14:textId="77777777" w:rsidR="002B767B" w:rsidRPr="002B767B" w:rsidRDefault="002B767B" w:rsidP="007268EB">
      <w:pPr>
        <w:pStyle w:val="PlainText"/>
        <w:rPr>
          <w:rFonts w:ascii="Verdana" w:hAnsi="Verdana" w:cs="Arial"/>
          <w:sz w:val="20"/>
          <w:szCs w:val="20"/>
          <w:shd w:val="clear" w:color="auto" w:fill="FFFFFF"/>
        </w:rPr>
      </w:pPr>
    </w:p>
    <w:tbl>
      <w:tblPr>
        <w:tblStyle w:val="TableGrid"/>
        <w:tblW w:w="0" w:type="auto"/>
        <w:tblLook w:val="04A0" w:firstRow="1" w:lastRow="0" w:firstColumn="1" w:lastColumn="0" w:noHBand="0" w:noVBand="1"/>
      </w:tblPr>
      <w:tblGrid>
        <w:gridCol w:w="9242"/>
      </w:tblGrid>
      <w:tr w:rsidR="00B4554B" w:rsidRPr="002B767B" w14:paraId="78DBF514" w14:textId="77777777" w:rsidTr="00B4554B">
        <w:tc>
          <w:tcPr>
            <w:tcW w:w="9242" w:type="dxa"/>
          </w:tcPr>
          <w:p w14:paraId="38E6765A" w14:textId="77777777" w:rsidR="00B4554B" w:rsidRPr="002B767B" w:rsidRDefault="002B767B" w:rsidP="00B4554B">
            <w:pPr>
              <w:rPr>
                <w:rFonts w:ascii="Verdana" w:eastAsia="MS PMincho" w:hAnsi="Verdana"/>
                <w:i/>
                <w:sz w:val="20"/>
                <w:szCs w:val="20"/>
              </w:rPr>
            </w:pPr>
            <w:r>
              <w:rPr>
                <w:rFonts w:ascii="Verdana" w:eastAsia="MS PMincho" w:hAnsi="Verdana"/>
                <w:i/>
                <w:sz w:val="20"/>
                <w:szCs w:val="20"/>
              </w:rPr>
              <w:t>s</w:t>
            </w:r>
            <w:r w:rsidR="00B4554B" w:rsidRPr="002B767B">
              <w:rPr>
                <w:rFonts w:ascii="Verdana" w:eastAsia="MS PMincho" w:hAnsi="Verdana"/>
                <w:i/>
                <w:sz w:val="20"/>
                <w:szCs w:val="20"/>
              </w:rPr>
              <w:t>s</w:t>
            </w:r>
            <w:r>
              <w:rPr>
                <w:rFonts w:ascii="Verdana" w:eastAsia="MS PMincho" w:hAnsi="Verdana"/>
                <w:i/>
                <w:sz w:val="20"/>
                <w:szCs w:val="20"/>
              </w:rPr>
              <w:t>.</w:t>
            </w:r>
            <w:r w:rsidR="00B4554B" w:rsidRPr="002B767B">
              <w:rPr>
                <w:rFonts w:ascii="Verdana" w:eastAsia="MS PMincho" w:hAnsi="Verdana"/>
                <w:i/>
                <w:sz w:val="20"/>
                <w:szCs w:val="20"/>
              </w:rPr>
              <w:t>71</w:t>
            </w:r>
            <w:r>
              <w:rPr>
                <w:rFonts w:ascii="Verdana" w:eastAsia="MS PMincho" w:hAnsi="Verdana"/>
                <w:i/>
                <w:sz w:val="20"/>
                <w:szCs w:val="20"/>
              </w:rPr>
              <w:t>–</w:t>
            </w:r>
            <w:r w:rsidR="00B4554B" w:rsidRPr="002B767B">
              <w:rPr>
                <w:rFonts w:ascii="Verdana" w:eastAsia="MS PMincho" w:hAnsi="Verdana"/>
                <w:i/>
                <w:sz w:val="20"/>
                <w:szCs w:val="20"/>
              </w:rPr>
              <w:t>113 Commonhold and Leasehold Reform Act 2002</w:t>
            </w:r>
          </w:p>
          <w:p w14:paraId="7C571D87" w14:textId="77777777" w:rsidR="00B4554B" w:rsidRPr="002B767B" w:rsidRDefault="00B4554B" w:rsidP="00B4554B">
            <w:pPr>
              <w:rPr>
                <w:rFonts w:ascii="Verdana" w:eastAsia="MS PMincho" w:hAnsi="Verdana"/>
                <w:i/>
                <w:sz w:val="20"/>
                <w:szCs w:val="20"/>
              </w:rPr>
            </w:pPr>
            <w:r w:rsidRPr="002B767B">
              <w:rPr>
                <w:rFonts w:ascii="Verdana" w:eastAsia="MS PMincho" w:hAnsi="Verdana"/>
                <w:i/>
                <w:sz w:val="20"/>
                <w:szCs w:val="20"/>
              </w:rPr>
              <w:t>Right to Manage (Model Articles)(England) Regulations 2009 (SI</w:t>
            </w:r>
            <w:r w:rsidR="002B767B">
              <w:rPr>
                <w:rFonts w:ascii="Verdana" w:eastAsia="MS PMincho" w:hAnsi="Verdana"/>
                <w:i/>
                <w:sz w:val="20"/>
                <w:szCs w:val="20"/>
              </w:rPr>
              <w:t xml:space="preserve"> </w:t>
            </w:r>
            <w:r w:rsidRPr="002B767B">
              <w:rPr>
                <w:rFonts w:ascii="Verdana" w:eastAsia="MS PMincho" w:hAnsi="Verdana"/>
                <w:i/>
                <w:sz w:val="20"/>
                <w:szCs w:val="20"/>
              </w:rPr>
              <w:t>2009/2767</w:t>
            </w:r>
            <w:r w:rsidR="002B767B">
              <w:rPr>
                <w:rFonts w:ascii="Verdana" w:eastAsia="MS PMincho" w:hAnsi="Verdana"/>
                <w:i/>
                <w:sz w:val="20"/>
                <w:szCs w:val="20"/>
              </w:rPr>
              <w:t>)</w:t>
            </w:r>
          </w:p>
          <w:p w14:paraId="3514C525" w14:textId="77777777" w:rsidR="00B4554B" w:rsidRPr="002B767B" w:rsidRDefault="00B4554B" w:rsidP="00B4554B">
            <w:pPr>
              <w:pStyle w:val="PlainText"/>
              <w:rPr>
                <w:rFonts w:ascii="Verdana" w:hAnsi="Verdana" w:cs="Arial"/>
                <w:sz w:val="20"/>
                <w:szCs w:val="20"/>
                <w:shd w:val="clear" w:color="auto" w:fill="FFFFFF"/>
              </w:rPr>
            </w:pPr>
            <w:r w:rsidRPr="002B767B">
              <w:rPr>
                <w:rFonts w:ascii="Verdana" w:eastAsia="MS PMincho" w:hAnsi="Verdana"/>
                <w:i/>
                <w:sz w:val="20"/>
                <w:szCs w:val="20"/>
              </w:rPr>
              <w:t xml:space="preserve">The Right to Manage (prescribed Particulars and Forms)(England) </w:t>
            </w:r>
            <w:r w:rsidR="002B767B">
              <w:rPr>
                <w:rFonts w:ascii="Verdana" w:eastAsia="MS PMincho" w:hAnsi="Verdana"/>
                <w:i/>
                <w:sz w:val="20"/>
                <w:szCs w:val="20"/>
              </w:rPr>
              <w:t>(</w:t>
            </w:r>
            <w:r w:rsidRPr="002B767B">
              <w:rPr>
                <w:rFonts w:ascii="Verdana" w:eastAsia="MS PMincho" w:hAnsi="Verdana"/>
                <w:i/>
                <w:sz w:val="20"/>
                <w:szCs w:val="20"/>
              </w:rPr>
              <w:t>SI</w:t>
            </w:r>
            <w:r w:rsidR="002B767B">
              <w:rPr>
                <w:rFonts w:ascii="Verdana" w:eastAsia="MS PMincho" w:hAnsi="Verdana"/>
                <w:i/>
                <w:sz w:val="20"/>
                <w:szCs w:val="20"/>
              </w:rPr>
              <w:t xml:space="preserve"> </w:t>
            </w:r>
            <w:r w:rsidRPr="002B767B">
              <w:rPr>
                <w:rFonts w:ascii="Verdana" w:eastAsia="MS PMincho" w:hAnsi="Verdana"/>
                <w:i/>
                <w:sz w:val="20"/>
                <w:szCs w:val="20"/>
              </w:rPr>
              <w:t>2010/825</w:t>
            </w:r>
            <w:r w:rsidR="002B767B">
              <w:rPr>
                <w:rFonts w:ascii="Verdana" w:eastAsia="MS PMincho" w:hAnsi="Verdana"/>
                <w:i/>
                <w:sz w:val="20"/>
                <w:szCs w:val="20"/>
              </w:rPr>
              <w:t>)</w:t>
            </w:r>
          </w:p>
        </w:tc>
      </w:tr>
    </w:tbl>
    <w:p w14:paraId="2955FBE6" w14:textId="77777777" w:rsidR="00B4554B" w:rsidRPr="007268EB" w:rsidRDefault="00B4554B" w:rsidP="007268EB">
      <w:pPr>
        <w:pStyle w:val="PlainText"/>
        <w:rPr>
          <w:rFonts w:ascii="Verdana" w:hAnsi="Verdana" w:cs="Arial"/>
          <w:color w:val="2A2A2A"/>
          <w:sz w:val="20"/>
          <w:szCs w:val="20"/>
          <w:shd w:val="clear" w:color="auto" w:fill="FFFFFF"/>
        </w:rPr>
      </w:pPr>
    </w:p>
    <w:p w14:paraId="62AD754D" w14:textId="77777777" w:rsidR="007268EB" w:rsidRPr="007268EB" w:rsidRDefault="007268EB" w:rsidP="007268EB">
      <w:pPr>
        <w:pStyle w:val="PlainText"/>
        <w:rPr>
          <w:rFonts w:ascii="Verdana" w:hAnsi="Verdana"/>
          <w:color w:val="2A2A2A"/>
          <w:sz w:val="20"/>
          <w:szCs w:val="20"/>
          <w:shd w:val="clear" w:color="auto" w:fill="FFFFFF"/>
        </w:rPr>
      </w:pPr>
    </w:p>
    <w:p w14:paraId="337A0781" w14:textId="77777777" w:rsidR="002B767B" w:rsidRDefault="007268EB" w:rsidP="002B767B">
      <w:pPr>
        <w:pStyle w:val="onlinetext"/>
        <w:rPr>
          <w:shd w:val="clear" w:color="auto" w:fill="FFFFFF"/>
        </w:rPr>
      </w:pPr>
      <w:r w:rsidRPr="007268EB">
        <w:rPr>
          <w:shd w:val="clear" w:color="auto" w:fill="FFFFFF"/>
        </w:rPr>
        <w:t>In the event of a disagreement between the parties they should appoint an expert to adjudicate, or go to mediation before issuing court proceedings against each other</w:t>
      </w:r>
      <w:r w:rsidRPr="002B767B">
        <w:rPr>
          <w:shd w:val="clear" w:color="auto" w:fill="FFFFFF"/>
        </w:rPr>
        <w:t>.</w:t>
      </w:r>
    </w:p>
    <w:p w14:paraId="6B7EB55B" w14:textId="77777777" w:rsidR="002B767B" w:rsidRDefault="002B767B">
      <w:pPr>
        <w:jc w:val="center"/>
        <w:rPr>
          <w:rFonts w:ascii="Verdana" w:eastAsia="MS Mincho" w:hAnsi="Verdana"/>
          <w:sz w:val="20"/>
          <w:shd w:val="clear" w:color="auto" w:fill="FFFFFF"/>
        </w:rPr>
      </w:pPr>
      <w:r>
        <w:rPr>
          <w:shd w:val="clear" w:color="auto" w:fill="FFFFFF"/>
        </w:rPr>
        <w:br w:type="page"/>
      </w:r>
    </w:p>
    <w:p w14:paraId="7700478F" w14:textId="77777777" w:rsidR="00B40C3E" w:rsidRPr="0033704E" w:rsidRDefault="00FD273E" w:rsidP="00114E30">
      <w:pPr>
        <w:pStyle w:val="Heading1"/>
        <w:rPr>
          <w:rFonts w:eastAsia="MS PMincho"/>
        </w:rPr>
      </w:pPr>
      <w:bookmarkStart w:id="342" w:name="_Toc415753312"/>
      <w:bookmarkStart w:id="343" w:name="_Toc443380643"/>
      <w:r w:rsidRPr="0033704E">
        <w:rPr>
          <w:rFonts w:eastAsia="MS PMincho"/>
        </w:rPr>
        <w:t>Appendices</w:t>
      </w:r>
      <w:bookmarkEnd w:id="342"/>
      <w:bookmarkEnd w:id="343"/>
    </w:p>
    <w:p w14:paraId="60C6418B" w14:textId="77777777" w:rsidR="00B40C3E" w:rsidRPr="0033704E" w:rsidRDefault="00B40C3E" w:rsidP="00220C25">
      <w:pPr>
        <w:rPr>
          <w:rFonts w:ascii="Verdana" w:eastAsia="MS PMincho" w:hAnsi="Verdana"/>
          <w:b/>
          <w:color w:val="000000"/>
          <w:sz w:val="36"/>
          <w:szCs w:val="36"/>
        </w:rPr>
      </w:pPr>
    </w:p>
    <w:p w14:paraId="30CD506E" w14:textId="77777777" w:rsidR="00BB5B2A" w:rsidRDefault="001847FB" w:rsidP="002B767B">
      <w:pPr>
        <w:pStyle w:val="Heading1"/>
        <w:rPr>
          <w:rFonts w:eastAsia="MS PMincho"/>
        </w:rPr>
      </w:pPr>
      <w:bookmarkStart w:id="344" w:name="_Toc415753313"/>
      <w:bookmarkStart w:id="345" w:name="_Toc443380644"/>
      <w:r w:rsidRPr="0033704E">
        <w:rPr>
          <w:rFonts w:eastAsia="MS PMincho"/>
        </w:rPr>
        <w:t>A</w:t>
      </w:r>
      <w:r w:rsidR="003245E8" w:rsidRPr="00941B17">
        <w:rPr>
          <w:rFonts w:eastAsia="MS PMincho"/>
        </w:rPr>
        <w:t>ppendix</w:t>
      </w:r>
      <w:r w:rsidR="003245E8" w:rsidRPr="0033704E">
        <w:rPr>
          <w:rFonts w:eastAsia="MS PMincho"/>
        </w:rPr>
        <w:t xml:space="preserve"> A:</w:t>
      </w:r>
      <w:r w:rsidR="003245E8">
        <w:rPr>
          <w:rFonts w:eastAsia="MS PMincho"/>
        </w:rPr>
        <w:t xml:space="preserve"> </w:t>
      </w:r>
      <w:r w:rsidR="00BB5B2A">
        <w:rPr>
          <w:rFonts w:eastAsia="MS PMincho"/>
        </w:rPr>
        <w:t>Lease variations</w:t>
      </w:r>
      <w:bookmarkEnd w:id="344"/>
      <w:bookmarkEnd w:id="345"/>
    </w:p>
    <w:p w14:paraId="4F936B1F" w14:textId="77777777" w:rsidR="00BB5B2A" w:rsidRDefault="00BB5B2A" w:rsidP="00220C25">
      <w:pPr>
        <w:rPr>
          <w:rFonts w:ascii="Verdana" w:eastAsia="MS PMincho" w:hAnsi="Verdana"/>
          <w:b/>
          <w:color w:val="000000"/>
          <w:sz w:val="36"/>
          <w:szCs w:val="36"/>
        </w:rPr>
      </w:pPr>
    </w:p>
    <w:p w14:paraId="658151F6" w14:textId="77777777" w:rsidR="00BB5B2A" w:rsidRPr="00B75352" w:rsidRDefault="00BB5B2A" w:rsidP="00B75352">
      <w:pPr>
        <w:pStyle w:val="onlinetext"/>
        <w:rPr>
          <w:b/>
        </w:rPr>
      </w:pPr>
      <w:bookmarkStart w:id="346" w:name="_Toc415753314"/>
      <w:r w:rsidRPr="00B75352">
        <w:rPr>
          <w:b/>
        </w:rPr>
        <w:t>Introduction</w:t>
      </w:r>
      <w:bookmarkEnd w:id="346"/>
    </w:p>
    <w:p w14:paraId="2D323212" w14:textId="77777777" w:rsidR="00BB5B2A" w:rsidRPr="00BB5B2A" w:rsidRDefault="00BB5B2A" w:rsidP="00220C25">
      <w:pPr>
        <w:rPr>
          <w:rFonts w:ascii="Verdana" w:eastAsia="MS PMincho" w:hAnsi="Verdana"/>
          <w:color w:val="000000"/>
          <w:sz w:val="20"/>
          <w:szCs w:val="20"/>
        </w:rPr>
      </w:pPr>
    </w:p>
    <w:p w14:paraId="79B79EFF" w14:textId="77777777" w:rsidR="00BB5B2A" w:rsidRPr="002B767B" w:rsidRDefault="00BB5B2A" w:rsidP="00220C25">
      <w:pPr>
        <w:rPr>
          <w:rFonts w:ascii="Verdana" w:eastAsia="MS PMincho" w:hAnsi="Verdana"/>
          <w:sz w:val="20"/>
          <w:szCs w:val="20"/>
        </w:rPr>
      </w:pPr>
      <w:r w:rsidRPr="002B767B">
        <w:rPr>
          <w:rFonts w:ascii="Verdana" w:eastAsia="MS PMincho" w:hAnsi="Verdana"/>
          <w:sz w:val="20"/>
          <w:szCs w:val="20"/>
        </w:rPr>
        <w:t>A</w:t>
      </w:r>
      <w:r w:rsidRPr="002B767B">
        <w:rPr>
          <w:rFonts w:ascii="Verdana" w:eastAsia="MS PMincho" w:hAnsi="Verdana"/>
          <w:spacing w:val="9"/>
          <w:sz w:val="20"/>
          <w:szCs w:val="20"/>
        </w:rPr>
        <w:t xml:space="preserve"> </w:t>
      </w:r>
      <w:r w:rsidRPr="002B767B">
        <w:rPr>
          <w:rFonts w:ascii="Verdana" w:eastAsia="MS PMincho" w:hAnsi="Verdana"/>
          <w:spacing w:val="2"/>
          <w:sz w:val="20"/>
          <w:szCs w:val="20"/>
        </w:rPr>
        <w:t>leas</w:t>
      </w:r>
      <w:r w:rsidRPr="002B767B">
        <w:rPr>
          <w:rFonts w:ascii="Verdana" w:eastAsia="MS PMincho" w:hAnsi="Verdana"/>
          <w:sz w:val="20"/>
          <w:szCs w:val="20"/>
        </w:rPr>
        <w:t>e</w:t>
      </w:r>
      <w:r w:rsidRPr="002B767B">
        <w:rPr>
          <w:rFonts w:ascii="Verdana" w:eastAsia="MS PMincho" w:hAnsi="Verdana"/>
          <w:spacing w:val="6"/>
          <w:sz w:val="20"/>
          <w:szCs w:val="20"/>
        </w:rPr>
        <w:t xml:space="preserve"> </w:t>
      </w:r>
      <w:r w:rsidRPr="002B767B">
        <w:rPr>
          <w:rFonts w:ascii="Verdana" w:eastAsia="MS PMincho" w:hAnsi="Verdana"/>
          <w:spacing w:val="2"/>
          <w:sz w:val="20"/>
          <w:szCs w:val="20"/>
        </w:rPr>
        <w:t>ca</w:t>
      </w:r>
      <w:r w:rsidRPr="002B767B">
        <w:rPr>
          <w:rFonts w:ascii="Verdana" w:eastAsia="MS PMincho" w:hAnsi="Verdana"/>
          <w:sz w:val="20"/>
          <w:szCs w:val="20"/>
        </w:rPr>
        <w:t>n</w:t>
      </w:r>
      <w:r w:rsidRPr="002B767B">
        <w:rPr>
          <w:rFonts w:ascii="Verdana" w:eastAsia="MS PMincho" w:hAnsi="Verdana"/>
          <w:spacing w:val="25"/>
          <w:sz w:val="20"/>
          <w:szCs w:val="20"/>
        </w:rPr>
        <w:t xml:space="preserve"> </w:t>
      </w:r>
      <w:r w:rsidRPr="002B767B">
        <w:rPr>
          <w:rFonts w:ascii="Verdana" w:eastAsia="MS PMincho" w:hAnsi="Verdana"/>
          <w:spacing w:val="2"/>
          <w:sz w:val="20"/>
          <w:szCs w:val="20"/>
        </w:rPr>
        <w:t>b</w:t>
      </w:r>
      <w:r w:rsidRPr="002B767B">
        <w:rPr>
          <w:rFonts w:ascii="Verdana" w:eastAsia="MS PMincho" w:hAnsi="Verdana"/>
          <w:sz w:val="20"/>
          <w:szCs w:val="20"/>
        </w:rPr>
        <w:t>e</w:t>
      </w:r>
      <w:r w:rsidRPr="002B767B">
        <w:rPr>
          <w:rFonts w:ascii="Verdana" w:eastAsia="MS PMincho" w:hAnsi="Verdana"/>
          <w:spacing w:val="24"/>
          <w:sz w:val="20"/>
          <w:szCs w:val="20"/>
        </w:rPr>
        <w:t xml:space="preserve"> </w:t>
      </w:r>
      <w:r w:rsidRPr="002B767B">
        <w:rPr>
          <w:rFonts w:ascii="Verdana" w:eastAsia="MS PMincho" w:hAnsi="Verdana"/>
          <w:spacing w:val="2"/>
          <w:sz w:val="20"/>
          <w:szCs w:val="20"/>
        </w:rPr>
        <w:t>va</w:t>
      </w:r>
      <w:r w:rsidRPr="002B767B">
        <w:rPr>
          <w:rFonts w:ascii="Verdana" w:eastAsia="MS PMincho" w:hAnsi="Verdana"/>
          <w:spacing w:val="5"/>
          <w:sz w:val="20"/>
          <w:szCs w:val="20"/>
        </w:rPr>
        <w:t>r</w:t>
      </w:r>
      <w:r w:rsidRPr="002B767B">
        <w:rPr>
          <w:rFonts w:ascii="Verdana" w:eastAsia="MS PMincho" w:hAnsi="Verdana"/>
          <w:spacing w:val="2"/>
          <w:sz w:val="20"/>
          <w:szCs w:val="20"/>
        </w:rPr>
        <w:t>ie</w:t>
      </w:r>
      <w:r w:rsidRPr="002B767B">
        <w:rPr>
          <w:rFonts w:ascii="Verdana" w:eastAsia="MS PMincho" w:hAnsi="Verdana"/>
          <w:sz w:val="20"/>
          <w:szCs w:val="20"/>
        </w:rPr>
        <w:t>d</w:t>
      </w:r>
      <w:r w:rsidRPr="002B767B">
        <w:rPr>
          <w:rFonts w:ascii="Verdana" w:eastAsia="MS PMincho" w:hAnsi="Verdana"/>
          <w:spacing w:val="19"/>
          <w:sz w:val="20"/>
          <w:szCs w:val="20"/>
        </w:rPr>
        <w:t xml:space="preserve"> </w:t>
      </w:r>
      <w:r w:rsidRPr="002B767B">
        <w:rPr>
          <w:rFonts w:ascii="Verdana" w:eastAsia="MS PMincho" w:hAnsi="Verdana"/>
          <w:spacing w:val="-1"/>
          <w:sz w:val="20"/>
          <w:szCs w:val="20"/>
        </w:rPr>
        <w:t>b</w:t>
      </w:r>
      <w:r w:rsidRPr="002B767B">
        <w:rPr>
          <w:rFonts w:ascii="Verdana" w:eastAsia="MS PMincho" w:hAnsi="Verdana"/>
          <w:sz w:val="20"/>
          <w:szCs w:val="20"/>
        </w:rPr>
        <w:t>y</w:t>
      </w:r>
      <w:r w:rsidRPr="002B767B">
        <w:rPr>
          <w:rFonts w:ascii="Verdana" w:eastAsia="MS PMincho" w:hAnsi="Verdana"/>
          <w:spacing w:val="17"/>
          <w:sz w:val="20"/>
          <w:szCs w:val="20"/>
        </w:rPr>
        <w:t xml:space="preserve"> </w:t>
      </w:r>
      <w:r w:rsidRPr="002B767B">
        <w:rPr>
          <w:rFonts w:ascii="Verdana" w:eastAsia="MS PMincho" w:hAnsi="Verdana"/>
          <w:spacing w:val="1"/>
          <w:sz w:val="20"/>
          <w:szCs w:val="20"/>
        </w:rPr>
        <w:t>mu</w:t>
      </w:r>
      <w:r w:rsidRPr="002B767B">
        <w:rPr>
          <w:rFonts w:ascii="Verdana" w:eastAsia="MS PMincho" w:hAnsi="Verdana"/>
          <w:spacing w:val="2"/>
          <w:sz w:val="20"/>
          <w:szCs w:val="20"/>
        </w:rPr>
        <w:t>tua</w:t>
      </w:r>
      <w:r w:rsidRPr="002B767B">
        <w:rPr>
          <w:rFonts w:ascii="Verdana" w:eastAsia="MS PMincho" w:hAnsi="Verdana"/>
          <w:sz w:val="20"/>
          <w:szCs w:val="20"/>
        </w:rPr>
        <w:t>l</w:t>
      </w:r>
      <w:r w:rsidRPr="002B767B">
        <w:rPr>
          <w:rFonts w:ascii="Verdana" w:eastAsia="MS PMincho" w:hAnsi="Verdana"/>
          <w:spacing w:val="47"/>
          <w:sz w:val="20"/>
          <w:szCs w:val="20"/>
        </w:rPr>
        <w:t xml:space="preserve"> </w:t>
      </w:r>
      <w:r w:rsidRPr="002B767B">
        <w:rPr>
          <w:rFonts w:ascii="Verdana" w:eastAsia="MS PMincho" w:hAnsi="Verdana"/>
          <w:spacing w:val="2"/>
          <w:sz w:val="20"/>
          <w:szCs w:val="20"/>
        </w:rPr>
        <w:t>a</w:t>
      </w:r>
      <w:r w:rsidRPr="002B767B">
        <w:rPr>
          <w:rFonts w:ascii="Verdana" w:eastAsia="MS PMincho" w:hAnsi="Verdana"/>
          <w:spacing w:val="5"/>
          <w:sz w:val="20"/>
          <w:szCs w:val="20"/>
        </w:rPr>
        <w:t>g</w:t>
      </w:r>
      <w:r w:rsidRPr="002B767B">
        <w:rPr>
          <w:rFonts w:ascii="Verdana" w:eastAsia="MS PMincho" w:hAnsi="Verdana"/>
          <w:spacing w:val="-1"/>
          <w:sz w:val="20"/>
          <w:szCs w:val="20"/>
        </w:rPr>
        <w:t>r</w:t>
      </w:r>
      <w:r w:rsidRPr="002B767B">
        <w:rPr>
          <w:rFonts w:ascii="Verdana" w:eastAsia="MS PMincho" w:hAnsi="Verdana"/>
          <w:spacing w:val="3"/>
          <w:sz w:val="20"/>
          <w:szCs w:val="20"/>
        </w:rPr>
        <w:t>e</w:t>
      </w:r>
      <w:r w:rsidRPr="002B767B">
        <w:rPr>
          <w:rFonts w:ascii="Verdana" w:eastAsia="MS PMincho" w:hAnsi="Verdana"/>
          <w:spacing w:val="2"/>
          <w:sz w:val="20"/>
          <w:szCs w:val="20"/>
        </w:rPr>
        <w:t>emen</w:t>
      </w:r>
      <w:r w:rsidRPr="002B767B">
        <w:rPr>
          <w:rFonts w:ascii="Verdana" w:eastAsia="MS PMincho" w:hAnsi="Verdana"/>
          <w:sz w:val="20"/>
          <w:szCs w:val="20"/>
        </w:rPr>
        <w:t>t</w:t>
      </w:r>
      <w:r w:rsidRPr="002B767B">
        <w:rPr>
          <w:rFonts w:ascii="Verdana" w:eastAsia="MS PMincho" w:hAnsi="Verdana"/>
          <w:spacing w:val="34"/>
          <w:sz w:val="20"/>
          <w:szCs w:val="20"/>
        </w:rPr>
        <w:t xml:space="preserve"> </w:t>
      </w:r>
      <w:r w:rsidRPr="002B767B">
        <w:rPr>
          <w:rFonts w:ascii="Verdana" w:eastAsia="MS PMincho" w:hAnsi="Verdana"/>
          <w:spacing w:val="2"/>
          <w:sz w:val="20"/>
          <w:szCs w:val="20"/>
        </w:rPr>
        <w:t>bet</w:t>
      </w:r>
      <w:r w:rsidRPr="002B767B">
        <w:rPr>
          <w:rFonts w:ascii="Verdana" w:eastAsia="MS PMincho" w:hAnsi="Verdana"/>
          <w:sz w:val="20"/>
          <w:szCs w:val="20"/>
        </w:rPr>
        <w:t>w</w:t>
      </w:r>
      <w:r w:rsidRPr="002B767B">
        <w:rPr>
          <w:rFonts w:ascii="Verdana" w:eastAsia="MS PMincho" w:hAnsi="Verdana"/>
          <w:spacing w:val="3"/>
          <w:sz w:val="20"/>
          <w:szCs w:val="20"/>
        </w:rPr>
        <w:t>e</w:t>
      </w:r>
      <w:r w:rsidRPr="002B767B">
        <w:rPr>
          <w:rFonts w:ascii="Verdana" w:eastAsia="MS PMincho" w:hAnsi="Verdana"/>
          <w:spacing w:val="2"/>
          <w:sz w:val="20"/>
          <w:szCs w:val="20"/>
        </w:rPr>
        <w:t>e</w:t>
      </w:r>
      <w:r w:rsidRPr="002B767B">
        <w:rPr>
          <w:rFonts w:ascii="Verdana" w:eastAsia="MS PMincho" w:hAnsi="Verdana"/>
          <w:sz w:val="20"/>
          <w:szCs w:val="20"/>
        </w:rPr>
        <w:t>n</w:t>
      </w:r>
      <w:r w:rsidRPr="002B767B">
        <w:rPr>
          <w:rFonts w:ascii="Verdana" w:eastAsia="MS PMincho" w:hAnsi="Verdana"/>
          <w:spacing w:val="17"/>
          <w:sz w:val="20"/>
          <w:szCs w:val="20"/>
        </w:rPr>
        <w:t xml:space="preserve"> </w:t>
      </w:r>
      <w:r w:rsidRPr="002B767B">
        <w:rPr>
          <w:rFonts w:ascii="Verdana" w:eastAsia="MS PMincho" w:hAnsi="Verdana"/>
          <w:spacing w:val="2"/>
          <w:sz w:val="20"/>
          <w:szCs w:val="20"/>
        </w:rPr>
        <w:t>al</w:t>
      </w:r>
      <w:r w:rsidRPr="002B767B">
        <w:rPr>
          <w:rFonts w:ascii="Verdana" w:eastAsia="MS PMincho" w:hAnsi="Verdana"/>
          <w:sz w:val="20"/>
          <w:szCs w:val="20"/>
        </w:rPr>
        <w:t>l</w:t>
      </w:r>
      <w:r w:rsidRPr="002B767B">
        <w:rPr>
          <w:rFonts w:ascii="Verdana" w:eastAsia="MS PMincho" w:hAnsi="Verdana"/>
          <w:spacing w:val="16"/>
          <w:sz w:val="20"/>
          <w:szCs w:val="20"/>
        </w:rPr>
        <w:t xml:space="preserve"> </w:t>
      </w:r>
      <w:r w:rsidRPr="002B767B">
        <w:rPr>
          <w:rFonts w:ascii="Verdana" w:eastAsia="MS PMincho" w:hAnsi="Verdana"/>
          <w:spacing w:val="2"/>
          <w:sz w:val="20"/>
          <w:szCs w:val="20"/>
        </w:rPr>
        <w:t>th</w:t>
      </w:r>
      <w:r w:rsidRPr="002B767B">
        <w:rPr>
          <w:rFonts w:ascii="Verdana" w:eastAsia="MS PMincho" w:hAnsi="Verdana"/>
          <w:sz w:val="20"/>
          <w:szCs w:val="20"/>
        </w:rPr>
        <w:t>e</w:t>
      </w:r>
      <w:r w:rsidRPr="002B767B">
        <w:rPr>
          <w:rFonts w:ascii="Verdana" w:eastAsia="MS PMincho" w:hAnsi="Verdana"/>
          <w:spacing w:val="30"/>
          <w:sz w:val="20"/>
          <w:szCs w:val="20"/>
        </w:rPr>
        <w:t xml:space="preserve"> </w:t>
      </w:r>
      <w:r w:rsidRPr="002B767B">
        <w:rPr>
          <w:rFonts w:ascii="Verdana" w:eastAsia="MS PMincho" w:hAnsi="Verdana"/>
          <w:spacing w:val="2"/>
          <w:sz w:val="20"/>
          <w:szCs w:val="20"/>
        </w:rPr>
        <w:t>pa</w:t>
      </w:r>
      <w:r w:rsidRPr="002B767B">
        <w:rPr>
          <w:rFonts w:ascii="Verdana" w:eastAsia="MS PMincho" w:hAnsi="Verdana"/>
          <w:spacing w:val="6"/>
          <w:sz w:val="20"/>
          <w:szCs w:val="20"/>
        </w:rPr>
        <w:t>r</w:t>
      </w:r>
      <w:r w:rsidRPr="002B767B">
        <w:rPr>
          <w:rFonts w:ascii="Verdana" w:eastAsia="MS PMincho" w:hAnsi="Verdana"/>
          <w:spacing w:val="3"/>
          <w:sz w:val="20"/>
          <w:szCs w:val="20"/>
        </w:rPr>
        <w:t>t</w:t>
      </w:r>
      <w:r w:rsidRPr="002B767B">
        <w:rPr>
          <w:rFonts w:ascii="Verdana" w:eastAsia="MS PMincho" w:hAnsi="Verdana"/>
          <w:spacing w:val="2"/>
          <w:sz w:val="20"/>
          <w:szCs w:val="20"/>
        </w:rPr>
        <w:t>ies</w:t>
      </w:r>
      <w:r w:rsidRPr="002B767B">
        <w:rPr>
          <w:rFonts w:ascii="Verdana" w:eastAsia="MS PMincho" w:hAnsi="Verdana"/>
          <w:spacing w:val="-2"/>
          <w:sz w:val="20"/>
          <w:szCs w:val="20"/>
        </w:rPr>
        <w:t xml:space="preserve"> </w:t>
      </w:r>
      <w:r w:rsidRPr="002B767B">
        <w:rPr>
          <w:rFonts w:ascii="Verdana" w:eastAsia="MS PMincho" w:hAnsi="Verdana"/>
          <w:spacing w:val="-4"/>
          <w:sz w:val="20"/>
          <w:szCs w:val="20"/>
        </w:rPr>
        <w:t>c</w:t>
      </w:r>
      <w:r w:rsidRPr="002B767B">
        <w:rPr>
          <w:rFonts w:ascii="Verdana" w:eastAsia="MS PMincho" w:hAnsi="Verdana"/>
          <w:spacing w:val="-2"/>
          <w:sz w:val="20"/>
          <w:szCs w:val="20"/>
        </w:rPr>
        <w:t>o</w:t>
      </w:r>
      <w:r w:rsidRPr="002B767B">
        <w:rPr>
          <w:rFonts w:ascii="Verdana" w:eastAsia="MS PMincho" w:hAnsi="Verdana"/>
          <w:spacing w:val="-1"/>
          <w:sz w:val="20"/>
          <w:szCs w:val="20"/>
        </w:rPr>
        <w:t>n</w:t>
      </w:r>
      <w:r w:rsidRPr="002B767B">
        <w:rPr>
          <w:rFonts w:ascii="Verdana" w:eastAsia="MS PMincho" w:hAnsi="Verdana"/>
          <w:spacing w:val="-3"/>
          <w:sz w:val="20"/>
          <w:szCs w:val="20"/>
        </w:rPr>
        <w:t>c</w:t>
      </w:r>
      <w:r w:rsidRPr="002B767B">
        <w:rPr>
          <w:rFonts w:ascii="Verdana" w:eastAsia="MS PMincho" w:hAnsi="Verdana"/>
          <w:spacing w:val="-1"/>
          <w:sz w:val="20"/>
          <w:szCs w:val="20"/>
        </w:rPr>
        <w:t>e</w:t>
      </w:r>
      <w:r w:rsidRPr="002B767B">
        <w:rPr>
          <w:rFonts w:ascii="Verdana" w:eastAsia="MS PMincho" w:hAnsi="Verdana"/>
          <w:spacing w:val="1"/>
          <w:sz w:val="20"/>
          <w:szCs w:val="20"/>
        </w:rPr>
        <w:t>r</w:t>
      </w:r>
      <w:r w:rsidRPr="002B767B">
        <w:rPr>
          <w:rFonts w:ascii="Verdana" w:eastAsia="MS PMincho" w:hAnsi="Verdana"/>
          <w:spacing w:val="-1"/>
          <w:sz w:val="20"/>
          <w:szCs w:val="20"/>
        </w:rPr>
        <w:t>ne</w:t>
      </w:r>
      <w:r w:rsidRPr="002B767B">
        <w:rPr>
          <w:rFonts w:ascii="Verdana" w:eastAsia="MS PMincho" w:hAnsi="Verdana"/>
          <w:sz w:val="20"/>
          <w:szCs w:val="20"/>
        </w:rPr>
        <w:t>d</w:t>
      </w:r>
      <w:r w:rsidRPr="002B767B">
        <w:rPr>
          <w:rFonts w:ascii="Verdana" w:eastAsia="MS PMincho" w:hAnsi="Verdana"/>
          <w:spacing w:val="-8"/>
          <w:sz w:val="20"/>
          <w:szCs w:val="20"/>
        </w:rPr>
        <w:t xml:space="preserve"> </w:t>
      </w:r>
      <w:r w:rsidRPr="002B767B">
        <w:rPr>
          <w:rFonts w:ascii="Verdana" w:eastAsia="MS PMincho" w:hAnsi="Verdana"/>
          <w:spacing w:val="-1"/>
          <w:w w:val="106"/>
          <w:sz w:val="20"/>
          <w:szCs w:val="20"/>
        </w:rPr>
        <w:t>bu</w:t>
      </w:r>
      <w:r w:rsidRPr="002B767B">
        <w:rPr>
          <w:rFonts w:ascii="Verdana" w:eastAsia="MS PMincho" w:hAnsi="Verdana"/>
          <w:w w:val="106"/>
          <w:sz w:val="20"/>
          <w:szCs w:val="20"/>
        </w:rPr>
        <w:t>t</w:t>
      </w:r>
      <w:r w:rsidRPr="002B767B">
        <w:rPr>
          <w:rFonts w:ascii="Verdana" w:eastAsia="MS PMincho" w:hAnsi="Verdana"/>
          <w:spacing w:val="-14"/>
          <w:sz w:val="20"/>
          <w:szCs w:val="20"/>
        </w:rPr>
        <w:t xml:space="preserve"> </w:t>
      </w:r>
      <w:r w:rsidRPr="002B767B">
        <w:rPr>
          <w:rFonts w:ascii="Verdana" w:eastAsia="MS PMincho" w:hAnsi="Verdana"/>
          <w:sz w:val="20"/>
          <w:szCs w:val="20"/>
        </w:rPr>
        <w:t xml:space="preserve">part IV of the </w:t>
      </w:r>
      <w:r w:rsidRPr="002B767B">
        <w:rPr>
          <w:rFonts w:ascii="Verdana" w:eastAsia="MS PMincho" w:hAnsi="Verdana"/>
          <w:i/>
          <w:sz w:val="20"/>
          <w:szCs w:val="20"/>
        </w:rPr>
        <w:t>Landlord and Tenant Act</w:t>
      </w:r>
      <w:r w:rsidRPr="002B767B">
        <w:rPr>
          <w:rFonts w:ascii="Verdana" w:eastAsia="MS PMincho" w:hAnsi="Verdana"/>
          <w:sz w:val="20"/>
          <w:szCs w:val="20"/>
        </w:rPr>
        <w:t xml:space="preserve"> 1987 also provides for the ability to seek a variation of long leases in certain circumstances where a variation cannot be agreed.</w:t>
      </w:r>
    </w:p>
    <w:p w14:paraId="145BA143" w14:textId="77777777" w:rsidR="002B767B" w:rsidRPr="002B767B" w:rsidRDefault="002B767B" w:rsidP="00220C25">
      <w:pPr>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B4554B" w:rsidRPr="002B767B" w14:paraId="163693FA" w14:textId="77777777" w:rsidTr="00B4554B">
        <w:tc>
          <w:tcPr>
            <w:tcW w:w="9242" w:type="dxa"/>
          </w:tcPr>
          <w:p w14:paraId="1A464E4D" w14:textId="77777777" w:rsidR="00B4554B" w:rsidRPr="002B767B" w:rsidRDefault="00B4554B" w:rsidP="00220C25">
            <w:pPr>
              <w:rPr>
                <w:rFonts w:ascii="Verdana" w:eastAsia="MS PMincho" w:hAnsi="Verdana"/>
                <w:i/>
                <w:sz w:val="20"/>
                <w:szCs w:val="20"/>
              </w:rPr>
            </w:pPr>
            <w:r w:rsidRPr="002B767B">
              <w:rPr>
                <w:rFonts w:ascii="Verdana" w:eastAsia="MS PMincho" w:hAnsi="Verdana"/>
                <w:i/>
                <w:sz w:val="20"/>
                <w:szCs w:val="20"/>
              </w:rPr>
              <w:t>Part IV Landlord and Tenant Act 1987 (as amended by the Commonhold and Leasehold Reform Act 2002)</w:t>
            </w:r>
          </w:p>
        </w:tc>
      </w:tr>
    </w:tbl>
    <w:p w14:paraId="46D7938B" w14:textId="77777777" w:rsidR="00B4554B" w:rsidRPr="002B767B" w:rsidRDefault="00B4554B" w:rsidP="00220C25">
      <w:pPr>
        <w:rPr>
          <w:rFonts w:ascii="Verdana" w:eastAsia="MS PMincho" w:hAnsi="Verdana"/>
          <w:sz w:val="20"/>
          <w:szCs w:val="20"/>
        </w:rPr>
      </w:pPr>
    </w:p>
    <w:p w14:paraId="57441E66" w14:textId="77777777" w:rsidR="00BB5B2A" w:rsidRPr="00B75352" w:rsidRDefault="00BB5B2A" w:rsidP="00B75352">
      <w:pPr>
        <w:pStyle w:val="onlinetext"/>
        <w:rPr>
          <w:b/>
        </w:rPr>
      </w:pPr>
      <w:bookmarkStart w:id="347" w:name="_Toc415753315"/>
      <w:r w:rsidRPr="00B75352">
        <w:rPr>
          <w:b/>
        </w:rPr>
        <w:t>Grounds to vary a lease</w:t>
      </w:r>
      <w:bookmarkEnd w:id="347"/>
    </w:p>
    <w:p w14:paraId="6B4F2643" w14:textId="77777777" w:rsidR="00BB5B2A" w:rsidRPr="002B767B" w:rsidRDefault="00BB5B2A" w:rsidP="00220C25">
      <w:pPr>
        <w:rPr>
          <w:rFonts w:ascii="Verdana" w:eastAsia="MS PMincho" w:hAnsi="Verdana"/>
          <w:sz w:val="20"/>
          <w:szCs w:val="20"/>
        </w:rPr>
      </w:pPr>
    </w:p>
    <w:p w14:paraId="567BD82B" w14:textId="77777777" w:rsidR="00BB5B2A" w:rsidRPr="002B767B" w:rsidRDefault="00BB5B2A" w:rsidP="00BB5B2A">
      <w:pPr>
        <w:widowControl w:val="0"/>
        <w:tabs>
          <w:tab w:val="left" w:pos="0"/>
        </w:tabs>
        <w:autoSpaceDE w:val="0"/>
        <w:autoSpaceDN w:val="0"/>
        <w:adjustRightInd w:val="0"/>
        <w:spacing w:line="243" w:lineRule="auto"/>
        <w:ind w:right="-40"/>
        <w:jc w:val="both"/>
        <w:rPr>
          <w:rFonts w:ascii="Verdana" w:eastAsia="MS PMincho" w:hAnsi="Verdana"/>
          <w:sz w:val="20"/>
          <w:szCs w:val="20"/>
        </w:rPr>
      </w:pPr>
      <w:r w:rsidRPr="002B767B">
        <w:rPr>
          <w:rFonts w:ascii="Verdana" w:eastAsia="MS PMincho" w:hAnsi="Verdana"/>
          <w:sz w:val="20"/>
          <w:szCs w:val="20"/>
        </w:rPr>
        <w:t>Either party to a long lease of a flat can apply to a</w:t>
      </w:r>
      <w:r w:rsidR="003650DE" w:rsidRPr="002B767B">
        <w:rPr>
          <w:rFonts w:ascii="Verdana" w:eastAsia="MS PMincho" w:hAnsi="Verdana"/>
          <w:sz w:val="20"/>
          <w:szCs w:val="20"/>
        </w:rPr>
        <w:t>n</w:t>
      </w:r>
      <w:r w:rsidRPr="002B767B">
        <w:rPr>
          <w:rFonts w:ascii="Verdana" w:eastAsia="MS PMincho" w:hAnsi="Verdana"/>
          <w:sz w:val="20"/>
          <w:szCs w:val="20"/>
        </w:rPr>
        <w:t xml:space="preserve"> FTT to vary a lease considered to be defective.</w:t>
      </w:r>
      <w:r w:rsidR="00615983" w:rsidRPr="002B767B">
        <w:rPr>
          <w:rFonts w:ascii="Verdana" w:eastAsia="MS PMincho" w:hAnsi="Verdana"/>
          <w:sz w:val="20"/>
          <w:szCs w:val="20"/>
        </w:rPr>
        <w:t xml:space="preserve"> </w:t>
      </w:r>
      <w:r w:rsidRPr="002B767B">
        <w:rPr>
          <w:rFonts w:ascii="Verdana" w:eastAsia="MS PMincho" w:hAnsi="Verdana"/>
          <w:sz w:val="20"/>
          <w:szCs w:val="20"/>
        </w:rPr>
        <w:t xml:space="preserve">Section 35 of the </w:t>
      </w:r>
      <w:r w:rsidRPr="002B767B">
        <w:rPr>
          <w:rFonts w:ascii="Verdana" w:eastAsia="MS PMincho" w:hAnsi="Verdana"/>
          <w:i/>
          <w:sz w:val="20"/>
          <w:szCs w:val="20"/>
        </w:rPr>
        <w:t>Landlord and</w:t>
      </w:r>
      <w:r w:rsidR="00615983" w:rsidRPr="002B767B">
        <w:rPr>
          <w:rFonts w:ascii="Verdana" w:eastAsia="MS PMincho" w:hAnsi="Verdana"/>
          <w:i/>
          <w:sz w:val="20"/>
          <w:szCs w:val="20"/>
        </w:rPr>
        <w:t xml:space="preserve"> </w:t>
      </w:r>
      <w:r w:rsidRPr="002B767B">
        <w:rPr>
          <w:rFonts w:ascii="Verdana" w:eastAsia="MS PMincho" w:hAnsi="Verdana"/>
          <w:i/>
          <w:sz w:val="20"/>
          <w:szCs w:val="20"/>
        </w:rPr>
        <w:t>Tenant Act</w:t>
      </w:r>
      <w:r w:rsidRPr="002B767B">
        <w:rPr>
          <w:rFonts w:ascii="Verdana" w:eastAsia="MS PMincho" w:hAnsi="Verdana"/>
          <w:sz w:val="20"/>
          <w:szCs w:val="20"/>
        </w:rPr>
        <w:t xml:space="preserve"> 1987</w:t>
      </w:r>
      <w:r w:rsidRPr="002B767B">
        <w:rPr>
          <w:rFonts w:ascii="Verdana" w:eastAsia="MS PMincho" w:hAnsi="Verdana"/>
          <w:spacing w:val="17"/>
          <w:sz w:val="20"/>
          <w:szCs w:val="20"/>
        </w:rPr>
        <w:t xml:space="preserve"> </w:t>
      </w:r>
      <w:r w:rsidRPr="002B767B">
        <w:rPr>
          <w:rFonts w:ascii="Verdana" w:eastAsia="MS PMincho" w:hAnsi="Verdana"/>
          <w:spacing w:val="2"/>
          <w:sz w:val="20"/>
          <w:szCs w:val="20"/>
        </w:rPr>
        <w:t>set</w:t>
      </w:r>
      <w:r w:rsidRPr="002B767B">
        <w:rPr>
          <w:rFonts w:ascii="Verdana" w:eastAsia="MS PMincho" w:hAnsi="Verdana"/>
          <w:sz w:val="20"/>
          <w:szCs w:val="20"/>
        </w:rPr>
        <w:t>s</w:t>
      </w:r>
      <w:r w:rsidRPr="002B767B">
        <w:rPr>
          <w:rFonts w:ascii="Verdana" w:eastAsia="MS PMincho" w:hAnsi="Verdana"/>
          <w:spacing w:val="20"/>
          <w:sz w:val="20"/>
          <w:szCs w:val="20"/>
        </w:rPr>
        <w:t xml:space="preserve"> </w:t>
      </w:r>
      <w:r w:rsidRPr="002B767B">
        <w:rPr>
          <w:rFonts w:ascii="Verdana" w:eastAsia="MS PMincho" w:hAnsi="Verdana"/>
          <w:spacing w:val="2"/>
          <w:sz w:val="20"/>
          <w:szCs w:val="20"/>
        </w:rPr>
        <w:t>ou</w:t>
      </w:r>
      <w:r w:rsidRPr="002B767B">
        <w:rPr>
          <w:rFonts w:ascii="Verdana" w:eastAsia="MS PMincho" w:hAnsi="Verdana"/>
          <w:sz w:val="20"/>
          <w:szCs w:val="20"/>
        </w:rPr>
        <w:t>t</w:t>
      </w:r>
      <w:r w:rsidRPr="002B767B">
        <w:rPr>
          <w:rFonts w:ascii="Verdana" w:eastAsia="MS PMincho" w:hAnsi="Verdana"/>
          <w:spacing w:val="41"/>
          <w:sz w:val="20"/>
          <w:szCs w:val="20"/>
        </w:rPr>
        <w:t xml:space="preserve"> </w:t>
      </w:r>
      <w:r w:rsidRPr="002B767B">
        <w:rPr>
          <w:rFonts w:ascii="Verdana" w:eastAsia="MS PMincho" w:hAnsi="Verdana"/>
          <w:spacing w:val="2"/>
          <w:sz w:val="20"/>
          <w:szCs w:val="20"/>
        </w:rPr>
        <w:t>th</w:t>
      </w:r>
      <w:r w:rsidRPr="002B767B">
        <w:rPr>
          <w:rFonts w:ascii="Verdana" w:eastAsia="MS PMincho" w:hAnsi="Verdana"/>
          <w:sz w:val="20"/>
          <w:szCs w:val="20"/>
        </w:rPr>
        <w:t>e</w:t>
      </w:r>
      <w:r w:rsidRPr="002B767B">
        <w:rPr>
          <w:rFonts w:ascii="Verdana" w:eastAsia="MS PMincho" w:hAnsi="Verdana"/>
          <w:spacing w:val="34"/>
          <w:sz w:val="20"/>
          <w:szCs w:val="20"/>
        </w:rPr>
        <w:t xml:space="preserve"> </w:t>
      </w:r>
      <w:r w:rsidRPr="002B767B">
        <w:rPr>
          <w:rFonts w:ascii="Verdana" w:eastAsia="MS PMincho" w:hAnsi="Verdana"/>
          <w:spacing w:val="5"/>
          <w:sz w:val="20"/>
          <w:szCs w:val="20"/>
        </w:rPr>
        <w:t>g</w:t>
      </w:r>
      <w:r w:rsidRPr="002B767B">
        <w:rPr>
          <w:rFonts w:ascii="Verdana" w:eastAsia="MS PMincho" w:hAnsi="Verdana"/>
          <w:spacing w:val="-1"/>
          <w:sz w:val="20"/>
          <w:szCs w:val="20"/>
        </w:rPr>
        <w:t>r</w:t>
      </w:r>
      <w:r w:rsidRPr="002B767B">
        <w:rPr>
          <w:rFonts w:ascii="Verdana" w:eastAsia="MS PMincho" w:hAnsi="Verdana"/>
          <w:spacing w:val="2"/>
          <w:sz w:val="20"/>
          <w:szCs w:val="20"/>
        </w:rPr>
        <w:t>ound</w:t>
      </w:r>
      <w:r w:rsidRPr="002B767B">
        <w:rPr>
          <w:rFonts w:ascii="Verdana" w:eastAsia="MS PMincho" w:hAnsi="Verdana"/>
          <w:sz w:val="20"/>
          <w:szCs w:val="20"/>
        </w:rPr>
        <w:t>s</w:t>
      </w:r>
      <w:r w:rsidRPr="002B767B">
        <w:rPr>
          <w:rFonts w:ascii="Verdana" w:eastAsia="MS PMincho" w:hAnsi="Verdana"/>
          <w:spacing w:val="43"/>
          <w:sz w:val="20"/>
          <w:szCs w:val="20"/>
        </w:rPr>
        <w:t xml:space="preserve"> </w:t>
      </w:r>
      <w:r w:rsidRPr="002B767B">
        <w:rPr>
          <w:rFonts w:ascii="Verdana" w:eastAsia="MS PMincho" w:hAnsi="Verdana"/>
          <w:spacing w:val="2"/>
          <w:sz w:val="20"/>
          <w:szCs w:val="20"/>
        </w:rPr>
        <w:t>whe</w:t>
      </w:r>
      <w:r w:rsidRPr="002B767B">
        <w:rPr>
          <w:rFonts w:ascii="Verdana" w:eastAsia="MS PMincho" w:hAnsi="Verdana"/>
          <w:spacing w:val="-1"/>
          <w:sz w:val="20"/>
          <w:szCs w:val="20"/>
        </w:rPr>
        <w:t>r</w:t>
      </w:r>
      <w:r w:rsidRPr="002B767B">
        <w:rPr>
          <w:rFonts w:ascii="Verdana" w:eastAsia="MS PMincho" w:hAnsi="Verdana"/>
          <w:sz w:val="20"/>
          <w:szCs w:val="20"/>
        </w:rPr>
        <w:t>e</w:t>
      </w:r>
      <w:r w:rsidRPr="002B767B">
        <w:rPr>
          <w:rFonts w:ascii="Verdana" w:eastAsia="MS PMincho" w:hAnsi="Verdana"/>
          <w:spacing w:val="24"/>
          <w:sz w:val="20"/>
          <w:szCs w:val="20"/>
        </w:rPr>
        <w:t xml:space="preserve"> </w:t>
      </w:r>
      <w:r w:rsidRPr="002B767B">
        <w:rPr>
          <w:rFonts w:ascii="Verdana" w:eastAsia="MS PMincho" w:hAnsi="Verdana"/>
          <w:spacing w:val="2"/>
          <w:sz w:val="20"/>
          <w:szCs w:val="20"/>
        </w:rPr>
        <w:t>this</w:t>
      </w:r>
      <w:r w:rsidRPr="002B767B">
        <w:rPr>
          <w:rFonts w:ascii="Verdana" w:eastAsia="MS PMincho" w:hAnsi="Verdana"/>
          <w:spacing w:val="3"/>
          <w:sz w:val="20"/>
          <w:szCs w:val="20"/>
        </w:rPr>
        <w:t xml:space="preserve"> </w:t>
      </w:r>
      <w:r w:rsidRPr="002B767B">
        <w:rPr>
          <w:rFonts w:ascii="Verdana" w:eastAsia="MS PMincho" w:hAnsi="Verdana"/>
          <w:sz w:val="20"/>
          <w:szCs w:val="20"/>
        </w:rPr>
        <w:t>p</w:t>
      </w:r>
      <w:r w:rsidRPr="002B767B">
        <w:rPr>
          <w:rFonts w:ascii="Verdana" w:eastAsia="MS PMincho" w:hAnsi="Verdana"/>
          <w:spacing w:val="-3"/>
          <w:sz w:val="20"/>
          <w:szCs w:val="20"/>
        </w:rPr>
        <w:t>r</w:t>
      </w:r>
      <w:r w:rsidRPr="002B767B">
        <w:rPr>
          <w:rFonts w:ascii="Verdana" w:eastAsia="MS PMincho" w:hAnsi="Verdana"/>
          <w:sz w:val="20"/>
          <w:szCs w:val="20"/>
        </w:rPr>
        <w:t>o</w:t>
      </w:r>
      <w:r w:rsidRPr="002B767B">
        <w:rPr>
          <w:rFonts w:ascii="Verdana" w:eastAsia="MS PMincho" w:hAnsi="Verdana"/>
          <w:spacing w:val="-3"/>
          <w:sz w:val="20"/>
          <w:szCs w:val="20"/>
        </w:rPr>
        <w:t>c</w:t>
      </w:r>
      <w:r w:rsidRPr="002B767B">
        <w:rPr>
          <w:rFonts w:ascii="Verdana" w:eastAsia="MS PMincho" w:hAnsi="Verdana"/>
          <w:sz w:val="20"/>
          <w:szCs w:val="20"/>
        </w:rPr>
        <w:t>edu</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13"/>
          <w:sz w:val="20"/>
          <w:szCs w:val="20"/>
        </w:rPr>
        <w:t xml:space="preserve"> </w:t>
      </w:r>
      <w:r w:rsidRPr="002B767B">
        <w:rPr>
          <w:rFonts w:ascii="Verdana" w:eastAsia="MS PMincho" w:hAnsi="Verdana"/>
          <w:sz w:val="20"/>
          <w:szCs w:val="20"/>
        </w:rPr>
        <w:t>applies.</w:t>
      </w:r>
      <w:r w:rsidRPr="002B767B">
        <w:rPr>
          <w:rFonts w:ascii="Verdana" w:eastAsia="MS PMincho" w:hAnsi="Verdana"/>
          <w:spacing w:val="-18"/>
          <w:sz w:val="20"/>
          <w:szCs w:val="20"/>
        </w:rPr>
        <w:t xml:space="preserve"> </w:t>
      </w:r>
      <w:r w:rsidRPr="002B767B">
        <w:rPr>
          <w:rFonts w:ascii="Verdana" w:eastAsia="MS PMincho" w:hAnsi="Verdana"/>
          <w:sz w:val="20"/>
          <w:szCs w:val="20"/>
        </w:rPr>
        <w:t>These</w:t>
      </w:r>
      <w:r w:rsidRPr="002B767B">
        <w:rPr>
          <w:rFonts w:ascii="Verdana" w:eastAsia="MS PMincho" w:hAnsi="Verdana"/>
          <w:spacing w:val="-13"/>
          <w:sz w:val="20"/>
          <w:szCs w:val="20"/>
        </w:rPr>
        <w:t xml:space="preserve"> </w:t>
      </w:r>
      <w:r w:rsidRPr="002B767B">
        <w:rPr>
          <w:rFonts w:ascii="Verdana" w:eastAsia="MS PMincho" w:hAnsi="Verdana"/>
          <w:sz w:val="20"/>
          <w:szCs w:val="20"/>
        </w:rPr>
        <w:t>a</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1"/>
          <w:sz w:val="20"/>
          <w:szCs w:val="20"/>
        </w:rPr>
        <w:t xml:space="preserve"> </w:t>
      </w:r>
      <w:r w:rsidRPr="002B767B">
        <w:rPr>
          <w:rFonts w:ascii="Verdana" w:eastAsia="MS PMincho" w:hAnsi="Verdana"/>
          <w:sz w:val="20"/>
          <w:szCs w:val="20"/>
        </w:rPr>
        <w:t>p</w:t>
      </w:r>
      <w:r w:rsidRPr="002B767B">
        <w:rPr>
          <w:rFonts w:ascii="Verdana" w:eastAsia="MS PMincho" w:hAnsi="Verdana"/>
          <w:spacing w:val="3"/>
          <w:sz w:val="20"/>
          <w:szCs w:val="20"/>
        </w:rPr>
        <w:t>r</w:t>
      </w:r>
      <w:r w:rsidRPr="002B767B">
        <w:rPr>
          <w:rFonts w:ascii="Verdana" w:eastAsia="MS PMincho" w:hAnsi="Verdana"/>
          <w:sz w:val="20"/>
          <w:szCs w:val="20"/>
        </w:rPr>
        <w:t>incipally</w:t>
      </w:r>
      <w:r w:rsidRPr="002B767B">
        <w:rPr>
          <w:rFonts w:ascii="Verdana" w:eastAsia="MS PMincho" w:hAnsi="Verdana"/>
          <w:spacing w:val="-13"/>
          <w:sz w:val="20"/>
          <w:szCs w:val="20"/>
        </w:rPr>
        <w:t xml:space="preserve"> </w:t>
      </w:r>
      <w:r w:rsidRPr="002B767B">
        <w:rPr>
          <w:rFonts w:ascii="Verdana" w:eastAsia="MS PMincho" w:hAnsi="Verdana"/>
          <w:sz w:val="20"/>
          <w:szCs w:val="20"/>
        </w:rPr>
        <w:t>whe</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4"/>
          <w:sz w:val="20"/>
          <w:szCs w:val="20"/>
        </w:rPr>
        <w:t xml:space="preserve"> </w:t>
      </w:r>
      <w:r w:rsidRPr="002B767B">
        <w:rPr>
          <w:rFonts w:ascii="Verdana" w:eastAsia="MS PMincho" w:hAnsi="Verdana"/>
          <w:sz w:val="20"/>
          <w:szCs w:val="20"/>
        </w:rPr>
        <w:t>the</w:t>
      </w:r>
      <w:r w:rsidRPr="002B767B">
        <w:rPr>
          <w:rFonts w:ascii="Verdana" w:eastAsia="MS PMincho" w:hAnsi="Verdana"/>
          <w:spacing w:val="8"/>
          <w:sz w:val="20"/>
          <w:szCs w:val="20"/>
        </w:rPr>
        <w:t xml:space="preserve"> </w:t>
      </w:r>
      <w:r w:rsidRPr="002B767B">
        <w:rPr>
          <w:rFonts w:ascii="Verdana" w:eastAsia="MS PMincho" w:hAnsi="Verdana"/>
          <w:w w:val="94"/>
          <w:sz w:val="20"/>
          <w:szCs w:val="20"/>
        </w:rPr>
        <w:t>lease</w:t>
      </w:r>
      <w:r w:rsidRPr="002B767B">
        <w:rPr>
          <w:rFonts w:ascii="Verdana" w:eastAsia="MS PMincho" w:hAnsi="Verdana"/>
          <w:spacing w:val="4"/>
          <w:w w:val="94"/>
          <w:sz w:val="20"/>
          <w:szCs w:val="20"/>
        </w:rPr>
        <w:t xml:space="preserve"> </w:t>
      </w:r>
      <w:r w:rsidRPr="002B767B">
        <w:rPr>
          <w:rFonts w:ascii="Verdana" w:eastAsia="MS PMincho" w:hAnsi="Verdana"/>
          <w:spacing w:val="-1"/>
          <w:sz w:val="20"/>
          <w:szCs w:val="20"/>
        </w:rPr>
        <w:t>d</w:t>
      </w:r>
      <w:r w:rsidRPr="002B767B">
        <w:rPr>
          <w:rFonts w:ascii="Verdana" w:eastAsia="MS PMincho" w:hAnsi="Verdana"/>
          <w:sz w:val="20"/>
          <w:szCs w:val="20"/>
        </w:rPr>
        <w:t>oes</w:t>
      </w:r>
      <w:r w:rsidRPr="002B767B">
        <w:rPr>
          <w:rFonts w:ascii="Verdana" w:eastAsia="MS PMincho" w:hAnsi="Verdana"/>
          <w:spacing w:val="-3"/>
          <w:sz w:val="20"/>
          <w:szCs w:val="20"/>
        </w:rPr>
        <w:t xml:space="preserve"> </w:t>
      </w:r>
      <w:r w:rsidRPr="002B767B">
        <w:rPr>
          <w:rFonts w:ascii="Verdana" w:eastAsia="MS PMincho" w:hAnsi="Verdana"/>
          <w:sz w:val="20"/>
          <w:szCs w:val="20"/>
        </w:rPr>
        <w:t>not</w:t>
      </w:r>
      <w:r w:rsidRPr="002B767B">
        <w:rPr>
          <w:rFonts w:ascii="Verdana" w:eastAsia="MS PMincho" w:hAnsi="Verdana"/>
          <w:spacing w:val="19"/>
          <w:sz w:val="20"/>
          <w:szCs w:val="20"/>
        </w:rPr>
        <w:t xml:space="preserve"> </w:t>
      </w:r>
      <w:r w:rsidRPr="002B767B">
        <w:rPr>
          <w:rFonts w:ascii="Verdana" w:eastAsia="MS PMincho" w:hAnsi="Verdana"/>
          <w:sz w:val="20"/>
          <w:szCs w:val="20"/>
        </w:rPr>
        <w:t>ma</w:t>
      </w:r>
      <w:r w:rsidRPr="002B767B">
        <w:rPr>
          <w:rFonts w:ascii="Verdana" w:eastAsia="MS PMincho" w:hAnsi="Verdana"/>
          <w:spacing w:val="-4"/>
          <w:sz w:val="20"/>
          <w:szCs w:val="20"/>
        </w:rPr>
        <w:t>k</w:t>
      </w:r>
      <w:r w:rsidRPr="002B767B">
        <w:rPr>
          <w:rFonts w:ascii="Verdana" w:eastAsia="MS PMincho" w:hAnsi="Verdana"/>
          <w:sz w:val="20"/>
          <w:szCs w:val="20"/>
        </w:rPr>
        <w:t>e</w:t>
      </w:r>
      <w:r w:rsidRPr="002B767B">
        <w:rPr>
          <w:rFonts w:ascii="Verdana" w:eastAsia="MS PMincho" w:hAnsi="Verdana"/>
          <w:spacing w:val="-3"/>
          <w:sz w:val="20"/>
          <w:szCs w:val="20"/>
        </w:rPr>
        <w:t xml:space="preserve"> </w:t>
      </w:r>
      <w:r w:rsidRPr="002B767B">
        <w:rPr>
          <w:rFonts w:ascii="Verdana" w:eastAsia="MS PMincho" w:hAnsi="Verdana"/>
          <w:w w:val="97"/>
          <w:sz w:val="20"/>
          <w:szCs w:val="20"/>
        </w:rPr>
        <w:t>satisfac</w:t>
      </w:r>
      <w:r w:rsidRPr="002B767B">
        <w:rPr>
          <w:rFonts w:ascii="Verdana" w:eastAsia="MS PMincho" w:hAnsi="Verdana"/>
          <w:spacing w:val="-2"/>
          <w:w w:val="97"/>
          <w:sz w:val="20"/>
          <w:szCs w:val="20"/>
        </w:rPr>
        <w:t>t</w:t>
      </w:r>
      <w:r w:rsidRPr="002B767B">
        <w:rPr>
          <w:rFonts w:ascii="Verdana" w:eastAsia="MS PMincho" w:hAnsi="Verdana"/>
          <w:w w:val="97"/>
          <w:sz w:val="20"/>
          <w:szCs w:val="20"/>
        </w:rPr>
        <w:t>o</w:t>
      </w:r>
      <w:r w:rsidRPr="002B767B">
        <w:rPr>
          <w:rFonts w:ascii="Verdana" w:eastAsia="MS PMincho" w:hAnsi="Verdana"/>
          <w:spacing w:val="6"/>
          <w:w w:val="97"/>
          <w:sz w:val="20"/>
          <w:szCs w:val="20"/>
        </w:rPr>
        <w:t>r</w:t>
      </w:r>
      <w:r w:rsidRPr="002B767B">
        <w:rPr>
          <w:rFonts w:ascii="Verdana" w:eastAsia="MS PMincho" w:hAnsi="Verdana"/>
          <w:w w:val="97"/>
          <w:sz w:val="20"/>
          <w:szCs w:val="20"/>
        </w:rPr>
        <w:t>y</w:t>
      </w:r>
      <w:r w:rsidRPr="002B767B">
        <w:rPr>
          <w:rFonts w:ascii="Verdana" w:eastAsia="MS PMincho" w:hAnsi="Verdana"/>
          <w:spacing w:val="1"/>
          <w:w w:val="97"/>
          <w:sz w:val="20"/>
          <w:szCs w:val="20"/>
        </w:rPr>
        <w:t xml:space="preserve"> </w:t>
      </w:r>
      <w:r w:rsidRPr="002B767B">
        <w:rPr>
          <w:rFonts w:ascii="Verdana" w:eastAsia="MS PMincho" w:hAnsi="Verdana"/>
          <w:sz w:val="20"/>
          <w:szCs w:val="20"/>
        </w:rPr>
        <w:t>p</w:t>
      </w:r>
      <w:r w:rsidRPr="002B767B">
        <w:rPr>
          <w:rFonts w:ascii="Verdana" w:eastAsia="MS PMincho" w:hAnsi="Verdana"/>
          <w:spacing w:val="-3"/>
          <w:sz w:val="20"/>
          <w:szCs w:val="20"/>
        </w:rPr>
        <w:t>ro</w:t>
      </w:r>
      <w:r w:rsidRPr="002B767B">
        <w:rPr>
          <w:rFonts w:ascii="Verdana" w:eastAsia="MS PMincho" w:hAnsi="Verdana"/>
          <w:spacing w:val="4"/>
          <w:sz w:val="20"/>
          <w:szCs w:val="20"/>
        </w:rPr>
        <w:t>v</w:t>
      </w:r>
      <w:r w:rsidRPr="002B767B">
        <w:rPr>
          <w:rFonts w:ascii="Verdana" w:eastAsia="MS PMincho" w:hAnsi="Verdana"/>
          <w:sz w:val="20"/>
          <w:szCs w:val="20"/>
        </w:rPr>
        <w:t>isions</w:t>
      </w:r>
      <w:r w:rsidRPr="002B767B">
        <w:rPr>
          <w:rFonts w:ascii="Verdana" w:eastAsia="MS PMincho" w:hAnsi="Verdana"/>
          <w:spacing w:val="-13"/>
          <w:sz w:val="20"/>
          <w:szCs w:val="20"/>
        </w:rPr>
        <w:t xml:space="preserve"> </w:t>
      </w:r>
      <w:r w:rsidRPr="002B767B">
        <w:rPr>
          <w:rFonts w:ascii="Verdana" w:eastAsia="MS PMincho" w:hAnsi="Verdana"/>
          <w:sz w:val="20"/>
          <w:szCs w:val="20"/>
        </w:rPr>
        <w:t>for</w:t>
      </w:r>
      <w:r w:rsidRPr="002B767B">
        <w:rPr>
          <w:rFonts w:ascii="Verdana" w:eastAsia="MS PMincho" w:hAnsi="Verdana"/>
          <w:spacing w:val="-3"/>
          <w:sz w:val="20"/>
          <w:szCs w:val="20"/>
        </w:rPr>
        <w:t xml:space="preserve"> </w:t>
      </w:r>
      <w:r w:rsidRPr="002B767B">
        <w:rPr>
          <w:rFonts w:ascii="Verdana" w:eastAsia="MS PMincho" w:hAnsi="Verdana"/>
          <w:sz w:val="20"/>
          <w:szCs w:val="20"/>
        </w:rPr>
        <w:t>the</w:t>
      </w:r>
      <w:r w:rsidRPr="002B767B">
        <w:rPr>
          <w:rFonts w:ascii="Verdana" w:eastAsia="MS PMincho" w:hAnsi="Verdana"/>
          <w:spacing w:val="2"/>
          <w:sz w:val="20"/>
          <w:szCs w:val="20"/>
        </w:rPr>
        <w:t xml:space="preserve"> </w:t>
      </w:r>
      <w:r w:rsidRPr="002B767B">
        <w:rPr>
          <w:rFonts w:ascii="Verdana" w:eastAsia="MS PMincho" w:hAnsi="Verdana"/>
          <w:sz w:val="20"/>
          <w:szCs w:val="20"/>
        </w:rPr>
        <w:t>foll</w:t>
      </w:r>
      <w:r w:rsidRPr="002B767B">
        <w:rPr>
          <w:rFonts w:ascii="Verdana" w:eastAsia="MS PMincho" w:hAnsi="Verdana"/>
          <w:spacing w:val="-4"/>
          <w:sz w:val="20"/>
          <w:szCs w:val="20"/>
        </w:rPr>
        <w:t>o</w:t>
      </w:r>
      <w:r w:rsidRPr="002B767B">
        <w:rPr>
          <w:rFonts w:ascii="Verdana" w:eastAsia="MS PMincho" w:hAnsi="Verdana"/>
          <w:spacing w:val="4"/>
          <w:sz w:val="20"/>
          <w:szCs w:val="20"/>
        </w:rPr>
        <w:t>w</w:t>
      </w:r>
      <w:r w:rsidRPr="002B767B">
        <w:rPr>
          <w:rFonts w:ascii="Verdana" w:eastAsia="MS PMincho" w:hAnsi="Verdana"/>
          <w:sz w:val="20"/>
          <w:szCs w:val="20"/>
        </w:rPr>
        <w:t>ing:</w:t>
      </w:r>
    </w:p>
    <w:p w14:paraId="6820BEF6" w14:textId="77777777" w:rsidR="00BB5B2A" w:rsidRPr="002B767B" w:rsidRDefault="00BB5B2A" w:rsidP="00BB5B2A">
      <w:pPr>
        <w:widowControl w:val="0"/>
        <w:tabs>
          <w:tab w:val="left" w:pos="0"/>
        </w:tabs>
        <w:autoSpaceDE w:val="0"/>
        <w:autoSpaceDN w:val="0"/>
        <w:adjustRightInd w:val="0"/>
        <w:spacing w:line="243" w:lineRule="auto"/>
        <w:ind w:right="-40"/>
        <w:jc w:val="both"/>
        <w:rPr>
          <w:rFonts w:ascii="Verdana" w:eastAsia="MS PMincho" w:hAnsi="Verdana"/>
          <w:sz w:val="20"/>
          <w:szCs w:val="20"/>
        </w:rPr>
      </w:pPr>
    </w:p>
    <w:p w14:paraId="4B4ADF4C" w14:textId="77777777" w:rsidR="00BB5B2A" w:rsidRPr="002B767B" w:rsidRDefault="00BB5B2A" w:rsidP="00F00A67">
      <w:pPr>
        <w:pStyle w:val="ListParagraph"/>
        <w:widowControl w:val="0"/>
        <w:numPr>
          <w:ilvl w:val="0"/>
          <w:numId w:val="36"/>
        </w:numPr>
        <w:autoSpaceDE w:val="0"/>
        <w:autoSpaceDN w:val="0"/>
        <w:adjustRightInd w:val="0"/>
        <w:spacing w:line="243" w:lineRule="auto"/>
        <w:ind w:right="-39"/>
        <w:jc w:val="both"/>
        <w:rPr>
          <w:rFonts w:ascii="Verdana" w:eastAsia="MS PMincho" w:hAnsi="Verdana"/>
          <w:spacing w:val="-4"/>
          <w:sz w:val="20"/>
          <w:szCs w:val="20"/>
        </w:rPr>
      </w:pPr>
      <w:r w:rsidRPr="002B767B">
        <w:rPr>
          <w:rFonts w:ascii="Verdana" w:eastAsia="MS PMincho" w:hAnsi="Verdana"/>
          <w:spacing w:val="-3"/>
          <w:sz w:val="20"/>
          <w:szCs w:val="20"/>
        </w:rPr>
        <w:t>r</w:t>
      </w:r>
      <w:r w:rsidRPr="002B767B">
        <w:rPr>
          <w:rFonts w:ascii="Verdana" w:eastAsia="MS PMincho" w:hAnsi="Verdana"/>
          <w:sz w:val="20"/>
          <w:szCs w:val="20"/>
        </w:rPr>
        <w:t>epair</w:t>
      </w:r>
      <w:r w:rsidRPr="002B767B">
        <w:rPr>
          <w:rFonts w:ascii="Verdana" w:eastAsia="MS PMincho" w:hAnsi="Verdana"/>
          <w:spacing w:val="9"/>
          <w:sz w:val="20"/>
          <w:szCs w:val="20"/>
        </w:rPr>
        <w:t xml:space="preserve"> </w:t>
      </w:r>
      <w:r w:rsidRPr="002B767B">
        <w:rPr>
          <w:rFonts w:ascii="Verdana" w:eastAsia="MS PMincho" w:hAnsi="Verdana"/>
          <w:sz w:val="20"/>
          <w:szCs w:val="20"/>
        </w:rPr>
        <w:t>or</w:t>
      </w:r>
      <w:r w:rsidRPr="002B767B">
        <w:rPr>
          <w:rFonts w:ascii="Verdana" w:eastAsia="MS PMincho" w:hAnsi="Verdana"/>
          <w:spacing w:val="11"/>
          <w:sz w:val="20"/>
          <w:szCs w:val="20"/>
        </w:rPr>
        <w:t xml:space="preserve"> </w:t>
      </w:r>
      <w:r w:rsidRPr="002B767B">
        <w:rPr>
          <w:rFonts w:ascii="Verdana" w:eastAsia="MS PMincho" w:hAnsi="Verdana"/>
          <w:sz w:val="20"/>
          <w:szCs w:val="20"/>
        </w:rPr>
        <w:t>main</w:t>
      </w:r>
      <w:r w:rsidRPr="002B767B">
        <w:rPr>
          <w:rFonts w:ascii="Verdana" w:eastAsia="MS PMincho" w:hAnsi="Verdana"/>
          <w:spacing w:val="-2"/>
          <w:sz w:val="20"/>
          <w:szCs w:val="20"/>
        </w:rPr>
        <w:t>t</w:t>
      </w:r>
      <w:r w:rsidRPr="002B767B">
        <w:rPr>
          <w:rFonts w:ascii="Verdana" w:eastAsia="MS PMincho" w:hAnsi="Verdana"/>
          <w:sz w:val="20"/>
          <w:szCs w:val="20"/>
        </w:rPr>
        <w:t>enan</w:t>
      </w:r>
      <w:r w:rsidRPr="002B767B">
        <w:rPr>
          <w:rFonts w:ascii="Verdana" w:eastAsia="MS PMincho" w:hAnsi="Verdana"/>
          <w:spacing w:val="-3"/>
          <w:sz w:val="20"/>
          <w:szCs w:val="20"/>
        </w:rPr>
        <w:t>c</w:t>
      </w:r>
      <w:r w:rsidRPr="002B767B">
        <w:rPr>
          <w:rFonts w:ascii="Verdana" w:eastAsia="MS PMincho" w:hAnsi="Verdana"/>
          <w:sz w:val="20"/>
          <w:szCs w:val="20"/>
        </w:rPr>
        <w:t>e</w:t>
      </w:r>
      <w:r w:rsidRPr="002B767B">
        <w:rPr>
          <w:rFonts w:ascii="Verdana" w:eastAsia="MS PMincho" w:hAnsi="Verdana"/>
          <w:spacing w:val="15"/>
          <w:sz w:val="20"/>
          <w:szCs w:val="20"/>
        </w:rPr>
        <w:t xml:space="preserve"> </w:t>
      </w:r>
      <w:r w:rsidRPr="002B767B">
        <w:rPr>
          <w:rFonts w:ascii="Verdana" w:eastAsia="MS PMincho" w:hAnsi="Verdana"/>
          <w:sz w:val="20"/>
          <w:szCs w:val="20"/>
        </w:rPr>
        <w:t>of</w:t>
      </w:r>
      <w:r w:rsidRPr="002B767B">
        <w:rPr>
          <w:rFonts w:ascii="Verdana" w:eastAsia="MS PMincho" w:hAnsi="Verdana"/>
          <w:spacing w:val="4"/>
          <w:sz w:val="20"/>
          <w:szCs w:val="20"/>
        </w:rPr>
        <w:t xml:space="preserve"> </w:t>
      </w:r>
      <w:r w:rsidRPr="002B767B">
        <w:rPr>
          <w:rFonts w:ascii="Verdana" w:eastAsia="MS PMincho" w:hAnsi="Verdana"/>
          <w:sz w:val="20"/>
          <w:szCs w:val="20"/>
        </w:rPr>
        <w:t>the</w:t>
      </w:r>
      <w:r w:rsidRPr="002B767B">
        <w:rPr>
          <w:rFonts w:ascii="Verdana" w:eastAsia="MS PMincho" w:hAnsi="Verdana"/>
          <w:spacing w:val="8"/>
          <w:sz w:val="20"/>
          <w:szCs w:val="20"/>
        </w:rPr>
        <w:t xml:space="preserve"> </w:t>
      </w:r>
      <w:r w:rsidRPr="002B767B">
        <w:rPr>
          <w:rFonts w:ascii="Verdana" w:eastAsia="MS PMincho" w:hAnsi="Verdana"/>
          <w:sz w:val="20"/>
          <w:szCs w:val="20"/>
        </w:rPr>
        <w:t>flat</w:t>
      </w:r>
      <w:r w:rsidRPr="002B767B">
        <w:rPr>
          <w:rFonts w:ascii="Verdana" w:eastAsia="MS PMincho" w:hAnsi="Verdana"/>
          <w:spacing w:val="-7"/>
          <w:sz w:val="20"/>
          <w:szCs w:val="20"/>
        </w:rPr>
        <w:t xml:space="preserve"> </w:t>
      </w:r>
      <w:r w:rsidRPr="002B767B">
        <w:rPr>
          <w:rFonts w:ascii="Verdana" w:eastAsia="MS PMincho" w:hAnsi="Verdana"/>
          <w:sz w:val="20"/>
          <w:szCs w:val="20"/>
        </w:rPr>
        <w:t>or</w:t>
      </w:r>
      <w:r w:rsidRPr="002B767B">
        <w:rPr>
          <w:rFonts w:ascii="Verdana" w:eastAsia="MS PMincho" w:hAnsi="Verdana"/>
          <w:spacing w:val="11"/>
          <w:sz w:val="20"/>
          <w:szCs w:val="20"/>
        </w:rPr>
        <w:t xml:space="preserve"> </w:t>
      </w:r>
      <w:r w:rsidRPr="002B767B">
        <w:rPr>
          <w:rFonts w:ascii="Verdana" w:eastAsia="MS PMincho" w:hAnsi="Verdana"/>
          <w:sz w:val="20"/>
          <w:szCs w:val="20"/>
        </w:rPr>
        <w:t>block</w:t>
      </w:r>
      <w:r w:rsidRPr="002B767B">
        <w:rPr>
          <w:rFonts w:ascii="Verdana" w:eastAsia="MS PMincho" w:hAnsi="Verdana"/>
          <w:spacing w:val="-8"/>
          <w:sz w:val="20"/>
          <w:szCs w:val="20"/>
        </w:rPr>
        <w:t xml:space="preserve"> </w:t>
      </w:r>
      <w:r w:rsidRPr="002B767B">
        <w:rPr>
          <w:rFonts w:ascii="Verdana" w:eastAsia="MS PMincho" w:hAnsi="Verdana"/>
          <w:sz w:val="20"/>
          <w:szCs w:val="20"/>
        </w:rPr>
        <w:t>or</w:t>
      </w:r>
      <w:r w:rsidRPr="002B767B">
        <w:rPr>
          <w:rFonts w:ascii="Verdana" w:eastAsia="MS PMincho" w:hAnsi="Verdana"/>
          <w:spacing w:val="11"/>
          <w:sz w:val="20"/>
          <w:szCs w:val="20"/>
        </w:rPr>
        <w:t xml:space="preserve"> </w:t>
      </w:r>
      <w:r w:rsidRPr="002B767B">
        <w:rPr>
          <w:rFonts w:ascii="Verdana" w:eastAsia="MS PMincho" w:hAnsi="Verdana"/>
          <w:sz w:val="20"/>
          <w:szCs w:val="20"/>
        </w:rPr>
        <w:t>a</w:t>
      </w:r>
      <w:r w:rsidRPr="002B767B">
        <w:rPr>
          <w:rFonts w:ascii="Verdana" w:eastAsia="MS PMincho" w:hAnsi="Verdana"/>
          <w:spacing w:val="-5"/>
          <w:sz w:val="20"/>
          <w:szCs w:val="20"/>
        </w:rPr>
        <w:t>n</w:t>
      </w:r>
      <w:r w:rsidRPr="002B767B">
        <w:rPr>
          <w:rFonts w:ascii="Verdana" w:eastAsia="MS PMincho" w:hAnsi="Verdana"/>
          <w:sz w:val="20"/>
          <w:szCs w:val="20"/>
        </w:rPr>
        <w:t>y</w:t>
      </w:r>
      <w:r w:rsidRPr="002B767B">
        <w:rPr>
          <w:rFonts w:ascii="Verdana" w:eastAsia="MS PMincho" w:hAnsi="Verdana"/>
          <w:spacing w:val="-6"/>
          <w:sz w:val="20"/>
          <w:szCs w:val="20"/>
        </w:rPr>
        <w:t xml:space="preserve"> </w:t>
      </w:r>
      <w:r w:rsidRPr="002B767B">
        <w:rPr>
          <w:rFonts w:ascii="Verdana" w:eastAsia="MS PMincho" w:hAnsi="Verdana"/>
          <w:sz w:val="20"/>
          <w:szCs w:val="20"/>
        </w:rPr>
        <w:t>other</w:t>
      </w:r>
      <w:r w:rsidRPr="002B767B">
        <w:rPr>
          <w:rFonts w:ascii="Verdana" w:eastAsia="MS PMincho" w:hAnsi="Verdana"/>
          <w:spacing w:val="17"/>
          <w:sz w:val="20"/>
          <w:szCs w:val="20"/>
        </w:rPr>
        <w:t xml:space="preserve"> </w:t>
      </w:r>
      <w:r w:rsidRPr="002B767B">
        <w:rPr>
          <w:rFonts w:ascii="Verdana" w:eastAsia="MS PMincho" w:hAnsi="Verdana"/>
          <w:sz w:val="20"/>
          <w:szCs w:val="20"/>
        </w:rPr>
        <w:t>building</w:t>
      </w:r>
      <w:r w:rsidRPr="002B767B">
        <w:rPr>
          <w:rFonts w:ascii="Verdana" w:eastAsia="MS PMincho" w:hAnsi="Verdana"/>
          <w:spacing w:val="8"/>
          <w:sz w:val="20"/>
          <w:szCs w:val="20"/>
        </w:rPr>
        <w:t xml:space="preserve"> </w:t>
      </w:r>
      <w:r w:rsidRPr="002B767B">
        <w:rPr>
          <w:rFonts w:ascii="Verdana" w:eastAsia="MS PMincho" w:hAnsi="Verdana"/>
          <w:sz w:val="20"/>
          <w:szCs w:val="20"/>
        </w:rPr>
        <w:t>let</w:t>
      </w:r>
      <w:r w:rsidRPr="002B767B">
        <w:rPr>
          <w:rFonts w:ascii="Verdana" w:eastAsia="MS PMincho" w:hAnsi="Verdana"/>
          <w:spacing w:val="-4"/>
          <w:sz w:val="20"/>
          <w:szCs w:val="20"/>
        </w:rPr>
        <w:t xml:space="preserve"> </w:t>
      </w:r>
      <w:r w:rsidRPr="002B767B">
        <w:rPr>
          <w:rFonts w:ascii="Verdana" w:eastAsia="MS PMincho" w:hAnsi="Verdana"/>
          <w:sz w:val="20"/>
          <w:szCs w:val="20"/>
        </w:rPr>
        <w:t>under</w:t>
      </w:r>
      <w:r w:rsidRPr="002B767B">
        <w:rPr>
          <w:rFonts w:ascii="Verdana" w:eastAsia="MS PMincho" w:hAnsi="Verdana"/>
          <w:spacing w:val="17"/>
          <w:sz w:val="20"/>
          <w:szCs w:val="20"/>
        </w:rPr>
        <w:t xml:space="preserve"> </w:t>
      </w:r>
      <w:r w:rsidRPr="002B767B">
        <w:rPr>
          <w:rFonts w:ascii="Verdana" w:eastAsia="MS PMincho" w:hAnsi="Verdana"/>
          <w:w w:val="103"/>
          <w:sz w:val="20"/>
          <w:szCs w:val="20"/>
        </w:rPr>
        <w:t>the</w:t>
      </w:r>
      <w:r w:rsidRPr="002B767B">
        <w:rPr>
          <w:rFonts w:ascii="Verdana" w:eastAsia="MS PMincho" w:hAnsi="Verdana"/>
          <w:spacing w:val="-6"/>
          <w:sz w:val="20"/>
          <w:szCs w:val="20"/>
        </w:rPr>
        <w:t xml:space="preserve"> </w:t>
      </w:r>
      <w:r w:rsidRPr="002B767B">
        <w:rPr>
          <w:rFonts w:ascii="Verdana" w:eastAsia="MS PMincho" w:hAnsi="Verdana"/>
          <w:w w:val="94"/>
          <w:sz w:val="20"/>
          <w:szCs w:val="20"/>
        </w:rPr>
        <w:t>lease</w:t>
      </w:r>
      <w:r w:rsidRPr="002B767B">
        <w:rPr>
          <w:rFonts w:ascii="Verdana" w:eastAsia="MS PMincho" w:hAnsi="Verdana"/>
          <w:spacing w:val="-3"/>
          <w:w w:val="94"/>
          <w:sz w:val="20"/>
          <w:szCs w:val="20"/>
        </w:rPr>
        <w:t xml:space="preserve"> </w:t>
      </w:r>
      <w:r w:rsidRPr="002B767B">
        <w:rPr>
          <w:rFonts w:ascii="Verdana" w:eastAsia="MS PMincho" w:hAnsi="Verdana"/>
          <w:sz w:val="20"/>
          <w:szCs w:val="20"/>
        </w:rPr>
        <w:t>or</w:t>
      </w:r>
      <w:r w:rsidRPr="002B767B">
        <w:rPr>
          <w:rFonts w:ascii="Verdana" w:eastAsia="MS PMincho" w:hAnsi="Verdana"/>
          <w:spacing w:val="4"/>
          <w:sz w:val="20"/>
          <w:szCs w:val="20"/>
        </w:rPr>
        <w:t xml:space="preserve"> </w:t>
      </w:r>
      <w:r w:rsidRPr="002B767B">
        <w:rPr>
          <w:rFonts w:ascii="Verdana" w:eastAsia="MS PMincho" w:hAnsi="Verdana"/>
          <w:sz w:val="20"/>
          <w:szCs w:val="20"/>
        </w:rPr>
        <w:t>a</w:t>
      </w:r>
      <w:r w:rsidRPr="002B767B">
        <w:rPr>
          <w:rFonts w:ascii="Verdana" w:eastAsia="MS PMincho" w:hAnsi="Verdana"/>
          <w:spacing w:val="-6"/>
          <w:sz w:val="20"/>
          <w:szCs w:val="20"/>
        </w:rPr>
        <w:t>n</w:t>
      </w:r>
      <w:r w:rsidRPr="002B767B">
        <w:rPr>
          <w:rFonts w:ascii="Verdana" w:eastAsia="MS PMincho" w:hAnsi="Verdana"/>
          <w:sz w:val="20"/>
          <w:szCs w:val="20"/>
        </w:rPr>
        <w:t>y</w:t>
      </w:r>
      <w:r w:rsidRPr="002B767B">
        <w:rPr>
          <w:rFonts w:ascii="Verdana" w:eastAsia="MS PMincho" w:hAnsi="Verdana"/>
          <w:spacing w:val="-13"/>
          <w:sz w:val="20"/>
          <w:szCs w:val="20"/>
        </w:rPr>
        <w:t xml:space="preserve"> </w:t>
      </w:r>
      <w:r w:rsidRPr="002B767B">
        <w:rPr>
          <w:rFonts w:ascii="Verdana" w:eastAsia="MS PMincho" w:hAnsi="Verdana"/>
          <w:sz w:val="20"/>
          <w:szCs w:val="20"/>
        </w:rPr>
        <w:t>building</w:t>
      </w:r>
      <w:r w:rsidRPr="002B767B">
        <w:rPr>
          <w:rFonts w:ascii="Verdana" w:eastAsia="MS PMincho" w:hAnsi="Verdana"/>
          <w:spacing w:val="1"/>
          <w:sz w:val="20"/>
          <w:szCs w:val="20"/>
        </w:rPr>
        <w:t xml:space="preserve"> </w:t>
      </w:r>
      <w:r w:rsidRPr="002B767B">
        <w:rPr>
          <w:rFonts w:ascii="Verdana" w:eastAsia="MS PMincho" w:hAnsi="Verdana"/>
          <w:sz w:val="20"/>
          <w:szCs w:val="20"/>
        </w:rPr>
        <w:t>or</w:t>
      </w:r>
      <w:r w:rsidRPr="002B767B">
        <w:rPr>
          <w:rFonts w:ascii="Verdana" w:eastAsia="MS PMincho" w:hAnsi="Verdana"/>
          <w:spacing w:val="4"/>
          <w:sz w:val="20"/>
          <w:szCs w:val="20"/>
        </w:rPr>
        <w:t xml:space="preserve"> </w:t>
      </w:r>
      <w:r w:rsidRPr="002B767B">
        <w:rPr>
          <w:rFonts w:ascii="Verdana" w:eastAsia="MS PMincho" w:hAnsi="Verdana"/>
          <w:sz w:val="20"/>
          <w:szCs w:val="20"/>
        </w:rPr>
        <w:t>land</w:t>
      </w:r>
      <w:r w:rsidRPr="002B767B">
        <w:rPr>
          <w:rFonts w:ascii="Verdana" w:eastAsia="MS PMincho" w:hAnsi="Verdana"/>
          <w:spacing w:val="1"/>
          <w:sz w:val="20"/>
          <w:szCs w:val="20"/>
        </w:rPr>
        <w:t xml:space="preserve"> </w:t>
      </w:r>
      <w:r w:rsidRPr="002B767B">
        <w:rPr>
          <w:rFonts w:ascii="Verdana" w:eastAsia="MS PMincho" w:hAnsi="Verdana"/>
          <w:spacing w:val="-3"/>
          <w:sz w:val="20"/>
          <w:szCs w:val="20"/>
        </w:rPr>
        <w:t>o</w:t>
      </w:r>
      <w:r w:rsidRPr="002B767B">
        <w:rPr>
          <w:rFonts w:ascii="Verdana" w:eastAsia="MS PMincho" w:hAnsi="Verdana"/>
          <w:spacing w:val="-4"/>
          <w:sz w:val="20"/>
          <w:szCs w:val="20"/>
        </w:rPr>
        <w:t>v</w:t>
      </w:r>
      <w:r w:rsidRPr="002B767B">
        <w:rPr>
          <w:rFonts w:ascii="Verdana" w:eastAsia="MS PMincho" w:hAnsi="Verdana"/>
          <w:sz w:val="20"/>
          <w:szCs w:val="20"/>
        </w:rPr>
        <w:t>er</w:t>
      </w:r>
      <w:r w:rsidRPr="002B767B">
        <w:rPr>
          <w:rFonts w:ascii="Verdana" w:eastAsia="MS PMincho" w:hAnsi="Verdana"/>
          <w:spacing w:val="-10"/>
          <w:sz w:val="20"/>
          <w:szCs w:val="20"/>
        </w:rPr>
        <w:t xml:space="preserve"> </w:t>
      </w:r>
      <w:r w:rsidRPr="002B767B">
        <w:rPr>
          <w:rFonts w:ascii="Verdana" w:eastAsia="MS PMincho" w:hAnsi="Verdana"/>
          <w:sz w:val="20"/>
          <w:szCs w:val="20"/>
        </w:rPr>
        <w:t>whi</w:t>
      </w:r>
      <w:r w:rsidRPr="002B767B">
        <w:rPr>
          <w:rFonts w:ascii="Verdana" w:eastAsia="MS PMincho" w:hAnsi="Verdana"/>
          <w:spacing w:val="-2"/>
          <w:sz w:val="20"/>
          <w:szCs w:val="20"/>
        </w:rPr>
        <w:t>c</w:t>
      </w:r>
      <w:r w:rsidRPr="002B767B">
        <w:rPr>
          <w:rFonts w:ascii="Verdana" w:eastAsia="MS PMincho" w:hAnsi="Verdana"/>
          <w:sz w:val="20"/>
          <w:szCs w:val="20"/>
        </w:rPr>
        <w:t>h</w:t>
      </w:r>
      <w:r w:rsidRPr="002B767B">
        <w:rPr>
          <w:rFonts w:ascii="Verdana" w:eastAsia="MS PMincho" w:hAnsi="Verdana"/>
          <w:spacing w:val="-9"/>
          <w:sz w:val="20"/>
          <w:szCs w:val="20"/>
        </w:rPr>
        <w:t xml:space="preserve"> </w:t>
      </w:r>
      <w:r w:rsidRPr="002B767B">
        <w:rPr>
          <w:rFonts w:ascii="Verdana" w:eastAsia="MS PMincho" w:hAnsi="Verdana"/>
          <w:sz w:val="20"/>
          <w:szCs w:val="20"/>
        </w:rPr>
        <w:t>the</w:t>
      </w:r>
      <w:r w:rsidRPr="002B767B">
        <w:rPr>
          <w:rFonts w:ascii="Verdana" w:eastAsia="MS PMincho" w:hAnsi="Verdana"/>
          <w:spacing w:val="1"/>
          <w:sz w:val="20"/>
          <w:szCs w:val="20"/>
        </w:rPr>
        <w:t xml:space="preserve"> </w:t>
      </w:r>
      <w:r w:rsidRPr="002B767B">
        <w:rPr>
          <w:rFonts w:ascii="Verdana" w:eastAsia="MS PMincho" w:hAnsi="Verdana"/>
          <w:w w:val="94"/>
          <w:sz w:val="20"/>
          <w:szCs w:val="20"/>
        </w:rPr>
        <w:t>lease</w:t>
      </w:r>
      <w:r w:rsidRPr="002B767B">
        <w:rPr>
          <w:rFonts w:ascii="Verdana" w:eastAsia="MS PMincho" w:hAnsi="Verdana"/>
          <w:spacing w:val="-3"/>
          <w:w w:val="94"/>
          <w:sz w:val="20"/>
          <w:szCs w:val="20"/>
        </w:rPr>
        <w:t xml:space="preserve"> </w:t>
      </w:r>
      <w:r w:rsidRPr="002B767B">
        <w:rPr>
          <w:rFonts w:ascii="Verdana" w:eastAsia="MS PMincho" w:hAnsi="Verdana"/>
          <w:spacing w:val="-3"/>
          <w:sz w:val="20"/>
          <w:szCs w:val="20"/>
        </w:rPr>
        <w:t>c</w:t>
      </w:r>
      <w:r w:rsidRPr="002B767B">
        <w:rPr>
          <w:rFonts w:ascii="Verdana" w:eastAsia="MS PMincho" w:hAnsi="Verdana"/>
          <w:spacing w:val="-1"/>
          <w:sz w:val="20"/>
          <w:szCs w:val="20"/>
        </w:rPr>
        <w:t>o</w:t>
      </w:r>
      <w:r w:rsidRPr="002B767B">
        <w:rPr>
          <w:rFonts w:ascii="Verdana" w:eastAsia="MS PMincho" w:hAnsi="Verdana"/>
          <w:sz w:val="20"/>
          <w:szCs w:val="20"/>
        </w:rPr>
        <w:t>nfers</w:t>
      </w:r>
      <w:r w:rsidRPr="002B767B">
        <w:rPr>
          <w:rFonts w:ascii="Verdana" w:eastAsia="MS PMincho" w:hAnsi="Verdana"/>
          <w:spacing w:val="-6"/>
          <w:sz w:val="20"/>
          <w:szCs w:val="20"/>
        </w:rPr>
        <w:t xml:space="preserve"> </w:t>
      </w:r>
      <w:r w:rsidRPr="002B767B">
        <w:rPr>
          <w:rFonts w:ascii="Verdana" w:eastAsia="MS PMincho" w:hAnsi="Verdana"/>
          <w:spacing w:val="3"/>
          <w:sz w:val="20"/>
          <w:szCs w:val="20"/>
        </w:rPr>
        <w:t>r</w:t>
      </w:r>
      <w:r w:rsidRPr="002B767B">
        <w:rPr>
          <w:rFonts w:ascii="Verdana" w:eastAsia="MS PMincho" w:hAnsi="Verdana"/>
          <w:sz w:val="20"/>
          <w:szCs w:val="20"/>
        </w:rPr>
        <w:t>i</w:t>
      </w:r>
      <w:r w:rsidRPr="002B767B">
        <w:rPr>
          <w:rFonts w:ascii="Verdana" w:eastAsia="MS PMincho" w:hAnsi="Verdana"/>
          <w:spacing w:val="3"/>
          <w:sz w:val="20"/>
          <w:szCs w:val="20"/>
        </w:rPr>
        <w:t>g</w:t>
      </w:r>
      <w:r w:rsidRPr="002B767B">
        <w:rPr>
          <w:rFonts w:ascii="Verdana" w:eastAsia="MS PMincho" w:hAnsi="Verdana"/>
          <w:sz w:val="20"/>
          <w:szCs w:val="20"/>
        </w:rPr>
        <w:t>hts</w:t>
      </w:r>
      <w:r w:rsidR="00F92244" w:rsidRPr="002B767B">
        <w:rPr>
          <w:rFonts w:ascii="Verdana" w:eastAsia="MS PMincho" w:hAnsi="Verdana"/>
          <w:sz w:val="20"/>
          <w:szCs w:val="20"/>
        </w:rPr>
        <w:t>; for example,</w:t>
      </w:r>
      <w:r w:rsidRPr="002B767B">
        <w:rPr>
          <w:rFonts w:ascii="Verdana" w:eastAsia="MS PMincho" w:hAnsi="Verdana"/>
          <w:spacing w:val="-7"/>
          <w:w w:val="95"/>
          <w:sz w:val="20"/>
          <w:szCs w:val="20"/>
        </w:rPr>
        <w:t xml:space="preserve"> </w:t>
      </w:r>
      <w:r w:rsidRPr="002B767B">
        <w:rPr>
          <w:rFonts w:ascii="Verdana" w:eastAsia="MS PMincho" w:hAnsi="Verdana"/>
          <w:sz w:val="20"/>
          <w:szCs w:val="20"/>
        </w:rPr>
        <w:t>stai</w:t>
      </w:r>
      <w:r w:rsidRPr="002B767B">
        <w:rPr>
          <w:rFonts w:ascii="Verdana" w:eastAsia="MS PMincho" w:hAnsi="Verdana"/>
          <w:spacing w:val="-3"/>
          <w:sz w:val="20"/>
          <w:szCs w:val="20"/>
        </w:rPr>
        <w:t>r</w:t>
      </w:r>
      <w:r w:rsidRPr="002B767B">
        <w:rPr>
          <w:rFonts w:ascii="Verdana" w:eastAsia="MS PMincho" w:hAnsi="Verdana"/>
          <w:sz w:val="20"/>
          <w:szCs w:val="20"/>
        </w:rPr>
        <w:t>cases</w:t>
      </w:r>
      <w:r w:rsidRPr="002B767B">
        <w:rPr>
          <w:rFonts w:ascii="Verdana" w:eastAsia="MS PMincho" w:hAnsi="Verdana"/>
          <w:spacing w:val="-5"/>
          <w:sz w:val="20"/>
          <w:szCs w:val="20"/>
        </w:rPr>
        <w:t xml:space="preserve"> </w:t>
      </w:r>
      <w:r w:rsidRPr="002B767B">
        <w:rPr>
          <w:rFonts w:ascii="Verdana" w:eastAsia="MS PMincho" w:hAnsi="Verdana"/>
          <w:sz w:val="20"/>
          <w:szCs w:val="20"/>
        </w:rPr>
        <w:t>and</w:t>
      </w:r>
      <w:r w:rsidRPr="002B767B">
        <w:rPr>
          <w:rFonts w:ascii="Verdana" w:eastAsia="MS PMincho" w:hAnsi="Verdana"/>
          <w:spacing w:val="7"/>
          <w:sz w:val="20"/>
          <w:szCs w:val="20"/>
        </w:rPr>
        <w:t xml:space="preserve"> </w:t>
      </w:r>
      <w:r w:rsidRPr="002B767B">
        <w:rPr>
          <w:rFonts w:ascii="Verdana" w:eastAsia="MS PMincho" w:hAnsi="Verdana"/>
          <w:spacing w:val="-3"/>
          <w:sz w:val="20"/>
          <w:szCs w:val="20"/>
        </w:rPr>
        <w:t>c</w:t>
      </w:r>
      <w:r w:rsidRPr="002B767B">
        <w:rPr>
          <w:rFonts w:ascii="Verdana" w:eastAsia="MS PMincho" w:hAnsi="Verdana"/>
          <w:spacing w:val="-1"/>
          <w:sz w:val="20"/>
          <w:szCs w:val="20"/>
        </w:rPr>
        <w:t>o</w:t>
      </w:r>
      <w:r w:rsidRPr="002B767B">
        <w:rPr>
          <w:rFonts w:ascii="Verdana" w:eastAsia="MS PMincho" w:hAnsi="Verdana"/>
          <w:sz w:val="20"/>
          <w:szCs w:val="20"/>
        </w:rPr>
        <w:t>mmon</w:t>
      </w:r>
      <w:r w:rsidRPr="002B767B">
        <w:rPr>
          <w:rFonts w:ascii="Verdana" w:eastAsia="MS PMincho" w:hAnsi="Verdana"/>
          <w:spacing w:val="23"/>
          <w:sz w:val="20"/>
          <w:szCs w:val="20"/>
        </w:rPr>
        <w:t xml:space="preserve"> </w:t>
      </w:r>
      <w:r w:rsidRPr="002B767B">
        <w:rPr>
          <w:rFonts w:ascii="Verdana" w:eastAsia="MS PMincho" w:hAnsi="Verdana"/>
          <w:sz w:val="20"/>
          <w:szCs w:val="20"/>
        </w:rPr>
        <w:t>pa</w:t>
      </w:r>
      <w:r w:rsidRPr="002B767B">
        <w:rPr>
          <w:rFonts w:ascii="Verdana" w:eastAsia="MS PMincho" w:hAnsi="Verdana"/>
          <w:spacing w:val="4"/>
          <w:sz w:val="20"/>
          <w:szCs w:val="20"/>
        </w:rPr>
        <w:t>r</w:t>
      </w:r>
      <w:r w:rsidRPr="002B767B">
        <w:rPr>
          <w:rFonts w:ascii="Verdana" w:eastAsia="MS PMincho" w:hAnsi="Verdana"/>
          <w:sz w:val="20"/>
          <w:szCs w:val="20"/>
        </w:rPr>
        <w:t>ts</w:t>
      </w:r>
    </w:p>
    <w:p w14:paraId="12655116" w14:textId="77777777" w:rsidR="00BB5B2A" w:rsidRPr="002B767B" w:rsidRDefault="00BB5B2A" w:rsidP="00BB5B2A">
      <w:pPr>
        <w:widowControl w:val="0"/>
        <w:autoSpaceDE w:val="0"/>
        <w:autoSpaceDN w:val="0"/>
        <w:adjustRightInd w:val="0"/>
        <w:spacing w:line="243" w:lineRule="auto"/>
        <w:ind w:right="-39"/>
        <w:jc w:val="both"/>
        <w:rPr>
          <w:rFonts w:ascii="Verdana" w:eastAsia="MS PMincho" w:hAnsi="Verdana"/>
          <w:sz w:val="20"/>
          <w:szCs w:val="20"/>
        </w:rPr>
      </w:pPr>
    </w:p>
    <w:p w14:paraId="53E470BD" w14:textId="77777777" w:rsidR="00BB5B2A" w:rsidRPr="002B767B" w:rsidRDefault="00BB5B2A" w:rsidP="00F00A67">
      <w:pPr>
        <w:pStyle w:val="ListParagraph"/>
        <w:widowControl w:val="0"/>
        <w:numPr>
          <w:ilvl w:val="0"/>
          <w:numId w:val="36"/>
        </w:numPr>
        <w:autoSpaceDE w:val="0"/>
        <w:autoSpaceDN w:val="0"/>
        <w:adjustRightInd w:val="0"/>
        <w:spacing w:line="243" w:lineRule="auto"/>
        <w:ind w:right="-38"/>
        <w:jc w:val="both"/>
        <w:rPr>
          <w:rFonts w:ascii="Verdana" w:eastAsia="MS PMincho" w:hAnsi="Verdana"/>
          <w:spacing w:val="-7"/>
          <w:sz w:val="20"/>
          <w:szCs w:val="20"/>
        </w:rPr>
      </w:pPr>
      <w:r w:rsidRPr="002B767B">
        <w:rPr>
          <w:rFonts w:ascii="Verdana" w:eastAsia="MS PMincho" w:hAnsi="Verdana"/>
          <w:sz w:val="20"/>
          <w:szCs w:val="20"/>
        </w:rPr>
        <w:t>the</w:t>
      </w:r>
      <w:r w:rsidRPr="002B767B">
        <w:rPr>
          <w:rFonts w:ascii="Verdana" w:eastAsia="MS PMincho" w:hAnsi="Verdana"/>
          <w:spacing w:val="-3"/>
          <w:sz w:val="20"/>
          <w:szCs w:val="20"/>
        </w:rPr>
        <w:t xml:space="preserve"> </w:t>
      </w:r>
      <w:r w:rsidRPr="002B767B">
        <w:rPr>
          <w:rFonts w:ascii="Verdana" w:eastAsia="MS PMincho" w:hAnsi="Verdana"/>
          <w:sz w:val="20"/>
          <w:szCs w:val="20"/>
        </w:rPr>
        <w:t>insu</w:t>
      </w:r>
      <w:r w:rsidRPr="002B767B">
        <w:rPr>
          <w:rFonts w:ascii="Verdana" w:eastAsia="MS PMincho" w:hAnsi="Verdana"/>
          <w:spacing w:val="2"/>
          <w:sz w:val="20"/>
          <w:szCs w:val="20"/>
        </w:rPr>
        <w:t>r</w:t>
      </w:r>
      <w:r w:rsidRPr="002B767B">
        <w:rPr>
          <w:rFonts w:ascii="Verdana" w:eastAsia="MS PMincho" w:hAnsi="Verdana"/>
          <w:sz w:val="20"/>
          <w:szCs w:val="20"/>
        </w:rPr>
        <w:t>an</w:t>
      </w:r>
      <w:r w:rsidRPr="002B767B">
        <w:rPr>
          <w:rFonts w:ascii="Verdana" w:eastAsia="MS PMincho" w:hAnsi="Verdana"/>
          <w:spacing w:val="-3"/>
          <w:sz w:val="20"/>
          <w:szCs w:val="20"/>
        </w:rPr>
        <w:t>c</w:t>
      </w:r>
      <w:r w:rsidRPr="002B767B">
        <w:rPr>
          <w:rFonts w:ascii="Verdana" w:eastAsia="MS PMincho" w:hAnsi="Verdana"/>
          <w:sz w:val="20"/>
          <w:szCs w:val="20"/>
        </w:rPr>
        <w:t>e</w:t>
      </w:r>
      <w:r w:rsidRPr="002B767B">
        <w:rPr>
          <w:rFonts w:ascii="Verdana" w:eastAsia="MS PMincho" w:hAnsi="Verdana"/>
          <w:spacing w:val="-5"/>
          <w:sz w:val="20"/>
          <w:szCs w:val="20"/>
        </w:rPr>
        <w:t xml:space="preserve"> </w:t>
      </w:r>
      <w:r w:rsidRPr="002B767B">
        <w:rPr>
          <w:rFonts w:ascii="Verdana" w:eastAsia="MS PMincho" w:hAnsi="Verdana"/>
          <w:sz w:val="20"/>
          <w:szCs w:val="20"/>
        </w:rPr>
        <w:t>of</w:t>
      </w:r>
      <w:r w:rsidRPr="002B767B">
        <w:rPr>
          <w:rFonts w:ascii="Verdana" w:eastAsia="MS PMincho" w:hAnsi="Verdana"/>
          <w:spacing w:val="-7"/>
          <w:sz w:val="20"/>
          <w:szCs w:val="20"/>
        </w:rPr>
        <w:t xml:space="preserve"> </w:t>
      </w:r>
      <w:r w:rsidRPr="002B767B">
        <w:rPr>
          <w:rFonts w:ascii="Verdana" w:eastAsia="MS PMincho" w:hAnsi="Verdana"/>
          <w:sz w:val="20"/>
          <w:szCs w:val="20"/>
        </w:rPr>
        <w:t>the</w:t>
      </w:r>
      <w:r w:rsidRPr="002B767B">
        <w:rPr>
          <w:rFonts w:ascii="Verdana" w:eastAsia="MS PMincho" w:hAnsi="Verdana"/>
          <w:spacing w:val="-3"/>
          <w:sz w:val="20"/>
          <w:szCs w:val="20"/>
        </w:rPr>
        <w:t xml:space="preserve"> </w:t>
      </w:r>
      <w:r w:rsidRPr="002B767B">
        <w:rPr>
          <w:rFonts w:ascii="Verdana" w:eastAsia="MS PMincho" w:hAnsi="Verdana"/>
          <w:sz w:val="20"/>
          <w:szCs w:val="20"/>
        </w:rPr>
        <w:t>building</w:t>
      </w:r>
      <w:r w:rsidRPr="002B767B">
        <w:rPr>
          <w:rFonts w:ascii="Verdana" w:eastAsia="MS PMincho" w:hAnsi="Verdana"/>
          <w:spacing w:val="-3"/>
          <w:sz w:val="20"/>
          <w:szCs w:val="20"/>
        </w:rPr>
        <w:t xml:space="preserve"> c</w:t>
      </w:r>
      <w:r w:rsidRPr="002B767B">
        <w:rPr>
          <w:rFonts w:ascii="Verdana" w:eastAsia="MS PMincho" w:hAnsi="Verdana"/>
          <w:spacing w:val="-1"/>
          <w:sz w:val="20"/>
          <w:szCs w:val="20"/>
        </w:rPr>
        <w:t>o</w:t>
      </w:r>
      <w:r w:rsidRPr="002B767B">
        <w:rPr>
          <w:rFonts w:ascii="Verdana" w:eastAsia="MS PMincho" w:hAnsi="Verdana"/>
          <w:sz w:val="20"/>
          <w:szCs w:val="20"/>
        </w:rPr>
        <w:t>ntaining</w:t>
      </w:r>
      <w:r w:rsidRPr="002B767B">
        <w:rPr>
          <w:rFonts w:ascii="Verdana" w:eastAsia="MS PMincho" w:hAnsi="Verdana"/>
          <w:spacing w:val="1"/>
          <w:sz w:val="20"/>
          <w:szCs w:val="20"/>
        </w:rPr>
        <w:t xml:space="preserve"> </w:t>
      </w:r>
      <w:r w:rsidRPr="002B767B">
        <w:rPr>
          <w:rFonts w:ascii="Verdana" w:eastAsia="MS PMincho" w:hAnsi="Verdana"/>
          <w:sz w:val="20"/>
          <w:szCs w:val="20"/>
        </w:rPr>
        <w:t>the</w:t>
      </w:r>
      <w:r w:rsidRPr="002B767B">
        <w:rPr>
          <w:rFonts w:ascii="Verdana" w:eastAsia="MS PMincho" w:hAnsi="Verdana"/>
          <w:spacing w:val="-3"/>
          <w:sz w:val="20"/>
          <w:szCs w:val="20"/>
        </w:rPr>
        <w:t xml:space="preserve"> </w:t>
      </w:r>
      <w:r w:rsidRPr="002B767B">
        <w:rPr>
          <w:rFonts w:ascii="Verdana" w:eastAsia="MS PMincho" w:hAnsi="Verdana"/>
          <w:sz w:val="20"/>
          <w:szCs w:val="20"/>
        </w:rPr>
        <w:t>flat</w:t>
      </w:r>
      <w:r w:rsidRPr="002B767B">
        <w:rPr>
          <w:rFonts w:ascii="Verdana" w:eastAsia="MS PMincho" w:hAnsi="Verdana"/>
          <w:spacing w:val="-18"/>
          <w:sz w:val="20"/>
          <w:szCs w:val="20"/>
        </w:rPr>
        <w:t xml:space="preserve"> </w:t>
      </w:r>
      <w:r w:rsidRPr="002B767B">
        <w:rPr>
          <w:rFonts w:ascii="Verdana" w:eastAsia="MS PMincho" w:hAnsi="Verdana"/>
          <w:sz w:val="20"/>
          <w:szCs w:val="20"/>
        </w:rPr>
        <w:t>or of</w:t>
      </w:r>
      <w:r w:rsidRPr="002B767B">
        <w:rPr>
          <w:rFonts w:ascii="Verdana" w:eastAsia="MS PMincho" w:hAnsi="Verdana"/>
          <w:spacing w:val="-7"/>
          <w:sz w:val="20"/>
          <w:szCs w:val="20"/>
        </w:rPr>
        <w:t xml:space="preserve"> </w:t>
      </w:r>
      <w:r w:rsidRPr="002B767B">
        <w:rPr>
          <w:rFonts w:ascii="Verdana" w:eastAsia="MS PMincho" w:hAnsi="Verdana"/>
          <w:sz w:val="20"/>
          <w:szCs w:val="20"/>
        </w:rPr>
        <w:t>a</w:t>
      </w:r>
      <w:r w:rsidRPr="002B767B">
        <w:rPr>
          <w:rFonts w:ascii="Verdana" w:eastAsia="MS PMincho" w:hAnsi="Verdana"/>
          <w:spacing w:val="-5"/>
          <w:sz w:val="20"/>
          <w:szCs w:val="20"/>
        </w:rPr>
        <w:t>n</w:t>
      </w:r>
      <w:r w:rsidRPr="002B767B">
        <w:rPr>
          <w:rFonts w:ascii="Verdana" w:eastAsia="MS PMincho" w:hAnsi="Verdana"/>
          <w:sz w:val="20"/>
          <w:szCs w:val="20"/>
        </w:rPr>
        <w:t>y</w:t>
      </w:r>
      <w:r w:rsidRPr="002B767B">
        <w:rPr>
          <w:rFonts w:ascii="Verdana" w:eastAsia="MS PMincho" w:hAnsi="Verdana"/>
          <w:spacing w:val="-17"/>
          <w:sz w:val="20"/>
          <w:szCs w:val="20"/>
        </w:rPr>
        <w:t xml:space="preserve"> </w:t>
      </w:r>
      <w:r w:rsidRPr="002B767B">
        <w:rPr>
          <w:rFonts w:ascii="Verdana" w:eastAsia="MS PMincho" w:hAnsi="Verdana"/>
          <w:sz w:val="20"/>
          <w:szCs w:val="20"/>
        </w:rPr>
        <w:t>su</w:t>
      </w:r>
      <w:r w:rsidRPr="002B767B">
        <w:rPr>
          <w:rFonts w:ascii="Verdana" w:eastAsia="MS PMincho" w:hAnsi="Verdana"/>
          <w:spacing w:val="-2"/>
          <w:sz w:val="20"/>
          <w:szCs w:val="20"/>
        </w:rPr>
        <w:t>c</w:t>
      </w:r>
      <w:r w:rsidRPr="002B767B">
        <w:rPr>
          <w:rFonts w:ascii="Verdana" w:eastAsia="MS PMincho" w:hAnsi="Verdana"/>
          <w:sz w:val="20"/>
          <w:szCs w:val="20"/>
        </w:rPr>
        <w:t>h</w:t>
      </w:r>
      <w:r w:rsidRPr="002B767B">
        <w:rPr>
          <w:rFonts w:ascii="Verdana" w:eastAsia="MS PMincho" w:hAnsi="Verdana"/>
          <w:spacing w:val="-7"/>
          <w:sz w:val="20"/>
          <w:szCs w:val="20"/>
        </w:rPr>
        <w:t xml:space="preserve"> </w:t>
      </w:r>
      <w:r w:rsidRPr="002B767B">
        <w:rPr>
          <w:rFonts w:ascii="Verdana" w:eastAsia="MS PMincho" w:hAnsi="Verdana"/>
          <w:sz w:val="20"/>
          <w:szCs w:val="20"/>
        </w:rPr>
        <w:t>land</w:t>
      </w:r>
      <w:r w:rsidRPr="002B767B">
        <w:rPr>
          <w:rFonts w:ascii="Verdana" w:eastAsia="MS PMincho" w:hAnsi="Verdana"/>
          <w:spacing w:val="7"/>
          <w:sz w:val="20"/>
          <w:szCs w:val="20"/>
        </w:rPr>
        <w:t xml:space="preserve"> </w:t>
      </w:r>
      <w:r w:rsidRPr="002B767B">
        <w:rPr>
          <w:rFonts w:ascii="Verdana" w:eastAsia="MS PMincho" w:hAnsi="Verdana"/>
          <w:sz w:val="20"/>
          <w:szCs w:val="20"/>
        </w:rPr>
        <w:t>or</w:t>
      </w:r>
      <w:r w:rsidRPr="002B767B">
        <w:rPr>
          <w:rFonts w:ascii="Verdana" w:eastAsia="MS PMincho" w:hAnsi="Verdana"/>
          <w:spacing w:val="5"/>
          <w:sz w:val="20"/>
          <w:szCs w:val="20"/>
        </w:rPr>
        <w:t xml:space="preserve"> </w:t>
      </w:r>
      <w:r w:rsidRPr="002B767B">
        <w:rPr>
          <w:rFonts w:ascii="Verdana" w:eastAsia="MS PMincho" w:hAnsi="Verdana"/>
          <w:w w:val="101"/>
          <w:sz w:val="20"/>
          <w:szCs w:val="20"/>
        </w:rPr>
        <w:t>building</w:t>
      </w:r>
      <w:r w:rsidRPr="002B767B">
        <w:rPr>
          <w:rFonts w:ascii="Verdana" w:eastAsia="MS PMincho" w:hAnsi="Verdana"/>
          <w:spacing w:val="-5"/>
          <w:sz w:val="20"/>
          <w:szCs w:val="20"/>
        </w:rPr>
        <w:t xml:space="preserve"> </w:t>
      </w:r>
      <w:r w:rsidRPr="002B767B">
        <w:rPr>
          <w:rFonts w:ascii="Verdana" w:eastAsia="MS PMincho" w:hAnsi="Verdana"/>
          <w:w w:val="98"/>
          <w:sz w:val="20"/>
          <w:szCs w:val="20"/>
        </w:rPr>
        <w:t>let</w:t>
      </w:r>
      <w:r w:rsidRPr="002B767B">
        <w:rPr>
          <w:rFonts w:ascii="Verdana" w:eastAsia="MS PMincho" w:hAnsi="Verdana"/>
          <w:spacing w:val="-5"/>
          <w:sz w:val="20"/>
          <w:szCs w:val="20"/>
        </w:rPr>
        <w:t xml:space="preserve"> </w:t>
      </w:r>
      <w:r w:rsidRPr="002B767B">
        <w:rPr>
          <w:rFonts w:ascii="Verdana" w:eastAsia="MS PMincho" w:hAnsi="Verdana"/>
          <w:sz w:val="20"/>
          <w:szCs w:val="20"/>
        </w:rPr>
        <w:t>under</w:t>
      </w:r>
      <w:r w:rsidRPr="002B767B">
        <w:rPr>
          <w:rFonts w:ascii="Verdana" w:eastAsia="MS PMincho" w:hAnsi="Verdana"/>
          <w:spacing w:val="18"/>
          <w:sz w:val="20"/>
          <w:szCs w:val="20"/>
        </w:rPr>
        <w:t xml:space="preserve"> </w:t>
      </w:r>
      <w:r w:rsidRPr="002B767B">
        <w:rPr>
          <w:rFonts w:ascii="Verdana" w:eastAsia="MS PMincho" w:hAnsi="Verdana"/>
          <w:sz w:val="20"/>
          <w:szCs w:val="20"/>
        </w:rPr>
        <w:t>the</w:t>
      </w:r>
      <w:r w:rsidRPr="002B767B">
        <w:rPr>
          <w:rFonts w:ascii="Verdana" w:eastAsia="MS PMincho" w:hAnsi="Verdana"/>
          <w:spacing w:val="2"/>
          <w:sz w:val="20"/>
          <w:szCs w:val="20"/>
        </w:rPr>
        <w:t xml:space="preserve"> </w:t>
      </w:r>
      <w:r w:rsidRPr="002B767B">
        <w:rPr>
          <w:rFonts w:ascii="Verdana" w:eastAsia="MS PMincho" w:hAnsi="Verdana"/>
          <w:sz w:val="20"/>
          <w:szCs w:val="20"/>
        </w:rPr>
        <w:t>lease</w:t>
      </w:r>
    </w:p>
    <w:p w14:paraId="7DC5E1E4" w14:textId="77777777" w:rsidR="00BB5B2A" w:rsidRPr="002B767B" w:rsidRDefault="00BB5B2A" w:rsidP="00F90A85">
      <w:pPr>
        <w:widowControl w:val="0"/>
        <w:autoSpaceDE w:val="0"/>
        <w:autoSpaceDN w:val="0"/>
        <w:adjustRightInd w:val="0"/>
        <w:spacing w:line="280" w:lineRule="exact"/>
        <w:rPr>
          <w:rFonts w:ascii="Verdana" w:eastAsia="MS PMincho" w:hAnsi="Verdana"/>
          <w:sz w:val="20"/>
          <w:szCs w:val="20"/>
        </w:rPr>
      </w:pPr>
    </w:p>
    <w:p w14:paraId="2B77E2DD" w14:textId="77777777" w:rsidR="00BB5B2A" w:rsidRPr="002B767B" w:rsidRDefault="00BB5B2A" w:rsidP="00F00A67">
      <w:pPr>
        <w:pStyle w:val="ListParagraph"/>
        <w:widowControl w:val="0"/>
        <w:numPr>
          <w:ilvl w:val="0"/>
          <w:numId w:val="36"/>
        </w:numPr>
        <w:autoSpaceDE w:val="0"/>
        <w:autoSpaceDN w:val="0"/>
        <w:adjustRightInd w:val="0"/>
        <w:spacing w:line="243" w:lineRule="auto"/>
        <w:ind w:right="-39"/>
        <w:rPr>
          <w:rFonts w:ascii="Verdana" w:eastAsia="MS PMincho" w:hAnsi="Verdana"/>
          <w:spacing w:val="-2"/>
          <w:sz w:val="20"/>
          <w:szCs w:val="20"/>
        </w:rPr>
      </w:pPr>
      <w:r w:rsidRPr="002B767B">
        <w:rPr>
          <w:rFonts w:ascii="Verdana" w:eastAsia="MS PMincho" w:hAnsi="Verdana"/>
          <w:sz w:val="20"/>
          <w:szCs w:val="20"/>
        </w:rPr>
        <w:t>the</w:t>
      </w:r>
      <w:r w:rsidRPr="002B767B">
        <w:rPr>
          <w:rFonts w:ascii="Verdana" w:eastAsia="MS PMincho" w:hAnsi="Verdana"/>
          <w:spacing w:val="7"/>
          <w:sz w:val="20"/>
          <w:szCs w:val="20"/>
        </w:rPr>
        <w:t xml:space="preserve"> </w:t>
      </w:r>
      <w:r w:rsidRPr="002B767B">
        <w:rPr>
          <w:rFonts w:ascii="Verdana" w:eastAsia="MS PMincho" w:hAnsi="Verdana"/>
          <w:spacing w:val="-3"/>
          <w:sz w:val="20"/>
          <w:szCs w:val="20"/>
        </w:rPr>
        <w:t>r</w:t>
      </w:r>
      <w:r w:rsidRPr="002B767B">
        <w:rPr>
          <w:rFonts w:ascii="Verdana" w:eastAsia="MS PMincho" w:hAnsi="Verdana"/>
          <w:sz w:val="20"/>
          <w:szCs w:val="20"/>
        </w:rPr>
        <w:t>epair</w:t>
      </w:r>
      <w:r w:rsidRPr="002B767B">
        <w:rPr>
          <w:rFonts w:ascii="Verdana" w:eastAsia="MS PMincho" w:hAnsi="Verdana"/>
          <w:spacing w:val="8"/>
          <w:sz w:val="20"/>
          <w:szCs w:val="20"/>
        </w:rPr>
        <w:t xml:space="preserve"> </w:t>
      </w:r>
      <w:r w:rsidRPr="002B767B">
        <w:rPr>
          <w:rFonts w:ascii="Verdana" w:eastAsia="MS PMincho" w:hAnsi="Verdana"/>
          <w:sz w:val="20"/>
          <w:szCs w:val="20"/>
        </w:rPr>
        <w:t>or</w:t>
      </w:r>
      <w:r w:rsidRPr="002B767B">
        <w:rPr>
          <w:rFonts w:ascii="Verdana" w:eastAsia="MS PMincho" w:hAnsi="Verdana"/>
          <w:spacing w:val="10"/>
          <w:sz w:val="20"/>
          <w:szCs w:val="20"/>
        </w:rPr>
        <w:t xml:space="preserve"> </w:t>
      </w:r>
      <w:r w:rsidRPr="002B767B">
        <w:rPr>
          <w:rFonts w:ascii="Verdana" w:eastAsia="MS PMincho" w:hAnsi="Verdana"/>
          <w:sz w:val="20"/>
          <w:szCs w:val="20"/>
        </w:rPr>
        <w:t>main</w:t>
      </w:r>
      <w:r w:rsidRPr="002B767B">
        <w:rPr>
          <w:rFonts w:ascii="Verdana" w:eastAsia="MS PMincho" w:hAnsi="Verdana"/>
          <w:spacing w:val="-2"/>
          <w:sz w:val="20"/>
          <w:szCs w:val="20"/>
        </w:rPr>
        <w:t>t</w:t>
      </w:r>
      <w:r w:rsidRPr="002B767B">
        <w:rPr>
          <w:rFonts w:ascii="Verdana" w:eastAsia="MS PMincho" w:hAnsi="Verdana"/>
          <w:sz w:val="20"/>
          <w:szCs w:val="20"/>
        </w:rPr>
        <w:t>enan</w:t>
      </w:r>
      <w:r w:rsidRPr="002B767B">
        <w:rPr>
          <w:rFonts w:ascii="Verdana" w:eastAsia="MS PMincho" w:hAnsi="Verdana"/>
          <w:spacing w:val="-3"/>
          <w:sz w:val="20"/>
          <w:szCs w:val="20"/>
        </w:rPr>
        <w:t>c</w:t>
      </w:r>
      <w:r w:rsidRPr="002B767B">
        <w:rPr>
          <w:rFonts w:ascii="Verdana" w:eastAsia="MS PMincho" w:hAnsi="Verdana"/>
          <w:sz w:val="20"/>
          <w:szCs w:val="20"/>
        </w:rPr>
        <w:t>e</w:t>
      </w:r>
      <w:r w:rsidRPr="002B767B">
        <w:rPr>
          <w:rFonts w:ascii="Verdana" w:eastAsia="MS PMincho" w:hAnsi="Verdana"/>
          <w:spacing w:val="14"/>
          <w:sz w:val="20"/>
          <w:szCs w:val="20"/>
        </w:rPr>
        <w:t xml:space="preserve"> </w:t>
      </w:r>
      <w:r w:rsidRPr="002B767B">
        <w:rPr>
          <w:rFonts w:ascii="Verdana" w:eastAsia="MS PMincho" w:hAnsi="Verdana"/>
          <w:sz w:val="20"/>
          <w:szCs w:val="20"/>
        </w:rPr>
        <w:t>of</w:t>
      </w:r>
      <w:r w:rsidRPr="002B767B">
        <w:rPr>
          <w:rFonts w:ascii="Verdana" w:eastAsia="MS PMincho" w:hAnsi="Verdana"/>
          <w:spacing w:val="2"/>
          <w:sz w:val="20"/>
          <w:szCs w:val="20"/>
        </w:rPr>
        <w:t xml:space="preserve"> </w:t>
      </w:r>
      <w:r w:rsidRPr="002B767B">
        <w:rPr>
          <w:rFonts w:ascii="Verdana" w:eastAsia="MS PMincho" w:hAnsi="Verdana"/>
          <w:sz w:val="20"/>
          <w:szCs w:val="20"/>
        </w:rPr>
        <w:t>a</w:t>
      </w:r>
      <w:r w:rsidRPr="002B767B">
        <w:rPr>
          <w:rFonts w:ascii="Verdana" w:eastAsia="MS PMincho" w:hAnsi="Verdana"/>
          <w:spacing w:val="-6"/>
          <w:sz w:val="20"/>
          <w:szCs w:val="20"/>
        </w:rPr>
        <w:t>n</w:t>
      </w:r>
      <w:r w:rsidRPr="002B767B">
        <w:rPr>
          <w:rFonts w:ascii="Verdana" w:eastAsia="MS PMincho" w:hAnsi="Verdana"/>
          <w:sz w:val="20"/>
          <w:szCs w:val="20"/>
        </w:rPr>
        <w:t>y</w:t>
      </w:r>
      <w:r w:rsidRPr="002B767B">
        <w:rPr>
          <w:rFonts w:ascii="Verdana" w:eastAsia="MS PMincho" w:hAnsi="Verdana"/>
          <w:spacing w:val="-7"/>
          <w:sz w:val="20"/>
          <w:szCs w:val="20"/>
        </w:rPr>
        <w:t xml:space="preserve"> </w:t>
      </w:r>
      <w:r w:rsidRPr="002B767B">
        <w:rPr>
          <w:rFonts w:ascii="Verdana" w:eastAsia="MS PMincho" w:hAnsi="Verdana"/>
          <w:sz w:val="20"/>
          <w:szCs w:val="20"/>
        </w:rPr>
        <w:t>installations and</w:t>
      </w:r>
      <w:r w:rsidRPr="002B767B">
        <w:rPr>
          <w:rFonts w:ascii="Verdana" w:eastAsia="MS PMincho" w:hAnsi="Verdana"/>
          <w:spacing w:val="12"/>
          <w:sz w:val="20"/>
          <w:szCs w:val="20"/>
        </w:rPr>
        <w:t xml:space="preserve"> </w:t>
      </w:r>
      <w:r w:rsidRPr="002B767B">
        <w:rPr>
          <w:rFonts w:ascii="Verdana" w:eastAsia="MS PMincho" w:hAnsi="Verdana"/>
          <w:sz w:val="20"/>
          <w:szCs w:val="20"/>
        </w:rPr>
        <w:t>the</w:t>
      </w:r>
      <w:r w:rsidRPr="002B767B">
        <w:rPr>
          <w:rFonts w:ascii="Verdana" w:eastAsia="MS PMincho" w:hAnsi="Verdana"/>
          <w:spacing w:val="7"/>
          <w:sz w:val="20"/>
          <w:szCs w:val="20"/>
        </w:rPr>
        <w:t xml:space="preserve"> </w:t>
      </w:r>
      <w:r w:rsidRPr="002B767B">
        <w:rPr>
          <w:rFonts w:ascii="Verdana" w:eastAsia="MS PMincho" w:hAnsi="Verdana"/>
          <w:sz w:val="20"/>
          <w:szCs w:val="20"/>
        </w:rPr>
        <w:t>p</w:t>
      </w:r>
      <w:r w:rsidRPr="002B767B">
        <w:rPr>
          <w:rFonts w:ascii="Verdana" w:eastAsia="MS PMincho" w:hAnsi="Verdana"/>
          <w:spacing w:val="-3"/>
          <w:sz w:val="20"/>
          <w:szCs w:val="20"/>
        </w:rPr>
        <w:t>ro</w:t>
      </w:r>
      <w:r w:rsidRPr="002B767B">
        <w:rPr>
          <w:rFonts w:ascii="Verdana" w:eastAsia="MS PMincho" w:hAnsi="Verdana"/>
          <w:spacing w:val="4"/>
          <w:sz w:val="20"/>
          <w:szCs w:val="20"/>
        </w:rPr>
        <w:t>v</w:t>
      </w:r>
      <w:r w:rsidRPr="002B767B">
        <w:rPr>
          <w:rFonts w:ascii="Verdana" w:eastAsia="MS PMincho" w:hAnsi="Verdana"/>
          <w:sz w:val="20"/>
          <w:szCs w:val="20"/>
        </w:rPr>
        <w:t>ision</w:t>
      </w:r>
      <w:r w:rsidRPr="002B767B">
        <w:rPr>
          <w:rFonts w:ascii="Verdana" w:eastAsia="MS PMincho" w:hAnsi="Verdana"/>
          <w:spacing w:val="1"/>
          <w:sz w:val="20"/>
          <w:szCs w:val="20"/>
        </w:rPr>
        <w:t xml:space="preserve"> </w:t>
      </w:r>
      <w:r w:rsidRPr="002B767B">
        <w:rPr>
          <w:rFonts w:ascii="Verdana" w:eastAsia="MS PMincho" w:hAnsi="Verdana"/>
          <w:sz w:val="20"/>
          <w:szCs w:val="20"/>
        </w:rPr>
        <w:t>or</w:t>
      </w:r>
      <w:r w:rsidR="0096135E" w:rsidRPr="002B767B">
        <w:rPr>
          <w:rFonts w:ascii="Verdana" w:eastAsia="MS PMincho" w:hAnsi="Verdana"/>
          <w:spacing w:val="10"/>
          <w:sz w:val="20"/>
          <w:szCs w:val="20"/>
        </w:rPr>
        <w:t xml:space="preserve"> </w:t>
      </w:r>
      <w:r w:rsidRPr="002B767B">
        <w:rPr>
          <w:rFonts w:ascii="Verdana" w:eastAsia="MS PMincho" w:hAnsi="Verdana"/>
          <w:w w:val="104"/>
          <w:sz w:val="20"/>
          <w:szCs w:val="20"/>
        </w:rPr>
        <w:t>main</w:t>
      </w:r>
      <w:r w:rsidRPr="002B767B">
        <w:rPr>
          <w:rFonts w:ascii="Verdana" w:eastAsia="MS PMincho" w:hAnsi="Verdana"/>
          <w:spacing w:val="-2"/>
          <w:w w:val="104"/>
          <w:sz w:val="20"/>
          <w:szCs w:val="20"/>
        </w:rPr>
        <w:t>t</w:t>
      </w:r>
      <w:r w:rsidRPr="002B767B">
        <w:rPr>
          <w:rFonts w:ascii="Verdana" w:eastAsia="MS PMincho" w:hAnsi="Verdana"/>
          <w:w w:val="101"/>
          <w:sz w:val="20"/>
          <w:szCs w:val="20"/>
        </w:rPr>
        <w:t>enan</w:t>
      </w:r>
      <w:r w:rsidRPr="002B767B">
        <w:rPr>
          <w:rFonts w:ascii="Verdana" w:eastAsia="MS PMincho" w:hAnsi="Verdana"/>
          <w:spacing w:val="-3"/>
          <w:w w:val="101"/>
          <w:sz w:val="20"/>
          <w:szCs w:val="20"/>
        </w:rPr>
        <w:t>c</w:t>
      </w:r>
      <w:r w:rsidRPr="002B767B">
        <w:rPr>
          <w:rFonts w:ascii="Verdana" w:eastAsia="MS PMincho" w:hAnsi="Verdana"/>
          <w:w w:val="94"/>
          <w:sz w:val="20"/>
          <w:szCs w:val="20"/>
        </w:rPr>
        <w:t>e</w:t>
      </w:r>
      <w:r w:rsidRPr="002B767B">
        <w:rPr>
          <w:rFonts w:ascii="Verdana" w:eastAsia="MS PMincho" w:hAnsi="Verdana"/>
          <w:spacing w:val="-5"/>
          <w:sz w:val="20"/>
          <w:szCs w:val="20"/>
        </w:rPr>
        <w:t xml:space="preserve"> </w:t>
      </w:r>
      <w:r w:rsidRPr="002B767B">
        <w:rPr>
          <w:rFonts w:ascii="Verdana" w:eastAsia="MS PMincho" w:hAnsi="Verdana"/>
          <w:sz w:val="20"/>
          <w:szCs w:val="20"/>
        </w:rPr>
        <w:t>of</w:t>
      </w:r>
      <w:r w:rsidRPr="002B767B">
        <w:rPr>
          <w:rFonts w:ascii="Verdana" w:eastAsia="MS PMincho" w:hAnsi="Verdana"/>
          <w:spacing w:val="-3"/>
          <w:sz w:val="20"/>
          <w:szCs w:val="20"/>
        </w:rPr>
        <w:t xml:space="preserve"> </w:t>
      </w:r>
      <w:r w:rsidRPr="002B767B">
        <w:rPr>
          <w:rFonts w:ascii="Verdana" w:eastAsia="MS PMincho" w:hAnsi="Verdana"/>
          <w:w w:val="95"/>
          <w:sz w:val="20"/>
          <w:szCs w:val="20"/>
        </w:rPr>
        <w:t>se</w:t>
      </w:r>
      <w:r w:rsidRPr="002B767B">
        <w:rPr>
          <w:rFonts w:ascii="Verdana" w:eastAsia="MS PMincho" w:hAnsi="Verdana"/>
          <w:spacing w:val="5"/>
          <w:w w:val="95"/>
          <w:sz w:val="20"/>
          <w:szCs w:val="20"/>
        </w:rPr>
        <w:t>r</w:t>
      </w:r>
      <w:r w:rsidRPr="002B767B">
        <w:rPr>
          <w:rFonts w:ascii="Verdana" w:eastAsia="MS PMincho" w:hAnsi="Verdana"/>
          <w:spacing w:val="4"/>
          <w:w w:val="95"/>
          <w:sz w:val="20"/>
          <w:szCs w:val="20"/>
        </w:rPr>
        <w:t>v</w:t>
      </w:r>
      <w:r w:rsidRPr="002B767B">
        <w:rPr>
          <w:rFonts w:ascii="Verdana" w:eastAsia="MS PMincho" w:hAnsi="Verdana"/>
          <w:w w:val="95"/>
          <w:sz w:val="20"/>
          <w:szCs w:val="20"/>
        </w:rPr>
        <w:t>i</w:t>
      </w:r>
      <w:r w:rsidRPr="002B767B">
        <w:rPr>
          <w:rFonts w:ascii="Verdana" w:eastAsia="MS PMincho" w:hAnsi="Verdana"/>
          <w:spacing w:val="-3"/>
          <w:w w:val="95"/>
          <w:sz w:val="20"/>
          <w:szCs w:val="20"/>
        </w:rPr>
        <w:t>c</w:t>
      </w:r>
      <w:r w:rsidRPr="002B767B">
        <w:rPr>
          <w:rFonts w:ascii="Verdana" w:eastAsia="MS PMincho" w:hAnsi="Verdana"/>
          <w:w w:val="95"/>
          <w:sz w:val="20"/>
          <w:szCs w:val="20"/>
        </w:rPr>
        <w:t>es</w:t>
      </w:r>
      <w:r w:rsidRPr="002B767B">
        <w:rPr>
          <w:rFonts w:ascii="Verdana" w:eastAsia="MS PMincho" w:hAnsi="Verdana"/>
          <w:spacing w:val="3"/>
          <w:w w:val="95"/>
          <w:sz w:val="20"/>
          <w:szCs w:val="20"/>
        </w:rPr>
        <w:t xml:space="preserve"> </w:t>
      </w:r>
      <w:r w:rsidRPr="002B767B">
        <w:rPr>
          <w:rFonts w:ascii="Verdana" w:eastAsia="MS PMincho" w:hAnsi="Verdana"/>
          <w:sz w:val="20"/>
          <w:szCs w:val="20"/>
        </w:rPr>
        <w:t>whi</w:t>
      </w:r>
      <w:r w:rsidRPr="002B767B">
        <w:rPr>
          <w:rFonts w:ascii="Verdana" w:eastAsia="MS PMincho" w:hAnsi="Verdana"/>
          <w:spacing w:val="-2"/>
          <w:sz w:val="20"/>
          <w:szCs w:val="20"/>
        </w:rPr>
        <w:t>c</w:t>
      </w:r>
      <w:r w:rsidRPr="002B767B">
        <w:rPr>
          <w:rFonts w:ascii="Verdana" w:eastAsia="MS PMincho" w:hAnsi="Verdana"/>
          <w:sz w:val="20"/>
          <w:szCs w:val="20"/>
        </w:rPr>
        <w:t>h</w:t>
      </w:r>
      <w:r w:rsidRPr="002B767B">
        <w:rPr>
          <w:rFonts w:ascii="Verdana" w:eastAsia="MS PMincho" w:hAnsi="Verdana"/>
          <w:spacing w:val="-8"/>
          <w:sz w:val="20"/>
          <w:szCs w:val="20"/>
        </w:rPr>
        <w:t xml:space="preserve"> </w:t>
      </w:r>
      <w:r w:rsidRPr="002B767B">
        <w:rPr>
          <w:rFonts w:ascii="Verdana" w:eastAsia="MS PMincho" w:hAnsi="Verdana"/>
          <w:sz w:val="20"/>
          <w:szCs w:val="20"/>
        </w:rPr>
        <w:t>a</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8"/>
          <w:sz w:val="20"/>
          <w:szCs w:val="20"/>
        </w:rPr>
        <w:t xml:space="preserve"> </w:t>
      </w:r>
      <w:r w:rsidRPr="002B767B">
        <w:rPr>
          <w:rFonts w:ascii="Verdana" w:eastAsia="MS PMincho" w:hAnsi="Verdana"/>
          <w:spacing w:val="-3"/>
          <w:sz w:val="20"/>
          <w:szCs w:val="20"/>
        </w:rPr>
        <w:t>r</w:t>
      </w:r>
      <w:r w:rsidRPr="002B767B">
        <w:rPr>
          <w:rFonts w:ascii="Verdana" w:eastAsia="MS PMincho" w:hAnsi="Verdana"/>
          <w:sz w:val="20"/>
          <w:szCs w:val="20"/>
        </w:rPr>
        <w:t>easonably</w:t>
      </w:r>
      <w:r w:rsidRPr="002B767B">
        <w:rPr>
          <w:rFonts w:ascii="Verdana" w:eastAsia="MS PMincho" w:hAnsi="Verdana"/>
          <w:spacing w:val="-18"/>
          <w:sz w:val="20"/>
          <w:szCs w:val="20"/>
        </w:rPr>
        <w:t xml:space="preserve"> </w:t>
      </w:r>
      <w:r w:rsidRPr="002B767B">
        <w:rPr>
          <w:rFonts w:ascii="Verdana" w:eastAsia="MS PMincho" w:hAnsi="Verdana"/>
          <w:w w:val="96"/>
          <w:sz w:val="20"/>
          <w:szCs w:val="20"/>
        </w:rPr>
        <w:t>ne</w:t>
      </w:r>
      <w:r w:rsidRPr="002B767B">
        <w:rPr>
          <w:rFonts w:ascii="Verdana" w:eastAsia="MS PMincho" w:hAnsi="Verdana"/>
          <w:spacing w:val="-3"/>
          <w:w w:val="96"/>
          <w:sz w:val="20"/>
          <w:szCs w:val="20"/>
        </w:rPr>
        <w:t>c</w:t>
      </w:r>
      <w:r w:rsidRPr="002B767B">
        <w:rPr>
          <w:rFonts w:ascii="Verdana" w:eastAsia="MS PMincho" w:hAnsi="Verdana"/>
          <w:w w:val="96"/>
          <w:sz w:val="20"/>
          <w:szCs w:val="20"/>
        </w:rPr>
        <w:t>essa</w:t>
      </w:r>
      <w:r w:rsidRPr="002B767B">
        <w:rPr>
          <w:rFonts w:ascii="Verdana" w:eastAsia="MS PMincho" w:hAnsi="Verdana"/>
          <w:spacing w:val="6"/>
          <w:w w:val="96"/>
          <w:sz w:val="20"/>
          <w:szCs w:val="20"/>
        </w:rPr>
        <w:t>r</w:t>
      </w:r>
      <w:r w:rsidRPr="002B767B">
        <w:rPr>
          <w:rFonts w:ascii="Verdana" w:eastAsia="MS PMincho" w:hAnsi="Verdana"/>
          <w:w w:val="96"/>
          <w:sz w:val="20"/>
          <w:szCs w:val="20"/>
        </w:rPr>
        <w:t>y</w:t>
      </w:r>
      <w:r w:rsidRPr="002B767B">
        <w:rPr>
          <w:rFonts w:ascii="Verdana" w:eastAsia="MS PMincho" w:hAnsi="Verdana"/>
          <w:spacing w:val="3"/>
          <w:w w:val="96"/>
          <w:sz w:val="20"/>
          <w:szCs w:val="20"/>
        </w:rPr>
        <w:t xml:space="preserve"> </w:t>
      </w:r>
      <w:r w:rsidRPr="002B767B">
        <w:rPr>
          <w:rFonts w:ascii="Verdana" w:eastAsia="MS PMincho" w:hAnsi="Verdana"/>
          <w:spacing w:val="-2"/>
          <w:sz w:val="20"/>
          <w:szCs w:val="20"/>
        </w:rPr>
        <w:t>t</w:t>
      </w:r>
      <w:r w:rsidRPr="002B767B">
        <w:rPr>
          <w:rFonts w:ascii="Verdana" w:eastAsia="MS PMincho" w:hAnsi="Verdana"/>
          <w:sz w:val="20"/>
          <w:szCs w:val="20"/>
        </w:rPr>
        <w:t>o</w:t>
      </w:r>
      <w:r w:rsidRPr="002B767B">
        <w:rPr>
          <w:rFonts w:ascii="Verdana" w:eastAsia="MS PMincho" w:hAnsi="Verdana"/>
          <w:spacing w:val="4"/>
          <w:sz w:val="20"/>
          <w:szCs w:val="20"/>
        </w:rPr>
        <w:t xml:space="preserve"> </w:t>
      </w:r>
      <w:r w:rsidRPr="002B767B">
        <w:rPr>
          <w:rFonts w:ascii="Verdana" w:eastAsia="MS PMincho" w:hAnsi="Verdana"/>
          <w:sz w:val="20"/>
          <w:szCs w:val="20"/>
        </w:rPr>
        <w:t>ensu</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3"/>
          <w:sz w:val="20"/>
          <w:szCs w:val="20"/>
        </w:rPr>
        <w:t xml:space="preserve"> </w:t>
      </w:r>
      <w:r w:rsidRPr="002B767B">
        <w:rPr>
          <w:rFonts w:ascii="Verdana" w:eastAsia="MS PMincho" w:hAnsi="Verdana"/>
          <w:sz w:val="20"/>
          <w:szCs w:val="20"/>
        </w:rPr>
        <w:t>a</w:t>
      </w:r>
      <w:r w:rsidRPr="002B767B">
        <w:rPr>
          <w:rFonts w:ascii="Verdana" w:eastAsia="MS PMincho" w:hAnsi="Verdana"/>
          <w:spacing w:val="-2"/>
          <w:sz w:val="20"/>
          <w:szCs w:val="20"/>
        </w:rPr>
        <w:t xml:space="preserve"> </w:t>
      </w:r>
      <w:r w:rsidRPr="002B767B">
        <w:rPr>
          <w:rFonts w:ascii="Verdana" w:eastAsia="MS PMincho" w:hAnsi="Verdana"/>
          <w:spacing w:val="-3"/>
          <w:sz w:val="20"/>
          <w:szCs w:val="20"/>
        </w:rPr>
        <w:t>r</w:t>
      </w:r>
      <w:r w:rsidRPr="002B767B">
        <w:rPr>
          <w:rFonts w:ascii="Verdana" w:eastAsia="MS PMincho" w:hAnsi="Verdana"/>
          <w:sz w:val="20"/>
          <w:szCs w:val="20"/>
        </w:rPr>
        <w:t>easonable</w:t>
      </w:r>
      <w:r w:rsidRPr="002B767B">
        <w:rPr>
          <w:rFonts w:ascii="Verdana" w:eastAsia="MS PMincho" w:hAnsi="Verdana"/>
          <w:spacing w:val="-11"/>
          <w:sz w:val="20"/>
          <w:szCs w:val="20"/>
        </w:rPr>
        <w:t xml:space="preserve"> </w:t>
      </w:r>
      <w:r w:rsidRPr="002B767B">
        <w:rPr>
          <w:rFonts w:ascii="Verdana" w:eastAsia="MS PMincho" w:hAnsi="Verdana"/>
          <w:sz w:val="20"/>
          <w:szCs w:val="20"/>
        </w:rPr>
        <w:t>standa</w:t>
      </w:r>
      <w:r w:rsidRPr="002B767B">
        <w:rPr>
          <w:rFonts w:ascii="Verdana" w:eastAsia="MS PMincho" w:hAnsi="Verdana"/>
          <w:spacing w:val="-3"/>
          <w:sz w:val="20"/>
          <w:szCs w:val="20"/>
        </w:rPr>
        <w:t>r</w:t>
      </w:r>
      <w:r w:rsidRPr="002B767B">
        <w:rPr>
          <w:rFonts w:ascii="Verdana" w:eastAsia="MS PMincho" w:hAnsi="Verdana"/>
          <w:sz w:val="20"/>
          <w:szCs w:val="20"/>
        </w:rPr>
        <w:t>d</w:t>
      </w:r>
      <w:r w:rsidRPr="002B767B">
        <w:rPr>
          <w:rFonts w:ascii="Verdana" w:eastAsia="MS PMincho" w:hAnsi="Verdana"/>
          <w:spacing w:val="15"/>
          <w:sz w:val="20"/>
          <w:szCs w:val="20"/>
        </w:rPr>
        <w:t xml:space="preserve"> </w:t>
      </w:r>
      <w:r w:rsidRPr="002B767B">
        <w:rPr>
          <w:rFonts w:ascii="Verdana" w:eastAsia="MS PMincho" w:hAnsi="Verdana"/>
          <w:sz w:val="20"/>
          <w:szCs w:val="20"/>
        </w:rPr>
        <w:t>of</w:t>
      </w:r>
      <w:r w:rsidRPr="002B767B">
        <w:rPr>
          <w:rFonts w:ascii="Verdana" w:eastAsia="MS PMincho" w:hAnsi="Verdana"/>
          <w:spacing w:val="2"/>
          <w:sz w:val="20"/>
          <w:szCs w:val="20"/>
        </w:rPr>
        <w:t xml:space="preserve"> </w:t>
      </w:r>
      <w:r w:rsidRPr="002B767B">
        <w:rPr>
          <w:rFonts w:ascii="Verdana" w:eastAsia="MS PMincho" w:hAnsi="Verdana"/>
          <w:sz w:val="20"/>
          <w:szCs w:val="20"/>
        </w:rPr>
        <w:t>a</w:t>
      </w:r>
      <w:r w:rsidRPr="002B767B">
        <w:rPr>
          <w:rFonts w:ascii="Verdana" w:eastAsia="MS PMincho" w:hAnsi="Verdana"/>
          <w:spacing w:val="-3"/>
          <w:sz w:val="20"/>
          <w:szCs w:val="20"/>
        </w:rPr>
        <w:t>cc</w:t>
      </w:r>
      <w:r w:rsidRPr="002B767B">
        <w:rPr>
          <w:rFonts w:ascii="Verdana" w:eastAsia="MS PMincho" w:hAnsi="Verdana"/>
          <w:spacing w:val="-1"/>
          <w:sz w:val="20"/>
          <w:szCs w:val="20"/>
        </w:rPr>
        <w:t>o</w:t>
      </w:r>
      <w:r w:rsidRPr="002B767B">
        <w:rPr>
          <w:rFonts w:ascii="Verdana" w:eastAsia="MS PMincho" w:hAnsi="Verdana"/>
          <w:sz w:val="20"/>
          <w:szCs w:val="20"/>
        </w:rPr>
        <w:t>mmodation</w:t>
      </w:r>
    </w:p>
    <w:p w14:paraId="3146F5A7" w14:textId="77777777" w:rsidR="00BB5B2A" w:rsidRPr="002B767B" w:rsidRDefault="00BB5B2A" w:rsidP="00BB5B2A">
      <w:pPr>
        <w:widowControl w:val="0"/>
        <w:autoSpaceDE w:val="0"/>
        <w:autoSpaceDN w:val="0"/>
        <w:adjustRightInd w:val="0"/>
        <w:spacing w:line="280" w:lineRule="exact"/>
        <w:rPr>
          <w:rFonts w:ascii="Verdana" w:eastAsia="MS PMincho" w:hAnsi="Verdana"/>
          <w:sz w:val="20"/>
          <w:szCs w:val="20"/>
        </w:rPr>
      </w:pPr>
    </w:p>
    <w:p w14:paraId="0A4AD872" w14:textId="77777777" w:rsidR="00BB5B2A" w:rsidRPr="002B767B" w:rsidRDefault="00BB5B2A" w:rsidP="00F00A67">
      <w:pPr>
        <w:pStyle w:val="ListParagraph"/>
        <w:widowControl w:val="0"/>
        <w:numPr>
          <w:ilvl w:val="0"/>
          <w:numId w:val="36"/>
        </w:numPr>
        <w:autoSpaceDE w:val="0"/>
        <w:autoSpaceDN w:val="0"/>
        <w:adjustRightInd w:val="0"/>
        <w:spacing w:line="243" w:lineRule="auto"/>
        <w:ind w:right="-36"/>
        <w:jc w:val="both"/>
        <w:rPr>
          <w:rFonts w:ascii="Verdana" w:eastAsia="MS PMincho" w:hAnsi="Verdana"/>
          <w:spacing w:val="14"/>
          <w:sz w:val="20"/>
          <w:szCs w:val="20"/>
        </w:rPr>
      </w:pPr>
      <w:r w:rsidRPr="002B767B">
        <w:rPr>
          <w:rFonts w:ascii="Verdana" w:eastAsia="MS PMincho" w:hAnsi="Verdana"/>
          <w:sz w:val="20"/>
          <w:szCs w:val="20"/>
        </w:rPr>
        <w:t>the</w:t>
      </w:r>
      <w:r w:rsidRPr="002B767B">
        <w:rPr>
          <w:rFonts w:ascii="Verdana" w:eastAsia="MS PMincho" w:hAnsi="Verdana"/>
          <w:spacing w:val="8"/>
          <w:sz w:val="20"/>
          <w:szCs w:val="20"/>
        </w:rPr>
        <w:t xml:space="preserve"> </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3"/>
          <w:sz w:val="20"/>
          <w:szCs w:val="20"/>
        </w:rPr>
        <w:t>co</w:t>
      </w:r>
      <w:r w:rsidRPr="002B767B">
        <w:rPr>
          <w:rFonts w:ascii="Verdana" w:eastAsia="MS PMincho" w:hAnsi="Verdana"/>
          <w:spacing w:val="-4"/>
          <w:sz w:val="20"/>
          <w:szCs w:val="20"/>
        </w:rPr>
        <w:t>v</w:t>
      </w:r>
      <w:r w:rsidRPr="002B767B">
        <w:rPr>
          <w:rFonts w:ascii="Verdana" w:eastAsia="MS PMincho" w:hAnsi="Verdana"/>
          <w:spacing w:val="-1"/>
          <w:sz w:val="20"/>
          <w:szCs w:val="20"/>
        </w:rPr>
        <w:t>e</w:t>
      </w:r>
      <w:r w:rsidRPr="002B767B">
        <w:rPr>
          <w:rFonts w:ascii="Verdana" w:eastAsia="MS PMincho" w:hAnsi="Verdana"/>
          <w:spacing w:val="6"/>
          <w:sz w:val="20"/>
          <w:szCs w:val="20"/>
        </w:rPr>
        <w:t>r</w:t>
      </w:r>
      <w:r w:rsidRPr="002B767B">
        <w:rPr>
          <w:rFonts w:ascii="Verdana" w:eastAsia="MS PMincho" w:hAnsi="Verdana"/>
          <w:sz w:val="20"/>
          <w:szCs w:val="20"/>
        </w:rPr>
        <w:t>y</w:t>
      </w:r>
      <w:r w:rsidRPr="002B767B">
        <w:rPr>
          <w:rFonts w:ascii="Verdana" w:eastAsia="MS PMincho" w:hAnsi="Verdana"/>
          <w:spacing w:val="-12"/>
          <w:sz w:val="20"/>
          <w:szCs w:val="20"/>
        </w:rPr>
        <w:t xml:space="preserve"> </w:t>
      </w:r>
      <w:r w:rsidRPr="002B767B">
        <w:rPr>
          <w:rFonts w:ascii="Verdana" w:eastAsia="MS PMincho" w:hAnsi="Verdana"/>
          <w:sz w:val="20"/>
          <w:szCs w:val="20"/>
        </w:rPr>
        <w:t>of</w:t>
      </w:r>
      <w:r w:rsidRPr="002B767B">
        <w:rPr>
          <w:rFonts w:ascii="Verdana" w:eastAsia="MS PMincho" w:hAnsi="Verdana"/>
          <w:spacing w:val="4"/>
          <w:sz w:val="20"/>
          <w:szCs w:val="20"/>
        </w:rPr>
        <w:t xml:space="preserve"> </w:t>
      </w:r>
      <w:r w:rsidRPr="002B767B">
        <w:rPr>
          <w:rFonts w:ascii="Verdana" w:eastAsia="MS PMincho" w:hAnsi="Verdana"/>
          <w:spacing w:val="-2"/>
          <w:sz w:val="20"/>
          <w:szCs w:val="20"/>
        </w:rPr>
        <w:t>e</w:t>
      </w:r>
      <w:r w:rsidRPr="002B767B">
        <w:rPr>
          <w:rFonts w:ascii="Verdana" w:eastAsia="MS PMincho" w:hAnsi="Verdana"/>
          <w:sz w:val="20"/>
          <w:szCs w:val="20"/>
        </w:rPr>
        <w:t>xpenditu</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13"/>
          <w:sz w:val="20"/>
          <w:szCs w:val="20"/>
        </w:rPr>
        <w:t xml:space="preserve"> </w:t>
      </w:r>
      <w:r w:rsidRPr="002B767B">
        <w:rPr>
          <w:rFonts w:ascii="Verdana" w:eastAsia="MS PMincho" w:hAnsi="Verdana"/>
          <w:sz w:val="20"/>
          <w:szCs w:val="20"/>
        </w:rPr>
        <w:t>whe</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4"/>
          <w:sz w:val="20"/>
          <w:szCs w:val="20"/>
        </w:rPr>
        <w:t xml:space="preserve"> </w:t>
      </w:r>
      <w:r w:rsidRPr="002B767B">
        <w:rPr>
          <w:rFonts w:ascii="Verdana" w:eastAsia="MS PMincho" w:hAnsi="Verdana"/>
          <w:sz w:val="20"/>
          <w:szCs w:val="20"/>
        </w:rPr>
        <w:t>the</w:t>
      </w:r>
      <w:r w:rsidRPr="002B767B">
        <w:rPr>
          <w:rFonts w:ascii="Verdana" w:eastAsia="MS PMincho" w:hAnsi="Verdana"/>
          <w:spacing w:val="8"/>
          <w:sz w:val="20"/>
          <w:szCs w:val="20"/>
        </w:rPr>
        <w:t xml:space="preserve"> </w:t>
      </w:r>
      <w:r w:rsidRPr="002B767B">
        <w:rPr>
          <w:rFonts w:ascii="Verdana" w:eastAsia="MS PMincho" w:hAnsi="Verdana"/>
          <w:w w:val="94"/>
          <w:sz w:val="20"/>
          <w:szCs w:val="20"/>
        </w:rPr>
        <w:t>lease</w:t>
      </w:r>
      <w:r w:rsidRPr="002B767B">
        <w:rPr>
          <w:rFonts w:ascii="Verdana" w:eastAsia="MS PMincho" w:hAnsi="Verdana"/>
          <w:spacing w:val="4"/>
          <w:w w:val="94"/>
          <w:sz w:val="20"/>
          <w:szCs w:val="20"/>
        </w:rPr>
        <w:t xml:space="preserve"> </w:t>
      </w:r>
      <w:r w:rsidRPr="002B767B">
        <w:rPr>
          <w:rFonts w:ascii="Verdana" w:eastAsia="MS PMincho" w:hAnsi="Verdana"/>
          <w:sz w:val="20"/>
          <w:szCs w:val="20"/>
        </w:rPr>
        <w:t>p</w:t>
      </w:r>
      <w:r w:rsidRPr="002B767B">
        <w:rPr>
          <w:rFonts w:ascii="Verdana" w:eastAsia="MS PMincho" w:hAnsi="Verdana"/>
          <w:spacing w:val="-3"/>
          <w:sz w:val="20"/>
          <w:szCs w:val="20"/>
        </w:rPr>
        <w:t>ro</w:t>
      </w:r>
      <w:r w:rsidRPr="002B767B">
        <w:rPr>
          <w:rFonts w:ascii="Verdana" w:eastAsia="MS PMincho" w:hAnsi="Verdana"/>
          <w:spacing w:val="4"/>
          <w:sz w:val="20"/>
          <w:szCs w:val="20"/>
        </w:rPr>
        <w:t>v</w:t>
      </w:r>
      <w:r w:rsidRPr="002B767B">
        <w:rPr>
          <w:rFonts w:ascii="Verdana" w:eastAsia="MS PMincho" w:hAnsi="Verdana"/>
          <w:sz w:val="20"/>
          <w:szCs w:val="20"/>
        </w:rPr>
        <w:t>ides</w:t>
      </w:r>
      <w:r w:rsidRPr="002B767B">
        <w:rPr>
          <w:rFonts w:ascii="Verdana" w:eastAsia="MS PMincho" w:hAnsi="Verdana"/>
          <w:spacing w:val="-8"/>
          <w:sz w:val="20"/>
          <w:szCs w:val="20"/>
        </w:rPr>
        <w:t xml:space="preserve"> </w:t>
      </w:r>
      <w:r w:rsidRPr="002B767B">
        <w:rPr>
          <w:rFonts w:ascii="Verdana" w:eastAsia="MS PMincho" w:hAnsi="Verdana"/>
          <w:sz w:val="20"/>
          <w:szCs w:val="20"/>
        </w:rPr>
        <w:t>for</w:t>
      </w:r>
      <w:r w:rsidRPr="002B767B">
        <w:rPr>
          <w:rFonts w:ascii="Verdana" w:eastAsia="MS PMincho" w:hAnsi="Verdana"/>
          <w:spacing w:val="3"/>
          <w:sz w:val="20"/>
          <w:szCs w:val="20"/>
        </w:rPr>
        <w:t xml:space="preserve"> </w:t>
      </w:r>
      <w:r w:rsidR="00967C1E" w:rsidRPr="002B767B">
        <w:rPr>
          <w:rFonts w:ascii="Verdana" w:eastAsia="MS PMincho" w:hAnsi="Verdana"/>
          <w:sz w:val="20"/>
          <w:szCs w:val="20"/>
        </w:rPr>
        <w:t>leaseholder</w:t>
      </w:r>
      <w:r w:rsidRPr="002B767B">
        <w:rPr>
          <w:rFonts w:ascii="Verdana" w:eastAsia="MS PMincho" w:hAnsi="Verdana"/>
          <w:sz w:val="20"/>
          <w:szCs w:val="20"/>
        </w:rPr>
        <w:t>s</w:t>
      </w:r>
      <w:r w:rsidRPr="002B767B">
        <w:rPr>
          <w:rFonts w:ascii="Verdana" w:eastAsia="MS PMincho" w:hAnsi="Verdana"/>
          <w:spacing w:val="14"/>
          <w:sz w:val="20"/>
          <w:szCs w:val="20"/>
        </w:rPr>
        <w:t xml:space="preserve"> </w:t>
      </w:r>
      <w:r w:rsidRPr="002B767B">
        <w:rPr>
          <w:rFonts w:ascii="Verdana" w:eastAsia="MS PMincho" w:hAnsi="Verdana"/>
          <w:spacing w:val="-2"/>
          <w:sz w:val="20"/>
          <w:szCs w:val="20"/>
        </w:rPr>
        <w:t>t</w:t>
      </w:r>
      <w:r w:rsidRPr="002B767B">
        <w:rPr>
          <w:rFonts w:ascii="Verdana" w:eastAsia="MS PMincho" w:hAnsi="Verdana"/>
          <w:sz w:val="20"/>
          <w:szCs w:val="20"/>
        </w:rPr>
        <w:t>o</w:t>
      </w:r>
      <w:r w:rsidRPr="002B767B">
        <w:rPr>
          <w:rFonts w:ascii="Verdana" w:eastAsia="MS PMincho" w:hAnsi="Verdana"/>
          <w:spacing w:val="9"/>
          <w:sz w:val="20"/>
          <w:szCs w:val="20"/>
        </w:rPr>
        <w:t xml:space="preserve"> </w:t>
      </w:r>
      <w:r w:rsidRPr="002B767B">
        <w:rPr>
          <w:rFonts w:ascii="Verdana" w:eastAsia="MS PMincho" w:hAnsi="Verdana"/>
          <w:sz w:val="20"/>
          <w:szCs w:val="20"/>
        </w:rPr>
        <w:t>be</w:t>
      </w:r>
      <w:r w:rsidRPr="002B767B">
        <w:rPr>
          <w:rFonts w:ascii="Verdana" w:eastAsia="MS PMincho" w:hAnsi="Verdana"/>
          <w:spacing w:val="6"/>
          <w:sz w:val="20"/>
          <w:szCs w:val="20"/>
        </w:rPr>
        <w:t xml:space="preserve"> </w:t>
      </w:r>
      <w:r w:rsidRPr="002B767B">
        <w:rPr>
          <w:rFonts w:ascii="Verdana" w:eastAsia="MS PMincho" w:hAnsi="Verdana"/>
          <w:sz w:val="20"/>
          <w:szCs w:val="20"/>
        </w:rPr>
        <w:t>liable</w:t>
      </w:r>
      <w:r w:rsidRPr="002B767B">
        <w:rPr>
          <w:rFonts w:ascii="Verdana" w:eastAsia="MS PMincho" w:hAnsi="Verdana"/>
          <w:spacing w:val="-10"/>
          <w:sz w:val="20"/>
          <w:szCs w:val="20"/>
        </w:rPr>
        <w:t xml:space="preserve"> </w:t>
      </w:r>
      <w:r w:rsidRPr="002B767B">
        <w:rPr>
          <w:rFonts w:ascii="Verdana" w:eastAsia="MS PMincho" w:hAnsi="Verdana"/>
          <w:w w:val="101"/>
          <w:sz w:val="20"/>
          <w:szCs w:val="20"/>
        </w:rPr>
        <w:t>for</w:t>
      </w:r>
      <w:r w:rsidRPr="002B767B">
        <w:rPr>
          <w:rFonts w:ascii="Verdana" w:eastAsia="MS PMincho" w:hAnsi="Verdana"/>
          <w:spacing w:val="8"/>
          <w:sz w:val="20"/>
          <w:szCs w:val="20"/>
        </w:rPr>
        <w:t xml:space="preserve"> </w:t>
      </w:r>
      <w:r w:rsidRPr="002B767B">
        <w:rPr>
          <w:rFonts w:ascii="Verdana" w:eastAsia="MS PMincho" w:hAnsi="Verdana"/>
          <w:sz w:val="20"/>
          <w:szCs w:val="20"/>
        </w:rPr>
        <w:t>the</w:t>
      </w:r>
      <w:r w:rsidRPr="002B767B">
        <w:rPr>
          <w:rFonts w:ascii="Verdana" w:eastAsia="MS PMincho" w:hAnsi="Verdana"/>
          <w:spacing w:val="15"/>
          <w:sz w:val="20"/>
          <w:szCs w:val="20"/>
        </w:rPr>
        <w:t xml:space="preserve"> </w:t>
      </w:r>
      <w:r w:rsidRPr="002B767B">
        <w:rPr>
          <w:rFonts w:ascii="Verdana" w:eastAsia="MS PMincho" w:hAnsi="Verdana"/>
          <w:spacing w:val="-2"/>
          <w:sz w:val="20"/>
          <w:szCs w:val="20"/>
        </w:rPr>
        <w:t>c</w:t>
      </w:r>
      <w:r w:rsidRPr="002B767B">
        <w:rPr>
          <w:rFonts w:ascii="Verdana" w:eastAsia="MS PMincho" w:hAnsi="Verdana"/>
          <w:sz w:val="20"/>
          <w:szCs w:val="20"/>
        </w:rPr>
        <w:t>harges</w:t>
      </w:r>
      <w:r w:rsidRPr="002B767B">
        <w:rPr>
          <w:rFonts w:ascii="Verdana" w:eastAsia="MS PMincho" w:hAnsi="Verdana"/>
          <w:spacing w:val="-8"/>
          <w:sz w:val="20"/>
          <w:szCs w:val="20"/>
        </w:rPr>
        <w:t xml:space="preserve"> </w:t>
      </w:r>
      <w:r w:rsidRPr="002B767B">
        <w:rPr>
          <w:rFonts w:ascii="Verdana" w:eastAsia="MS PMincho" w:hAnsi="Verdana"/>
          <w:sz w:val="20"/>
          <w:szCs w:val="20"/>
        </w:rPr>
        <w:t>of</w:t>
      </w:r>
      <w:r w:rsidRPr="002B767B">
        <w:rPr>
          <w:rFonts w:ascii="Verdana" w:eastAsia="MS PMincho" w:hAnsi="Verdana"/>
          <w:spacing w:val="10"/>
          <w:sz w:val="20"/>
          <w:szCs w:val="20"/>
        </w:rPr>
        <w:t xml:space="preserve"> </w:t>
      </w:r>
      <w:r w:rsidRPr="002B767B">
        <w:rPr>
          <w:rFonts w:ascii="Verdana" w:eastAsia="MS PMincho" w:hAnsi="Verdana"/>
          <w:spacing w:val="-2"/>
          <w:sz w:val="20"/>
          <w:szCs w:val="20"/>
        </w:rPr>
        <w:t>e</w:t>
      </w:r>
      <w:r w:rsidRPr="002B767B">
        <w:rPr>
          <w:rFonts w:ascii="Verdana" w:eastAsia="MS PMincho" w:hAnsi="Verdana"/>
          <w:sz w:val="20"/>
          <w:szCs w:val="20"/>
        </w:rPr>
        <w:t>xpenditu</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20"/>
          <w:sz w:val="20"/>
          <w:szCs w:val="20"/>
        </w:rPr>
        <w:t xml:space="preserve"> </w:t>
      </w:r>
      <w:r w:rsidRPr="002B767B">
        <w:rPr>
          <w:rFonts w:ascii="Verdana" w:eastAsia="MS PMincho" w:hAnsi="Verdana"/>
          <w:sz w:val="20"/>
          <w:szCs w:val="20"/>
        </w:rPr>
        <w:t>incu</w:t>
      </w:r>
      <w:r w:rsidRPr="002B767B">
        <w:rPr>
          <w:rFonts w:ascii="Verdana" w:eastAsia="MS PMincho" w:hAnsi="Verdana"/>
          <w:spacing w:val="3"/>
          <w:sz w:val="20"/>
          <w:szCs w:val="20"/>
        </w:rPr>
        <w:t>r</w:t>
      </w:r>
      <w:r w:rsidRPr="002B767B">
        <w:rPr>
          <w:rFonts w:ascii="Verdana" w:eastAsia="MS PMincho" w:hAnsi="Verdana"/>
          <w:spacing w:val="-3"/>
          <w:sz w:val="20"/>
          <w:szCs w:val="20"/>
        </w:rPr>
        <w:t>r</w:t>
      </w:r>
      <w:r w:rsidRPr="002B767B">
        <w:rPr>
          <w:rFonts w:ascii="Verdana" w:eastAsia="MS PMincho" w:hAnsi="Verdana"/>
          <w:sz w:val="20"/>
          <w:szCs w:val="20"/>
        </w:rPr>
        <w:t>ed</w:t>
      </w:r>
      <w:r w:rsidRPr="002B767B">
        <w:rPr>
          <w:rFonts w:ascii="Verdana" w:eastAsia="MS PMincho" w:hAnsi="Verdana"/>
          <w:spacing w:val="28"/>
          <w:sz w:val="20"/>
          <w:szCs w:val="20"/>
        </w:rPr>
        <w:t xml:space="preserve"> </w:t>
      </w:r>
      <w:r w:rsidRPr="002B767B">
        <w:rPr>
          <w:rFonts w:ascii="Verdana" w:eastAsia="MS PMincho" w:hAnsi="Verdana"/>
          <w:sz w:val="20"/>
          <w:szCs w:val="20"/>
        </w:rPr>
        <w:t>for</w:t>
      </w:r>
      <w:r w:rsidRPr="002B767B">
        <w:rPr>
          <w:rFonts w:ascii="Verdana" w:eastAsia="MS PMincho" w:hAnsi="Verdana"/>
          <w:spacing w:val="10"/>
          <w:sz w:val="20"/>
          <w:szCs w:val="20"/>
        </w:rPr>
        <w:t xml:space="preserve"> </w:t>
      </w:r>
      <w:r w:rsidRPr="002B767B">
        <w:rPr>
          <w:rFonts w:ascii="Verdana" w:eastAsia="MS PMincho" w:hAnsi="Verdana"/>
          <w:sz w:val="20"/>
          <w:szCs w:val="20"/>
        </w:rPr>
        <w:t>the</w:t>
      </w:r>
      <w:r w:rsidRPr="002B767B">
        <w:rPr>
          <w:rFonts w:ascii="Verdana" w:eastAsia="MS PMincho" w:hAnsi="Verdana"/>
          <w:spacing w:val="15"/>
          <w:sz w:val="20"/>
          <w:szCs w:val="20"/>
        </w:rPr>
        <w:t xml:space="preserve"> </w:t>
      </w:r>
      <w:r w:rsidRPr="002B767B">
        <w:rPr>
          <w:rFonts w:ascii="Verdana" w:eastAsia="MS PMincho" w:hAnsi="Verdana"/>
          <w:sz w:val="20"/>
          <w:szCs w:val="20"/>
        </w:rPr>
        <w:t>benefit</w:t>
      </w:r>
      <w:r w:rsidRPr="002B767B">
        <w:rPr>
          <w:rFonts w:ascii="Verdana" w:eastAsia="MS PMincho" w:hAnsi="Verdana"/>
          <w:spacing w:val="2"/>
          <w:sz w:val="20"/>
          <w:szCs w:val="20"/>
        </w:rPr>
        <w:t xml:space="preserve"> </w:t>
      </w:r>
      <w:r w:rsidRPr="002B767B">
        <w:rPr>
          <w:rFonts w:ascii="Verdana" w:eastAsia="MS PMincho" w:hAnsi="Verdana"/>
          <w:sz w:val="20"/>
          <w:szCs w:val="20"/>
        </w:rPr>
        <w:t>of</w:t>
      </w:r>
      <w:r w:rsidRPr="002B767B">
        <w:rPr>
          <w:rFonts w:ascii="Verdana" w:eastAsia="MS PMincho" w:hAnsi="Verdana"/>
          <w:spacing w:val="-5"/>
          <w:sz w:val="20"/>
          <w:szCs w:val="20"/>
        </w:rPr>
        <w:t xml:space="preserve"> </w:t>
      </w:r>
      <w:r w:rsidRPr="002B767B">
        <w:rPr>
          <w:rFonts w:ascii="Verdana" w:eastAsia="MS PMincho" w:hAnsi="Verdana"/>
          <w:sz w:val="20"/>
          <w:szCs w:val="20"/>
        </w:rPr>
        <w:t>a</w:t>
      </w:r>
      <w:r w:rsidRPr="002B767B">
        <w:rPr>
          <w:rFonts w:ascii="Verdana" w:eastAsia="MS PMincho" w:hAnsi="Verdana"/>
          <w:spacing w:val="-6"/>
          <w:sz w:val="20"/>
          <w:szCs w:val="20"/>
        </w:rPr>
        <w:t>n</w:t>
      </w:r>
      <w:r w:rsidRPr="002B767B">
        <w:rPr>
          <w:rFonts w:ascii="Verdana" w:eastAsia="MS PMincho" w:hAnsi="Verdana"/>
          <w:sz w:val="20"/>
          <w:szCs w:val="20"/>
        </w:rPr>
        <w:t>y</w:t>
      </w:r>
      <w:r w:rsidRPr="002B767B">
        <w:rPr>
          <w:rFonts w:ascii="Verdana" w:eastAsia="MS PMincho" w:hAnsi="Verdana"/>
          <w:spacing w:val="-12"/>
          <w:sz w:val="20"/>
          <w:szCs w:val="20"/>
        </w:rPr>
        <w:t xml:space="preserve"> </w:t>
      </w:r>
      <w:r w:rsidRPr="002B767B">
        <w:rPr>
          <w:rFonts w:ascii="Verdana" w:eastAsia="MS PMincho" w:hAnsi="Verdana"/>
          <w:sz w:val="20"/>
          <w:szCs w:val="20"/>
        </w:rPr>
        <w:t>other</w:t>
      </w:r>
      <w:r w:rsidRPr="002B767B">
        <w:rPr>
          <w:rFonts w:ascii="Verdana" w:eastAsia="MS PMincho" w:hAnsi="Verdana"/>
          <w:spacing w:val="11"/>
          <w:sz w:val="20"/>
          <w:szCs w:val="20"/>
        </w:rPr>
        <w:t xml:space="preserve"> </w:t>
      </w:r>
      <w:r w:rsidRPr="002B767B">
        <w:rPr>
          <w:rFonts w:ascii="Verdana" w:eastAsia="MS PMincho" w:hAnsi="Verdana"/>
          <w:sz w:val="20"/>
          <w:szCs w:val="20"/>
        </w:rPr>
        <w:t>pa</w:t>
      </w:r>
      <w:r w:rsidRPr="002B767B">
        <w:rPr>
          <w:rFonts w:ascii="Verdana" w:eastAsia="MS PMincho" w:hAnsi="Verdana"/>
          <w:spacing w:val="4"/>
          <w:sz w:val="20"/>
          <w:szCs w:val="20"/>
        </w:rPr>
        <w:t>r</w:t>
      </w:r>
      <w:r w:rsidRPr="002B767B">
        <w:rPr>
          <w:rFonts w:ascii="Verdana" w:eastAsia="MS PMincho" w:hAnsi="Verdana"/>
          <w:spacing w:val="3"/>
          <w:sz w:val="20"/>
          <w:szCs w:val="20"/>
        </w:rPr>
        <w:t>t</w:t>
      </w:r>
      <w:r w:rsidRPr="002B767B">
        <w:rPr>
          <w:rFonts w:ascii="Verdana" w:eastAsia="MS PMincho" w:hAnsi="Verdana"/>
          <w:spacing w:val="6"/>
          <w:sz w:val="20"/>
          <w:szCs w:val="20"/>
        </w:rPr>
        <w:t>y</w:t>
      </w:r>
    </w:p>
    <w:p w14:paraId="745E398B" w14:textId="77777777" w:rsidR="00BB5B2A" w:rsidRPr="002B767B" w:rsidRDefault="00BB5B2A" w:rsidP="00BB5B2A">
      <w:pPr>
        <w:widowControl w:val="0"/>
        <w:autoSpaceDE w:val="0"/>
        <w:autoSpaceDN w:val="0"/>
        <w:adjustRightInd w:val="0"/>
        <w:rPr>
          <w:rFonts w:ascii="Verdana" w:eastAsia="MS PMincho" w:hAnsi="Verdana"/>
          <w:sz w:val="20"/>
          <w:szCs w:val="20"/>
        </w:rPr>
      </w:pPr>
    </w:p>
    <w:p w14:paraId="5DD2892C" w14:textId="77777777" w:rsidR="00BB5B2A" w:rsidRPr="002B767B" w:rsidRDefault="00BB5B2A" w:rsidP="00F00A67">
      <w:pPr>
        <w:pStyle w:val="ListParagraph"/>
        <w:widowControl w:val="0"/>
        <w:numPr>
          <w:ilvl w:val="0"/>
          <w:numId w:val="36"/>
        </w:numPr>
        <w:autoSpaceDE w:val="0"/>
        <w:autoSpaceDN w:val="0"/>
        <w:adjustRightInd w:val="0"/>
        <w:rPr>
          <w:rFonts w:ascii="Verdana" w:eastAsia="MS PMincho" w:hAnsi="Verdana"/>
          <w:sz w:val="20"/>
          <w:szCs w:val="20"/>
        </w:rPr>
      </w:pPr>
      <w:r w:rsidRPr="002B767B">
        <w:rPr>
          <w:rFonts w:ascii="Verdana" w:eastAsia="MS PMincho" w:hAnsi="Verdana"/>
          <w:sz w:val="20"/>
          <w:szCs w:val="20"/>
        </w:rPr>
        <w:t>the</w:t>
      </w:r>
      <w:r w:rsidRPr="002B767B">
        <w:rPr>
          <w:rFonts w:ascii="Verdana" w:eastAsia="MS PMincho" w:hAnsi="Verdana"/>
          <w:spacing w:val="2"/>
          <w:sz w:val="20"/>
          <w:szCs w:val="20"/>
        </w:rPr>
        <w:t xml:space="preserve"> </w:t>
      </w:r>
      <w:r w:rsidRPr="002B767B">
        <w:rPr>
          <w:rFonts w:ascii="Verdana" w:eastAsia="MS PMincho" w:hAnsi="Verdana"/>
          <w:spacing w:val="-3"/>
          <w:sz w:val="20"/>
          <w:szCs w:val="20"/>
        </w:rPr>
        <w:t>c</w:t>
      </w:r>
      <w:r w:rsidRPr="002B767B">
        <w:rPr>
          <w:rFonts w:ascii="Verdana" w:eastAsia="MS PMincho" w:hAnsi="Verdana"/>
          <w:spacing w:val="-1"/>
          <w:sz w:val="20"/>
          <w:szCs w:val="20"/>
        </w:rPr>
        <w:t>o</w:t>
      </w:r>
      <w:r w:rsidRPr="002B767B">
        <w:rPr>
          <w:rFonts w:ascii="Verdana" w:eastAsia="MS PMincho" w:hAnsi="Verdana"/>
          <w:sz w:val="20"/>
          <w:szCs w:val="20"/>
        </w:rPr>
        <w:t>mputation</w:t>
      </w:r>
      <w:r w:rsidRPr="002B767B">
        <w:rPr>
          <w:rFonts w:ascii="Verdana" w:eastAsia="MS PMincho" w:hAnsi="Verdana"/>
          <w:spacing w:val="33"/>
          <w:sz w:val="20"/>
          <w:szCs w:val="20"/>
        </w:rPr>
        <w:t xml:space="preserve"> </w:t>
      </w:r>
      <w:r w:rsidRPr="002B767B">
        <w:rPr>
          <w:rFonts w:ascii="Verdana" w:eastAsia="MS PMincho" w:hAnsi="Verdana"/>
          <w:sz w:val="20"/>
          <w:szCs w:val="20"/>
        </w:rPr>
        <w:t>of</w:t>
      </w:r>
      <w:r w:rsidRPr="002B767B">
        <w:rPr>
          <w:rFonts w:ascii="Verdana" w:eastAsia="MS PMincho" w:hAnsi="Verdana"/>
          <w:spacing w:val="-3"/>
          <w:sz w:val="20"/>
          <w:szCs w:val="20"/>
        </w:rPr>
        <w:t xml:space="preserve"> </w:t>
      </w:r>
      <w:r w:rsidRPr="002B767B">
        <w:rPr>
          <w:rFonts w:ascii="Verdana" w:eastAsia="MS PMincho" w:hAnsi="Verdana"/>
          <w:sz w:val="20"/>
          <w:szCs w:val="20"/>
        </w:rPr>
        <w:t>a</w:t>
      </w:r>
      <w:r w:rsidRPr="002B767B">
        <w:rPr>
          <w:rFonts w:ascii="Verdana" w:eastAsia="MS PMincho" w:hAnsi="Verdana"/>
          <w:spacing w:val="-7"/>
          <w:sz w:val="20"/>
          <w:szCs w:val="20"/>
        </w:rPr>
        <w:t xml:space="preserve"> </w:t>
      </w:r>
      <w:r w:rsidRPr="002B767B">
        <w:rPr>
          <w:rFonts w:ascii="Verdana" w:eastAsia="MS PMincho" w:hAnsi="Verdana"/>
          <w:w w:val="97"/>
          <w:sz w:val="20"/>
          <w:szCs w:val="20"/>
        </w:rPr>
        <w:t>se</w:t>
      </w:r>
      <w:r w:rsidRPr="002B767B">
        <w:rPr>
          <w:rFonts w:ascii="Verdana" w:eastAsia="MS PMincho" w:hAnsi="Verdana"/>
          <w:spacing w:val="5"/>
          <w:w w:val="97"/>
          <w:sz w:val="20"/>
          <w:szCs w:val="20"/>
        </w:rPr>
        <w:t>r</w:t>
      </w:r>
      <w:r w:rsidRPr="002B767B">
        <w:rPr>
          <w:rFonts w:ascii="Verdana" w:eastAsia="MS PMincho" w:hAnsi="Verdana"/>
          <w:spacing w:val="4"/>
          <w:w w:val="97"/>
          <w:sz w:val="20"/>
          <w:szCs w:val="20"/>
        </w:rPr>
        <w:t>v</w:t>
      </w:r>
      <w:r w:rsidRPr="002B767B">
        <w:rPr>
          <w:rFonts w:ascii="Verdana" w:eastAsia="MS PMincho" w:hAnsi="Verdana"/>
          <w:w w:val="97"/>
          <w:sz w:val="20"/>
          <w:szCs w:val="20"/>
        </w:rPr>
        <w:t>i</w:t>
      </w:r>
      <w:r w:rsidRPr="002B767B">
        <w:rPr>
          <w:rFonts w:ascii="Verdana" w:eastAsia="MS PMincho" w:hAnsi="Verdana"/>
          <w:spacing w:val="-3"/>
          <w:w w:val="97"/>
          <w:sz w:val="20"/>
          <w:szCs w:val="20"/>
        </w:rPr>
        <w:t>c</w:t>
      </w:r>
      <w:r w:rsidRPr="002B767B">
        <w:rPr>
          <w:rFonts w:ascii="Verdana" w:eastAsia="MS PMincho" w:hAnsi="Verdana"/>
          <w:w w:val="97"/>
          <w:sz w:val="20"/>
          <w:szCs w:val="20"/>
        </w:rPr>
        <w:t>e</w:t>
      </w:r>
      <w:r w:rsidRPr="002B767B">
        <w:rPr>
          <w:rFonts w:ascii="Verdana" w:eastAsia="MS PMincho" w:hAnsi="Verdana"/>
          <w:spacing w:val="-2"/>
          <w:w w:val="97"/>
          <w:sz w:val="20"/>
          <w:szCs w:val="20"/>
        </w:rPr>
        <w:t xml:space="preserve"> </w:t>
      </w:r>
      <w:r w:rsidRPr="002B767B">
        <w:rPr>
          <w:rFonts w:ascii="Verdana" w:eastAsia="MS PMincho" w:hAnsi="Verdana"/>
          <w:spacing w:val="-2"/>
          <w:sz w:val="20"/>
          <w:szCs w:val="20"/>
        </w:rPr>
        <w:t>c</w:t>
      </w:r>
      <w:r w:rsidRPr="002B767B">
        <w:rPr>
          <w:rFonts w:ascii="Verdana" w:eastAsia="MS PMincho" w:hAnsi="Verdana"/>
          <w:sz w:val="20"/>
          <w:szCs w:val="20"/>
        </w:rPr>
        <w:t>harge</w:t>
      </w:r>
      <w:r w:rsidRPr="002B767B">
        <w:rPr>
          <w:rFonts w:ascii="Verdana" w:eastAsia="MS PMincho" w:hAnsi="Verdana"/>
          <w:spacing w:val="-15"/>
          <w:sz w:val="20"/>
          <w:szCs w:val="20"/>
        </w:rPr>
        <w:t xml:space="preserve"> </w:t>
      </w:r>
      <w:r w:rsidRPr="002B767B">
        <w:rPr>
          <w:rFonts w:ascii="Verdana" w:eastAsia="MS PMincho" w:hAnsi="Verdana"/>
          <w:w w:val="97"/>
          <w:sz w:val="20"/>
          <w:szCs w:val="20"/>
        </w:rPr>
        <w:t>p</w:t>
      </w:r>
      <w:r w:rsidRPr="002B767B">
        <w:rPr>
          <w:rFonts w:ascii="Verdana" w:eastAsia="MS PMincho" w:hAnsi="Verdana"/>
          <w:spacing w:val="-4"/>
          <w:w w:val="97"/>
          <w:sz w:val="20"/>
          <w:szCs w:val="20"/>
        </w:rPr>
        <w:t>a</w:t>
      </w:r>
      <w:r w:rsidRPr="002B767B">
        <w:rPr>
          <w:rFonts w:ascii="Verdana" w:eastAsia="MS PMincho" w:hAnsi="Verdana"/>
          <w:spacing w:val="-2"/>
          <w:w w:val="97"/>
          <w:sz w:val="20"/>
          <w:szCs w:val="20"/>
        </w:rPr>
        <w:t>y</w:t>
      </w:r>
      <w:r w:rsidRPr="002B767B">
        <w:rPr>
          <w:rFonts w:ascii="Verdana" w:eastAsia="MS PMincho" w:hAnsi="Verdana"/>
          <w:w w:val="97"/>
          <w:sz w:val="20"/>
          <w:szCs w:val="20"/>
        </w:rPr>
        <w:t>able</w:t>
      </w:r>
      <w:r w:rsidRPr="002B767B">
        <w:rPr>
          <w:rFonts w:ascii="Verdana" w:eastAsia="MS PMincho" w:hAnsi="Verdana"/>
          <w:spacing w:val="-3"/>
          <w:w w:val="97"/>
          <w:sz w:val="20"/>
          <w:szCs w:val="20"/>
        </w:rPr>
        <w:t xml:space="preserve"> </w:t>
      </w:r>
      <w:r w:rsidRPr="002B767B">
        <w:rPr>
          <w:rFonts w:ascii="Verdana" w:eastAsia="MS PMincho" w:hAnsi="Verdana"/>
          <w:sz w:val="20"/>
          <w:szCs w:val="20"/>
        </w:rPr>
        <w:t>under</w:t>
      </w:r>
      <w:r w:rsidRPr="002B767B">
        <w:rPr>
          <w:rFonts w:ascii="Verdana" w:eastAsia="MS PMincho" w:hAnsi="Verdana"/>
          <w:spacing w:val="18"/>
          <w:sz w:val="20"/>
          <w:szCs w:val="20"/>
        </w:rPr>
        <w:t xml:space="preserve"> </w:t>
      </w:r>
      <w:r w:rsidRPr="002B767B">
        <w:rPr>
          <w:rFonts w:ascii="Verdana" w:eastAsia="MS PMincho" w:hAnsi="Verdana"/>
          <w:sz w:val="20"/>
          <w:szCs w:val="20"/>
        </w:rPr>
        <w:t>the</w:t>
      </w:r>
      <w:r w:rsidRPr="002B767B">
        <w:rPr>
          <w:rFonts w:ascii="Verdana" w:eastAsia="MS PMincho" w:hAnsi="Verdana"/>
          <w:spacing w:val="2"/>
          <w:sz w:val="20"/>
          <w:szCs w:val="20"/>
        </w:rPr>
        <w:t xml:space="preserve"> </w:t>
      </w:r>
      <w:r w:rsidRPr="002B767B">
        <w:rPr>
          <w:rFonts w:ascii="Verdana" w:eastAsia="MS PMincho" w:hAnsi="Verdana"/>
          <w:sz w:val="20"/>
          <w:szCs w:val="20"/>
        </w:rPr>
        <w:t>lease</w:t>
      </w:r>
    </w:p>
    <w:p w14:paraId="70E54A9A" w14:textId="77777777" w:rsidR="00BB5B2A" w:rsidRPr="002B767B" w:rsidRDefault="00BB5B2A" w:rsidP="00BB5B2A">
      <w:pPr>
        <w:widowControl w:val="0"/>
        <w:autoSpaceDE w:val="0"/>
        <w:autoSpaceDN w:val="0"/>
        <w:adjustRightInd w:val="0"/>
        <w:spacing w:before="4" w:line="280" w:lineRule="exact"/>
        <w:rPr>
          <w:rFonts w:ascii="Verdana" w:eastAsia="MS PMincho" w:hAnsi="Verdana"/>
          <w:sz w:val="20"/>
          <w:szCs w:val="20"/>
        </w:rPr>
      </w:pPr>
    </w:p>
    <w:p w14:paraId="276BEC2F" w14:textId="77777777" w:rsidR="00BB5B2A" w:rsidRPr="002B767B" w:rsidRDefault="00BB5B2A" w:rsidP="00F00A67">
      <w:pPr>
        <w:pStyle w:val="ListParagraph"/>
        <w:widowControl w:val="0"/>
        <w:numPr>
          <w:ilvl w:val="0"/>
          <w:numId w:val="36"/>
        </w:numPr>
        <w:autoSpaceDE w:val="0"/>
        <w:autoSpaceDN w:val="0"/>
        <w:adjustRightInd w:val="0"/>
        <w:spacing w:line="243" w:lineRule="auto"/>
        <w:ind w:right="-40"/>
        <w:jc w:val="both"/>
        <w:rPr>
          <w:rFonts w:ascii="Verdana" w:eastAsia="MS PMincho" w:hAnsi="Verdana"/>
          <w:spacing w:val="7"/>
          <w:sz w:val="20"/>
          <w:szCs w:val="20"/>
        </w:rPr>
      </w:pPr>
      <w:r w:rsidRPr="002B767B">
        <w:rPr>
          <w:rFonts w:ascii="Verdana" w:eastAsia="MS PMincho" w:hAnsi="Verdana"/>
          <w:spacing w:val="2"/>
          <w:sz w:val="20"/>
          <w:szCs w:val="20"/>
        </w:rPr>
        <w:t>amount</w:t>
      </w:r>
      <w:r w:rsidRPr="002B767B">
        <w:rPr>
          <w:rFonts w:ascii="Verdana" w:eastAsia="MS PMincho" w:hAnsi="Verdana"/>
          <w:sz w:val="20"/>
          <w:szCs w:val="20"/>
        </w:rPr>
        <w:t>s</w:t>
      </w:r>
      <w:r w:rsidRPr="002B767B">
        <w:rPr>
          <w:rFonts w:ascii="Verdana" w:eastAsia="MS PMincho" w:hAnsi="Verdana"/>
          <w:spacing w:val="34"/>
          <w:sz w:val="20"/>
          <w:szCs w:val="20"/>
        </w:rPr>
        <w:t xml:space="preserve"> </w:t>
      </w:r>
      <w:r w:rsidRPr="002B767B">
        <w:rPr>
          <w:rFonts w:ascii="Verdana" w:eastAsia="MS PMincho" w:hAnsi="Verdana"/>
          <w:spacing w:val="2"/>
          <w:sz w:val="20"/>
          <w:szCs w:val="20"/>
        </w:rPr>
        <w:t>p</w:t>
      </w:r>
      <w:r w:rsidRPr="002B767B">
        <w:rPr>
          <w:rFonts w:ascii="Verdana" w:eastAsia="MS PMincho" w:hAnsi="Verdana"/>
          <w:spacing w:val="-2"/>
          <w:sz w:val="20"/>
          <w:szCs w:val="20"/>
        </w:rPr>
        <w:t>a</w:t>
      </w:r>
      <w:r w:rsidRPr="002B767B">
        <w:rPr>
          <w:rFonts w:ascii="Verdana" w:eastAsia="MS PMincho" w:hAnsi="Verdana"/>
          <w:sz w:val="20"/>
          <w:szCs w:val="20"/>
        </w:rPr>
        <w:t>y</w:t>
      </w:r>
      <w:r w:rsidRPr="002B767B">
        <w:rPr>
          <w:rFonts w:ascii="Verdana" w:eastAsia="MS PMincho" w:hAnsi="Verdana"/>
          <w:spacing w:val="2"/>
          <w:sz w:val="20"/>
          <w:szCs w:val="20"/>
        </w:rPr>
        <w:t>abl</w:t>
      </w:r>
      <w:r w:rsidRPr="002B767B">
        <w:rPr>
          <w:rFonts w:ascii="Verdana" w:eastAsia="MS PMincho" w:hAnsi="Verdana"/>
          <w:sz w:val="20"/>
          <w:szCs w:val="20"/>
        </w:rPr>
        <w:t>e</w:t>
      </w:r>
      <w:r w:rsidRPr="002B767B">
        <w:rPr>
          <w:rFonts w:ascii="Verdana" w:eastAsia="MS PMincho" w:hAnsi="Verdana"/>
          <w:spacing w:val="-5"/>
          <w:sz w:val="20"/>
          <w:szCs w:val="20"/>
        </w:rPr>
        <w:t xml:space="preserve"> </w:t>
      </w:r>
      <w:r w:rsidRPr="002B767B">
        <w:rPr>
          <w:rFonts w:ascii="Verdana" w:eastAsia="MS PMincho" w:hAnsi="Verdana"/>
          <w:spacing w:val="2"/>
          <w:sz w:val="20"/>
          <w:szCs w:val="20"/>
        </w:rPr>
        <w:t>(</w:t>
      </w:r>
      <w:r w:rsidRPr="002B767B">
        <w:rPr>
          <w:rFonts w:ascii="Verdana" w:eastAsia="MS PMincho" w:hAnsi="Verdana"/>
          <w:spacing w:val="-1"/>
          <w:sz w:val="20"/>
          <w:szCs w:val="20"/>
        </w:rPr>
        <w:t>b</w:t>
      </w:r>
      <w:r w:rsidRPr="002B767B">
        <w:rPr>
          <w:rFonts w:ascii="Verdana" w:eastAsia="MS PMincho" w:hAnsi="Verdana"/>
          <w:sz w:val="20"/>
          <w:szCs w:val="20"/>
        </w:rPr>
        <w:t>y</w:t>
      </w:r>
      <w:r w:rsidRPr="002B767B">
        <w:rPr>
          <w:rFonts w:ascii="Verdana" w:eastAsia="MS PMincho" w:hAnsi="Verdana"/>
          <w:spacing w:val="3"/>
          <w:sz w:val="20"/>
          <w:szCs w:val="20"/>
        </w:rPr>
        <w:t xml:space="preserve"> </w:t>
      </w:r>
      <w:r w:rsidRPr="002B767B">
        <w:rPr>
          <w:rFonts w:ascii="Verdana" w:eastAsia="MS PMincho" w:hAnsi="Verdana"/>
          <w:spacing w:val="2"/>
          <w:sz w:val="20"/>
          <w:szCs w:val="20"/>
        </w:rPr>
        <w:t>w</w:t>
      </w:r>
      <w:r w:rsidRPr="002B767B">
        <w:rPr>
          <w:rFonts w:ascii="Verdana" w:eastAsia="MS PMincho" w:hAnsi="Verdana"/>
          <w:spacing w:val="-2"/>
          <w:sz w:val="20"/>
          <w:szCs w:val="20"/>
        </w:rPr>
        <w:t>a</w:t>
      </w:r>
      <w:r w:rsidRPr="002B767B">
        <w:rPr>
          <w:rFonts w:ascii="Verdana" w:eastAsia="MS PMincho" w:hAnsi="Verdana"/>
          <w:sz w:val="20"/>
          <w:szCs w:val="20"/>
        </w:rPr>
        <w:t>y</w:t>
      </w:r>
      <w:r w:rsidRPr="002B767B">
        <w:rPr>
          <w:rFonts w:ascii="Verdana" w:eastAsia="MS PMincho" w:hAnsi="Verdana"/>
          <w:spacing w:val="-8"/>
          <w:sz w:val="20"/>
          <w:szCs w:val="20"/>
        </w:rPr>
        <w:t xml:space="preserve"> </w:t>
      </w:r>
      <w:r w:rsidRPr="002B767B">
        <w:rPr>
          <w:rFonts w:ascii="Verdana" w:eastAsia="MS PMincho" w:hAnsi="Verdana"/>
          <w:spacing w:val="2"/>
          <w:sz w:val="20"/>
          <w:szCs w:val="20"/>
        </w:rPr>
        <w:t>o</w:t>
      </w:r>
      <w:r w:rsidRPr="002B767B">
        <w:rPr>
          <w:rFonts w:ascii="Verdana" w:eastAsia="MS PMincho" w:hAnsi="Verdana"/>
          <w:sz w:val="20"/>
          <w:szCs w:val="20"/>
        </w:rPr>
        <w:t>f</w:t>
      </w:r>
      <w:r w:rsidRPr="002B767B">
        <w:rPr>
          <w:rFonts w:ascii="Verdana" w:eastAsia="MS PMincho" w:hAnsi="Verdana"/>
          <w:spacing w:val="14"/>
          <w:sz w:val="20"/>
          <w:szCs w:val="20"/>
        </w:rPr>
        <w:t xml:space="preserve"> </w:t>
      </w:r>
      <w:r w:rsidRPr="002B767B">
        <w:rPr>
          <w:rFonts w:ascii="Verdana" w:eastAsia="MS PMincho" w:hAnsi="Verdana"/>
          <w:spacing w:val="2"/>
          <w:sz w:val="20"/>
          <w:szCs w:val="20"/>
        </w:rPr>
        <w:t>in</w:t>
      </w:r>
      <w:r w:rsidRPr="002B767B">
        <w:rPr>
          <w:rFonts w:ascii="Verdana" w:eastAsia="MS PMincho" w:hAnsi="Verdana"/>
          <w:sz w:val="20"/>
          <w:szCs w:val="20"/>
        </w:rPr>
        <w:t>t</w:t>
      </w:r>
      <w:r w:rsidRPr="002B767B">
        <w:rPr>
          <w:rFonts w:ascii="Verdana" w:eastAsia="MS PMincho" w:hAnsi="Verdana"/>
          <w:spacing w:val="2"/>
          <w:sz w:val="20"/>
          <w:szCs w:val="20"/>
        </w:rPr>
        <w:t>e</w:t>
      </w:r>
      <w:r w:rsidRPr="002B767B">
        <w:rPr>
          <w:rFonts w:ascii="Verdana" w:eastAsia="MS PMincho" w:hAnsi="Verdana"/>
          <w:spacing w:val="-1"/>
          <w:sz w:val="20"/>
          <w:szCs w:val="20"/>
        </w:rPr>
        <w:t>r</w:t>
      </w:r>
      <w:r w:rsidRPr="002B767B">
        <w:rPr>
          <w:rFonts w:ascii="Verdana" w:eastAsia="MS PMincho" w:hAnsi="Verdana"/>
          <w:spacing w:val="2"/>
          <w:sz w:val="20"/>
          <w:szCs w:val="20"/>
        </w:rPr>
        <w:t>es</w:t>
      </w:r>
      <w:r w:rsidRPr="002B767B">
        <w:rPr>
          <w:rFonts w:ascii="Verdana" w:eastAsia="MS PMincho" w:hAnsi="Verdana"/>
          <w:sz w:val="20"/>
          <w:szCs w:val="20"/>
        </w:rPr>
        <w:t>t</w:t>
      </w:r>
      <w:r w:rsidRPr="002B767B">
        <w:rPr>
          <w:rFonts w:ascii="Verdana" w:eastAsia="MS PMincho" w:hAnsi="Verdana"/>
          <w:spacing w:val="15"/>
          <w:sz w:val="20"/>
          <w:szCs w:val="20"/>
        </w:rPr>
        <w:t xml:space="preserve"> </w:t>
      </w:r>
      <w:r w:rsidRPr="002B767B">
        <w:rPr>
          <w:rFonts w:ascii="Verdana" w:eastAsia="MS PMincho" w:hAnsi="Verdana"/>
          <w:sz w:val="20"/>
          <w:szCs w:val="20"/>
        </w:rPr>
        <w:t>c</w:t>
      </w:r>
      <w:r w:rsidRPr="002B767B">
        <w:rPr>
          <w:rFonts w:ascii="Verdana" w:eastAsia="MS PMincho" w:hAnsi="Verdana"/>
          <w:spacing w:val="2"/>
          <w:sz w:val="20"/>
          <w:szCs w:val="20"/>
        </w:rPr>
        <w:t>harge</w:t>
      </w:r>
      <w:r w:rsidRPr="002B767B">
        <w:rPr>
          <w:rFonts w:ascii="Verdana" w:eastAsia="MS PMincho" w:hAnsi="Verdana"/>
          <w:sz w:val="20"/>
          <w:szCs w:val="20"/>
        </w:rPr>
        <w:t>s</w:t>
      </w:r>
      <w:r w:rsidRPr="002B767B">
        <w:rPr>
          <w:rFonts w:ascii="Verdana" w:eastAsia="MS PMincho" w:hAnsi="Verdana"/>
          <w:spacing w:val="-4"/>
          <w:sz w:val="20"/>
          <w:szCs w:val="20"/>
        </w:rPr>
        <w:t xml:space="preserve"> </w:t>
      </w:r>
      <w:r w:rsidRPr="002B767B">
        <w:rPr>
          <w:rFonts w:ascii="Verdana" w:eastAsia="MS PMincho" w:hAnsi="Verdana"/>
          <w:spacing w:val="2"/>
          <w:sz w:val="20"/>
          <w:szCs w:val="20"/>
        </w:rPr>
        <w:t>o</w:t>
      </w:r>
      <w:r w:rsidRPr="002B767B">
        <w:rPr>
          <w:rFonts w:ascii="Verdana" w:eastAsia="MS PMincho" w:hAnsi="Verdana"/>
          <w:sz w:val="20"/>
          <w:szCs w:val="20"/>
        </w:rPr>
        <w:t>r</w:t>
      </w:r>
      <w:r w:rsidRPr="002B767B">
        <w:rPr>
          <w:rFonts w:ascii="Verdana" w:eastAsia="MS PMincho" w:hAnsi="Verdana"/>
          <w:spacing w:val="16"/>
          <w:sz w:val="20"/>
          <w:szCs w:val="20"/>
        </w:rPr>
        <w:t xml:space="preserve"> </w:t>
      </w:r>
      <w:r w:rsidRPr="002B767B">
        <w:rPr>
          <w:rFonts w:ascii="Verdana" w:eastAsia="MS PMincho" w:hAnsi="Verdana"/>
          <w:spacing w:val="2"/>
          <w:sz w:val="20"/>
          <w:szCs w:val="20"/>
        </w:rPr>
        <w:t>othe</w:t>
      </w:r>
      <w:r w:rsidRPr="002B767B">
        <w:rPr>
          <w:rFonts w:ascii="Verdana" w:eastAsia="MS PMincho" w:hAnsi="Verdana"/>
          <w:spacing w:val="5"/>
          <w:sz w:val="20"/>
          <w:szCs w:val="20"/>
        </w:rPr>
        <w:t>rw</w:t>
      </w:r>
      <w:r w:rsidRPr="002B767B">
        <w:rPr>
          <w:rFonts w:ascii="Verdana" w:eastAsia="MS PMincho" w:hAnsi="Verdana"/>
          <w:spacing w:val="2"/>
          <w:sz w:val="20"/>
          <w:szCs w:val="20"/>
        </w:rPr>
        <w:t>ise</w:t>
      </w:r>
      <w:r w:rsidRPr="002B767B">
        <w:rPr>
          <w:rFonts w:ascii="Verdana" w:eastAsia="MS PMincho" w:hAnsi="Verdana"/>
          <w:sz w:val="20"/>
          <w:szCs w:val="20"/>
        </w:rPr>
        <w:t>)</w:t>
      </w:r>
      <w:r w:rsidRPr="002B767B">
        <w:rPr>
          <w:rFonts w:ascii="Verdana" w:eastAsia="MS PMincho" w:hAnsi="Verdana"/>
          <w:spacing w:val="7"/>
          <w:sz w:val="20"/>
          <w:szCs w:val="20"/>
        </w:rPr>
        <w:t xml:space="preserve"> </w:t>
      </w:r>
      <w:r w:rsidRPr="002B767B">
        <w:rPr>
          <w:rFonts w:ascii="Verdana" w:eastAsia="MS PMincho" w:hAnsi="Verdana"/>
          <w:spacing w:val="2"/>
          <w:sz w:val="20"/>
          <w:szCs w:val="20"/>
        </w:rPr>
        <w:t>whe</w:t>
      </w:r>
      <w:r w:rsidRPr="002B767B">
        <w:rPr>
          <w:rFonts w:ascii="Verdana" w:eastAsia="MS PMincho" w:hAnsi="Verdana"/>
          <w:spacing w:val="-1"/>
          <w:sz w:val="20"/>
          <w:szCs w:val="20"/>
        </w:rPr>
        <w:t>r</w:t>
      </w:r>
      <w:r w:rsidRPr="002B767B">
        <w:rPr>
          <w:rFonts w:ascii="Verdana" w:eastAsia="MS PMincho" w:hAnsi="Verdana"/>
          <w:sz w:val="20"/>
          <w:szCs w:val="20"/>
        </w:rPr>
        <w:t>e</w:t>
      </w:r>
      <w:r w:rsidRPr="002B767B">
        <w:rPr>
          <w:rFonts w:ascii="Verdana" w:eastAsia="MS PMincho" w:hAnsi="Verdana"/>
          <w:spacing w:val="-5"/>
          <w:sz w:val="20"/>
          <w:szCs w:val="20"/>
        </w:rPr>
        <w:t xml:space="preserve"> </w:t>
      </w:r>
      <w:r w:rsidRPr="002B767B">
        <w:rPr>
          <w:rFonts w:ascii="Verdana" w:eastAsia="MS PMincho" w:hAnsi="Verdana"/>
          <w:sz w:val="20"/>
          <w:szCs w:val="20"/>
        </w:rPr>
        <w:t>the</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3"/>
          <w:sz w:val="20"/>
          <w:szCs w:val="20"/>
        </w:rPr>
        <w:t xml:space="preserve"> </w:t>
      </w:r>
      <w:r w:rsidRPr="002B767B">
        <w:rPr>
          <w:rFonts w:ascii="Verdana" w:eastAsia="MS PMincho" w:hAnsi="Verdana"/>
          <w:sz w:val="20"/>
          <w:szCs w:val="20"/>
        </w:rPr>
        <w:t>is</w:t>
      </w:r>
      <w:r w:rsidRPr="002B767B">
        <w:rPr>
          <w:rFonts w:ascii="Verdana" w:eastAsia="MS PMincho" w:hAnsi="Verdana"/>
          <w:spacing w:val="-16"/>
          <w:sz w:val="20"/>
          <w:szCs w:val="20"/>
        </w:rPr>
        <w:t xml:space="preserve"> </w:t>
      </w:r>
      <w:r w:rsidRPr="002B767B">
        <w:rPr>
          <w:rFonts w:ascii="Verdana" w:eastAsia="MS PMincho" w:hAnsi="Verdana"/>
          <w:sz w:val="20"/>
          <w:szCs w:val="20"/>
        </w:rPr>
        <w:t>a</w:t>
      </w:r>
      <w:r w:rsidRPr="002B767B">
        <w:rPr>
          <w:rFonts w:ascii="Verdana" w:eastAsia="MS PMincho" w:hAnsi="Verdana"/>
          <w:spacing w:val="-7"/>
          <w:sz w:val="20"/>
          <w:szCs w:val="20"/>
        </w:rPr>
        <w:t xml:space="preserve"> </w:t>
      </w:r>
      <w:r w:rsidRPr="002B767B">
        <w:rPr>
          <w:rFonts w:ascii="Verdana" w:eastAsia="MS PMincho" w:hAnsi="Verdana"/>
          <w:sz w:val="20"/>
          <w:szCs w:val="20"/>
        </w:rPr>
        <w:t>fai</w:t>
      </w:r>
      <w:r w:rsidRPr="002B767B">
        <w:rPr>
          <w:rFonts w:ascii="Verdana" w:eastAsia="MS PMincho" w:hAnsi="Verdana"/>
          <w:spacing w:val="-1"/>
          <w:sz w:val="20"/>
          <w:szCs w:val="20"/>
        </w:rPr>
        <w:t>l</w:t>
      </w:r>
      <w:r w:rsidRPr="002B767B">
        <w:rPr>
          <w:rFonts w:ascii="Verdana" w:eastAsia="MS PMincho" w:hAnsi="Verdana"/>
          <w:sz w:val="20"/>
          <w:szCs w:val="20"/>
        </w:rPr>
        <w:t>u</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19"/>
          <w:sz w:val="20"/>
          <w:szCs w:val="20"/>
        </w:rPr>
        <w:t xml:space="preserve"> </w:t>
      </w:r>
      <w:r w:rsidRPr="002B767B">
        <w:rPr>
          <w:rFonts w:ascii="Verdana" w:eastAsia="MS PMincho" w:hAnsi="Verdana"/>
          <w:spacing w:val="-2"/>
          <w:sz w:val="20"/>
          <w:szCs w:val="20"/>
        </w:rPr>
        <w:t>t</w:t>
      </w:r>
      <w:r w:rsidRPr="002B767B">
        <w:rPr>
          <w:rFonts w:ascii="Verdana" w:eastAsia="MS PMincho" w:hAnsi="Verdana"/>
          <w:sz w:val="20"/>
          <w:szCs w:val="20"/>
        </w:rPr>
        <w:t>o</w:t>
      </w:r>
      <w:r w:rsidRPr="002B767B">
        <w:rPr>
          <w:rFonts w:ascii="Verdana" w:eastAsia="MS PMincho" w:hAnsi="Verdana"/>
          <w:spacing w:val="2"/>
          <w:sz w:val="20"/>
          <w:szCs w:val="20"/>
        </w:rPr>
        <w:t xml:space="preserve"> </w:t>
      </w:r>
      <w:r w:rsidRPr="002B767B">
        <w:rPr>
          <w:rFonts w:ascii="Verdana" w:eastAsia="MS PMincho" w:hAnsi="Verdana"/>
          <w:sz w:val="20"/>
          <w:szCs w:val="20"/>
        </w:rPr>
        <w:t>p</w:t>
      </w:r>
      <w:r w:rsidRPr="002B767B">
        <w:rPr>
          <w:rFonts w:ascii="Verdana" w:eastAsia="MS PMincho" w:hAnsi="Verdana"/>
          <w:spacing w:val="-4"/>
          <w:sz w:val="20"/>
          <w:szCs w:val="20"/>
        </w:rPr>
        <w:t>a</w:t>
      </w:r>
      <w:r w:rsidRPr="002B767B">
        <w:rPr>
          <w:rFonts w:ascii="Verdana" w:eastAsia="MS PMincho" w:hAnsi="Verdana"/>
          <w:sz w:val="20"/>
          <w:szCs w:val="20"/>
        </w:rPr>
        <w:t>y</w:t>
      </w:r>
      <w:r w:rsidRPr="002B767B">
        <w:rPr>
          <w:rFonts w:ascii="Verdana" w:eastAsia="MS PMincho" w:hAnsi="Verdana"/>
          <w:spacing w:val="-16"/>
          <w:sz w:val="20"/>
          <w:szCs w:val="20"/>
        </w:rPr>
        <w:t xml:space="preserve"> </w:t>
      </w:r>
      <w:r w:rsidRPr="002B767B">
        <w:rPr>
          <w:rFonts w:ascii="Verdana" w:eastAsia="MS PMincho" w:hAnsi="Verdana"/>
          <w:sz w:val="20"/>
          <w:szCs w:val="20"/>
        </w:rPr>
        <w:t xml:space="preserve">the </w:t>
      </w:r>
      <w:r w:rsidRPr="002B767B">
        <w:rPr>
          <w:rFonts w:ascii="Verdana" w:eastAsia="MS PMincho" w:hAnsi="Verdana"/>
          <w:w w:val="97"/>
          <w:sz w:val="20"/>
          <w:szCs w:val="20"/>
        </w:rPr>
        <w:t>se</w:t>
      </w:r>
      <w:r w:rsidRPr="002B767B">
        <w:rPr>
          <w:rFonts w:ascii="Verdana" w:eastAsia="MS PMincho" w:hAnsi="Verdana"/>
          <w:spacing w:val="5"/>
          <w:w w:val="97"/>
          <w:sz w:val="20"/>
          <w:szCs w:val="20"/>
        </w:rPr>
        <w:t>r</w:t>
      </w:r>
      <w:r w:rsidRPr="002B767B">
        <w:rPr>
          <w:rFonts w:ascii="Verdana" w:eastAsia="MS PMincho" w:hAnsi="Verdana"/>
          <w:spacing w:val="4"/>
          <w:w w:val="97"/>
          <w:sz w:val="20"/>
          <w:szCs w:val="20"/>
        </w:rPr>
        <w:t>v</w:t>
      </w:r>
      <w:r w:rsidRPr="002B767B">
        <w:rPr>
          <w:rFonts w:ascii="Verdana" w:eastAsia="MS PMincho" w:hAnsi="Verdana"/>
          <w:w w:val="97"/>
          <w:sz w:val="20"/>
          <w:szCs w:val="20"/>
        </w:rPr>
        <w:t>i</w:t>
      </w:r>
      <w:r w:rsidRPr="002B767B">
        <w:rPr>
          <w:rFonts w:ascii="Verdana" w:eastAsia="MS PMincho" w:hAnsi="Verdana"/>
          <w:spacing w:val="-3"/>
          <w:w w:val="97"/>
          <w:sz w:val="20"/>
          <w:szCs w:val="20"/>
        </w:rPr>
        <w:t>c</w:t>
      </w:r>
      <w:r w:rsidRPr="002B767B">
        <w:rPr>
          <w:rFonts w:ascii="Verdana" w:eastAsia="MS PMincho" w:hAnsi="Verdana"/>
          <w:w w:val="97"/>
          <w:sz w:val="20"/>
          <w:szCs w:val="20"/>
        </w:rPr>
        <w:t>e</w:t>
      </w:r>
      <w:r w:rsidRPr="002B767B">
        <w:rPr>
          <w:rFonts w:ascii="Verdana" w:eastAsia="MS PMincho" w:hAnsi="Verdana"/>
          <w:spacing w:val="-4"/>
          <w:w w:val="97"/>
          <w:sz w:val="20"/>
          <w:szCs w:val="20"/>
        </w:rPr>
        <w:t xml:space="preserve"> </w:t>
      </w:r>
      <w:r w:rsidRPr="002B767B">
        <w:rPr>
          <w:rFonts w:ascii="Verdana" w:eastAsia="MS PMincho" w:hAnsi="Verdana"/>
          <w:spacing w:val="-2"/>
          <w:w w:val="97"/>
          <w:sz w:val="20"/>
          <w:szCs w:val="20"/>
        </w:rPr>
        <w:t>c</w:t>
      </w:r>
      <w:r w:rsidRPr="002B767B">
        <w:rPr>
          <w:rFonts w:ascii="Verdana" w:eastAsia="MS PMincho" w:hAnsi="Verdana"/>
          <w:w w:val="97"/>
          <w:sz w:val="20"/>
          <w:szCs w:val="20"/>
        </w:rPr>
        <w:t>harges</w:t>
      </w:r>
      <w:r w:rsidRPr="002B767B">
        <w:rPr>
          <w:rFonts w:ascii="Verdana" w:eastAsia="MS PMincho" w:hAnsi="Verdana"/>
          <w:spacing w:val="-3"/>
          <w:w w:val="97"/>
          <w:sz w:val="20"/>
          <w:szCs w:val="20"/>
        </w:rPr>
        <w:t xml:space="preserve"> </w:t>
      </w:r>
      <w:r w:rsidRPr="002B767B">
        <w:rPr>
          <w:rFonts w:ascii="Verdana" w:eastAsia="MS PMincho" w:hAnsi="Verdana"/>
          <w:sz w:val="20"/>
          <w:szCs w:val="20"/>
        </w:rPr>
        <w:t>(in</w:t>
      </w:r>
      <w:r w:rsidRPr="002B767B">
        <w:rPr>
          <w:rFonts w:ascii="Verdana" w:eastAsia="MS PMincho" w:hAnsi="Verdana"/>
          <w:spacing w:val="6"/>
          <w:sz w:val="20"/>
          <w:szCs w:val="20"/>
        </w:rPr>
        <w:t xml:space="preserve"> </w:t>
      </w:r>
      <w:r w:rsidRPr="002B767B">
        <w:rPr>
          <w:rFonts w:ascii="Verdana" w:eastAsia="MS PMincho" w:hAnsi="Verdana"/>
          <w:spacing w:val="-3"/>
          <w:sz w:val="20"/>
          <w:szCs w:val="20"/>
        </w:rPr>
        <w:t>r</w:t>
      </w:r>
      <w:r w:rsidRPr="002B767B">
        <w:rPr>
          <w:rFonts w:ascii="Verdana" w:eastAsia="MS PMincho" w:hAnsi="Verdana"/>
          <w:sz w:val="20"/>
          <w:szCs w:val="20"/>
        </w:rPr>
        <w:t>espe</w:t>
      </w:r>
      <w:r w:rsidRPr="002B767B">
        <w:rPr>
          <w:rFonts w:ascii="Verdana" w:eastAsia="MS PMincho" w:hAnsi="Verdana"/>
          <w:spacing w:val="1"/>
          <w:sz w:val="20"/>
          <w:szCs w:val="20"/>
        </w:rPr>
        <w:t>c</w:t>
      </w:r>
      <w:r w:rsidRPr="002B767B">
        <w:rPr>
          <w:rFonts w:ascii="Verdana" w:eastAsia="MS PMincho" w:hAnsi="Verdana"/>
          <w:sz w:val="20"/>
          <w:szCs w:val="20"/>
        </w:rPr>
        <w:t>t</w:t>
      </w:r>
      <w:r w:rsidRPr="002B767B">
        <w:rPr>
          <w:rFonts w:ascii="Verdana" w:eastAsia="MS PMincho" w:hAnsi="Verdana"/>
          <w:spacing w:val="-8"/>
          <w:sz w:val="20"/>
          <w:szCs w:val="20"/>
        </w:rPr>
        <w:t xml:space="preserve"> </w:t>
      </w:r>
      <w:r w:rsidRPr="002B767B">
        <w:rPr>
          <w:rFonts w:ascii="Verdana" w:eastAsia="MS PMincho" w:hAnsi="Verdana"/>
          <w:sz w:val="20"/>
          <w:szCs w:val="20"/>
        </w:rPr>
        <w:t>of</w:t>
      </w:r>
      <w:r w:rsidRPr="002B767B">
        <w:rPr>
          <w:rFonts w:ascii="Verdana" w:eastAsia="MS PMincho" w:hAnsi="Verdana"/>
          <w:spacing w:val="-5"/>
          <w:sz w:val="20"/>
          <w:szCs w:val="20"/>
        </w:rPr>
        <w:t xml:space="preserve"> </w:t>
      </w:r>
      <w:r w:rsidRPr="002B767B">
        <w:rPr>
          <w:rFonts w:ascii="Verdana" w:eastAsia="MS PMincho" w:hAnsi="Verdana"/>
          <w:sz w:val="20"/>
          <w:szCs w:val="20"/>
        </w:rPr>
        <w:t>(d)</w:t>
      </w:r>
      <w:r w:rsidRPr="002B767B">
        <w:rPr>
          <w:rFonts w:ascii="Verdana" w:eastAsia="MS PMincho" w:hAnsi="Verdana"/>
          <w:spacing w:val="12"/>
          <w:sz w:val="20"/>
          <w:szCs w:val="20"/>
        </w:rPr>
        <w:t xml:space="preserve"> </w:t>
      </w:r>
      <w:r w:rsidRPr="002B767B">
        <w:rPr>
          <w:rFonts w:ascii="Verdana" w:eastAsia="MS PMincho" w:hAnsi="Verdana"/>
          <w:sz w:val="20"/>
          <w:szCs w:val="20"/>
        </w:rPr>
        <w:t>ab</w:t>
      </w:r>
      <w:r w:rsidRPr="002B767B">
        <w:rPr>
          <w:rFonts w:ascii="Verdana" w:eastAsia="MS PMincho" w:hAnsi="Verdana"/>
          <w:spacing w:val="-3"/>
          <w:sz w:val="20"/>
          <w:szCs w:val="20"/>
        </w:rPr>
        <w:t>o</w:t>
      </w:r>
      <w:r w:rsidRPr="002B767B">
        <w:rPr>
          <w:rFonts w:ascii="Verdana" w:eastAsia="MS PMincho" w:hAnsi="Verdana"/>
          <w:spacing w:val="-4"/>
          <w:sz w:val="20"/>
          <w:szCs w:val="20"/>
        </w:rPr>
        <w:t>v</w:t>
      </w:r>
      <w:r w:rsidRPr="002B767B">
        <w:rPr>
          <w:rFonts w:ascii="Verdana" w:eastAsia="MS PMincho" w:hAnsi="Verdana"/>
          <w:sz w:val="20"/>
          <w:szCs w:val="20"/>
        </w:rPr>
        <w:t>e);</w:t>
      </w:r>
      <w:r w:rsidRPr="002B767B">
        <w:rPr>
          <w:rFonts w:ascii="Verdana" w:eastAsia="MS PMincho" w:hAnsi="Verdana"/>
          <w:spacing w:val="-13"/>
          <w:sz w:val="20"/>
          <w:szCs w:val="20"/>
        </w:rPr>
        <w:t xml:space="preserve"> </w:t>
      </w:r>
      <w:r w:rsidRPr="002B767B">
        <w:rPr>
          <w:rFonts w:ascii="Verdana" w:eastAsia="MS PMincho" w:hAnsi="Verdana"/>
          <w:w w:val="104"/>
          <w:sz w:val="20"/>
          <w:szCs w:val="20"/>
        </w:rPr>
        <w:t>and</w:t>
      </w:r>
    </w:p>
    <w:p w14:paraId="725092D3" w14:textId="77777777" w:rsidR="00BB5B2A" w:rsidRPr="002B767B" w:rsidRDefault="00BB5B2A" w:rsidP="00BB5B2A">
      <w:pPr>
        <w:widowControl w:val="0"/>
        <w:autoSpaceDE w:val="0"/>
        <w:autoSpaceDN w:val="0"/>
        <w:adjustRightInd w:val="0"/>
        <w:spacing w:line="243" w:lineRule="auto"/>
        <w:ind w:right="-40"/>
        <w:jc w:val="both"/>
        <w:rPr>
          <w:rFonts w:ascii="Verdana" w:eastAsia="MS PMincho" w:hAnsi="Verdana"/>
          <w:sz w:val="20"/>
          <w:szCs w:val="20"/>
        </w:rPr>
      </w:pPr>
    </w:p>
    <w:p w14:paraId="181D9AFF" w14:textId="77777777" w:rsidR="00BB5B2A" w:rsidRPr="002B767B" w:rsidRDefault="00BB5B2A" w:rsidP="00F00A67">
      <w:pPr>
        <w:pStyle w:val="ListParagraph"/>
        <w:widowControl w:val="0"/>
        <w:numPr>
          <w:ilvl w:val="0"/>
          <w:numId w:val="36"/>
        </w:numPr>
        <w:autoSpaceDE w:val="0"/>
        <w:autoSpaceDN w:val="0"/>
        <w:adjustRightInd w:val="0"/>
        <w:spacing w:line="243" w:lineRule="auto"/>
        <w:ind w:right="-40"/>
        <w:jc w:val="both"/>
        <w:rPr>
          <w:rFonts w:ascii="Verdana" w:eastAsia="MS PMincho" w:hAnsi="Verdana"/>
          <w:spacing w:val="-18"/>
          <w:sz w:val="20"/>
          <w:szCs w:val="20"/>
        </w:rPr>
      </w:pPr>
      <w:r w:rsidRPr="002B767B">
        <w:rPr>
          <w:rFonts w:ascii="Verdana" w:eastAsia="MS PMincho" w:hAnsi="Verdana"/>
          <w:sz w:val="20"/>
          <w:szCs w:val="20"/>
        </w:rPr>
        <w:t>su</w:t>
      </w:r>
      <w:r w:rsidRPr="002B767B">
        <w:rPr>
          <w:rFonts w:ascii="Verdana" w:eastAsia="MS PMincho" w:hAnsi="Verdana"/>
          <w:spacing w:val="-2"/>
          <w:sz w:val="20"/>
          <w:szCs w:val="20"/>
        </w:rPr>
        <w:t>c</w:t>
      </w:r>
      <w:r w:rsidRPr="002B767B">
        <w:rPr>
          <w:rFonts w:ascii="Verdana" w:eastAsia="MS PMincho" w:hAnsi="Verdana"/>
          <w:sz w:val="20"/>
          <w:szCs w:val="20"/>
        </w:rPr>
        <w:t>h</w:t>
      </w:r>
      <w:r w:rsidRPr="002B767B">
        <w:rPr>
          <w:rFonts w:ascii="Verdana" w:eastAsia="MS PMincho" w:hAnsi="Verdana"/>
          <w:spacing w:val="-8"/>
          <w:sz w:val="20"/>
          <w:szCs w:val="20"/>
        </w:rPr>
        <w:t xml:space="preserve"> </w:t>
      </w:r>
      <w:r w:rsidRPr="002B767B">
        <w:rPr>
          <w:rFonts w:ascii="Verdana" w:eastAsia="MS PMincho" w:hAnsi="Verdana"/>
          <w:sz w:val="20"/>
          <w:szCs w:val="20"/>
        </w:rPr>
        <w:t>other</w:t>
      </w:r>
      <w:r w:rsidRPr="002B767B">
        <w:rPr>
          <w:rFonts w:ascii="Verdana" w:eastAsia="MS PMincho" w:hAnsi="Verdana"/>
          <w:spacing w:val="6"/>
          <w:sz w:val="20"/>
          <w:szCs w:val="20"/>
        </w:rPr>
        <w:t xml:space="preserve"> </w:t>
      </w:r>
      <w:r w:rsidRPr="002B767B">
        <w:rPr>
          <w:rFonts w:ascii="Verdana" w:eastAsia="MS PMincho" w:hAnsi="Verdana"/>
          <w:sz w:val="20"/>
          <w:szCs w:val="20"/>
        </w:rPr>
        <w:t>mat</w:t>
      </w:r>
      <w:r w:rsidRPr="002B767B">
        <w:rPr>
          <w:rFonts w:ascii="Verdana" w:eastAsia="MS PMincho" w:hAnsi="Verdana"/>
          <w:spacing w:val="-2"/>
          <w:sz w:val="20"/>
          <w:szCs w:val="20"/>
        </w:rPr>
        <w:t>t</w:t>
      </w:r>
      <w:r w:rsidRPr="002B767B">
        <w:rPr>
          <w:rFonts w:ascii="Verdana" w:eastAsia="MS PMincho" w:hAnsi="Verdana"/>
          <w:sz w:val="20"/>
          <w:szCs w:val="20"/>
        </w:rPr>
        <w:t>ers as</w:t>
      </w:r>
      <w:r w:rsidRPr="002B767B">
        <w:rPr>
          <w:rFonts w:ascii="Verdana" w:eastAsia="MS PMincho" w:hAnsi="Verdana"/>
          <w:spacing w:val="-18"/>
          <w:sz w:val="20"/>
          <w:szCs w:val="20"/>
        </w:rPr>
        <w:t xml:space="preserve"> </w:t>
      </w:r>
      <w:r w:rsidRPr="002B767B">
        <w:rPr>
          <w:rFonts w:ascii="Verdana" w:eastAsia="MS PMincho" w:hAnsi="Verdana"/>
          <w:sz w:val="20"/>
          <w:szCs w:val="20"/>
        </w:rPr>
        <w:t>m</w:t>
      </w:r>
      <w:r w:rsidRPr="002B767B">
        <w:rPr>
          <w:rFonts w:ascii="Verdana" w:eastAsia="MS PMincho" w:hAnsi="Verdana"/>
          <w:spacing w:val="-4"/>
          <w:sz w:val="20"/>
          <w:szCs w:val="20"/>
        </w:rPr>
        <w:t>a</w:t>
      </w:r>
      <w:r w:rsidRPr="002B767B">
        <w:rPr>
          <w:rFonts w:ascii="Verdana" w:eastAsia="MS PMincho" w:hAnsi="Verdana"/>
          <w:sz w:val="20"/>
          <w:szCs w:val="20"/>
        </w:rPr>
        <w:t>y</w:t>
      </w:r>
      <w:r w:rsidRPr="002B767B">
        <w:rPr>
          <w:rFonts w:ascii="Verdana" w:eastAsia="MS PMincho" w:hAnsi="Verdana"/>
          <w:spacing w:val="-16"/>
          <w:sz w:val="20"/>
          <w:szCs w:val="20"/>
        </w:rPr>
        <w:t xml:space="preserve"> </w:t>
      </w:r>
      <w:r w:rsidRPr="002B767B">
        <w:rPr>
          <w:rFonts w:ascii="Verdana" w:eastAsia="MS PMincho" w:hAnsi="Verdana"/>
          <w:sz w:val="20"/>
          <w:szCs w:val="20"/>
        </w:rPr>
        <w:t>be</w:t>
      </w:r>
      <w:r w:rsidRPr="002B767B">
        <w:rPr>
          <w:rFonts w:ascii="Verdana" w:eastAsia="MS PMincho" w:hAnsi="Verdana"/>
          <w:spacing w:val="-12"/>
          <w:sz w:val="20"/>
          <w:szCs w:val="20"/>
        </w:rPr>
        <w:t xml:space="preserve"> </w:t>
      </w:r>
      <w:r w:rsidRPr="002B767B">
        <w:rPr>
          <w:rFonts w:ascii="Verdana" w:eastAsia="MS PMincho" w:hAnsi="Verdana"/>
          <w:sz w:val="20"/>
          <w:szCs w:val="20"/>
        </w:rPr>
        <w:t>p</w:t>
      </w:r>
      <w:r w:rsidRPr="002B767B">
        <w:rPr>
          <w:rFonts w:ascii="Verdana" w:eastAsia="MS PMincho" w:hAnsi="Verdana"/>
          <w:spacing w:val="-3"/>
          <w:sz w:val="20"/>
          <w:szCs w:val="20"/>
        </w:rPr>
        <w:t>r</w:t>
      </w:r>
      <w:r w:rsidRPr="002B767B">
        <w:rPr>
          <w:rFonts w:ascii="Verdana" w:eastAsia="MS PMincho" w:hAnsi="Verdana"/>
          <w:sz w:val="20"/>
          <w:szCs w:val="20"/>
        </w:rPr>
        <w:t>esc</w:t>
      </w:r>
      <w:r w:rsidRPr="002B767B">
        <w:rPr>
          <w:rFonts w:ascii="Verdana" w:eastAsia="MS PMincho" w:hAnsi="Verdana"/>
          <w:spacing w:val="3"/>
          <w:sz w:val="20"/>
          <w:szCs w:val="20"/>
        </w:rPr>
        <w:t>r</w:t>
      </w:r>
      <w:r w:rsidRPr="002B767B">
        <w:rPr>
          <w:rFonts w:ascii="Verdana" w:eastAsia="MS PMincho" w:hAnsi="Verdana"/>
          <w:sz w:val="20"/>
          <w:szCs w:val="20"/>
        </w:rPr>
        <w:t>ibed</w:t>
      </w:r>
      <w:r w:rsidRPr="002B767B">
        <w:rPr>
          <w:rFonts w:ascii="Verdana" w:eastAsia="MS PMincho" w:hAnsi="Verdana"/>
          <w:spacing w:val="-10"/>
          <w:sz w:val="20"/>
          <w:szCs w:val="20"/>
        </w:rPr>
        <w:t xml:space="preserve"> </w:t>
      </w:r>
      <w:r w:rsidRPr="002B767B">
        <w:rPr>
          <w:rFonts w:ascii="Verdana" w:eastAsia="MS PMincho" w:hAnsi="Verdana"/>
          <w:spacing w:val="-3"/>
          <w:sz w:val="20"/>
          <w:szCs w:val="20"/>
        </w:rPr>
        <w:t>b</w:t>
      </w:r>
      <w:r w:rsidRPr="002B767B">
        <w:rPr>
          <w:rFonts w:ascii="Verdana" w:eastAsia="MS PMincho" w:hAnsi="Verdana"/>
          <w:sz w:val="20"/>
          <w:szCs w:val="20"/>
        </w:rPr>
        <w:t>y</w:t>
      </w:r>
      <w:r w:rsidRPr="002B767B">
        <w:rPr>
          <w:rFonts w:ascii="Verdana" w:eastAsia="MS PMincho" w:hAnsi="Verdana"/>
          <w:spacing w:val="-18"/>
          <w:sz w:val="20"/>
          <w:szCs w:val="20"/>
        </w:rPr>
        <w:t xml:space="preserve"> </w:t>
      </w:r>
      <w:r w:rsidRPr="002B767B">
        <w:rPr>
          <w:rFonts w:ascii="Verdana" w:eastAsia="MS PMincho" w:hAnsi="Verdana"/>
          <w:spacing w:val="-3"/>
          <w:sz w:val="20"/>
          <w:szCs w:val="20"/>
        </w:rPr>
        <w:t>r</w:t>
      </w:r>
      <w:r w:rsidRPr="002B767B">
        <w:rPr>
          <w:rFonts w:ascii="Verdana" w:eastAsia="MS PMincho" w:hAnsi="Verdana"/>
          <w:spacing w:val="1"/>
          <w:sz w:val="20"/>
          <w:szCs w:val="20"/>
        </w:rPr>
        <w:t>e</w:t>
      </w:r>
      <w:r w:rsidRPr="002B767B">
        <w:rPr>
          <w:rFonts w:ascii="Verdana" w:eastAsia="MS PMincho" w:hAnsi="Verdana"/>
          <w:sz w:val="20"/>
          <w:szCs w:val="20"/>
        </w:rPr>
        <w:t>gulations</w:t>
      </w:r>
      <w:r w:rsidRPr="002B767B">
        <w:rPr>
          <w:rFonts w:ascii="Verdana" w:eastAsia="MS PMincho" w:hAnsi="Verdana"/>
          <w:spacing w:val="-9"/>
          <w:sz w:val="20"/>
          <w:szCs w:val="20"/>
        </w:rPr>
        <w:t xml:space="preserve"> </w:t>
      </w:r>
      <w:r w:rsidRPr="002B767B">
        <w:rPr>
          <w:rFonts w:ascii="Verdana" w:eastAsia="MS PMincho" w:hAnsi="Verdana"/>
          <w:sz w:val="20"/>
          <w:szCs w:val="20"/>
        </w:rPr>
        <w:t>made</w:t>
      </w:r>
      <w:r w:rsidRPr="002B767B">
        <w:rPr>
          <w:rFonts w:ascii="Verdana" w:eastAsia="MS PMincho" w:hAnsi="Verdana"/>
          <w:spacing w:val="-1"/>
          <w:sz w:val="20"/>
          <w:szCs w:val="20"/>
        </w:rPr>
        <w:t xml:space="preserve"> </w:t>
      </w:r>
      <w:r w:rsidRPr="002B767B">
        <w:rPr>
          <w:rFonts w:ascii="Verdana" w:eastAsia="MS PMincho" w:hAnsi="Verdana"/>
          <w:spacing w:val="-3"/>
          <w:sz w:val="20"/>
          <w:szCs w:val="20"/>
        </w:rPr>
        <w:t>b</w:t>
      </w:r>
      <w:r w:rsidRPr="002B767B">
        <w:rPr>
          <w:rFonts w:ascii="Verdana" w:eastAsia="MS PMincho" w:hAnsi="Verdana"/>
          <w:sz w:val="20"/>
          <w:szCs w:val="20"/>
        </w:rPr>
        <w:t>y</w:t>
      </w:r>
      <w:r w:rsidRPr="002B767B">
        <w:rPr>
          <w:rFonts w:ascii="Verdana" w:eastAsia="MS PMincho" w:hAnsi="Verdana"/>
          <w:spacing w:val="-18"/>
          <w:sz w:val="20"/>
          <w:szCs w:val="20"/>
        </w:rPr>
        <w:t xml:space="preserve"> </w:t>
      </w:r>
      <w:r w:rsidRPr="002B767B">
        <w:rPr>
          <w:rFonts w:ascii="Verdana" w:eastAsia="MS PMincho" w:hAnsi="Verdana"/>
          <w:w w:val="103"/>
          <w:sz w:val="20"/>
          <w:szCs w:val="20"/>
        </w:rPr>
        <w:t>the</w:t>
      </w:r>
      <w:r w:rsidR="00F90A85" w:rsidRPr="002B767B">
        <w:rPr>
          <w:rFonts w:ascii="Verdana" w:eastAsia="MS PMincho" w:hAnsi="Verdana"/>
          <w:w w:val="103"/>
          <w:sz w:val="20"/>
          <w:szCs w:val="20"/>
        </w:rPr>
        <w:t xml:space="preserve"> </w:t>
      </w:r>
      <w:r w:rsidRPr="002B767B">
        <w:rPr>
          <w:rFonts w:ascii="Verdana" w:eastAsia="MS PMincho" w:hAnsi="Verdana"/>
          <w:w w:val="96"/>
          <w:sz w:val="20"/>
          <w:szCs w:val="20"/>
        </w:rPr>
        <w:t>Sec</w:t>
      </w:r>
      <w:r w:rsidRPr="002B767B">
        <w:rPr>
          <w:rFonts w:ascii="Verdana" w:eastAsia="MS PMincho" w:hAnsi="Verdana"/>
          <w:spacing w:val="-3"/>
          <w:w w:val="96"/>
          <w:sz w:val="20"/>
          <w:szCs w:val="20"/>
        </w:rPr>
        <w:t>r</w:t>
      </w:r>
      <w:r w:rsidRPr="002B767B">
        <w:rPr>
          <w:rFonts w:ascii="Verdana" w:eastAsia="MS PMincho" w:hAnsi="Verdana"/>
          <w:w w:val="96"/>
          <w:sz w:val="20"/>
          <w:szCs w:val="20"/>
        </w:rPr>
        <w:t>eta</w:t>
      </w:r>
      <w:r w:rsidRPr="002B767B">
        <w:rPr>
          <w:rFonts w:ascii="Verdana" w:eastAsia="MS PMincho" w:hAnsi="Verdana"/>
          <w:spacing w:val="6"/>
          <w:w w:val="96"/>
          <w:sz w:val="20"/>
          <w:szCs w:val="20"/>
        </w:rPr>
        <w:t>r</w:t>
      </w:r>
      <w:r w:rsidRPr="002B767B">
        <w:rPr>
          <w:rFonts w:ascii="Verdana" w:eastAsia="MS PMincho" w:hAnsi="Verdana"/>
          <w:w w:val="96"/>
          <w:sz w:val="20"/>
          <w:szCs w:val="20"/>
        </w:rPr>
        <w:t>y</w:t>
      </w:r>
      <w:r w:rsidRPr="002B767B">
        <w:rPr>
          <w:rFonts w:ascii="Verdana" w:eastAsia="MS PMincho" w:hAnsi="Verdana"/>
          <w:spacing w:val="2"/>
          <w:w w:val="96"/>
          <w:sz w:val="20"/>
          <w:szCs w:val="20"/>
        </w:rPr>
        <w:t xml:space="preserve"> </w:t>
      </w:r>
      <w:r w:rsidRPr="002B767B">
        <w:rPr>
          <w:rFonts w:ascii="Verdana" w:eastAsia="MS PMincho" w:hAnsi="Verdana"/>
          <w:sz w:val="20"/>
          <w:szCs w:val="20"/>
        </w:rPr>
        <w:t>of</w:t>
      </w:r>
      <w:r w:rsidRPr="002B767B">
        <w:rPr>
          <w:rFonts w:ascii="Verdana" w:eastAsia="MS PMincho" w:hAnsi="Verdana"/>
          <w:spacing w:val="-3"/>
          <w:sz w:val="20"/>
          <w:szCs w:val="20"/>
        </w:rPr>
        <w:t xml:space="preserve"> </w:t>
      </w:r>
      <w:r w:rsidRPr="002B767B">
        <w:rPr>
          <w:rFonts w:ascii="Verdana" w:eastAsia="MS PMincho" w:hAnsi="Verdana"/>
          <w:sz w:val="20"/>
          <w:szCs w:val="20"/>
        </w:rPr>
        <w:t>Sta</w:t>
      </w:r>
      <w:r w:rsidRPr="002B767B">
        <w:rPr>
          <w:rFonts w:ascii="Verdana" w:eastAsia="MS PMincho" w:hAnsi="Verdana"/>
          <w:spacing w:val="-2"/>
          <w:sz w:val="20"/>
          <w:szCs w:val="20"/>
        </w:rPr>
        <w:t>t</w:t>
      </w:r>
      <w:r w:rsidRPr="002B767B">
        <w:rPr>
          <w:rFonts w:ascii="Verdana" w:eastAsia="MS PMincho" w:hAnsi="Verdana"/>
          <w:sz w:val="20"/>
          <w:szCs w:val="20"/>
        </w:rPr>
        <w:t>e.</w:t>
      </w:r>
    </w:p>
    <w:p w14:paraId="42CFE34E" w14:textId="77777777" w:rsidR="002B767B" w:rsidRPr="002B767B" w:rsidRDefault="002B767B" w:rsidP="002B767B">
      <w:pPr>
        <w:pStyle w:val="ListParagraph"/>
        <w:rPr>
          <w:rFonts w:ascii="Verdana" w:eastAsia="MS PMincho" w:hAnsi="Verdana"/>
          <w:spacing w:val="-18"/>
          <w:sz w:val="20"/>
          <w:szCs w:val="20"/>
        </w:rPr>
      </w:pPr>
    </w:p>
    <w:p w14:paraId="3C5009CB" w14:textId="77777777" w:rsidR="002B767B" w:rsidRPr="002B767B" w:rsidRDefault="002B767B" w:rsidP="002B767B">
      <w:pPr>
        <w:pStyle w:val="ListParagraph"/>
        <w:widowControl w:val="0"/>
        <w:autoSpaceDE w:val="0"/>
        <w:autoSpaceDN w:val="0"/>
        <w:adjustRightInd w:val="0"/>
        <w:spacing w:line="243" w:lineRule="auto"/>
        <w:ind w:right="-40"/>
        <w:jc w:val="both"/>
        <w:rPr>
          <w:rFonts w:ascii="Verdana" w:eastAsia="MS PMincho" w:hAnsi="Verdana"/>
          <w:spacing w:val="-18"/>
          <w:sz w:val="20"/>
          <w:szCs w:val="20"/>
        </w:rPr>
      </w:pPr>
    </w:p>
    <w:tbl>
      <w:tblPr>
        <w:tblStyle w:val="TableGrid"/>
        <w:tblW w:w="0" w:type="auto"/>
        <w:tblLook w:val="04A0" w:firstRow="1" w:lastRow="0" w:firstColumn="1" w:lastColumn="0" w:noHBand="0" w:noVBand="1"/>
      </w:tblPr>
      <w:tblGrid>
        <w:gridCol w:w="9242"/>
      </w:tblGrid>
      <w:tr w:rsidR="00E85DBA" w:rsidRPr="002B767B" w14:paraId="0CB843A3" w14:textId="77777777" w:rsidTr="00E85DBA">
        <w:tc>
          <w:tcPr>
            <w:tcW w:w="9242" w:type="dxa"/>
          </w:tcPr>
          <w:p w14:paraId="65947E25" w14:textId="77777777" w:rsidR="00E85DBA" w:rsidRPr="002B767B" w:rsidRDefault="002B767B" w:rsidP="00220C25">
            <w:pPr>
              <w:rPr>
                <w:rFonts w:ascii="Verdana" w:eastAsia="MS PMincho" w:hAnsi="Verdana"/>
                <w:i/>
                <w:sz w:val="20"/>
                <w:szCs w:val="20"/>
              </w:rPr>
            </w:pPr>
            <w:r>
              <w:rPr>
                <w:rFonts w:ascii="Verdana" w:eastAsia="MS PMincho" w:hAnsi="Verdana"/>
                <w:i/>
                <w:sz w:val="20"/>
                <w:szCs w:val="20"/>
              </w:rPr>
              <w:t>s.</w:t>
            </w:r>
            <w:r w:rsidR="00E85DBA" w:rsidRPr="002B767B">
              <w:rPr>
                <w:rFonts w:ascii="Verdana" w:eastAsia="MS PMincho" w:hAnsi="Verdana"/>
                <w:i/>
                <w:sz w:val="20"/>
                <w:szCs w:val="20"/>
              </w:rPr>
              <w:t>35 Landlord and Tenant Act 1987 (as amended by ss</w:t>
            </w:r>
            <w:r>
              <w:rPr>
                <w:rFonts w:ascii="Verdana" w:eastAsia="MS PMincho" w:hAnsi="Verdana"/>
                <w:i/>
                <w:sz w:val="20"/>
                <w:szCs w:val="20"/>
              </w:rPr>
              <w:t>.</w:t>
            </w:r>
            <w:r w:rsidR="00E85DBA" w:rsidRPr="002B767B">
              <w:rPr>
                <w:rFonts w:ascii="Verdana" w:eastAsia="MS PMincho" w:hAnsi="Verdana"/>
                <w:i/>
                <w:sz w:val="20"/>
                <w:szCs w:val="20"/>
              </w:rPr>
              <w:t>162 and 163 Commonhold and Leasehold Reform Act 2002</w:t>
            </w:r>
          </w:p>
        </w:tc>
      </w:tr>
    </w:tbl>
    <w:p w14:paraId="140770CD" w14:textId="77777777" w:rsidR="00BB5B2A" w:rsidRPr="002B767B" w:rsidRDefault="00BB5B2A" w:rsidP="00220C25">
      <w:pPr>
        <w:rPr>
          <w:rFonts w:ascii="Verdana" w:eastAsia="MS PMincho" w:hAnsi="Verdana"/>
          <w:sz w:val="20"/>
          <w:szCs w:val="20"/>
        </w:rPr>
      </w:pPr>
    </w:p>
    <w:p w14:paraId="7C7F1EDE" w14:textId="77777777" w:rsidR="00E85DBA" w:rsidRDefault="00E85DBA" w:rsidP="00220C25">
      <w:pPr>
        <w:rPr>
          <w:rFonts w:ascii="Verdana" w:eastAsia="MS PMincho" w:hAnsi="Verdana"/>
          <w:color w:val="363435"/>
          <w:sz w:val="20"/>
          <w:szCs w:val="20"/>
        </w:rPr>
      </w:pPr>
    </w:p>
    <w:p w14:paraId="33D025E8" w14:textId="77777777" w:rsidR="00BB5B2A" w:rsidRDefault="00BB5B2A" w:rsidP="00220C25">
      <w:pPr>
        <w:rPr>
          <w:rFonts w:ascii="Verdana" w:eastAsia="MS PMincho" w:hAnsi="Verdana"/>
          <w:w w:val="102"/>
          <w:sz w:val="20"/>
          <w:szCs w:val="20"/>
        </w:rPr>
      </w:pPr>
      <w:r w:rsidRPr="002B767B">
        <w:rPr>
          <w:rFonts w:ascii="Verdana" w:eastAsia="MS PMincho" w:hAnsi="Verdana"/>
          <w:sz w:val="20"/>
          <w:szCs w:val="20"/>
        </w:rPr>
        <w:t>The</w:t>
      </w:r>
      <w:r w:rsidRPr="002B767B">
        <w:rPr>
          <w:rFonts w:ascii="Verdana" w:eastAsia="MS PMincho" w:hAnsi="Verdana"/>
          <w:spacing w:val="-3"/>
          <w:sz w:val="20"/>
          <w:szCs w:val="20"/>
        </w:rPr>
        <w:t>r</w:t>
      </w:r>
      <w:r w:rsidRPr="002B767B">
        <w:rPr>
          <w:rFonts w:ascii="Verdana" w:eastAsia="MS PMincho" w:hAnsi="Verdana"/>
          <w:sz w:val="20"/>
          <w:szCs w:val="20"/>
        </w:rPr>
        <w:t>e is</w:t>
      </w:r>
      <w:r w:rsidRPr="002B767B">
        <w:rPr>
          <w:rFonts w:ascii="Verdana" w:eastAsia="MS PMincho" w:hAnsi="Verdana"/>
          <w:spacing w:val="-10"/>
          <w:sz w:val="20"/>
          <w:szCs w:val="20"/>
        </w:rPr>
        <w:t xml:space="preserve"> </w:t>
      </w:r>
      <w:r w:rsidRPr="002B767B">
        <w:rPr>
          <w:rFonts w:ascii="Verdana" w:eastAsia="MS PMincho" w:hAnsi="Verdana"/>
          <w:sz w:val="20"/>
          <w:szCs w:val="20"/>
        </w:rPr>
        <w:t>also</w:t>
      </w:r>
      <w:r w:rsidRPr="002B767B">
        <w:rPr>
          <w:rFonts w:ascii="Verdana" w:eastAsia="MS PMincho" w:hAnsi="Verdana"/>
          <w:spacing w:val="-14"/>
          <w:sz w:val="20"/>
          <w:szCs w:val="20"/>
        </w:rPr>
        <w:t xml:space="preserve"> </w:t>
      </w:r>
      <w:r w:rsidRPr="002B767B">
        <w:rPr>
          <w:rFonts w:ascii="Verdana" w:eastAsia="MS PMincho" w:hAnsi="Verdana"/>
          <w:sz w:val="20"/>
          <w:szCs w:val="20"/>
        </w:rPr>
        <w:t>p</w:t>
      </w:r>
      <w:r w:rsidRPr="002B767B">
        <w:rPr>
          <w:rFonts w:ascii="Verdana" w:eastAsia="MS PMincho" w:hAnsi="Verdana"/>
          <w:spacing w:val="-3"/>
          <w:sz w:val="20"/>
          <w:szCs w:val="20"/>
        </w:rPr>
        <w:t>ro</w:t>
      </w:r>
      <w:r w:rsidRPr="002B767B">
        <w:rPr>
          <w:rFonts w:ascii="Verdana" w:eastAsia="MS PMincho" w:hAnsi="Verdana"/>
          <w:spacing w:val="4"/>
          <w:sz w:val="20"/>
          <w:szCs w:val="20"/>
        </w:rPr>
        <w:t>v</w:t>
      </w:r>
      <w:r w:rsidRPr="002B767B">
        <w:rPr>
          <w:rFonts w:ascii="Verdana" w:eastAsia="MS PMincho" w:hAnsi="Verdana"/>
          <w:sz w:val="20"/>
          <w:szCs w:val="20"/>
        </w:rPr>
        <w:t>ision for</w:t>
      </w:r>
      <w:r w:rsidRPr="002B767B">
        <w:rPr>
          <w:rFonts w:ascii="Verdana" w:eastAsia="MS PMincho" w:hAnsi="Verdana"/>
          <w:spacing w:val="1"/>
          <w:sz w:val="20"/>
          <w:szCs w:val="20"/>
        </w:rPr>
        <w:t xml:space="preserve"> </w:t>
      </w:r>
      <w:r w:rsidRPr="002B767B">
        <w:rPr>
          <w:rFonts w:ascii="Verdana" w:eastAsia="MS PMincho" w:hAnsi="Verdana"/>
          <w:sz w:val="20"/>
          <w:szCs w:val="20"/>
        </w:rPr>
        <w:t>va</w:t>
      </w:r>
      <w:r w:rsidRPr="002B767B">
        <w:rPr>
          <w:rFonts w:ascii="Verdana" w:eastAsia="MS PMincho" w:hAnsi="Verdana"/>
          <w:spacing w:val="6"/>
          <w:sz w:val="20"/>
          <w:szCs w:val="20"/>
        </w:rPr>
        <w:t>r</w:t>
      </w:r>
      <w:r w:rsidRPr="002B767B">
        <w:rPr>
          <w:rFonts w:ascii="Verdana" w:eastAsia="MS PMincho" w:hAnsi="Verdana"/>
          <w:spacing w:val="3"/>
          <w:sz w:val="20"/>
          <w:szCs w:val="20"/>
        </w:rPr>
        <w:t>y</w:t>
      </w:r>
      <w:r w:rsidRPr="002B767B">
        <w:rPr>
          <w:rFonts w:ascii="Verdana" w:eastAsia="MS PMincho" w:hAnsi="Verdana"/>
          <w:sz w:val="20"/>
          <w:szCs w:val="20"/>
        </w:rPr>
        <w:t>ing</w:t>
      </w:r>
      <w:r w:rsidRPr="002B767B">
        <w:rPr>
          <w:rFonts w:ascii="Verdana" w:eastAsia="MS PMincho" w:hAnsi="Verdana"/>
          <w:spacing w:val="-18"/>
          <w:sz w:val="20"/>
          <w:szCs w:val="20"/>
        </w:rPr>
        <w:t xml:space="preserve"> </w:t>
      </w:r>
      <w:r w:rsidRPr="002B767B">
        <w:rPr>
          <w:rFonts w:ascii="Verdana" w:eastAsia="MS PMincho" w:hAnsi="Verdana"/>
          <w:w w:val="93"/>
          <w:sz w:val="20"/>
          <w:szCs w:val="20"/>
        </w:rPr>
        <w:t>leases</w:t>
      </w:r>
      <w:r w:rsidRPr="002B767B">
        <w:rPr>
          <w:rFonts w:ascii="Verdana" w:eastAsia="MS PMincho" w:hAnsi="Verdana"/>
          <w:spacing w:val="3"/>
          <w:w w:val="93"/>
          <w:sz w:val="20"/>
          <w:szCs w:val="20"/>
        </w:rPr>
        <w:t xml:space="preserve"> </w:t>
      </w:r>
      <w:r w:rsidRPr="002B767B">
        <w:rPr>
          <w:rFonts w:ascii="Verdana" w:eastAsia="MS PMincho" w:hAnsi="Verdana"/>
          <w:sz w:val="20"/>
          <w:szCs w:val="20"/>
        </w:rPr>
        <w:t>of</w:t>
      </w:r>
      <w:r w:rsidRPr="002B767B">
        <w:rPr>
          <w:rFonts w:ascii="Verdana" w:eastAsia="MS PMincho" w:hAnsi="Verdana"/>
          <w:spacing w:val="1"/>
          <w:sz w:val="20"/>
          <w:szCs w:val="20"/>
        </w:rPr>
        <w:t xml:space="preserve"> </w:t>
      </w:r>
      <w:r w:rsidRPr="002B767B">
        <w:rPr>
          <w:rFonts w:ascii="Verdana" w:eastAsia="MS PMincho" w:hAnsi="Verdana"/>
          <w:sz w:val="20"/>
          <w:szCs w:val="20"/>
        </w:rPr>
        <w:t>t</w:t>
      </w:r>
      <w:r w:rsidRPr="002B767B">
        <w:rPr>
          <w:rFonts w:ascii="Verdana" w:eastAsia="MS PMincho" w:hAnsi="Verdana"/>
          <w:spacing w:val="-3"/>
          <w:sz w:val="20"/>
          <w:szCs w:val="20"/>
        </w:rPr>
        <w:t>w</w:t>
      </w:r>
      <w:r w:rsidRPr="002B767B">
        <w:rPr>
          <w:rFonts w:ascii="Verdana" w:eastAsia="MS PMincho" w:hAnsi="Verdana"/>
          <w:sz w:val="20"/>
          <w:szCs w:val="20"/>
        </w:rPr>
        <w:t>o</w:t>
      </w:r>
      <w:r w:rsidRPr="002B767B">
        <w:rPr>
          <w:rFonts w:ascii="Verdana" w:eastAsia="MS PMincho" w:hAnsi="Verdana"/>
          <w:spacing w:val="1"/>
          <w:sz w:val="20"/>
          <w:szCs w:val="20"/>
        </w:rPr>
        <w:t xml:space="preserve"> </w:t>
      </w:r>
      <w:r w:rsidRPr="002B767B">
        <w:rPr>
          <w:rFonts w:ascii="Verdana" w:eastAsia="MS PMincho" w:hAnsi="Verdana"/>
          <w:sz w:val="20"/>
          <w:szCs w:val="20"/>
        </w:rPr>
        <w:t>or</w:t>
      </w:r>
      <w:r w:rsidRPr="002B767B">
        <w:rPr>
          <w:rFonts w:ascii="Verdana" w:eastAsia="MS PMincho" w:hAnsi="Verdana"/>
          <w:spacing w:val="9"/>
          <w:sz w:val="20"/>
          <w:szCs w:val="20"/>
        </w:rPr>
        <w:t xml:space="preserve"> </w:t>
      </w:r>
      <w:r w:rsidRPr="002B767B">
        <w:rPr>
          <w:rFonts w:ascii="Verdana" w:eastAsia="MS PMincho" w:hAnsi="Verdana"/>
          <w:sz w:val="20"/>
          <w:szCs w:val="20"/>
        </w:rPr>
        <w:t>mo</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9"/>
          <w:sz w:val="20"/>
          <w:szCs w:val="20"/>
        </w:rPr>
        <w:t xml:space="preserve"> </w:t>
      </w:r>
      <w:r w:rsidRPr="002B767B">
        <w:rPr>
          <w:rFonts w:ascii="Verdana" w:eastAsia="MS PMincho" w:hAnsi="Verdana"/>
          <w:sz w:val="20"/>
          <w:szCs w:val="20"/>
        </w:rPr>
        <w:t>flats</w:t>
      </w:r>
      <w:r w:rsidRPr="002B767B">
        <w:rPr>
          <w:rFonts w:ascii="Verdana" w:eastAsia="MS PMincho" w:hAnsi="Verdana"/>
          <w:spacing w:val="-18"/>
          <w:sz w:val="20"/>
          <w:szCs w:val="20"/>
        </w:rPr>
        <w:t xml:space="preserve"> </w:t>
      </w:r>
      <w:r w:rsidRPr="002B767B">
        <w:rPr>
          <w:rFonts w:ascii="Verdana" w:eastAsia="MS PMincho" w:hAnsi="Verdana"/>
          <w:sz w:val="20"/>
          <w:szCs w:val="20"/>
        </w:rPr>
        <w:t>let</w:t>
      </w:r>
      <w:r w:rsidRPr="002B767B">
        <w:rPr>
          <w:rFonts w:ascii="Verdana" w:eastAsia="MS PMincho" w:hAnsi="Verdana"/>
          <w:spacing w:val="-5"/>
          <w:sz w:val="20"/>
          <w:szCs w:val="20"/>
        </w:rPr>
        <w:t xml:space="preserve"> </w:t>
      </w:r>
      <w:r w:rsidRPr="002B767B">
        <w:rPr>
          <w:rFonts w:ascii="Verdana" w:eastAsia="MS PMincho" w:hAnsi="Verdana"/>
          <w:spacing w:val="-3"/>
          <w:sz w:val="20"/>
          <w:szCs w:val="20"/>
        </w:rPr>
        <w:t>b</w:t>
      </w:r>
      <w:r w:rsidRPr="002B767B">
        <w:rPr>
          <w:rFonts w:ascii="Verdana" w:eastAsia="MS PMincho" w:hAnsi="Verdana"/>
          <w:sz w:val="20"/>
          <w:szCs w:val="20"/>
        </w:rPr>
        <w:t>y</w:t>
      </w:r>
      <w:r w:rsidRPr="002B767B">
        <w:rPr>
          <w:rFonts w:ascii="Verdana" w:eastAsia="MS PMincho" w:hAnsi="Verdana"/>
          <w:spacing w:val="-9"/>
          <w:sz w:val="20"/>
          <w:szCs w:val="20"/>
        </w:rPr>
        <w:t xml:space="preserve"> </w:t>
      </w:r>
      <w:r w:rsidRPr="002B767B">
        <w:rPr>
          <w:rFonts w:ascii="Verdana" w:eastAsia="MS PMincho" w:hAnsi="Verdana"/>
          <w:sz w:val="20"/>
          <w:szCs w:val="20"/>
        </w:rPr>
        <w:t>the</w:t>
      </w:r>
      <w:r w:rsidRPr="002B767B">
        <w:rPr>
          <w:rFonts w:ascii="Verdana" w:eastAsia="MS PMincho" w:hAnsi="Verdana"/>
          <w:spacing w:val="7"/>
          <w:sz w:val="20"/>
          <w:szCs w:val="20"/>
        </w:rPr>
        <w:t xml:space="preserve"> </w:t>
      </w:r>
      <w:r w:rsidRPr="002B767B">
        <w:rPr>
          <w:rFonts w:ascii="Verdana" w:eastAsia="MS PMincho" w:hAnsi="Verdana"/>
          <w:sz w:val="20"/>
          <w:szCs w:val="20"/>
        </w:rPr>
        <w:t>same</w:t>
      </w:r>
      <w:r w:rsidRPr="002B767B">
        <w:rPr>
          <w:rFonts w:ascii="Verdana" w:eastAsia="MS PMincho" w:hAnsi="Verdana"/>
          <w:spacing w:val="-18"/>
          <w:sz w:val="20"/>
          <w:szCs w:val="20"/>
        </w:rPr>
        <w:t xml:space="preserve"> </w:t>
      </w:r>
      <w:r w:rsidRPr="002B767B">
        <w:rPr>
          <w:rFonts w:ascii="Verdana" w:eastAsia="MS PMincho" w:hAnsi="Verdana"/>
          <w:w w:val="102"/>
          <w:sz w:val="20"/>
          <w:szCs w:val="20"/>
        </w:rPr>
        <w:t>landlo</w:t>
      </w:r>
      <w:r w:rsidRPr="002B767B">
        <w:rPr>
          <w:rFonts w:ascii="Verdana" w:eastAsia="MS PMincho" w:hAnsi="Verdana"/>
          <w:spacing w:val="-3"/>
          <w:w w:val="102"/>
          <w:sz w:val="20"/>
          <w:szCs w:val="20"/>
        </w:rPr>
        <w:t>r</w:t>
      </w:r>
      <w:r w:rsidRPr="002B767B">
        <w:rPr>
          <w:rFonts w:ascii="Verdana" w:eastAsia="MS PMincho" w:hAnsi="Verdana"/>
          <w:w w:val="105"/>
          <w:sz w:val="20"/>
          <w:szCs w:val="20"/>
        </w:rPr>
        <w:t>d</w:t>
      </w:r>
      <w:r w:rsidRPr="002B767B">
        <w:rPr>
          <w:rFonts w:ascii="Verdana" w:eastAsia="MS PMincho" w:hAnsi="Verdana"/>
          <w:spacing w:val="-14"/>
          <w:sz w:val="20"/>
          <w:szCs w:val="20"/>
        </w:rPr>
        <w:t xml:space="preserve"> </w:t>
      </w:r>
      <w:r w:rsidRPr="002B767B">
        <w:rPr>
          <w:rFonts w:ascii="Verdana" w:eastAsia="MS PMincho" w:hAnsi="Verdana"/>
          <w:sz w:val="20"/>
          <w:szCs w:val="20"/>
        </w:rPr>
        <w:t>whe</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19"/>
          <w:sz w:val="20"/>
          <w:szCs w:val="20"/>
        </w:rPr>
        <w:t xml:space="preserve"> </w:t>
      </w:r>
      <w:r w:rsidRPr="002B767B">
        <w:rPr>
          <w:rFonts w:ascii="Verdana" w:eastAsia="MS PMincho" w:hAnsi="Verdana"/>
          <w:sz w:val="20"/>
          <w:szCs w:val="20"/>
        </w:rPr>
        <w:t>a</w:t>
      </w:r>
      <w:r w:rsidRPr="002B767B">
        <w:rPr>
          <w:rFonts w:ascii="Verdana" w:eastAsia="MS PMincho" w:hAnsi="Verdana"/>
          <w:spacing w:val="-16"/>
          <w:sz w:val="20"/>
          <w:szCs w:val="20"/>
        </w:rPr>
        <w:t xml:space="preserve"> </w:t>
      </w:r>
      <w:r w:rsidRPr="002B767B">
        <w:rPr>
          <w:rFonts w:ascii="Verdana" w:eastAsia="MS PMincho" w:hAnsi="Verdana"/>
          <w:sz w:val="20"/>
          <w:szCs w:val="20"/>
        </w:rPr>
        <w:t>majo</w:t>
      </w:r>
      <w:r w:rsidRPr="002B767B">
        <w:rPr>
          <w:rFonts w:ascii="Verdana" w:eastAsia="MS PMincho" w:hAnsi="Verdana"/>
          <w:spacing w:val="2"/>
          <w:sz w:val="20"/>
          <w:szCs w:val="20"/>
        </w:rPr>
        <w:t>r</w:t>
      </w:r>
      <w:r w:rsidRPr="002B767B">
        <w:rPr>
          <w:rFonts w:ascii="Verdana" w:eastAsia="MS PMincho" w:hAnsi="Verdana"/>
          <w:sz w:val="20"/>
          <w:szCs w:val="20"/>
        </w:rPr>
        <w:t>i</w:t>
      </w:r>
      <w:r w:rsidRPr="002B767B">
        <w:rPr>
          <w:rFonts w:ascii="Verdana" w:eastAsia="MS PMincho" w:hAnsi="Verdana"/>
          <w:spacing w:val="3"/>
          <w:sz w:val="20"/>
          <w:szCs w:val="20"/>
        </w:rPr>
        <w:t>t</w:t>
      </w:r>
      <w:r w:rsidRPr="002B767B">
        <w:rPr>
          <w:rFonts w:ascii="Verdana" w:eastAsia="MS PMincho" w:hAnsi="Verdana"/>
          <w:sz w:val="20"/>
          <w:szCs w:val="20"/>
        </w:rPr>
        <w:t>y</w:t>
      </w:r>
      <w:r w:rsidRPr="002B767B">
        <w:rPr>
          <w:rFonts w:ascii="Verdana" w:eastAsia="MS PMincho" w:hAnsi="Verdana"/>
          <w:spacing w:val="-12"/>
          <w:sz w:val="20"/>
          <w:szCs w:val="20"/>
        </w:rPr>
        <w:t xml:space="preserve"> </w:t>
      </w:r>
      <w:r w:rsidRPr="002B767B">
        <w:rPr>
          <w:rFonts w:ascii="Verdana" w:eastAsia="MS PMincho" w:hAnsi="Verdana"/>
          <w:sz w:val="20"/>
          <w:szCs w:val="20"/>
        </w:rPr>
        <w:t>of</w:t>
      </w:r>
      <w:r w:rsidRPr="002B767B">
        <w:rPr>
          <w:rFonts w:ascii="Verdana" w:eastAsia="MS PMincho" w:hAnsi="Verdana"/>
          <w:spacing w:val="-12"/>
          <w:sz w:val="20"/>
          <w:szCs w:val="20"/>
        </w:rPr>
        <w:t xml:space="preserve"> </w:t>
      </w:r>
      <w:r w:rsidRPr="002B767B">
        <w:rPr>
          <w:rFonts w:ascii="Verdana" w:eastAsia="MS PMincho" w:hAnsi="Verdana"/>
          <w:sz w:val="20"/>
          <w:szCs w:val="20"/>
        </w:rPr>
        <w:t>the</w:t>
      </w:r>
      <w:r w:rsidRPr="002B767B">
        <w:rPr>
          <w:rFonts w:ascii="Verdana" w:eastAsia="MS PMincho" w:hAnsi="Verdana"/>
          <w:spacing w:val="-7"/>
          <w:sz w:val="20"/>
          <w:szCs w:val="20"/>
        </w:rPr>
        <w:t xml:space="preserve"> </w:t>
      </w:r>
      <w:r w:rsidRPr="002B767B">
        <w:rPr>
          <w:rFonts w:ascii="Verdana" w:eastAsia="MS PMincho" w:hAnsi="Verdana"/>
          <w:sz w:val="20"/>
          <w:szCs w:val="20"/>
        </w:rPr>
        <w:t>pa</w:t>
      </w:r>
      <w:r w:rsidRPr="002B767B">
        <w:rPr>
          <w:rFonts w:ascii="Verdana" w:eastAsia="MS PMincho" w:hAnsi="Verdana"/>
          <w:spacing w:val="4"/>
          <w:sz w:val="20"/>
          <w:szCs w:val="20"/>
        </w:rPr>
        <w:t>r</w:t>
      </w:r>
      <w:r w:rsidRPr="002B767B">
        <w:rPr>
          <w:rFonts w:ascii="Verdana" w:eastAsia="MS PMincho" w:hAnsi="Verdana"/>
          <w:sz w:val="20"/>
          <w:szCs w:val="20"/>
        </w:rPr>
        <w:t>ties</w:t>
      </w:r>
      <w:r w:rsidRPr="002B767B">
        <w:rPr>
          <w:rFonts w:ascii="Verdana" w:eastAsia="MS PMincho" w:hAnsi="Verdana"/>
          <w:spacing w:val="-16"/>
          <w:sz w:val="20"/>
          <w:szCs w:val="20"/>
        </w:rPr>
        <w:t xml:space="preserve"> </w:t>
      </w:r>
      <w:r w:rsidRPr="002B767B">
        <w:rPr>
          <w:rFonts w:ascii="Verdana" w:eastAsia="MS PMincho" w:hAnsi="Verdana"/>
          <w:spacing w:val="-3"/>
          <w:sz w:val="20"/>
          <w:szCs w:val="20"/>
        </w:rPr>
        <w:t>r</w:t>
      </w:r>
      <w:r w:rsidRPr="002B767B">
        <w:rPr>
          <w:rFonts w:ascii="Verdana" w:eastAsia="MS PMincho" w:hAnsi="Verdana"/>
          <w:sz w:val="20"/>
          <w:szCs w:val="20"/>
        </w:rPr>
        <w:t>equi</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8"/>
          <w:sz w:val="20"/>
          <w:szCs w:val="20"/>
        </w:rPr>
        <w:t xml:space="preserve"> </w:t>
      </w:r>
      <w:r w:rsidRPr="002B767B">
        <w:rPr>
          <w:rFonts w:ascii="Verdana" w:eastAsia="MS PMincho" w:hAnsi="Verdana"/>
          <w:sz w:val="20"/>
          <w:szCs w:val="20"/>
        </w:rPr>
        <w:t>a</w:t>
      </w:r>
      <w:r w:rsidRPr="002B767B">
        <w:rPr>
          <w:rFonts w:ascii="Verdana" w:eastAsia="MS PMincho" w:hAnsi="Verdana"/>
          <w:spacing w:val="-16"/>
          <w:sz w:val="20"/>
          <w:szCs w:val="20"/>
        </w:rPr>
        <w:t xml:space="preserve"> </w:t>
      </w:r>
      <w:r w:rsidRPr="002B767B">
        <w:rPr>
          <w:rFonts w:ascii="Verdana" w:eastAsia="MS PMincho" w:hAnsi="Verdana"/>
          <w:sz w:val="20"/>
          <w:szCs w:val="20"/>
        </w:rPr>
        <w:t>va</w:t>
      </w:r>
      <w:r w:rsidRPr="002B767B">
        <w:rPr>
          <w:rFonts w:ascii="Verdana" w:eastAsia="MS PMincho" w:hAnsi="Verdana"/>
          <w:spacing w:val="2"/>
          <w:sz w:val="20"/>
          <w:szCs w:val="20"/>
        </w:rPr>
        <w:t>r</w:t>
      </w:r>
      <w:r w:rsidRPr="002B767B">
        <w:rPr>
          <w:rFonts w:ascii="Verdana" w:eastAsia="MS PMincho" w:hAnsi="Verdana"/>
          <w:sz w:val="20"/>
          <w:szCs w:val="20"/>
        </w:rPr>
        <w:t>iation.</w:t>
      </w:r>
      <w:r w:rsidRPr="002B767B">
        <w:rPr>
          <w:rFonts w:ascii="Verdana" w:eastAsia="MS PMincho" w:hAnsi="Verdana"/>
          <w:spacing w:val="-19"/>
          <w:sz w:val="20"/>
          <w:szCs w:val="20"/>
        </w:rPr>
        <w:t xml:space="preserve"> </w:t>
      </w:r>
      <w:r w:rsidRPr="002B767B">
        <w:rPr>
          <w:rFonts w:ascii="Verdana" w:eastAsia="MS PMincho" w:hAnsi="Verdana"/>
          <w:spacing w:val="-7"/>
          <w:sz w:val="20"/>
          <w:szCs w:val="20"/>
        </w:rPr>
        <w:t>W</w:t>
      </w:r>
      <w:r w:rsidRPr="002B767B">
        <w:rPr>
          <w:rFonts w:ascii="Verdana" w:eastAsia="MS PMincho" w:hAnsi="Verdana"/>
          <w:sz w:val="20"/>
          <w:szCs w:val="20"/>
        </w:rPr>
        <w:t>he</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2"/>
          <w:sz w:val="20"/>
          <w:szCs w:val="20"/>
        </w:rPr>
        <w:t xml:space="preserve"> the</w:t>
      </w:r>
      <w:r w:rsidRPr="002B767B">
        <w:rPr>
          <w:rFonts w:ascii="Verdana" w:eastAsia="MS PMincho" w:hAnsi="Verdana"/>
          <w:spacing w:val="-1"/>
          <w:sz w:val="20"/>
          <w:szCs w:val="20"/>
        </w:rPr>
        <w:t>r</w:t>
      </w:r>
      <w:r w:rsidRPr="002B767B">
        <w:rPr>
          <w:rFonts w:ascii="Verdana" w:eastAsia="MS PMincho" w:hAnsi="Verdana"/>
          <w:sz w:val="20"/>
          <w:szCs w:val="20"/>
        </w:rPr>
        <w:t>e</w:t>
      </w:r>
      <w:r w:rsidRPr="002B767B">
        <w:rPr>
          <w:rFonts w:ascii="Verdana" w:eastAsia="MS PMincho" w:hAnsi="Verdana"/>
          <w:spacing w:val="35"/>
          <w:sz w:val="20"/>
          <w:szCs w:val="20"/>
        </w:rPr>
        <w:t xml:space="preserve"> </w:t>
      </w:r>
      <w:r w:rsidRPr="002B767B">
        <w:rPr>
          <w:rFonts w:ascii="Verdana" w:eastAsia="MS PMincho" w:hAnsi="Verdana"/>
          <w:spacing w:val="2"/>
          <w:sz w:val="20"/>
          <w:szCs w:val="20"/>
        </w:rPr>
        <w:t>a</w:t>
      </w:r>
      <w:r w:rsidRPr="002B767B">
        <w:rPr>
          <w:rFonts w:ascii="Verdana" w:eastAsia="MS PMincho" w:hAnsi="Verdana"/>
          <w:spacing w:val="-1"/>
          <w:sz w:val="20"/>
          <w:szCs w:val="20"/>
        </w:rPr>
        <w:t>r</w:t>
      </w:r>
      <w:r w:rsidRPr="002B767B">
        <w:rPr>
          <w:rFonts w:ascii="Verdana" w:eastAsia="MS PMincho" w:hAnsi="Verdana"/>
          <w:sz w:val="20"/>
          <w:szCs w:val="20"/>
        </w:rPr>
        <w:t>e</w:t>
      </w:r>
      <w:r w:rsidRPr="002B767B">
        <w:rPr>
          <w:rFonts w:ascii="Verdana" w:eastAsia="MS PMincho" w:hAnsi="Verdana"/>
          <w:spacing w:val="28"/>
          <w:sz w:val="20"/>
          <w:szCs w:val="20"/>
        </w:rPr>
        <w:t xml:space="preserve"> </w:t>
      </w:r>
      <w:r w:rsidRPr="002B767B">
        <w:rPr>
          <w:rFonts w:ascii="Verdana" w:eastAsia="MS PMincho" w:hAnsi="Verdana"/>
          <w:spacing w:val="2"/>
          <w:sz w:val="20"/>
          <w:szCs w:val="20"/>
        </w:rPr>
        <w:t>mo</w:t>
      </w:r>
      <w:r w:rsidRPr="002B767B">
        <w:rPr>
          <w:rFonts w:ascii="Verdana" w:eastAsia="MS PMincho" w:hAnsi="Verdana"/>
          <w:spacing w:val="-1"/>
          <w:sz w:val="20"/>
          <w:szCs w:val="20"/>
        </w:rPr>
        <w:t>r</w:t>
      </w:r>
      <w:r w:rsidRPr="002B767B">
        <w:rPr>
          <w:rFonts w:ascii="Verdana" w:eastAsia="MS PMincho" w:hAnsi="Verdana"/>
          <w:sz w:val="20"/>
          <w:szCs w:val="20"/>
        </w:rPr>
        <w:t>e</w:t>
      </w:r>
      <w:r w:rsidRPr="002B767B">
        <w:rPr>
          <w:rFonts w:ascii="Verdana" w:eastAsia="MS PMincho" w:hAnsi="Verdana"/>
          <w:spacing w:val="41"/>
          <w:sz w:val="20"/>
          <w:szCs w:val="20"/>
        </w:rPr>
        <w:t xml:space="preserve"> </w:t>
      </w:r>
      <w:r w:rsidRPr="002B767B">
        <w:rPr>
          <w:rFonts w:ascii="Verdana" w:eastAsia="MS PMincho" w:hAnsi="Verdana"/>
          <w:spacing w:val="2"/>
          <w:sz w:val="20"/>
          <w:szCs w:val="20"/>
        </w:rPr>
        <w:t>tha</w:t>
      </w:r>
      <w:r w:rsidRPr="002B767B">
        <w:rPr>
          <w:rFonts w:ascii="Verdana" w:eastAsia="MS PMincho" w:hAnsi="Verdana"/>
          <w:sz w:val="20"/>
          <w:szCs w:val="20"/>
        </w:rPr>
        <w:t>n</w:t>
      </w:r>
      <w:r w:rsidRPr="002B767B">
        <w:rPr>
          <w:rFonts w:ascii="Verdana" w:eastAsia="MS PMincho" w:hAnsi="Verdana"/>
          <w:spacing w:val="46"/>
          <w:sz w:val="20"/>
          <w:szCs w:val="20"/>
        </w:rPr>
        <w:t xml:space="preserve"> </w:t>
      </w:r>
      <w:r w:rsidRPr="002B767B">
        <w:rPr>
          <w:rFonts w:ascii="Verdana" w:eastAsia="MS PMincho" w:hAnsi="Verdana"/>
          <w:spacing w:val="2"/>
          <w:sz w:val="20"/>
          <w:szCs w:val="20"/>
        </w:rPr>
        <w:t>ei</w:t>
      </w:r>
      <w:r w:rsidRPr="002B767B">
        <w:rPr>
          <w:rFonts w:ascii="Verdana" w:eastAsia="MS PMincho" w:hAnsi="Verdana"/>
          <w:spacing w:val="5"/>
          <w:sz w:val="20"/>
          <w:szCs w:val="20"/>
        </w:rPr>
        <w:t>g</w:t>
      </w:r>
      <w:r w:rsidRPr="002B767B">
        <w:rPr>
          <w:rFonts w:ascii="Verdana" w:eastAsia="MS PMincho" w:hAnsi="Verdana"/>
          <w:spacing w:val="2"/>
          <w:sz w:val="20"/>
          <w:szCs w:val="20"/>
        </w:rPr>
        <w:t>h</w:t>
      </w:r>
      <w:r w:rsidRPr="002B767B">
        <w:rPr>
          <w:rFonts w:ascii="Verdana" w:eastAsia="MS PMincho" w:hAnsi="Verdana"/>
          <w:sz w:val="20"/>
          <w:szCs w:val="20"/>
        </w:rPr>
        <w:t>t</w:t>
      </w:r>
      <w:r w:rsidRPr="002B767B">
        <w:rPr>
          <w:rFonts w:ascii="Verdana" w:eastAsia="MS PMincho" w:hAnsi="Verdana"/>
          <w:spacing w:val="-19"/>
          <w:sz w:val="20"/>
          <w:szCs w:val="20"/>
        </w:rPr>
        <w:t xml:space="preserve"> </w:t>
      </w:r>
      <w:r w:rsidRPr="002B767B">
        <w:rPr>
          <w:rFonts w:ascii="Verdana" w:eastAsia="MS PMincho" w:hAnsi="Verdana"/>
          <w:spacing w:val="2"/>
          <w:sz w:val="20"/>
          <w:szCs w:val="20"/>
        </w:rPr>
        <w:t>lease</w:t>
      </w:r>
      <w:r w:rsidRPr="002B767B">
        <w:rPr>
          <w:rFonts w:ascii="Verdana" w:eastAsia="MS PMincho" w:hAnsi="Verdana"/>
          <w:sz w:val="20"/>
          <w:szCs w:val="20"/>
        </w:rPr>
        <w:t>s</w:t>
      </w:r>
      <w:r w:rsidRPr="002B767B">
        <w:rPr>
          <w:rFonts w:ascii="Verdana" w:eastAsia="MS PMincho" w:hAnsi="Verdana"/>
          <w:spacing w:val="3"/>
          <w:sz w:val="20"/>
          <w:szCs w:val="20"/>
        </w:rPr>
        <w:t xml:space="preserve"> </w:t>
      </w:r>
      <w:r w:rsidRPr="002B767B">
        <w:rPr>
          <w:rFonts w:ascii="Verdana" w:eastAsia="MS PMincho" w:hAnsi="Verdana"/>
          <w:spacing w:val="2"/>
          <w:sz w:val="20"/>
          <w:szCs w:val="20"/>
        </w:rPr>
        <w:t>a</w:t>
      </w:r>
      <w:r w:rsidRPr="002B767B">
        <w:rPr>
          <w:rFonts w:ascii="Verdana" w:eastAsia="MS PMincho" w:hAnsi="Verdana"/>
          <w:sz w:val="20"/>
          <w:szCs w:val="20"/>
        </w:rPr>
        <w:t>t</w:t>
      </w:r>
      <w:r w:rsidRPr="002B767B">
        <w:rPr>
          <w:rFonts w:ascii="Verdana" w:eastAsia="MS PMincho" w:hAnsi="Verdana"/>
          <w:spacing w:val="34"/>
          <w:sz w:val="20"/>
          <w:szCs w:val="20"/>
        </w:rPr>
        <w:t xml:space="preserve"> </w:t>
      </w:r>
      <w:r w:rsidRPr="002B767B">
        <w:rPr>
          <w:rFonts w:ascii="Verdana" w:eastAsia="MS PMincho" w:hAnsi="Verdana"/>
          <w:spacing w:val="2"/>
          <w:sz w:val="20"/>
          <w:szCs w:val="20"/>
        </w:rPr>
        <w:t>leas</w:t>
      </w:r>
      <w:r w:rsidRPr="002B767B">
        <w:rPr>
          <w:rFonts w:ascii="Verdana" w:eastAsia="MS PMincho" w:hAnsi="Verdana"/>
          <w:sz w:val="20"/>
          <w:szCs w:val="20"/>
        </w:rPr>
        <w:t>t</w:t>
      </w:r>
      <w:r w:rsidRPr="002B767B">
        <w:rPr>
          <w:rFonts w:ascii="Verdana" w:eastAsia="MS PMincho" w:hAnsi="Verdana"/>
          <w:spacing w:val="19"/>
          <w:sz w:val="20"/>
          <w:szCs w:val="20"/>
        </w:rPr>
        <w:t xml:space="preserve"> </w:t>
      </w:r>
      <w:r w:rsidRPr="002B767B">
        <w:rPr>
          <w:rFonts w:ascii="Verdana" w:eastAsia="MS PMincho" w:hAnsi="Verdana"/>
          <w:spacing w:val="2"/>
          <w:sz w:val="20"/>
          <w:szCs w:val="20"/>
        </w:rPr>
        <w:t>75</w:t>
      </w:r>
      <w:r w:rsidR="00B874F9" w:rsidRPr="002B767B">
        <w:rPr>
          <w:rFonts w:ascii="Verdana" w:eastAsia="MS PMincho" w:hAnsi="Verdana"/>
          <w:sz w:val="20"/>
          <w:szCs w:val="20"/>
        </w:rPr>
        <w:t xml:space="preserve"> per cent</w:t>
      </w:r>
      <w:r w:rsidRPr="002B767B">
        <w:rPr>
          <w:rFonts w:ascii="Verdana" w:eastAsia="MS PMincho" w:hAnsi="Verdana"/>
          <w:spacing w:val="27"/>
          <w:sz w:val="20"/>
          <w:szCs w:val="20"/>
        </w:rPr>
        <w:t xml:space="preserve"> </w:t>
      </w:r>
      <w:r w:rsidRPr="002B767B">
        <w:rPr>
          <w:rFonts w:ascii="Verdana" w:eastAsia="MS PMincho" w:hAnsi="Verdana"/>
          <w:spacing w:val="1"/>
          <w:sz w:val="20"/>
          <w:szCs w:val="20"/>
        </w:rPr>
        <w:t>m</w:t>
      </w:r>
      <w:r w:rsidRPr="002B767B">
        <w:rPr>
          <w:rFonts w:ascii="Verdana" w:eastAsia="MS PMincho" w:hAnsi="Verdana"/>
          <w:spacing w:val="2"/>
          <w:sz w:val="20"/>
          <w:szCs w:val="20"/>
        </w:rPr>
        <w:t>us</w:t>
      </w:r>
      <w:r w:rsidRPr="002B767B">
        <w:rPr>
          <w:rFonts w:ascii="Verdana" w:eastAsia="MS PMincho" w:hAnsi="Verdana"/>
          <w:sz w:val="20"/>
          <w:szCs w:val="20"/>
        </w:rPr>
        <w:t>t</w:t>
      </w:r>
      <w:r w:rsidRPr="002B767B">
        <w:rPr>
          <w:rFonts w:ascii="Verdana" w:eastAsia="MS PMincho" w:hAnsi="Verdana"/>
          <w:spacing w:val="46"/>
          <w:sz w:val="20"/>
          <w:szCs w:val="20"/>
        </w:rPr>
        <w:t xml:space="preserve"> </w:t>
      </w:r>
      <w:r w:rsidRPr="002B767B">
        <w:rPr>
          <w:rFonts w:ascii="Verdana" w:eastAsia="MS PMincho" w:hAnsi="Verdana"/>
          <w:spacing w:val="-1"/>
          <w:sz w:val="20"/>
          <w:szCs w:val="20"/>
        </w:rPr>
        <w:t>c</w:t>
      </w:r>
      <w:r w:rsidRPr="002B767B">
        <w:rPr>
          <w:rFonts w:ascii="Verdana" w:eastAsia="MS PMincho" w:hAnsi="Verdana"/>
          <w:spacing w:val="1"/>
          <w:sz w:val="20"/>
          <w:szCs w:val="20"/>
        </w:rPr>
        <w:t>o</w:t>
      </w:r>
      <w:r w:rsidRPr="002B767B">
        <w:rPr>
          <w:rFonts w:ascii="Verdana" w:eastAsia="MS PMincho" w:hAnsi="Verdana"/>
          <w:spacing w:val="2"/>
          <w:sz w:val="20"/>
          <w:szCs w:val="20"/>
        </w:rPr>
        <w:t>nsen</w:t>
      </w:r>
      <w:r w:rsidRPr="002B767B">
        <w:rPr>
          <w:rFonts w:ascii="Verdana" w:eastAsia="MS PMincho" w:hAnsi="Verdana"/>
          <w:sz w:val="20"/>
          <w:szCs w:val="20"/>
        </w:rPr>
        <w:t>t</w:t>
      </w:r>
      <w:r w:rsidRPr="002B767B">
        <w:rPr>
          <w:rFonts w:ascii="Verdana" w:eastAsia="MS PMincho" w:hAnsi="Verdana"/>
          <w:spacing w:val="29"/>
          <w:sz w:val="20"/>
          <w:szCs w:val="20"/>
        </w:rPr>
        <w:t xml:space="preserve"> </w:t>
      </w:r>
      <w:r w:rsidRPr="002B767B">
        <w:rPr>
          <w:rFonts w:ascii="Verdana" w:eastAsia="MS PMincho" w:hAnsi="Verdana"/>
          <w:sz w:val="20"/>
          <w:szCs w:val="20"/>
        </w:rPr>
        <w:t>to</w:t>
      </w:r>
      <w:r w:rsidRPr="002B767B">
        <w:rPr>
          <w:rFonts w:ascii="Verdana" w:eastAsia="MS PMincho" w:hAnsi="Verdana"/>
          <w:spacing w:val="40"/>
          <w:sz w:val="20"/>
          <w:szCs w:val="20"/>
        </w:rPr>
        <w:t xml:space="preserve"> </w:t>
      </w:r>
      <w:r w:rsidRPr="002B767B">
        <w:rPr>
          <w:rFonts w:ascii="Verdana" w:eastAsia="MS PMincho" w:hAnsi="Verdana"/>
          <w:spacing w:val="2"/>
          <w:sz w:val="20"/>
          <w:szCs w:val="20"/>
        </w:rPr>
        <w:t>the</w:t>
      </w:r>
      <w:r w:rsidRPr="002B767B">
        <w:rPr>
          <w:rFonts w:ascii="Verdana" w:eastAsia="MS PMincho" w:hAnsi="Verdana"/>
          <w:spacing w:val="7"/>
          <w:sz w:val="20"/>
          <w:szCs w:val="20"/>
        </w:rPr>
        <w:t xml:space="preserve"> </w:t>
      </w:r>
      <w:r w:rsidRPr="002B767B">
        <w:rPr>
          <w:rFonts w:ascii="Verdana" w:eastAsia="MS PMincho" w:hAnsi="Verdana"/>
          <w:sz w:val="20"/>
          <w:szCs w:val="20"/>
        </w:rPr>
        <w:t>va</w:t>
      </w:r>
      <w:r w:rsidRPr="002B767B">
        <w:rPr>
          <w:rFonts w:ascii="Verdana" w:eastAsia="MS PMincho" w:hAnsi="Verdana"/>
          <w:spacing w:val="3"/>
          <w:sz w:val="20"/>
          <w:szCs w:val="20"/>
        </w:rPr>
        <w:t>r</w:t>
      </w:r>
      <w:r w:rsidRPr="002B767B">
        <w:rPr>
          <w:rFonts w:ascii="Verdana" w:eastAsia="MS PMincho" w:hAnsi="Verdana"/>
          <w:sz w:val="20"/>
          <w:szCs w:val="20"/>
        </w:rPr>
        <w:t>iation</w:t>
      </w:r>
      <w:r w:rsidRPr="002B767B">
        <w:rPr>
          <w:rFonts w:ascii="Verdana" w:eastAsia="MS PMincho" w:hAnsi="Verdana"/>
          <w:spacing w:val="-3"/>
          <w:sz w:val="20"/>
          <w:szCs w:val="20"/>
        </w:rPr>
        <w:t xml:space="preserve"> </w:t>
      </w:r>
      <w:r w:rsidRPr="002B767B">
        <w:rPr>
          <w:rFonts w:ascii="Verdana" w:eastAsia="MS PMincho" w:hAnsi="Verdana"/>
          <w:sz w:val="20"/>
          <w:szCs w:val="20"/>
        </w:rPr>
        <w:t>and</w:t>
      </w:r>
      <w:r w:rsidRPr="002B767B">
        <w:rPr>
          <w:rFonts w:ascii="Verdana" w:eastAsia="MS PMincho" w:hAnsi="Verdana"/>
          <w:spacing w:val="4"/>
          <w:sz w:val="20"/>
          <w:szCs w:val="20"/>
        </w:rPr>
        <w:t xml:space="preserve"> </w:t>
      </w:r>
      <w:r w:rsidRPr="002B767B">
        <w:rPr>
          <w:rFonts w:ascii="Verdana" w:eastAsia="MS PMincho" w:hAnsi="Verdana"/>
          <w:sz w:val="20"/>
          <w:szCs w:val="20"/>
        </w:rPr>
        <w:t>not</w:t>
      </w:r>
      <w:r w:rsidRPr="002B767B">
        <w:rPr>
          <w:rFonts w:ascii="Verdana" w:eastAsia="MS PMincho" w:hAnsi="Verdana"/>
          <w:spacing w:val="10"/>
          <w:sz w:val="20"/>
          <w:szCs w:val="20"/>
        </w:rPr>
        <w:t xml:space="preserve"> </w:t>
      </w:r>
      <w:r w:rsidRPr="002B767B">
        <w:rPr>
          <w:rFonts w:ascii="Verdana" w:eastAsia="MS PMincho" w:hAnsi="Verdana"/>
          <w:sz w:val="20"/>
          <w:szCs w:val="20"/>
        </w:rPr>
        <w:t>mo</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2"/>
          <w:sz w:val="20"/>
          <w:szCs w:val="20"/>
        </w:rPr>
        <w:t xml:space="preserve"> </w:t>
      </w:r>
      <w:r w:rsidRPr="002B767B">
        <w:rPr>
          <w:rFonts w:ascii="Verdana" w:eastAsia="MS PMincho" w:hAnsi="Verdana"/>
          <w:sz w:val="20"/>
          <w:szCs w:val="20"/>
        </w:rPr>
        <w:t>than</w:t>
      </w:r>
      <w:r w:rsidRPr="002B767B">
        <w:rPr>
          <w:rFonts w:ascii="Verdana" w:eastAsia="MS PMincho" w:hAnsi="Verdana"/>
          <w:spacing w:val="13"/>
          <w:sz w:val="20"/>
          <w:szCs w:val="20"/>
        </w:rPr>
        <w:t xml:space="preserve"> </w:t>
      </w:r>
      <w:r w:rsidRPr="002B767B">
        <w:rPr>
          <w:rFonts w:ascii="Verdana" w:eastAsia="MS PMincho" w:hAnsi="Verdana"/>
          <w:sz w:val="20"/>
          <w:szCs w:val="20"/>
        </w:rPr>
        <w:t>10</w:t>
      </w:r>
      <w:r w:rsidR="000554A4" w:rsidRPr="002B767B">
        <w:rPr>
          <w:rFonts w:ascii="Verdana" w:eastAsia="MS PMincho" w:hAnsi="Verdana"/>
          <w:sz w:val="20"/>
          <w:szCs w:val="20"/>
        </w:rPr>
        <w:t xml:space="preserve"> per cent</w:t>
      </w:r>
      <w:r w:rsidRPr="002B767B">
        <w:rPr>
          <w:rFonts w:ascii="Verdana" w:eastAsia="MS PMincho" w:hAnsi="Verdana"/>
          <w:spacing w:val="-15"/>
          <w:sz w:val="20"/>
          <w:szCs w:val="20"/>
        </w:rPr>
        <w:t xml:space="preserve"> </w:t>
      </w:r>
      <w:r w:rsidRPr="002B767B">
        <w:rPr>
          <w:rFonts w:ascii="Verdana" w:eastAsia="MS PMincho" w:hAnsi="Verdana"/>
          <w:spacing w:val="-1"/>
          <w:w w:val="103"/>
          <w:sz w:val="20"/>
          <w:szCs w:val="20"/>
        </w:rPr>
        <w:t>o</w:t>
      </w:r>
      <w:r w:rsidRPr="002B767B">
        <w:rPr>
          <w:rFonts w:ascii="Verdana" w:eastAsia="MS PMincho" w:hAnsi="Verdana"/>
          <w:spacing w:val="-1"/>
          <w:w w:val="105"/>
          <w:sz w:val="20"/>
          <w:szCs w:val="20"/>
        </w:rPr>
        <w:t>p</w:t>
      </w:r>
      <w:r w:rsidRPr="002B767B">
        <w:rPr>
          <w:rFonts w:ascii="Verdana" w:eastAsia="MS PMincho" w:hAnsi="Verdana"/>
          <w:w w:val="99"/>
          <w:sz w:val="20"/>
          <w:szCs w:val="20"/>
        </w:rPr>
        <w:t>pose</w:t>
      </w:r>
      <w:r w:rsidRPr="002B767B">
        <w:rPr>
          <w:rFonts w:ascii="Verdana" w:eastAsia="MS PMincho" w:hAnsi="Verdana"/>
          <w:spacing w:val="-8"/>
          <w:sz w:val="20"/>
          <w:szCs w:val="20"/>
        </w:rPr>
        <w:t xml:space="preserve"> </w:t>
      </w:r>
      <w:r w:rsidRPr="002B767B">
        <w:rPr>
          <w:rFonts w:ascii="Verdana" w:eastAsia="MS PMincho" w:hAnsi="Verdana"/>
          <w:w w:val="101"/>
          <w:sz w:val="20"/>
          <w:szCs w:val="20"/>
        </w:rPr>
        <w:t>it.</w:t>
      </w:r>
      <w:r w:rsidRPr="002B767B">
        <w:rPr>
          <w:rFonts w:ascii="Verdana" w:eastAsia="MS PMincho" w:hAnsi="Verdana"/>
          <w:spacing w:val="-19"/>
          <w:sz w:val="20"/>
          <w:szCs w:val="20"/>
        </w:rPr>
        <w:t xml:space="preserve"> </w:t>
      </w:r>
      <w:r w:rsidRPr="002B767B">
        <w:rPr>
          <w:rFonts w:ascii="Verdana" w:eastAsia="MS PMincho" w:hAnsi="Verdana"/>
          <w:spacing w:val="-6"/>
          <w:sz w:val="20"/>
          <w:szCs w:val="20"/>
        </w:rPr>
        <w:t>W</w:t>
      </w:r>
      <w:r w:rsidRPr="002B767B">
        <w:rPr>
          <w:rFonts w:ascii="Verdana" w:eastAsia="MS PMincho" w:hAnsi="Verdana"/>
          <w:sz w:val="20"/>
          <w:szCs w:val="20"/>
        </w:rPr>
        <w:t>he</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6"/>
          <w:sz w:val="20"/>
          <w:szCs w:val="20"/>
        </w:rPr>
        <w:t xml:space="preserve"> </w:t>
      </w:r>
      <w:r w:rsidRPr="002B767B">
        <w:rPr>
          <w:rFonts w:ascii="Verdana" w:eastAsia="MS PMincho" w:hAnsi="Verdana"/>
          <w:sz w:val="20"/>
          <w:szCs w:val="20"/>
        </w:rPr>
        <w:t>the</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4"/>
          <w:sz w:val="20"/>
          <w:szCs w:val="20"/>
        </w:rPr>
        <w:t xml:space="preserve"> </w:t>
      </w:r>
      <w:r w:rsidRPr="002B767B">
        <w:rPr>
          <w:rFonts w:ascii="Verdana" w:eastAsia="MS PMincho" w:hAnsi="Verdana"/>
          <w:sz w:val="20"/>
          <w:szCs w:val="20"/>
        </w:rPr>
        <w:t>a</w:t>
      </w:r>
      <w:r w:rsidRPr="002B767B">
        <w:rPr>
          <w:rFonts w:ascii="Verdana" w:eastAsia="MS PMincho" w:hAnsi="Verdana"/>
          <w:spacing w:val="-3"/>
          <w:sz w:val="20"/>
          <w:szCs w:val="20"/>
        </w:rPr>
        <w:t>r</w:t>
      </w:r>
      <w:r w:rsidRPr="002B767B">
        <w:rPr>
          <w:rFonts w:ascii="Verdana" w:eastAsia="MS PMincho" w:hAnsi="Verdana"/>
          <w:sz w:val="20"/>
          <w:szCs w:val="20"/>
        </w:rPr>
        <w:t>e</w:t>
      </w:r>
      <w:r w:rsidRPr="002B767B">
        <w:rPr>
          <w:rFonts w:ascii="Verdana" w:eastAsia="MS PMincho" w:hAnsi="Verdana"/>
          <w:spacing w:val="-11"/>
          <w:sz w:val="20"/>
          <w:szCs w:val="20"/>
        </w:rPr>
        <w:t xml:space="preserve"> </w:t>
      </w:r>
      <w:r w:rsidRPr="002B767B">
        <w:rPr>
          <w:rFonts w:ascii="Verdana" w:eastAsia="MS PMincho" w:hAnsi="Verdana"/>
          <w:sz w:val="20"/>
          <w:szCs w:val="20"/>
        </w:rPr>
        <w:t>fe</w:t>
      </w:r>
      <w:r w:rsidRPr="002B767B">
        <w:rPr>
          <w:rFonts w:ascii="Verdana" w:eastAsia="MS PMincho" w:hAnsi="Verdana"/>
          <w:spacing w:val="-2"/>
          <w:sz w:val="20"/>
          <w:szCs w:val="20"/>
        </w:rPr>
        <w:t>w</w:t>
      </w:r>
      <w:r w:rsidRPr="002B767B">
        <w:rPr>
          <w:rFonts w:ascii="Verdana" w:eastAsia="MS PMincho" w:hAnsi="Verdana"/>
          <w:spacing w:val="-1"/>
          <w:sz w:val="20"/>
          <w:szCs w:val="20"/>
        </w:rPr>
        <w:t>e</w:t>
      </w:r>
      <w:r w:rsidRPr="002B767B">
        <w:rPr>
          <w:rFonts w:ascii="Verdana" w:eastAsia="MS PMincho" w:hAnsi="Verdana"/>
          <w:sz w:val="20"/>
          <w:szCs w:val="20"/>
        </w:rPr>
        <w:t>r</w:t>
      </w:r>
      <w:r w:rsidRPr="002B767B">
        <w:rPr>
          <w:rFonts w:ascii="Verdana" w:eastAsia="MS PMincho" w:hAnsi="Verdana"/>
          <w:spacing w:val="-19"/>
          <w:sz w:val="20"/>
          <w:szCs w:val="20"/>
        </w:rPr>
        <w:t xml:space="preserve"> </w:t>
      </w:r>
      <w:r w:rsidRPr="002B767B">
        <w:rPr>
          <w:rFonts w:ascii="Verdana" w:eastAsia="MS PMincho" w:hAnsi="Verdana"/>
          <w:sz w:val="20"/>
          <w:szCs w:val="20"/>
        </w:rPr>
        <w:t>than</w:t>
      </w:r>
      <w:r w:rsidRPr="002B767B">
        <w:rPr>
          <w:rFonts w:ascii="Verdana" w:eastAsia="MS PMincho" w:hAnsi="Verdana"/>
          <w:spacing w:val="21"/>
          <w:sz w:val="20"/>
          <w:szCs w:val="20"/>
        </w:rPr>
        <w:t xml:space="preserve"> </w:t>
      </w:r>
      <w:r w:rsidRPr="002B767B">
        <w:rPr>
          <w:rFonts w:ascii="Verdana" w:eastAsia="MS PMincho" w:hAnsi="Verdana"/>
          <w:spacing w:val="1"/>
          <w:sz w:val="20"/>
          <w:szCs w:val="20"/>
        </w:rPr>
        <w:t>nin</w:t>
      </w:r>
      <w:r w:rsidRPr="002B767B">
        <w:rPr>
          <w:rFonts w:ascii="Verdana" w:eastAsia="MS PMincho" w:hAnsi="Verdana"/>
          <w:sz w:val="20"/>
          <w:szCs w:val="20"/>
        </w:rPr>
        <w:t>e</w:t>
      </w:r>
      <w:r w:rsidRPr="002B767B">
        <w:rPr>
          <w:rFonts w:ascii="Verdana" w:eastAsia="MS PMincho" w:hAnsi="Verdana"/>
          <w:spacing w:val="18"/>
          <w:sz w:val="20"/>
          <w:szCs w:val="20"/>
        </w:rPr>
        <w:t xml:space="preserve"> </w:t>
      </w:r>
      <w:r w:rsidRPr="002B767B">
        <w:rPr>
          <w:rFonts w:ascii="Verdana" w:eastAsia="MS PMincho" w:hAnsi="Verdana"/>
          <w:spacing w:val="1"/>
          <w:sz w:val="20"/>
          <w:szCs w:val="20"/>
        </w:rPr>
        <w:t>lease</w:t>
      </w:r>
      <w:r w:rsidRPr="002B767B">
        <w:rPr>
          <w:rFonts w:ascii="Verdana" w:eastAsia="MS PMincho" w:hAnsi="Verdana"/>
          <w:sz w:val="20"/>
          <w:szCs w:val="20"/>
        </w:rPr>
        <w:t>s</w:t>
      </w:r>
      <w:r w:rsidRPr="002B767B">
        <w:rPr>
          <w:rFonts w:ascii="Verdana" w:eastAsia="MS PMincho" w:hAnsi="Verdana"/>
          <w:spacing w:val="-18"/>
          <w:sz w:val="20"/>
          <w:szCs w:val="20"/>
        </w:rPr>
        <w:t xml:space="preserve"> </w:t>
      </w:r>
      <w:r w:rsidRPr="002B767B">
        <w:rPr>
          <w:rFonts w:ascii="Verdana" w:eastAsia="MS PMincho" w:hAnsi="Verdana"/>
          <w:spacing w:val="1"/>
          <w:sz w:val="20"/>
          <w:szCs w:val="20"/>
        </w:rPr>
        <w:t>al</w:t>
      </w:r>
      <w:r w:rsidRPr="002B767B">
        <w:rPr>
          <w:rFonts w:ascii="Verdana" w:eastAsia="MS PMincho" w:hAnsi="Verdana"/>
          <w:sz w:val="20"/>
          <w:szCs w:val="20"/>
        </w:rPr>
        <w:t>l</w:t>
      </w:r>
      <w:r w:rsidRPr="002B767B">
        <w:rPr>
          <w:rFonts w:ascii="Verdana" w:eastAsia="MS PMincho" w:hAnsi="Verdana"/>
          <w:spacing w:val="1"/>
          <w:sz w:val="20"/>
          <w:szCs w:val="20"/>
        </w:rPr>
        <w:t xml:space="preserve"> o</w:t>
      </w:r>
      <w:r w:rsidRPr="002B767B">
        <w:rPr>
          <w:rFonts w:ascii="Verdana" w:eastAsia="MS PMincho" w:hAnsi="Verdana"/>
          <w:sz w:val="20"/>
          <w:szCs w:val="20"/>
        </w:rPr>
        <w:t>r</w:t>
      </w:r>
      <w:r w:rsidRPr="002B767B">
        <w:rPr>
          <w:rFonts w:ascii="Verdana" w:eastAsia="MS PMincho" w:hAnsi="Verdana"/>
          <w:spacing w:val="16"/>
          <w:sz w:val="20"/>
          <w:szCs w:val="20"/>
        </w:rPr>
        <w:t xml:space="preserve"> </w:t>
      </w:r>
      <w:r w:rsidRPr="002B767B">
        <w:rPr>
          <w:rFonts w:ascii="Verdana" w:eastAsia="MS PMincho" w:hAnsi="Verdana"/>
          <w:spacing w:val="1"/>
          <w:sz w:val="20"/>
          <w:szCs w:val="20"/>
        </w:rPr>
        <w:t>al</w:t>
      </w:r>
      <w:r w:rsidRPr="002B767B">
        <w:rPr>
          <w:rFonts w:ascii="Verdana" w:eastAsia="MS PMincho" w:hAnsi="Verdana"/>
          <w:sz w:val="20"/>
          <w:szCs w:val="20"/>
        </w:rPr>
        <w:t>l</w:t>
      </w:r>
      <w:r w:rsidRPr="002B767B">
        <w:rPr>
          <w:rFonts w:ascii="Verdana" w:eastAsia="MS PMincho" w:hAnsi="Verdana"/>
          <w:spacing w:val="1"/>
          <w:sz w:val="20"/>
          <w:szCs w:val="20"/>
        </w:rPr>
        <w:t xml:space="preserve"> bu</w:t>
      </w:r>
      <w:r w:rsidRPr="002B767B">
        <w:rPr>
          <w:rFonts w:ascii="Verdana" w:eastAsia="MS PMincho" w:hAnsi="Verdana"/>
          <w:sz w:val="20"/>
          <w:szCs w:val="20"/>
        </w:rPr>
        <w:t>t</w:t>
      </w:r>
      <w:r w:rsidRPr="002B767B">
        <w:rPr>
          <w:rFonts w:ascii="Verdana" w:eastAsia="MS PMincho" w:hAnsi="Verdana"/>
          <w:spacing w:val="22"/>
          <w:sz w:val="20"/>
          <w:szCs w:val="20"/>
        </w:rPr>
        <w:t xml:space="preserve"> </w:t>
      </w:r>
      <w:r w:rsidRPr="002B767B">
        <w:rPr>
          <w:rFonts w:ascii="Verdana" w:eastAsia="MS PMincho" w:hAnsi="Verdana"/>
          <w:spacing w:val="1"/>
          <w:sz w:val="20"/>
          <w:szCs w:val="20"/>
        </w:rPr>
        <w:t>on</w:t>
      </w:r>
      <w:r w:rsidRPr="002B767B">
        <w:rPr>
          <w:rFonts w:ascii="Verdana" w:eastAsia="MS PMincho" w:hAnsi="Verdana"/>
          <w:sz w:val="20"/>
          <w:szCs w:val="20"/>
        </w:rPr>
        <w:t>e</w:t>
      </w:r>
      <w:r w:rsidRPr="002B767B">
        <w:rPr>
          <w:rFonts w:ascii="Verdana" w:eastAsia="MS PMincho" w:hAnsi="Verdana"/>
          <w:spacing w:val="14"/>
          <w:sz w:val="20"/>
          <w:szCs w:val="20"/>
        </w:rPr>
        <w:t xml:space="preserve"> </w:t>
      </w:r>
      <w:r w:rsidRPr="002B767B">
        <w:rPr>
          <w:rFonts w:ascii="Verdana" w:eastAsia="MS PMincho" w:hAnsi="Verdana"/>
          <w:spacing w:val="1"/>
          <w:sz w:val="20"/>
          <w:szCs w:val="20"/>
        </w:rPr>
        <w:t>o</w:t>
      </w:r>
      <w:r w:rsidRPr="002B767B">
        <w:rPr>
          <w:rFonts w:ascii="Verdana" w:eastAsia="MS PMincho" w:hAnsi="Verdana"/>
          <w:sz w:val="20"/>
          <w:szCs w:val="20"/>
        </w:rPr>
        <w:t>f</w:t>
      </w:r>
      <w:r w:rsidRPr="002B767B">
        <w:rPr>
          <w:rFonts w:ascii="Verdana" w:eastAsia="MS PMincho" w:hAnsi="Verdana"/>
          <w:spacing w:val="14"/>
          <w:sz w:val="20"/>
          <w:szCs w:val="20"/>
        </w:rPr>
        <w:t xml:space="preserve"> </w:t>
      </w:r>
      <w:r w:rsidRPr="002B767B">
        <w:rPr>
          <w:rFonts w:ascii="Verdana" w:eastAsia="MS PMincho" w:hAnsi="Verdana"/>
          <w:spacing w:val="1"/>
          <w:sz w:val="20"/>
          <w:szCs w:val="20"/>
        </w:rPr>
        <w:t>th</w:t>
      </w:r>
      <w:r w:rsidRPr="002B767B">
        <w:rPr>
          <w:rFonts w:ascii="Verdana" w:eastAsia="MS PMincho" w:hAnsi="Verdana"/>
          <w:sz w:val="20"/>
          <w:szCs w:val="20"/>
        </w:rPr>
        <w:t>e</w:t>
      </w:r>
      <w:r w:rsidRPr="002B767B">
        <w:rPr>
          <w:rFonts w:ascii="Verdana" w:eastAsia="MS PMincho" w:hAnsi="Verdana"/>
          <w:spacing w:val="15"/>
          <w:sz w:val="20"/>
          <w:szCs w:val="20"/>
        </w:rPr>
        <w:t xml:space="preserve"> </w:t>
      </w:r>
      <w:r w:rsidRPr="002B767B">
        <w:rPr>
          <w:rFonts w:ascii="Verdana" w:eastAsia="MS PMincho" w:hAnsi="Verdana"/>
          <w:spacing w:val="1"/>
          <w:sz w:val="20"/>
          <w:szCs w:val="20"/>
        </w:rPr>
        <w:t>pa</w:t>
      </w:r>
      <w:r w:rsidRPr="002B767B">
        <w:rPr>
          <w:rFonts w:ascii="Verdana" w:eastAsia="MS PMincho" w:hAnsi="Verdana"/>
          <w:spacing w:val="5"/>
          <w:sz w:val="20"/>
          <w:szCs w:val="20"/>
        </w:rPr>
        <w:t>r</w:t>
      </w:r>
      <w:r w:rsidRPr="002B767B">
        <w:rPr>
          <w:rFonts w:ascii="Verdana" w:eastAsia="MS PMincho" w:hAnsi="Verdana"/>
          <w:spacing w:val="2"/>
          <w:sz w:val="20"/>
          <w:szCs w:val="20"/>
        </w:rPr>
        <w:t>t</w:t>
      </w:r>
      <w:r w:rsidRPr="002B767B">
        <w:rPr>
          <w:rFonts w:ascii="Verdana" w:eastAsia="MS PMincho" w:hAnsi="Verdana"/>
          <w:spacing w:val="1"/>
          <w:sz w:val="20"/>
          <w:szCs w:val="20"/>
        </w:rPr>
        <w:t>ie</w:t>
      </w:r>
      <w:r w:rsidRPr="002B767B">
        <w:rPr>
          <w:rFonts w:ascii="Verdana" w:eastAsia="MS PMincho" w:hAnsi="Verdana"/>
          <w:sz w:val="20"/>
          <w:szCs w:val="20"/>
        </w:rPr>
        <w:t>s</w:t>
      </w:r>
      <w:r w:rsidRPr="002B767B">
        <w:rPr>
          <w:rFonts w:ascii="Verdana" w:eastAsia="MS PMincho" w:hAnsi="Verdana"/>
          <w:spacing w:val="14"/>
          <w:sz w:val="20"/>
          <w:szCs w:val="20"/>
        </w:rPr>
        <w:t xml:space="preserve"> </w:t>
      </w:r>
      <w:r w:rsidRPr="002B767B">
        <w:rPr>
          <w:rFonts w:ascii="Verdana" w:eastAsia="MS PMincho" w:hAnsi="Verdana"/>
          <w:w w:val="106"/>
          <w:sz w:val="20"/>
          <w:szCs w:val="20"/>
        </w:rPr>
        <w:t>m</w:t>
      </w:r>
      <w:r w:rsidRPr="002B767B">
        <w:rPr>
          <w:rFonts w:ascii="Verdana" w:eastAsia="MS PMincho" w:hAnsi="Verdana"/>
          <w:spacing w:val="1"/>
          <w:w w:val="103"/>
          <w:sz w:val="20"/>
          <w:szCs w:val="20"/>
        </w:rPr>
        <w:t>us</w:t>
      </w:r>
      <w:r w:rsidRPr="002B767B">
        <w:rPr>
          <w:rFonts w:ascii="Verdana" w:eastAsia="MS PMincho" w:hAnsi="Verdana"/>
          <w:w w:val="103"/>
          <w:sz w:val="20"/>
          <w:szCs w:val="20"/>
        </w:rPr>
        <w:t>t</w:t>
      </w:r>
      <w:r w:rsidRPr="002B767B">
        <w:rPr>
          <w:rFonts w:ascii="Verdana" w:eastAsia="MS PMincho" w:hAnsi="Verdana"/>
          <w:spacing w:val="10"/>
          <w:sz w:val="20"/>
          <w:szCs w:val="20"/>
        </w:rPr>
        <w:t xml:space="preserve"> </w:t>
      </w:r>
      <w:r w:rsidRPr="002B767B">
        <w:rPr>
          <w:rFonts w:ascii="Verdana" w:eastAsia="MS PMincho" w:hAnsi="Verdana"/>
          <w:spacing w:val="-2"/>
          <w:sz w:val="20"/>
          <w:szCs w:val="20"/>
        </w:rPr>
        <w:t>c</w:t>
      </w:r>
      <w:r w:rsidRPr="002B767B">
        <w:rPr>
          <w:rFonts w:ascii="Verdana" w:eastAsia="MS PMincho" w:hAnsi="Verdana"/>
          <w:sz w:val="20"/>
          <w:szCs w:val="20"/>
        </w:rPr>
        <w:t>o</w:t>
      </w:r>
      <w:r w:rsidRPr="002B767B">
        <w:rPr>
          <w:rFonts w:ascii="Verdana" w:eastAsia="MS PMincho" w:hAnsi="Verdana"/>
          <w:spacing w:val="1"/>
          <w:sz w:val="20"/>
          <w:szCs w:val="20"/>
        </w:rPr>
        <w:t>nsent</w:t>
      </w:r>
      <w:r w:rsidRPr="002B767B">
        <w:rPr>
          <w:rFonts w:ascii="Verdana" w:eastAsia="MS PMincho" w:hAnsi="Verdana"/>
          <w:sz w:val="20"/>
          <w:szCs w:val="20"/>
        </w:rPr>
        <w:t>,</w:t>
      </w:r>
      <w:r w:rsidRPr="002B767B">
        <w:rPr>
          <w:rFonts w:ascii="Verdana" w:eastAsia="MS PMincho" w:hAnsi="Verdana"/>
          <w:spacing w:val="9"/>
          <w:sz w:val="20"/>
          <w:szCs w:val="20"/>
        </w:rPr>
        <w:t xml:space="preserve"> </w:t>
      </w:r>
      <w:r w:rsidRPr="002B767B">
        <w:rPr>
          <w:rFonts w:ascii="Verdana" w:eastAsia="MS PMincho" w:hAnsi="Verdana"/>
          <w:spacing w:val="1"/>
          <w:sz w:val="20"/>
          <w:szCs w:val="20"/>
        </w:rPr>
        <w:t>bu</w:t>
      </w:r>
      <w:r w:rsidRPr="002B767B">
        <w:rPr>
          <w:rFonts w:ascii="Verdana" w:eastAsia="MS PMincho" w:hAnsi="Verdana"/>
          <w:sz w:val="20"/>
          <w:szCs w:val="20"/>
        </w:rPr>
        <w:t>t</w:t>
      </w:r>
      <w:r w:rsidRPr="002B767B">
        <w:rPr>
          <w:rFonts w:ascii="Verdana" w:eastAsia="MS PMincho" w:hAnsi="Verdana"/>
          <w:spacing w:val="22"/>
          <w:sz w:val="20"/>
          <w:szCs w:val="20"/>
        </w:rPr>
        <w:t xml:space="preserve"> </w:t>
      </w:r>
      <w:r w:rsidR="00F90A85" w:rsidRPr="002B767B">
        <w:rPr>
          <w:rFonts w:ascii="Verdana" w:eastAsia="MS PMincho" w:hAnsi="Verdana"/>
          <w:spacing w:val="1"/>
          <w:sz w:val="20"/>
          <w:szCs w:val="20"/>
        </w:rPr>
        <w:t>a</w:t>
      </w:r>
      <w:r w:rsidR="00027243" w:rsidRPr="002B767B">
        <w:rPr>
          <w:rFonts w:ascii="Verdana" w:eastAsia="MS PMincho" w:hAnsi="Verdana"/>
          <w:spacing w:val="1"/>
          <w:sz w:val="20"/>
          <w:szCs w:val="20"/>
        </w:rPr>
        <w:t>n</w:t>
      </w:r>
      <w:r w:rsidR="00F90A85" w:rsidRPr="002B767B">
        <w:rPr>
          <w:rFonts w:ascii="Verdana" w:eastAsia="MS PMincho" w:hAnsi="Verdana"/>
          <w:spacing w:val="1"/>
          <w:sz w:val="20"/>
          <w:szCs w:val="20"/>
        </w:rPr>
        <w:t xml:space="preserve"> FTT </w:t>
      </w:r>
      <w:r w:rsidRPr="002B767B">
        <w:rPr>
          <w:rFonts w:ascii="Verdana" w:eastAsia="MS PMincho" w:hAnsi="Verdana"/>
          <w:spacing w:val="1"/>
          <w:sz w:val="20"/>
          <w:szCs w:val="20"/>
        </w:rPr>
        <w:t>m</w:t>
      </w:r>
      <w:r w:rsidRPr="002B767B">
        <w:rPr>
          <w:rFonts w:ascii="Verdana" w:eastAsia="MS PMincho" w:hAnsi="Verdana"/>
          <w:spacing w:val="2"/>
          <w:sz w:val="20"/>
          <w:szCs w:val="20"/>
        </w:rPr>
        <w:t>us</w:t>
      </w:r>
      <w:r w:rsidRPr="002B767B">
        <w:rPr>
          <w:rFonts w:ascii="Verdana" w:eastAsia="MS PMincho" w:hAnsi="Verdana"/>
          <w:sz w:val="20"/>
          <w:szCs w:val="20"/>
        </w:rPr>
        <w:t>t</w:t>
      </w:r>
      <w:r w:rsidR="00615983" w:rsidRPr="002B767B">
        <w:rPr>
          <w:rFonts w:ascii="Verdana" w:eastAsia="MS PMincho" w:hAnsi="Verdana"/>
          <w:sz w:val="20"/>
          <w:szCs w:val="20"/>
        </w:rPr>
        <w:t xml:space="preserve"> </w:t>
      </w:r>
      <w:r w:rsidRPr="002B767B">
        <w:rPr>
          <w:rFonts w:ascii="Verdana" w:eastAsia="MS PMincho" w:hAnsi="Verdana"/>
          <w:spacing w:val="2"/>
          <w:sz w:val="20"/>
          <w:szCs w:val="20"/>
        </w:rPr>
        <w:t>a</w:t>
      </w:r>
      <w:r w:rsidRPr="002B767B">
        <w:rPr>
          <w:rFonts w:ascii="Verdana" w:eastAsia="MS PMincho" w:hAnsi="Verdana"/>
          <w:spacing w:val="5"/>
          <w:sz w:val="20"/>
          <w:szCs w:val="20"/>
        </w:rPr>
        <w:t>g</w:t>
      </w:r>
      <w:r w:rsidRPr="002B767B">
        <w:rPr>
          <w:rFonts w:ascii="Verdana" w:eastAsia="MS PMincho" w:hAnsi="Verdana"/>
          <w:spacing w:val="-1"/>
          <w:sz w:val="20"/>
          <w:szCs w:val="20"/>
        </w:rPr>
        <w:t>r</w:t>
      </w:r>
      <w:r w:rsidRPr="002B767B">
        <w:rPr>
          <w:rFonts w:ascii="Verdana" w:eastAsia="MS PMincho" w:hAnsi="Verdana"/>
          <w:spacing w:val="3"/>
          <w:sz w:val="20"/>
          <w:szCs w:val="20"/>
        </w:rPr>
        <w:t>e</w:t>
      </w:r>
      <w:r w:rsidRPr="002B767B">
        <w:rPr>
          <w:rFonts w:ascii="Verdana" w:eastAsia="MS PMincho" w:hAnsi="Verdana"/>
          <w:sz w:val="20"/>
          <w:szCs w:val="20"/>
        </w:rPr>
        <w:t>e</w:t>
      </w:r>
      <w:r w:rsidR="00615983" w:rsidRPr="002B767B">
        <w:rPr>
          <w:rFonts w:ascii="Verdana" w:eastAsia="MS PMincho" w:hAnsi="Verdana"/>
          <w:sz w:val="20"/>
          <w:szCs w:val="20"/>
        </w:rPr>
        <w:t xml:space="preserve"> </w:t>
      </w:r>
      <w:r w:rsidRPr="002B767B">
        <w:rPr>
          <w:rFonts w:ascii="Verdana" w:eastAsia="MS PMincho" w:hAnsi="Verdana"/>
          <w:sz w:val="20"/>
          <w:szCs w:val="20"/>
        </w:rPr>
        <w:t>to</w:t>
      </w:r>
      <w:r w:rsidR="00615983" w:rsidRPr="002B767B">
        <w:rPr>
          <w:rFonts w:ascii="Verdana" w:eastAsia="MS PMincho" w:hAnsi="Verdana"/>
          <w:sz w:val="20"/>
          <w:szCs w:val="20"/>
        </w:rPr>
        <w:t xml:space="preserve"> </w:t>
      </w:r>
      <w:r w:rsidRPr="002B767B">
        <w:rPr>
          <w:rFonts w:ascii="Verdana" w:eastAsia="MS PMincho" w:hAnsi="Verdana"/>
          <w:spacing w:val="2"/>
          <w:sz w:val="20"/>
          <w:szCs w:val="20"/>
        </w:rPr>
        <w:t>i</w:t>
      </w:r>
      <w:r w:rsidRPr="002B767B">
        <w:rPr>
          <w:rFonts w:ascii="Verdana" w:eastAsia="MS PMincho" w:hAnsi="Verdana"/>
          <w:sz w:val="20"/>
          <w:szCs w:val="20"/>
        </w:rPr>
        <w:t>t</w:t>
      </w:r>
      <w:r w:rsidR="00615983" w:rsidRPr="002B767B">
        <w:rPr>
          <w:rFonts w:ascii="Verdana" w:eastAsia="MS PMincho" w:hAnsi="Verdana"/>
          <w:sz w:val="20"/>
          <w:szCs w:val="20"/>
        </w:rPr>
        <w:t xml:space="preserve"> </w:t>
      </w:r>
      <w:r w:rsidRPr="002B767B">
        <w:rPr>
          <w:rFonts w:ascii="Verdana" w:eastAsia="MS PMincho" w:hAnsi="Verdana"/>
          <w:spacing w:val="2"/>
          <w:sz w:val="20"/>
          <w:szCs w:val="20"/>
        </w:rPr>
        <w:t>an</w:t>
      </w:r>
      <w:r w:rsidRPr="002B767B">
        <w:rPr>
          <w:rFonts w:ascii="Verdana" w:eastAsia="MS PMincho" w:hAnsi="Verdana"/>
          <w:sz w:val="20"/>
          <w:szCs w:val="20"/>
        </w:rPr>
        <w:t>d</w:t>
      </w:r>
      <w:r w:rsidR="00615983" w:rsidRPr="002B767B">
        <w:rPr>
          <w:rFonts w:ascii="Verdana" w:eastAsia="MS PMincho" w:hAnsi="Verdana"/>
          <w:sz w:val="20"/>
          <w:szCs w:val="20"/>
        </w:rPr>
        <w:t xml:space="preserve"> </w:t>
      </w:r>
      <w:r w:rsidRPr="002B767B">
        <w:rPr>
          <w:rFonts w:ascii="Verdana" w:eastAsia="MS PMincho" w:hAnsi="Verdana"/>
          <w:spacing w:val="2"/>
          <w:sz w:val="20"/>
          <w:szCs w:val="20"/>
        </w:rPr>
        <w:t>th</w:t>
      </w:r>
      <w:r w:rsidRPr="002B767B">
        <w:rPr>
          <w:rFonts w:ascii="Verdana" w:eastAsia="MS PMincho" w:hAnsi="Verdana"/>
          <w:sz w:val="20"/>
          <w:szCs w:val="20"/>
        </w:rPr>
        <w:t>e</w:t>
      </w:r>
      <w:r w:rsidR="00615983" w:rsidRPr="002B767B">
        <w:rPr>
          <w:rFonts w:ascii="Verdana" w:eastAsia="MS PMincho" w:hAnsi="Verdana"/>
          <w:sz w:val="20"/>
          <w:szCs w:val="20"/>
        </w:rPr>
        <w:t xml:space="preserve"> </w:t>
      </w:r>
      <w:r w:rsidRPr="002B767B">
        <w:rPr>
          <w:rFonts w:ascii="Verdana" w:eastAsia="MS PMincho" w:hAnsi="Verdana"/>
          <w:spacing w:val="2"/>
          <w:sz w:val="20"/>
          <w:szCs w:val="20"/>
        </w:rPr>
        <w:t>landlo</w:t>
      </w:r>
      <w:r w:rsidRPr="002B767B">
        <w:rPr>
          <w:rFonts w:ascii="Verdana" w:eastAsia="MS PMincho" w:hAnsi="Verdana"/>
          <w:spacing w:val="-1"/>
          <w:sz w:val="20"/>
          <w:szCs w:val="20"/>
        </w:rPr>
        <w:t>r</w:t>
      </w:r>
      <w:r w:rsidRPr="002B767B">
        <w:rPr>
          <w:rFonts w:ascii="Verdana" w:eastAsia="MS PMincho" w:hAnsi="Verdana"/>
          <w:sz w:val="20"/>
          <w:szCs w:val="20"/>
        </w:rPr>
        <w:t>d</w:t>
      </w:r>
      <w:r w:rsidR="00615983" w:rsidRPr="002B767B">
        <w:rPr>
          <w:rFonts w:ascii="Verdana" w:eastAsia="MS PMincho" w:hAnsi="Verdana"/>
          <w:sz w:val="20"/>
          <w:szCs w:val="20"/>
        </w:rPr>
        <w:t xml:space="preserve"> </w:t>
      </w:r>
      <w:r w:rsidRPr="002B767B">
        <w:rPr>
          <w:rFonts w:ascii="Verdana" w:eastAsia="MS PMincho" w:hAnsi="Verdana"/>
          <w:spacing w:val="-1"/>
          <w:sz w:val="20"/>
          <w:szCs w:val="20"/>
        </w:rPr>
        <w:t>c</w:t>
      </w:r>
      <w:r w:rsidRPr="002B767B">
        <w:rPr>
          <w:rFonts w:ascii="Verdana" w:eastAsia="MS PMincho" w:hAnsi="Verdana"/>
          <w:spacing w:val="1"/>
          <w:sz w:val="20"/>
          <w:szCs w:val="20"/>
        </w:rPr>
        <w:t>o</w:t>
      </w:r>
      <w:r w:rsidRPr="002B767B">
        <w:rPr>
          <w:rFonts w:ascii="Verdana" w:eastAsia="MS PMincho" w:hAnsi="Verdana"/>
          <w:spacing w:val="2"/>
          <w:sz w:val="20"/>
          <w:szCs w:val="20"/>
        </w:rPr>
        <w:t>nstitu</w:t>
      </w:r>
      <w:r w:rsidRPr="002B767B">
        <w:rPr>
          <w:rFonts w:ascii="Verdana" w:eastAsia="MS PMincho" w:hAnsi="Verdana"/>
          <w:sz w:val="20"/>
          <w:szCs w:val="20"/>
        </w:rPr>
        <w:t>t</w:t>
      </w:r>
      <w:r w:rsidRPr="002B767B">
        <w:rPr>
          <w:rFonts w:ascii="Verdana" w:eastAsia="MS PMincho" w:hAnsi="Verdana"/>
          <w:spacing w:val="2"/>
          <w:sz w:val="20"/>
          <w:szCs w:val="20"/>
        </w:rPr>
        <w:t>e</w:t>
      </w:r>
      <w:r w:rsidRPr="002B767B">
        <w:rPr>
          <w:rFonts w:ascii="Verdana" w:eastAsia="MS PMincho" w:hAnsi="Verdana"/>
          <w:sz w:val="20"/>
          <w:szCs w:val="20"/>
        </w:rPr>
        <w:t>s</w:t>
      </w:r>
      <w:r w:rsidR="00615983" w:rsidRPr="002B767B">
        <w:rPr>
          <w:rFonts w:ascii="Verdana" w:eastAsia="MS PMincho" w:hAnsi="Verdana"/>
          <w:sz w:val="20"/>
          <w:szCs w:val="20"/>
        </w:rPr>
        <w:t xml:space="preserve"> </w:t>
      </w:r>
      <w:r w:rsidRPr="002B767B">
        <w:rPr>
          <w:rFonts w:ascii="Verdana" w:eastAsia="MS PMincho" w:hAnsi="Verdana"/>
          <w:spacing w:val="2"/>
          <w:sz w:val="20"/>
          <w:szCs w:val="20"/>
        </w:rPr>
        <w:t>on</w:t>
      </w:r>
      <w:r w:rsidRPr="002B767B">
        <w:rPr>
          <w:rFonts w:ascii="Verdana" w:eastAsia="MS PMincho" w:hAnsi="Verdana"/>
          <w:sz w:val="20"/>
          <w:szCs w:val="20"/>
        </w:rPr>
        <w:t>e</w:t>
      </w:r>
      <w:r w:rsidR="00615983" w:rsidRPr="002B767B">
        <w:rPr>
          <w:rFonts w:ascii="Verdana" w:eastAsia="MS PMincho" w:hAnsi="Verdana"/>
          <w:sz w:val="20"/>
          <w:szCs w:val="20"/>
        </w:rPr>
        <w:t xml:space="preserve"> </w:t>
      </w:r>
      <w:r w:rsidRPr="002B767B">
        <w:rPr>
          <w:rFonts w:ascii="Verdana" w:eastAsia="MS PMincho" w:hAnsi="Verdana"/>
          <w:spacing w:val="2"/>
          <w:sz w:val="20"/>
          <w:szCs w:val="20"/>
        </w:rPr>
        <w:t>o</w:t>
      </w:r>
      <w:r w:rsidRPr="002B767B">
        <w:rPr>
          <w:rFonts w:ascii="Verdana" w:eastAsia="MS PMincho" w:hAnsi="Verdana"/>
          <w:sz w:val="20"/>
          <w:szCs w:val="20"/>
        </w:rPr>
        <w:t>f</w:t>
      </w:r>
      <w:r w:rsidR="00615983" w:rsidRPr="002B767B">
        <w:rPr>
          <w:rFonts w:ascii="Verdana" w:eastAsia="MS PMincho" w:hAnsi="Verdana"/>
          <w:sz w:val="20"/>
          <w:szCs w:val="20"/>
        </w:rPr>
        <w:t xml:space="preserve"> </w:t>
      </w:r>
      <w:r w:rsidRPr="002B767B">
        <w:rPr>
          <w:rFonts w:ascii="Verdana" w:eastAsia="MS PMincho" w:hAnsi="Verdana"/>
          <w:spacing w:val="2"/>
          <w:w w:val="103"/>
          <w:sz w:val="20"/>
          <w:szCs w:val="20"/>
        </w:rPr>
        <w:t>th</w:t>
      </w:r>
      <w:r w:rsidRPr="002B767B">
        <w:rPr>
          <w:rFonts w:ascii="Verdana" w:eastAsia="MS PMincho" w:hAnsi="Verdana"/>
          <w:w w:val="103"/>
          <w:sz w:val="20"/>
          <w:szCs w:val="20"/>
        </w:rPr>
        <w:t>e</w:t>
      </w:r>
      <w:r w:rsidR="00615983" w:rsidRPr="002B767B">
        <w:rPr>
          <w:rFonts w:ascii="Verdana" w:eastAsia="MS PMincho" w:hAnsi="Verdana"/>
          <w:sz w:val="20"/>
          <w:szCs w:val="20"/>
        </w:rPr>
        <w:t xml:space="preserve"> </w:t>
      </w:r>
      <w:r w:rsidRPr="002B767B">
        <w:rPr>
          <w:rFonts w:ascii="Verdana" w:eastAsia="MS PMincho" w:hAnsi="Verdana"/>
          <w:spacing w:val="2"/>
          <w:sz w:val="20"/>
          <w:szCs w:val="20"/>
        </w:rPr>
        <w:t>pa</w:t>
      </w:r>
      <w:r w:rsidRPr="002B767B">
        <w:rPr>
          <w:rFonts w:ascii="Verdana" w:eastAsia="MS PMincho" w:hAnsi="Verdana"/>
          <w:spacing w:val="6"/>
          <w:sz w:val="20"/>
          <w:szCs w:val="20"/>
        </w:rPr>
        <w:t>r</w:t>
      </w:r>
      <w:r w:rsidRPr="002B767B">
        <w:rPr>
          <w:rFonts w:ascii="Verdana" w:eastAsia="MS PMincho" w:hAnsi="Verdana"/>
          <w:spacing w:val="3"/>
          <w:sz w:val="20"/>
          <w:szCs w:val="20"/>
        </w:rPr>
        <w:t>t</w:t>
      </w:r>
      <w:r w:rsidRPr="002B767B">
        <w:rPr>
          <w:rFonts w:ascii="Verdana" w:eastAsia="MS PMincho" w:hAnsi="Verdana"/>
          <w:spacing w:val="2"/>
          <w:sz w:val="20"/>
          <w:szCs w:val="20"/>
        </w:rPr>
        <w:t>ies</w:t>
      </w:r>
      <w:r w:rsidRPr="002B767B">
        <w:rPr>
          <w:rFonts w:ascii="Verdana" w:eastAsia="MS PMincho" w:hAnsi="Verdana"/>
          <w:spacing w:val="-2"/>
          <w:sz w:val="20"/>
          <w:szCs w:val="20"/>
        </w:rPr>
        <w:t xml:space="preserve"> </w:t>
      </w:r>
      <w:r w:rsidRPr="002B767B">
        <w:rPr>
          <w:rFonts w:ascii="Verdana" w:eastAsia="MS PMincho" w:hAnsi="Verdana"/>
          <w:spacing w:val="-3"/>
          <w:w w:val="94"/>
          <w:sz w:val="20"/>
          <w:szCs w:val="20"/>
        </w:rPr>
        <w:t>c</w:t>
      </w:r>
      <w:r w:rsidRPr="002B767B">
        <w:rPr>
          <w:rFonts w:ascii="Verdana" w:eastAsia="MS PMincho" w:hAnsi="Verdana"/>
          <w:spacing w:val="-1"/>
          <w:w w:val="103"/>
          <w:sz w:val="20"/>
          <w:szCs w:val="20"/>
        </w:rPr>
        <w:t>o</w:t>
      </w:r>
      <w:r w:rsidRPr="002B767B">
        <w:rPr>
          <w:rFonts w:ascii="Verdana" w:eastAsia="MS PMincho" w:hAnsi="Verdana"/>
          <w:w w:val="102"/>
          <w:sz w:val="20"/>
          <w:szCs w:val="20"/>
        </w:rPr>
        <w:t>n</w:t>
      </w:r>
      <w:r w:rsidRPr="002B767B">
        <w:rPr>
          <w:rFonts w:ascii="Verdana" w:eastAsia="MS PMincho" w:hAnsi="Verdana"/>
          <w:spacing w:val="-3"/>
          <w:w w:val="102"/>
          <w:sz w:val="20"/>
          <w:szCs w:val="20"/>
        </w:rPr>
        <w:t>c</w:t>
      </w:r>
      <w:r w:rsidRPr="002B767B">
        <w:rPr>
          <w:rFonts w:ascii="Verdana" w:eastAsia="MS PMincho" w:hAnsi="Verdana"/>
          <w:w w:val="101"/>
          <w:sz w:val="20"/>
          <w:szCs w:val="20"/>
        </w:rPr>
        <w:t>e</w:t>
      </w:r>
      <w:r w:rsidRPr="002B767B">
        <w:rPr>
          <w:rFonts w:ascii="Verdana" w:eastAsia="MS PMincho" w:hAnsi="Verdana"/>
          <w:spacing w:val="2"/>
          <w:w w:val="101"/>
          <w:sz w:val="20"/>
          <w:szCs w:val="20"/>
        </w:rPr>
        <w:t>r</w:t>
      </w:r>
      <w:r w:rsidRPr="002B767B">
        <w:rPr>
          <w:rFonts w:ascii="Verdana" w:eastAsia="MS PMincho" w:hAnsi="Verdana"/>
          <w:w w:val="102"/>
          <w:sz w:val="20"/>
          <w:szCs w:val="20"/>
        </w:rPr>
        <w:t>ned.</w:t>
      </w:r>
    </w:p>
    <w:p w14:paraId="534B077A" w14:textId="77777777" w:rsidR="002B767B" w:rsidRPr="002B767B" w:rsidRDefault="002B767B" w:rsidP="00220C25">
      <w:pPr>
        <w:rPr>
          <w:rFonts w:ascii="Verdana" w:eastAsia="MS PMincho" w:hAnsi="Verdana"/>
          <w:w w:val="102"/>
          <w:sz w:val="20"/>
          <w:szCs w:val="20"/>
        </w:rPr>
      </w:pPr>
    </w:p>
    <w:tbl>
      <w:tblPr>
        <w:tblStyle w:val="TableGrid"/>
        <w:tblW w:w="0" w:type="auto"/>
        <w:tblLook w:val="04A0" w:firstRow="1" w:lastRow="0" w:firstColumn="1" w:lastColumn="0" w:noHBand="0" w:noVBand="1"/>
      </w:tblPr>
      <w:tblGrid>
        <w:gridCol w:w="9242"/>
      </w:tblGrid>
      <w:tr w:rsidR="00E85DBA" w:rsidRPr="002B767B" w14:paraId="19001E5E" w14:textId="77777777" w:rsidTr="00E85DBA">
        <w:tc>
          <w:tcPr>
            <w:tcW w:w="9242" w:type="dxa"/>
          </w:tcPr>
          <w:p w14:paraId="006AB721" w14:textId="77777777" w:rsidR="00E85DBA" w:rsidRPr="002B767B" w:rsidRDefault="002B767B" w:rsidP="002B767B">
            <w:pPr>
              <w:rPr>
                <w:rFonts w:ascii="Verdana" w:eastAsia="MS PMincho" w:hAnsi="Verdana"/>
                <w:i/>
                <w:w w:val="102"/>
                <w:sz w:val="20"/>
                <w:szCs w:val="20"/>
              </w:rPr>
            </w:pPr>
            <w:r w:rsidRPr="002B767B">
              <w:rPr>
                <w:rFonts w:ascii="Verdana" w:eastAsia="MS PMincho" w:hAnsi="Verdana"/>
                <w:i/>
                <w:w w:val="102"/>
                <w:sz w:val="20"/>
                <w:szCs w:val="20"/>
              </w:rPr>
              <w:t>s</w:t>
            </w:r>
            <w:r w:rsidR="00E85DBA" w:rsidRPr="002B767B">
              <w:rPr>
                <w:rFonts w:ascii="Verdana" w:eastAsia="MS PMincho" w:hAnsi="Verdana"/>
                <w:i/>
                <w:w w:val="102"/>
                <w:sz w:val="20"/>
                <w:szCs w:val="20"/>
              </w:rPr>
              <w:t>s</w:t>
            </w:r>
            <w:r w:rsidRPr="002B767B">
              <w:rPr>
                <w:rFonts w:ascii="Verdana" w:eastAsia="MS PMincho" w:hAnsi="Verdana"/>
                <w:i/>
                <w:w w:val="102"/>
                <w:sz w:val="20"/>
                <w:szCs w:val="20"/>
              </w:rPr>
              <w:t>.</w:t>
            </w:r>
            <w:r w:rsidR="00E85DBA" w:rsidRPr="002B767B">
              <w:rPr>
                <w:rFonts w:ascii="Verdana" w:eastAsia="MS PMincho" w:hAnsi="Verdana"/>
                <w:i/>
                <w:w w:val="102"/>
                <w:sz w:val="20"/>
                <w:szCs w:val="20"/>
              </w:rPr>
              <w:t>35 and 37 Landlord and Tenant Act 1987 (as amended by ss 162 and 163 Commonhold and Leasehold Reform Act 2002)</w:t>
            </w:r>
          </w:p>
        </w:tc>
      </w:tr>
    </w:tbl>
    <w:p w14:paraId="3499CA87" w14:textId="77777777" w:rsidR="00E85DBA" w:rsidRPr="002B767B" w:rsidRDefault="00E85DBA" w:rsidP="00220C25">
      <w:pPr>
        <w:rPr>
          <w:rFonts w:ascii="Verdana" w:eastAsia="MS PMincho" w:hAnsi="Verdana"/>
          <w:w w:val="102"/>
          <w:sz w:val="20"/>
          <w:szCs w:val="20"/>
        </w:rPr>
      </w:pPr>
    </w:p>
    <w:p w14:paraId="0AFB5BE0" w14:textId="77777777" w:rsidR="002B767B" w:rsidRDefault="002B767B">
      <w:pPr>
        <w:jc w:val="center"/>
        <w:rPr>
          <w:rFonts w:ascii="Arial" w:eastAsia="MS PMincho" w:hAnsi="Arial" w:cs="Arial"/>
          <w:b/>
          <w:bCs/>
          <w:color w:val="363435"/>
          <w:w w:val="102"/>
          <w:kern w:val="32"/>
          <w:sz w:val="32"/>
          <w:szCs w:val="32"/>
        </w:rPr>
      </w:pPr>
      <w:r>
        <w:rPr>
          <w:rFonts w:eastAsia="MS PMincho"/>
          <w:color w:val="363435"/>
          <w:w w:val="102"/>
        </w:rPr>
        <w:br w:type="page"/>
      </w:r>
    </w:p>
    <w:p w14:paraId="68004C65" w14:textId="77777777" w:rsidR="004C439B" w:rsidRPr="001847FB" w:rsidRDefault="001847FB" w:rsidP="002B767B">
      <w:pPr>
        <w:pStyle w:val="Heading1"/>
        <w:rPr>
          <w:rFonts w:eastAsia="MS PMincho"/>
          <w:sz w:val="20"/>
          <w:szCs w:val="20"/>
        </w:rPr>
      </w:pPr>
      <w:bookmarkStart w:id="348" w:name="_Toc415753316"/>
      <w:bookmarkStart w:id="349" w:name="_Toc443380645"/>
      <w:r>
        <w:rPr>
          <w:rFonts w:eastAsia="MS PMincho"/>
          <w:color w:val="363435"/>
          <w:w w:val="102"/>
        </w:rPr>
        <w:t>A</w:t>
      </w:r>
      <w:r w:rsidR="00296ACB">
        <w:rPr>
          <w:rFonts w:eastAsia="MS PMincho"/>
          <w:color w:val="363435"/>
          <w:w w:val="102"/>
        </w:rPr>
        <w:t xml:space="preserve">ppendix B: </w:t>
      </w:r>
      <w:r w:rsidR="00296ACB" w:rsidDel="00296ACB">
        <w:rPr>
          <w:rFonts w:eastAsia="MS PMincho"/>
          <w:color w:val="363435"/>
          <w:w w:val="102"/>
        </w:rPr>
        <w:t xml:space="preserve"> </w:t>
      </w:r>
      <w:r w:rsidR="004C439B" w:rsidRPr="00F568B8">
        <w:rPr>
          <w:rFonts w:eastAsia="MS PMincho"/>
        </w:rPr>
        <w:t>Statutory</w:t>
      </w:r>
      <w:r w:rsidR="004C439B">
        <w:rPr>
          <w:rFonts w:eastAsia="MS PMincho"/>
        </w:rPr>
        <w:t xml:space="preserve"> rights of leaseholders</w:t>
      </w:r>
      <w:bookmarkEnd w:id="348"/>
      <w:bookmarkEnd w:id="349"/>
    </w:p>
    <w:p w14:paraId="6E7FA0BC" w14:textId="77777777" w:rsidR="004C439B" w:rsidRDefault="004C439B" w:rsidP="00220C25">
      <w:pPr>
        <w:rPr>
          <w:rFonts w:ascii="Verdana" w:eastAsia="MS PMincho" w:hAnsi="Verdana"/>
          <w:b/>
          <w:color w:val="000000"/>
          <w:sz w:val="20"/>
          <w:szCs w:val="20"/>
        </w:rPr>
      </w:pPr>
    </w:p>
    <w:p w14:paraId="31462CF5" w14:textId="77777777" w:rsidR="004C439B" w:rsidRDefault="004C439B" w:rsidP="00220C25">
      <w:pPr>
        <w:rPr>
          <w:rFonts w:ascii="Verdana" w:eastAsia="MS PMincho" w:hAnsi="Verdana"/>
          <w:b/>
          <w:color w:val="000000"/>
          <w:sz w:val="20"/>
          <w:szCs w:val="20"/>
        </w:rPr>
      </w:pPr>
    </w:p>
    <w:p w14:paraId="6C3772C4" w14:textId="77777777" w:rsidR="004C439B" w:rsidRPr="00824327" w:rsidRDefault="004C439B" w:rsidP="00824327">
      <w:pPr>
        <w:pStyle w:val="onlinetext"/>
        <w:rPr>
          <w:b/>
        </w:rPr>
      </w:pPr>
      <w:r w:rsidRPr="00824327">
        <w:rPr>
          <w:b/>
        </w:rPr>
        <w:t>Introduction</w:t>
      </w:r>
    </w:p>
    <w:p w14:paraId="263AB926" w14:textId="77777777" w:rsidR="004C439B" w:rsidRDefault="004C439B" w:rsidP="004C439B">
      <w:pPr>
        <w:widowControl w:val="0"/>
        <w:autoSpaceDE w:val="0"/>
        <w:autoSpaceDN w:val="0"/>
        <w:adjustRightInd w:val="0"/>
        <w:spacing w:line="243" w:lineRule="auto"/>
        <w:ind w:right="95"/>
        <w:rPr>
          <w:rFonts w:ascii="Verdana" w:eastAsia="MS PMincho" w:hAnsi="Verdana"/>
          <w:color w:val="363435"/>
          <w:w w:val="99"/>
          <w:sz w:val="20"/>
          <w:szCs w:val="20"/>
        </w:rPr>
      </w:pPr>
      <w:r w:rsidRPr="004C439B">
        <w:rPr>
          <w:rFonts w:ascii="Verdana" w:eastAsia="MS PMincho" w:hAnsi="Verdana"/>
          <w:color w:val="363435"/>
          <w:sz w:val="20"/>
          <w:szCs w:val="20"/>
        </w:rPr>
        <w:t>Th</w:t>
      </w:r>
      <w:r w:rsidRPr="004C439B">
        <w:rPr>
          <w:rFonts w:ascii="Verdana" w:eastAsia="MS PMincho" w:hAnsi="Verdana"/>
          <w:color w:val="363435"/>
          <w:spacing w:val="-3"/>
          <w:sz w:val="20"/>
          <w:szCs w:val="20"/>
        </w:rPr>
        <w:t>r</w:t>
      </w:r>
      <w:r w:rsidRPr="004C439B">
        <w:rPr>
          <w:rFonts w:ascii="Verdana" w:eastAsia="MS PMincho" w:hAnsi="Verdana"/>
          <w:color w:val="363435"/>
          <w:sz w:val="20"/>
          <w:szCs w:val="20"/>
        </w:rPr>
        <w:t>ou</w:t>
      </w:r>
      <w:r w:rsidRPr="004C439B">
        <w:rPr>
          <w:rFonts w:ascii="Verdana" w:eastAsia="MS PMincho" w:hAnsi="Verdana"/>
          <w:color w:val="363435"/>
          <w:spacing w:val="3"/>
          <w:sz w:val="20"/>
          <w:szCs w:val="20"/>
        </w:rPr>
        <w:t>g</w:t>
      </w:r>
      <w:r w:rsidRPr="004C439B">
        <w:rPr>
          <w:rFonts w:ascii="Verdana" w:eastAsia="MS PMincho" w:hAnsi="Verdana"/>
          <w:color w:val="363435"/>
          <w:sz w:val="20"/>
          <w:szCs w:val="20"/>
        </w:rPr>
        <w:t>hout</w:t>
      </w:r>
      <w:r w:rsidRPr="004C439B">
        <w:rPr>
          <w:rFonts w:ascii="Verdana" w:eastAsia="MS PMincho" w:hAnsi="Verdana"/>
          <w:color w:val="363435"/>
          <w:spacing w:val="27"/>
          <w:sz w:val="20"/>
          <w:szCs w:val="20"/>
        </w:rPr>
        <w:t xml:space="preserve"> </w:t>
      </w:r>
      <w:r w:rsidRPr="004C439B">
        <w:rPr>
          <w:rFonts w:ascii="Verdana" w:eastAsia="MS PMincho" w:hAnsi="Verdana"/>
          <w:color w:val="363435"/>
          <w:sz w:val="20"/>
          <w:szCs w:val="20"/>
        </w:rPr>
        <w:t>th</w:t>
      </w:r>
      <w:r w:rsidR="00F568B8">
        <w:rPr>
          <w:rFonts w:ascii="Verdana" w:eastAsia="MS PMincho" w:hAnsi="Verdana"/>
          <w:color w:val="363435"/>
          <w:sz w:val="20"/>
          <w:szCs w:val="20"/>
        </w:rPr>
        <w:t>is</w:t>
      </w:r>
      <w:r w:rsidRPr="004C439B">
        <w:rPr>
          <w:rFonts w:ascii="Verdana" w:eastAsia="MS PMincho" w:hAnsi="Verdana"/>
          <w:color w:val="363435"/>
          <w:spacing w:val="2"/>
          <w:sz w:val="20"/>
          <w:szCs w:val="20"/>
        </w:rPr>
        <w:t xml:space="preserve"> </w:t>
      </w:r>
      <w:r w:rsidRPr="004C439B">
        <w:rPr>
          <w:rFonts w:ascii="Verdana" w:eastAsia="MS PMincho" w:hAnsi="Verdana"/>
          <w:color w:val="363435"/>
          <w:spacing w:val="-2"/>
          <w:sz w:val="20"/>
          <w:szCs w:val="20"/>
        </w:rPr>
        <w:t>C</w:t>
      </w:r>
      <w:r w:rsidRPr="004C439B">
        <w:rPr>
          <w:rFonts w:ascii="Verdana" w:eastAsia="MS PMincho" w:hAnsi="Verdana"/>
          <w:color w:val="363435"/>
          <w:sz w:val="20"/>
          <w:szCs w:val="20"/>
        </w:rPr>
        <w:t>ode</w:t>
      </w:r>
      <w:r w:rsidRPr="004C439B">
        <w:rPr>
          <w:rFonts w:ascii="Verdana" w:eastAsia="MS PMincho" w:hAnsi="Verdana"/>
          <w:color w:val="363435"/>
          <w:spacing w:val="-5"/>
          <w:sz w:val="20"/>
          <w:szCs w:val="20"/>
        </w:rPr>
        <w:t xml:space="preserve"> </w:t>
      </w:r>
      <w:r w:rsidRPr="004C439B">
        <w:rPr>
          <w:rFonts w:ascii="Verdana" w:eastAsia="MS PMincho" w:hAnsi="Verdana"/>
          <w:color w:val="363435"/>
          <w:spacing w:val="-3"/>
          <w:sz w:val="20"/>
          <w:szCs w:val="20"/>
        </w:rPr>
        <w:t>r</w:t>
      </w:r>
      <w:r w:rsidRPr="004C439B">
        <w:rPr>
          <w:rFonts w:ascii="Verdana" w:eastAsia="MS PMincho" w:hAnsi="Verdana"/>
          <w:color w:val="363435"/>
          <w:spacing w:val="-1"/>
          <w:sz w:val="20"/>
          <w:szCs w:val="20"/>
        </w:rPr>
        <w:t>e</w:t>
      </w:r>
      <w:r w:rsidRPr="004C439B">
        <w:rPr>
          <w:rFonts w:ascii="Verdana" w:eastAsia="MS PMincho" w:hAnsi="Verdana"/>
          <w:color w:val="363435"/>
          <w:sz w:val="20"/>
          <w:szCs w:val="20"/>
        </w:rPr>
        <w:t>fe</w:t>
      </w:r>
      <w:r w:rsidRPr="004C439B">
        <w:rPr>
          <w:rFonts w:ascii="Verdana" w:eastAsia="MS PMincho" w:hAnsi="Verdana"/>
          <w:color w:val="363435"/>
          <w:spacing w:val="-3"/>
          <w:sz w:val="20"/>
          <w:szCs w:val="20"/>
        </w:rPr>
        <w:t>r</w:t>
      </w:r>
      <w:r w:rsidRPr="004C439B">
        <w:rPr>
          <w:rFonts w:ascii="Verdana" w:eastAsia="MS PMincho" w:hAnsi="Verdana"/>
          <w:color w:val="363435"/>
          <w:sz w:val="20"/>
          <w:szCs w:val="20"/>
        </w:rPr>
        <w:t>en</w:t>
      </w:r>
      <w:r w:rsidRPr="004C439B">
        <w:rPr>
          <w:rFonts w:ascii="Verdana" w:eastAsia="MS PMincho" w:hAnsi="Verdana"/>
          <w:color w:val="363435"/>
          <w:spacing w:val="-3"/>
          <w:sz w:val="20"/>
          <w:szCs w:val="20"/>
        </w:rPr>
        <w:t>c</w:t>
      </w:r>
      <w:r w:rsidRPr="004C439B">
        <w:rPr>
          <w:rFonts w:ascii="Verdana" w:eastAsia="MS PMincho" w:hAnsi="Verdana"/>
          <w:color w:val="363435"/>
          <w:sz w:val="20"/>
          <w:szCs w:val="20"/>
        </w:rPr>
        <w:t>e</w:t>
      </w:r>
      <w:r w:rsidRPr="004C439B">
        <w:rPr>
          <w:rFonts w:ascii="Verdana" w:eastAsia="MS PMincho" w:hAnsi="Verdana"/>
          <w:color w:val="363435"/>
          <w:spacing w:val="-16"/>
          <w:sz w:val="20"/>
          <w:szCs w:val="20"/>
        </w:rPr>
        <w:t xml:space="preserve"> </w:t>
      </w:r>
      <w:r w:rsidRPr="004C439B">
        <w:rPr>
          <w:rFonts w:ascii="Verdana" w:eastAsia="MS PMincho" w:hAnsi="Verdana"/>
          <w:color w:val="363435"/>
          <w:sz w:val="20"/>
          <w:szCs w:val="20"/>
        </w:rPr>
        <w:t>has</w:t>
      </w:r>
      <w:r w:rsidRPr="004C439B">
        <w:rPr>
          <w:rFonts w:ascii="Verdana" w:eastAsia="MS PMincho" w:hAnsi="Verdana"/>
          <w:color w:val="363435"/>
          <w:spacing w:val="-8"/>
          <w:sz w:val="20"/>
          <w:szCs w:val="20"/>
        </w:rPr>
        <w:t xml:space="preserve"> </w:t>
      </w:r>
      <w:r w:rsidRPr="004C439B">
        <w:rPr>
          <w:rFonts w:ascii="Verdana" w:eastAsia="MS PMincho" w:hAnsi="Verdana"/>
          <w:color w:val="363435"/>
          <w:sz w:val="20"/>
          <w:szCs w:val="20"/>
        </w:rPr>
        <w:t>been</w:t>
      </w:r>
      <w:r w:rsidRPr="004C439B">
        <w:rPr>
          <w:rFonts w:ascii="Verdana" w:eastAsia="MS PMincho" w:hAnsi="Verdana"/>
          <w:color w:val="363435"/>
          <w:spacing w:val="-5"/>
          <w:sz w:val="20"/>
          <w:szCs w:val="20"/>
        </w:rPr>
        <w:t xml:space="preserve"> </w:t>
      </w:r>
      <w:r w:rsidRPr="004C439B">
        <w:rPr>
          <w:rFonts w:ascii="Verdana" w:eastAsia="MS PMincho" w:hAnsi="Verdana"/>
          <w:color w:val="363435"/>
          <w:sz w:val="20"/>
          <w:szCs w:val="20"/>
        </w:rPr>
        <w:t>made</w:t>
      </w:r>
      <w:r w:rsidRPr="004C439B">
        <w:rPr>
          <w:rFonts w:ascii="Verdana" w:eastAsia="MS PMincho" w:hAnsi="Verdana"/>
          <w:color w:val="363435"/>
          <w:spacing w:val="4"/>
          <w:sz w:val="20"/>
          <w:szCs w:val="20"/>
        </w:rPr>
        <w:t xml:space="preserve"> </w:t>
      </w:r>
      <w:r w:rsidRPr="004C439B">
        <w:rPr>
          <w:rFonts w:ascii="Verdana" w:eastAsia="MS PMincho" w:hAnsi="Verdana"/>
          <w:color w:val="363435"/>
          <w:spacing w:val="-2"/>
          <w:sz w:val="20"/>
          <w:szCs w:val="20"/>
        </w:rPr>
        <w:t>t</w:t>
      </w:r>
      <w:r w:rsidRPr="004C439B">
        <w:rPr>
          <w:rFonts w:ascii="Verdana" w:eastAsia="MS PMincho" w:hAnsi="Verdana"/>
          <w:color w:val="363435"/>
          <w:sz w:val="20"/>
          <w:szCs w:val="20"/>
        </w:rPr>
        <w:t>o</w:t>
      </w:r>
      <w:r w:rsidRPr="004C439B">
        <w:rPr>
          <w:rFonts w:ascii="Verdana" w:eastAsia="MS PMincho" w:hAnsi="Verdana"/>
          <w:color w:val="363435"/>
          <w:spacing w:val="4"/>
          <w:sz w:val="20"/>
          <w:szCs w:val="20"/>
        </w:rPr>
        <w:t xml:space="preserve"> </w:t>
      </w:r>
      <w:r>
        <w:rPr>
          <w:rFonts w:ascii="Verdana" w:eastAsia="MS PMincho" w:hAnsi="Verdana"/>
          <w:color w:val="363435"/>
          <w:spacing w:val="-2"/>
          <w:w w:val="111"/>
          <w:sz w:val="20"/>
          <w:szCs w:val="20"/>
        </w:rPr>
        <w:t>leaseholders'</w:t>
      </w:r>
      <w:r w:rsidRPr="004C439B">
        <w:rPr>
          <w:rFonts w:ascii="Verdana" w:eastAsia="MS PMincho" w:hAnsi="Verdana"/>
          <w:color w:val="363435"/>
          <w:spacing w:val="-5"/>
          <w:sz w:val="20"/>
          <w:szCs w:val="20"/>
        </w:rPr>
        <w:t xml:space="preserve"> </w:t>
      </w:r>
      <w:r w:rsidRPr="004C439B">
        <w:rPr>
          <w:rFonts w:ascii="Verdana" w:eastAsia="MS PMincho" w:hAnsi="Verdana"/>
          <w:color w:val="363435"/>
          <w:sz w:val="20"/>
          <w:szCs w:val="20"/>
        </w:rPr>
        <w:t>statu</w:t>
      </w:r>
      <w:r w:rsidRPr="004C439B">
        <w:rPr>
          <w:rFonts w:ascii="Verdana" w:eastAsia="MS PMincho" w:hAnsi="Verdana"/>
          <w:color w:val="363435"/>
          <w:spacing w:val="-2"/>
          <w:sz w:val="20"/>
          <w:szCs w:val="20"/>
        </w:rPr>
        <w:t>t</w:t>
      </w:r>
      <w:r w:rsidRPr="004C439B">
        <w:rPr>
          <w:rFonts w:ascii="Verdana" w:eastAsia="MS PMincho" w:hAnsi="Verdana"/>
          <w:color w:val="363435"/>
          <w:sz w:val="20"/>
          <w:szCs w:val="20"/>
        </w:rPr>
        <w:t>o</w:t>
      </w:r>
      <w:r w:rsidRPr="004C439B">
        <w:rPr>
          <w:rFonts w:ascii="Verdana" w:eastAsia="MS PMincho" w:hAnsi="Verdana"/>
          <w:color w:val="363435"/>
          <w:spacing w:val="6"/>
          <w:sz w:val="20"/>
          <w:szCs w:val="20"/>
        </w:rPr>
        <w:t>r</w:t>
      </w:r>
      <w:r w:rsidRPr="004C439B">
        <w:rPr>
          <w:rFonts w:ascii="Verdana" w:eastAsia="MS PMincho" w:hAnsi="Verdana"/>
          <w:color w:val="363435"/>
          <w:sz w:val="20"/>
          <w:szCs w:val="20"/>
        </w:rPr>
        <w:t>y</w:t>
      </w:r>
      <w:r w:rsidRPr="004C439B">
        <w:rPr>
          <w:rFonts w:ascii="Verdana" w:eastAsia="MS PMincho" w:hAnsi="Verdana"/>
          <w:color w:val="363435"/>
          <w:spacing w:val="5"/>
          <w:sz w:val="20"/>
          <w:szCs w:val="20"/>
        </w:rPr>
        <w:t xml:space="preserve"> </w:t>
      </w:r>
      <w:r w:rsidRPr="004C439B">
        <w:rPr>
          <w:rFonts w:ascii="Verdana" w:eastAsia="MS PMincho" w:hAnsi="Verdana"/>
          <w:color w:val="363435"/>
          <w:spacing w:val="3"/>
          <w:sz w:val="20"/>
          <w:szCs w:val="20"/>
        </w:rPr>
        <w:t>r</w:t>
      </w:r>
      <w:r w:rsidRPr="004C439B">
        <w:rPr>
          <w:rFonts w:ascii="Verdana" w:eastAsia="MS PMincho" w:hAnsi="Verdana"/>
          <w:color w:val="363435"/>
          <w:sz w:val="20"/>
          <w:szCs w:val="20"/>
        </w:rPr>
        <w:t>i</w:t>
      </w:r>
      <w:r w:rsidRPr="004C439B">
        <w:rPr>
          <w:rFonts w:ascii="Verdana" w:eastAsia="MS PMincho" w:hAnsi="Verdana"/>
          <w:color w:val="363435"/>
          <w:spacing w:val="3"/>
          <w:sz w:val="20"/>
          <w:szCs w:val="20"/>
        </w:rPr>
        <w:t>g</w:t>
      </w:r>
      <w:r w:rsidRPr="004C439B">
        <w:rPr>
          <w:rFonts w:ascii="Verdana" w:eastAsia="MS PMincho" w:hAnsi="Verdana"/>
          <w:color w:val="363435"/>
          <w:sz w:val="20"/>
          <w:szCs w:val="20"/>
        </w:rPr>
        <w:t>hts</w:t>
      </w:r>
      <w:r w:rsidRPr="004C439B">
        <w:rPr>
          <w:rFonts w:ascii="Verdana" w:eastAsia="MS PMincho" w:hAnsi="Verdana"/>
          <w:color w:val="363435"/>
          <w:spacing w:val="-5"/>
          <w:sz w:val="20"/>
          <w:szCs w:val="20"/>
        </w:rPr>
        <w:t xml:space="preserve"> </w:t>
      </w:r>
      <w:r w:rsidRPr="004C439B">
        <w:rPr>
          <w:rFonts w:ascii="Verdana" w:eastAsia="MS PMincho" w:hAnsi="Verdana"/>
          <w:color w:val="363435"/>
          <w:sz w:val="20"/>
          <w:szCs w:val="20"/>
        </w:rPr>
        <w:t>on</w:t>
      </w:r>
      <w:r w:rsidRPr="004C439B">
        <w:rPr>
          <w:rFonts w:ascii="Verdana" w:eastAsia="MS PMincho" w:hAnsi="Verdana"/>
          <w:color w:val="363435"/>
          <w:spacing w:val="12"/>
          <w:sz w:val="20"/>
          <w:szCs w:val="20"/>
        </w:rPr>
        <w:t xml:space="preserve"> </w:t>
      </w:r>
      <w:r w:rsidRPr="004C439B">
        <w:rPr>
          <w:rFonts w:ascii="Verdana" w:eastAsia="MS PMincho" w:hAnsi="Verdana"/>
          <w:color w:val="363435"/>
          <w:w w:val="98"/>
          <w:sz w:val="20"/>
          <w:szCs w:val="20"/>
        </w:rPr>
        <w:t>se</w:t>
      </w:r>
      <w:r w:rsidRPr="004C439B">
        <w:rPr>
          <w:rFonts w:ascii="Verdana" w:eastAsia="MS PMincho" w:hAnsi="Verdana"/>
          <w:color w:val="363435"/>
          <w:spacing w:val="5"/>
          <w:w w:val="98"/>
          <w:sz w:val="20"/>
          <w:szCs w:val="20"/>
        </w:rPr>
        <w:t>r</w:t>
      </w:r>
      <w:r w:rsidRPr="004C439B">
        <w:rPr>
          <w:rFonts w:ascii="Verdana" w:eastAsia="MS PMincho" w:hAnsi="Verdana"/>
          <w:color w:val="363435"/>
          <w:spacing w:val="3"/>
          <w:w w:val="91"/>
          <w:sz w:val="20"/>
          <w:szCs w:val="20"/>
        </w:rPr>
        <w:t>v</w:t>
      </w:r>
      <w:r w:rsidRPr="004C439B">
        <w:rPr>
          <w:rFonts w:ascii="Verdana" w:eastAsia="MS PMincho" w:hAnsi="Verdana"/>
          <w:color w:val="363435"/>
          <w:w w:val="94"/>
          <w:sz w:val="20"/>
          <w:szCs w:val="20"/>
        </w:rPr>
        <w:t>i</w:t>
      </w:r>
      <w:r w:rsidRPr="004C439B">
        <w:rPr>
          <w:rFonts w:ascii="Verdana" w:eastAsia="MS PMincho" w:hAnsi="Verdana"/>
          <w:color w:val="363435"/>
          <w:spacing w:val="-3"/>
          <w:w w:val="94"/>
          <w:sz w:val="20"/>
          <w:szCs w:val="20"/>
        </w:rPr>
        <w:t>c</w:t>
      </w:r>
      <w:r w:rsidRPr="004C439B">
        <w:rPr>
          <w:rFonts w:ascii="Verdana" w:eastAsia="MS PMincho" w:hAnsi="Verdana"/>
          <w:color w:val="363435"/>
          <w:w w:val="94"/>
          <w:sz w:val="20"/>
          <w:szCs w:val="20"/>
        </w:rPr>
        <w:t>e</w:t>
      </w:r>
      <w:r w:rsidRPr="004C439B">
        <w:rPr>
          <w:rFonts w:ascii="Verdana" w:eastAsia="MS PMincho" w:hAnsi="Verdana"/>
          <w:color w:val="363435"/>
          <w:spacing w:val="-14"/>
          <w:sz w:val="20"/>
          <w:szCs w:val="20"/>
        </w:rPr>
        <w:t xml:space="preserve"> </w:t>
      </w:r>
      <w:r w:rsidRPr="004C439B">
        <w:rPr>
          <w:rFonts w:ascii="Verdana" w:eastAsia="MS PMincho" w:hAnsi="Verdana"/>
          <w:color w:val="363435"/>
          <w:spacing w:val="-2"/>
          <w:w w:val="94"/>
          <w:sz w:val="20"/>
          <w:szCs w:val="20"/>
        </w:rPr>
        <w:t>c</w:t>
      </w:r>
      <w:r w:rsidRPr="004C439B">
        <w:rPr>
          <w:rFonts w:ascii="Verdana" w:eastAsia="MS PMincho" w:hAnsi="Verdana"/>
          <w:color w:val="363435"/>
          <w:w w:val="98"/>
          <w:sz w:val="20"/>
          <w:szCs w:val="20"/>
        </w:rPr>
        <w:t>harges.</w:t>
      </w:r>
      <w:r w:rsidRPr="004C439B">
        <w:rPr>
          <w:rFonts w:ascii="Verdana" w:eastAsia="MS PMincho" w:hAnsi="Verdana"/>
          <w:color w:val="363435"/>
          <w:spacing w:val="-20"/>
          <w:sz w:val="20"/>
          <w:szCs w:val="20"/>
        </w:rPr>
        <w:t xml:space="preserve"> </w:t>
      </w:r>
      <w:r w:rsidRPr="004C439B">
        <w:rPr>
          <w:rFonts w:ascii="Verdana" w:eastAsia="MS PMincho" w:hAnsi="Verdana"/>
          <w:color w:val="363435"/>
          <w:spacing w:val="-3"/>
          <w:sz w:val="20"/>
          <w:szCs w:val="20"/>
        </w:rPr>
        <w:t>I</w:t>
      </w:r>
      <w:r w:rsidRPr="004C439B">
        <w:rPr>
          <w:rFonts w:ascii="Verdana" w:eastAsia="MS PMincho" w:hAnsi="Verdana"/>
          <w:color w:val="363435"/>
          <w:sz w:val="20"/>
          <w:szCs w:val="20"/>
        </w:rPr>
        <w:t>n</w:t>
      </w:r>
      <w:r w:rsidRPr="004C439B">
        <w:rPr>
          <w:rFonts w:ascii="Verdana" w:eastAsia="MS PMincho" w:hAnsi="Verdana"/>
          <w:color w:val="363435"/>
          <w:spacing w:val="-4"/>
          <w:sz w:val="20"/>
          <w:szCs w:val="20"/>
        </w:rPr>
        <w:t xml:space="preserve"> </w:t>
      </w:r>
      <w:r w:rsidRPr="004C439B">
        <w:rPr>
          <w:rFonts w:ascii="Verdana" w:eastAsia="MS PMincho" w:hAnsi="Verdana"/>
          <w:color w:val="363435"/>
          <w:sz w:val="20"/>
          <w:szCs w:val="20"/>
        </w:rPr>
        <w:t>this</w:t>
      </w:r>
      <w:r w:rsidRPr="004C439B">
        <w:rPr>
          <w:rFonts w:ascii="Verdana" w:eastAsia="MS PMincho" w:hAnsi="Verdana"/>
          <w:color w:val="363435"/>
          <w:spacing w:val="-11"/>
          <w:sz w:val="20"/>
          <w:szCs w:val="20"/>
        </w:rPr>
        <w:t xml:space="preserve"> </w:t>
      </w:r>
      <w:r w:rsidRPr="004C439B">
        <w:rPr>
          <w:rFonts w:ascii="Verdana" w:eastAsia="MS PMincho" w:hAnsi="Verdana"/>
          <w:color w:val="363435"/>
          <w:sz w:val="20"/>
          <w:szCs w:val="20"/>
        </w:rPr>
        <w:t>appendix,</w:t>
      </w:r>
      <w:r w:rsidRPr="004C439B">
        <w:rPr>
          <w:rFonts w:ascii="Verdana" w:eastAsia="MS PMincho" w:hAnsi="Verdana"/>
          <w:color w:val="363435"/>
          <w:spacing w:val="-12"/>
          <w:sz w:val="20"/>
          <w:szCs w:val="20"/>
        </w:rPr>
        <w:t xml:space="preserve"> </w:t>
      </w:r>
      <w:r w:rsidRPr="004C439B">
        <w:rPr>
          <w:rFonts w:ascii="Verdana" w:eastAsia="MS PMincho" w:hAnsi="Verdana"/>
          <w:color w:val="363435"/>
          <w:sz w:val="20"/>
          <w:szCs w:val="20"/>
        </w:rPr>
        <w:t>a</w:t>
      </w:r>
      <w:r w:rsidRPr="004C439B">
        <w:rPr>
          <w:rFonts w:ascii="Verdana" w:eastAsia="MS PMincho" w:hAnsi="Verdana"/>
          <w:color w:val="363435"/>
          <w:spacing w:val="-16"/>
          <w:sz w:val="20"/>
          <w:szCs w:val="20"/>
        </w:rPr>
        <w:t xml:space="preserve"> </w:t>
      </w:r>
      <w:r w:rsidRPr="004C439B">
        <w:rPr>
          <w:rFonts w:ascii="Verdana" w:eastAsia="MS PMincho" w:hAnsi="Verdana"/>
          <w:color w:val="363435"/>
          <w:sz w:val="20"/>
          <w:szCs w:val="20"/>
        </w:rPr>
        <w:t>summa</w:t>
      </w:r>
      <w:r w:rsidRPr="004C439B">
        <w:rPr>
          <w:rFonts w:ascii="Verdana" w:eastAsia="MS PMincho" w:hAnsi="Verdana"/>
          <w:color w:val="363435"/>
          <w:spacing w:val="6"/>
          <w:sz w:val="20"/>
          <w:szCs w:val="20"/>
        </w:rPr>
        <w:t>r</w:t>
      </w:r>
      <w:r w:rsidRPr="004C439B">
        <w:rPr>
          <w:rFonts w:ascii="Verdana" w:eastAsia="MS PMincho" w:hAnsi="Verdana"/>
          <w:color w:val="363435"/>
          <w:sz w:val="20"/>
          <w:szCs w:val="20"/>
        </w:rPr>
        <w:t>y</w:t>
      </w:r>
      <w:r w:rsidRPr="004C439B">
        <w:rPr>
          <w:rFonts w:ascii="Verdana" w:eastAsia="MS PMincho" w:hAnsi="Verdana"/>
          <w:color w:val="363435"/>
          <w:spacing w:val="-8"/>
          <w:sz w:val="20"/>
          <w:szCs w:val="20"/>
        </w:rPr>
        <w:t xml:space="preserve"> </w:t>
      </w:r>
      <w:r w:rsidRPr="004C439B">
        <w:rPr>
          <w:rFonts w:ascii="Verdana" w:eastAsia="MS PMincho" w:hAnsi="Verdana"/>
          <w:color w:val="363435"/>
          <w:sz w:val="20"/>
          <w:szCs w:val="20"/>
        </w:rPr>
        <w:t>has</w:t>
      </w:r>
      <w:r w:rsidRPr="004C439B">
        <w:rPr>
          <w:rFonts w:ascii="Verdana" w:eastAsia="MS PMincho" w:hAnsi="Verdana"/>
          <w:color w:val="363435"/>
          <w:spacing w:val="-17"/>
          <w:sz w:val="20"/>
          <w:szCs w:val="20"/>
        </w:rPr>
        <w:t xml:space="preserve"> </w:t>
      </w:r>
      <w:r w:rsidRPr="004C439B">
        <w:rPr>
          <w:rFonts w:ascii="Verdana" w:eastAsia="MS PMincho" w:hAnsi="Verdana"/>
          <w:color w:val="363435"/>
          <w:sz w:val="20"/>
          <w:szCs w:val="20"/>
        </w:rPr>
        <w:t>been</w:t>
      </w:r>
      <w:r w:rsidRPr="004C439B">
        <w:rPr>
          <w:rFonts w:ascii="Verdana" w:eastAsia="MS PMincho" w:hAnsi="Verdana"/>
          <w:color w:val="363435"/>
          <w:spacing w:val="-14"/>
          <w:sz w:val="20"/>
          <w:szCs w:val="20"/>
        </w:rPr>
        <w:t xml:space="preserve"> </w:t>
      </w:r>
      <w:r w:rsidRPr="004C439B">
        <w:rPr>
          <w:rFonts w:ascii="Verdana" w:eastAsia="MS PMincho" w:hAnsi="Verdana"/>
          <w:color w:val="363435"/>
          <w:sz w:val="20"/>
          <w:szCs w:val="20"/>
        </w:rPr>
        <w:t>made</w:t>
      </w:r>
      <w:r w:rsidRPr="004C439B">
        <w:rPr>
          <w:rFonts w:ascii="Verdana" w:eastAsia="MS PMincho" w:hAnsi="Verdana"/>
          <w:color w:val="363435"/>
          <w:spacing w:val="-5"/>
          <w:sz w:val="20"/>
          <w:szCs w:val="20"/>
        </w:rPr>
        <w:t xml:space="preserve"> </w:t>
      </w:r>
      <w:r w:rsidRPr="004C439B">
        <w:rPr>
          <w:rFonts w:ascii="Verdana" w:eastAsia="MS PMincho" w:hAnsi="Verdana"/>
          <w:color w:val="363435"/>
          <w:sz w:val="20"/>
          <w:szCs w:val="20"/>
        </w:rPr>
        <w:t>of</w:t>
      </w:r>
      <w:r w:rsidRPr="004C439B">
        <w:rPr>
          <w:rFonts w:ascii="Verdana" w:eastAsia="MS PMincho" w:hAnsi="Verdana"/>
          <w:color w:val="363435"/>
          <w:spacing w:val="-11"/>
          <w:sz w:val="20"/>
          <w:szCs w:val="20"/>
        </w:rPr>
        <w:t xml:space="preserve"> </w:t>
      </w:r>
      <w:r w:rsidRPr="004C439B">
        <w:rPr>
          <w:rFonts w:ascii="Verdana" w:eastAsia="MS PMincho" w:hAnsi="Verdana"/>
          <w:color w:val="363435"/>
          <w:sz w:val="20"/>
          <w:szCs w:val="20"/>
        </w:rPr>
        <w:t>those</w:t>
      </w:r>
      <w:r w:rsidRPr="004C439B">
        <w:rPr>
          <w:rFonts w:ascii="Verdana" w:eastAsia="MS PMincho" w:hAnsi="Verdana"/>
          <w:color w:val="363435"/>
          <w:spacing w:val="-10"/>
          <w:sz w:val="20"/>
          <w:szCs w:val="20"/>
        </w:rPr>
        <w:t xml:space="preserve"> </w:t>
      </w:r>
      <w:r w:rsidRPr="004C439B">
        <w:rPr>
          <w:rFonts w:ascii="Verdana" w:eastAsia="MS PMincho" w:hAnsi="Verdana"/>
          <w:color w:val="363435"/>
          <w:sz w:val="20"/>
          <w:szCs w:val="20"/>
        </w:rPr>
        <w:t>p</w:t>
      </w:r>
      <w:r w:rsidRPr="004C439B">
        <w:rPr>
          <w:rFonts w:ascii="Verdana" w:eastAsia="MS PMincho" w:hAnsi="Verdana"/>
          <w:color w:val="363435"/>
          <w:spacing w:val="3"/>
          <w:sz w:val="20"/>
          <w:szCs w:val="20"/>
        </w:rPr>
        <w:t>r</w:t>
      </w:r>
      <w:r w:rsidRPr="004C439B">
        <w:rPr>
          <w:rFonts w:ascii="Verdana" w:eastAsia="MS PMincho" w:hAnsi="Verdana"/>
          <w:color w:val="363435"/>
          <w:sz w:val="20"/>
          <w:szCs w:val="20"/>
        </w:rPr>
        <w:t>inciple</w:t>
      </w:r>
      <w:r w:rsidRPr="004C439B">
        <w:rPr>
          <w:rFonts w:ascii="Verdana" w:eastAsia="MS PMincho" w:hAnsi="Verdana"/>
          <w:color w:val="363435"/>
          <w:spacing w:val="2"/>
          <w:sz w:val="20"/>
          <w:szCs w:val="20"/>
        </w:rPr>
        <w:t xml:space="preserve"> </w:t>
      </w:r>
      <w:r w:rsidRPr="004C439B">
        <w:rPr>
          <w:rFonts w:ascii="Verdana" w:eastAsia="MS PMincho" w:hAnsi="Verdana"/>
          <w:color w:val="363435"/>
          <w:sz w:val="20"/>
          <w:szCs w:val="20"/>
        </w:rPr>
        <w:t>statu</w:t>
      </w:r>
      <w:r w:rsidRPr="004C439B">
        <w:rPr>
          <w:rFonts w:ascii="Verdana" w:eastAsia="MS PMincho" w:hAnsi="Verdana"/>
          <w:color w:val="363435"/>
          <w:spacing w:val="-2"/>
          <w:sz w:val="20"/>
          <w:szCs w:val="20"/>
        </w:rPr>
        <w:t>t</w:t>
      </w:r>
      <w:r w:rsidRPr="004C439B">
        <w:rPr>
          <w:rFonts w:ascii="Verdana" w:eastAsia="MS PMincho" w:hAnsi="Verdana"/>
          <w:color w:val="363435"/>
          <w:sz w:val="20"/>
          <w:szCs w:val="20"/>
        </w:rPr>
        <w:t>o</w:t>
      </w:r>
      <w:r w:rsidRPr="004C439B">
        <w:rPr>
          <w:rFonts w:ascii="Verdana" w:eastAsia="MS PMincho" w:hAnsi="Verdana"/>
          <w:color w:val="363435"/>
          <w:spacing w:val="6"/>
          <w:sz w:val="20"/>
          <w:szCs w:val="20"/>
        </w:rPr>
        <w:t>r</w:t>
      </w:r>
      <w:r w:rsidRPr="004C439B">
        <w:rPr>
          <w:rFonts w:ascii="Verdana" w:eastAsia="MS PMincho" w:hAnsi="Verdana"/>
          <w:color w:val="363435"/>
          <w:sz w:val="20"/>
          <w:szCs w:val="20"/>
        </w:rPr>
        <w:t>y</w:t>
      </w:r>
      <w:r w:rsidRPr="004C439B">
        <w:rPr>
          <w:rFonts w:ascii="Verdana" w:eastAsia="MS PMincho" w:hAnsi="Verdana"/>
          <w:color w:val="363435"/>
          <w:spacing w:val="-2"/>
          <w:sz w:val="20"/>
          <w:szCs w:val="20"/>
        </w:rPr>
        <w:t xml:space="preserve"> </w:t>
      </w:r>
      <w:r w:rsidRPr="004C439B">
        <w:rPr>
          <w:rFonts w:ascii="Verdana" w:eastAsia="MS PMincho" w:hAnsi="Verdana"/>
          <w:color w:val="363435"/>
          <w:spacing w:val="3"/>
          <w:w w:val="99"/>
          <w:sz w:val="20"/>
          <w:szCs w:val="20"/>
        </w:rPr>
        <w:t>r</w:t>
      </w:r>
      <w:r w:rsidRPr="004C439B">
        <w:rPr>
          <w:rFonts w:ascii="Verdana" w:eastAsia="MS PMincho" w:hAnsi="Verdana"/>
          <w:color w:val="363435"/>
          <w:w w:val="99"/>
          <w:sz w:val="20"/>
          <w:szCs w:val="20"/>
        </w:rPr>
        <w:t>i</w:t>
      </w:r>
      <w:r w:rsidRPr="004C439B">
        <w:rPr>
          <w:rFonts w:ascii="Verdana" w:eastAsia="MS PMincho" w:hAnsi="Verdana"/>
          <w:color w:val="363435"/>
          <w:spacing w:val="3"/>
          <w:w w:val="99"/>
          <w:sz w:val="20"/>
          <w:szCs w:val="20"/>
        </w:rPr>
        <w:t>g</w:t>
      </w:r>
      <w:r w:rsidRPr="004C439B">
        <w:rPr>
          <w:rFonts w:ascii="Verdana" w:eastAsia="MS PMincho" w:hAnsi="Verdana"/>
          <w:color w:val="363435"/>
          <w:w w:val="99"/>
          <w:sz w:val="20"/>
          <w:szCs w:val="20"/>
        </w:rPr>
        <w:t>hts.</w:t>
      </w:r>
      <w:r w:rsidRPr="004C439B">
        <w:rPr>
          <w:rFonts w:ascii="Verdana" w:eastAsia="MS PMincho" w:hAnsi="Verdana"/>
          <w:color w:val="363435"/>
          <w:spacing w:val="-15"/>
          <w:w w:val="99"/>
          <w:sz w:val="20"/>
          <w:szCs w:val="20"/>
        </w:rPr>
        <w:t xml:space="preserve"> </w:t>
      </w:r>
      <w:r w:rsidRPr="004C439B">
        <w:rPr>
          <w:rFonts w:ascii="Verdana" w:eastAsia="MS PMincho" w:hAnsi="Verdana"/>
          <w:color w:val="363435"/>
          <w:w w:val="102"/>
          <w:sz w:val="20"/>
          <w:szCs w:val="20"/>
        </w:rPr>
        <w:t>The</w:t>
      </w:r>
      <w:r w:rsidRPr="004C439B">
        <w:rPr>
          <w:rFonts w:ascii="Verdana" w:eastAsia="MS PMincho" w:hAnsi="Verdana"/>
          <w:color w:val="363435"/>
          <w:spacing w:val="-3"/>
          <w:w w:val="102"/>
          <w:sz w:val="20"/>
          <w:szCs w:val="20"/>
        </w:rPr>
        <w:t>r</w:t>
      </w:r>
      <w:r w:rsidRPr="004C439B">
        <w:rPr>
          <w:rFonts w:ascii="Verdana" w:eastAsia="MS PMincho" w:hAnsi="Verdana"/>
          <w:color w:val="363435"/>
          <w:w w:val="94"/>
          <w:sz w:val="20"/>
          <w:szCs w:val="20"/>
        </w:rPr>
        <w:t>e</w:t>
      </w:r>
      <w:r w:rsidRPr="004C439B">
        <w:rPr>
          <w:rFonts w:ascii="Verdana" w:eastAsia="MS PMincho" w:hAnsi="Verdana"/>
          <w:color w:val="363435"/>
          <w:spacing w:val="-12"/>
          <w:sz w:val="20"/>
          <w:szCs w:val="20"/>
        </w:rPr>
        <w:t xml:space="preserve"> </w:t>
      </w:r>
      <w:r w:rsidRPr="004C439B">
        <w:rPr>
          <w:rFonts w:ascii="Verdana" w:eastAsia="MS PMincho" w:hAnsi="Verdana"/>
          <w:color w:val="363435"/>
          <w:sz w:val="20"/>
          <w:szCs w:val="20"/>
        </w:rPr>
        <w:t>a</w:t>
      </w:r>
      <w:r w:rsidRPr="004C439B">
        <w:rPr>
          <w:rFonts w:ascii="Verdana" w:eastAsia="MS PMincho" w:hAnsi="Verdana"/>
          <w:color w:val="363435"/>
          <w:spacing w:val="-3"/>
          <w:sz w:val="20"/>
          <w:szCs w:val="20"/>
        </w:rPr>
        <w:t>r</w:t>
      </w:r>
      <w:r w:rsidRPr="004C439B">
        <w:rPr>
          <w:rFonts w:ascii="Verdana" w:eastAsia="MS PMincho" w:hAnsi="Verdana"/>
          <w:color w:val="363435"/>
          <w:sz w:val="20"/>
          <w:szCs w:val="20"/>
        </w:rPr>
        <w:t>e</w:t>
      </w:r>
      <w:r w:rsidRPr="004C439B">
        <w:rPr>
          <w:rFonts w:ascii="Verdana" w:eastAsia="MS PMincho" w:hAnsi="Verdana"/>
          <w:color w:val="363435"/>
          <w:spacing w:val="-15"/>
          <w:sz w:val="20"/>
          <w:szCs w:val="20"/>
        </w:rPr>
        <w:t xml:space="preserve"> </w:t>
      </w:r>
      <w:r w:rsidRPr="004C439B">
        <w:rPr>
          <w:rFonts w:ascii="Verdana" w:eastAsia="MS PMincho" w:hAnsi="Verdana"/>
          <w:color w:val="363435"/>
          <w:sz w:val="20"/>
          <w:szCs w:val="20"/>
        </w:rPr>
        <w:t>other</w:t>
      </w:r>
      <w:r w:rsidRPr="004C439B">
        <w:rPr>
          <w:rFonts w:ascii="Verdana" w:eastAsia="MS PMincho" w:hAnsi="Verdana"/>
          <w:color w:val="363435"/>
          <w:spacing w:val="4"/>
          <w:sz w:val="20"/>
          <w:szCs w:val="20"/>
        </w:rPr>
        <w:t xml:space="preserve"> </w:t>
      </w:r>
      <w:r w:rsidRPr="004C439B">
        <w:rPr>
          <w:rFonts w:ascii="Verdana" w:eastAsia="MS PMincho" w:hAnsi="Verdana"/>
          <w:color w:val="363435"/>
          <w:sz w:val="20"/>
          <w:szCs w:val="20"/>
        </w:rPr>
        <w:t>statu</w:t>
      </w:r>
      <w:r w:rsidRPr="004C439B">
        <w:rPr>
          <w:rFonts w:ascii="Verdana" w:eastAsia="MS PMincho" w:hAnsi="Verdana"/>
          <w:color w:val="363435"/>
          <w:spacing w:val="-2"/>
          <w:sz w:val="20"/>
          <w:szCs w:val="20"/>
        </w:rPr>
        <w:t>t</w:t>
      </w:r>
      <w:r w:rsidRPr="004C439B">
        <w:rPr>
          <w:rFonts w:ascii="Verdana" w:eastAsia="MS PMincho" w:hAnsi="Verdana"/>
          <w:color w:val="363435"/>
          <w:sz w:val="20"/>
          <w:szCs w:val="20"/>
        </w:rPr>
        <w:t>o</w:t>
      </w:r>
      <w:r w:rsidRPr="004C439B">
        <w:rPr>
          <w:rFonts w:ascii="Verdana" w:eastAsia="MS PMincho" w:hAnsi="Verdana"/>
          <w:color w:val="363435"/>
          <w:spacing w:val="6"/>
          <w:sz w:val="20"/>
          <w:szCs w:val="20"/>
        </w:rPr>
        <w:t>r</w:t>
      </w:r>
      <w:r w:rsidRPr="004C439B">
        <w:rPr>
          <w:rFonts w:ascii="Verdana" w:eastAsia="MS PMincho" w:hAnsi="Verdana"/>
          <w:color w:val="363435"/>
          <w:sz w:val="20"/>
          <w:szCs w:val="20"/>
        </w:rPr>
        <w:t>y</w:t>
      </w:r>
      <w:r w:rsidRPr="004C439B">
        <w:rPr>
          <w:rFonts w:ascii="Verdana" w:eastAsia="MS PMincho" w:hAnsi="Verdana"/>
          <w:color w:val="363435"/>
          <w:spacing w:val="-2"/>
          <w:sz w:val="20"/>
          <w:szCs w:val="20"/>
        </w:rPr>
        <w:t xml:space="preserve"> </w:t>
      </w:r>
      <w:r w:rsidRPr="004C439B">
        <w:rPr>
          <w:rFonts w:ascii="Verdana" w:eastAsia="MS PMincho" w:hAnsi="Verdana"/>
          <w:color w:val="363435"/>
          <w:spacing w:val="3"/>
          <w:sz w:val="20"/>
          <w:szCs w:val="20"/>
        </w:rPr>
        <w:t>r</w:t>
      </w:r>
      <w:r w:rsidRPr="004C439B">
        <w:rPr>
          <w:rFonts w:ascii="Verdana" w:eastAsia="MS PMincho" w:hAnsi="Verdana"/>
          <w:color w:val="363435"/>
          <w:sz w:val="20"/>
          <w:szCs w:val="20"/>
        </w:rPr>
        <w:t>i</w:t>
      </w:r>
      <w:r w:rsidRPr="004C439B">
        <w:rPr>
          <w:rFonts w:ascii="Verdana" w:eastAsia="MS PMincho" w:hAnsi="Verdana"/>
          <w:color w:val="363435"/>
          <w:spacing w:val="3"/>
          <w:sz w:val="20"/>
          <w:szCs w:val="20"/>
        </w:rPr>
        <w:t>g</w:t>
      </w:r>
      <w:r w:rsidRPr="004C439B">
        <w:rPr>
          <w:rFonts w:ascii="Verdana" w:eastAsia="MS PMincho" w:hAnsi="Verdana"/>
          <w:color w:val="363435"/>
          <w:sz w:val="20"/>
          <w:szCs w:val="20"/>
        </w:rPr>
        <w:t>hts</w:t>
      </w:r>
      <w:r w:rsidRPr="004C439B">
        <w:rPr>
          <w:rFonts w:ascii="Verdana" w:eastAsia="MS PMincho" w:hAnsi="Verdana"/>
          <w:color w:val="363435"/>
          <w:spacing w:val="-12"/>
          <w:sz w:val="20"/>
          <w:szCs w:val="20"/>
        </w:rPr>
        <w:t xml:space="preserve"> </w:t>
      </w:r>
      <w:r w:rsidRPr="004C439B">
        <w:rPr>
          <w:rFonts w:ascii="Verdana" w:eastAsia="MS PMincho" w:hAnsi="Verdana"/>
          <w:color w:val="363435"/>
          <w:spacing w:val="2"/>
          <w:w w:val="96"/>
          <w:sz w:val="20"/>
          <w:szCs w:val="20"/>
        </w:rPr>
        <w:t>g</w:t>
      </w:r>
      <w:r w:rsidRPr="004C439B">
        <w:rPr>
          <w:rFonts w:ascii="Verdana" w:eastAsia="MS PMincho" w:hAnsi="Verdana"/>
          <w:color w:val="363435"/>
          <w:spacing w:val="-2"/>
          <w:w w:val="96"/>
          <w:sz w:val="20"/>
          <w:szCs w:val="20"/>
        </w:rPr>
        <w:t>i</w:t>
      </w:r>
      <w:r w:rsidRPr="004C439B">
        <w:rPr>
          <w:rFonts w:ascii="Verdana" w:eastAsia="MS PMincho" w:hAnsi="Verdana"/>
          <w:color w:val="363435"/>
          <w:spacing w:val="-4"/>
          <w:w w:val="96"/>
          <w:sz w:val="20"/>
          <w:szCs w:val="20"/>
        </w:rPr>
        <w:t>v</w:t>
      </w:r>
      <w:r w:rsidRPr="004C439B">
        <w:rPr>
          <w:rFonts w:ascii="Verdana" w:eastAsia="MS PMincho" w:hAnsi="Verdana"/>
          <w:color w:val="363435"/>
          <w:spacing w:val="-1"/>
          <w:w w:val="96"/>
          <w:sz w:val="20"/>
          <w:szCs w:val="20"/>
        </w:rPr>
        <w:t>e</w:t>
      </w:r>
      <w:r w:rsidRPr="004C439B">
        <w:rPr>
          <w:rFonts w:ascii="Verdana" w:eastAsia="MS PMincho" w:hAnsi="Verdana"/>
          <w:color w:val="363435"/>
          <w:w w:val="96"/>
          <w:sz w:val="20"/>
          <w:szCs w:val="20"/>
        </w:rPr>
        <w:t>n</w:t>
      </w:r>
      <w:r w:rsidRPr="004C439B">
        <w:rPr>
          <w:rFonts w:ascii="Verdana" w:eastAsia="MS PMincho" w:hAnsi="Verdana"/>
          <w:color w:val="363435"/>
          <w:spacing w:val="-9"/>
          <w:w w:val="96"/>
          <w:sz w:val="20"/>
          <w:szCs w:val="20"/>
        </w:rPr>
        <w:t xml:space="preserve"> </w:t>
      </w:r>
      <w:r w:rsidRPr="004C439B">
        <w:rPr>
          <w:rFonts w:ascii="Verdana" w:eastAsia="MS PMincho" w:hAnsi="Verdana"/>
          <w:color w:val="363435"/>
          <w:sz w:val="20"/>
          <w:szCs w:val="20"/>
        </w:rPr>
        <w:t>in</w:t>
      </w:r>
      <w:r w:rsidRPr="004C439B">
        <w:rPr>
          <w:rFonts w:ascii="Verdana" w:eastAsia="MS PMincho" w:hAnsi="Verdana"/>
          <w:color w:val="363435"/>
          <w:spacing w:val="-6"/>
          <w:sz w:val="20"/>
          <w:szCs w:val="20"/>
        </w:rPr>
        <w:t xml:space="preserve"> </w:t>
      </w:r>
      <w:r w:rsidRPr="004C439B">
        <w:rPr>
          <w:rFonts w:ascii="Verdana" w:eastAsia="MS PMincho" w:hAnsi="Verdana"/>
          <w:color w:val="363435"/>
          <w:w w:val="98"/>
          <w:sz w:val="20"/>
          <w:szCs w:val="20"/>
        </w:rPr>
        <w:t>le</w:t>
      </w:r>
      <w:r w:rsidRPr="004C439B">
        <w:rPr>
          <w:rFonts w:ascii="Verdana" w:eastAsia="MS PMincho" w:hAnsi="Verdana"/>
          <w:color w:val="363435"/>
          <w:spacing w:val="2"/>
          <w:w w:val="98"/>
          <w:sz w:val="20"/>
          <w:szCs w:val="20"/>
        </w:rPr>
        <w:t>g</w:t>
      </w:r>
      <w:r w:rsidRPr="004C439B">
        <w:rPr>
          <w:rFonts w:ascii="Verdana" w:eastAsia="MS PMincho" w:hAnsi="Verdana"/>
          <w:color w:val="363435"/>
          <w:w w:val="98"/>
          <w:sz w:val="20"/>
          <w:szCs w:val="20"/>
        </w:rPr>
        <w:t>islation</w:t>
      </w:r>
      <w:r w:rsidRPr="004C439B">
        <w:rPr>
          <w:rFonts w:ascii="Verdana" w:eastAsia="MS PMincho" w:hAnsi="Verdana"/>
          <w:color w:val="363435"/>
          <w:spacing w:val="-8"/>
          <w:w w:val="98"/>
          <w:sz w:val="20"/>
          <w:szCs w:val="20"/>
        </w:rPr>
        <w:t xml:space="preserve"> </w:t>
      </w:r>
      <w:r w:rsidRPr="004C439B">
        <w:rPr>
          <w:rFonts w:ascii="Verdana" w:eastAsia="MS PMincho" w:hAnsi="Verdana"/>
          <w:color w:val="363435"/>
          <w:sz w:val="20"/>
          <w:szCs w:val="20"/>
        </w:rPr>
        <w:t>and this</w:t>
      </w:r>
      <w:r w:rsidRPr="004C439B">
        <w:rPr>
          <w:rFonts w:ascii="Verdana" w:eastAsia="MS PMincho" w:hAnsi="Verdana"/>
          <w:color w:val="363435"/>
          <w:spacing w:val="-9"/>
          <w:sz w:val="20"/>
          <w:szCs w:val="20"/>
        </w:rPr>
        <w:t xml:space="preserve"> </w:t>
      </w:r>
      <w:r w:rsidRPr="004C439B">
        <w:rPr>
          <w:rFonts w:ascii="Verdana" w:eastAsia="MS PMincho" w:hAnsi="Verdana"/>
          <w:color w:val="363435"/>
          <w:sz w:val="20"/>
          <w:szCs w:val="20"/>
        </w:rPr>
        <w:t>is</w:t>
      </w:r>
      <w:r w:rsidRPr="004C439B">
        <w:rPr>
          <w:rFonts w:ascii="Verdana" w:eastAsia="MS PMincho" w:hAnsi="Verdana"/>
          <w:color w:val="363435"/>
          <w:spacing w:val="-9"/>
          <w:sz w:val="20"/>
          <w:szCs w:val="20"/>
        </w:rPr>
        <w:t xml:space="preserve"> </w:t>
      </w:r>
      <w:r w:rsidRPr="004C439B">
        <w:rPr>
          <w:rFonts w:ascii="Verdana" w:eastAsia="MS PMincho" w:hAnsi="Verdana"/>
          <w:color w:val="363435"/>
          <w:sz w:val="20"/>
          <w:szCs w:val="20"/>
        </w:rPr>
        <w:t>a</w:t>
      </w:r>
      <w:r w:rsidRPr="004C439B">
        <w:rPr>
          <w:rFonts w:ascii="Verdana" w:eastAsia="MS PMincho" w:hAnsi="Verdana"/>
          <w:color w:val="363435"/>
          <w:spacing w:val="-17"/>
          <w:sz w:val="20"/>
          <w:szCs w:val="20"/>
        </w:rPr>
        <w:t xml:space="preserve"> </w:t>
      </w:r>
      <w:r w:rsidRPr="004C439B">
        <w:rPr>
          <w:rFonts w:ascii="Verdana" w:eastAsia="MS PMincho" w:hAnsi="Verdana"/>
          <w:color w:val="363435"/>
          <w:spacing w:val="-2"/>
          <w:sz w:val="20"/>
          <w:szCs w:val="20"/>
        </w:rPr>
        <w:t>summa</w:t>
      </w:r>
      <w:r w:rsidRPr="004C439B">
        <w:rPr>
          <w:rFonts w:ascii="Verdana" w:eastAsia="MS PMincho" w:hAnsi="Verdana"/>
          <w:color w:val="363435"/>
          <w:spacing w:val="5"/>
          <w:sz w:val="20"/>
          <w:szCs w:val="20"/>
        </w:rPr>
        <w:t>r</w:t>
      </w:r>
      <w:r w:rsidRPr="004C439B">
        <w:rPr>
          <w:rFonts w:ascii="Verdana" w:eastAsia="MS PMincho" w:hAnsi="Verdana"/>
          <w:color w:val="363435"/>
          <w:sz w:val="20"/>
          <w:szCs w:val="20"/>
        </w:rPr>
        <w:t>y</w:t>
      </w:r>
      <w:r w:rsidRPr="004C439B">
        <w:rPr>
          <w:rFonts w:ascii="Verdana" w:eastAsia="MS PMincho" w:hAnsi="Verdana"/>
          <w:color w:val="363435"/>
          <w:spacing w:val="-9"/>
          <w:sz w:val="20"/>
          <w:szCs w:val="20"/>
        </w:rPr>
        <w:t xml:space="preserve"> </w:t>
      </w:r>
      <w:r w:rsidRPr="004C439B">
        <w:rPr>
          <w:rFonts w:ascii="Verdana" w:eastAsia="MS PMincho" w:hAnsi="Verdana"/>
          <w:color w:val="363435"/>
          <w:spacing w:val="-2"/>
          <w:sz w:val="20"/>
          <w:szCs w:val="20"/>
        </w:rPr>
        <w:t>onl</w:t>
      </w:r>
      <w:r w:rsidRPr="004C439B">
        <w:rPr>
          <w:rFonts w:ascii="Verdana" w:eastAsia="MS PMincho" w:hAnsi="Verdana"/>
          <w:color w:val="363435"/>
          <w:sz w:val="20"/>
          <w:szCs w:val="20"/>
        </w:rPr>
        <w:t>y</w:t>
      </w:r>
      <w:r w:rsidRPr="004C439B">
        <w:rPr>
          <w:rFonts w:ascii="Verdana" w:eastAsia="MS PMincho" w:hAnsi="Verdana"/>
          <w:color w:val="363435"/>
          <w:spacing w:val="-18"/>
          <w:sz w:val="20"/>
          <w:szCs w:val="20"/>
        </w:rPr>
        <w:t xml:space="preserve"> </w:t>
      </w:r>
      <w:r w:rsidRPr="004C439B">
        <w:rPr>
          <w:rFonts w:ascii="Verdana" w:eastAsia="MS PMincho" w:hAnsi="Verdana"/>
          <w:color w:val="363435"/>
          <w:sz w:val="20"/>
          <w:szCs w:val="20"/>
        </w:rPr>
        <w:t>r</w:t>
      </w:r>
      <w:r w:rsidRPr="004C439B">
        <w:rPr>
          <w:rFonts w:ascii="Verdana" w:eastAsia="MS PMincho" w:hAnsi="Verdana"/>
          <w:color w:val="363435"/>
          <w:spacing w:val="-2"/>
          <w:sz w:val="20"/>
          <w:szCs w:val="20"/>
        </w:rPr>
        <w:t>athe</w:t>
      </w:r>
      <w:r w:rsidRPr="004C439B">
        <w:rPr>
          <w:rFonts w:ascii="Verdana" w:eastAsia="MS PMincho" w:hAnsi="Verdana"/>
          <w:color w:val="363435"/>
          <w:sz w:val="20"/>
          <w:szCs w:val="20"/>
        </w:rPr>
        <w:t>r</w:t>
      </w:r>
      <w:r w:rsidRPr="004C439B">
        <w:rPr>
          <w:rFonts w:ascii="Verdana" w:eastAsia="MS PMincho" w:hAnsi="Verdana"/>
          <w:color w:val="363435"/>
          <w:spacing w:val="2"/>
          <w:sz w:val="20"/>
          <w:szCs w:val="20"/>
        </w:rPr>
        <w:t xml:space="preserve"> </w:t>
      </w:r>
      <w:r w:rsidRPr="004C439B">
        <w:rPr>
          <w:rFonts w:ascii="Verdana" w:eastAsia="MS PMincho" w:hAnsi="Verdana"/>
          <w:color w:val="363435"/>
          <w:spacing w:val="-2"/>
          <w:sz w:val="20"/>
          <w:szCs w:val="20"/>
        </w:rPr>
        <w:t>tha</w:t>
      </w:r>
      <w:r w:rsidRPr="004C439B">
        <w:rPr>
          <w:rFonts w:ascii="Verdana" w:eastAsia="MS PMincho" w:hAnsi="Verdana"/>
          <w:color w:val="363435"/>
          <w:sz w:val="20"/>
          <w:szCs w:val="20"/>
        </w:rPr>
        <w:t>n a</w:t>
      </w:r>
      <w:r w:rsidRPr="004C439B">
        <w:rPr>
          <w:rFonts w:ascii="Verdana" w:eastAsia="MS PMincho" w:hAnsi="Verdana"/>
          <w:color w:val="363435"/>
          <w:spacing w:val="-17"/>
          <w:sz w:val="20"/>
          <w:szCs w:val="20"/>
        </w:rPr>
        <w:t xml:space="preserve"> </w:t>
      </w:r>
      <w:r w:rsidRPr="004C439B">
        <w:rPr>
          <w:rFonts w:ascii="Verdana" w:eastAsia="MS PMincho" w:hAnsi="Verdana"/>
          <w:color w:val="363435"/>
          <w:spacing w:val="-2"/>
          <w:sz w:val="20"/>
          <w:szCs w:val="20"/>
        </w:rPr>
        <w:t>ful</w:t>
      </w:r>
      <w:r w:rsidRPr="004C439B">
        <w:rPr>
          <w:rFonts w:ascii="Verdana" w:eastAsia="MS PMincho" w:hAnsi="Verdana"/>
          <w:color w:val="363435"/>
          <w:sz w:val="20"/>
          <w:szCs w:val="20"/>
        </w:rPr>
        <w:t>l</w:t>
      </w:r>
      <w:r w:rsidRPr="004C439B">
        <w:rPr>
          <w:rFonts w:ascii="Verdana" w:eastAsia="MS PMincho" w:hAnsi="Verdana"/>
          <w:color w:val="363435"/>
          <w:spacing w:val="-15"/>
          <w:sz w:val="20"/>
          <w:szCs w:val="20"/>
        </w:rPr>
        <w:t xml:space="preserve"> </w:t>
      </w:r>
      <w:r w:rsidRPr="004C439B">
        <w:rPr>
          <w:rFonts w:ascii="Verdana" w:eastAsia="MS PMincho" w:hAnsi="Verdana"/>
          <w:color w:val="363435"/>
          <w:spacing w:val="-2"/>
          <w:sz w:val="20"/>
          <w:szCs w:val="20"/>
        </w:rPr>
        <w:t>in</w:t>
      </w:r>
      <w:r w:rsidRPr="004C439B">
        <w:rPr>
          <w:rFonts w:ascii="Verdana" w:eastAsia="MS PMincho" w:hAnsi="Verdana"/>
          <w:color w:val="363435"/>
          <w:spacing w:val="-4"/>
          <w:sz w:val="20"/>
          <w:szCs w:val="20"/>
        </w:rPr>
        <w:t>t</w:t>
      </w:r>
      <w:r w:rsidRPr="004C439B">
        <w:rPr>
          <w:rFonts w:ascii="Verdana" w:eastAsia="MS PMincho" w:hAnsi="Verdana"/>
          <w:color w:val="363435"/>
          <w:spacing w:val="-2"/>
          <w:sz w:val="20"/>
          <w:szCs w:val="20"/>
        </w:rPr>
        <w:t>e</w:t>
      </w:r>
      <w:r w:rsidRPr="004C439B">
        <w:rPr>
          <w:rFonts w:ascii="Verdana" w:eastAsia="MS PMincho" w:hAnsi="Verdana"/>
          <w:color w:val="363435"/>
          <w:spacing w:val="1"/>
          <w:sz w:val="20"/>
          <w:szCs w:val="20"/>
        </w:rPr>
        <w:t>r</w:t>
      </w:r>
      <w:r w:rsidRPr="004C439B">
        <w:rPr>
          <w:rFonts w:ascii="Verdana" w:eastAsia="MS PMincho" w:hAnsi="Verdana"/>
          <w:color w:val="363435"/>
          <w:spacing w:val="-2"/>
          <w:sz w:val="20"/>
          <w:szCs w:val="20"/>
        </w:rPr>
        <w:t>p</w:t>
      </w:r>
      <w:r w:rsidRPr="004C439B">
        <w:rPr>
          <w:rFonts w:ascii="Verdana" w:eastAsia="MS PMincho" w:hAnsi="Verdana"/>
          <w:color w:val="363435"/>
          <w:spacing w:val="-5"/>
          <w:sz w:val="20"/>
          <w:szCs w:val="20"/>
        </w:rPr>
        <w:t>r</w:t>
      </w:r>
      <w:r w:rsidRPr="004C439B">
        <w:rPr>
          <w:rFonts w:ascii="Verdana" w:eastAsia="MS PMincho" w:hAnsi="Verdana"/>
          <w:color w:val="363435"/>
          <w:spacing w:val="-2"/>
          <w:sz w:val="20"/>
          <w:szCs w:val="20"/>
        </w:rPr>
        <w:t>etatio</w:t>
      </w:r>
      <w:r w:rsidRPr="004C439B">
        <w:rPr>
          <w:rFonts w:ascii="Verdana" w:eastAsia="MS PMincho" w:hAnsi="Verdana"/>
          <w:color w:val="363435"/>
          <w:sz w:val="20"/>
          <w:szCs w:val="20"/>
        </w:rPr>
        <w:t>n</w:t>
      </w:r>
      <w:r w:rsidRPr="004C439B">
        <w:rPr>
          <w:rFonts w:ascii="Verdana" w:eastAsia="MS PMincho" w:hAnsi="Verdana"/>
          <w:color w:val="363435"/>
          <w:spacing w:val="16"/>
          <w:sz w:val="20"/>
          <w:szCs w:val="20"/>
        </w:rPr>
        <w:t xml:space="preserve"> </w:t>
      </w:r>
      <w:r w:rsidRPr="004C439B">
        <w:rPr>
          <w:rFonts w:ascii="Verdana" w:eastAsia="MS PMincho" w:hAnsi="Verdana"/>
          <w:color w:val="363435"/>
          <w:spacing w:val="-3"/>
          <w:sz w:val="20"/>
          <w:szCs w:val="20"/>
        </w:rPr>
        <w:t>o</w:t>
      </w:r>
      <w:r w:rsidRPr="004C439B">
        <w:rPr>
          <w:rFonts w:ascii="Verdana" w:eastAsia="MS PMincho" w:hAnsi="Verdana"/>
          <w:color w:val="363435"/>
          <w:sz w:val="20"/>
          <w:szCs w:val="20"/>
        </w:rPr>
        <w:t>f</w:t>
      </w:r>
      <w:r w:rsidRPr="004C439B">
        <w:rPr>
          <w:rFonts w:ascii="Verdana" w:eastAsia="MS PMincho" w:hAnsi="Verdana"/>
          <w:color w:val="363435"/>
          <w:spacing w:val="-13"/>
          <w:sz w:val="20"/>
          <w:szCs w:val="20"/>
        </w:rPr>
        <w:t xml:space="preserve"> </w:t>
      </w:r>
      <w:r w:rsidRPr="004C439B">
        <w:rPr>
          <w:rFonts w:ascii="Verdana" w:eastAsia="MS PMincho" w:hAnsi="Verdana"/>
          <w:color w:val="363435"/>
          <w:spacing w:val="-2"/>
          <w:sz w:val="20"/>
          <w:szCs w:val="20"/>
        </w:rPr>
        <w:t>th</w:t>
      </w:r>
      <w:r w:rsidRPr="004C439B">
        <w:rPr>
          <w:rFonts w:ascii="Verdana" w:eastAsia="MS PMincho" w:hAnsi="Verdana"/>
          <w:color w:val="363435"/>
          <w:sz w:val="20"/>
          <w:szCs w:val="20"/>
        </w:rPr>
        <w:t>e</w:t>
      </w:r>
      <w:r w:rsidRPr="004C439B">
        <w:rPr>
          <w:rFonts w:ascii="Verdana" w:eastAsia="MS PMincho" w:hAnsi="Verdana"/>
          <w:color w:val="363435"/>
          <w:spacing w:val="-10"/>
          <w:sz w:val="20"/>
          <w:szCs w:val="20"/>
        </w:rPr>
        <w:t xml:space="preserve"> </w:t>
      </w:r>
      <w:r w:rsidRPr="004C439B">
        <w:rPr>
          <w:rFonts w:ascii="Verdana" w:eastAsia="MS PMincho" w:hAnsi="Verdana"/>
          <w:color w:val="363435"/>
          <w:spacing w:val="-2"/>
          <w:w w:val="95"/>
          <w:sz w:val="20"/>
          <w:szCs w:val="20"/>
        </w:rPr>
        <w:t>l</w:t>
      </w:r>
      <w:r w:rsidRPr="004C439B">
        <w:rPr>
          <w:rFonts w:ascii="Verdana" w:eastAsia="MS PMincho" w:hAnsi="Verdana"/>
          <w:color w:val="363435"/>
          <w:spacing w:val="-7"/>
          <w:w w:val="95"/>
          <w:sz w:val="20"/>
          <w:szCs w:val="20"/>
        </w:rPr>
        <w:t>a</w:t>
      </w:r>
      <w:r w:rsidRPr="004C439B">
        <w:rPr>
          <w:rFonts w:ascii="Verdana" w:eastAsia="MS PMincho" w:hAnsi="Verdana"/>
          <w:color w:val="363435"/>
          <w:spacing w:val="-13"/>
          <w:w w:val="93"/>
          <w:sz w:val="20"/>
          <w:szCs w:val="20"/>
        </w:rPr>
        <w:t>w</w:t>
      </w:r>
      <w:r w:rsidRPr="004C439B">
        <w:rPr>
          <w:rFonts w:ascii="Verdana" w:eastAsia="MS PMincho" w:hAnsi="Verdana"/>
          <w:color w:val="363435"/>
          <w:w w:val="96"/>
          <w:sz w:val="20"/>
          <w:szCs w:val="20"/>
        </w:rPr>
        <w:t>.</w:t>
      </w:r>
      <w:r>
        <w:rPr>
          <w:rFonts w:ascii="Verdana" w:eastAsia="MS PMincho" w:hAnsi="Verdana"/>
          <w:color w:val="363435"/>
          <w:spacing w:val="-22"/>
          <w:sz w:val="20"/>
          <w:szCs w:val="20"/>
        </w:rPr>
        <w:t xml:space="preserve"> </w:t>
      </w:r>
      <w:r w:rsidRPr="004C439B">
        <w:rPr>
          <w:rFonts w:ascii="Verdana" w:eastAsia="MS PMincho" w:hAnsi="Verdana"/>
          <w:color w:val="363435"/>
          <w:spacing w:val="-2"/>
          <w:w w:val="98"/>
          <w:sz w:val="20"/>
          <w:szCs w:val="20"/>
        </w:rPr>
        <w:t>Ea</w:t>
      </w:r>
      <w:r w:rsidRPr="004C439B">
        <w:rPr>
          <w:rFonts w:ascii="Verdana" w:eastAsia="MS PMincho" w:hAnsi="Verdana"/>
          <w:color w:val="363435"/>
          <w:spacing w:val="-3"/>
          <w:w w:val="98"/>
          <w:sz w:val="20"/>
          <w:szCs w:val="20"/>
        </w:rPr>
        <w:t>c</w:t>
      </w:r>
      <w:r w:rsidRPr="004C439B">
        <w:rPr>
          <w:rFonts w:ascii="Verdana" w:eastAsia="MS PMincho" w:hAnsi="Verdana"/>
          <w:color w:val="363435"/>
          <w:w w:val="98"/>
          <w:sz w:val="20"/>
          <w:szCs w:val="20"/>
        </w:rPr>
        <w:t>h</w:t>
      </w:r>
      <w:r w:rsidRPr="004C439B">
        <w:rPr>
          <w:rFonts w:ascii="Verdana" w:eastAsia="MS PMincho" w:hAnsi="Verdana"/>
          <w:color w:val="363435"/>
          <w:spacing w:val="-13"/>
          <w:w w:val="98"/>
          <w:sz w:val="20"/>
          <w:szCs w:val="20"/>
        </w:rPr>
        <w:t xml:space="preserve"> </w:t>
      </w:r>
      <w:r w:rsidRPr="004C439B">
        <w:rPr>
          <w:rFonts w:ascii="Verdana" w:eastAsia="MS PMincho" w:hAnsi="Verdana"/>
          <w:color w:val="363435"/>
          <w:spacing w:val="1"/>
          <w:sz w:val="20"/>
          <w:szCs w:val="20"/>
        </w:rPr>
        <w:t>r</w:t>
      </w:r>
      <w:r w:rsidRPr="004C439B">
        <w:rPr>
          <w:rFonts w:ascii="Verdana" w:eastAsia="MS PMincho" w:hAnsi="Verdana"/>
          <w:color w:val="363435"/>
          <w:spacing w:val="-2"/>
          <w:sz w:val="20"/>
          <w:szCs w:val="20"/>
        </w:rPr>
        <w:t>i</w:t>
      </w:r>
      <w:r w:rsidRPr="004C439B">
        <w:rPr>
          <w:rFonts w:ascii="Verdana" w:eastAsia="MS PMincho" w:hAnsi="Verdana"/>
          <w:color w:val="363435"/>
          <w:spacing w:val="1"/>
          <w:sz w:val="20"/>
          <w:szCs w:val="20"/>
        </w:rPr>
        <w:t>g</w:t>
      </w:r>
      <w:r w:rsidRPr="004C439B">
        <w:rPr>
          <w:rFonts w:ascii="Verdana" w:eastAsia="MS PMincho" w:hAnsi="Verdana"/>
          <w:color w:val="363435"/>
          <w:spacing w:val="-2"/>
          <w:sz w:val="20"/>
          <w:szCs w:val="20"/>
        </w:rPr>
        <w:t>h</w:t>
      </w:r>
      <w:r w:rsidRPr="004C439B">
        <w:rPr>
          <w:rFonts w:ascii="Verdana" w:eastAsia="MS PMincho" w:hAnsi="Verdana"/>
          <w:color w:val="363435"/>
          <w:sz w:val="20"/>
          <w:szCs w:val="20"/>
        </w:rPr>
        <w:t>t</w:t>
      </w:r>
      <w:r w:rsidRPr="004C439B">
        <w:rPr>
          <w:rFonts w:ascii="Verdana" w:eastAsia="MS PMincho" w:hAnsi="Verdana"/>
          <w:color w:val="363435"/>
          <w:spacing w:val="-12"/>
          <w:sz w:val="20"/>
          <w:szCs w:val="20"/>
        </w:rPr>
        <w:t xml:space="preserve"> </w:t>
      </w:r>
      <w:r w:rsidRPr="004C439B">
        <w:rPr>
          <w:rFonts w:ascii="Verdana" w:eastAsia="MS PMincho" w:hAnsi="Verdana"/>
          <w:color w:val="363435"/>
          <w:spacing w:val="-2"/>
          <w:sz w:val="20"/>
          <w:szCs w:val="20"/>
        </w:rPr>
        <w:t>i</w:t>
      </w:r>
      <w:r w:rsidRPr="004C439B">
        <w:rPr>
          <w:rFonts w:ascii="Verdana" w:eastAsia="MS PMincho" w:hAnsi="Verdana"/>
          <w:color w:val="363435"/>
          <w:sz w:val="20"/>
          <w:szCs w:val="20"/>
        </w:rPr>
        <w:t>s</w:t>
      </w:r>
      <w:r w:rsidRPr="004C439B">
        <w:rPr>
          <w:rFonts w:ascii="Verdana" w:eastAsia="MS PMincho" w:hAnsi="Verdana"/>
          <w:color w:val="363435"/>
          <w:spacing w:val="-19"/>
          <w:sz w:val="20"/>
          <w:szCs w:val="20"/>
        </w:rPr>
        <w:t xml:space="preserve"> </w:t>
      </w:r>
      <w:r w:rsidRPr="004C439B">
        <w:rPr>
          <w:rFonts w:ascii="Verdana" w:eastAsia="MS PMincho" w:hAnsi="Verdana"/>
          <w:color w:val="363435"/>
          <w:spacing w:val="-2"/>
          <w:sz w:val="20"/>
          <w:szCs w:val="20"/>
        </w:rPr>
        <w:t>s</w:t>
      </w:r>
      <w:r w:rsidRPr="004C439B">
        <w:rPr>
          <w:rFonts w:ascii="Verdana" w:eastAsia="MS PMincho" w:hAnsi="Verdana"/>
          <w:color w:val="363435"/>
          <w:sz w:val="20"/>
          <w:szCs w:val="20"/>
        </w:rPr>
        <w:t>t</w:t>
      </w:r>
      <w:r w:rsidRPr="004C439B">
        <w:rPr>
          <w:rFonts w:ascii="Verdana" w:eastAsia="MS PMincho" w:hAnsi="Verdana"/>
          <w:color w:val="363435"/>
          <w:spacing w:val="1"/>
          <w:sz w:val="20"/>
          <w:szCs w:val="20"/>
        </w:rPr>
        <w:t>r</w:t>
      </w:r>
      <w:r w:rsidRPr="004C439B">
        <w:rPr>
          <w:rFonts w:ascii="Verdana" w:eastAsia="MS PMincho" w:hAnsi="Verdana"/>
          <w:color w:val="363435"/>
          <w:spacing w:val="-2"/>
          <w:sz w:val="20"/>
          <w:szCs w:val="20"/>
        </w:rPr>
        <w:t>ictly</w:t>
      </w:r>
      <w:r w:rsidRPr="004C439B">
        <w:rPr>
          <w:rFonts w:ascii="Verdana" w:eastAsia="MS PMincho" w:hAnsi="Verdana"/>
          <w:color w:val="363435"/>
          <w:spacing w:val="-11"/>
          <w:sz w:val="20"/>
          <w:szCs w:val="20"/>
        </w:rPr>
        <w:t xml:space="preserve"> </w:t>
      </w:r>
      <w:r w:rsidRPr="004C439B">
        <w:rPr>
          <w:rFonts w:ascii="Verdana" w:eastAsia="MS PMincho" w:hAnsi="Verdana"/>
          <w:color w:val="363435"/>
          <w:spacing w:val="-1"/>
          <w:sz w:val="20"/>
          <w:szCs w:val="20"/>
        </w:rPr>
        <w:t>r</w:t>
      </w:r>
      <w:r w:rsidRPr="004C439B">
        <w:rPr>
          <w:rFonts w:ascii="Verdana" w:eastAsia="MS PMincho" w:hAnsi="Verdana"/>
          <w:color w:val="363435"/>
          <w:spacing w:val="3"/>
          <w:sz w:val="20"/>
          <w:szCs w:val="20"/>
        </w:rPr>
        <w:t>e</w:t>
      </w:r>
      <w:r w:rsidRPr="004C439B">
        <w:rPr>
          <w:rFonts w:ascii="Verdana" w:eastAsia="MS PMincho" w:hAnsi="Verdana"/>
          <w:color w:val="363435"/>
          <w:spacing w:val="2"/>
          <w:sz w:val="20"/>
          <w:szCs w:val="20"/>
        </w:rPr>
        <w:t>gula</w:t>
      </w:r>
      <w:r w:rsidRPr="004C439B">
        <w:rPr>
          <w:rFonts w:ascii="Verdana" w:eastAsia="MS PMincho" w:hAnsi="Verdana"/>
          <w:color w:val="363435"/>
          <w:sz w:val="20"/>
          <w:szCs w:val="20"/>
        </w:rPr>
        <w:t>t</w:t>
      </w:r>
      <w:r w:rsidRPr="004C439B">
        <w:rPr>
          <w:rFonts w:ascii="Verdana" w:eastAsia="MS PMincho" w:hAnsi="Verdana"/>
          <w:color w:val="363435"/>
          <w:spacing w:val="3"/>
          <w:sz w:val="20"/>
          <w:szCs w:val="20"/>
        </w:rPr>
        <w:t>e</w:t>
      </w:r>
      <w:r w:rsidRPr="004C439B">
        <w:rPr>
          <w:rFonts w:ascii="Verdana" w:eastAsia="MS PMincho" w:hAnsi="Verdana"/>
          <w:color w:val="363435"/>
          <w:sz w:val="20"/>
          <w:szCs w:val="20"/>
        </w:rPr>
        <w:t>d</w:t>
      </w:r>
      <w:r w:rsidRPr="004C439B">
        <w:rPr>
          <w:rFonts w:ascii="Verdana" w:eastAsia="MS PMincho" w:hAnsi="Verdana"/>
          <w:color w:val="363435"/>
          <w:spacing w:val="19"/>
          <w:sz w:val="20"/>
          <w:szCs w:val="20"/>
        </w:rPr>
        <w:t xml:space="preserve"> </w:t>
      </w:r>
      <w:r w:rsidRPr="004C439B">
        <w:rPr>
          <w:rFonts w:ascii="Verdana" w:eastAsia="MS PMincho" w:hAnsi="Verdana"/>
          <w:color w:val="363435"/>
          <w:spacing w:val="-1"/>
          <w:sz w:val="20"/>
          <w:szCs w:val="20"/>
        </w:rPr>
        <w:t>b</w:t>
      </w:r>
      <w:r w:rsidRPr="004C439B">
        <w:rPr>
          <w:rFonts w:ascii="Verdana" w:eastAsia="MS PMincho" w:hAnsi="Verdana"/>
          <w:color w:val="363435"/>
          <w:sz w:val="20"/>
          <w:szCs w:val="20"/>
        </w:rPr>
        <w:t>y</w:t>
      </w:r>
      <w:r w:rsidRPr="004C439B">
        <w:rPr>
          <w:rFonts w:ascii="Verdana" w:eastAsia="MS PMincho" w:hAnsi="Verdana"/>
          <w:color w:val="363435"/>
          <w:spacing w:val="14"/>
          <w:sz w:val="20"/>
          <w:szCs w:val="20"/>
        </w:rPr>
        <w:t xml:space="preserve"> </w:t>
      </w:r>
      <w:r w:rsidRPr="004C439B">
        <w:rPr>
          <w:rFonts w:ascii="Verdana" w:eastAsia="MS PMincho" w:hAnsi="Verdana"/>
          <w:color w:val="363435"/>
          <w:spacing w:val="2"/>
          <w:sz w:val="20"/>
          <w:szCs w:val="20"/>
        </w:rPr>
        <w:t>detaile</w:t>
      </w:r>
      <w:r w:rsidRPr="004C439B">
        <w:rPr>
          <w:rFonts w:ascii="Verdana" w:eastAsia="MS PMincho" w:hAnsi="Verdana"/>
          <w:color w:val="363435"/>
          <w:sz w:val="20"/>
          <w:szCs w:val="20"/>
        </w:rPr>
        <w:t>d</w:t>
      </w:r>
      <w:r w:rsidRPr="004C439B">
        <w:rPr>
          <w:rFonts w:ascii="Verdana" w:eastAsia="MS PMincho" w:hAnsi="Verdana"/>
          <w:color w:val="363435"/>
          <w:spacing w:val="16"/>
          <w:sz w:val="20"/>
          <w:szCs w:val="20"/>
        </w:rPr>
        <w:t xml:space="preserve"> </w:t>
      </w:r>
      <w:r w:rsidRPr="004C439B">
        <w:rPr>
          <w:rFonts w:ascii="Verdana" w:eastAsia="MS PMincho" w:hAnsi="Verdana"/>
          <w:color w:val="363435"/>
          <w:spacing w:val="2"/>
          <w:sz w:val="20"/>
          <w:szCs w:val="20"/>
        </w:rPr>
        <w:t>p</w:t>
      </w:r>
      <w:r w:rsidRPr="004C439B">
        <w:rPr>
          <w:rFonts w:ascii="Verdana" w:eastAsia="MS PMincho" w:hAnsi="Verdana"/>
          <w:color w:val="363435"/>
          <w:spacing w:val="-1"/>
          <w:sz w:val="20"/>
          <w:szCs w:val="20"/>
        </w:rPr>
        <w:t>ro</w:t>
      </w:r>
      <w:r w:rsidRPr="004C439B">
        <w:rPr>
          <w:rFonts w:ascii="Verdana" w:eastAsia="MS PMincho" w:hAnsi="Verdana"/>
          <w:color w:val="363435"/>
          <w:spacing w:val="6"/>
          <w:sz w:val="20"/>
          <w:szCs w:val="20"/>
        </w:rPr>
        <w:t>v</w:t>
      </w:r>
      <w:r w:rsidRPr="004C439B">
        <w:rPr>
          <w:rFonts w:ascii="Verdana" w:eastAsia="MS PMincho" w:hAnsi="Verdana"/>
          <w:color w:val="363435"/>
          <w:spacing w:val="2"/>
          <w:sz w:val="20"/>
          <w:szCs w:val="20"/>
        </w:rPr>
        <w:t>isions</w:t>
      </w:r>
      <w:r w:rsidRPr="004C439B">
        <w:rPr>
          <w:rFonts w:ascii="Verdana" w:eastAsia="MS PMincho" w:hAnsi="Verdana"/>
          <w:color w:val="363435"/>
          <w:sz w:val="20"/>
          <w:szCs w:val="20"/>
        </w:rPr>
        <w:t>.</w:t>
      </w:r>
      <w:r w:rsidRPr="004C439B">
        <w:rPr>
          <w:rFonts w:ascii="Verdana" w:eastAsia="MS PMincho" w:hAnsi="Verdana"/>
          <w:color w:val="363435"/>
          <w:spacing w:val="2"/>
          <w:sz w:val="20"/>
          <w:szCs w:val="20"/>
        </w:rPr>
        <w:t xml:space="preserve"> </w:t>
      </w:r>
      <w:r w:rsidRPr="004C439B">
        <w:rPr>
          <w:rFonts w:ascii="Verdana" w:eastAsia="MS PMincho" w:hAnsi="Verdana"/>
          <w:color w:val="363435"/>
          <w:sz w:val="20"/>
          <w:szCs w:val="20"/>
        </w:rPr>
        <w:t>A</w:t>
      </w:r>
      <w:r w:rsidRPr="004C439B">
        <w:rPr>
          <w:rFonts w:ascii="Verdana" w:eastAsia="MS PMincho" w:hAnsi="Verdana"/>
          <w:color w:val="363435"/>
          <w:spacing w:val="6"/>
          <w:sz w:val="20"/>
          <w:szCs w:val="20"/>
        </w:rPr>
        <w:t xml:space="preserve"> </w:t>
      </w:r>
      <w:r w:rsidRPr="004C439B">
        <w:rPr>
          <w:rFonts w:ascii="Verdana" w:eastAsia="MS PMincho" w:hAnsi="Verdana"/>
          <w:color w:val="363435"/>
          <w:spacing w:val="2"/>
          <w:w w:val="104"/>
          <w:sz w:val="20"/>
          <w:szCs w:val="20"/>
        </w:rPr>
        <w:t>statu</w:t>
      </w:r>
      <w:r w:rsidRPr="004C439B">
        <w:rPr>
          <w:rFonts w:ascii="Verdana" w:eastAsia="MS PMincho" w:hAnsi="Verdana"/>
          <w:color w:val="363435"/>
          <w:w w:val="104"/>
          <w:sz w:val="20"/>
          <w:szCs w:val="20"/>
        </w:rPr>
        <w:t>t</w:t>
      </w:r>
      <w:r w:rsidRPr="004C439B">
        <w:rPr>
          <w:rFonts w:ascii="Verdana" w:eastAsia="MS PMincho" w:hAnsi="Verdana"/>
          <w:color w:val="363435"/>
          <w:spacing w:val="2"/>
          <w:w w:val="106"/>
          <w:sz w:val="20"/>
          <w:szCs w:val="20"/>
        </w:rPr>
        <w:t>o</w:t>
      </w:r>
      <w:r w:rsidRPr="004C439B">
        <w:rPr>
          <w:rFonts w:ascii="Verdana" w:eastAsia="MS PMincho" w:hAnsi="Verdana"/>
          <w:color w:val="363435"/>
          <w:spacing w:val="9"/>
          <w:w w:val="106"/>
          <w:sz w:val="20"/>
          <w:szCs w:val="20"/>
        </w:rPr>
        <w:t>r</w:t>
      </w:r>
      <w:r w:rsidRPr="004C439B">
        <w:rPr>
          <w:rFonts w:ascii="Verdana" w:eastAsia="MS PMincho" w:hAnsi="Verdana"/>
          <w:color w:val="363435"/>
          <w:w w:val="89"/>
          <w:sz w:val="20"/>
          <w:szCs w:val="20"/>
        </w:rPr>
        <w:t>y</w:t>
      </w:r>
      <w:r w:rsidRPr="004C439B">
        <w:rPr>
          <w:rFonts w:ascii="Verdana" w:eastAsia="MS PMincho" w:hAnsi="Verdana"/>
          <w:color w:val="363435"/>
          <w:spacing w:val="21"/>
          <w:sz w:val="20"/>
          <w:szCs w:val="20"/>
        </w:rPr>
        <w:t xml:space="preserve"> </w:t>
      </w:r>
      <w:r w:rsidRPr="004C439B">
        <w:rPr>
          <w:rFonts w:ascii="Verdana" w:eastAsia="MS PMincho" w:hAnsi="Verdana"/>
          <w:color w:val="363435"/>
          <w:spacing w:val="5"/>
          <w:sz w:val="20"/>
          <w:szCs w:val="20"/>
        </w:rPr>
        <w:t>r</w:t>
      </w:r>
      <w:r w:rsidRPr="004C439B">
        <w:rPr>
          <w:rFonts w:ascii="Verdana" w:eastAsia="MS PMincho" w:hAnsi="Verdana"/>
          <w:color w:val="363435"/>
          <w:spacing w:val="2"/>
          <w:sz w:val="20"/>
          <w:szCs w:val="20"/>
        </w:rPr>
        <w:t>i</w:t>
      </w:r>
      <w:r w:rsidRPr="004C439B">
        <w:rPr>
          <w:rFonts w:ascii="Verdana" w:eastAsia="MS PMincho" w:hAnsi="Verdana"/>
          <w:color w:val="363435"/>
          <w:spacing w:val="5"/>
          <w:sz w:val="20"/>
          <w:szCs w:val="20"/>
        </w:rPr>
        <w:t>g</w:t>
      </w:r>
      <w:r w:rsidRPr="004C439B">
        <w:rPr>
          <w:rFonts w:ascii="Verdana" w:eastAsia="MS PMincho" w:hAnsi="Verdana"/>
          <w:color w:val="363435"/>
          <w:spacing w:val="2"/>
          <w:sz w:val="20"/>
          <w:szCs w:val="20"/>
        </w:rPr>
        <w:t>h</w:t>
      </w:r>
      <w:r w:rsidRPr="004C439B">
        <w:rPr>
          <w:rFonts w:ascii="Verdana" w:eastAsia="MS PMincho" w:hAnsi="Verdana"/>
          <w:color w:val="363435"/>
          <w:sz w:val="20"/>
          <w:szCs w:val="20"/>
        </w:rPr>
        <w:t>t</w:t>
      </w:r>
      <w:r w:rsidRPr="004C439B">
        <w:rPr>
          <w:rFonts w:ascii="Verdana" w:eastAsia="MS PMincho" w:hAnsi="Verdana"/>
          <w:color w:val="363435"/>
          <w:spacing w:val="24"/>
          <w:sz w:val="20"/>
          <w:szCs w:val="20"/>
        </w:rPr>
        <w:t xml:space="preserve"> </w:t>
      </w:r>
      <w:r w:rsidRPr="004C439B">
        <w:rPr>
          <w:rFonts w:ascii="Verdana" w:eastAsia="MS PMincho" w:hAnsi="Verdana"/>
          <w:color w:val="363435"/>
          <w:spacing w:val="2"/>
          <w:sz w:val="20"/>
          <w:szCs w:val="20"/>
        </w:rPr>
        <w:t>i</w:t>
      </w:r>
      <w:r w:rsidRPr="004C439B">
        <w:rPr>
          <w:rFonts w:ascii="Verdana" w:eastAsia="MS PMincho" w:hAnsi="Verdana"/>
          <w:color w:val="363435"/>
          <w:sz w:val="20"/>
          <w:szCs w:val="20"/>
        </w:rPr>
        <w:t>s</w:t>
      </w:r>
      <w:r w:rsidRPr="004C439B">
        <w:rPr>
          <w:rFonts w:ascii="Verdana" w:eastAsia="MS PMincho" w:hAnsi="Verdana"/>
          <w:color w:val="363435"/>
          <w:spacing w:val="17"/>
          <w:sz w:val="20"/>
          <w:szCs w:val="20"/>
        </w:rPr>
        <w:t xml:space="preserve"> </w:t>
      </w:r>
      <w:r w:rsidRPr="004C439B">
        <w:rPr>
          <w:rFonts w:ascii="Verdana" w:eastAsia="MS PMincho" w:hAnsi="Verdana"/>
          <w:color w:val="363435"/>
          <w:sz w:val="20"/>
          <w:szCs w:val="20"/>
        </w:rPr>
        <w:t>a</w:t>
      </w:r>
      <w:r w:rsidRPr="004C439B">
        <w:rPr>
          <w:rFonts w:ascii="Verdana" w:eastAsia="MS PMincho" w:hAnsi="Verdana"/>
          <w:color w:val="363435"/>
          <w:spacing w:val="19"/>
          <w:sz w:val="20"/>
          <w:szCs w:val="20"/>
        </w:rPr>
        <w:t xml:space="preserve"> </w:t>
      </w:r>
      <w:r w:rsidRPr="004C439B">
        <w:rPr>
          <w:rFonts w:ascii="Verdana" w:eastAsia="MS PMincho" w:hAnsi="Verdana"/>
          <w:color w:val="363435"/>
          <w:spacing w:val="2"/>
          <w:sz w:val="20"/>
          <w:szCs w:val="20"/>
        </w:rPr>
        <w:t>specifi</w:t>
      </w:r>
      <w:r w:rsidRPr="004C439B">
        <w:rPr>
          <w:rFonts w:ascii="Verdana" w:eastAsia="MS PMincho" w:hAnsi="Verdana"/>
          <w:color w:val="363435"/>
          <w:sz w:val="20"/>
          <w:szCs w:val="20"/>
        </w:rPr>
        <w:t>c</w:t>
      </w:r>
      <w:r w:rsidRPr="004C439B">
        <w:rPr>
          <w:rFonts w:ascii="Verdana" w:eastAsia="MS PMincho" w:hAnsi="Verdana"/>
          <w:color w:val="363435"/>
          <w:spacing w:val="-6"/>
          <w:sz w:val="20"/>
          <w:szCs w:val="20"/>
        </w:rPr>
        <w:t xml:space="preserve"> </w:t>
      </w:r>
      <w:r w:rsidRPr="004C439B">
        <w:rPr>
          <w:rFonts w:ascii="Verdana" w:eastAsia="MS PMincho" w:hAnsi="Verdana"/>
          <w:color w:val="363435"/>
          <w:spacing w:val="5"/>
          <w:sz w:val="20"/>
          <w:szCs w:val="20"/>
        </w:rPr>
        <w:t>r</w:t>
      </w:r>
      <w:r w:rsidRPr="004C439B">
        <w:rPr>
          <w:rFonts w:ascii="Verdana" w:eastAsia="MS PMincho" w:hAnsi="Verdana"/>
          <w:color w:val="363435"/>
          <w:spacing w:val="2"/>
          <w:sz w:val="20"/>
          <w:szCs w:val="20"/>
        </w:rPr>
        <w:t>i</w:t>
      </w:r>
      <w:r w:rsidRPr="004C439B">
        <w:rPr>
          <w:rFonts w:ascii="Verdana" w:eastAsia="MS PMincho" w:hAnsi="Verdana"/>
          <w:color w:val="363435"/>
          <w:spacing w:val="5"/>
          <w:sz w:val="20"/>
          <w:szCs w:val="20"/>
        </w:rPr>
        <w:t>g</w:t>
      </w:r>
      <w:r w:rsidRPr="004C439B">
        <w:rPr>
          <w:rFonts w:ascii="Verdana" w:eastAsia="MS PMincho" w:hAnsi="Verdana"/>
          <w:color w:val="363435"/>
          <w:spacing w:val="2"/>
          <w:sz w:val="20"/>
          <w:szCs w:val="20"/>
        </w:rPr>
        <w:t>h</w:t>
      </w:r>
      <w:r w:rsidRPr="004C439B">
        <w:rPr>
          <w:rFonts w:ascii="Verdana" w:eastAsia="MS PMincho" w:hAnsi="Verdana"/>
          <w:color w:val="363435"/>
          <w:sz w:val="20"/>
          <w:szCs w:val="20"/>
        </w:rPr>
        <w:t>t</w:t>
      </w:r>
      <w:r w:rsidRPr="004C439B">
        <w:rPr>
          <w:rFonts w:ascii="Verdana" w:eastAsia="MS PMincho" w:hAnsi="Verdana"/>
          <w:color w:val="363435"/>
          <w:spacing w:val="24"/>
          <w:sz w:val="20"/>
          <w:szCs w:val="20"/>
        </w:rPr>
        <w:t xml:space="preserve"> </w:t>
      </w:r>
      <w:r w:rsidRPr="004C439B">
        <w:rPr>
          <w:rFonts w:ascii="Verdana" w:eastAsia="MS PMincho" w:hAnsi="Verdana"/>
          <w:color w:val="363435"/>
          <w:spacing w:val="5"/>
          <w:sz w:val="20"/>
          <w:szCs w:val="20"/>
        </w:rPr>
        <w:t>g</w:t>
      </w:r>
      <w:r w:rsidRPr="004C439B">
        <w:rPr>
          <w:rFonts w:ascii="Verdana" w:eastAsia="MS PMincho" w:hAnsi="Verdana"/>
          <w:color w:val="363435"/>
          <w:sz w:val="20"/>
          <w:szCs w:val="20"/>
        </w:rPr>
        <w:t>i</w:t>
      </w:r>
      <w:r w:rsidRPr="004C439B">
        <w:rPr>
          <w:rFonts w:ascii="Verdana" w:eastAsia="MS PMincho" w:hAnsi="Verdana"/>
          <w:color w:val="363435"/>
          <w:spacing w:val="-2"/>
          <w:sz w:val="20"/>
          <w:szCs w:val="20"/>
        </w:rPr>
        <w:t>v</w:t>
      </w:r>
      <w:r w:rsidRPr="004C439B">
        <w:rPr>
          <w:rFonts w:ascii="Verdana" w:eastAsia="MS PMincho" w:hAnsi="Verdana"/>
          <w:color w:val="363435"/>
          <w:spacing w:val="1"/>
          <w:sz w:val="20"/>
          <w:szCs w:val="20"/>
        </w:rPr>
        <w:t>e</w:t>
      </w:r>
      <w:r w:rsidRPr="004C439B">
        <w:rPr>
          <w:rFonts w:ascii="Verdana" w:eastAsia="MS PMincho" w:hAnsi="Verdana"/>
          <w:color w:val="363435"/>
          <w:sz w:val="20"/>
          <w:szCs w:val="20"/>
        </w:rPr>
        <w:t>n</w:t>
      </w:r>
      <w:r w:rsidRPr="004C439B">
        <w:rPr>
          <w:rFonts w:ascii="Verdana" w:eastAsia="MS PMincho" w:hAnsi="Verdana"/>
          <w:color w:val="363435"/>
          <w:spacing w:val="-17"/>
          <w:sz w:val="20"/>
          <w:szCs w:val="20"/>
        </w:rPr>
        <w:t xml:space="preserve"> </w:t>
      </w:r>
      <w:r w:rsidRPr="004C439B">
        <w:rPr>
          <w:rFonts w:ascii="Verdana" w:eastAsia="MS PMincho" w:hAnsi="Verdana"/>
          <w:color w:val="363435"/>
          <w:spacing w:val="2"/>
          <w:sz w:val="20"/>
          <w:szCs w:val="20"/>
        </w:rPr>
        <w:t>th</w:t>
      </w:r>
      <w:r w:rsidRPr="004C439B">
        <w:rPr>
          <w:rFonts w:ascii="Verdana" w:eastAsia="MS PMincho" w:hAnsi="Verdana"/>
          <w:color w:val="363435"/>
          <w:spacing w:val="-1"/>
          <w:sz w:val="20"/>
          <w:szCs w:val="20"/>
        </w:rPr>
        <w:t>r</w:t>
      </w:r>
      <w:r w:rsidRPr="004C439B">
        <w:rPr>
          <w:rFonts w:ascii="Verdana" w:eastAsia="MS PMincho" w:hAnsi="Verdana"/>
          <w:color w:val="363435"/>
          <w:spacing w:val="2"/>
          <w:sz w:val="20"/>
          <w:szCs w:val="20"/>
        </w:rPr>
        <w:t>ou</w:t>
      </w:r>
      <w:r w:rsidRPr="004C439B">
        <w:rPr>
          <w:rFonts w:ascii="Verdana" w:eastAsia="MS PMincho" w:hAnsi="Verdana"/>
          <w:color w:val="363435"/>
          <w:spacing w:val="5"/>
          <w:sz w:val="20"/>
          <w:szCs w:val="20"/>
        </w:rPr>
        <w:t>g</w:t>
      </w:r>
      <w:r w:rsidRPr="004C439B">
        <w:rPr>
          <w:rFonts w:ascii="Verdana" w:eastAsia="MS PMincho" w:hAnsi="Verdana"/>
          <w:color w:val="363435"/>
          <w:sz w:val="20"/>
          <w:szCs w:val="20"/>
        </w:rPr>
        <w:t>h</w:t>
      </w:r>
      <w:r w:rsidRPr="004C439B">
        <w:rPr>
          <w:rFonts w:ascii="Verdana" w:eastAsia="MS PMincho" w:hAnsi="Verdana"/>
          <w:color w:val="363435"/>
          <w:spacing w:val="40"/>
          <w:sz w:val="20"/>
          <w:szCs w:val="20"/>
        </w:rPr>
        <w:t xml:space="preserve"> </w:t>
      </w:r>
      <w:r w:rsidRPr="004C439B">
        <w:rPr>
          <w:rFonts w:ascii="Verdana" w:eastAsia="MS PMincho" w:hAnsi="Verdana"/>
          <w:color w:val="363435"/>
          <w:spacing w:val="2"/>
          <w:sz w:val="20"/>
          <w:szCs w:val="20"/>
        </w:rPr>
        <w:t>le</w:t>
      </w:r>
      <w:r w:rsidRPr="004C439B">
        <w:rPr>
          <w:rFonts w:ascii="Verdana" w:eastAsia="MS PMincho" w:hAnsi="Verdana"/>
          <w:color w:val="363435"/>
          <w:spacing w:val="5"/>
          <w:sz w:val="20"/>
          <w:szCs w:val="20"/>
        </w:rPr>
        <w:t>g</w:t>
      </w:r>
      <w:r w:rsidRPr="004C439B">
        <w:rPr>
          <w:rFonts w:ascii="Verdana" w:eastAsia="MS PMincho" w:hAnsi="Verdana"/>
          <w:color w:val="363435"/>
          <w:spacing w:val="2"/>
          <w:sz w:val="20"/>
          <w:szCs w:val="20"/>
        </w:rPr>
        <w:t>islatio</w:t>
      </w:r>
      <w:r w:rsidRPr="004C439B">
        <w:rPr>
          <w:rFonts w:ascii="Verdana" w:eastAsia="MS PMincho" w:hAnsi="Verdana"/>
          <w:color w:val="363435"/>
          <w:sz w:val="20"/>
          <w:szCs w:val="20"/>
        </w:rPr>
        <w:t>n</w:t>
      </w:r>
      <w:r w:rsidRPr="004C439B">
        <w:rPr>
          <w:rFonts w:ascii="Verdana" w:eastAsia="MS PMincho" w:hAnsi="Verdana"/>
          <w:color w:val="363435"/>
          <w:spacing w:val="8"/>
          <w:sz w:val="20"/>
          <w:szCs w:val="20"/>
        </w:rPr>
        <w:t xml:space="preserve"> </w:t>
      </w:r>
      <w:r w:rsidRPr="004C439B">
        <w:rPr>
          <w:rFonts w:ascii="Verdana" w:eastAsia="MS PMincho" w:hAnsi="Verdana"/>
          <w:color w:val="363435"/>
          <w:spacing w:val="-1"/>
          <w:sz w:val="20"/>
          <w:szCs w:val="20"/>
        </w:rPr>
        <w:t>b</w:t>
      </w:r>
      <w:r w:rsidRPr="004C439B">
        <w:rPr>
          <w:rFonts w:ascii="Verdana" w:eastAsia="MS PMincho" w:hAnsi="Verdana"/>
          <w:color w:val="363435"/>
          <w:sz w:val="20"/>
          <w:szCs w:val="20"/>
        </w:rPr>
        <w:t>y</w:t>
      </w:r>
      <w:r w:rsidRPr="004C439B">
        <w:rPr>
          <w:rFonts w:ascii="Verdana" w:eastAsia="MS PMincho" w:hAnsi="Verdana"/>
          <w:color w:val="363435"/>
          <w:spacing w:val="14"/>
          <w:sz w:val="20"/>
          <w:szCs w:val="20"/>
        </w:rPr>
        <w:t xml:space="preserve"> </w:t>
      </w:r>
      <w:r w:rsidR="00742F1D">
        <w:rPr>
          <w:rFonts w:ascii="Verdana" w:eastAsia="MS PMincho" w:hAnsi="Verdana"/>
          <w:color w:val="363435"/>
          <w:spacing w:val="-6"/>
          <w:sz w:val="20"/>
          <w:szCs w:val="20"/>
        </w:rPr>
        <w:t>p</w:t>
      </w:r>
      <w:r w:rsidR="00742F1D" w:rsidRPr="004C439B">
        <w:rPr>
          <w:rFonts w:ascii="Verdana" w:eastAsia="MS PMincho" w:hAnsi="Verdana"/>
          <w:color w:val="363435"/>
          <w:spacing w:val="2"/>
          <w:sz w:val="20"/>
          <w:szCs w:val="20"/>
        </w:rPr>
        <w:t>arliamen</w:t>
      </w:r>
      <w:r w:rsidR="00742F1D" w:rsidRPr="004C439B">
        <w:rPr>
          <w:rFonts w:ascii="Verdana" w:eastAsia="MS PMincho" w:hAnsi="Verdana"/>
          <w:color w:val="363435"/>
          <w:sz w:val="20"/>
          <w:szCs w:val="20"/>
        </w:rPr>
        <w:t>t</w:t>
      </w:r>
      <w:r w:rsidR="00742F1D" w:rsidRPr="004C439B">
        <w:rPr>
          <w:rFonts w:ascii="Verdana" w:eastAsia="MS PMincho" w:hAnsi="Verdana"/>
          <w:color w:val="363435"/>
          <w:spacing w:val="32"/>
          <w:sz w:val="20"/>
          <w:szCs w:val="20"/>
        </w:rPr>
        <w:t xml:space="preserve"> </w:t>
      </w:r>
      <w:r w:rsidRPr="004C439B">
        <w:rPr>
          <w:rFonts w:ascii="Verdana" w:eastAsia="MS PMincho" w:hAnsi="Verdana"/>
          <w:color w:val="363435"/>
          <w:spacing w:val="2"/>
          <w:sz w:val="20"/>
          <w:szCs w:val="20"/>
        </w:rPr>
        <w:t>whi</w:t>
      </w:r>
      <w:r w:rsidRPr="004C439B">
        <w:rPr>
          <w:rFonts w:ascii="Verdana" w:eastAsia="MS PMincho" w:hAnsi="Verdana"/>
          <w:color w:val="363435"/>
          <w:spacing w:val="1"/>
          <w:sz w:val="20"/>
          <w:szCs w:val="20"/>
        </w:rPr>
        <w:t>c</w:t>
      </w:r>
      <w:r w:rsidRPr="004C439B">
        <w:rPr>
          <w:rFonts w:ascii="Verdana" w:eastAsia="MS PMincho" w:hAnsi="Verdana"/>
          <w:color w:val="363435"/>
          <w:sz w:val="20"/>
          <w:szCs w:val="20"/>
        </w:rPr>
        <w:t>h</w:t>
      </w:r>
      <w:r w:rsidRPr="004C439B">
        <w:rPr>
          <w:rFonts w:ascii="Verdana" w:eastAsia="MS PMincho" w:hAnsi="Verdana"/>
          <w:color w:val="363435"/>
          <w:spacing w:val="19"/>
          <w:sz w:val="20"/>
          <w:szCs w:val="20"/>
        </w:rPr>
        <w:t xml:space="preserve"> </w:t>
      </w:r>
      <w:r w:rsidRPr="004C439B">
        <w:rPr>
          <w:rFonts w:ascii="Verdana" w:eastAsia="MS PMincho" w:hAnsi="Verdana"/>
          <w:color w:val="363435"/>
          <w:spacing w:val="2"/>
          <w:sz w:val="20"/>
          <w:szCs w:val="20"/>
        </w:rPr>
        <w:t>canno</w:t>
      </w:r>
      <w:r w:rsidRPr="004C439B">
        <w:rPr>
          <w:rFonts w:ascii="Verdana" w:eastAsia="MS PMincho" w:hAnsi="Verdana"/>
          <w:color w:val="363435"/>
          <w:sz w:val="20"/>
          <w:szCs w:val="20"/>
        </w:rPr>
        <w:t>t</w:t>
      </w:r>
      <w:r w:rsidRPr="004C439B">
        <w:rPr>
          <w:rFonts w:ascii="Verdana" w:eastAsia="MS PMincho" w:hAnsi="Verdana"/>
          <w:color w:val="363435"/>
          <w:spacing w:val="41"/>
          <w:sz w:val="20"/>
          <w:szCs w:val="20"/>
        </w:rPr>
        <w:t xml:space="preserve"> </w:t>
      </w:r>
      <w:r w:rsidRPr="004C439B">
        <w:rPr>
          <w:rFonts w:ascii="Verdana" w:eastAsia="MS PMincho" w:hAnsi="Verdana"/>
          <w:color w:val="363435"/>
          <w:spacing w:val="2"/>
          <w:sz w:val="20"/>
          <w:szCs w:val="20"/>
        </w:rPr>
        <w:t>b</w:t>
      </w:r>
      <w:r w:rsidRPr="004C439B">
        <w:rPr>
          <w:rFonts w:ascii="Verdana" w:eastAsia="MS PMincho" w:hAnsi="Verdana"/>
          <w:color w:val="363435"/>
          <w:sz w:val="20"/>
          <w:szCs w:val="20"/>
        </w:rPr>
        <w:t>e</w:t>
      </w:r>
      <w:r w:rsidRPr="004C439B">
        <w:rPr>
          <w:rFonts w:ascii="Verdana" w:eastAsia="MS PMincho" w:hAnsi="Verdana"/>
          <w:color w:val="363435"/>
          <w:spacing w:val="21"/>
          <w:sz w:val="20"/>
          <w:szCs w:val="20"/>
        </w:rPr>
        <w:t xml:space="preserve"> </w:t>
      </w:r>
      <w:r w:rsidRPr="004C439B">
        <w:rPr>
          <w:rFonts w:ascii="Verdana" w:eastAsia="MS PMincho" w:hAnsi="Verdana"/>
          <w:color w:val="363435"/>
          <w:spacing w:val="2"/>
          <w:w w:val="101"/>
          <w:sz w:val="20"/>
          <w:szCs w:val="20"/>
        </w:rPr>
        <w:t>denie</w:t>
      </w:r>
      <w:r w:rsidRPr="004C439B">
        <w:rPr>
          <w:rFonts w:ascii="Verdana" w:eastAsia="MS PMincho" w:hAnsi="Verdana"/>
          <w:color w:val="363435"/>
          <w:w w:val="101"/>
          <w:sz w:val="20"/>
          <w:szCs w:val="20"/>
        </w:rPr>
        <w:t>d</w:t>
      </w:r>
      <w:r w:rsidRPr="004C439B">
        <w:rPr>
          <w:rFonts w:ascii="Verdana" w:eastAsia="MS PMincho" w:hAnsi="Verdana"/>
          <w:color w:val="363435"/>
          <w:spacing w:val="22"/>
          <w:sz w:val="20"/>
          <w:szCs w:val="20"/>
        </w:rPr>
        <w:t xml:space="preserve"> </w:t>
      </w:r>
      <w:r w:rsidRPr="004C439B">
        <w:rPr>
          <w:rFonts w:ascii="Verdana" w:eastAsia="MS PMincho" w:hAnsi="Verdana"/>
          <w:color w:val="363435"/>
          <w:spacing w:val="2"/>
          <w:sz w:val="20"/>
          <w:szCs w:val="20"/>
        </w:rPr>
        <w:t>o</w:t>
      </w:r>
      <w:r w:rsidRPr="004C439B">
        <w:rPr>
          <w:rFonts w:ascii="Verdana" w:eastAsia="MS PMincho" w:hAnsi="Verdana"/>
          <w:color w:val="363435"/>
          <w:sz w:val="20"/>
          <w:szCs w:val="20"/>
        </w:rPr>
        <w:t>r</w:t>
      </w:r>
      <w:r w:rsidRPr="004C439B">
        <w:rPr>
          <w:rFonts w:ascii="Verdana" w:eastAsia="MS PMincho" w:hAnsi="Verdana"/>
          <w:color w:val="363435"/>
          <w:spacing w:val="28"/>
          <w:sz w:val="20"/>
          <w:szCs w:val="20"/>
        </w:rPr>
        <w:t xml:space="preserve"> </w:t>
      </w:r>
      <w:r w:rsidRPr="004C439B">
        <w:rPr>
          <w:rFonts w:ascii="Verdana" w:eastAsia="MS PMincho" w:hAnsi="Verdana"/>
          <w:color w:val="363435"/>
          <w:spacing w:val="-1"/>
          <w:sz w:val="20"/>
          <w:szCs w:val="20"/>
        </w:rPr>
        <w:t>r</w:t>
      </w:r>
      <w:r w:rsidRPr="004C439B">
        <w:rPr>
          <w:rFonts w:ascii="Verdana" w:eastAsia="MS PMincho" w:hAnsi="Verdana"/>
          <w:color w:val="363435"/>
          <w:spacing w:val="1"/>
          <w:sz w:val="20"/>
          <w:szCs w:val="20"/>
        </w:rPr>
        <w:t>e</w:t>
      </w:r>
      <w:r w:rsidRPr="004C439B">
        <w:rPr>
          <w:rFonts w:ascii="Verdana" w:eastAsia="MS PMincho" w:hAnsi="Verdana"/>
          <w:color w:val="363435"/>
          <w:spacing w:val="2"/>
          <w:sz w:val="20"/>
          <w:szCs w:val="20"/>
        </w:rPr>
        <w:t>m</w:t>
      </w:r>
      <w:r w:rsidRPr="004C439B">
        <w:rPr>
          <w:rFonts w:ascii="Verdana" w:eastAsia="MS PMincho" w:hAnsi="Verdana"/>
          <w:color w:val="363435"/>
          <w:spacing w:val="-1"/>
          <w:sz w:val="20"/>
          <w:szCs w:val="20"/>
        </w:rPr>
        <w:t>o</w:t>
      </w:r>
      <w:r w:rsidRPr="004C439B">
        <w:rPr>
          <w:rFonts w:ascii="Verdana" w:eastAsia="MS PMincho" w:hAnsi="Verdana"/>
          <w:color w:val="363435"/>
          <w:spacing w:val="-2"/>
          <w:sz w:val="20"/>
          <w:szCs w:val="20"/>
        </w:rPr>
        <w:t>v</w:t>
      </w:r>
      <w:r w:rsidRPr="004C439B">
        <w:rPr>
          <w:rFonts w:ascii="Verdana" w:eastAsia="MS PMincho" w:hAnsi="Verdana"/>
          <w:color w:val="363435"/>
          <w:spacing w:val="3"/>
          <w:sz w:val="20"/>
          <w:szCs w:val="20"/>
        </w:rPr>
        <w:t>e</w:t>
      </w:r>
      <w:r w:rsidRPr="004C439B">
        <w:rPr>
          <w:rFonts w:ascii="Verdana" w:eastAsia="MS PMincho" w:hAnsi="Verdana"/>
          <w:color w:val="363435"/>
          <w:sz w:val="20"/>
          <w:szCs w:val="20"/>
        </w:rPr>
        <w:t>d</w:t>
      </w:r>
      <w:r w:rsidRPr="004C439B">
        <w:rPr>
          <w:rFonts w:ascii="Verdana" w:eastAsia="MS PMincho" w:hAnsi="Verdana"/>
          <w:color w:val="363435"/>
          <w:spacing w:val="22"/>
          <w:sz w:val="20"/>
          <w:szCs w:val="20"/>
        </w:rPr>
        <w:t xml:space="preserve"> </w:t>
      </w:r>
      <w:r w:rsidRPr="004C439B">
        <w:rPr>
          <w:rFonts w:ascii="Verdana" w:eastAsia="MS PMincho" w:hAnsi="Verdana"/>
          <w:color w:val="363435"/>
          <w:spacing w:val="-1"/>
          <w:sz w:val="20"/>
          <w:szCs w:val="20"/>
        </w:rPr>
        <w:t>b</w:t>
      </w:r>
      <w:r w:rsidRPr="004C439B">
        <w:rPr>
          <w:rFonts w:ascii="Verdana" w:eastAsia="MS PMincho" w:hAnsi="Verdana"/>
          <w:color w:val="363435"/>
          <w:sz w:val="20"/>
          <w:szCs w:val="20"/>
        </w:rPr>
        <w:t>y</w:t>
      </w:r>
      <w:r w:rsidRPr="004C439B">
        <w:rPr>
          <w:rFonts w:ascii="Verdana" w:eastAsia="MS PMincho" w:hAnsi="Verdana"/>
          <w:color w:val="363435"/>
          <w:spacing w:val="-8"/>
          <w:sz w:val="20"/>
          <w:szCs w:val="20"/>
        </w:rPr>
        <w:t xml:space="preserve"> </w:t>
      </w:r>
      <w:r w:rsidRPr="004C439B">
        <w:rPr>
          <w:rFonts w:ascii="Verdana" w:eastAsia="MS PMincho" w:hAnsi="Verdana"/>
          <w:color w:val="363435"/>
          <w:spacing w:val="-3"/>
          <w:w w:val="94"/>
          <w:sz w:val="20"/>
          <w:szCs w:val="20"/>
        </w:rPr>
        <w:t>c</w:t>
      </w:r>
      <w:r w:rsidRPr="004C439B">
        <w:rPr>
          <w:rFonts w:ascii="Verdana" w:eastAsia="MS PMincho" w:hAnsi="Verdana"/>
          <w:color w:val="363435"/>
          <w:spacing w:val="-1"/>
          <w:w w:val="103"/>
          <w:sz w:val="20"/>
          <w:szCs w:val="20"/>
        </w:rPr>
        <w:t>o</w:t>
      </w:r>
      <w:r w:rsidRPr="004C439B">
        <w:rPr>
          <w:rFonts w:ascii="Verdana" w:eastAsia="MS PMincho" w:hAnsi="Verdana"/>
          <w:color w:val="363435"/>
          <w:w w:val="110"/>
          <w:sz w:val="20"/>
          <w:szCs w:val="20"/>
        </w:rPr>
        <w:t>n</w:t>
      </w:r>
      <w:r w:rsidRPr="004C439B">
        <w:rPr>
          <w:rFonts w:ascii="Verdana" w:eastAsia="MS PMincho" w:hAnsi="Verdana"/>
          <w:color w:val="363435"/>
          <w:spacing w:val="1"/>
          <w:w w:val="110"/>
          <w:sz w:val="20"/>
          <w:szCs w:val="20"/>
        </w:rPr>
        <w:t>t</w:t>
      </w:r>
      <w:r w:rsidRPr="004C439B">
        <w:rPr>
          <w:rFonts w:ascii="Verdana" w:eastAsia="MS PMincho" w:hAnsi="Verdana"/>
          <w:color w:val="363435"/>
          <w:spacing w:val="2"/>
          <w:w w:val="110"/>
          <w:sz w:val="20"/>
          <w:szCs w:val="20"/>
        </w:rPr>
        <w:t>r</w:t>
      </w:r>
      <w:r w:rsidRPr="004C439B">
        <w:rPr>
          <w:rFonts w:ascii="Verdana" w:eastAsia="MS PMincho" w:hAnsi="Verdana"/>
          <w:color w:val="363435"/>
          <w:w w:val="98"/>
          <w:sz w:val="20"/>
          <w:szCs w:val="20"/>
        </w:rPr>
        <w:t>a</w:t>
      </w:r>
      <w:r w:rsidRPr="004C439B">
        <w:rPr>
          <w:rFonts w:ascii="Verdana" w:eastAsia="MS PMincho" w:hAnsi="Verdana"/>
          <w:color w:val="363435"/>
          <w:w w:val="99"/>
          <w:sz w:val="20"/>
          <w:szCs w:val="20"/>
        </w:rPr>
        <w:t>c</w:t>
      </w:r>
      <w:r w:rsidR="00B14A14">
        <w:rPr>
          <w:rFonts w:ascii="Verdana" w:eastAsia="MS PMincho" w:hAnsi="Verdana"/>
          <w:color w:val="363435"/>
          <w:w w:val="99"/>
          <w:sz w:val="20"/>
          <w:szCs w:val="20"/>
        </w:rPr>
        <w:t>t</w:t>
      </w:r>
      <w:r w:rsidRPr="004C439B">
        <w:rPr>
          <w:rFonts w:ascii="Verdana" w:eastAsia="MS PMincho" w:hAnsi="Verdana"/>
          <w:color w:val="363435"/>
          <w:w w:val="99"/>
          <w:sz w:val="20"/>
          <w:szCs w:val="20"/>
        </w:rPr>
        <w:t>.</w:t>
      </w:r>
    </w:p>
    <w:p w14:paraId="35DDA8AB" w14:textId="77777777" w:rsidR="004C439B" w:rsidRDefault="004C439B" w:rsidP="004C439B">
      <w:pPr>
        <w:widowControl w:val="0"/>
        <w:autoSpaceDE w:val="0"/>
        <w:autoSpaceDN w:val="0"/>
        <w:adjustRightInd w:val="0"/>
        <w:spacing w:line="243" w:lineRule="auto"/>
        <w:ind w:right="95"/>
        <w:rPr>
          <w:rFonts w:ascii="Verdana" w:eastAsia="MS PMincho" w:hAnsi="Verdana"/>
          <w:color w:val="363435"/>
          <w:w w:val="99"/>
          <w:sz w:val="20"/>
          <w:szCs w:val="20"/>
        </w:rPr>
      </w:pPr>
    </w:p>
    <w:p w14:paraId="139C7500" w14:textId="77777777" w:rsidR="004C439B" w:rsidRPr="00824327" w:rsidRDefault="004C439B" w:rsidP="00824327">
      <w:pPr>
        <w:pStyle w:val="onlinetext"/>
        <w:rPr>
          <w:b/>
          <w:color w:val="000000"/>
        </w:rPr>
      </w:pPr>
      <w:r w:rsidRPr="00824327">
        <w:rPr>
          <w:b/>
          <w:spacing w:val="-7"/>
          <w:w w:val="97"/>
        </w:rPr>
        <w:t>N</w:t>
      </w:r>
      <w:r w:rsidRPr="00824327">
        <w:rPr>
          <w:b/>
          <w:w w:val="97"/>
        </w:rPr>
        <w:t>ames</w:t>
      </w:r>
      <w:r w:rsidRPr="00824327">
        <w:rPr>
          <w:b/>
          <w:spacing w:val="-4"/>
          <w:w w:val="97"/>
        </w:rPr>
        <w:t xml:space="preserve"> </w:t>
      </w:r>
      <w:r w:rsidRPr="00824327">
        <w:rPr>
          <w:b/>
          <w:w w:val="97"/>
        </w:rPr>
        <w:t>and</w:t>
      </w:r>
      <w:r w:rsidRPr="00824327">
        <w:rPr>
          <w:b/>
          <w:spacing w:val="-10"/>
          <w:w w:val="97"/>
        </w:rPr>
        <w:t xml:space="preserve"> </w:t>
      </w:r>
      <w:r w:rsidRPr="00824327">
        <w:rPr>
          <w:b/>
        </w:rPr>
        <w:t>add</w:t>
      </w:r>
      <w:r w:rsidRPr="00824327">
        <w:rPr>
          <w:b/>
          <w:spacing w:val="-2"/>
        </w:rPr>
        <w:t>r</w:t>
      </w:r>
      <w:r w:rsidRPr="00824327">
        <w:rPr>
          <w:b/>
        </w:rPr>
        <w:t>esses</w:t>
      </w:r>
    </w:p>
    <w:p w14:paraId="74414269" w14:textId="77777777" w:rsidR="004C439B" w:rsidRPr="004C439B" w:rsidRDefault="004C439B" w:rsidP="004C439B">
      <w:pPr>
        <w:widowControl w:val="0"/>
        <w:autoSpaceDE w:val="0"/>
        <w:autoSpaceDN w:val="0"/>
        <w:adjustRightInd w:val="0"/>
        <w:spacing w:line="110" w:lineRule="exact"/>
        <w:rPr>
          <w:rFonts w:ascii="Verdana" w:eastAsia="MS PMincho" w:hAnsi="Verdana"/>
          <w:color w:val="000000"/>
          <w:sz w:val="20"/>
          <w:szCs w:val="20"/>
        </w:rPr>
      </w:pPr>
    </w:p>
    <w:p w14:paraId="069DA5F1" w14:textId="77777777" w:rsidR="004C439B" w:rsidRDefault="004C439B" w:rsidP="000C1DB3">
      <w:pPr>
        <w:pStyle w:val="onlinetext"/>
      </w:pPr>
      <w:r w:rsidRPr="002B767B">
        <w:rPr>
          <w:spacing w:val="-1"/>
        </w:rPr>
        <w:t>Th</w:t>
      </w:r>
      <w:r w:rsidRPr="002B767B">
        <w:t>e</w:t>
      </w:r>
      <w:r w:rsidRPr="002B767B">
        <w:rPr>
          <w:spacing w:val="-14"/>
        </w:rPr>
        <w:t xml:space="preserve"> </w:t>
      </w:r>
      <w:r w:rsidRPr="002B767B">
        <w:rPr>
          <w:spacing w:val="-1"/>
        </w:rPr>
        <w:t>landlo</w:t>
      </w:r>
      <w:r w:rsidRPr="002B767B">
        <w:rPr>
          <w:spacing w:val="-3"/>
        </w:rPr>
        <w:t>r</w:t>
      </w:r>
      <w:r w:rsidRPr="002B767B">
        <w:t>d</w:t>
      </w:r>
      <w:r w:rsidRPr="002B767B">
        <w:rPr>
          <w:spacing w:val="1"/>
        </w:rPr>
        <w:t xml:space="preserve"> </w:t>
      </w:r>
      <w:r w:rsidRPr="002B767B">
        <w:rPr>
          <w:spacing w:val="-2"/>
        </w:rPr>
        <w:t>m</w:t>
      </w:r>
      <w:r w:rsidRPr="002B767B">
        <w:rPr>
          <w:spacing w:val="-1"/>
        </w:rPr>
        <w:t>us</w:t>
      </w:r>
      <w:r w:rsidRPr="002B767B">
        <w:t>t</w:t>
      </w:r>
      <w:r w:rsidRPr="002B767B">
        <w:rPr>
          <w:spacing w:val="1"/>
        </w:rPr>
        <w:t xml:space="preserve"> </w:t>
      </w:r>
      <w:r w:rsidRPr="002B767B">
        <w:rPr>
          <w:spacing w:val="-1"/>
        </w:rPr>
        <w:t>notif</w:t>
      </w:r>
      <w:r w:rsidRPr="002B767B">
        <w:t>y</w:t>
      </w:r>
      <w:r w:rsidRPr="002B767B">
        <w:rPr>
          <w:spacing w:val="-18"/>
        </w:rPr>
        <w:t xml:space="preserve"> </w:t>
      </w:r>
      <w:r w:rsidRPr="002B767B">
        <w:rPr>
          <w:spacing w:val="-1"/>
        </w:rPr>
        <w:t>th</w:t>
      </w:r>
      <w:r w:rsidRPr="002B767B">
        <w:t xml:space="preserve">e </w:t>
      </w:r>
      <w:r w:rsidRPr="002B767B">
        <w:rPr>
          <w:spacing w:val="-3"/>
        </w:rPr>
        <w:t>leaseholder</w:t>
      </w:r>
      <w:r w:rsidRPr="002B767B">
        <w:rPr>
          <w:spacing w:val="4"/>
        </w:rPr>
        <w:t xml:space="preserve"> </w:t>
      </w:r>
      <w:r w:rsidRPr="002B767B">
        <w:rPr>
          <w:spacing w:val="-1"/>
        </w:rPr>
        <w:t>o</w:t>
      </w:r>
      <w:r w:rsidRPr="002B767B">
        <w:t>f</w:t>
      </w:r>
      <w:r w:rsidRPr="002B767B">
        <w:rPr>
          <w:spacing w:val="-10"/>
        </w:rPr>
        <w:t xml:space="preserve"> </w:t>
      </w:r>
      <w:r w:rsidRPr="002B767B">
        <w:rPr>
          <w:spacing w:val="-1"/>
        </w:rPr>
        <w:t>a</w:t>
      </w:r>
      <w:r w:rsidRPr="002B767B">
        <w:t>n</w:t>
      </w:r>
      <w:r w:rsidRPr="002B767B">
        <w:rPr>
          <w:spacing w:val="-10"/>
        </w:rPr>
        <w:t xml:space="preserve"> </w:t>
      </w:r>
      <w:r w:rsidRPr="002B767B">
        <w:rPr>
          <w:spacing w:val="-1"/>
        </w:rPr>
        <w:t>add</w:t>
      </w:r>
      <w:r w:rsidRPr="002B767B">
        <w:rPr>
          <w:spacing w:val="-3"/>
        </w:rPr>
        <w:t>r</w:t>
      </w:r>
      <w:r w:rsidRPr="002B767B">
        <w:rPr>
          <w:spacing w:val="-1"/>
        </w:rPr>
        <w:t>es</w:t>
      </w:r>
      <w:r w:rsidRPr="002B767B">
        <w:t>s</w:t>
      </w:r>
      <w:r w:rsidRPr="002B767B">
        <w:rPr>
          <w:spacing w:val="-16"/>
        </w:rPr>
        <w:t xml:space="preserve"> </w:t>
      </w:r>
      <w:r w:rsidRPr="002B767B">
        <w:rPr>
          <w:spacing w:val="-1"/>
        </w:rPr>
        <w:t>i</w:t>
      </w:r>
      <w:r w:rsidRPr="002B767B">
        <w:t>n</w:t>
      </w:r>
      <w:r w:rsidRPr="002B767B">
        <w:rPr>
          <w:spacing w:val="-12"/>
        </w:rPr>
        <w:t xml:space="preserve"> </w:t>
      </w:r>
      <w:r w:rsidRPr="002B767B">
        <w:rPr>
          <w:spacing w:val="-1"/>
        </w:rPr>
        <w:t>En</w:t>
      </w:r>
      <w:r w:rsidRPr="002B767B">
        <w:rPr>
          <w:spacing w:val="3"/>
        </w:rPr>
        <w:t>g</w:t>
      </w:r>
      <w:r w:rsidRPr="002B767B">
        <w:rPr>
          <w:spacing w:val="-1"/>
        </w:rPr>
        <w:t>lan</w:t>
      </w:r>
      <w:r w:rsidRPr="002B767B">
        <w:t>d</w:t>
      </w:r>
      <w:r w:rsidRPr="002B767B">
        <w:rPr>
          <w:spacing w:val="-18"/>
        </w:rPr>
        <w:t xml:space="preserve"> </w:t>
      </w:r>
      <w:r w:rsidRPr="002B767B">
        <w:rPr>
          <w:spacing w:val="-1"/>
        </w:rPr>
        <w:t>an</w:t>
      </w:r>
      <w:r w:rsidRPr="002B767B">
        <w:t>d</w:t>
      </w:r>
      <w:r w:rsidRPr="002B767B">
        <w:rPr>
          <w:spacing w:val="-11"/>
        </w:rPr>
        <w:t xml:space="preserve"> </w:t>
      </w:r>
      <w:r w:rsidRPr="002B767B">
        <w:rPr>
          <w:spacing w:val="-22"/>
          <w:w w:val="97"/>
        </w:rPr>
        <w:t>W</w:t>
      </w:r>
      <w:r w:rsidRPr="002B767B">
        <w:rPr>
          <w:spacing w:val="-1"/>
          <w:w w:val="97"/>
        </w:rPr>
        <w:t>ale</w:t>
      </w:r>
      <w:r w:rsidRPr="002B767B">
        <w:rPr>
          <w:w w:val="97"/>
        </w:rPr>
        <w:t>s</w:t>
      </w:r>
      <w:r w:rsidRPr="002B767B">
        <w:rPr>
          <w:spacing w:val="-12"/>
          <w:w w:val="97"/>
        </w:rPr>
        <w:t xml:space="preserve"> </w:t>
      </w:r>
      <w:r w:rsidRPr="002B767B">
        <w:rPr>
          <w:spacing w:val="-1"/>
        </w:rPr>
        <w:t>whe</w:t>
      </w:r>
      <w:r w:rsidRPr="002B767B">
        <w:rPr>
          <w:spacing w:val="-3"/>
        </w:rPr>
        <w:t>r</w:t>
      </w:r>
      <w:r w:rsidRPr="002B767B">
        <w:t>e</w:t>
      </w:r>
      <w:r w:rsidRPr="002B767B">
        <w:rPr>
          <w:spacing w:val="-5"/>
        </w:rPr>
        <w:t xml:space="preserve"> </w:t>
      </w:r>
      <w:r w:rsidRPr="002B767B">
        <w:rPr>
          <w:spacing w:val="-2"/>
        </w:rPr>
        <w:t>leaseholders</w:t>
      </w:r>
      <w:r w:rsidRPr="002B767B">
        <w:rPr>
          <w:spacing w:val="2"/>
        </w:rPr>
        <w:t xml:space="preserve"> </w:t>
      </w:r>
      <w:r w:rsidRPr="002B767B">
        <w:t>can</w:t>
      </w:r>
      <w:r w:rsidRPr="002B767B">
        <w:rPr>
          <w:spacing w:val="-11"/>
        </w:rPr>
        <w:t xml:space="preserve"> </w:t>
      </w:r>
      <w:r w:rsidRPr="002B767B">
        <w:rPr>
          <w:w w:val="95"/>
        </w:rPr>
        <w:t>se</w:t>
      </w:r>
      <w:r w:rsidRPr="002B767B">
        <w:rPr>
          <w:spacing w:val="5"/>
          <w:w w:val="95"/>
        </w:rPr>
        <w:t>r</w:t>
      </w:r>
      <w:r w:rsidRPr="002B767B">
        <w:rPr>
          <w:spacing w:val="-4"/>
          <w:w w:val="95"/>
        </w:rPr>
        <w:t>v</w:t>
      </w:r>
      <w:r w:rsidRPr="002B767B">
        <w:rPr>
          <w:w w:val="95"/>
        </w:rPr>
        <w:t>e</w:t>
      </w:r>
      <w:r w:rsidRPr="002B767B">
        <w:rPr>
          <w:spacing w:val="-5"/>
          <w:w w:val="95"/>
        </w:rPr>
        <w:t xml:space="preserve"> </w:t>
      </w:r>
      <w:r w:rsidRPr="002B767B">
        <w:t>noti</w:t>
      </w:r>
      <w:r w:rsidRPr="002B767B">
        <w:rPr>
          <w:spacing w:val="-3"/>
        </w:rPr>
        <w:t>c</w:t>
      </w:r>
      <w:r w:rsidRPr="002B767B">
        <w:t>es</w:t>
      </w:r>
      <w:r w:rsidRPr="002B767B">
        <w:rPr>
          <w:spacing w:val="-16"/>
        </w:rPr>
        <w:t xml:space="preserve"> </w:t>
      </w:r>
      <w:r w:rsidRPr="002B767B">
        <w:t>(for</w:t>
      </w:r>
      <w:r w:rsidRPr="002B767B">
        <w:rPr>
          <w:spacing w:val="-2"/>
        </w:rPr>
        <w:t xml:space="preserve"> </w:t>
      </w:r>
      <w:r w:rsidRPr="002B767B">
        <w:rPr>
          <w:spacing w:val="-2"/>
          <w:w w:val="98"/>
        </w:rPr>
        <w:t>e</w:t>
      </w:r>
      <w:r w:rsidRPr="002B767B">
        <w:rPr>
          <w:w w:val="98"/>
        </w:rPr>
        <w:t>xample</w:t>
      </w:r>
      <w:r w:rsidRPr="002B767B">
        <w:rPr>
          <w:spacing w:val="-9"/>
          <w:w w:val="98"/>
        </w:rPr>
        <w:t xml:space="preserve"> </w:t>
      </w:r>
      <w:r w:rsidRPr="002B767B">
        <w:t>in</w:t>
      </w:r>
      <w:r w:rsidRPr="002B767B">
        <w:rPr>
          <w:spacing w:val="-5"/>
        </w:rPr>
        <w:t xml:space="preserve"> </w:t>
      </w:r>
      <w:r w:rsidRPr="002B767B">
        <w:rPr>
          <w:spacing w:val="-3"/>
        </w:rPr>
        <w:t>c</w:t>
      </w:r>
      <w:r w:rsidRPr="002B767B">
        <w:rPr>
          <w:spacing w:val="-1"/>
        </w:rPr>
        <w:t>o</w:t>
      </w:r>
      <w:r w:rsidRPr="002B767B">
        <w:t>nne</w:t>
      </w:r>
      <w:r w:rsidRPr="002B767B">
        <w:rPr>
          <w:spacing w:val="1"/>
        </w:rPr>
        <w:t>ct</w:t>
      </w:r>
      <w:r w:rsidRPr="002B767B">
        <w:t>ion</w:t>
      </w:r>
      <w:r w:rsidRPr="002B767B">
        <w:rPr>
          <w:spacing w:val="9"/>
        </w:rPr>
        <w:t xml:space="preserve"> </w:t>
      </w:r>
      <w:r w:rsidRPr="002B767B">
        <w:rPr>
          <w:spacing w:val="4"/>
        </w:rPr>
        <w:t>w</w:t>
      </w:r>
      <w:r w:rsidRPr="002B767B">
        <w:t>ith</w:t>
      </w:r>
      <w:r w:rsidRPr="002B767B">
        <w:rPr>
          <w:spacing w:val="-11"/>
        </w:rPr>
        <w:t xml:space="preserve"> </w:t>
      </w:r>
      <w:r w:rsidRPr="002B767B">
        <w:rPr>
          <w:spacing w:val="-3"/>
        </w:rPr>
        <w:t>c</w:t>
      </w:r>
      <w:r w:rsidRPr="002B767B">
        <w:t>ou</w:t>
      </w:r>
      <w:r w:rsidRPr="002B767B">
        <w:rPr>
          <w:spacing w:val="4"/>
        </w:rPr>
        <w:t>r</w:t>
      </w:r>
      <w:r w:rsidRPr="002B767B">
        <w:t>t</w:t>
      </w:r>
      <w:r w:rsidRPr="002B767B">
        <w:rPr>
          <w:spacing w:val="2"/>
        </w:rPr>
        <w:t xml:space="preserve"> </w:t>
      </w:r>
      <w:r w:rsidRPr="002B767B">
        <w:t>p</w:t>
      </w:r>
      <w:r w:rsidRPr="002B767B">
        <w:rPr>
          <w:spacing w:val="-3"/>
        </w:rPr>
        <w:t>r</w:t>
      </w:r>
      <w:r w:rsidRPr="002B767B">
        <w:t>o</w:t>
      </w:r>
      <w:r w:rsidRPr="002B767B">
        <w:rPr>
          <w:spacing w:val="-3"/>
        </w:rPr>
        <w:t>c</w:t>
      </w:r>
      <w:r w:rsidRPr="002B767B">
        <w:t>eedin</w:t>
      </w:r>
      <w:r w:rsidRPr="002B767B">
        <w:rPr>
          <w:spacing w:val="1"/>
        </w:rPr>
        <w:t>g</w:t>
      </w:r>
      <w:r w:rsidRPr="002B767B">
        <w:t>s).</w:t>
      </w:r>
      <w:r w:rsidRPr="002B767B">
        <w:rPr>
          <w:spacing w:val="-5"/>
        </w:rPr>
        <w:t xml:space="preserve"> </w:t>
      </w:r>
      <w:r w:rsidRPr="002B767B">
        <w:t>This</w:t>
      </w:r>
      <w:r w:rsidRPr="002B767B">
        <w:rPr>
          <w:spacing w:val="9"/>
        </w:rPr>
        <w:t xml:space="preserve"> </w:t>
      </w:r>
      <w:r w:rsidRPr="002B767B">
        <w:t>m</w:t>
      </w:r>
      <w:r w:rsidRPr="002B767B">
        <w:rPr>
          <w:spacing w:val="-3"/>
        </w:rPr>
        <w:t>a</w:t>
      </w:r>
      <w:r w:rsidRPr="002B767B">
        <w:t>y</w:t>
      </w:r>
      <w:r w:rsidRPr="002B767B">
        <w:rPr>
          <w:spacing w:val="3"/>
        </w:rPr>
        <w:t xml:space="preserve"> </w:t>
      </w:r>
      <w:r w:rsidRPr="002B767B">
        <w:t>be</w:t>
      </w:r>
      <w:r w:rsidRPr="002B767B">
        <w:rPr>
          <w:spacing w:val="7"/>
        </w:rPr>
        <w:t xml:space="preserve"> </w:t>
      </w:r>
      <w:r w:rsidRPr="002B767B">
        <w:t>the</w:t>
      </w:r>
      <w:r w:rsidRPr="002B767B">
        <w:rPr>
          <w:spacing w:val="16"/>
        </w:rPr>
        <w:t xml:space="preserve"> </w:t>
      </w:r>
      <w:r w:rsidRPr="002B767B">
        <w:t>add</w:t>
      </w:r>
      <w:r w:rsidRPr="002B767B">
        <w:rPr>
          <w:spacing w:val="-2"/>
        </w:rPr>
        <w:t>r</w:t>
      </w:r>
      <w:r w:rsidRPr="002B767B">
        <w:t>ess</w:t>
      </w:r>
      <w:r w:rsidRPr="002B767B">
        <w:rPr>
          <w:spacing w:val="1"/>
        </w:rPr>
        <w:t xml:space="preserve"> </w:t>
      </w:r>
      <w:r w:rsidRPr="002B767B">
        <w:t>of</w:t>
      </w:r>
      <w:r w:rsidRPr="002B767B">
        <w:rPr>
          <w:spacing w:val="16"/>
        </w:rPr>
        <w:t xml:space="preserve"> </w:t>
      </w:r>
      <w:r w:rsidRPr="002B767B">
        <w:t>a</w:t>
      </w:r>
      <w:r w:rsidRPr="002B767B">
        <w:rPr>
          <w:spacing w:val="7"/>
        </w:rPr>
        <w:t xml:space="preserve"> </w:t>
      </w:r>
      <w:r w:rsidRPr="002B767B">
        <w:rPr>
          <w:spacing w:val="-2"/>
        </w:rPr>
        <w:t>r</w:t>
      </w:r>
      <w:r w:rsidRPr="002B767B">
        <w:t>ep</w:t>
      </w:r>
      <w:r w:rsidRPr="002B767B">
        <w:rPr>
          <w:spacing w:val="-2"/>
        </w:rPr>
        <w:t>r</w:t>
      </w:r>
      <w:r w:rsidRPr="002B767B">
        <w:t>esentat</w:t>
      </w:r>
      <w:r w:rsidRPr="002B767B">
        <w:rPr>
          <w:spacing w:val="-2"/>
        </w:rPr>
        <w:t>i</w:t>
      </w:r>
      <w:r w:rsidRPr="002B767B">
        <w:rPr>
          <w:spacing w:val="-3"/>
        </w:rPr>
        <w:t>v</w:t>
      </w:r>
      <w:r w:rsidRPr="002B767B">
        <w:t>e</w:t>
      </w:r>
      <w:r w:rsidRPr="002B767B">
        <w:rPr>
          <w:spacing w:val="3"/>
        </w:rPr>
        <w:t xml:space="preserve"> </w:t>
      </w:r>
      <w:r w:rsidRPr="002B767B">
        <w:t>su</w:t>
      </w:r>
      <w:r w:rsidRPr="002B767B">
        <w:rPr>
          <w:spacing w:val="-1"/>
        </w:rPr>
        <w:t>c</w:t>
      </w:r>
      <w:r w:rsidRPr="002B767B">
        <w:t>h</w:t>
      </w:r>
      <w:r w:rsidRPr="002B767B">
        <w:rPr>
          <w:spacing w:val="11"/>
        </w:rPr>
        <w:t xml:space="preserve"> </w:t>
      </w:r>
      <w:r w:rsidRPr="002B767B">
        <w:t>as</w:t>
      </w:r>
      <w:r w:rsidRPr="002B767B">
        <w:rPr>
          <w:spacing w:val="1"/>
        </w:rPr>
        <w:t xml:space="preserve"> </w:t>
      </w:r>
      <w:r w:rsidRPr="002B767B">
        <w:t>a</w:t>
      </w:r>
      <w:r w:rsidRPr="002B767B">
        <w:rPr>
          <w:spacing w:val="7"/>
        </w:rPr>
        <w:t xml:space="preserve"> </w:t>
      </w:r>
      <w:r w:rsidRPr="002B767B">
        <w:t>solici</w:t>
      </w:r>
      <w:r w:rsidRPr="002B767B">
        <w:rPr>
          <w:spacing w:val="-2"/>
        </w:rPr>
        <w:t>t</w:t>
      </w:r>
      <w:r w:rsidRPr="002B767B">
        <w:t>o</w:t>
      </w:r>
      <w:r w:rsidRPr="002B767B">
        <w:rPr>
          <w:spacing w:val="-13"/>
        </w:rPr>
        <w:t>r</w:t>
      </w:r>
      <w:r w:rsidR="00FD0924" w:rsidRPr="002B767B">
        <w:rPr>
          <w:spacing w:val="-13"/>
        </w:rPr>
        <w:t xml:space="preserve"> (s</w:t>
      </w:r>
      <w:r w:rsidR="00FA39AD" w:rsidRPr="002B767B">
        <w:rPr>
          <w:spacing w:val="-13"/>
        </w:rPr>
        <w:t xml:space="preserve">ection </w:t>
      </w:r>
      <w:r w:rsidR="00FD0924" w:rsidRPr="002B767B">
        <w:rPr>
          <w:spacing w:val="-13"/>
        </w:rPr>
        <w:t xml:space="preserve">48 </w:t>
      </w:r>
      <w:r w:rsidR="00FD0924" w:rsidRPr="000C1DB3">
        <w:rPr>
          <w:i/>
          <w:spacing w:val="-13"/>
        </w:rPr>
        <w:t>Landlord and Tenant Act</w:t>
      </w:r>
      <w:r w:rsidR="00647682" w:rsidRPr="002B767B">
        <w:t xml:space="preserve"> 1987</w:t>
      </w:r>
      <w:r w:rsidR="000C1DB3">
        <w:t xml:space="preserve">. </w:t>
      </w:r>
      <w:r w:rsidRPr="002B767B">
        <w:rPr>
          <w:spacing w:val="-2"/>
        </w:rPr>
        <w:t>F</w:t>
      </w:r>
      <w:r w:rsidRPr="002B767B">
        <w:t>ai</w:t>
      </w:r>
      <w:r w:rsidRPr="002B767B">
        <w:rPr>
          <w:spacing w:val="-1"/>
        </w:rPr>
        <w:t>l</w:t>
      </w:r>
      <w:r w:rsidRPr="002B767B">
        <w:t>u</w:t>
      </w:r>
      <w:r w:rsidRPr="002B767B">
        <w:rPr>
          <w:spacing w:val="-2"/>
        </w:rPr>
        <w:t>r</w:t>
      </w:r>
      <w:r w:rsidRPr="002B767B">
        <w:t>e</w:t>
      </w:r>
      <w:r w:rsidRPr="002B767B">
        <w:rPr>
          <w:spacing w:val="-4"/>
        </w:rPr>
        <w:t xml:space="preserve"> </w:t>
      </w:r>
      <w:r w:rsidRPr="002B767B">
        <w:rPr>
          <w:spacing w:val="-2"/>
        </w:rPr>
        <w:t>t</w:t>
      </w:r>
      <w:r w:rsidRPr="002B767B">
        <w:t>o</w:t>
      </w:r>
      <w:r w:rsidRPr="002B767B">
        <w:rPr>
          <w:spacing w:val="18"/>
        </w:rPr>
        <w:t xml:space="preserve"> </w:t>
      </w:r>
      <w:r w:rsidRPr="002B767B">
        <w:rPr>
          <w:spacing w:val="-1"/>
        </w:rPr>
        <w:t>d</w:t>
      </w:r>
      <w:r w:rsidRPr="002B767B">
        <w:t>o</w:t>
      </w:r>
      <w:r w:rsidRPr="002B767B">
        <w:rPr>
          <w:spacing w:val="8"/>
        </w:rPr>
        <w:t xml:space="preserve"> </w:t>
      </w:r>
      <w:r w:rsidRPr="002B767B">
        <w:t>this</w:t>
      </w:r>
      <w:r w:rsidRPr="002B767B">
        <w:rPr>
          <w:spacing w:val="9"/>
        </w:rPr>
        <w:t xml:space="preserve"> </w:t>
      </w:r>
      <w:r w:rsidRPr="002B767B">
        <w:t>means</w:t>
      </w:r>
      <w:r w:rsidRPr="002B767B">
        <w:rPr>
          <w:spacing w:val="11"/>
        </w:rPr>
        <w:t xml:space="preserve"> </w:t>
      </w:r>
      <w:r w:rsidRPr="002B767B">
        <w:t>a</w:t>
      </w:r>
      <w:r w:rsidRPr="002B767B">
        <w:rPr>
          <w:spacing w:val="-5"/>
        </w:rPr>
        <w:t>n</w:t>
      </w:r>
      <w:r w:rsidRPr="002B767B">
        <w:t>y</w:t>
      </w:r>
      <w:r w:rsidRPr="002B767B">
        <w:rPr>
          <w:spacing w:val="-1"/>
        </w:rPr>
        <w:t xml:space="preserve"> </w:t>
      </w:r>
      <w:r w:rsidRPr="002B767B">
        <w:rPr>
          <w:spacing w:val="-3"/>
        </w:rPr>
        <w:t>r</w:t>
      </w:r>
      <w:r w:rsidRPr="002B767B">
        <w:rPr>
          <w:spacing w:val="-1"/>
        </w:rPr>
        <w:t>e</w:t>
      </w:r>
      <w:r w:rsidRPr="002B767B">
        <w:t>nt</w:t>
      </w:r>
      <w:r w:rsidRPr="002B767B">
        <w:rPr>
          <w:spacing w:val="23"/>
        </w:rPr>
        <w:t xml:space="preserve"> </w:t>
      </w:r>
      <w:r w:rsidRPr="002B767B">
        <w:t>or</w:t>
      </w:r>
      <w:r w:rsidRPr="002B767B">
        <w:rPr>
          <w:spacing w:val="16"/>
        </w:rPr>
        <w:t xml:space="preserve"> </w:t>
      </w:r>
      <w:r w:rsidRPr="002B767B">
        <w:t>se</w:t>
      </w:r>
      <w:r w:rsidRPr="002B767B">
        <w:rPr>
          <w:spacing w:val="5"/>
        </w:rPr>
        <w:t>r</w:t>
      </w:r>
      <w:r w:rsidRPr="002B767B">
        <w:rPr>
          <w:spacing w:val="4"/>
        </w:rPr>
        <w:t>v</w:t>
      </w:r>
      <w:r w:rsidRPr="002B767B">
        <w:t>i</w:t>
      </w:r>
      <w:r w:rsidRPr="002B767B">
        <w:rPr>
          <w:spacing w:val="-3"/>
        </w:rPr>
        <w:t>c</w:t>
      </w:r>
      <w:r w:rsidRPr="002B767B">
        <w:t>e</w:t>
      </w:r>
      <w:r w:rsidRPr="002B767B">
        <w:rPr>
          <w:spacing w:val="-10"/>
        </w:rPr>
        <w:t xml:space="preserve"> </w:t>
      </w:r>
      <w:r w:rsidRPr="002B767B">
        <w:rPr>
          <w:spacing w:val="-2"/>
        </w:rPr>
        <w:t>c</w:t>
      </w:r>
      <w:r w:rsidRPr="002B767B">
        <w:t>harge</w:t>
      </w:r>
      <w:r w:rsidRPr="002B767B">
        <w:rPr>
          <w:spacing w:val="-4"/>
        </w:rPr>
        <w:t xml:space="preserve"> </w:t>
      </w:r>
      <w:r w:rsidRPr="002B767B">
        <w:rPr>
          <w:w w:val="93"/>
        </w:rPr>
        <w:t>is</w:t>
      </w:r>
      <w:r w:rsidRPr="002B767B">
        <w:rPr>
          <w:spacing w:val="6"/>
        </w:rPr>
        <w:t xml:space="preserve"> </w:t>
      </w:r>
      <w:r w:rsidRPr="002B767B">
        <w:rPr>
          <w:w w:val="107"/>
        </w:rPr>
        <w:t>not</w:t>
      </w:r>
      <w:r w:rsidRPr="002B767B">
        <w:rPr>
          <w:spacing w:val="6"/>
        </w:rPr>
        <w:t xml:space="preserve"> </w:t>
      </w:r>
      <w:r w:rsidRPr="002B767B">
        <w:t>p</w:t>
      </w:r>
      <w:r w:rsidRPr="002B767B">
        <w:rPr>
          <w:spacing w:val="-4"/>
        </w:rPr>
        <w:t>a</w:t>
      </w:r>
      <w:r w:rsidRPr="002B767B">
        <w:rPr>
          <w:spacing w:val="-2"/>
        </w:rPr>
        <w:t>y</w:t>
      </w:r>
      <w:r w:rsidRPr="002B767B">
        <w:t>able</w:t>
      </w:r>
      <w:r w:rsidRPr="002B767B">
        <w:rPr>
          <w:spacing w:val="-12"/>
        </w:rPr>
        <w:t xml:space="preserve"> </w:t>
      </w:r>
      <w:r w:rsidRPr="002B767B">
        <w:rPr>
          <w:b/>
          <w:iCs/>
        </w:rPr>
        <w:t>un</w:t>
      </w:r>
      <w:r w:rsidRPr="002B767B">
        <w:rPr>
          <w:b/>
          <w:iCs/>
          <w:spacing w:val="2"/>
        </w:rPr>
        <w:t>t</w:t>
      </w:r>
      <w:r w:rsidRPr="002B767B">
        <w:rPr>
          <w:b/>
          <w:iCs/>
        </w:rPr>
        <w:t>il</w:t>
      </w:r>
      <w:r w:rsidRPr="002B767B">
        <w:rPr>
          <w:i/>
          <w:iCs/>
          <w:spacing w:val="8"/>
        </w:rPr>
        <w:t xml:space="preserve"> </w:t>
      </w:r>
      <w:r w:rsidRPr="002B767B">
        <w:t>this</w:t>
      </w:r>
      <w:r w:rsidRPr="002B767B">
        <w:rPr>
          <w:spacing w:val="9"/>
        </w:rPr>
        <w:t xml:space="preserve"> </w:t>
      </w:r>
      <w:r w:rsidRPr="002B767B">
        <w:t>info</w:t>
      </w:r>
      <w:r w:rsidRPr="002B767B">
        <w:rPr>
          <w:spacing w:val="2"/>
        </w:rPr>
        <w:t>r</w:t>
      </w:r>
      <w:r w:rsidRPr="002B767B">
        <w:t>mation</w:t>
      </w:r>
      <w:r w:rsidRPr="002B767B">
        <w:rPr>
          <w:spacing w:val="35"/>
        </w:rPr>
        <w:t xml:space="preserve"> </w:t>
      </w:r>
      <w:r w:rsidRPr="002B767B">
        <w:t>is</w:t>
      </w:r>
      <w:r w:rsidRPr="002B767B">
        <w:rPr>
          <w:spacing w:val="-9"/>
        </w:rPr>
        <w:t xml:space="preserve"> </w:t>
      </w:r>
      <w:r w:rsidRPr="002B767B">
        <w:rPr>
          <w:w w:val="107"/>
        </w:rPr>
        <w:t>p</w:t>
      </w:r>
      <w:r w:rsidRPr="002B767B">
        <w:rPr>
          <w:spacing w:val="-3"/>
          <w:w w:val="107"/>
        </w:rPr>
        <w:t>r</w:t>
      </w:r>
      <w:r w:rsidRPr="002B767B">
        <w:rPr>
          <w:spacing w:val="-3"/>
          <w:w w:val="103"/>
        </w:rPr>
        <w:t>o</w:t>
      </w:r>
      <w:r w:rsidRPr="002B767B">
        <w:rPr>
          <w:spacing w:val="4"/>
          <w:w w:val="91"/>
        </w:rPr>
        <w:t>v</w:t>
      </w:r>
      <w:r w:rsidRPr="002B767B">
        <w:t>ided.</w:t>
      </w:r>
    </w:p>
    <w:p w14:paraId="68F3C253" w14:textId="77777777" w:rsidR="002B767B" w:rsidRPr="002B767B" w:rsidRDefault="002B767B" w:rsidP="004C439B">
      <w:pPr>
        <w:widowControl w:val="0"/>
        <w:autoSpaceDE w:val="0"/>
        <w:autoSpaceDN w:val="0"/>
        <w:adjustRightInd w:val="0"/>
        <w:spacing w:line="243" w:lineRule="auto"/>
        <w:ind w:right="-41"/>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E85DBA" w:rsidRPr="002B767B" w14:paraId="52C9B6EF" w14:textId="77777777" w:rsidTr="00E85DBA">
        <w:tc>
          <w:tcPr>
            <w:tcW w:w="9242" w:type="dxa"/>
          </w:tcPr>
          <w:p w14:paraId="6A72D7B2" w14:textId="77777777" w:rsidR="00E85DBA" w:rsidRPr="002B767B" w:rsidRDefault="000C1DB3" w:rsidP="004C439B">
            <w:pPr>
              <w:widowControl w:val="0"/>
              <w:autoSpaceDE w:val="0"/>
              <w:autoSpaceDN w:val="0"/>
              <w:adjustRightInd w:val="0"/>
              <w:spacing w:line="243" w:lineRule="auto"/>
              <w:ind w:right="-41"/>
              <w:rPr>
                <w:rFonts w:ascii="Verdana" w:eastAsia="MS PMincho" w:hAnsi="Verdana"/>
                <w:i/>
                <w:sz w:val="20"/>
                <w:szCs w:val="20"/>
              </w:rPr>
            </w:pPr>
            <w:r>
              <w:rPr>
                <w:rFonts w:ascii="Verdana" w:eastAsia="MS PMincho" w:hAnsi="Verdana"/>
                <w:i/>
                <w:sz w:val="20"/>
                <w:szCs w:val="20"/>
              </w:rPr>
              <w:t>s.</w:t>
            </w:r>
            <w:r w:rsidR="00E85DBA" w:rsidRPr="002B767B">
              <w:rPr>
                <w:rFonts w:ascii="Verdana" w:eastAsia="MS PMincho" w:hAnsi="Verdana"/>
                <w:i/>
                <w:sz w:val="20"/>
                <w:szCs w:val="20"/>
              </w:rPr>
              <w:t>48 Landlord and Tenant Act 1987 (as amended by the Commonhold and Leasehold Reform Act 2002</w:t>
            </w:r>
          </w:p>
        </w:tc>
      </w:tr>
    </w:tbl>
    <w:p w14:paraId="1F7BBE8D" w14:textId="77777777" w:rsidR="004C439B" w:rsidRPr="002B767B" w:rsidRDefault="004C439B" w:rsidP="004C439B">
      <w:pPr>
        <w:widowControl w:val="0"/>
        <w:autoSpaceDE w:val="0"/>
        <w:autoSpaceDN w:val="0"/>
        <w:adjustRightInd w:val="0"/>
        <w:spacing w:line="280" w:lineRule="exact"/>
        <w:rPr>
          <w:rFonts w:ascii="Verdana" w:eastAsia="MS PMincho" w:hAnsi="Verdana"/>
          <w:sz w:val="20"/>
          <w:szCs w:val="20"/>
        </w:rPr>
      </w:pPr>
    </w:p>
    <w:p w14:paraId="6949E4E3" w14:textId="77777777" w:rsidR="004C439B" w:rsidRDefault="004C439B" w:rsidP="004C439B">
      <w:pPr>
        <w:widowControl w:val="0"/>
        <w:autoSpaceDE w:val="0"/>
        <w:autoSpaceDN w:val="0"/>
        <w:adjustRightInd w:val="0"/>
        <w:spacing w:line="243" w:lineRule="auto"/>
        <w:ind w:right="-35"/>
        <w:rPr>
          <w:rFonts w:ascii="Verdana" w:eastAsia="MS PMincho" w:hAnsi="Verdana"/>
          <w:w w:val="106"/>
          <w:sz w:val="20"/>
          <w:szCs w:val="20"/>
        </w:rPr>
      </w:pPr>
      <w:r w:rsidRPr="002B767B">
        <w:rPr>
          <w:rFonts w:ascii="Verdana" w:eastAsia="MS PMincho" w:hAnsi="Verdana"/>
          <w:sz w:val="20"/>
          <w:szCs w:val="20"/>
        </w:rPr>
        <w:t>This</w:t>
      </w:r>
      <w:r w:rsidRPr="002B767B">
        <w:rPr>
          <w:rFonts w:ascii="Verdana" w:eastAsia="MS PMincho" w:hAnsi="Verdana"/>
          <w:spacing w:val="-6"/>
          <w:sz w:val="20"/>
          <w:szCs w:val="20"/>
        </w:rPr>
        <w:t xml:space="preserve"> </w:t>
      </w:r>
      <w:r w:rsidRPr="002B767B">
        <w:rPr>
          <w:rFonts w:ascii="Verdana" w:eastAsia="MS PMincho" w:hAnsi="Verdana"/>
          <w:sz w:val="20"/>
          <w:szCs w:val="20"/>
        </w:rPr>
        <w:t>name</w:t>
      </w:r>
      <w:r w:rsidRPr="002B767B">
        <w:rPr>
          <w:rFonts w:ascii="Verdana" w:eastAsia="MS PMincho" w:hAnsi="Verdana"/>
          <w:spacing w:val="17"/>
          <w:sz w:val="20"/>
          <w:szCs w:val="20"/>
        </w:rPr>
        <w:t xml:space="preserve"> </w:t>
      </w:r>
      <w:r w:rsidRPr="002B767B">
        <w:rPr>
          <w:rFonts w:ascii="Verdana" w:eastAsia="MS PMincho" w:hAnsi="Verdana"/>
          <w:sz w:val="20"/>
          <w:szCs w:val="20"/>
        </w:rPr>
        <w:t>and</w:t>
      </w:r>
      <w:r w:rsidRPr="002B767B">
        <w:rPr>
          <w:rFonts w:ascii="Verdana" w:eastAsia="MS PMincho" w:hAnsi="Verdana"/>
          <w:spacing w:val="20"/>
          <w:sz w:val="20"/>
          <w:szCs w:val="20"/>
        </w:rPr>
        <w:t xml:space="preserve"> </w:t>
      </w:r>
      <w:r w:rsidRPr="002B767B">
        <w:rPr>
          <w:rFonts w:ascii="Verdana" w:eastAsia="MS PMincho" w:hAnsi="Verdana"/>
          <w:sz w:val="20"/>
          <w:szCs w:val="20"/>
        </w:rPr>
        <w:t>add</w:t>
      </w:r>
      <w:r w:rsidRPr="002B767B">
        <w:rPr>
          <w:rFonts w:ascii="Verdana" w:eastAsia="MS PMincho" w:hAnsi="Verdana"/>
          <w:spacing w:val="-3"/>
          <w:sz w:val="20"/>
          <w:szCs w:val="20"/>
        </w:rPr>
        <w:t>r</w:t>
      </w:r>
      <w:r w:rsidRPr="002B767B">
        <w:rPr>
          <w:rFonts w:ascii="Verdana" w:eastAsia="MS PMincho" w:hAnsi="Verdana"/>
          <w:sz w:val="20"/>
          <w:szCs w:val="20"/>
        </w:rPr>
        <w:t xml:space="preserve">ess </w:t>
      </w:r>
      <w:r w:rsidRPr="002B767B">
        <w:rPr>
          <w:rFonts w:ascii="Verdana" w:eastAsia="MS PMincho" w:hAnsi="Verdana"/>
          <w:spacing w:val="-1"/>
          <w:sz w:val="20"/>
          <w:szCs w:val="20"/>
        </w:rPr>
        <w:t>m</w:t>
      </w:r>
      <w:r w:rsidRPr="002B767B">
        <w:rPr>
          <w:rFonts w:ascii="Verdana" w:eastAsia="MS PMincho" w:hAnsi="Verdana"/>
          <w:sz w:val="20"/>
          <w:szCs w:val="20"/>
        </w:rPr>
        <w:t>ust</w:t>
      </w:r>
      <w:r w:rsidRPr="002B767B">
        <w:rPr>
          <w:rFonts w:ascii="Verdana" w:eastAsia="MS PMincho" w:hAnsi="Verdana"/>
          <w:spacing w:val="24"/>
          <w:sz w:val="20"/>
          <w:szCs w:val="20"/>
        </w:rPr>
        <w:t xml:space="preserve"> </w:t>
      </w:r>
      <w:r w:rsidRPr="002B767B">
        <w:rPr>
          <w:rFonts w:ascii="Verdana" w:eastAsia="MS PMincho" w:hAnsi="Verdana"/>
          <w:sz w:val="20"/>
          <w:szCs w:val="20"/>
        </w:rPr>
        <w:t>also</w:t>
      </w:r>
      <w:r w:rsidRPr="002B767B">
        <w:rPr>
          <w:rFonts w:ascii="Verdana" w:eastAsia="MS PMincho" w:hAnsi="Verdana"/>
          <w:spacing w:val="-5"/>
          <w:sz w:val="20"/>
          <w:szCs w:val="20"/>
        </w:rPr>
        <w:t xml:space="preserve"> </w:t>
      </w:r>
      <w:r w:rsidRPr="002B767B">
        <w:rPr>
          <w:rFonts w:ascii="Verdana" w:eastAsia="MS PMincho" w:hAnsi="Verdana"/>
          <w:sz w:val="20"/>
          <w:szCs w:val="20"/>
        </w:rPr>
        <w:t>appear</w:t>
      </w:r>
      <w:r w:rsidRPr="002B767B">
        <w:rPr>
          <w:rFonts w:ascii="Verdana" w:eastAsia="MS PMincho" w:hAnsi="Verdana"/>
          <w:spacing w:val="13"/>
          <w:sz w:val="20"/>
          <w:szCs w:val="20"/>
        </w:rPr>
        <w:t xml:space="preserve"> </w:t>
      </w:r>
      <w:r w:rsidRPr="002B767B">
        <w:rPr>
          <w:rFonts w:ascii="Verdana" w:eastAsia="MS PMincho" w:hAnsi="Verdana"/>
          <w:sz w:val="20"/>
          <w:szCs w:val="20"/>
        </w:rPr>
        <w:t>on</w:t>
      </w:r>
      <w:r w:rsidRPr="002B767B">
        <w:rPr>
          <w:rFonts w:ascii="Verdana" w:eastAsia="MS PMincho" w:hAnsi="Verdana"/>
          <w:spacing w:val="20"/>
          <w:sz w:val="20"/>
          <w:szCs w:val="20"/>
        </w:rPr>
        <w:t xml:space="preserve"> </w:t>
      </w:r>
      <w:r w:rsidRPr="002B767B">
        <w:rPr>
          <w:rFonts w:ascii="Verdana" w:eastAsia="MS PMincho" w:hAnsi="Verdana"/>
          <w:sz w:val="20"/>
          <w:szCs w:val="20"/>
        </w:rPr>
        <w:t>a</w:t>
      </w:r>
      <w:r w:rsidRPr="002B767B">
        <w:rPr>
          <w:rFonts w:ascii="Verdana" w:eastAsia="MS PMincho" w:hAnsi="Verdana"/>
          <w:spacing w:val="-5"/>
          <w:sz w:val="20"/>
          <w:szCs w:val="20"/>
        </w:rPr>
        <w:t>n</w:t>
      </w:r>
      <w:r w:rsidRPr="002B767B">
        <w:rPr>
          <w:rFonts w:ascii="Verdana" w:eastAsia="MS PMincho" w:hAnsi="Verdana"/>
          <w:sz w:val="20"/>
          <w:szCs w:val="20"/>
        </w:rPr>
        <w:t>y</w:t>
      </w:r>
      <w:r w:rsidRPr="002B767B">
        <w:rPr>
          <w:rFonts w:ascii="Verdana" w:eastAsia="MS PMincho" w:hAnsi="Verdana"/>
          <w:spacing w:val="1"/>
          <w:sz w:val="20"/>
          <w:szCs w:val="20"/>
        </w:rPr>
        <w:t xml:space="preserve"> </w:t>
      </w:r>
      <w:r w:rsidRPr="002B767B">
        <w:rPr>
          <w:rFonts w:ascii="Verdana" w:eastAsia="MS PMincho" w:hAnsi="Verdana"/>
          <w:spacing w:val="4"/>
          <w:sz w:val="20"/>
          <w:szCs w:val="20"/>
        </w:rPr>
        <w:t>w</w:t>
      </w:r>
      <w:r w:rsidRPr="002B767B">
        <w:rPr>
          <w:rFonts w:ascii="Verdana" w:eastAsia="MS PMincho" w:hAnsi="Verdana"/>
          <w:spacing w:val="3"/>
          <w:sz w:val="20"/>
          <w:szCs w:val="20"/>
        </w:rPr>
        <w:t>r</w:t>
      </w:r>
      <w:r w:rsidRPr="002B767B">
        <w:rPr>
          <w:rFonts w:ascii="Verdana" w:eastAsia="MS PMincho" w:hAnsi="Verdana"/>
          <w:sz w:val="20"/>
          <w:szCs w:val="20"/>
        </w:rPr>
        <w:t>it</w:t>
      </w:r>
      <w:r w:rsidRPr="002B767B">
        <w:rPr>
          <w:rFonts w:ascii="Verdana" w:eastAsia="MS PMincho" w:hAnsi="Verdana"/>
          <w:spacing w:val="-2"/>
          <w:sz w:val="20"/>
          <w:szCs w:val="20"/>
        </w:rPr>
        <w:t>t</w:t>
      </w:r>
      <w:r w:rsidRPr="002B767B">
        <w:rPr>
          <w:rFonts w:ascii="Verdana" w:eastAsia="MS PMincho" w:hAnsi="Verdana"/>
          <w:sz w:val="20"/>
          <w:szCs w:val="20"/>
        </w:rPr>
        <w:t>en</w:t>
      </w:r>
      <w:r w:rsidRPr="002B767B">
        <w:rPr>
          <w:rFonts w:ascii="Verdana" w:eastAsia="MS PMincho" w:hAnsi="Verdana"/>
          <w:spacing w:val="15"/>
          <w:sz w:val="20"/>
          <w:szCs w:val="20"/>
        </w:rPr>
        <w:t xml:space="preserve"> </w:t>
      </w:r>
      <w:r w:rsidRPr="002B767B">
        <w:rPr>
          <w:rFonts w:ascii="Verdana" w:eastAsia="MS PMincho" w:hAnsi="Verdana"/>
          <w:sz w:val="20"/>
          <w:szCs w:val="20"/>
        </w:rPr>
        <w:t>demand</w:t>
      </w:r>
      <w:r w:rsidRPr="002B767B">
        <w:rPr>
          <w:rFonts w:ascii="Verdana" w:eastAsia="MS PMincho" w:hAnsi="Verdana"/>
          <w:spacing w:val="27"/>
          <w:sz w:val="20"/>
          <w:szCs w:val="20"/>
        </w:rPr>
        <w:t xml:space="preserve"> </w:t>
      </w:r>
      <w:r w:rsidRPr="002B767B">
        <w:rPr>
          <w:rFonts w:ascii="Verdana" w:eastAsia="MS PMincho" w:hAnsi="Verdana"/>
          <w:sz w:val="20"/>
          <w:szCs w:val="20"/>
        </w:rPr>
        <w:t>for</w:t>
      </w:r>
      <w:r w:rsidRPr="002B767B">
        <w:rPr>
          <w:rFonts w:ascii="Verdana" w:eastAsia="MS PMincho" w:hAnsi="Verdana"/>
          <w:spacing w:val="10"/>
          <w:sz w:val="20"/>
          <w:szCs w:val="20"/>
        </w:rPr>
        <w:t xml:space="preserve"> </w:t>
      </w:r>
      <w:r w:rsidRPr="002B767B">
        <w:rPr>
          <w:rFonts w:ascii="Verdana" w:eastAsia="MS PMincho" w:hAnsi="Verdana"/>
          <w:sz w:val="20"/>
          <w:szCs w:val="20"/>
        </w:rPr>
        <w:t>se</w:t>
      </w:r>
      <w:r w:rsidRPr="002B767B">
        <w:rPr>
          <w:rFonts w:ascii="Verdana" w:eastAsia="MS PMincho" w:hAnsi="Verdana"/>
          <w:spacing w:val="5"/>
          <w:sz w:val="20"/>
          <w:szCs w:val="20"/>
        </w:rPr>
        <w:t>r</w:t>
      </w:r>
      <w:r w:rsidRPr="002B767B">
        <w:rPr>
          <w:rFonts w:ascii="Verdana" w:eastAsia="MS PMincho" w:hAnsi="Verdana"/>
          <w:spacing w:val="4"/>
          <w:sz w:val="20"/>
          <w:szCs w:val="20"/>
        </w:rPr>
        <w:t>v</w:t>
      </w:r>
      <w:r w:rsidRPr="002B767B">
        <w:rPr>
          <w:rFonts w:ascii="Verdana" w:eastAsia="MS PMincho" w:hAnsi="Verdana"/>
          <w:sz w:val="20"/>
          <w:szCs w:val="20"/>
        </w:rPr>
        <w:t>i</w:t>
      </w:r>
      <w:r w:rsidRPr="002B767B">
        <w:rPr>
          <w:rFonts w:ascii="Verdana" w:eastAsia="MS PMincho" w:hAnsi="Verdana"/>
          <w:spacing w:val="-3"/>
          <w:sz w:val="20"/>
          <w:szCs w:val="20"/>
        </w:rPr>
        <w:t>c</w:t>
      </w:r>
      <w:r w:rsidRPr="002B767B">
        <w:rPr>
          <w:rFonts w:ascii="Verdana" w:eastAsia="MS PMincho" w:hAnsi="Verdana"/>
          <w:sz w:val="20"/>
          <w:szCs w:val="20"/>
        </w:rPr>
        <w:t>e</w:t>
      </w:r>
      <w:r w:rsidRPr="002B767B">
        <w:rPr>
          <w:rFonts w:ascii="Verdana" w:eastAsia="MS PMincho" w:hAnsi="Verdana"/>
          <w:spacing w:val="-16"/>
          <w:sz w:val="20"/>
          <w:szCs w:val="20"/>
        </w:rPr>
        <w:t xml:space="preserve"> </w:t>
      </w:r>
      <w:r w:rsidRPr="002B767B">
        <w:rPr>
          <w:rFonts w:ascii="Verdana" w:eastAsia="MS PMincho" w:hAnsi="Verdana"/>
          <w:spacing w:val="-2"/>
          <w:sz w:val="20"/>
          <w:szCs w:val="20"/>
        </w:rPr>
        <w:t>c</w:t>
      </w:r>
      <w:r w:rsidRPr="002B767B">
        <w:rPr>
          <w:rFonts w:ascii="Verdana" w:eastAsia="MS PMincho" w:hAnsi="Verdana"/>
          <w:sz w:val="20"/>
          <w:szCs w:val="20"/>
        </w:rPr>
        <w:t>harge</w:t>
      </w:r>
      <w:r w:rsidRPr="002B767B">
        <w:rPr>
          <w:rFonts w:ascii="Verdana" w:eastAsia="MS PMincho" w:hAnsi="Verdana"/>
          <w:spacing w:val="-9"/>
          <w:sz w:val="20"/>
          <w:szCs w:val="20"/>
        </w:rPr>
        <w:t xml:space="preserve"> </w:t>
      </w:r>
      <w:r w:rsidRPr="002B767B">
        <w:rPr>
          <w:rFonts w:ascii="Verdana" w:eastAsia="MS PMincho" w:hAnsi="Verdana"/>
          <w:w w:val="106"/>
          <w:sz w:val="20"/>
          <w:szCs w:val="20"/>
        </w:rPr>
        <w:t>or</w:t>
      </w:r>
      <w:r w:rsidRPr="002B767B">
        <w:rPr>
          <w:rFonts w:ascii="Verdana" w:eastAsia="MS PMincho" w:hAnsi="Verdana"/>
          <w:spacing w:val="-5"/>
          <w:sz w:val="20"/>
          <w:szCs w:val="20"/>
        </w:rPr>
        <w:t xml:space="preserve"> </w:t>
      </w:r>
      <w:r w:rsidRPr="002B767B">
        <w:rPr>
          <w:rFonts w:ascii="Verdana" w:eastAsia="MS PMincho" w:hAnsi="Verdana"/>
          <w:spacing w:val="-3"/>
          <w:w w:val="110"/>
          <w:sz w:val="20"/>
          <w:szCs w:val="20"/>
        </w:rPr>
        <w:t>r</w:t>
      </w:r>
      <w:r w:rsidRPr="002B767B">
        <w:rPr>
          <w:rFonts w:ascii="Verdana" w:eastAsia="MS PMincho" w:hAnsi="Verdana"/>
          <w:spacing w:val="-1"/>
          <w:w w:val="94"/>
          <w:sz w:val="20"/>
          <w:szCs w:val="20"/>
        </w:rPr>
        <w:t>e</w:t>
      </w:r>
      <w:r w:rsidRPr="002B767B">
        <w:rPr>
          <w:rFonts w:ascii="Verdana" w:eastAsia="MS PMincho" w:hAnsi="Verdana"/>
          <w:w w:val="106"/>
          <w:sz w:val="20"/>
          <w:szCs w:val="20"/>
        </w:rPr>
        <w:t>nt.</w:t>
      </w:r>
    </w:p>
    <w:p w14:paraId="52DEC51C" w14:textId="77777777" w:rsidR="000C1DB3" w:rsidRPr="002B767B" w:rsidRDefault="000C1DB3" w:rsidP="004C439B">
      <w:pPr>
        <w:widowControl w:val="0"/>
        <w:autoSpaceDE w:val="0"/>
        <w:autoSpaceDN w:val="0"/>
        <w:adjustRightInd w:val="0"/>
        <w:spacing w:line="243" w:lineRule="auto"/>
        <w:ind w:right="-35"/>
        <w:rPr>
          <w:rFonts w:ascii="Verdana" w:eastAsia="MS PMincho" w:hAnsi="Verdana"/>
          <w:w w:val="106"/>
          <w:sz w:val="20"/>
          <w:szCs w:val="20"/>
        </w:rPr>
      </w:pPr>
    </w:p>
    <w:tbl>
      <w:tblPr>
        <w:tblStyle w:val="TableGrid"/>
        <w:tblW w:w="0" w:type="auto"/>
        <w:tblLook w:val="04A0" w:firstRow="1" w:lastRow="0" w:firstColumn="1" w:lastColumn="0" w:noHBand="0" w:noVBand="1"/>
      </w:tblPr>
      <w:tblGrid>
        <w:gridCol w:w="9242"/>
      </w:tblGrid>
      <w:tr w:rsidR="00E85DBA" w:rsidRPr="002B767B" w14:paraId="7D8DF4AB" w14:textId="77777777" w:rsidTr="00E85DBA">
        <w:tc>
          <w:tcPr>
            <w:tcW w:w="9242" w:type="dxa"/>
          </w:tcPr>
          <w:p w14:paraId="473CAB8C" w14:textId="77777777" w:rsidR="00E85DBA" w:rsidRPr="002B767B" w:rsidRDefault="000C1DB3" w:rsidP="004C439B">
            <w:pPr>
              <w:widowControl w:val="0"/>
              <w:autoSpaceDE w:val="0"/>
              <w:autoSpaceDN w:val="0"/>
              <w:adjustRightInd w:val="0"/>
              <w:spacing w:line="243" w:lineRule="auto"/>
              <w:ind w:right="-35"/>
              <w:rPr>
                <w:rFonts w:ascii="Verdana" w:eastAsia="MS PMincho" w:hAnsi="Verdana"/>
                <w:i/>
                <w:sz w:val="20"/>
                <w:szCs w:val="20"/>
              </w:rPr>
            </w:pPr>
            <w:r>
              <w:rPr>
                <w:rFonts w:ascii="Verdana" w:eastAsia="MS PMincho" w:hAnsi="Verdana"/>
                <w:i/>
                <w:sz w:val="20"/>
                <w:szCs w:val="20"/>
              </w:rPr>
              <w:t>s.</w:t>
            </w:r>
            <w:r w:rsidR="00E85DBA" w:rsidRPr="002B767B">
              <w:rPr>
                <w:rFonts w:ascii="Verdana" w:eastAsia="MS PMincho" w:hAnsi="Verdana"/>
                <w:i/>
                <w:sz w:val="20"/>
                <w:szCs w:val="20"/>
              </w:rPr>
              <w:t>47 Landlord and Tenant Act 1987 (as amended by the Commonhold and Leasehold Reform Act 2002)</w:t>
            </w:r>
          </w:p>
        </w:tc>
      </w:tr>
    </w:tbl>
    <w:p w14:paraId="49F04A05" w14:textId="77777777" w:rsidR="00E85DBA" w:rsidRPr="002B767B" w:rsidRDefault="00E85DBA" w:rsidP="004C439B">
      <w:pPr>
        <w:widowControl w:val="0"/>
        <w:autoSpaceDE w:val="0"/>
        <w:autoSpaceDN w:val="0"/>
        <w:adjustRightInd w:val="0"/>
        <w:spacing w:line="243" w:lineRule="auto"/>
        <w:ind w:right="-35"/>
        <w:rPr>
          <w:rFonts w:ascii="Verdana" w:eastAsia="MS PMincho" w:hAnsi="Verdana"/>
          <w:sz w:val="20"/>
          <w:szCs w:val="20"/>
        </w:rPr>
      </w:pPr>
    </w:p>
    <w:p w14:paraId="22546C13" w14:textId="77777777" w:rsidR="0083071A" w:rsidRPr="002B767B" w:rsidRDefault="0083071A" w:rsidP="004C439B">
      <w:pPr>
        <w:widowControl w:val="0"/>
        <w:autoSpaceDE w:val="0"/>
        <w:autoSpaceDN w:val="0"/>
        <w:adjustRightInd w:val="0"/>
        <w:spacing w:line="120" w:lineRule="exact"/>
        <w:rPr>
          <w:rFonts w:ascii="Verdana" w:eastAsia="MS PMincho" w:hAnsi="Verdana"/>
          <w:sz w:val="20"/>
          <w:szCs w:val="20"/>
        </w:rPr>
      </w:pPr>
    </w:p>
    <w:p w14:paraId="1BC2C89B" w14:textId="77777777" w:rsidR="004C439B" w:rsidRDefault="004C439B" w:rsidP="004C439B">
      <w:pPr>
        <w:widowControl w:val="0"/>
        <w:autoSpaceDE w:val="0"/>
        <w:autoSpaceDN w:val="0"/>
        <w:adjustRightInd w:val="0"/>
        <w:spacing w:line="243" w:lineRule="auto"/>
        <w:ind w:right="-36"/>
        <w:rPr>
          <w:rFonts w:ascii="Verdana" w:eastAsia="MS PMincho" w:hAnsi="Verdana"/>
          <w:sz w:val="20"/>
          <w:szCs w:val="20"/>
        </w:rPr>
      </w:pPr>
      <w:r w:rsidRPr="002B767B">
        <w:rPr>
          <w:rFonts w:ascii="Verdana" w:eastAsia="MS PMincho" w:hAnsi="Verdana"/>
          <w:spacing w:val="-4"/>
          <w:sz w:val="20"/>
          <w:szCs w:val="20"/>
        </w:rPr>
        <w:t>N</w:t>
      </w:r>
      <w:r w:rsidRPr="002B767B">
        <w:rPr>
          <w:rFonts w:ascii="Verdana" w:eastAsia="MS PMincho" w:hAnsi="Verdana"/>
          <w:spacing w:val="2"/>
          <w:sz w:val="20"/>
          <w:szCs w:val="20"/>
        </w:rPr>
        <w:t>e</w:t>
      </w:r>
      <w:r w:rsidRPr="002B767B">
        <w:rPr>
          <w:rFonts w:ascii="Verdana" w:eastAsia="MS PMincho" w:hAnsi="Verdana"/>
          <w:sz w:val="20"/>
          <w:szCs w:val="20"/>
        </w:rPr>
        <w:t>w</w:t>
      </w:r>
      <w:r w:rsidRPr="002B767B">
        <w:rPr>
          <w:rFonts w:ascii="Verdana" w:eastAsia="MS PMincho" w:hAnsi="Verdana"/>
          <w:spacing w:val="13"/>
          <w:sz w:val="20"/>
          <w:szCs w:val="20"/>
        </w:rPr>
        <w:t xml:space="preserve"> </w:t>
      </w:r>
      <w:r w:rsidRPr="002B767B">
        <w:rPr>
          <w:rFonts w:ascii="Verdana" w:eastAsia="MS PMincho" w:hAnsi="Verdana"/>
          <w:spacing w:val="2"/>
          <w:sz w:val="20"/>
          <w:szCs w:val="20"/>
        </w:rPr>
        <w:t>landlo</w:t>
      </w:r>
      <w:r w:rsidRPr="002B767B">
        <w:rPr>
          <w:rFonts w:ascii="Verdana" w:eastAsia="MS PMincho" w:hAnsi="Verdana"/>
          <w:spacing w:val="-1"/>
          <w:sz w:val="20"/>
          <w:szCs w:val="20"/>
        </w:rPr>
        <w:t>r</w:t>
      </w:r>
      <w:r w:rsidRPr="002B767B">
        <w:rPr>
          <w:rFonts w:ascii="Verdana" w:eastAsia="MS PMincho" w:hAnsi="Verdana"/>
          <w:spacing w:val="2"/>
          <w:sz w:val="20"/>
          <w:szCs w:val="20"/>
        </w:rPr>
        <w:t>d</w:t>
      </w:r>
      <w:r w:rsidRPr="002B767B">
        <w:rPr>
          <w:rFonts w:ascii="Verdana" w:eastAsia="MS PMincho" w:hAnsi="Verdana"/>
          <w:sz w:val="20"/>
          <w:szCs w:val="20"/>
        </w:rPr>
        <w:t>s</w:t>
      </w:r>
      <w:r w:rsidRPr="002B767B">
        <w:rPr>
          <w:rFonts w:ascii="Verdana" w:eastAsia="MS PMincho" w:hAnsi="Verdana"/>
          <w:spacing w:val="34"/>
          <w:sz w:val="20"/>
          <w:szCs w:val="20"/>
        </w:rPr>
        <w:t xml:space="preserve"> </w:t>
      </w:r>
      <w:r w:rsidRPr="002B767B">
        <w:rPr>
          <w:rFonts w:ascii="Verdana" w:eastAsia="MS PMincho" w:hAnsi="Verdana"/>
          <w:spacing w:val="1"/>
          <w:sz w:val="20"/>
          <w:szCs w:val="20"/>
        </w:rPr>
        <w:t>m</w:t>
      </w:r>
      <w:r w:rsidRPr="002B767B">
        <w:rPr>
          <w:rFonts w:ascii="Verdana" w:eastAsia="MS PMincho" w:hAnsi="Verdana"/>
          <w:spacing w:val="2"/>
          <w:sz w:val="20"/>
          <w:szCs w:val="20"/>
        </w:rPr>
        <w:t>us</w:t>
      </w:r>
      <w:r w:rsidRPr="002B767B">
        <w:rPr>
          <w:rFonts w:ascii="Verdana" w:eastAsia="MS PMincho" w:hAnsi="Verdana"/>
          <w:sz w:val="20"/>
          <w:szCs w:val="20"/>
        </w:rPr>
        <w:t>t</w:t>
      </w:r>
      <w:r w:rsidRPr="002B767B">
        <w:rPr>
          <w:rFonts w:ascii="Verdana" w:eastAsia="MS PMincho" w:hAnsi="Verdana"/>
          <w:spacing w:val="40"/>
          <w:sz w:val="20"/>
          <w:szCs w:val="20"/>
        </w:rPr>
        <w:t xml:space="preserve"> </w:t>
      </w:r>
      <w:r w:rsidRPr="002B767B">
        <w:rPr>
          <w:rFonts w:ascii="Verdana" w:eastAsia="MS PMincho" w:hAnsi="Verdana"/>
          <w:spacing w:val="2"/>
          <w:sz w:val="20"/>
          <w:szCs w:val="20"/>
        </w:rPr>
        <w:t>notif</w:t>
      </w:r>
      <w:r w:rsidRPr="002B767B">
        <w:rPr>
          <w:rFonts w:ascii="Verdana" w:eastAsia="MS PMincho" w:hAnsi="Verdana"/>
          <w:sz w:val="20"/>
          <w:szCs w:val="20"/>
        </w:rPr>
        <w:t>y</w:t>
      </w:r>
      <w:r w:rsidRPr="002B767B">
        <w:rPr>
          <w:rFonts w:ascii="Verdana" w:eastAsia="MS PMincho" w:hAnsi="Verdana"/>
          <w:spacing w:val="21"/>
          <w:sz w:val="20"/>
          <w:szCs w:val="20"/>
        </w:rPr>
        <w:t xml:space="preserve"> </w:t>
      </w:r>
      <w:r w:rsidR="00967C1E" w:rsidRPr="002B767B">
        <w:rPr>
          <w:rFonts w:ascii="Verdana" w:eastAsia="MS PMincho" w:hAnsi="Verdana"/>
          <w:spacing w:val="2"/>
          <w:sz w:val="20"/>
          <w:szCs w:val="20"/>
        </w:rPr>
        <w:t>leaseholder</w:t>
      </w:r>
      <w:r w:rsidRPr="002B767B">
        <w:rPr>
          <w:rFonts w:ascii="Verdana" w:eastAsia="MS PMincho" w:hAnsi="Verdana"/>
          <w:sz w:val="20"/>
          <w:szCs w:val="20"/>
        </w:rPr>
        <w:t>s</w:t>
      </w:r>
      <w:r w:rsidRPr="002B767B">
        <w:rPr>
          <w:rFonts w:ascii="Verdana" w:eastAsia="MS PMincho" w:hAnsi="Verdana"/>
          <w:spacing w:val="36"/>
          <w:sz w:val="20"/>
          <w:szCs w:val="20"/>
        </w:rPr>
        <w:t xml:space="preserve"> </w:t>
      </w:r>
      <w:r w:rsidRPr="002B767B">
        <w:rPr>
          <w:rFonts w:ascii="Verdana" w:eastAsia="MS PMincho" w:hAnsi="Verdana"/>
          <w:spacing w:val="2"/>
          <w:sz w:val="20"/>
          <w:szCs w:val="20"/>
        </w:rPr>
        <w:t>i</w:t>
      </w:r>
      <w:r w:rsidRPr="002B767B">
        <w:rPr>
          <w:rFonts w:ascii="Verdana" w:eastAsia="MS PMincho" w:hAnsi="Verdana"/>
          <w:sz w:val="20"/>
          <w:szCs w:val="20"/>
        </w:rPr>
        <w:t>n</w:t>
      </w:r>
      <w:r w:rsidRPr="002B767B">
        <w:rPr>
          <w:rFonts w:ascii="Verdana" w:eastAsia="MS PMincho" w:hAnsi="Verdana"/>
          <w:spacing w:val="27"/>
          <w:sz w:val="20"/>
          <w:szCs w:val="20"/>
        </w:rPr>
        <w:t xml:space="preserve"> </w:t>
      </w:r>
      <w:r w:rsidRPr="002B767B">
        <w:rPr>
          <w:rFonts w:ascii="Verdana" w:eastAsia="MS PMincho" w:hAnsi="Verdana"/>
          <w:spacing w:val="6"/>
          <w:sz w:val="20"/>
          <w:szCs w:val="20"/>
        </w:rPr>
        <w:t>w</w:t>
      </w:r>
      <w:r w:rsidRPr="002B767B">
        <w:rPr>
          <w:rFonts w:ascii="Verdana" w:eastAsia="MS PMincho" w:hAnsi="Verdana"/>
          <w:spacing w:val="5"/>
          <w:sz w:val="20"/>
          <w:szCs w:val="20"/>
        </w:rPr>
        <w:t>r</w:t>
      </w:r>
      <w:r w:rsidRPr="002B767B">
        <w:rPr>
          <w:rFonts w:ascii="Verdana" w:eastAsia="MS PMincho" w:hAnsi="Verdana"/>
          <w:spacing w:val="2"/>
          <w:sz w:val="20"/>
          <w:szCs w:val="20"/>
        </w:rPr>
        <w:t>itin</w:t>
      </w:r>
      <w:r w:rsidRPr="002B767B">
        <w:rPr>
          <w:rFonts w:ascii="Verdana" w:eastAsia="MS PMincho" w:hAnsi="Verdana"/>
          <w:sz w:val="20"/>
          <w:szCs w:val="20"/>
        </w:rPr>
        <w:t>g</w:t>
      </w:r>
      <w:r w:rsidRPr="002B767B">
        <w:rPr>
          <w:rFonts w:ascii="Verdana" w:eastAsia="MS PMincho" w:hAnsi="Verdana"/>
          <w:spacing w:val="22"/>
          <w:sz w:val="20"/>
          <w:szCs w:val="20"/>
        </w:rPr>
        <w:t xml:space="preserve"> </w:t>
      </w:r>
      <w:r w:rsidRPr="002B767B">
        <w:rPr>
          <w:rFonts w:ascii="Verdana" w:eastAsia="MS PMincho" w:hAnsi="Verdana"/>
          <w:spacing w:val="6"/>
          <w:sz w:val="20"/>
          <w:szCs w:val="20"/>
        </w:rPr>
        <w:t>w</w:t>
      </w:r>
      <w:r w:rsidRPr="002B767B">
        <w:rPr>
          <w:rFonts w:ascii="Verdana" w:eastAsia="MS PMincho" w:hAnsi="Verdana"/>
          <w:spacing w:val="2"/>
          <w:sz w:val="20"/>
          <w:szCs w:val="20"/>
        </w:rPr>
        <w:t>ithi</w:t>
      </w:r>
      <w:r w:rsidRPr="002B767B">
        <w:rPr>
          <w:rFonts w:ascii="Verdana" w:eastAsia="MS PMincho" w:hAnsi="Verdana"/>
          <w:sz w:val="20"/>
          <w:szCs w:val="20"/>
        </w:rPr>
        <w:t>n</w:t>
      </w:r>
      <w:r w:rsidRPr="002B767B">
        <w:rPr>
          <w:rFonts w:ascii="Verdana" w:eastAsia="MS PMincho" w:hAnsi="Verdana"/>
          <w:spacing w:val="26"/>
          <w:sz w:val="20"/>
          <w:szCs w:val="20"/>
        </w:rPr>
        <w:t xml:space="preserve"> </w:t>
      </w:r>
      <w:r w:rsidRPr="002B767B">
        <w:rPr>
          <w:rFonts w:ascii="Verdana" w:eastAsia="MS PMincho" w:hAnsi="Verdana"/>
          <w:spacing w:val="2"/>
          <w:sz w:val="20"/>
          <w:szCs w:val="20"/>
        </w:rPr>
        <w:t>t</w:t>
      </w:r>
      <w:r w:rsidRPr="002B767B">
        <w:rPr>
          <w:rFonts w:ascii="Verdana" w:eastAsia="MS PMincho" w:hAnsi="Verdana"/>
          <w:spacing w:val="-1"/>
          <w:sz w:val="20"/>
          <w:szCs w:val="20"/>
        </w:rPr>
        <w:t>w</w:t>
      </w:r>
      <w:r w:rsidRPr="002B767B">
        <w:rPr>
          <w:rFonts w:ascii="Verdana" w:eastAsia="MS PMincho" w:hAnsi="Verdana"/>
          <w:sz w:val="20"/>
          <w:szCs w:val="20"/>
        </w:rPr>
        <w:t>o</w:t>
      </w:r>
      <w:r w:rsidRPr="002B767B">
        <w:rPr>
          <w:rFonts w:ascii="Verdana" w:eastAsia="MS PMincho" w:hAnsi="Verdana"/>
          <w:spacing w:val="27"/>
          <w:sz w:val="20"/>
          <w:szCs w:val="20"/>
        </w:rPr>
        <w:t xml:space="preserve"> </w:t>
      </w:r>
      <w:r w:rsidRPr="002B767B">
        <w:rPr>
          <w:rFonts w:ascii="Verdana" w:eastAsia="MS PMincho" w:hAnsi="Verdana"/>
          <w:spacing w:val="2"/>
          <w:sz w:val="20"/>
          <w:szCs w:val="20"/>
        </w:rPr>
        <w:t>month</w:t>
      </w:r>
      <w:r w:rsidRPr="002B767B">
        <w:rPr>
          <w:rFonts w:ascii="Verdana" w:eastAsia="MS PMincho" w:hAnsi="Verdana"/>
          <w:sz w:val="20"/>
          <w:szCs w:val="20"/>
        </w:rPr>
        <w:t>s</w:t>
      </w:r>
      <w:r w:rsidRPr="002B767B">
        <w:rPr>
          <w:rFonts w:ascii="Verdana" w:eastAsia="MS PMincho" w:hAnsi="Verdana"/>
          <w:spacing w:val="45"/>
          <w:sz w:val="20"/>
          <w:szCs w:val="20"/>
        </w:rPr>
        <w:t xml:space="preserve"> </w:t>
      </w:r>
      <w:r w:rsidRPr="002B767B">
        <w:rPr>
          <w:rFonts w:ascii="Verdana" w:eastAsia="MS PMincho" w:hAnsi="Verdana"/>
          <w:spacing w:val="2"/>
          <w:sz w:val="20"/>
          <w:szCs w:val="20"/>
        </w:rPr>
        <w:t>o</w:t>
      </w:r>
      <w:r w:rsidRPr="002B767B">
        <w:rPr>
          <w:rFonts w:ascii="Verdana" w:eastAsia="MS PMincho" w:hAnsi="Verdana"/>
          <w:sz w:val="20"/>
          <w:szCs w:val="20"/>
        </w:rPr>
        <w:t>f</w:t>
      </w:r>
      <w:r w:rsidRPr="002B767B">
        <w:rPr>
          <w:rFonts w:ascii="Verdana" w:eastAsia="MS PMincho" w:hAnsi="Verdana"/>
          <w:spacing w:val="29"/>
          <w:sz w:val="20"/>
          <w:szCs w:val="20"/>
        </w:rPr>
        <w:t xml:space="preserve"> </w:t>
      </w:r>
      <w:r w:rsidRPr="002B767B">
        <w:rPr>
          <w:rFonts w:ascii="Verdana" w:eastAsia="MS PMincho" w:hAnsi="Verdana"/>
          <w:spacing w:val="2"/>
          <w:sz w:val="20"/>
          <w:szCs w:val="20"/>
        </w:rPr>
        <w:t>the</w:t>
      </w:r>
      <w:r w:rsidRPr="002B767B">
        <w:rPr>
          <w:rFonts w:ascii="Verdana" w:eastAsia="MS PMincho" w:hAnsi="Verdana"/>
          <w:spacing w:val="7"/>
          <w:sz w:val="20"/>
          <w:szCs w:val="20"/>
        </w:rPr>
        <w:t xml:space="preserve"> </w:t>
      </w:r>
      <w:r w:rsidRPr="002B767B">
        <w:rPr>
          <w:rFonts w:ascii="Verdana" w:eastAsia="MS PMincho" w:hAnsi="Verdana"/>
          <w:sz w:val="20"/>
          <w:szCs w:val="20"/>
        </w:rPr>
        <w:t>assi</w:t>
      </w:r>
      <w:r w:rsidRPr="002B767B">
        <w:rPr>
          <w:rFonts w:ascii="Verdana" w:eastAsia="MS PMincho" w:hAnsi="Verdana"/>
          <w:spacing w:val="2"/>
          <w:sz w:val="20"/>
          <w:szCs w:val="20"/>
        </w:rPr>
        <w:t>g</w:t>
      </w:r>
      <w:r w:rsidRPr="002B767B">
        <w:rPr>
          <w:rFonts w:ascii="Verdana" w:eastAsia="MS PMincho" w:hAnsi="Verdana"/>
          <w:sz w:val="20"/>
          <w:szCs w:val="20"/>
        </w:rPr>
        <w:t>nment</w:t>
      </w:r>
      <w:r w:rsidRPr="002B767B">
        <w:rPr>
          <w:rFonts w:ascii="Verdana" w:eastAsia="MS PMincho" w:hAnsi="Verdana"/>
          <w:spacing w:val="-1"/>
          <w:sz w:val="20"/>
          <w:szCs w:val="20"/>
        </w:rPr>
        <w:t xml:space="preserve"> </w:t>
      </w:r>
      <w:r w:rsidRPr="002B767B">
        <w:rPr>
          <w:rFonts w:ascii="Verdana" w:eastAsia="MS PMincho" w:hAnsi="Verdana"/>
          <w:sz w:val="20"/>
          <w:szCs w:val="20"/>
        </w:rPr>
        <w:t>of</w:t>
      </w:r>
      <w:r w:rsidRPr="002B767B">
        <w:rPr>
          <w:rFonts w:ascii="Verdana" w:eastAsia="MS PMincho" w:hAnsi="Verdana"/>
          <w:spacing w:val="2"/>
          <w:sz w:val="20"/>
          <w:szCs w:val="20"/>
        </w:rPr>
        <w:t xml:space="preserve"> </w:t>
      </w:r>
      <w:r w:rsidRPr="002B767B">
        <w:rPr>
          <w:rFonts w:ascii="Verdana" w:eastAsia="MS PMincho" w:hAnsi="Verdana"/>
          <w:sz w:val="20"/>
          <w:szCs w:val="20"/>
        </w:rPr>
        <w:t>the</w:t>
      </w:r>
      <w:r w:rsidRPr="002B767B">
        <w:rPr>
          <w:rFonts w:ascii="Verdana" w:eastAsia="MS PMincho" w:hAnsi="Verdana"/>
          <w:spacing w:val="2"/>
          <w:sz w:val="20"/>
          <w:szCs w:val="20"/>
        </w:rPr>
        <w:t xml:space="preserve"> </w:t>
      </w:r>
      <w:r w:rsidRPr="002B767B">
        <w:rPr>
          <w:rFonts w:ascii="Verdana" w:eastAsia="MS PMincho" w:hAnsi="Verdana"/>
          <w:sz w:val="20"/>
          <w:szCs w:val="20"/>
        </w:rPr>
        <w:t>f</w:t>
      </w:r>
      <w:r w:rsidRPr="002B767B">
        <w:rPr>
          <w:rFonts w:ascii="Verdana" w:eastAsia="MS PMincho" w:hAnsi="Verdana"/>
          <w:spacing w:val="-3"/>
          <w:sz w:val="20"/>
          <w:szCs w:val="20"/>
        </w:rPr>
        <w:t>r</w:t>
      </w:r>
      <w:r w:rsidRPr="002B767B">
        <w:rPr>
          <w:rFonts w:ascii="Verdana" w:eastAsia="MS PMincho" w:hAnsi="Verdana"/>
          <w:sz w:val="20"/>
          <w:szCs w:val="20"/>
        </w:rPr>
        <w:t>eehold</w:t>
      </w:r>
      <w:r w:rsidRPr="002B767B">
        <w:rPr>
          <w:rFonts w:ascii="Verdana" w:eastAsia="MS PMincho" w:hAnsi="Verdana"/>
          <w:spacing w:val="-6"/>
          <w:sz w:val="20"/>
          <w:szCs w:val="20"/>
        </w:rPr>
        <w:t xml:space="preserve"> </w:t>
      </w:r>
      <w:r w:rsidRPr="002B767B">
        <w:rPr>
          <w:rFonts w:ascii="Verdana" w:eastAsia="MS PMincho" w:hAnsi="Verdana"/>
          <w:sz w:val="20"/>
          <w:szCs w:val="20"/>
        </w:rPr>
        <w:t>othe</w:t>
      </w:r>
      <w:r w:rsidRPr="002B767B">
        <w:rPr>
          <w:rFonts w:ascii="Verdana" w:eastAsia="MS PMincho" w:hAnsi="Verdana"/>
          <w:spacing w:val="3"/>
          <w:sz w:val="20"/>
          <w:szCs w:val="20"/>
        </w:rPr>
        <w:t>r</w:t>
      </w:r>
      <w:r w:rsidRPr="002B767B">
        <w:rPr>
          <w:rFonts w:ascii="Verdana" w:eastAsia="MS PMincho" w:hAnsi="Verdana"/>
          <w:spacing w:val="4"/>
          <w:sz w:val="20"/>
          <w:szCs w:val="20"/>
        </w:rPr>
        <w:t>w</w:t>
      </w:r>
      <w:r w:rsidRPr="002B767B">
        <w:rPr>
          <w:rFonts w:ascii="Verdana" w:eastAsia="MS PMincho" w:hAnsi="Verdana"/>
          <w:sz w:val="20"/>
          <w:szCs w:val="20"/>
        </w:rPr>
        <w:t>ise</w:t>
      </w:r>
      <w:r w:rsidRPr="002B767B">
        <w:rPr>
          <w:rFonts w:ascii="Verdana" w:eastAsia="MS PMincho" w:hAnsi="Verdana"/>
          <w:spacing w:val="-1"/>
          <w:sz w:val="20"/>
          <w:szCs w:val="20"/>
        </w:rPr>
        <w:t xml:space="preserve"> </w:t>
      </w:r>
      <w:r w:rsidRPr="002B767B">
        <w:rPr>
          <w:rFonts w:ascii="Verdana" w:eastAsia="MS PMincho" w:hAnsi="Verdana"/>
          <w:sz w:val="20"/>
          <w:szCs w:val="20"/>
        </w:rPr>
        <w:t>th</w:t>
      </w:r>
      <w:r w:rsidRPr="002B767B">
        <w:rPr>
          <w:rFonts w:ascii="Verdana" w:eastAsia="MS PMincho" w:hAnsi="Verdana"/>
          <w:spacing w:val="2"/>
          <w:sz w:val="20"/>
          <w:szCs w:val="20"/>
        </w:rPr>
        <w:t>e</w:t>
      </w:r>
      <w:r w:rsidRPr="002B767B">
        <w:rPr>
          <w:rFonts w:ascii="Verdana" w:eastAsia="MS PMincho" w:hAnsi="Verdana"/>
          <w:sz w:val="20"/>
          <w:szCs w:val="20"/>
        </w:rPr>
        <w:t>y</w:t>
      </w:r>
      <w:r w:rsidRPr="002B767B">
        <w:rPr>
          <w:rFonts w:ascii="Verdana" w:eastAsia="MS PMincho" w:hAnsi="Verdana"/>
          <w:spacing w:val="-11"/>
          <w:sz w:val="20"/>
          <w:szCs w:val="20"/>
        </w:rPr>
        <w:t xml:space="preserve"> </w:t>
      </w:r>
      <w:r w:rsidRPr="002B767B">
        <w:rPr>
          <w:rFonts w:ascii="Verdana" w:eastAsia="MS PMincho" w:hAnsi="Verdana"/>
          <w:spacing w:val="-3"/>
          <w:sz w:val="20"/>
          <w:szCs w:val="20"/>
        </w:rPr>
        <w:t>c</w:t>
      </w:r>
      <w:r w:rsidRPr="002B767B">
        <w:rPr>
          <w:rFonts w:ascii="Verdana" w:eastAsia="MS PMincho" w:hAnsi="Verdana"/>
          <w:spacing w:val="-1"/>
          <w:sz w:val="20"/>
          <w:szCs w:val="20"/>
        </w:rPr>
        <w:t>o</w:t>
      </w:r>
      <w:r w:rsidRPr="002B767B">
        <w:rPr>
          <w:rFonts w:ascii="Verdana" w:eastAsia="MS PMincho" w:hAnsi="Verdana"/>
          <w:sz w:val="20"/>
          <w:szCs w:val="20"/>
        </w:rPr>
        <w:t>mmit</w:t>
      </w:r>
      <w:r w:rsidRPr="002B767B">
        <w:rPr>
          <w:rFonts w:ascii="Verdana" w:eastAsia="MS PMincho" w:hAnsi="Verdana"/>
          <w:spacing w:val="14"/>
          <w:sz w:val="20"/>
          <w:szCs w:val="20"/>
        </w:rPr>
        <w:t xml:space="preserve"> </w:t>
      </w:r>
      <w:r w:rsidRPr="002B767B">
        <w:rPr>
          <w:rFonts w:ascii="Verdana" w:eastAsia="MS PMincho" w:hAnsi="Verdana"/>
          <w:sz w:val="20"/>
          <w:szCs w:val="20"/>
        </w:rPr>
        <w:t>a</w:t>
      </w:r>
      <w:r w:rsidRPr="002B767B">
        <w:rPr>
          <w:rFonts w:ascii="Verdana" w:eastAsia="MS PMincho" w:hAnsi="Verdana"/>
          <w:spacing w:val="-7"/>
          <w:sz w:val="20"/>
          <w:szCs w:val="20"/>
        </w:rPr>
        <w:t xml:space="preserve"> </w:t>
      </w:r>
      <w:r w:rsidRPr="002B767B">
        <w:rPr>
          <w:rFonts w:ascii="Verdana" w:eastAsia="MS PMincho" w:hAnsi="Verdana"/>
          <w:sz w:val="20"/>
          <w:szCs w:val="20"/>
        </w:rPr>
        <w:t>c</w:t>
      </w:r>
      <w:r w:rsidRPr="002B767B">
        <w:rPr>
          <w:rFonts w:ascii="Verdana" w:eastAsia="MS PMincho" w:hAnsi="Verdana"/>
          <w:spacing w:val="3"/>
          <w:sz w:val="20"/>
          <w:szCs w:val="20"/>
        </w:rPr>
        <w:t>r</w:t>
      </w:r>
      <w:r w:rsidRPr="002B767B">
        <w:rPr>
          <w:rFonts w:ascii="Verdana" w:eastAsia="MS PMincho" w:hAnsi="Verdana"/>
          <w:sz w:val="20"/>
          <w:szCs w:val="20"/>
        </w:rPr>
        <w:t>iminal</w:t>
      </w:r>
      <w:r w:rsidRPr="002B767B">
        <w:rPr>
          <w:rFonts w:ascii="Verdana" w:eastAsia="MS PMincho" w:hAnsi="Verdana"/>
          <w:spacing w:val="-4"/>
          <w:sz w:val="20"/>
          <w:szCs w:val="20"/>
        </w:rPr>
        <w:t xml:space="preserve"> </w:t>
      </w:r>
      <w:r w:rsidRPr="002B767B">
        <w:rPr>
          <w:rFonts w:ascii="Verdana" w:eastAsia="MS PMincho" w:hAnsi="Verdana"/>
          <w:sz w:val="20"/>
          <w:szCs w:val="20"/>
        </w:rPr>
        <w:t>offen</w:t>
      </w:r>
      <w:r w:rsidRPr="002B767B">
        <w:rPr>
          <w:rFonts w:ascii="Verdana" w:eastAsia="MS PMincho" w:hAnsi="Verdana"/>
          <w:spacing w:val="-3"/>
          <w:sz w:val="20"/>
          <w:szCs w:val="20"/>
        </w:rPr>
        <w:t>c</w:t>
      </w:r>
      <w:r w:rsidRPr="002B767B">
        <w:rPr>
          <w:rFonts w:ascii="Verdana" w:eastAsia="MS PMincho" w:hAnsi="Verdana"/>
          <w:sz w:val="20"/>
          <w:szCs w:val="20"/>
        </w:rPr>
        <w:t>e.</w:t>
      </w:r>
    </w:p>
    <w:p w14:paraId="1A96A286" w14:textId="77777777" w:rsidR="000C1DB3" w:rsidRPr="002B767B" w:rsidRDefault="000C1DB3" w:rsidP="004C439B">
      <w:pPr>
        <w:widowControl w:val="0"/>
        <w:autoSpaceDE w:val="0"/>
        <w:autoSpaceDN w:val="0"/>
        <w:adjustRightInd w:val="0"/>
        <w:spacing w:line="243" w:lineRule="auto"/>
        <w:ind w:right="-36"/>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E85DBA" w:rsidRPr="002B767B" w14:paraId="4B5EDE1A" w14:textId="77777777" w:rsidTr="00E85DBA">
        <w:tc>
          <w:tcPr>
            <w:tcW w:w="9242" w:type="dxa"/>
          </w:tcPr>
          <w:p w14:paraId="1FE5BBB5" w14:textId="77777777" w:rsidR="00E85DBA" w:rsidRPr="002B767B" w:rsidRDefault="000C1DB3" w:rsidP="000C1DB3">
            <w:pPr>
              <w:widowControl w:val="0"/>
              <w:autoSpaceDE w:val="0"/>
              <w:autoSpaceDN w:val="0"/>
              <w:adjustRightInd w:val="0"/>
              <w:spacing w:line="243" w:lineRule="auto"/>
              <w:ind w:right="-36"/>
              <w:rPr>
                <w:rFonts w:ascii="Verdana" w:eastAsia="MS PMincho" w:hAnsi="Verdana"/>
                <w:i/>
                <w:sz w:val="20"/>
                <w:szCs w:val="20"/>
              </w:rPr>
            </w:pPr>
            <w:r>
              <w:rPr>
                <w:rFonts w:ascii="Verdana" w:eastAsia="MS PMincho" w:hAnsi="Verdana"/>
                <w:i/>
                <w:sz w:val="20"/>
                <w:szCs w:val="20"/>
              </w:rPr>
              <w:t>s</w:t>
            </w:r>
            <w:r w:rsidR="00E85DBA" w:rsidRPr="002B767B">
              <w:rPr>
                <w:rFonts w:ascii="Verdana" w:eastAsia="MS PMincho" w:hAnsi="Verdana"/>
                <w:i/>
                <w:sz w:val="20"/>
                <w:szCs w:val="20"/>
              </w:rPr>
              <w:t>s</w:t>
            </w:r>
            <w:r>
              <w:rPr>
                <w:rFonts w:ascii="Verdana" w:eastAsia="MS PMincho" w:hAnsi="Verdana"/>
                <w:i/>
                <w:sz w:val="20"/>
                <w:szCs w:val="20"/>
              </w:rPr>
              <w:t>.</w:t>
            </w:r>
            <w:r w:rsidR="00E85DBA" w:rsidRPr="002B767B">
              <w:rPr>
                <w:rFonts w:ascii="Verdana" w:eastAsia="MS PMincho" w:hAnsi="Verdana"/>
                <w:i/>
                <w:sz w:val="20"/>
                <w:szCs w:val="20"/>
              </w:rPr>
              <w:t>3 and 3A Landlord and Tenant Act 1985</w:t>
            </w:r>
          </w:p>
        </w:tc>
      </w:tr>
    </w:tbl>
    <w:p w14:paraId="117B7300" w14:textId="77777777" w:rsidR="00E85DBA" w:rsidRDefault="00E85DBA" w:rsidP="004C439B">
      <w:pPr>
        <w:widowControl w:val="0"/>
        <w:autoSpaceDE w:val="0"/>
        <w:autoSpaceDN w:val="0"/>
        <w:adjustRightInd w:val="0"/>
        <w:spacing w:line="243" w:lineRule="auto"/>
        <w:ind w:right="-36"/>
        <w:rPr>
          <w:rFonts w:ascii="Verdana" w:eastAsia="MS PMincho" w:hAnsi="Verdana"/>
          <w:color w:val="363435"/>
          <w:sz w:val="20"/>
          <w:szCs w:val="20"/>
        </w:rPr>
      </w:pPr>
    </w:p>
    <w:p w14:paraId="47F77B86" w14:textId="77777777" w:rsidR="004C439B" w:rsidRDefault="004C439B" w:rsidP="004C439B">
      <w:pPr>
        <w:widowControl w:val="0"/>
        <w:autoSpaceDE w:val="0"/>
        <w:autoSpaceDN w:val="0"/>
        <w:adjustRightInd w:val="0"/>
        <w:spacing w:line="243" w:lineRule="auto"/>
        <w:ind w:right="-36"/>
        <w:rPr>
          <w:rFonts w:ascii="Verdana" w:eastAsia="MS PMincho" w:hAnsi="Verdana"/>
          <w:color w:val="363435"/>
          <w:sz w:val="20"/>
          <w:szCs w:val="20"/>
        </w:rPr>
      </w:pPr>
    </w:p>
    <w:p w14:paraId="7C4AAA2E" w14:textId="77777777" w:rsidR="004C439B" w:rsidRPr="00824327" w:rsidRDefault="004C439B" w:rsidP="00824327">
      <w:pPr>
        <w:pStyle w:val="onlinetext"/>
        <w:rPr>
          <w:b/>
        </w:rPr>
      </w:pPr>
      <w:r w:rsidRPr="00824327">
        <w:rPr>
          <w:b/>
        </w:rPr>
        <w:t xml:space="preserve">The right to form a </w:t>
      </w:r>
      <w:r w:rsidR="0083071A" w:rsidRPr="00824327">
        <w:rPr>
          <w:b/>
        </w:rPr>
        <w:t>r</w:t>
      </w:r>
      <w:r w:rsidRPr="00824327">
        <w:rPr>
          <w:b/>
        </w:rPr>
        <w:t xml:space="preserve">ecognised </w:t>
      </w:r>
      <w:r w:rsidR="0083071A" w:rsidRPr="00824327">
        <w:rPr>
          <w:b/>
        </w:rPr>
        <w:t>t</w:t>
      </w:r>
      <w:r w:rsidRPr="00824327">
        <w:rPr>
          <w:b/>
        </w:rPr>
        <w:t xml:space="preserve">enants’ </w:t>
      </w:r>
      <w:r w:rsidR="0083071A" w:rsidRPr="00824327">
        <w:rPr>
          <w:b/>
        </w:rPr>
        <w:t>a</w:t>
      </w:r>
      <w:r w:rsidRPr="00824327">
        <w:rPr>
          <w:b/>
        </w:rPr>
        <w:t xml:space="preserve">ssociation </w:t>
      </w:r>
    </w:p>
    <w:p w14:paraId="576F9322" w14:textId="77777777" w:rsidR="004C439B" w:rsidRPr="0083071A" w:rsidRDefault="004C439B" w:rsidP="0083071A">
      <w:pPr>
        <w:widowControl w:val="0"/>
        <w:autoSpaceDE w:val="0"/>
        <w:autoSpaceDN w:val="0"/>
        <w:adjustRightInd w:val="0"/>
        <w:spacing w:before="7" w:line="110" w:lineRule="exact"/>
        <w:ind w:right="95"/>
        <w:rPr>
          <w:rFonts w:ascii="Verdana" w:eastAsia="MS PMincho" w:hAnsi="Verdana"/>
          <w:color w:val="000000"/>
          <w:sz w:val="20"/>
          <w:szCs w:val="20"/>
        </w:rPr>
      </w:pPr>
    </w:p>
    <w:p w14:paraId="6E6C52E5" w14:textId="484E262B" w:rsidR="004C439B" w:rsidRPr="000C1DB3" w:rsidRDefault="004C439B" w:rsidP="0083071A">
      <w:pPr>
        <w:widowControl w:val="0"/>
        <w:autoSpaceDE w:val="0"/>
        <w:autoSpaceDN w:val="0"/>
        <w:adjustRightInd w:val="0"/>
        <w:spacing w:line="243" w:lineRule="auto"/>
        <w:ind w:right="95"/>
        <w:rPr>
          <w:rFonts w:ascii="Verdana" w:eastAsia="MS PMincho" w:hAnsi="Verdana"/>
          <w:sz w:val="20"/>
          <w:szCs w:val="20"/>
        </w:rPr>
      </w:pPr>
      <w:r w:rsidRPr="000C1DB3">
        <w:rPr>
          <w:rFonts w:ascii="Verdana" w:eastAsia="MS PMincho" w:hAnsi="Verdana"/>
          <w:spacing w:val="-26"/>
          <w:w w:val="99"/>
          <w:sz w:val="20"/>
          <w:szCs w:val="20"/>
        </w:rPr>
        <w:t>T</w:t>
      </w:r>
      <w:r w:rsidRPr="000C1DB3">
        <w:rPr>
          <w:rFonts w:ascii="Verdana" w:eastAsia="MS PMincho" w:hAnsi="Verdana"/>
          <w:spacing w:val="1"/>
          <w:w w:val="94"/>
          <w:sz w:val="20"/>
          <w:szCs w:val="20"/>
        </w:rPr>
        <w:t>e</w:t>
      </w:r>
      <w:r w:rsidRPr="000C1DB3">
        <w:rPr>
          <w:rFonts w:ascii="Verdana" w:eastAsia="MS PMincho" w:hAnsi="Verdana"/>
          <w:spacing w:val="2"/>
          <w:w w:val="103"/>
          <w:sz w:val="20"/>
          <w:szCs w:val="20"/>
        </w:rPr>
        <w:t>nant</w:t>
      </w:r>
      <w:r w:rsidRPr="000C1DB3">
        <w:rPr>
          <w:rFonts w:ascii="Verdana" w:eastAsia="MS PMincho" w:hAnsi="Verdana"/>
          <w:spacing w:val="-2"/>
          <w:w w:val="103"/>
          <w:sz w:val="20"/>
          <w:szCs w:val="20"/>
        </w:rPr>
        <w:t>s</w:t>
      </w:r>
      <w:r w:rsidRPr="000C1DB3">
        <w:rPr>
          <w:rFonts w:ascii="Verdana" w:eastAsia="MS PMincho" w:hAnsi="Verdana"/>
          <w:w w:val="73"/>
          <w:sz w:val="20"/>
          <w:szCs w:val="20"/>
        </w:rPr>
        <w:t>’</w:t>
      </w:r>
      <w:r w:rsidRPr="000C1DB3">
        <w:rPr>
          <w:rFonts w:ascii="Verdana" w:eastAsia="MS PMincho" w:hAnsi="Verdana"/>
          <w:spacing w:val="46"/>
          <w:w w:val="73"/>
          <w:sz w:val="20"/>
          <w:szCs w:val="20"/>
        </w:rPr>
        <w:t xml:space="preserve"> </w:t>
      </w:r>
      <w:r w:rsidRPr="000C1DB3">
        <w:rPr>
          <w:rFonts w:ascii="Verdana" w:eastAsia="MS PMincho" w:hAnsi="Verdana"/>
          <w:spacing w:val="2"/>
          <w:sz w:val="20"/>
          <w:szCs w:val="20"/>
        </w:rPr>
        <w:t>association</w:t>
      </w:r>
      <w:r w:rsidRPr="000C1DB3">
        <w:rPr>
          <w:rFonts w:ascii="Verdana" w:eastAsia="MS PMincho" w:hAnsi="Verdana"/>
          <w:sz w:val="20"/>
          <w:szCs w:val="20"/>
        </w:rPr>
        <w:t>s</w:t>
      </w:r>
      <w:r w:rsidRPr="000C1DB3">
        <w:rPr>
          <w:rFonts w:ascii="Verdana" w:eastAsia="MS PMincho" w:hAnsi="Verdana"/>
          <w:spacing w:val="39"/>
          <w:sz w:val="20"/>
          <w:szCs w:val="20"/>
        </w:rPr>
        <w:t xml:space="preserve"> </w:t>
      </w:r>
      <w:r w:rsidRPr="000C1DB3">
        <w:rPr>
          <w:rFonts w:ascii="Verdana" w:eastAsia="MS PMincho" w:hAnsi="Verdana"/>
          <w:spacing w:val="2"/>
          <w:sz w:val="20"/>
          <w:szCs w:val="20"/>
        </w:rPr>
        <w:t>m</w:t>
      </w:r>
      <w:r w:rsidRPr="000C1DB3">
        <w:rPr>
          <w:rFonts w:ascii="Verdana" w:eastAsia="MS PMincho" w:hAnsi="Verdana"/>
          <w:spacing w:val="-2"/>
          <w:sz w:val="20"/>
          <w:szCs w:val="20"/>
        </w:rPr>
        <w:t>a</w:t>
      </w:r>
      <w:r w:rsidRPr="000C1DB3">
        <w:rPr>
          <w:rFonts w:ascii="Verdana" w:eastAsia="MS PMincho" w:hAnsi="Verdana"/>
          <w:sz w:val="20"/>
          <w:szCs w:val="20"/>
        </w:rPr>
        <w:t xml:space="preserve">y </w:t>
      </w:r>
      <w:r w:rsidRPr="000C1DB3">
        <w:rPr>
          <w:rFonts w:ascii="Verdana" w:eastAsia="MS PMincho" w:hAnsi="Verdana"/>
          <w:spacing w:val="2"/>
          <w:sz w:val="20"/>
          <w:szCs w:val="20"/>
        </w:rPr>
        <w:t>see</w:t>
      </w:r>
      <w:r w:rsidRPr="000C1DB3">
        <w:rPr>
          <w:rFonts w:ascii="Verdana" w:eastAsia="MS PMincho" w:hAnsi="Verdana"/>
          <w:sz w:val="20"/>
          <w:szCs w:val="20"/>
        </w:rPr>
        <w:t>k</w:t>
      </w:r>
      <w:r w:rsidRPr="000C1DB3">
        <w:rPr>
          <w:rFonts w:ascii="Verdana" w:eastAsia="MS PMincho" w:hAnsi="Verdana"/>
          <w:spacing w:val="42"/>
          <w:sz w:val="20"/>
          <w:szCs w:val="20"/>
        </w:rPr>
        <w:t xml:space="preserve"> </w:t>
      </w:r>
      <w:r w:rsidRPr="000C1DB3">
        <w:rPr>
          <w:rFonts w:ascii="Verdana" w:eastAsia="MS PMincho" w:hAnsi="Verdana"/>
          <w:spacing w:val="-1"/>
          <w:sz w:val="20"/>
          <w:szCs w:val="20"/>
        </w:rPr>
        <w:t>r</w:t>
      </w:r>
      <w:r w:rsidRPr="000C1DB3">
        <w:rPr>
          <w:rFonts w:ascii="Verdana" w:eastAsia="MS PMincho" w:hAnsi="Verdana"/>
          <w:spacing w:val="3"/>
          <w:sz w:val="20"/>
          <w:szCs w:val="20"/>
        </w:rPr>
        <w:t>e</w:t>
      </w:r>
      <w:r w:rsidRPr="000C1DB3">
        <w:rPr>
          <w:rFonts w:ascii="Verdana" w:eastAsia="MS PMincho" w:hAnsi="Verdana"/>
          <w:spacing w:val="-1"/>
          <w:sz w:val="20"/>
          <w:szCs w:val="20"/>
        </w:rPr>
        <w:t>c</w:t>
      </w:r>
      <w:r w:rsidRPr="000C1DB3">
        <w:rPr>
          <w:rFonts w:ascii="Verdana" w:eastAsia="MS PMincho" w:hAnsi="Verdana"/>
          <w:spacing w:val="3"/>
          <w:sz w:val="20"/>
          <w:szCs w:val="20"/>
        </w:rPr>
        <w:t>o</w:t>
      </w:r>
      <w:r w:rsidRPr="000C1DB3">
        <w:rPr>
          <w:rFonts w:ascii="Verdana" w:eastAsia="MS PMincho" w:hAnsi="Verdana"/>
          <w:spacing w:val="5"/>
          <w:sz w:val="20"/>
          <w:szCs w:val="20"/>
        </w:rPr>
        <w:t>g</w:t>
      </w:r>
      <w:r w:rsidRPr="000C1DB3">
        <w:rPr>
          <w:rFonts w:ascii="Verdana" w:eastAsia="MS PMincho" w:hAnsi="Verdana"/>
          <w:spacing w:val="2"/>
          <w:sz w:val="20"/>
          <w:szCs w:val="20"/>
        </w:rPr>
        <w:t>nitio</w:t>
      </w:r>
      <w:r w:rsidRPr="000C1DB3">
        <w:rPr>
          <w:rFonts w:ascii="Verdana" w:eastAsia="MS PMincho" w:hAnsi="Verdana"/>
          <w:sz w:val="20"/>
          <w:szCs w:val="20"/>
        </w:rPr>
        <w:t xml:space="preserve">n </w:t>
      </w:r>
      <w:r w:rsidRPr="000C1DB3">
        <w:rPr>
          <w:rFonts w:ascii="Verdana" w:eastAsia="MS PMincho" w:hAnsi="Verdana"/>
          <w:spacing w:val="2"/>
          <w:sz w:val="20"/>
          <w:szCs w:val="20"/>
        </w:rPr>
        <w:t>f</w:t>
      </w:r>
      <w:r w:rsidRPr="000C1DB3">
        <w:rPr>
          <w:rFonts w:ascii="Verdana" w:eastAsia="MS PMincho" w:hAnsi="Verdana"/>
          <w:spacing w:val="-1"/>
          <w:sz w:val="20"/>
          <w:szCs w:val="20"/>
        </w:rPr>
        <w:t>r</w:t>
      </w:r>
      <w:r w:rsidRPr="000C1DB3">
        <w:rPr>
          <w:rFonts w:ascii="Verdana" w:eastAsia="MS PMincho" w:hAnsi="Verdana"/>
          <w:spacing w:val="2"/>
          <w:sz w:val="20"/>
          <w:szCs w:val="20"/>
        </w:rPr>
        <w:t>o</w:t>
      </w:r>
      <w:r w:rsidRPr="000C1DB3">
        <w:rPr>
          <w:rFonts w:ascii="Verdana" w:eastAsia="MS PMincho" w:hAnsi="Verdana"/>
          <w:sz w:val="20"/>
          <w:szCs w:val="20"/>
        </w:rPr>
        <w:t>m</w:t>
      </w:r>
      <w:r w:rsidR="00615983" w:rsidRPr="000C1DB3">
        <w:rPr>
          <w:rFonts w:ascii="Verdana" w:eastAsia="MS PMincho" w:hAnsi="Verdana"/>
          <w:sz w:val="20"/>
          <w:szCs w:val="20"/>
        </w:rPr>
        <w:t xml:space="preserve"> </w:t>
      </w:r>
      <w:r w:rsidRPr="000C1DB3">
        <w:rPr>
          <w:rFonts w:ascii="Verdana" w:eastAsia="MS PMincho" w:hAnsi="Verdana"/>
          <w:spacing w:val="2"/>
          <w:sz w:val="20"/>
          <w:szCs w:val="20"/>
        </w:rPr>
        <w:t>th</w:t>
      </w:r>
      <w:r w:rsidRPr="000C1DB3">
        <w:rPr>
          <w:rFonts w:ascii="Verdana" w:eastAsia="MS PMincho" w:hAnsi="Verdana"/>
          <w:sz w:val="20"/>
          <w:szCs w:val="20"/>
        </w:rPr>
        <w:t>e</w:t>
      </w:r>
      <w:r w:rsidR="00615983" w:rsidRPr="000C1DB3">
        <w:rPr>
          <w:rFonts w:ascii="Verdana" w:eastAsia="MS PMincho" w:hAnsi="Verdana"/>
          <w:sz w:val="20"/>
          <w:szCs w:val="20"/>
        </w:rPr>
        <w:t xml:space="preserve"> </w:t>
      </w:r>
      <w:r w:rsidRPr="000C1DB3">
        <w:rPr>
          <w:rFonts w:ascii="Verdana" w:eastAsia="MS PMincho" w:hAnsi="Verdana"/>
          <w:spacing w:val="2"/>
          <w:sz w:val="20"/>
          <w:szCs w:val="20"/>
        </w:rPr>
        <w:t>landlo</w:t>
      </w:r>
      <w:r w:rsidRPr="000C1DB3">
        <w:rPr>
          <w:rFonts w:ascii="Verdana" w:eastAsia="MS PMincho" w:hAnsi="Verdana"/>
          <w:spacing w:val="-1"/>
          <w:sz w:val="20"/>
          <w:szCs w:val="20"/>
        </w:rPr>
        <w:t>r</w:t>
      </w:r>
      <w:r w:rsidRPr="000C1DB3">
        <w:rPr>
          <w:rFonts w:ascii="Verdana" w:eastAsia="MS PMincho" w:hAnsi="Verdana"/>
          <w:sz w:val="20"/>
          <w:szCs w:val="20"/>
        </w:rPr>
        <w:t>d</w:t>
      </w:r>
      <w:r w:rsidR="00615983" w:rsidRPr="000C1DB3">
        <w:rPr>
          <w:rFonts w:ascii="Verdana" w:eastAsia="MS PMincho" w:hAnsi="Verdana"/>
          <w:sz w:val="20"/>
          <w:szCs w:val="20"/>
        </w:rPr>
        <w:t xml:space="preserve"> </w:t>
      </w:r>
      <w:r w:rsidRPr="000C1DB3">
        <w:rPr>
          <w:rFonts w:ascii="Verdana" w:eastAsia="MS PMincho" w:hAnsi="Verdana"/>
          <w:spacing w:val="2"/>
          <w:sz w:val="20"/>
          <w:szCs w:val="20"/>
        </w:rPr>
        <w:t>o</w:t>
      </w:r>
      <w:r w:rsidRPr="000C1DB3">
        <w:rPr>
          <w:rFonts w:ascii="Verdana" w:eastAsia="MS PMincho" w:hAnsi="Verdana"/>
          <w:sz w:val="20"/>
          <w:szCs w:val="20"/>
        </w:rPr>
        <w:t>r</w:t>
      </w:r>
      <w:r w:rsidR="00615983" w:rsidRPr="000C1DB3">
        <w:rPr>
          <w:rFonts w:ascii="Verdana" w:eastAsia="MS PMincho" w:hAnsi="Verdana"/>
          <w:sz w:val="20"/>
          <w:szCs w:val="20"/>
        </w:rPr>
        <w:t xml:space="preserve"> </w:t>
      </w:r>
      <w:r w:rsidR="00052BEE">
        <w:rPr>
          <w:rFonts w:ascii="Verdana" w:eastAsia="MS PMincho" w:hAnsi="Verdana"/>
          <w:sz w:val="20"/>
          <w:szCs w:val="20"/>
        </w:rPr>
        <w:t>the FTT</w:t>
      </w:r>
      <w:r w:rsidR="00F90A85" w:rsidRPr="000C1DB3">
        <w:rPr>
          <w:rFonts w:ascii="Verdana" w:eastAsia="MS PMincho" w:hAnsi="Verdana"/>
          <w:w w:val="94"/>
          <w:sz w:val="20"/>
          <w:szCs w:val="20"/>
        </w:rPr>
        <w:t>.</w:t>
      </w:r>
      <w:r w:rsidR="00615983" w:rsidRPr="000C1DB3">
        <w:rPr>
          <w:rFonts w:ascii="Verdana" w:eastAsia="MS PMincho" w:hAnsi="Verdana"/>
          <w:w w:val="94"/>
          <w:sz w:val="20"/>
          <w:szCs w:val="20"/>
        </w:rPr>
        <w:t xml:space="preserve"> </w:t>
      </w:r>
      <w:r w:rsidR="00F90A85" w:rsidRPr="000C1DB3">
        <w:rPr>
          <w:rFonts w:ascii="Verdana" w:eastAsia="MS PMincho" w:hAnsi="Verdana"/>
          <w:w w:val="94"/>
          <w:sz w:val="20"/>
          <w:szCs w:val="20"/>
        </w:rPr>
        <w:t>Recognised tenants</w:t>
      </w:r>
      <w:r w:rsidR="00C9342C" w:rsidRPr="000C1DB3">
        <w:rPr>
          <w:rFonts w:ascii="Verdana" w:eastAsia="MS PMincho" w:hAnsi="Verdana"/>
          <w:w w:val="94"/>
          <w:sz w:val="20"/>
          <w:szCs w:val="20"/>
        </w:rPr>
        <w:t>’</w:t>
      </w:r>
      <w:r w:rsidR="00F90A85" w:rsidRPr="000C1DB3">
        <w:rPr>
          <w:rFonts w:ascii="Verdana" w:eastAsia="MS PMincho" w:hAnsi="Verdana"/>
          <w:w w:val="94"/>
          <w:sz w:val="20"/>
          <w:szCs w:val="20"/>
        </w:rPr>
        <w:t xml:space="preserve"> associations</w:t>
      </w:r>
      <w:r w:rsidRPr="000C1DB3">
        <w:rPr>
          <w:rFonts w:ascii="Verdana" w:eastAsia="MS PMincho" w:hAnsi="Verdana"/>
          <w:spacing w:val="-4"/>
          <w:w w:val="94"/>
          <w:sz w:val="20"/>
          <w:szCs w:val="20"/>
        </w:rPr>
        <w:t xml:space="preserve"> </w:t>
      </w:r>
      <w:r w:rsidRPr="000C1DB3">
        <w:rPr>
          <w:rFonts w:ascii="Verdana" w:eastAsia="MS PMincho" w:hAnsi="Verdana"/>
          <w:sz w:val="20"/>
          <w:szCs w:val="20"/>
        </w:rPr>
        <w:t>h</w:t>
      </w:r>
      <w:r w:rsidRPr="000C1DB3">
        <w:rPr>
          <w:rFonts w:ascii="Verdana" w:eastAsia="MS PMincho" w:hAnsi="Verdana"/>
          <w:spacing w:val="-4"/>
          <w:sz w:val="20"/>
          <w:szCs w:val="20"/>
        </w:rPr>
        <w:t>av</w:t>
      </w:r>
      <w:r w:rsidRPr="000C1DB3">
        <w:rPr>
          <w:rFonts w:ascii="Verdana" w:eastAsia="MS PMincho" w:hAnsi="Verdana"/>
          <w:sz w:val="20"/>
          <w:szCs w:val="20"/>
        </w:rPr>
        <w:t>e</w:t>
      </w:r>
      <w:r w:rsidRPr="000C1DB3">
        <w:rPr>
          <w:rFonts w:ascii="Verdana" w:eastAsia="MS PMincho" w:hAnsi="Verdana"/>
          <w:spacing w:val="-3"/>
          <w:sz w:val="20"/>
          <w:szCs w:val="20"/>
        </w:rPr>
        <w:t xml:space="preserve"> </w:t>
      </w:r>
      <w:r w:rsidRPr="000C1DB3">
        <w:rPr>
          <w:rFonts w:ascii="Verdana" w:eastAsia="MS PMincho" w:hAnsi="Verdana"/>
          <w:spacing w:val="-2"/>
          <w:sz w:val="20"/>
          <w:szCs w:val="20"/>
        </w:rPr>
        <w:t>c</w:t>
      </w:r>
      <w:r w:rsidRPr="000C1DB3">
        <w:rPr>
          <w:rFonts w:ascii="Verdana" w:eastAsia="MS PMincho" w:hAnsi="Verdana"/>
          <w:spacing w:val="-1"/>
          <w:sz w:val="20"/>
          <w:szCs w:val="20"/>
        </w:rPr>
        <w:t>e</w:t>
      </w:r>
      <w:r w:rsidRPr="000C1DB3">
        <w:rPr>
          <w:rFonts w:ascii="Verdana" w:eastAsia="MS PMincho" w:hAnsi="Verdana"/>
          <w:spacing w:val="4"/>
          <w:sz w:val="20"/>
          <w:szCs w:val="20"/>
        </w:rPr>
        <w:t>r</w:t>
      </w:r>
      <w:r w:rsidRPr="000C1DB3">
        <w:rPr>
          <w:rFonts w:ascii="Verdana" w:eastAsia="MS PMincho" w:hAnsi="Verdana"/>
          <w:sz w:val="20"/>
          <w:szCs w:val="20"/>
        </w:rPr>
        <w:t>tain</w:t>
      </w:r>
      <w:r w:rsidRPr="000C1DB3">
        <w:rPr>
          <w:rFonts w:ascii="Verdana" w:eastAsia="MS PMincho" w:hAnsi="Verdana"/>
          <w:spacing w:val="22"/>
          <w:sz w:val="20"/>
          <w:szCs w:val="20"/>
        </w:rPr>
        <w:t xml:space="preserve"> </w:t>
      </w:r>
      <w:r w:rsidRPr="000C1DB3">
        <w:rPr>
          <w:rFonts w:ascii="Verdana" w:eastAsia="MS PMincho" w:hAnsi="Verdana"/>
          <w:w w:val="102"/>
          <w:sz w:val="20"/>
          <w:szCs w:val="20"/>
        </w:rPr>
        <w:t>additional</w:t>
      </w:r>
      <w:r w:rsidRPr="000C1DB3">
        <w:rPr>
          <w:rFonts w:ascii="Verdana" w:eastAsia="MS PMincho" w:hAnsi="Verdana"/>
          <w:spacing w:val="9"/>
          <w:sz w:val="20"/>
          <w:szCs w:val="20"/>
        </w:rPr>
        <w:t xml:space="preserve"> </w:t>
      </w:r>
      <w:r w:rsidRPr="000C1DB3">
        <w:rPr>
          <w:rFonts w:ascii="Verdana" w:eastAsia="MS PMincho" w:hAnsi="Verdana"/>
          <w:spacing w:val="3"/>
          <w:sz w:val="20"/>
          <w:szCs w:val="20"/>
        </w:rPr>
        <w:t>r</w:t>
      </w:r>
      <w:r w:rsidRPr="000C1DB3">
        <w:rPr>
          <w:rFonts w:ascii="Verdana" w:eastAsia="MS PMincho" w:hAnsi="Verdana"/>
          <w:sz w:val="20"/>
          <w:szCs w:val="20"/>
        </w:rPr>
        <w:t>i</w:t>
      </w:r>
      <w:r w:rsidRPr="000C1DB3">
        <w:rPr>
          <w:rFonts w:ascii="Verdana" w:eastAsia="MS PMincho" w:hAnsi="Verdana"/>
          <w:spacing w:val="3"/>
          <w:sz w:val="20"/>
          <w:szCs w:val="20"/>
        </w:rPr>
        <w:t>g</w:t>
      </w:r>
      <w:r w:rsidRPr="000C1DB3">
        <w:rPr>
          <w:rFonts w:ascii="Verdana" w:eastAsia="MS PMincho" w:hAnsi="Verdana"/>
          <w:sz w:val="20"/>
          <w:szCs w:val="20"/>
        </w:rPr>
        <w:t>hts</w:t>
      </w:r>
      <w:r w:rsidRPr="000C1DB3">
        <w:rPr>
          <w:rFonts w:ascii="Verdana" w:eastAsia="MS PMincho" w:hAnsi="Verdana"/>
          <w:spacing w:val="9"/>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18"/>
          <w:sz w:val="20"/>
          <w:szCs w:val="20"/>
        </w:rPr>
        <w:t xml:space="preserve"> </w:t>
      </w:r>
      <w:r w:rsidRPr="000C1DB3">
        <w:rPr>
          <w:rFonts w:ascii="Verdana" w:eastAsia="MS PMincho" w:hAnsi="Verdana"/>
          <w:sz w:val="20"/>
          <w:szCs w:val="20"/>
        </w:rPr>
        <w:t>info</w:t>
      </w:r>
      <w:r w:rsidRPr="000C1DB3">
        <w:rPr>
          <w:rFonts w:ascii="Verdana" w:eastAsia="MS PMincho" w:hAnsi="Verdana"/>
          <w:spacing w:val="2"/>
          <w:sz w:val="20"/>
          <w:szCs w:val="20"/>
        </w:rPr>
        <w:t>r</w:t>
      </w:r>
      <w:r w:rsidRPr="000C1DB3">
        <w:rPr>
          <w:rFonts w:ascii="Verdana" w:eastAsia="MS PMincho" w:hAnsi="Verdana"/>
          <w:sz w:val="20"/>
          <w:szCs w:val="20"/>
        </w:rPr>
        <w:t>mation</w:t>
      </w:r>
      <w:r w:rsidRPr="000C1DB3">
        <w:rPr>
          <w:rFonts w:ascii="Verdana" w:eastAsia="MS PMincho" w:hAnsi="Verdana"/>
          <w:spacing w:val="38"/>
          <w:sz w:val="20"/>
          <w:szCs w:val="20"/>
        </w:rPr>
        <w:t xml:space="preserve"> </w:t>
      </w:r>
      <w:r w:rsidRPr="000C1DB3">
        <w:rPr>
          <w:rFonts w:ascii="Verdana" w:eastAsia="MS PMincho" w:hAnsi="Verdana"/>
          <w:spacing w:val="-3"/>
          <w:sz w:val="20"/>
          <w:szCs w:val="20"/>
        </w:rPr>
        <w:t>o</w:t>
      </w:r>
      <w:r w:rsidRPr="000C1DB3">
        <w:rPr>
          <w:rFonts w:ascii="Verdana" w:eastAsia="MS PMincho" w:hAnsi="Verdana"/>
          <w:spacing w:val="-4"/>
          <w:sz w:val="20"/>
          <w:szCs w:val="20"/>
        </w:rPr>
        <w:t>v</w:t>
      </w:r>
      <w:r w:rsidRPr="000C1DB3">
        <w:rPr>
          <w:rFonts w:ascii="Verdana" w:eastAsia="MS PMincho" w:hAnsi="Verdana"/>
          <w:sz w:val="20"/>
          <w:szCs w:val="20"/>
        </w:rPr>
        <w:t>er</w:t>
      </w:r>
      <w:r w:rsidRPr="000C1DB3">
        <w:rPr>
          <w:rFonts w:ascii="Verdana" w:eastAsia="MS PMincho" w:hAnsi="Verdana"/>
          <w:spacing w:val="5"/>
          <w:sz w:val="20"/>
          <w:szCs w:val="20"/>
        </w:rPr>
        <w:t xml:space="preserve"> </w:t>
      </w:r>
      <w:r w:rsidRPr="000C1DB3">
        <w:rPr>
          <w:rFonts w:ascii="Verdana" w:eastAsia="MS PMincho" w:hAnsi="Verdana"/>
          <w:sz w:val="20"/>
          <w:szCs w:val="20"/>
        </w:rPr>
        <w:t>and</w:t>
      </w:r>
      <w:r w:rsidRPr="000C1DB3">
        <w:rPr>
          <w:rFonts w:ascii="Verdana" w:eastAsia="MS PMincho" w:hAnsi="Verdana"/>
          <w:spacing w:val="21"/>
          <w:sz w:val="20"/>
          <w:szCs w:val="20"/>
        </w:rPr>
        <w:t xml:space="preserve"> </w:t>
      </w:r>
      <w:r w:rsidRPr="000C1DB3">
        <w:rPr>
          <w:rFonts w:ascii="Verdana" w:eastAsia="MS PMincho" w:hAnsi="Verdana"/>
          <w:sz w:val="20"/>
          <w:szCs w:val="20"/>
        </w:rPr>
        <w:t>ab</w:t>
      </w:r>
      <w:r w:rsidRPr="000C1DB3">
        <w:rPr>
          <w:rFonts w:ascii="Verdana" w:eastAsia="MS PMincho" w:hAnsi="Verdana"/>
          <w:spacing w:val="-3"/>
          <w:sz w:val="20"/>
          <w:szCs w:val="20"/>
        </w:rPr>
        <w:t>o</w:t>
      </w:r>
      <w:r w:rsidRPr="000C1DB3">
        <w:rPr>
          <w:rFonts w:ascii="Verdana" w:eastAsia="MS PMincho" w:hAnsi="Verdana"/>
          <w:spacing w:val="-4"/>
          <w:sz w:val="20"/>
          <w:szCs w:val="20"/>
        </w:rPr>
        <w:t>v</w:t>
      </w:r>
      <w:r w:rsidRPr="000C1DB3">
        <w:rPr>
          <w:rFonts w:ascii="Verdana" w:eastAsia="MS PMincho" w:hAnsi="Verdana"/>
          <w:sz w:val="20"/>
          <w:szCs w:val="20"/>
        </w:rPr>
        <w:t>e</w:t>
      </w:r>
      <w:r w:rsidRPr="000C1DB3">
        <w:rPr>
          <w:rFonts w:ascii="Verdana" w:eastAsia="MS PMincho" w:hAnsi="Verdana"/>
          <w:spacing w:val="-3"/>
          <w:sz w:val="20"/>
          <w:szCs w:val="20"/>
        </w:rPr>
        <w:t xml:space="preserve"> </w:t>
      </w:r>
      <w:r w:rsidRPr="000C1DB3">
        <w:rPr>
          <w:rFonts w:ascii="Verdana" w:eastAsia="MS PMincho" w:hAnsi="Verdana"/>
          <w:sz w:val="20"/>
          <w:szCs w:val="20"/>
        </w:rPr>
        <w:t>those</w:t>
      </w:r>
      <w:r w:rsidRPr="000C1DB3">
        <w:rPr>
          <w:rFonts w:ascii="Verdana" w:eastAsia="MS PMincho" w:hAnsi="Verdana"/>
          <w:spacing w:val="13"/>
          <w:sz w:val="20"/>
          <w:szCs w:val="20"/>
        </w:rPr>
        <w:t xml:space="preserve"> </w:t>
      </w:r>
      <w:r w:rsidRPr="000C1DB3">
        <w:rPr>
          <w:rFonts w:ascii="Verdana" w:eastAsia="MS PMincho" w:hAnsi="Verdana"/>
          <w:spacing w:val="-4"/>
          <w:w w:val="95"/>
          <w:sz w:val="20"/>
          <w:szCs w:val="20"/>
        </w:rPr>
        <w:t>a</w:t>
      </w:r>
      <w:r w:rsidRPr="000C1DB3">
        <w:rPr>
          <w:rFonts w:ascii="Verdana" w:eastAsia="MS PMincho" w:hAnsi="Verdana"/>
          <w:w w:val="95"/>
          <w:sz w:val="20"/>
          <w:szCs w:val="20"/>
        </w:rPr>
        <w:t>vailable</w:t>
      </w:r>
      <w:r w:rsidRPr="000C1DB3">
        <w:rPr>
          <w:rFonts w:ascii="Verdana" w:eastAsia="MS PMincho" w:hAnsi="Verdana"/>
          <w:spacing w:val="6"/>
          <w:w w:val="95"/>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4"/>
          <w:sz w:val="20"/>
          <w:szCs w:val="20"/>
        </w:rPr>
        <w:t xml:space="preserve"> </w:t>
      </w:r>
      <w:r w:rsidRPr="000C1DB3">
        <w:rPr>
          <w:rFonts w:ascii="Verdana" w:eastAsia="MS PMincho" w:hAnsi="Verdana"/>
          <w:sz w:val="20"/>
          <w:szCs w:val="20"/>
        </w:rPr>
        <w:t>ind</w:t>
      </w:r>
      <w:r w:rsidRPr="000C1DB3">
        <w:rPr>
          <w:rFonts w:ascii="Verdana" w:eastAsia="MS PMincho" w:hAnsi="Verdana"/>
          <w:spacing w:val="-2"/>
          <w:sz w:val="20"/>
          <w:szCs w:val="20"/>
        </w:rPr>
        <w:t>i</w:t>
      </w:r>
      <w:r w:rsidRPr="000C1DB3">
        <w:rPr>
          <w:rFonts w:ascii="Verdana" w:eastAsia="MS PMincho" w:hAnsi="Verdana"/>
          <w:spacing w:val="4"/>
          <w:sz w:val="20"/>
          <w:szCs w:val="20"/>
        </w:rPr>
        <w:t>v</w:t>
      </w:r>
      <w:r w:rsidRPr="000C1DB3">
        <w:rPr>
          <w:rFonts w:ascii="Verdana" w:eastAsia="MS PMincho" w:hAnsi="Verdana"/>
          <w:sz w:val="20"/>
          <w:szCs w:val="20"/>
        </w:rPr>
        <w:t>idual</w:t>
      </w:r>
      <w:r w:rsidRPr="000C1DB3">
        <w:rPr>
          <w:rFonts w:ascii="Verdana" w:eastAsia="MS PMincho" w:hAnsi="Verdana"/>
          <w:spacing w:val="-2"/>
          <w:sz w:val="20"/>
          <w:szCs w:val="20"/>
        </w:rPr>
        <w:t xml:space="preserve"> </w:t>
      </w:r>
      <w:r w:rsidR="00967C1E" w:rsidRPr="000C1DB3">
        <w:rPr>
          <w:rFonts w:ascii="Verdana" w:eastAsia="MS PMincho" w:hAnsi="Verdana"/>
          <w:w w:val="103"/>
          <w:sz w:val="20"/>
          <w:szCs w:val="20"/>
        </w:rPr>
        <w:t>leaseholders</w:t>
      </w:r>
      <w:r w:rsidR="00615983" w:rsidRPr="000C1DB3">
        <w:rPr>
          <w:rFonts w:ascii="Verdana" w:eastAsia="MS PMincho" w:hAnsi="Verdana"/>
          <w:w w:val="103"/>
          <w:sz w:val="20"/>
          <w:szCs w:val="20"/>
        </w:rPr>
        <w:t xml:space="preserve"> </w:t>
      </w:r>
      <w:r w:rsidR="002B75E5" w:rsidRPr="000C1DB3">
        <w:rPr>
          <w:rFonts w:ascii="Verdana" w:eastAsia="MS PMincho" w:hAnsi="Verdana"/>
          <w:w w:val="103"/>
          <w:sz w:val="20"/>
          <w:szCs w:val="20"/>
        </w:rPr>
        <w:t>(s</w:t>
      </w:r>
      <w:r w:rsidR="00F90A85" w:rsidRPr="000C1DB3">
        <w:rPr>
          <w:rFonts w:ascii="Verdana" w:eastAsia="MS PMincho" w:hAnsi="Verdana"/>
          <w:w w:val="103"/>
          <w:sz w:val="20"/>
          <w:szCs w:val="20"/>
        </w:rPr>
        <w:t xml:space="preserve">ee </w:t>
      </w:r>
      <w:r w:rsidR="002B75E5" w:rsidRPr="000C1DB3">
        <w:rPr>
          <w:rFonts w:ascii="Verdana" w:eastAsia="MS PMincho" w:hAnsi="Verdana"/>
          <w:w w:val="103"/>
          <w:sz w:val="20"/>
          <w:szCs w:val="20"/>
        </w:rPr>
        <w:t>Part</w:t>
      </w:r>
      <w:r w:rsidR="000C1DB3">
        <w:rPr>
          <w:rFonts w:ascii="Verdana" w:eastAsia="MS PMincho" w:hAnsi="Verdana"/>
          <w:w w:val="103"/>
          <w:sz w:val="20"/>
          <w:szCs w:val="20"/>
        </w:rPr>
        <w:t xml:space="preserve"> 14 </w:t>
      </w:r>
      <w:r w:rsidR="000F1FD0" w:rsidRPr="000C1DB3">
        <w:rPr>
          <w:rFonts w:ascii="Verdana" w:eastAsia="MS PMincho" w:hAnsi="Verdana"/>
          <w:w w:val="103"/>
          <w:sz w:val="20"/>
          <w:szCs w:val="20"/>
        </w:rPr>
        <w:t>Residents'/tenants' associations).</w:t>
      </w:r>
    </w:p>
    <w:p w14:paraId="4CB50956" w14:textId="77777777" w:rsidR="004C439B" w:rsidRPr="000C1DB3" w:rsidRDefault="004C439B" w:rsidP="0083071A">
      <w:pPr>
        <w:widowControl w:val="0"/>
        <w:autoSpaceDE w:val="0"/>
        <w:autoSpaceDN w:val="0"/>
        <w:adjustRightInd w:val="0"/>
        <w:spacing w:line="280" w:lineRule="exact"/>
        <w:ind w:right="95"/>
        <w:rPr>
          <w:rFonts w:ascii="Verdana" w:eastAsia="MS PMincho" w:hAnsi="Verdana"/>
          <w:sz w:val="20"/>
          <w:szCs w:val="20"/>
        </w:rPr>
      </w:pPr>
    </w:p>
    <w:p w14:paraId="583402AE" w14:textId="77777777" w:rsidR="004C439B" w:rsidRDefault="004C439B" w:rsidP="0083071A">
      <w:pPr>
        <w:widowControl w:val="0"/>
        <w:autoSpaceDE w:val="0"/>
        <w:autoSpaceDN w:val="0"/>
        <w:adjustRightInd w:val="0"/>
        <w:spacing w:line="243" w:lineRule="auto"/>
        <w:ind w:right="95"/>
        <w:rPr>
          <w:rFonts w:ascii="Verdana" w:eastAsia="MS PMincho" w:hAnsi="Verdana"/>
          <w:sz w:val="20"/>
          <w:szCs w:val="20"/>
        </w:rPr>
      </w:pPr>
      <w:r w:rsidRPr="000C1DB3">
        <w:rPr>
          <w:rFonts w:ascii="Verdana" w:eastAsia="MS PMincho" w:hAnsi="Verdana"/>
          <w:spacing w:val="-3"/>
          <w:sz w:val="20"/>
          <w:szCs w:val="20"/>
        </w:rPr>
        <w:t>R</w:t>
      </w:r>
      <w:r w:rsidRPr="000C1DB3">
        <w:rPr>
          <w:rFonts w:ascii="Verdana" w:eastAsia="MS PMincho" w:hAnsi="Verdana"/>
          <w:spacing w:val="3"/>
          <w:sz w:val="20"/>
          <w:szCs w:val="20"/>
        </w:rPr>
        <w:t>e</w:t>
      </w:r>
      <w:r w:rsidRPr="000C1DB3">
        <w:rPr>
          <w:rFonts w:ascii="Verdana" w:eastAsia="MS PMincho" w:hAnsi="Verdana"/>
          <w:spacing w:val="-1"/>
          <w:sz w:val="20"/>
          <w:szCs w:val="20"/>
        </w:rPr>
        <w:t>c</w:t>
      </w:r>
      <w:r w:rsidRPr="000C1DB3">
        <w:rPr>
          <w:rFonts w:ascii="Verdana" w:eastAsia="MS PMincho" w:hAnsi="Verdana"/>
          <w:spacing w:val="3"/>
          <w:sz w:val="20"/>
          <w:szCs w:val="20"/>
        </w:rPr>
        <w:t>o</w:t>
      </w:r>
      <w:r w:rsidRPr="000C1DB3">
        <w:rPr>
          <w:rFonts w:ascii="Verdana" w:eastAsia="MS PMincho" w:hAnsi="Verdana"/>
          <w:spacing w:val="5"/>
          <w:sz w:val="20"/>
          <w:szCs w:val="20"/>
        </w:rPr>
        <w:t>g</w:t>
      </w:r>
      <w:r w:rsidRPr="000C1DB3">
        <w:rPr>
          <w:rFonts w:ascii="Verdana" w:eastAsia="MS PMincho" w:hAnsi="Verdana"/>
          <w:spacing w:val="2"/>
          <w:sz w:val="20"/>
          <w:szCs w:val="20"/>
        </w:rPr>
        <w:t>nitio</w:t>
      </w:r>
      <w:r w:rsidRPr="000C1DB3">
        <w:rPr>
          <w:rFonts w:ascii="Verdana" w:eastAsia="MS PMincho" w:hAnsi="Verdana"/>
          <w:sz w:val="20"/>
          <w:szCs w:val="20"/>
        </w:rPr>
        <w:t>n</w:t>
      </w:r>
      <w:r w:rsidRPr="000C1DB3">
        <w:rPr>
          <w:rFonts w:ascii="Verdana" w:eastAsia="MS PMincho" w:hAnsi="Verdana"/>
          <w:spacing w:val="24"/>
          <w:sz w:val="20"/>
          <w:szCs w:val="20"/>
        </w:rPr>
        <w:t xml:space="preserve"> </w:t>
      </w:r>
      <w:r w:rsidRPr="000C1DB3">
        <w:rPr>
          <w:rFonts w:ascii="Verdana" w:eastAsia="MS PMincho" w:hAnsi="Verdana"/>
          <w:spacing w:val="2"/>
          <w:sz w:val="20"/>
          <w:szCs w:val="20"/>
        </w:rPr>
        <w:t>i</w:t>
      </w:r>
      <w:r w:rsidRPr="000C1DB3">
        <w:rPr>
          <w:rFonts w:ascii="Verdana" w:eastAsia="MS PMincho" w:hAnsi="Verdana"/>
          <w:sz w:val="20"/>
          <w:szCs w:val="20"/>
        </w:rPr>
        <w:t>s</w:t>
      </w:r>
      <w:r w:rsidRPr="000C1DB3">
        <w:rPr>
          <w:rFonts w:ascii="Verdana" w:eastAsia="MS PMincho" w:hAnsi="Verdana"/>
          <w:spacing w:val="24"/>
          <w:sz w:val="20"/>
          <w:szCs w:val="20"/>
        </w:rPr>
        <w:t xml:space="preserve"> </w:t>
      </w:r>
      <w:r w:rsidRPr="000C1DB3">
        <w:rPr>
          <w:rFonts w:ascii="Verdana" w:eastAsia="MS PMincho" w:hAnsi="Verdana"/>
          <w:spacing w:val="2"/>
          <w:sz w:val="20"/>
          <w:szCs w:val="20"/>
        </w:rPr>
        <w:t>fo</w:t>
      </w:r>
      <w:r w:rsidRPr="000C1DB3">
        <w:rPr>
          <w:rFonts w:ascii="Verdana" w:eastAsia="MS PMincho" w:hAnsi="Verdana"/>
          <w:spacing w:val="4"/>
          <w:sz w:val="20"/>
          <w:szCs w:val="20"/>
        </w:rPr>
        <w:t>r</w:t>
      </w:r>
      <w:r w:rsidRPr="000C1DB3">
        <w:rPr>
          <w:rFonts w:ascii="Verdana" w:eastAsia="MS PMincho" w:hAnsi="Verdana"/>
          <w:spacing w:val="2"/>
          <w:sz w:val="20"/>
          <w:szCs w:val="20"/>
        </w:rPr>
        <w:t>mall</w:t>
      </w:r>
      <w:r w:rsidRPr="000C1DB3">
        <w:rPr>
          <w:rFonts w:ascii="Verdana" w:eastAsia="MS PMincho" w:hAnsi="Verdana"/>
          <w:sz w:val="20"/>
          <w:szCs w:val="20"/>
        </w:rPr>
        <w:t>y</w:t>
      </w:r>
      <w:r w:rsidRPr="000C1DB3">
        <w:rPr>
          <w:rFonts w:ascii="Verdana" w:eastAsia="MS PMincho" w:hAnsi="Verdana"/>
          <w:spacing w:val="19"/>
          <w:sz w:val="20"/>
          <w:szCs w:val="20"/>
        </w:rPr>
        <w:t xml:space="preserve"> </w:t>
      </w:r>
      <w:r w:rsidRPr="000C1DB3">
        <w:rPr>
          <w:rFonts w:ascii="Verdana" w:eastAsia="MS PMincho" w:hAnsi="Verdana"/>
          <w:spacing w:val="5"/>
          <w:sz w:val="20"/>
          <w:szCs w:val="20"/>
        </w:rPr>
        <w:t>g</w:t>
      </w:r>
      <w:r w:rsidRPr="000C1DB3">
        <w:rPr>
          <w:rFonts w:ascii="Verdana" w:eastAsia="MS PMincho" w:hAnsi="Verdana"/>
          <w:sz w:val="20"/>
          <w:szCs w:val="20"/>
        </w:rPr>
        <w:t>i</w:t>
      </w:r>
      <w:r w:rsidRPr="000C1DB3">
        <w:rPr>
          <w:rFonts w:ascii="Verdana" w:eastAsia="MS PMincho" w:hAnsi="Verdana"/>
          <w:spacing w:val="-2"/>
          <w:sz w:val="20"/>
          <w:szCs w:val="20"/>
        </w:rPr>
        <w:t>v</w:t>
      </w:r>
      <w:r w:rsidRPr="000C1DB3">
        <w:rPr>
          <w:rFonts w:ascii="Verdana" w:eastAsia="MS PMincho" w:hAnsi="Verdana"/>
          <w:spacing w:val="1"/>
          <w:sz w:val="20"/>
          <w:szCs w:val="20"/>
        </w:rPr>
        <w:t>e</w:t>
      </w:r>
      <w:r w:rsidRPr="000C1DB3">
        <w:rPr>
          <w:rFonts w:ascii="Verdana" w:eastAsia="MS PMincho" w:hAnsi="Verdana"/>
          <w:sz w:val="20"/>
          <w:szCs w:val="20"/>
        </w:rPr>
        <w:t>n</w:t>
      </w:r>
      <w:r w:rsidRPr="000C1DB3">
        <w:rPr>
          <w:rFonts w:ascii="Verdana" w:eastAsia="MS PMincho" w:hAnsi="Verdana"/>
          <w:spacing w:val="11"/>
          <w:sz w:val="20"/>
          <w:szCs w:val="20"/>
        </w:rPr>
        <w:t xml:space="preserve"> </w:t>
      </w:r>
      <w:r w:rsidRPr="000C1DB3">
        <w:rPr>
          <w:rFonts w:ascii="Verdana" w:eastAsia="MS PMincho" w:hAnsi="Verdana"/>
          <w:spacing w:val="2"/>
          <w:sz w:val="20"/>
          <w:szCs w:val="20"/>
        </w:rPr>
        <w:t>i</w:t>
      </w:r>
      <w:r w:rsidRPr="000C1DB3">
        <w:rPr>
          <w:rFonts w:ascii="Verdana" w:eastAsia="MS PMincho" w:hAnsi="Verdana"/>
          <w:sz w:val="20"/>
          <w:szCs w:val="20"/>
        </w:rPr>
        <w:t>n</w:t>
      </w:r>
      <w:r w:rsidRPr="000C1DB3">
        <w:rPr>
          <w:rFonts w:ascii="Verdana" w:eastAsia="MS PMincho" w:hAnsi="Verdana"/>
          <w:spacing w:val="30"/>
          <w:sz w:val="20"/>
          <w:szCs w:val="20"/>
        </w:rPr>
        <w:t xml:space="preserve"> </w:t>
      </w:r>
      <w:r w:rsidRPr="000C1DB3">
        <w:rPr>
          <w:rFonts w:ascii="Verdana" w:eastAsia="MS PMincho" w:hAnsi="Verdana"/>
          <w:spacing w:val="6"/>
          <w:sz w:val="20"/>
          <w:szCs w:val="20"/>
        </w:rPr>
        <w:t>w</w:t>
      </w:r>
      <w:r w:rsidRPr="000C1DB3">
        <w:rPr>
          <w:rFonts w:ascii="Verdana" w:eastAsia="MS PMincho" w:hAnsi="Verdana"/>
          <w:spacing w:val="5"/>
          <w:sz w:val="20"/>
          <w:szCs w:val="20"/>
        </w:rPr>
        <w:t>r</w:t>
      </w:r>
      <w:r w:rsidRPr="000C1DB3">
        <w:rPr>
          <w:rFonts w:ascii="Verdana" w:eastAsia="MS PMincho" w:hAnsi="Verdana"/>
          <w:spacing w:val="2"/>
          <w:sz w:val="20"/>
          <w:szCs w:val="20"/>
        </w:rPr>
        <w:t>itin</w:t>
      </w:r>
      <w:r w:rsidRPr="000C1DB3">
        <w:rPr>
          <w:rFonts w:ascii="Verdana" w:eastAsia="MS PMincho" w:hAnsi="Verdana"/>
          <w:sz w:val="20"/>
          <w:szCs w:val="20"/>
        </w:rPr>
        <w:t>g</w:t>
      </w:r>
      <w:r w:rsidRPr="000C1DB3">
        <w:rPr>
          <w:rFonts w:ascii="Verdana" w:eastAsia="MS PMincho" w:hAnsi="Verdana"/>
          <w:spacing w:val="25"/>
          <w:sz w:val="20"/>
          <w:szCs w:val="20"/>
        </w:rPr>
        <w:t xml:space="preserve"> </w:t>
      </w:r>
      <w:r w:rsidRPr="000C1DB3">
        <w:rPr>
          <w:rFonts w:ascii="Verdana" w:eastAsia="MS PMincho" w:hAnsi="Verdana"/>
          <w:spacing w:val="2"/>
          <w:sz w:val="20"/>
          <w:szCs w:val="20"/>
        </w:rPr>
        <w:t>an</w:t>
      </w:r>
      <w:r w:rsidRPr="000C1DB3">
        <w:rPr>
          <w:rFonts w:ascii="Verdana" w:eastAsia="MS PMincho" w:hAnsi="Verdana"/>
          <w:sz w:val="20"/>
          <w:szCs w:val="20"/>
        </w:rPr>
        <w:t>d</w:t>
      </w:r>
      <w:r w:rsidRPr="000C1DB3">
        <w:rPr>
          <w:rFonts w:ascii="Verdana" w:eastAsia="MS PMincho" w:hAnsi="Verdana"/>
          <w:spacing w:val="36"/>
          <w:sz w:val="20"/>
          <w:szCs w:val="20"/>
        </w:rPr>
        <w:t xml:space="preserve"> </w:t>
      </w:r>
      <w:r w:rsidRPr="000C1DB3">
        <w:rPr>
          <w:rFonts w:ascii="Verdana" w:eastAsia="MS PMincho" w:hAnsi="Verdana"/>
          <w:spacing w:val="2"/>
          <w:sz w:val="20"/>
          <w:szCs w:val="20"/>
        </w:rPr>
        <w:t>a</w:t>
      </w:r>
      <w:r w:rsidRPr="000C1DB3">
        <w:rPr>
          <w:rFonts w:ascii="Verdana" w:eastAsia="MS PMincho" w:hAnsi="Verdana"/>
          <w:sz w:val="20"/>
          <w:szCs w:val="20"/>
        </w:rPr>
        <w:t>s</w:t>
      </w:r>
      <w:r w:rsidRPr="000C1DB3">
        <w:rPr>
          <w:rFonts w:ascii="Verdana" w:eastAsia="MS PMincho" w:hAnsi="Verdana"/>
          <w:spacing w:val="24"/>
          <w:sz w:val="20"/>
          <w:szCs w:val="20"/>
        </w:rPr>
        <w:t xml:space="preserve"> </w:t>
      </w:r>
      <w:r w:rsidRPr="000C1DB3">
        <w:rPr>
          <w:rFonts w:ascii="Verdana" w:eastAsia="MS PMincho" w:hAnsi="Verdana"/>
          <w:sz w:val="20"/>
          <w:szCs w:val="20"/>
        </w:rPr>
        <w:t>a</w:t>
      </w:r>
      <w:r w:rsidRPr="000C1DB3">
        <w:rPr>
          <w:rFonts w:ascii="Verdana" w:eastAsia="MS PMincho" w:hAnsi="Verdana"/>
          <w:spacing w:val="26"/>
          <w:sz w:val="20"/>
          <w:szCs w:val="20"/>
        </w:rPr>
        <w:t xml:space="preserve"> </w:t>
      </w:r>
      <w:r w:rsidRPr="000C1DB3">
        <w:rPr>
          <w:rFonts w:ascii="Verdana" w:eastAsia="MS PMincho" w:hAnsi="Verdana"/>
          <w:spacing w:val="2"/>
          <w:sz w:val="20"/>
          <w:szCs w:val="20"/>
        </w:rPr>
        <w:t>gene</w:t>
      </w:r>
      <w:r w:rsidRPr="000C1DB3">
        <w:rPr>
          <w:rFonts w:ascii="Verdana" w:eastAsia="MS PMincho" w:hAnsi="Verdana"/>
          <w:spacing w:val="4"/>
          <w:sz w:val="20"/>
          <w:szCs w:val="20"/>
        </w:rPr>
        <w:t>r</w:t>
      </w:r>
      <w:r w:rsidRPr="000C1DB3">
        <w:rPr>
          <w:rFonts w:ascii="Verdana" w:eastAsia="MS PMincho" w:hAnsi="Verdana"/>
          <w:spacing w:val="2"/>
          <w:sz w:val="20"/>
          <w:szCs w:val="20"/>
        </w:rPr>
        <w:t>a</w:t>
      </w:r>
      <w:r w:rsidRPr="000C1DB3">
        <w:rPr>
          <w:rFonts w:ascii="Verdana" w:eastAsia="MS PMincho" w:hAnsi="Verdana"/>
          <w:sz w:val="20"/>
          <w:szCs w:val="20"/>
        </w:rPr>
        <w:t>l</w:t>
      </w:r>
      <w:r w:rsidRPr="000C1DB3">
        <w:rPr>
          <w:rFonts w:ascii="Verdana" w:eastAsia="MS PMincho" w:hAnsi="Verdana"/>
          <w:spacing w:val="17"/>
          <w:sz w:val="20"/>
          <w:szCs w:val="20"/>
        </w:rPr>
        <w:t xml:space="preserve"> </w:t>
      </w:r>
      <w:r w:rsidRPr="000C1DB3">
        <w:rPr>
          <w:rFonts w:ascii="Verdana" w:eastAsia="MS PMincho" w:hAnsi="Verdana"/>
          <w:spacing w:val="2"/>
          <w:sz w:val="20"/>
          <w:szCs w:val="20"/>
        </w:rPr>
        <w:t>guid</w:t>
      </w:r>
      <w:r w:rsidRPr="000C1DB3">
        <w:rPr>
          <w:rFonts w:ascii="Verdana" w:eastAsia="MS PMincho" w:hAnsi="Verdana"/>
          <w:sz w:val="20"/>
          <w:szCs w:val="20"/>
        </w:rPr>
        <w:t>e</w:t>
      </w:r>
      <w:r w:rsidRPr="000C1DB3">
        <w:rPr>
          <w:rFonts w:ascii="Verdana" w:eastAsia="MS PMincho" w:hAnsi="Verdana"/>
          <w:spacing w:val="24"/>
          <w:sz w:val="20"/>
          <w:szCs w:val="20"/>
        </w:rPr>
        <w:t xml:space="preserve"> </w:t>
      </w:r>
      <w:r w:rsidRPr="000C1DB3">
        <w:rPr>
          <w:rFonts w:ascii="Verdana" w:eastAsia="MS PMincho" w:hAnsi="Verdana"/>
          <w:spacing w:val="2"/>
          <w:sz w:val="20"/>
          <w:szCs w:val="20"/>
        </w:rPr>
        <w:t>su</w:t>
      </w:r>
      <w:r w:rsidRPr="000C1DB3">
        <w:rPr>
          <w:rFonts w:ascii="Verdana" w:eastAsia="MS PMincho" w:hAnsi="Verdana"/>
          <w:spacing w:val="1"/>
          <w:sz w:val="20"/>
          <w:szCs w:val="20"/>
        </w:rPr>
        <w:t>c</w:t>
      </w:r>
      <w:r w:rsidRPr="000C1DB3">
        <w:rPr>
          <w:rFonts w:ascii="Verdana" w:eastAsia="MS PMincho" w:hAnsi="Verdana"/>
          <w:sz w:val="20"/>
          <w:szCs w:val="20"/>
        </w:rPr>
        <w:t>h</w:t>
      </w:r>
      <w:r w:rsidRPr="000C1DB3">
        <w:rPr>
          <w:rFonts w:ascii="Verdana" w:eastAsia="MS PMincho" w:hAnsi="Verdana"/>
          <w:spacing w:val="30"/>
          <w:sz w:val="20"/>
          <w:szCs w:val="20"/>
        </w:rPr>
        <w:t xml:space="preserve"> </w:t>
      </w:r>
      <w:r w:rsidRPr="000C1DB3">
        <w:rPr>
          <w:rFonts w:ascii="Verdana" w:eastAsia="MS PMincho" w:hAnsi="Verdana"/>
          <w:spacing w:val="2"/>
          <w:sz w:val="20"/>
          <w:szCs w:val="20"/>
        </w:rPr>
        <w:t>an</w:t>
      </w:r>
      <w:r w:rsidRPr="000C1DB3">
        <w:rPr>
          <w:rFonts w:ascii="Verdana" w:eastAsia="MS PMincho" w:hAnsi="Verdana"/>
          <w:spacing w:val="8"/>
          <w:sz w:val="20"/>
          <w:szCs w:val="20"/>
        </w:rPr>
        <w:t xml:space="preserve"> </w:t>
      </w:r>
      <w:r w:rsidRPr="000C1DB3">
        <w:rPr>
          <w:rFonts w:ascii="Verdana" w:eastAsia="MS PMincho" w:hAnsi="Verdana"/>
          <w:spacing w:val="-2"/>
          <w:sz w:val="20"/>
          <w:szCs w:val="20"/>
        </w:rPr>
        <w:t>associatio</w:t>
      </w:r>
      <w:r w:rsidRPr="000C1DB3">
        <w:rPr>
          <w:rFonts w:ascii="Verdana" w:eastAsia="MS PMincho" w:hAnsi="Verdana"/>
          <w:sz w:val="20"/>
          <w:szCs w:val="20"/>
        </w:rPr>
        <w:t>n</w:t>
      </w:r>
      <w:r w:rsidRPr="000C1DB3">
        <w:rPr>
          <w:rFonts w:ascii="Verdana" w:eastAsia="MS PMincho" w:hAnsi="Verdana"/>
          <w:spacing w:val="-15"/>
          <w:sz w:val="20"/>
          <w:szCs w:val="20"/>
        </w:rPr>
        <w:t xml:space="preserve"> </w:t>
      </w:r>
      <w:r w:rsidRPr="000C1DB3">
        <w:rPr>
          <w:rFonts w:ascii="Verdana" w:eastAsia="MS PMincho" w:hAnsi="Verdana"/>
          <w:spacing w:val="-2"/>
          <w:sz w:val="20"/>
          <w:szCs w:val="20"/>
        </w:rPr>
        <w:t>shoul</w:t>
      </w:r>
      <w:r w:rsidRPr="000C1DB3">
        <w:rPr>
          <w:rFonts w:ascii="Verdana" w:eastAsia="MS PMincho" w:hAnsi="Verdana"/>
          <w:sz w:val="20"/>
          <w:szCs w:val="20"/>
        </w:rPr>
        <w:t>d</w:t>
      </w:r>
      <w:r w:rsidRPr="000C1DB3">
        <w:rPr>
          <w:rFonts w:ascii="Verdana" w:eastAsia="MS PMincho" w:hAnsi="Verdana"/>
          <w:spacing w:val="-6"/>
          <w:sz w:val="20"/>
          <w:szCs w:val="20"/>
        </w:rPr>
        <w:t xml:space="preserve"> </w:t>
      </w:r>
      <w:r w:rsidRPr="000C1DB3">
        <w:rPr>
          <w:rFonts w:ascii="Verdana" w:eastAsia="MS PMincho" w:hAnsi="Verdana"/>
          <w:spacing w:val="-5"/>
          <w:sz w:val="20"/>
          <w:szCs w:val="20"/>
        </w:rPr>
        <w:t>r</w:t>
      </w:r>
      <w:r w:rsidRPr="000C1DB3">
        <w:rPr>
          <w:rFonts w:ascii="Verdana" w:eastAsia="MS PMincho" w:hAnsi="Verdana"/>
          <w:spacing w:val="-2"/>
          <w:sz w:val="20"/>
          <w:szCs w:val="20"/>
        </w:rPr>
        <w:t>ep</w:t>
      </w:r>
      <w:r w:rsidRPr="000C1DB3">
        <w:rPr>
          <w:rFonts w:ascii="Verdana" w:eastAsia="MS PMincho" w:hAnsi="Verdana"/>
          <w:spacing w:val="-5"/>
          <w:sz w:val="20"/>
          <w:szCs w:val="20"/>
        </w:rPr>
        <w:t>r</w:t>
      </w:r>
      <w:r w:rsidRPr="000C1DB3">
        <w:rPr>
          <w:rFonts w:ascii="Verdana" w:eastAsia="MS PMincho" w:hAnsi="Verdana"/>
          <w:spacing w:val="-2"/>
          <w:sz w:val="20"/>
          <w:szCs w:val="20"/>
        </w:rPr>
        <w:t>esen</w:t>
      </w:r>
      <w:r w:rsidRPr="000C1DB3">
        <w:rPr>
          <w:rFonts w:ascii="Verdana" w:eastAsia="MS PMincho" w:hAnsi="Verdana"/>
          <w:sz w:val="20"/>
          <w:szCs w:val="20"/>
        </w:rPr>
        <w:t>t</w:t>
      </w:r>
      <w:r w:rsidRPr="000C1DB3">
        <w:rPr>
          <w:rFonts w:ascii="Verdana" w:eastAsia="MS PMincho" w:hAnsi="Verdana"/>
          <w:spacing w:val="-10"/>
          <w:sz w:val="20"/>
          <w:szCs w:val="20"/>
        </w:rPr>
        <w:t xml:space="preserve"> </w:t>
      </w:r>
      <w:r w:rsidRPr="000C1DB3">
        <w:rPr>
          <w:rFonts w:ascii="Verdana" w:eastAsia="MS PMincho" w:hAnsi="Verdana"/>
          <w:spacing w:val="-2"/>
          <w:sz w:val="20"/>
          <w:szCs w:val="20"/>
        </w:rPr>
        <w:t>a</w:t>
      </w:r>
      <w:r w:rsidRPr="000C1DB3">
        <w:rPr>
          <w:rFonts w:ascii="Verdana" w:eastAsia="MS PMincho" w:hAnsi="Verdana"/>
          <w:sz w:val="20"/>
          <w:szCs w:val="20"/>
        </w:rPr>
        <w:t>t</w:t>
      </w:r>
      <w:r w:rsidRPr="000C1DB3">
        <w:rPr>
          <w:rFonts w:ascii="Verdana" w:eastAsia="MS PMincho" w:hAnsi="Verdana"/>
          <w:spacing w:val="-12"/>
          <w:sz w:val="20"/>
          <w:szCs w:val="20"/>
        </w:rPr>
        <w:t xml:space="preserve"> </w:t>
      </w:r>
      <w:r w:rsidRPr="000C1DB3">
        <w:rPr>
          <w:rFonts w:ascii="Verdana" w:eastAsia="MS PMincho" w:hAnsi="Verdana"/>
          <w:spacing w:val="-2"/>
          <w:w w:val="96"/>
          <w:sz w:val="20"/>
          <w:szCs w:val="20"/>
        </w:rPr>
        <w:t>leas</w:t>
      </w:r>
      <w:r w:rsidRPr="000C1DB3">
        <w:rPr>
          <w:rFonts w:ascii="Verdana" w:eastAsia="MS PMincho" w:hAnsi="Verdana"/>
          <w:w w:val="96"/>
          <w:sz w:val="20"/>
          <w:szCs w:val="20"/>
        </w:rPr>
        <w:t>t</w:t>
      </w:r>
      <w:r w:rsidRPr="000C1DB3">
        <w:rPr>
          <w:rFonts w:ascii="Verdana" w:eastAsia="MS PMincho" w:hAnsi="Verdana"/>
          <w:spacing w:val="-11"/>
          <w:w w:val="96"/>
          <w:sz w:val="20"/>
          <w:szCs w:val="20"/>
        </w:rPr>
        <w:t xml:space="preserve"> </w:t>
      </w:r>
      <w:r w:rsidRPr="000C1DB3">
        <w:rPr>
          <w:rFonts w:ascii="Verdana" w:eastAsia="MS PMincho" w:hAnsi="Verdana"/>
          <w:spacing w:val="-2"/>
          <w:sz w:val="20"/>
          <w:szCs w:val="20"/>
        </w:rPr>
        <w:t>60</w:t>
      </w:r>
      <w:r w:rsidR="000554A4" w:rsidRPr="000C1DB3">
        <w:rPr>
          <w:rFonts w:ascii="Verdana" w:eastAsia="MS PMincho" w:hAnsi="Verdana"/>
          <w:sz w:val="20"/>
          <w:szCs w:val="20"/>
        </w:rPr>
        <w:t xml:space="preserve"> per cent</w:t>
      </w:r>
      <w:r w:rsidRPr="000C1DB3">
        <w:rPr>
          <w:rFonts w:ascii="Verdana" w:eastAsia="MS PMincho" w:hAnsi="Verdana"/>
          <w:spacing w:val="-19"/>
          <w:sz w:val="20"/>
          <w:szCs w:val="20"/>
        </w:rPr>
        <w:t xml:space="preserve"> </w:t>
      </w:r>
      <w:r w:rsidRPr="000C1DB3">
        <w:rPr>
          <w:rFonts w:ascii="Verdana" w:eastAsia="MS PMincho" w:hAnsi="Verdana"/>
          <w:spacing w:val="-2"/>
          <w:sz w:val="20"/>
          <w:szCs w:val="20"/>
        </w:rPr>
        <w:t>o</w:t>
      </w:r>
      <w:r w:rsidRPr="000C1DB3">
        <w:rPr>
          <w:rFonts w:ascii="Verdana" w:eastAsia="MS PMincho" w:hAnsi="Verdana"/>
          <w:sz w:val="20"/>
          <w:szCs w:val="20"/>
        </w:rPr>
        <w:t>f</w:t>
      </w:r>
      <w:r w:rsidRPr="000C1DB3">
        <w:rPr>
          <w:rFonts w:ascii="Verdana" w:eastAsia="MS PMincho" w:hAnsi="Verdana"/>
          <w:spacing w:val="-11"/>
          <w:sz w:val="20"/>
          <w:szCs w:val="20"/>
        </w:rPr>
        <w:t xml:space="preserve"> </w:t>
      </w:r>
      <w:r w:rsidRPr="000C1DB3">
        <w:rPr>
          <w:rFonts w:ascii="Verdana" w:eastAsia="MS PMincho" w:hAnsi="Verdana"/>
          <w:spacing w:val="-2"/>
          <w:sz w:val="20"/>
          <w:szCs w:val="20"/>
        </w:rPr>
        <w:t>th</w:t>
      </w:r>
      <w:r w:rsidRPr="000C1DB3">
        <w:rPr>
          <w:rFonts w:ascii="Verdana" w:eastAsia="MS PMincho" w:hAnsi="Verdana"/>
          <w:sz w:val="20"/>
          <w:szCs w:val="20"/>
        </w:rPr>
        <w:t>e</w:t>
      </w:r>
      <w:r w:rsidRPr="000C1DB3">
        <w:rPr>
          <w:rFonts w:ascii="Verdana" w:eastAsia="MS PMincho" w:hAnsi="Verdana"/>
          <w:spacing w:val="-10"/>
          <w:sz w:val="20"/>
          <w:szCs w:val="20"/>
        </w:rPr>
        <w:t xml:space="preserve"> </w:t>
      </w:r>
      <w:r w:rsidRPr="000C1DB3">
        <w:rPr>
          <w:rFonts w:ascii="Verdana" w:eastAsia="MS PMincho" w:hAnsi="Verdana"/>
          <w:spacing w:val="-2"/>
          <w:w w:val="96"/>
          <w:sz w:val="20"/>
          <w:szCs w:val="20"/>
        </w:rPr>
        <w:t>flat</w:t>
      </w:r>
      <w:r w:rsidRPr="000C1DB3">
        <w:rPr>
          <w:rFonts w:ascii="Verdana" w:eastAsia="MS PMincho" w:hAnsi="Verdana"/>
          <w:w w:val="96"/>
          <w:sz w:val="20"/>
          <w:szCs w:val="20"/>
        </w:rPr>
        <w:t>s</w:t>
      </w:r>
      <w:r w:rsidRPr="000C1DB3">
        <w:rPr>
          <w:rFonts w:ascii="Verdana" w:eastAsia="MS PMincho" w:hAnsi="Verdana"/>
          <w:spacing w:val="-13"/>
          <w:w w:val="96"/>
          <w:sz w:val="20"/>
          <w:szCs w:val="20"/>
        </w:rPr>
        <w:t xml:space="preserve"> </w:t>
      </w:r>
      <w:r w:rsidRPr="000C1DB3">
        <w:rPr>
          <w:rFonts w:ascii="Verdana" w:eastAsia="MS PMincho" w:hAnsi="Verdana"/>
          <w:spacing w:val="-2"/>
          <w:sz w:val="20"/>
          <w:szCs w:val="20"/>
        </w:rPr>
        <w:t>i</w:t>
      </w:r>
      <w:r w:rsidRPr="000C1DB3">
        <w:rPr>
          <w:rFonts w:ascii="Verdana" w:eastAsia="MS PMincho" w:hAnsi="Verdana"/>
          <w:sz w:val="20"/>
          <w:szCs w:val="20"/>
        </w:rPr>
        <w:t>n</w:t>
      </w:r>
      <w:r w:rsidRPr="000C1DB3">
        <w:rPr>
          <w:rFonts w:ascii="Verdana" w:eastAsia="MS PMincho" w:hAnsi="Verdana"/>
          <w:spacing w:val="-13"/>
          <w:sz w:val="20"/>
          <w:szCs w:val="20"/>
        </w:rPr>
        <w:t xml:space="preserve"> </w:t>
      </w:r>
      <w:r w:rsidRPr="000C1DB3">
        <w:rPr>
          <w:rFonts w:ascii="Verdana" w:eastAsia="MS PMincho" w:hAnsi="Verdana"/>
          <w:spacing w:val="-2"/>
          <w:sz w:val="20"/>
          <w:szCs w:val="20"/>
        </w:rPr>
        <w:t>th</w:t>
      </w:r>
      <w:r w:rsidRPr="000C1DB3">
        <w:rPr>
          <w:rFonts w:ascii="Verdana" w:eastAsia="MS PMincho" w:hAnsi="Verdana"/>
          <w:sz w:val="20"/>
          <w:szCs w:val="20"/>
        </w:rPr>
        <w:t>e</w:t>
      </w:r>
      <w:r w:rsidRPr="000C1DB3">
        <w:rPr>
          <w:rFonts w:ascii="Verdana" w:eastAsia="MS PMincho" w:hAnsi="Verdana"/>
          <w:spacing w:val="-10"/>
          <w:sz w:val="20"/>
          <w:szCs w:val="20"/>
        </w:rPr>
        <w:t xml:space="preserve"> </w:t>
      </w:r>
      <w:r w:rsidRPr="000C1DB3">
        <w:rPr>
          <w:rFonts w:ascii="Verdana" w:eastAsia="MS PMincho" w:hAnsi="Verdana"/>
          <w:spacing w:val="-2"/>
          <w:w w:val="98"/>
          <w:sz w:val="20"/>
          <w:szCs w:val="20"/>
        </w:rPr>
        <w:t>bloc</w:t>
      </w:r>
      <w:r w:rsidRPr="000C1DB3">
        <w:rPr>
          <w:rFonts w:ascii="Verdana" w:eastAsia="MS PMincho" w:hAnsi="Verdana"/>
          <w:w w:val="98"/>
          <w:sz w:val="20"/>
          <w:szCs w:val="20"/>
        </w:rPr>
        <w:t>k</w:t>
      </w:r>
      <w:r w:rsidRPr="000C1DB3">
        <w:rPr>
          <w:rFonts w:ascii="Verdana" w:eastAsia="MS PMincho" w:hAnsi="Verdana"/>
          <w:spacing w:val="-12"/>
          <w:w w:val="98"/>
          <w:sz w:val="20"/>
          <w:szCs w:val="20"/>
        </w:rPr>
        <w:t xml:space="preserve"> </w:t>
      </w:r>
      <w:r w:rsidRPr="000C1DB3">
        <w:rPr>
          <w:rFonts w:ascii="Verdana" w:eastAsia="MS PMincho" w:hAnsi="Verdana"/>
          <w:spacing w:val="-2"/>
          <w:w w:val="98"/>
          <w:sz w:val="20"/>
          <w:szCs w:val="20"/>
        </w:rPr>
        <w:t>whe</w:t>
      </w:r>
      <w:r w:rsidRPr="000C1DB3">
        <w:rPr>
          <w:rFonts w:ascii="Verdana" w:eastAsia="MS PMincho" w:hAnsi="Verdana"/>
          <w:spacing w:val="-5"/>
          <w:w w:val="98"/>
          <w:sz w:val="20"/>
          <w:szCs w:val="20"/>
        </w:rPr>
        <w:t>r</w:t>
      </w:r>
      <w:r w:rsidRPr="000C1DB3">
        <w:rPr>
          <w:rFonts w:ascii="Verdana" w:eastAsia="MS PMincho" w:hAnsi="Verdana"/>
          <w:w w:val="98"/>
          <w:sz w:val="20"/>
          <w:szCs w:val="20"/>
        </w:rPr>
        <w:t>e</w:t>
      </w:r>
      <w:r w:rsidRPr="000C1DB3">
        <w:rPr>
          <w:rFonts w:ascii="Verdana" w:eastAsia="MS PMincho" w:hAnsi="Verdana"/>
          <w:spacing w:val="-10"/>
          <w:w w:val="98"/>
          <w:sz w:val="20"/>
          <w:szCs w:val="20"/>
        </w:rPr>
        <w:t xml:space="preserve"> </w:t>
      </w:r>
      <w:r w:rsidRPr="000C1DB3">
        <w:rPr>
          <w:rFonts w:ascii="Verdana" w:eastAsia="MS PMincho" w:hAnsi="Verdana"/>
          <w:spacing w:val="-2"/>
          <w:sz w:val="20"/>
          <w:szCs w:val="20"/>
        </w:rPr>
        <w:t>va</w:t>
      </w:r>
      <w:r w:rsidRPr="000C1DB3">
        <w:rPr>
          <w:rFonts w:ascii="Verdana" w:eastAsia="MS PMincho" w:hAnsi="Verdana"/>
          <w:spacing w:val="1"/>
          <w:sz w:val="20"/>
          <w:szCs w:val="20"/>
        </w:rPr>
        <w:t>r</w:t>
      </w:r>
      <w:r w:rsidRPr="000C1DB3">
        <w:rPr>
          <w:rFonts w:ascii="Verdana" w:eastAsia="MS PMincho" w:hAnsi="Verdana"/>
          <w:spacing w:val="-2"/>
          <w:sz w:val="20"/>
          <w:szCs w:val="20"/>
        </w:rPr>
        <w:t>iable</w:t>
      </w:r>
      <w:r w:rsidRPr="000C1DB3">
        <w:rPr>
          <w:rFonts w:ascii="Verdana" w:eastAsia="MS PMincho" w:hAnsi="Verdana"/>
          <w:spacing w:val="-15"/>
          <w:sz w:val="20"/>
          <w:szCs w:val="20"/>
        </w:rPr>
        <w:t xml:space="preserve"> </w:t>
      </w:r>
      <w:r w:rsidRPr="000C1DB3">
        <w:rPr>
          <w:rFonts w:ascii="Verdana" w:eastAsia="MS PMincho" w:hAnsi="Verdana"/>
          <w:w w:val="97"/>
          <w:sz w:val="20"/>
          <w:szCs w:val="20"/>
        </w:rPr>
        <w:t>se</w:t>
      </w:r>
      <w:r w:rsidRPr="000C1DB3">
        <w:rPr>
          <w:rFonts w:ascii="Verdana" w:eastAsia="MS PMincho" w:hAnsi="Verdana"/>
          <w:spacing w:val="5"/>
          <w:w w:val="97"/>
          <w:sz w:val="20"/>
          <w:szCs w:val="20"/>
        </w:rPr>
        <w:t>r</w:t>
      </w:r>
      <w:r w:rsidRPr="000C1DB3">
        <w:rPr>
          <w:rFonts w:ascii="Verdana" w:eastAsia="MS PMincho" w:hAnsi="Verdana"/>
          <w:spacing w:val="4"/>
          <w:w w:val="97"/>
          <w:sz w:val="20"/>
          <w:szCs w:val="20"/>
        </w:rPr>
        <w:t>v</w:t>
      </w:r>
      <w:r w:rsidRPr="000C1DB3">
        <w:rPr>
          <w:rFonts w:ascii="Verdana" w:eastAsia="MS PMincho" w:hAnsi="Verdana"/>
          <w:w w:val="97"/>
          <w:sz w:val="20"/>
          <w:szCs w:val="20"/>
        </w:rPr>
        <w:t>i</w:t>
      </w:r>
      <w:r w:rsidRPr="000C1DB3">
        <w:rPr>
          <w:rFonts w:ascii="Verdana" w:eastAsia="MS PMincho" w:hAnsi="Verdana"/>
          <w:spacing w:val="-3"/>
          <w:w w:val="97"/>
          <w:sz w:val="20"/>
          <w:szCs w:val="20"/>
        </w:rPr>
        <w:t>c</w:t>
      </w:r>
      <w:r w:rsidRPr="000C1DB3">
        <w:rPr>
          <w:rFonts w:ascii="Verdana" w:eastAsia="MS PMincho" w:hAnsi="Verdana"/>
          <w:w w:val="97"/>
          <w:sz w:val="20"/>
          <w:szCs w:val="20"/>
        </w:rPr>
        <w:t>e</w:t>
      </w:r>
      <w:r w:rsidRPr="000C1DB3">
        <w:rPr>
          <w:rFonts w:ascii="Verdana" w:eastAsia="MS PMincho" w:hAnsi="Verdana"/>
          <w:spacing w:val="-2"/>
          <w:w w:val="97"/>
          <w:sz w:val="20"/>
          <w:szCs w:val="20"/>
        </w:rPr>
        <w:t xml:space="preserve"> c</w:t>
      </w:r>
      <w:r w:rsidRPr="000C1DB3">
        <w:rPr>
          <w:rFonts w:ascii="Verdana" w:eastAsia="MS PMincho" w:hAnsi="Verdana"/>
          <w:w w:val="97"/>
          <w:sz w:val="20"/>
          <w:szCs w:val="20"/>
        </w:rPr>
        <w:t>harges</w:t>
      </w:r>
      <w:r w:rsidRPr="000C1DB3">
        <w:rPr>
          <w:rFonts w:ascii="Verdana" w:eastAsia="MS PMincho" w:hAnsi="Verdana"/>
          <w:spacing w:val="-1"/>
          <w:w w:val="97"/>
          <w:sz w:val="20"/>
          <w:szCs w:val="20"/>
        </w:rPr>
        <w:t xml:space="preserve"> </w:t>
      </w:r>
      <w:r w:rsidRPr="000C1DB3">
        <w:rPr>
          <w:rFonts w:ascii="Verdana" w:eastAsia="MS PMincho" w:hAnsi="Verdana"/>
          <w:sz w:val="20"/>
          <w:szCs w:val="20"/>
        </w:rPr>
        <w:t>a</w:t>
      </w:r>
      <w:r w:rsidRPr="000C1DB3">
        <w:rPr>
          <w:rFonts w:ascii="Verdana" w:eastAsia="MS PMincho" w:hAnsi="Verdana"/>
          <w:spacing w:val="-3"/>
          <w:sz w:val="20"/>
          <w:szCs w:val="20"/>
        </w:rPr>
        <w:t>r</w:t>
      </w:r>
      <w:r w:rsidRPr="000C1DB3">
        <w:rPr>
          <w:rFonts w:ascii="Verdana" w:eastAsia="MS PMincho" w:hAnsi="Verdana"/>
          <w:sz w:val="20"/>
          <w:szCs w:val="20"/>
        </w:rPr>
        <w:t>e</w:t>
      </w:r>
      <w:r w:rsidRPr="000C1DB3">
        <w:rPr>
          <w:rFonts w:ascii="Verdana" w:eastAsia="MS PMincho" w:hAnsi="Verdana"/>
          <w:spacing w:val="-8"/>
          <w:sz w:val="20"/>
          <w:szCs w:val="20"/>
        </w:rPr>
        <w:t xml:space="preserve"> </w:t>
      </w:r>
      <w:r w:rsidRPr="000C1DB3">
        <w:rPr>
          <w:rFonts w:ascii="Verdana" w:eastAsia="MS PMincho" w:hAnsi="Verdana"/>
          <w:sz w:val="20"/>
          <w:szCs w:val="20"/>
        </w:rPr>
        <w:t>p</w:t>
      </w:r>
      <w:r w:rsidRPr="000C1DB3">
        <w:rPr>
          <w:rFonts w:ascii="Verdana" w:eastAsia="MS PMincho" w:hAnsi="Verdana"/>
          <w:spacing w:val="-4"/>
          <w:sz w:val="20"/>
          <w:szCs w:val="20"/>
        </w:rPr>
        <w:t>a</w:t>
      </w:r>
      <w:r w:rsidRPr="000C1DB3">
        <w:rPr>
          <w:rFonts w:ascii="Verdana" w:eastAsia="MS PMincho" w:hAnsi="Verdana"/>
          <w:spacing w:val="-2"/>
          <w:sz w:val="20"/>
          <w:szCs w:val="20"/>
        </w:rPr>
        <w:t>y</w:t>
      </w:r>
      <w:r w:rsidRPr="000C1DB3">
        <w:rPr>
          <w:rFonts w:ascii="Verdana" w:eastAsia="MS PMincho" w:hAnsi="Verdana"/>
          <w:sz w:val="20"/>
          <w:szCs w:val="20"/>
        </w:rPr>
        <w:t>able.</w:t>
      </w:r>
    </w:p>
    <w:p w14:paraId="5E57B044" w14:textId="77777777" w:rsidR="000C1DB3" w:rsidRPr="000C1DB3" w:rsidRDefault="000C1DB3" w:rsidP="0083071A">
      <w:pPr>
        <w:widowControl w:val="0"/>
        <w:autoSpaceDE w:val="0"/>
        <w:autoSpaceDN w:val="0"/>
        <w:adjustRightInd w:val="0"/>
        <w:spacing w:line="243" w:lineRule="auto"/>
        <w:ind w:right="95"/>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B11882" w:rsidRPr="000C1DB3" w14:paraId="7E832FA1" w14:textId="77777777" w:rsidTr="00B11882">
        <w:tc>
          <w:tcPr>
            <w:tcW w:w="9242" w:type="dxa"/>
          </w:tcPr>
          <w:p w14:paraId="6511FF7C" w14:textId="77777777" w:rsidR="00B11882" w:rsidRPr="000C1DB3" w:rsidRDefault="000C1DB3" w:rsidP="0083071A">
            <w:pPr>
              <w:widowControl w:val="0"/>
              <w:autoSpaceDE w:val="0"/>
              <w:autoSpaceDN w:val="0"/>
              <w:adjustRightInd w:val="0"/>
              <w:spacing w:line="243" w:lineRule="auto"/>
              <w:ind w:right="95"/>
              <w:rPr>
                <w:rFonts w:ascii="Verdana" w:eastAsia="MS PMincho" w:hAnsi="Verdana"/>
                <w:i/>
                <w:sz w:val="20"/>
                <w:szCs w:val="20"/>
              </w:rPr>
            </w:pPr>
            <w:r>
              <w:rPr>
                <w:rFonts w:ascii="Verdana" w:eastAsia="MS PMincho" w:hAnsi="Verdana"/>
                <w:i/>
                <w:sz w:val="20"/>
                <w:szCs w:val="20"/>
              </w:rPr>
              <w:t>s.</w:t>
            </w:r>
            <w:r w:rsidR="00B11882" w:rsidRPr="000C1DB3">
              <w:rPr>
                <w:rFonts w:ascii="Verdana" w:eastAsia="MS PMincho" w:hAnsi="Verdana"/>
                <w:i/>
                <w:sz w:val="20"/>
                <w:szCs w:val="20"/>
              </w:rPr>
              <w:t>29 Landlord and Tenant Act 1985</w:t>
            </w:r>
          </w:p>
        </w:tc>
      </w:tr>
    </w:tbl>
    <w:p w14:paraId="09C72FCC" w14:textId="77777777" w:rsidR="00B11882" w:rsidRPr="0083071A" w:rsidRDefault="00B11882" w:rsidP="0083071A">
      <w:pPr>
        <w:widowControl w:val="0"/>
        <w:autoSpaceDE w:val="0"/>
        <w:autoSpaceDN w:val="0"/>
        <w:adjustRightInd w:val="0"/>
        <w:spacing w:line="243" w:lineRule="auto"/>
        <w:ind w:right="95"/>
        <w:rPr>
          <w:rFonts w:ascii="Verdana" w:eastAsia="MS PMincho" w:hAnsi="Verdana"/>
          <w:color w:val="000000"/>
          <w:sz w:val="20"/>
          <w:szCs w:val="20"/>
        </w:rPr>
      </w:pPr>
    </w:p>
    <w:p w14:paraId="398165C6" w14:textId="77777777" w:rsidR="004C439B" w:rsidRPr="0083071A" w:rsidRDefault="004C439B" w:rsidP="0083071A">
      <w:pPr>
        <w:widowControl w:val="0"/>
        <w:autoSpaceDE w:val="0"/>
        <w:autoSpaceDN w:val="0"/>
        <w:adjustRightInd w:val="0"/>
        <w:spacing w:line="280" w:lineRule="exact"/>
        <w:ind w:right="95"/>
        <w:rPr>
          <w:rFonts w:ascii="Verdana" w:eastAsia="MS PMincho" w:hAnsi="Verdana"/>
          <w:color w:val="000000"/>
          <w:sz w:val="20"/>
          <w:szCs w:val="20"/>
        </w:rPr>
      </w:pPr>
    </w:p>
    <w:p w14:paraId="342A2D67" w14:textId="77777777" w:rsidR="004C439B" w:rsidRPr="00824327" w:rsidRDefault="004C439B" w:rsidP="00824327">
      <w:pPr>
        <w:pStyle w:val="onlinetext"/>
        <w:rPr>
          <w:b/>
          <w:color w:val="000000"/>
        </w:rPr>
      </w:pPr>
      <w:r w:rsidRPr="00824327">
        <w:rPr>
          <w:b/>
          <w:spacing w:val="-5"/>
          <w:w w:val="96"/>
        </w:rPr>
        <w:t>I</w:t>
      </w:r>
      <w:r w:rsidRPr="00824327">
        <w:rPr>
          <w:b/>
          <w:w w:val="96"/>
        </w:rPr>
        <w:t>nfo</w:t>
      </w:r>
      <w:r w:rsidRPr="00824327">
        <w:rPr>
          <w:b/>
          <w:spacing w:val="2"/>
          <w:w w:val="96"/>
        </w:rPr>
        <w:t>r</w:t>
      </w:r>
      <w:r w:rsidRPr="00824327">
        <w:rPr>
          <w:b/>
          <w:w w:val="96"/>
        </w:rPr>
        <w:t>ma</w:t>
      </w:r>
      <w:r w:rsidRPr="00824327">
        <w:rPr>
          <w:b/>
          <w:spacing w:val="-1"/>
          <w:w w:val="96"/>
        </w:rPr>
        <w:t>t</w:t>
      </w:r>
      <w:r w:rsidRPr="00824327">
        <w:rPr>
          <w:b/>
          <w:w w:val="96"/>
        </w:rPr>
        <w:t>ion</w:t>
      </w:r>
      <w:r w:rsidRPr="00824327">
        <w:rPr>
          <w:b/>
          <w:spacing w:val="21"/>
          <w:w w:val="96"/>
        </w:rPr>
        <w:t xml:space="preserve"> </w:t>
      </w:r>
      <w:r w:rsidRPr="00824327">
        <w:rPr>
          <w:b/>
          <w:w w:val="96"/>
        </w:rPr>
        <w:t>a</w:t>
      </w:r>
      <w:r w:rsidRPr="00824327">
        <w:rPr>
          <w:b/>
          <w:spacing w:val="-1"/>
          <w:w w:val="96"/>
        </w:rPr>
        <w:t>b</w:t>
      </w:r>
      <w:r w:rsidRPr="00824327">
        <w:rPr>
          <w:b/>
          <w:w w:val="96"/>
        </w:rPr>
        <w:t>out se</w:t>
      </w:r>
      <w:r w:rsidRPr="00824327">
        <w:rPr>
          <w:b/>
          <w:spacing w:val="4"/>
          <w:w w:val="96"/>
        </w:rPr>
        <w:t>rv</w:t>
      </w:r>
      <w:r w:rsidRPr="00824327">
        <w:rPr>
          <w:b/>
          <w:w w:val="96"/>
        </w:rPr>
        <w:t>i</w:t>
      </w:r>
      <w:r w:rsidRPr="00824327">
        <w:rPr>
          <w:b/>
          <w:spacing w:val="-5"/>
          <w:w w:val="96"/>
        </w:rPr>
        <w:t>c</w:t>
      </w:r>
      <w:r w:rsidRPr="00824327">
        <w:rPr>
          <w:b/>
          <w:w w:val="96"/>
        </w:rPr>
        <w:t>e</w:t>
      </w:r>
      <w:r w:rsidRPr="00824327">
        <w:rPr>
          <w:b/>
          <w:spacing w:val="-9"/>
          <w:w w:val="96"/>
        </w:rPr>
        <w:t xml:space="preserve"> </w:t>
      </w:r>
      <w:r w:rsidRPr="00824327">
        <w:rPr>
          <w:b/>
          <w:spacing w:val="-4"/>
          <w:w w:val="96"/>
        </w:rPr>
        <w:t>c</w:t>
      </w:r>
      <w:r w:rsidRPr="00824327">
        <w:rPr>
          <w:b/>
          <w:spacing w:val="-2"/>
          <w:w w:val="96"/>
        </w:rPr>
        <w:t>h</w:t>
      </w:r>
      <w:r w:rsidRPr="00824327">
        <w:rPr>
          <w:b/>
          <w:w w:val="96"/>
        </w:rPr>
        <w:t>arges</w:t>
      </w:r>
      <w:r w:rsidRPr="00824327">
        <w:rPr>
          <w:b/>
          <w:spacing w:val="-17"/>
          <w:w w:val="96"/>
        </w:rPr>
        <w:t xml:space="preserve"> </w:t>
      </w:r>
      <w:r w:rsidRPr="00824327">
        <w:rPr>
          <w:b/>
          <w:w w:val="96"/>
        </w:rPr>
        <w:t>and</w:t>
      </w:r>
      <w:r w:rsidRPr="00824327">
        <w:rPr>
          <w:b/>
          <w:spacing w:val="-9"/>
          <w:w w:val="96"/>
        </w:rPr>
        <w:t xml:space="preserve"> </w:t>
      </w:r>
      <w:r w:rsidRPr="00824327">
        <w:rPr>
          <w:b/>
        </w:rPr>
        <w:t>the</w:t>
      </w:r>
      <w:r w:rsidRPr="00824327">
        <w:rPr>
          <w:b/>
          <w:spacing w:val="-19"/>
        </w:rPr>
        <w:t xml:space="preserve"> </w:t>
      </w:r>
      <w:r w:rsidRPr="00824327">
        <w:rPr>
          <w:b/>
          <w:spacing w:val="1"/>
          <w:w w:val="96"/>
        </w:rPr>
        <w:t>r</w:t>
      </w:r>
      <w:r w:rsidRPr="00824327">
        <w:rPr>
          <w:b/>
          <w:w w:val="96"/>
        </w:rPr>
        <w:t>i</w:t>
      </w:r>
      <w:r w:rsidRPr="00824327">
        <w:rPr>
          <w:b/>
          <w:spacing w:val="1"/>
          <w:w w:val="96"/>
        </w:rPr>
        <w:t>g</w:t>
      </w:r>
      <w:r w:rsidRPr="00824327">
        <w:rPr>
          <w:b/>
          <w:spacing w:val="-2"/>
          <w:w w:val="96"/>
        </w:rPr>
        <w:t>h</w:t>
      </w:r>
      <w:r w:rsidRPr="00824327">
        <w:rPr>
          <w:b/>
          <w:w w:val="96"/>
        </w:rPr>
        <w:t>t</w:t>
      </w:r>
      <w:r w:rsidRPr="00824327">
        <w:rPr>
          <w:b/>
          <w:spacing w:val="-11"/>
          <w:w w:val="96"/>
        </w:rPr>
        <w:t xml:space="preserve"> </w:t>
      </w:r>
      <w:r w:rsidRPr="00824327">
        <w:rPr>
          <w:b/>
          <w:spacing w:val="-4"/>
        </w:rPr>
        <w:t>t</w:t>
      </w:r>
      <w:r w:rsidRPr="00824327">
        <w:rPr>
          <w:b/>
        </w:rPr>
        <w:t>o</w:t>
      </w:r>
      <w:r w:rsidRPr="00824327">
        <w:rPr>
          <w:b/>
          <w:spacing w:val="-13"/>
        </w:rPr>
        <w:t xml:space="preserve"> </w:t>
      </w:r>
      <w:r w:rsidRPr="00824327">
        <w:rPr>
          <w:b/>
          <w:spacing w:val="-4"/>
          <w:w w:val="97"/>
        </w:rPr>
        <w:t>c</w:t>
      </w:r>
      <w:r w:rsidRPr="00824327">
        <w:rPr>
          <w:b/>
          <w:spacing w:val="-2"/>
          <w:w w:val="97"/>
        </w:rPr>
        <w:t>h</w:t>
      </w:r>
      <w:r w:rsidRPr="00824327">
        <w:rPr>
          <w:b/>
          <w:w w:val="97"/>
        </w:rPr>
        <w:t>allenge</w:t>
      </w:r>
      <w:r w:rsidRPr="00824327">
        <w:rPr>
          <w:b/>
          <w:spacing w:val="-12"/>
          <w:w w:val="97"/>
        </w:rPr>
        <w:t xml:space="preserve"> </w:t>
      </w:r>
      <w:r w:rsidRPr="00824327">
        <w:rPr>
          <w:b/>
        </w:rPr>
        <w:t>those</w:t>
      </w:r>
      <w:r w:rsidRPr="00824327">
        <w:rPr>
          <w:b/>
          <w:spacing w:val="-17"/>
        </w:rPr>
        <w:t xml:space="preserve"> </w:t>
      </w:r>
      <w:r w:rsidRPr="00824327">
        <w:rPr>
          <w:b/>
          <w:spacing w:val="-4"/>
        </w:rPr>
        <w:t>c</w:t>
      </w:r>
      <w:r w:rsidRPr="00824327">
        <w:rPr>
          <w:b/>
          <w:spacing w:val="-2"/>
        </w:rPr>
        <w:t>h</w:t>
      </w:r>
      <w:r w:rsidRPr="00824327">
        <w:rPr>
          <w:b/>
        </w:rPr>
        <w:t>arges</w:t>
      </w:r>
    </w:p>
    <w:p w14:paraId="511CA567" w14:textId="77777777" w:rsidR="004C439B" w:rsidRPr="0083071A" w:rsidRDefault="004C439B" w:rsidP="0083071A">
      <w:pPr>
        <w:widowControl w:val="0"/>
        <w:autoSpaceDE w:val="0"/>
        <w:autoSpaceDN w:val="0"/>
        <w:adjustRightInd w:val="0"/>
        <w:spacing w:before="7" w:line="110" w:lineRule="exact"/>
        <w:ind w:right="95"/>
        <w:rPr>
          <w:rFonts w:ascii="Verdana" w:eastAsia="MS PMincho" w:hAnsi="Verdana"/>
          <w:color w:val="000000"/>
          <w:sz w:val="20"/>
          <w:szCs w:val="20"/>
        </w:rPr>
      </w:pPr>
    </w:p>
    <w:p w14:paraId="53024A37" w14:textId="77777777" w:rsidR="004C439B" w:rsidRDefault="004C439B" w:rsidP="0083071A">
      <w:pPr>
        <w:widowControl w:val="0"/>
        <w:autoSpaceDE w:val="0"/>
        <w:autoSpaceDN w:val="0"/>
        <w:adjustRightInd w:val="0"/>
        <w:spacing w:line="243" w:lineRule="auto"/>
        <w:ind w:right="95"/>
        <w:rPr>
          <w:rFonts w:ascii="Verdana" w:eastAsia="MS PMincho" w:hAnsi="Verdana"/>
          <w:sz w:val="20"/>
          <w:szCs w:val="20"/>
        </w:rPr>
      </w:pPr>
      <w:r w:rsidRPr="000C1DB3">
        <w:rPr>
          <w:rFonts w:ascii="Verdana" w:eastAsia="MS PMincho" w:hAnsi="Verdana"/>
          <w:sz w:val="20"/>
          <w:szCs w:val="20"/>
        </w:rPr>
        <w:t xml:space="preserve">An </w:t>
      </w:r>
      <w:r w:rsidRPr="000C1DB3">
        <w:rPr>
          <w:rFonts w:ascii="Verdana" w:eastAsia="MS PMincho" w:hAnsi="Verdana"/>
          <w:spacing w:val="1"/>
          <w:sz w:val="20"/>
          <w:szCs w:val="20"/>
        </w:rPr>
        <w:t>ind</w:t>
      </w:r>
      <w:r w:rsidRPr="000C1DB3">
        <w:rPr>
          <w:rFonts w:ascii="Verdana" w:eastAsia="MS PMincho" w:hAnsi="Verdana"/>
          <w:spacing w:val="-1"/>
          <w:sz w:val="20"/>
          <w:szCs w:val="20"/>
        </w:rPr>
        <w:t>i</w:t>
      </w:r>
      <w:r w:rsidRPr="000C1DB3">
        <w:rPr>
          <w:rFonts w:ascii="Verdana" w:eastAsia="MS PMincho" w:hAnsi="Verdana"/>
          <w:spacing w:val="5"/>
          <w:sz w:val="20"/>
          <w:szCs w:val="20"/>
        </w:rPr>
        <w:t>v</w:t>
      </w:r>
      <w:r w:rsidRPr="000C1DB3">
        <w:rPr>
          <w:rFonts w:ascii="Verdana" w:eastAsia="MS PMincho" w:hAnsi="Verdana"/>
          <w:spacing w:val="1"/>
          <w:sz w:val="20"/>
          <w:szCs w:val="20"/>
        </w:rPr>
        <w:t>idua</w:t>
      </w:r>
      <w:r w:rsidRPr="000C1DB3">
        <w:rPr>
          <w:rFonts w:ascii="Verdana" w:eastAsia="MS PMincho" w:hAnsi="Verdana"/>
          <w:sz w:val="20"/>
          <w:szCs w:val="20"/>
        </w:rPr>
        <w:t>l</w:t>
      </w:r>
      <w:r w:rsidRPr="000C1DB3">
        <w:rPr>
          <w:rFonts w:ascii="Verdana" w:eastAsia="MS PMincho" w:hAnsi="Verdana"/>
          <w:spacing w:val="12"/>
          <w:sz w:val="20"/>
          <w:szCs w:val="20"/>
        </w:rPr>
        <w:t xml:space="preserve"> </w:t>
      </w:r>
      <w:r w:rsidR="0083071A" w:rsidRPr="000C1DB3">
        <w:rPr>
          <w:rFonts w:ascii="Verdana" w:eastAsia="MS PMincho" w:hAnsi="Verdana"/>
          <w:spacing w:val="-1"/>
          <w:sz w:val="20"/>
          <w:szCs w:val="20"/>
        </w:rPr>
        <w:t>leaseholder</w:t>
      </w:r>
      <w:r w:rsidRPr="000C1DB3">
        <w:rPr>
          <w:rFonts w:ascii="Verdana" w:eastAsia="MS PMincho" w:hAnsi="Verdana"/>
          <w:spacing w:val="28"/>
          <w:sz w:val="20"/>
          <w:szCs w:val="20"/>
        </w:rPr>
        <w:t xml:space="preserve"> </w:t>
      </w:r>
      <w:r w:rsidRPr="000C1DB3">
        <w:rPr>
          <w:rFonts w:ascii="Verdana" w:eastAsia="MS PMincho" w:hAnsi="Verdana"/>
          <w:spacing w:val="1"/>
          <w:sz w:val="20"/>
          <w:szCs w:val="20"/>
        </w:rPr>
        <w:t>o</w:t>
      </w:r>
      <w:r w:rsidRPr="000C1DB3">
        <w:rPr>
          <w:rFonts w:ascii="Verdana" w:eastAsia="MS PMincho" w:hAnsi="Verdana"/>
          <w:sz w:val="20"/>
          <w:szCs w:val="20"/>
        </w:rPr>
        <w:t>r</w:t>
      </w:r>
      <w:r w:rsidRPr="000C1DB3">
        <w:rPr>
          <w:rFonts w:ascii="Verdana" w:eastAsia="MS PMincho" w:hAnsi="Verdana"/>
          <w:spacing w:val="16"/>
          <w:sz w:val="20"/>
          <w:szCs w:val="20"/>
        </w:rPr>
        <w:t xml:space="preserve"> </w:t>
      </w:r>
      <w:r w:rsidRPr="000C1DB3">
        <w:rPr>
          <w:rFonts w:ascii="Verdana" w:eastAsia="MS PMincho" w:hAnsi="Verdana"/>
          <w:spacing w:val="1"/>
          <w:sz w:val="20"/>
          <w:szCs w:val="20"/>
        </w:rPr>
        <w:t>th</w:t>
      </w:r>
      <w:r w:rsidRPr="000C1DB3">
        <w:rPr>
          <w:rFonts w:ascii="Verdana" w:eastAsia="MS PMincho" w:hAnsi="Verdana"/>
          <w:sz w:val="20"/>
          <w:szCs w:val="20"/>
        </w:rPr>
        <w:t>e</w:t>
      </w:r>
      <w:r w:rsidRPr="000C1DB3">
        <w:rPr>
          <w:rFonts w:ascii="Verdana" w:eastAsia="MS PMincho" w:hAnsi="Verdana"/>
          <w:spacing w:val="15"/>
          <w:sz w:val="20"/>
          <w:szCs w:val="20"/>
        </w:rPr>
        <w:t xml:space="preserve"> </w:t>
      </w:r>
      <w:r w:rsidRPr="000C1DB3">
        <w:rPr>
          <w:rFonts w:ascii="Verdana" w:eastAsia="MS PMincho" w:hAnsi="Verdana"/>
          <w:spacing w:val="1"/>
          <w:sz w:val="20"/>
          <w:szCs w:val="20"/>
        </w:rPr>
        <w:t>sec</w:t>
      </w:r>
      <w:r w:rsidRPr="000C1DB3">
        <w:rPr>
          <w:rFonts w:ascii="Verdana" w:eastAsia="MS PMincho" w:hAnsi="Verdana"/>
          <w:spacing w:val="-1"/>
          <w:sz w:val="20"/>
          <w:szCs w:val="20"/>
        </w:rPr>
        <w:t>r</w:t>
      </w:r>
      <w:r w:rsidRPr="000C1DB3">
        <w:rPr>
          <w:rFonts w:ascii="Verdana" w:eastAsia="MS PMincho" w:hAnsi="Verdana"/>
          <w:spacing w:val="1"/>
          <w:sz w:val="20"/>
          <w:szCs w:val="20"/>
        </w:rPr>
        <w:t>eta</w:t>
      </w:r>
      <w:r w:rsidRPr="000C1DB3">
        <w:rPr>
          <w:rFonts w:ascii="Verdana" w:eastAsia="MS PMincho" w:hAnsi="Verdana"/>
          <w:spacing w:val="8"/>
          <w:sz w:val="20"/>
          <w:szCs w:val="20"/>
        </w:rPr>
        <w:t>r</w:t>
      </w:r>
      <w:r w:rsidRPr="000C1DB3">
        <w:rPr>
          <w:rFonts w:ascii="Verdana" w:eastAsia="MS PMincho" w:hAnsi="Verdana"/>
          <w:sz w:val="20"/>
          <w:szCs w:val="20"/>
        </w:rPr>
        <w:t>y</w:t>
      </w:r>
      <w:r w:rsidRPr="000C1DB3">
        <w:rPr>
          <w:rFonts w:ascii="Verdana" w:eastAsia="MS PMincho" w:hAnsi="Verdana"/>
          <w:spacing w:val="-7"/>
          <w:sz w:val="20"/>
          <w:szCs w:val="20"/>
        </w:rPr>
        <w:t xml:space="preserve"> </w:t>
      </w:r>
      <w:r w:rsidRPr="000C1DB3">
        <w:rPr>
          <w:rFonts w:ascii="Verdana" w:eastAsia="MS PMincho" w:hAnsi="Verdana"/>
          <w:spacing w:val="1"/>
          <w:sz w:val="20"/>
          <w:szCs w:val="20"/>
        </w:rPr>
        <w:t>o</w:t>
      </w:r>
      <w:r w:rsidRPr="000C1DB3">
        <w:rPr>
          <w:rFonts w:ascii="Verdana" w:eastAsia="MS PMincho" w:hAnsi="Verdana"/>
          <w:sz w:val="20"/>
          <w:szCs w:val="20"/>
        </w:rPr>
        <w:t>f</w:t>
      </w:r>
      <w:r w:rsidRPr="000C1DB3">
        <w:rPr>
          <w:rFonts w:ascii="Verdana" w:eastAsia="MS PMincho" w:hAnsi="Verdana"/>
          <w:spacing w:val="14"/>
          <w:sz w:val="20"/>
          <w:szCs w:val="20"/>
        </w:rPr>
        <w:t xml:space="preserve"> </w:t>
      </w:r>
      <w:r w:rsidRPr="000C1DB3">
        <w:rPr>
          <w:rFonts w:ascii="Verdana" w:eastAsia="MS PMincho" w:hAnsi="Verdana"/>
          <w:spacing w:val="1"/>
          <w:sz w:val="20"/>
          <w:szCs w:val="20"/>
        </w:rPr>
        <w:t>a</w:t>
      </w:r>
      <w:r w:rsidR="00F90A85" w:rsidRPr="000C1DB3">
        <w:rPr>
          <w:rFonts w:ascii="Verdana" w:eastAsia="MS PMincho" w:hAnsi="Verdana"/>
          <w:sz w:val="20"/>
          <w:szCs w:val="20"/>
        </w:rPr>
        <w:t xml:space="preserve"> recognised tenants' association </w:t>
      </w:r>
      <w:r w:rsidRPr="000C1DB3">
        <w:rPr>
          <w:rFonts w:ascii="Verdana" w:eastAsia="MS PMincho" w:hAnsi="Verdana"/>
          <w:spacing w:val="1"/>
          <w:sz w:val="20"/>
          <w:szCs w:val="20"/>
        </w:rPr>
        <w:t>m</w:t>
      </w:r>
      <w:r w:rsidRPr="000C1DB3">
        <w:rPr>
          <w:rFonts w:ascii="Verdana" w:eastAsia="MS PMincho" w:hAnsi="Verdana"/>
          <w:spacing w:val="-3"/>
          <w:sz w:val="20"/>
          <w:szCs w:val="20"/>
        </w:rPr>
        <w:t>a</w:t>
      </w:r>
      <w:r w:rsidRPr="000C1DB3">
        <w:rPr>
          <w:rFonts w:ascii="Verdana" w:eastAsia="MS PMincho" w:hAnsi="Verdana"/>
          <w:sz w:val="20"/>
          <w:szCs w:val="20"/>
        </w:rPr>
        <w:t>y</w:t>
      </w:r>
      <w:r w:rsidRPr="000C1DB3">
        <w:rPr>
          <w:rFonts w:ascii="Verdana" w:eastAsia="MS PMincho" w:hAnsi="Verdana"/>
          <w:spacing w:val="4"/>
          <w:sz w:val="20"/>
          <w:szCs w:val="20"/>
        </w:rPr>
        <w:t xml:space="preserve"> </w:t>
      </w:r>
      <w:r w:rsidRPr="000C1DB3">
        <w:rPr>
          <w:rFonts w:ascii="Verdana" w:eastAsia="MS PMincho" w:hAnsi="Verdana"/>
          <w:spacing w:val="1"/>
          <w:sz w:val="20"/>
          <w:szCs w:val="20"/>
        </w:rPr>
        <w:t>as</w:t>
      </w:r>
      <w:r w:rsidRPr="000C1DB3">
        <w:rPr>
          <w:rFonts w:ascii="Verdana" w:eastAsia="MS PMincho" w:hAnsi="Verdana"/>
          <w:sz w:val="20"/>
          <w:szCs w:val="20"/>
        </w:rPr>
        <w:t>k</w:t>
      </w:r>
      <w:r w:rsidRPr="000C1DB3">
        <w:rPr>
          <w:rFonts w:ascii="Verdana" w:eastAsia="MS PMincho" w:hAnsi="Verdana"/>
          <w:spacing w:val="3"/>
          <w:sz w:val="20"/>
          <w:szCs w:val="20"/>
        </w:rPr>
        <w:t xml:space="preserve"> </w:t>
      </w:r>
      <w:r w:rsidRPr="000C1DB3">
        <w:rPr>
          <w:rFonts w:ascii="Verdana" w:eastAsia="MS PMincho" w:hAnsi="Verdana"/>
          <w:spacing w:val="1"/>
          <w:sz w:val="20"/>
          <w:szCs w:val="20"/>
        </w:rPr>
        <w:t>th</w:t>
      </w:r>
      <w:r w:rsidRPr="000C1DB3">
        <w:rPr>
          <w:rFonts w:ascii="Verdana" w:eastAsia="MS PMincho" w:hAnsi="Verdana"/>
          <w:sz w:val="20"/>
          <w:szCs w:val="20"/>
        </w:rPr>
        <w:t>e</w:t>
      </w:r>
      <w:r w:rsidRPr="000C1DB3">
        <w:rPr>
          <w:rFonts w:ascii="Verdana" w:eastAsia="MS PMincho" w:hAnsi="Verdana"/>
          <w:spacing w:val="15"/>
          <w:sz w:val="20"/>
          <w:szCs w:val="20"/>
        </w:rPr>
        <w:t xml:space="preserve"> </w:t>
      </w:r>
      <w:r w:rsidRPr="000C1DB3">
        <w:rPr>
          <w:rFonts w:ascii="Verdana" w:eastAsia="MS PMincho" w:hAnsi="Verdana"/>
          <w:spacing w:val="1"/>
          <w:sz w:val="20"/>
          <w:szCs w:val="20"/>
        </w:rPr>
        <w:t>landlo</w:t>
      </w:r>
      <w:r w:rsidRPr="000C1DB3">
        <w:rPr>
          <w:rFonts w:ascii="Verdana" w:eastAsia="MS PMincho" w:hAnsi="Verdana"/>
          <w:spacing w:val="-1"/>
          <w:sz w:val="20"/>
          <w:szCs w:val="20"/>
        </w:rPr>
        <w:t>r</w:t>
      </w:r>
      <w:r w:rsidRPr="000C1DB3">
        <w:rPr>
          <w:rFonts w:ascii="Verdana" w:eastAsia="MS PMincho" w:hAnsi="Verdana"/>
          <w:sz w:val="20"/>
          <w:szCs w:val="20"/>
        </w:rPr>
        <w:t>d</w:t>
      </w:r>
      <w:r w:rsidRPr="000C1DB3">
        <w:rPr>
          <w:rFonts w:ascii="Verdana" w:eastAsia="MS PMincho" w:hAnsi="Verdana"/>
          <w:spacing w:val="25"/>
          <w:sz w:val="20"/>
          <w:szCs w:val="20"/>
        </w:rPr>
        <w:t xml:space="preserve"> </w:t>
      </w:r>
      <w:r w:rsidRPr="000C1DB3">
        <w:rPr>
          <w:rFonts w:ascii="Verdana" w:eastAsia="MS PMincho" w:hAnsi="Verdana"/>
          <w:spacing w:val="1"/>
          <w:sz w:val="20"/>
          <w:szCs w:val="20"/>
        </w:rPr>
        <w:t>fo</w:t>
      </w:r>
      <w:r w:rsidRPr="000C1DB3">
        <w:rPr>
          <w:rFonts w:ascii="Verdana" w:eastAsia="MS PMincho" w:hAnsi="Verdana"/>
          <w:sz w:val="20"/>
          <w:szCs w:val="20"/>
        </w:rPr>
        <w:t>r</w:t>
      </w:r>
      <w:r w:rsidRPr="000C1DB3">
        <w:rPr>
          <w:rFonts w:ascii="Verdana" w:eastAsia="MS PMincho" w:hAnsi="Verdana"/>
          <w:spacing w:val="12"/>
          <w:sz w:val="20"/>
          <w:szCs w:val="20"/>
        </w:rPr>
        <w:t xml:space="preserve"> </w:t>
      </w:r>
      <w:r w:rsidRPr="000C1DB3">
        <w:rPr>
          <w:rFonts w:ascii="Verdana" w:eastAsia="MS PMincho" w:hAnsi="Verdana"/>
          <w:sz w:val="20"/>
          <w:szCs w:val="20"/>
        </w:rPr>
        <w:t>a</w:t>
      </w:r>
      <w:r w:rsidRPr="000C1DB3">
        <w:rPr>
          <w:rFonts w:ascii="Verdana" w:eastAsia="MS PMincho" w:hAnsi="Verdana"/>
          <w:spacing w:val="-2"/>
          <w:sz w:val="20"/>
          <w:szCs w:val="20"/>
        </w:rPr>
        <w:t xml:space="preserve"> </w:t>
      </w:r>
      <w:r w:rsidRPr="000C1DB3">
        <w:rPr>
          <w:rFonts w:ascii="Verdana" w:eastAsia="MS PMincho" w:hAnsi="Verdana"/>
          <w:sz w:val="20"/>
          <w:szCs w:val="20"/>
        </w:rPr>
        <w:t>summa</w:t>
      </w:r>
      <w:r w:rsidRPr="000C1DB3">
        <w:rPr>
          <w:rFonts w:ascii="Verdana" w:eastAsia="MS PMincho" w:hAnsi="Verdana"/>
          <w:spacing w:val="6"/>
          <w:sz w:val="20"/>
          <w:szCs w:val="20"/>
        </w:rPr>
        <w:t>r</w:t>
      </w:r>
      <w:r w:rsidRPr="000C1DB3">
        <w:rPr>
          <w:rFonts w:ascii="Verdana" w:eastAsia="MS PMincho" w:hAnsi="Verdana"/>
          <w:sz w:val="20"/>
          <w:szCs w:val="20"/>
        </w:rPr>
        <w:t>y</w:t>
      </w:r>
      <w:r w:rsidRPr="000C1DB3">
        <w:rPr>
          <w:rFonts w:ascii="Verdana" w:eastAsia="MS PMincho" w:hAnsi="Verdana"/>
          <w:spacing w:val="-4"/>
          <w:sz w:val="20"/>
          <w:szCs w:val="20"/>
        </w:rPr>
        <w:t xml:space="preserve"> </w:t>
      </w:r>
      <w:r w:rsidRPr="000C1DB3">
        <w:rPr>
          <w:rFonts w:ascii="Verdana" w:eastAsia="MS PMincho" w:hAnsi="Verdana"/>
          <w:w w:val="97"/>
          <w:sz w:val="20"/>
          <w:szCs w:val="20"/>
        </w:rPr>
        <w:t>of</w:t>
      </w:r>
      <w:r w:rsidRPr="000C1DB3">
        <w:rPr>
          <w:rFonts w:ascii="Verdana" w:eastAsia="MS PMincho" w:hAnsi="Verdana"/>
          <w:spacing w:val="-3"/>
          <w:sz w:val="20"/>
          <w:szCs w:val="20"/>
        </w:rPr>
        <w:t xml:space="preserve"> </w:t>
      </w:r>
      <w:r w:rsidRPr="000C1DB3">
        <w:rPr>
          <w:rFonts w:ascii="Verdana" w:eastAsia="MS PMincho" w:hAnsi="Verdana"/>
          <w:w w:val="103"/>
          <w:sz w:val="20"/>
          <w:szCs w:val="20"/>
        </w:rPr>
        <w:t>the</w:t>
      </w:r>
      <w:r w:rsidRPr="000C1DB3">
        <w:rPr>
          <w:rFonts w:ascii="Verdana" w:eastAsia="MS PMincho" w:hAnsi="Verdana"/>
          <w:spacing w:val="-10"/>
          <w:sz w:val="20"/>
          <w:szCs w:val="20"/>
        </w:rPr>
        <w:t xml:space="preserve"> </w:t>
      </w:r>
      <w:r w:rsidRPr="000C1DB3">
        <w:rPr>
          <w:rFonts w:ascii="Verdana" w:eastAsia="MS PMincho" w:hAnsi="Verdana"/>
          <w:spacing w:val="-3"/>
          <w:w w:val="97"/>
          <w:sz w:val="20"/>
          <w:szCs w:val="20"/>
        </w:rPr>
        <w:t>c</w:t>
      </w:r>
      <w:r w:rsidRPr="000C1DB3">
        <w:rPr>
          <w:rFonts w:ascii="Verdana" w:eastAsia="MS PMincho" w:hAnsi="Verdana"/>
          <w:w w:val="97"/>
          <w:sz w:val="20"/>
          <w:szCs w:val="20"/>
        </w:rPr>
        <w:t>osts</w:t>
      </w:r>
      <w:r w:rsidRPr="000C1DB3">
        <w:rPr>
          <w:rFonts w:ascii="Verdana" w:eastAsia="MS PMincho" w:hAnsi="Verdana"/>
          <w:spacing w:val="-8"/>
          <w:w w:val="97"/>
          <w:sz w:val="20"/>
          <w:szCs w:val="20"/>
        </w:rPr>
        <w:t xml:space="preserve"> </w:t>
      </w:r>
      <w:r w:rsidRPr="000C1DB3">
        <w:rPr>
          <w:rFonts w:ascii="Verdana" w:eastAsia="MS PMincho" w:hAnsi="Verdana"/>
          <w:sz w:val="20"/>
          <w:szCs w:val="20"/>
        </w:rPr>
        <w:t>on</w:t>
      </w:r>
      <w:r w:rsidRPr="000C1DB3">
        <w:rPr>
          <w:rFonts w:ascii="Verdana" w:eastAsia="MS PMincho" w:hAnsi="Verdana"/>
          <w:spacing w:val="2"/>
          <w:sz w:val="20"/>
          <w:szCs w:val="20"/>
        </w:rPr>
        <w:t xml:space="preserve"> </w:t>
      </w:r>
      <w:r w:rsidRPr="000C1DB3">
        <w:rPr>
          <w:rFonts w:ascii="Verdana" w:eastAsia="MS PMincho" w:hAnsi="Verdana"/>
          <w:sz w:val="20"/>
          <w:szCs w:val="20"/>
        </w:rPr>
        <w:t>whi</w:t>
      </w:r>
      <w:r w:rsidRPr="000C1DB3">
        <w:rPr>
          <w:rFonts w:ascii="Verdana" w:eastAsia="MS PMincho" w:hAnsi="Verdana"/>
          <w:spacing w:val="-2"/>
          <w:sz w:val="20"/>
          <w:szCs w:val="20"/>
        </w:rPr>
        <w:t>c</w:t>
      </w:r>
      <w:r w:rsidRPr="000C1DB3">
        <w:rPr>
          <w:rFonts w:ascii="Verdana" w:eastAsia="MS PMincho" w:hAnsi="Verdana"/>
          <w:sz w:val="20"/>
          <w:szCs w:val="20"/>
        </w:rPr>
        <w:t>h</w:t>
      </w:r>
      <w:r w:rsidRPr="000C1DB3">
        <w:rPr>
          <w:rFonts w:ascii="Verdana" w:eastAsia="MS PMincho" w:hAnsi="Verdana"/>
          <w:spacing w:val="-13"/>
          <w:sz w:val="20"/>
          <w:szCs w:val="20"/>
        </w:rPr>
        <w:t xml:space="preserve"> </w:t>
      </w:r>
      <w:r w:rsidRPr="000C1DB3">
        <w:rPr>
          <w:rFonts w:ascii="Verdana" w:eastAsia="MS PMincho" w:hAnsi="Verdana"/>
          <w:sz w:val="20"/>
          <w:szCs w:val="20"/>
        </w:rPr>
        <w:t>the</w:t>
      </w:r>
      <w:r w:rsidRPr="000C1DB3">
        <w:rPr>
          <w:rFonts w:ascii="Verdana" w:eastAsia="MS PMincho" w:hAnsi="Verdana"/>
          <w:spacing w:val="-3"/>
          <w:sz w:val="20"/>
          <w:szCs w:val="20"/>
        </w:rPr>
        <w:t xml:space="preserve"> </w:t>
      </w:r>
      <w:r w:rsidRPr="000C1DB3">
        <w:rPr>
          <w:rFonts w:ascii="Verdana" w:eastAsia="MS PMincho" w:hAnsi="Verdana"/>
          <w:w w:val="97"/>
          <w:sz w:val="20"/>
          <w:szCs w:val="20"/>
        </w:rPr>
        <w:t>se</w:t>
      </w:r>
      <w:r w:rsidRPr="000C1DB3">
        <w:rPr>
          <w:rFonts w:ascii="Verdana" w:eastAsia="MS PMincho" w:hAnsi="Verdana"/>
          <w:spacing w:val="5"/>
          <w:w w:val="97"/>
          <w:sz w:val="20"/>
          <w:szCs w:val="20"/>
        </w:rPr>
        <w:t>r</w:t>
      </w:r>
      <w:r w:rsidRPr="000C1DB3">
        <w:rPr>
          <w:rFonts w:ascii="Verdana" w:eastAsia="MS PMincho" w:hAnsi="Verdana"/>
          <w:spacing w:val="4"/>
          <w:w w:val="97"/>
          <w:sz w:val="20"/>
          <w:szCs w:val="20"/>
        </w:rPr>
        <w:t>v</w:t>
      </w:r>
      <w:r w:rsidRPr="000C1DB3">
        <w:rPr>
          <w:rFonts w:ascii="Verdana" w:eastAsia="MS PMincho" w:hAnsi="Verdana"/>
          <w:w w:val="97"/>
          <w:sz w:val="20"/>
          <w:szCs w:val="20"/>
        </w:rPr>
        <w:t>i</w:t>
      </w:r>
      <w:r w:rsidRPr="000C1DB3">
        <w:rPr>
          <w:rFonts w:ascii="Verdana" w:eastAsia="MS PMincho" w:hAnsi="Verdana"/>
          <w:spacing w:val="-3"/>
          <w:w w:val="97"/>
          <w:sz w:val="20"/>
          <w:szCs w:val="20"/>
        </w:rPr>
        <w:t>c</w:t>
      </w:r>
      <w:r w:rsidRPr="000C1DB3">
        <w:rPr>
          <w:rFonts w:ascii="Verdana" w:eastAsia="MS PMincho" w:hAnsi="Verdana"/>
          <w:w w:val="97"/>
          <w:sz w:val="20"/>
          <w:szCs w:val="20"/>
        </w:rPr>
        <w:t>e</w:t>
      </w:r>
      <w:r w:rsidRPr="000C1DB3">
        <w:rPr>
          <w:rFonts w:ascii="Verdana" w:eastAsia="MS PMincho" w:hAnsi="Verdana"/>
          <w:spacing w:val="-7"/>
          <w:w w:val="97"/>
          <w:sz w:val="20"/>
          <w:szCs w:val="20"/>
        </w:rPr>
        <w:t xml:space="preserve"> </w:t>
      </w:r>
      <w:r w:rsidRPr="000C1DB3">
        <w:rPr>
          <w:rFonts w:ascii="Verdana" w:eastAsia="MS PMincho" w:hAnsi="Verdana"/>
          <w:spacing w:val="-2"/>
          <w:sz w:val="20"/>
          <w:szCs w:val="20"/>
        </w:rPr>
        <w:t>c</w:t>
      </w:r>
      <w:r w:rsidRPr="000C1DB3">
        <w:rPr>
          <w:rFonts w:ascii="Verdana" w:eastAsia="MS PMincho" w:hAnsi="Verdana"/>
          <w:sz w:val="20"/>
          <w:szCs w:val="20"/>
        </w:rPr>
        <w:t>harge</w:t>
      </w:r>
      <w:r w:rsidRPr="000C1DB3">
        <w:rPr>
          <w:rFonts w:ascii="Verdana" w:eastAsia="MS PMincho" w:hAnsi="Verdana"/>
          <w:spacing w:val="-20"/>
          <w:sz w:val="20"/>
          <w:szCs w:val="20"/>
        </w:rPr>
        <w:t xml:space="preserve"> </w:t>
      </w:r>
      <w:r w:rsidRPr="000C1DB3">
        <w:rPr>
          <w:rFonts w:ascii="Verdana" w:eastAsia="MS PMincho" w:hAnsi="Verdana"/>
          <w:sz w:val="20"/>
          <w:szCs w:val="20"/>
        </w:rPr>
        <w:t>is</w:t>
      </w:r>
      <w:r w:rsidRPr="000C1DB3">
        <w:rPr>
          <w:rFonts w:ascii="Verdana" w:eastAsia="MS PMincho" w:hAnsi="Verdana"/>
          <w:spacing w:val="-19"/>
          <w:sz w:val="20"/>
          <w:szCs w:val="20"/>
        </w:rPr>
        <w:t xml:space="preserve"> </w:t>
      </w:r>
      <w:r w:rsidRPr="000C1DB3">
        <w:rPr>
          <w:rFonts w:ascii="Verdana" w:eastAsia="MS PMincho" w:hAnsi="Verdana"/>
          <w:w w:val="98"/>
          <w:sz w:val="20"/>
          <w:szCs w:val="20"/>
        </w:rPr>
        <w:t>based.</w:t>
      </w:r>
      <w:r w:rsidRPr="000C1DB3">
        <w:rPr>
          <w:rFonts w:ascii="Verdana" w:eastAsia="MS PMincho" w:hAnsi="Verdana"/>
          <w:spacing w:val="-16"/>
          <w:w w:val="98"/>
          <w:sz w:val="20"/>
          <w:szCs w:val="20"/>
        </w:rPr>
        <w:t xml:space="preserve"> </w:t>
      </w:r>
      <w:r w:rsidRPr="000C1DB3">
        <w:rPr>
          <w:rFonts w:ascii="Verdana" w:eastAsia="MS PMincho" w:hAnsi="Verdana"/>
          <w:sz w:val="20"/>
          <w:szCs w:val="20"/>
        </w:rPr>
        <w:t>The</w:t>
      </w:r>
      <w:r w:rsidRPr="000C1DB3">
        <w:rPr>
          <w:rFonts w:ascii="Verdana" w:eastAsia="MS PMincho" w:hAnsi="Verdana"/>
          <w:spacing w:val="-10"/>
          <w:sz w:val="20"/>
          <w:szCs w:val="20"/>
        </w:rPr>
        <w:t xml:space="preserve"> </w:t>
      </w:r>
      <w:r w:rsidRPr="000C1DB3">
        <w:rPr>
          <w:rFonts w:ascii="Verdana" w:eastAsia="MS PMincho" w:hAnsi="Verdana"/>
          <w:sz w:val="20"/>
          <w:szCs w:val="20"/>
        </w:rPr>
        <w:t>landlo</w:t>
      </w:r>
      <w:r w:rsidRPr="000C1DB3">
        <w:rPr>
          <w:rFonts w:ascii="Verdana" w:eastAsia="MS PMincho" w:hAnsi="Verdana"/>
          <w:spacing w:val="-3"/>
          <w:sz w:val="20"/>
          <w:szCs w:val="20"/>
        </w:rPr>
        <w:t>r</w:t>
      </w:r>
      <w:r w:rsidRPr="000C1DB3">
        <w:rPr>
          <w:rFonts w:ascii="Verdana" w:eastAsia="MS PMincho" w:hAnsi="Verdana"/>
          <w:sz w:val="20"/>
          <w:szCs w:val="20"/>
        </w:rPr>
        <w:t>d</w:t>
      </w:r>
      <w:r w:rsidRPr="000C1DB3">
        <w:rPr>
          <w:rFonts w:ascii="Verdana" w:eastAsia="MS PMincho" w:hAnsi="Verdana"/>
          <w:spacing w:val="5"/>
          <w:sz w:val="20"/>
          <w:szCs w:val="20"/>
        </w:rPr>
        <w:t xml:space="preserve"> </w:t>
      </w:r>
      <w:r w:rsidRPr="000C1DB3">
        <w:rPr>
          <w:rFonts w:ascii="Verdana" w:eastAsia="MS PMincho" w:hAnsi="Verdana"/>
          <w:spacing w:val="-1"/>
          <w:sz w:val="20"/>
          <w:szCs w:val="20"/>
        </w:rPr>
        <w:t>m</w:t>
      </w:r>
      <w:r w:rsidRPr="000C1DB3">
        <w:rPr>
          <w:rFonts w:ascii="Verdana" w:eastAsia="MS PMincho" w:hAnsi="Verdana"/>
          <w:sz w:val="20"/>
          <w:szCs w:val="20"/>
        </w:rPr>
        <w:t>ust</w:t>
      </w:r>
      <w:r w:rsidRPr="000C1DB3">
        <w:rPr>
          <w:rFonts w:ascii="Verdana" w:eastAsia="MS PMincho" w:hAnsi="Verdana"/>
          <w:spacing w:val="16"/>
          <w:sz w:val="20"/>
          <w:szCs w:val="20"/>
        </w:rPr>
        <w:t xml:space="preserve"> </w:t>
      </w:r>
      <w:r w:rsidRPr="000C1DB3">
        <w:rPr>
          <w:rFonts w:ascii="Verdana" w:eastAsia="MS PMincho" w:hAnsi="Verdana"/>
          <w:spacing w:val="2"/>
          <w:sz w:val="20"/>
          <w:szCs w:val="20"/>
        </w:rPr>
        <w:t>p</w:t>
      </w:r>
      <w:r w:rsidRPr="000C1DB3">
        <w:rPr>
          <w:rFonts w:ascii="Verdana" w:eastAsia="MS PMincho" w:hAnsi="Verdana"/>
          <w:spacing w:val="-1"/>
          <w:sz w:val="20"/>
          <w:szCs w:val="20"/>
        </w:rPr>
        <w:t>ro</w:t>
      </w:r>
      <w:r w:rsidRPr="000C1DB3">
        <w:rPr>
          <w:rFonts w:ascii="Verdana" w:eastAsia="MS PMincho" w:hAnsi="Verdana"/>
          <w:spacing w:val="6"/>
          <w:sz w:val="20"/>
          <w:szCs w:val="20"/>
        </w:rPr>
        <w:t>v</w:t>
      </w:r>
      <w:r w:rsidRPr="000C1DB3">
        <w:rPr>
          <w:rFonts w:ascii="Verdana" w:eastAsia="MS PMincho" w:hAnsi="Verdana"/>
          <w:spacing w:val="2"/>
          <w:sz w:val="20"/>
          <w:szCs w:val="20"/>
        </w:rPr>
        <w:t>id</w:t>
      </w:r>
      <w:r w:rsidRPr="000C1DB3">
        <w:rPr>
          <w:rFonts w:ascii="Verdana" w:eastAsia="MS PMincho" w:hAnsi="Verdana"/>
          <w:sz w:val="20"/>
          <w:szCs w:val="20"/>
        </w:rPr>
        <w:t>e</w:t>
      </w:r>
      <w:r w:rsidRPr="000C1DB3">
        <w:rPr>
          <w:rFonts w:ascii="Verdana" w:eastAsia="MS PMincho" w:hAnsi="Verdana"/>
          <w:spacing w:val="31"/>
          <w:sz w:val="20"/>
          <w:szCs w:val="20"/>
        </w:rPr>
        <w:t xml:space="preserve"> </w:t>
      </w:r>
      <w:r w:rsidR="0083071A" w:rsidRPr="000C1DB3">
        <w:rPr>
          <w:rFonts w:ascii="Verdana" w:eastAsia="MS PMincho" w:hAnsi="Verdana"/>
          <w:spacing w:val="-1"/>
          <w:sz w:val="20"/>
          <w:szCs w:val="20"/>
        </w:rPr>
        <w:t>leaseholder</w:t>
      </w:r>
      <w:r w:rsidR="0083071A" w:rsidRPr="000C1DB3">
        <w:rPr>
          <w:rFonts w:ascii="Verdana" w:eastAsia="MS PMincho" w:hAnsi="Verdana"/>
          <w:spacing w:val="6"/>
          <w:sz w:val="20"/>
          <w:szCs w:val="20"/>
        </w:rPr>
        <w:t xml:space="preserve">s </w:t>
      </w:r>
      <w:r w:rsidRPr="000C1DB3">
        <w:rPr>
          <w:rFonts w:ascii="Verdana" w:eastAsia="MS PMincho" w:hAnsi="Verdana"/>
          <w:spacing w:val="6"/>
          <w:sz w:val="20"/>
          <w:szCs w:val="20"/>
        </w:rPr>
        <w:t>w</w:t>
      </w:r>
      <w:r w:rsidRPr="000C1DB3">
        <w:rPr>
          <w:rFonts w:ascii="Verdana" w:eastAsia="MS PMincho" w:hAnsi="Verdana"/>
          <w:spacing w:val="2"/>
          <w:sz w:val="20"/>
          <w:szCs w:val="20"/>
        </w:rPr>
        <w:t>it</w:t>
      </w:r>
      <w:r w:rsidRPr="000C1DB3">
        <w:rPr>
          <w:rFonts w:ascii="Verdana" w:eastAsia="MS PMincho" w:hAnsi="Verdana"/>
          <w:sz w:val="20"/>
          <w:szCs w:val="20"/>
        </w:rPr>
        <w:t>h</w:t>
      </w:r>
      <w:r w:rsidRPr="000C1DB3">
        <w:rPr>
          <w:rFonts w:ascii="Verdana" w:eastAsia="MS PMincho" w:hAnsi="Verdana"/>
          <w:spacing w:val="27"/>
          <w:sz w:val="20"/>
          <w:szCs w:val="20"/>
        </w:rPr>
        <w:t xml:space="preserve"> </w:t>
      </w:r>
      <w:r w:rsidRPr="000C1DB3">
        <w:rPr>
          <w:rFonts w:ascii="Verdana" w:eastAsia="MS PMincho" w:hAnsi="Verdana"/>
          <w:sz w:val="20"/>
          <w:szCs w:val="20"/>
        </w:rPr>
        <w:t>a</w:t>
      </w:r>
      <w:r w:rsidR="00615983" w:rsidRPr="000C1DB3">
        <w:rPr>
          <w:rFonts w:ascii="Verdana" w:eastAsia="MS PMincho" w:hAnsi="Verdana"/>
          <w:sz w:val="20"/>
          <w:szCs w:val="20"/>
        </w:rPr>
        <w:t xml:space="preserve"> </w:t>
      </w:r>
      <w:r w:rsidRPr="000C1DB3">
        <w:rPr>
          <w:rFonts w:ascii="Verdana" w:eastAsia="MS PMincho" w:hAnsi="Verdana"/>
          <w:spacing w:val="2"/>
          <w:sz w:val="20"/>
          <w:szCs w:val="20"/>
        </w:rPr>
        <w:t>summa</w:t>
      </w:r>
      <w:r w:rsidRPr="000C1DB3">
        <w:rPr>
          <w:rFonts w:ascii="Verdana" w:eastAsia="MS PMincho" w:hAnsi="Verdana"/>
          <w:spacing w:val="9"/>
          <w:sz w:val="20"/>
          <w:szCs w:val="20"/>
        </w:rPr>
        <w:t>r</w:t>
      </w:r>
      <w:r w:rsidRPr="000C1DB3">
        <w:rPr>
          <w:rFonts w:ascii="Verdana" w:eastAsia="MS PMincho" w:hAnsi="Verdana"/>
          <w:sz w:val="20"/>
          <w:szCs w:val="20"/>
        </w:rPr>
        <w:t>y</w:t>
      </w:r>
      <w:r w:rsidR="0083071A" w:rsidRPr="000C1DB3">
        <w:rPr>
          <w:rFonts w:ascii="Verdana" w:eastAsia="MS PMincho" w:hAnsi="Verdana"/>
          <w:spacing w:val="38"/>
          <w:sz w:val="20"/>
          <w:szCs w:val="20"/>
        </w:rPr>
        <w:t xml:space="preserve"> </w:t>
      </w:r>
      <w:r w:rsidRPr="000C1DB3">
        <w:rPr>
          <w:rFonts w:ascii="Verdana" w:eastAsia="MS PMincho" w:hAnsi="Verdana"/>
          <w:spacing w:val="2"/>
          <w:sz w:val="20"/>
          <w:szCs w:val="20"/>
        </w:rPr>
        <w:t>o</w:t>
      </w:r>
      <w:r w:rsidRPr="000C1DB3">
        <w:rPr>
          <w:rFonts w:ascii="Verdana" w:eastAsia="MS PMincho" w:hAnsi="Verdana"/>
          <w:sz w:val="20"/>
          <w:szCs w:val="20"/>
        </w:rPr>
        <w:t>f</w:t>
      </w:r>
      <w:r w:rsidRPr="000C1DB3">
        <w:rPr>
          <w:rFonts w:ascii="Verdana" w:eastAsia="MS PMincho" w:hAnsi="Verdana"/>
          <w:spacing w:val="36"/>
          <w:sz w:val="20"/>
          <w:szCs w:val="20"/>
        </w:rPr>
        <w:t xml:space="preserve"> </w:t>
      </w:r>
      <w:r w:rsidRPr="000C1DB3">
        <w:rPr>
          <w:rFonts w:ascii="Verdana" w:eastAsia="MS PMincho" w:hAnsi="Verdana"/>
          <w:spacing w:val="2"/>
          <w:sz w:val="20"/>
          <w:szCs w:val="20"/>
        </w:rPr>
        <w:t>th</w:t>
      </w:r>
      <w:r w:rsidRPr="000C1DB3">
        <w:rPr>
          <w:rFonts w:ascii="Verdana" w:eastAsia="MS PMincho" w:hAnsi="Verdana"/>
          <w:sz w:val="20"/>
          <w:szCs w:val="20"/>
        </w:rPr>
        <w:t>e</w:t>
      </w:r>
      <w:r w:rsidRPr="000C1DB3">
        <w:rPr>
          <w:rFonts w:ascii="Verdana" w:eastAsia="MS PMincho" w:hAnsi="Verdana"/>
          <w:spacing w:val="37"/>
          <w:sz w:val="20"/>
          <w:szCs w:val="20"/>
        </w:rPr>
        <w:t xml:space="preserve"> </w:t>
      </w:r>
      <w:r w:rsidRPr="000C1DB3">
        <w:rPr>
          <w:rFonts w:ascii="Verdana" w:eastAsia="MS PMincho" w:hAnsi="Verdana"/>
          <w:spacing w:val="-1"/>
          <w:sz w:val="20"/>
          <w:szCs w:val="20"/>
        </w:rPr>
        <w:t>c</w:t>
      </w:r>
      <w:r w:rsidRPr="000C1DB3">
        <w:rPr>
          <w:rFonts w:ascii="Verdana" w:eastAsia="MS PMincho" w:hAnsi="Verdana"/>
          <w:spacing w:val="2"/>
          <w:sz w:val="20"/>
          <w:szCs w:val="20"/>
        </w:rPr>
        <w:t>ost</w:t>
      </w:r>
      <w:r w:rsidRPr="000C1DB3">
        <w:rPr>
          <w:rFonts w:ascii="Verdana" w:eastAsia="MS PMincho" w:hAnsi="Verdana"/>
          <w:sz w:val="20"/>
          <w:szCs w:val="20"/>
        </w:rPr>
        <w:t>s</w:t>
      </w:r>
      <w:r w:rsidRPr="000C1DB3">
        <w:rPr>
          <w:rFonts w:ascii="Verdana" w:eastAsia="MS PMincho" w:hAnsi="Verdana"/>
          <w:spacing w:val="22"/>
          <w:sz w:val="20"/>
          <w:szCs w:val="20"/>
        </w:rPr>
        <w:t xml:space="preserve"> </w:t>
      </w:r>
      <w:r w:rsidRPr="000C1DB3">
        <w:rPr>
          <w:rFonts w:ascii="Verdana" w:eastAsia="MS PMincho" w:hAnsi="Verdana"/>
          <w:spacing w:val="2"/>
          <w:sz w:val="20"/>
          <w:szCs w:val="20"/>
        </w:rPr>
        <w:t>fo</w:t>
      </w:r>
      <w:r w:rsidRPr="000C1DB3">
        <w:rPr>
          <w:rFonts w:ascii="Verdana" w:eastAsia="MS PMincho" w:hAnsi="Verdana"/>
          <w:sz w:val="20"/>
          <w:szCs w:val="20"/>
        </w:rPr>
        <w:t>r</w:t>
      </w:r>
      <w:r w:rsidRPr="000C1DB3">
        <w:rPr>
          <w:rFonts w:ascii="Verdana" w:eastAsia="MS PMincho" w:hAnsi="Verdana"/>
          <w:spacing w:val="34"/>
          <w:sz w:val="20"/>
          <w:szCs w:val="20"/>
        </w:rPr>
        <w:t xml:space="preserve"> </w:t>
      </w:r>
      <w:r w:rsidRPr="000C1DB3">
        <w:rPr>
          <w:rFonts w:ascii="Verdana" w:eastAsia="MS PMincho" w:hAnsi="Verdana"/>
          <w:spacing w:val="2"/>
          <w:sz w:val="20"/>
          <w:szCs w:val="20"/>
        </w:rPr>
        <w:t>th</w:t>
      </w:r>
      <w:r w:rsidRPr="000C1DB3">
        <w:rPr>
          <w:rFonts w:ascii="Verdana" w:eastAsia="MS PMincho" w:hAnsi="Verdana"/>
          <w:sz w:val="20"/>
          <w:szCs w:val="20"/>
        </w:rPr>
        <w:t>e</w:t>
      </w:r>
      <w:r w:rsidRPr="000C1DB3">
        <w:rPr>
          <w:rFonts w:ascii="Verdana" w:eastAsia="MS PMincho" w:hAnsi="Verdana"/>
          <w:spacing w:val="37"/>
          <w:sz w:val="20"/>
          <w:szCs w:val="20"/>
        </w:rPr>
        <w:t xml:space="preserve"> </w:t>
      </w:r>
      <w:r w:rsidRPr="000C1DB3">
        <w:rPr>
          <w:rFonts w:ascii="Verdana" w:eastAsia="MS PMincho" w:hAnsi="Verdana"/>
          <w:spacing w:val="2"/>
          <w:sz w:val="20"/>
          <w:szCs w:val="20"/>
        </w:rPr>
        <w:t>las</w:t>
      </w:r>
      <w:r w:rsidRPr="000C1DB3">
        <w:rPr>
          <w:rFonts w:ascii="Verdana" w:eastAsia="MS PMincho" w:hAnsi="Verdana"/>
          <w:sz w:val="20"/>
          <w:szCs w:val="20"/>
        </w:rPr>
        <w:t>t</w:t>
      </w:r>
      <w:r w:rsidRPr="000C1DB3">
        <w:rPr>
          <w:rFonts w:ascii="Verdana" w:eastAsia="MS PMincho" w:hAnsi="Verdana"/>
          <w:spacing w:val="25"/>
          <w:sz w:val="20"/>
          <w:szCs w:val="20"/>
        </w:rPr>
        <w:t xml:space="preserve"> </w:t>
      </w:r>
      <w:r w:rsidRPr="000C1DB3">
        <w:rPr>
          <w:rFonts w:ascii="Verdana" w:eastAsia="MS PMincho" w:hAnsi="Verdana"/>
          <w:spacing w:val="2"/>
          <w:sz w:val="20"/>
          <w:szCs w:val="20"/>
        </w:rPr>
        <w:t>se</w:t>
      </w:r>
      <w:r w:rsidRPr="000C1DB3">
        <w:rPr>
          <w:rFonts w:ascii="Verdana" w:eastAsia="MS PMincho" w:hAnsi="Verdana"/>
          <w:spacing w:val="7"/>
          <w:sz w:val="20"/>
          <w:szCs w:val="20"/>
        </w:rPr>
        <w:t>r</w:t>
      </w:r>
      <w:r w:rsidRPr="000C1DB3">
        <w:rPr>
          <w:rFonts w:ascii="Verdana" w:eastAsia="MS PMincho" w:hAnsi="Verdana"/>
          <w:spacing w:val="6"/>
          <w:sz w:val="20"/>
          <w:szCs w:val="20"/>
        </w:rPr>
        <w:t>v</w:t>
      </w:r>
      <w:r w:rsidRPr="000C1DB3">
        <w:rPr>
          <w:rFonts w:ascii="Verdana" w:eastAsia="MS PMincho" w:hAnsi="Verdana"/>
          <w:spacing w:val="2"/>
          <w:sz w:val="20"/>
          <w:szCs w:val="20"/>
        </w:rPr>
        <w:t>i</w:t>
      </w:r>
      <w:r w:rsidRPr="000C1DB3">
        <w:rPr>
          <w:rFonts w:ascii="Verdana" w:eastAsia="MS PMincho" w:hAnsi="Verdana"/>
          <w:sz w:val="20"/>
          <w:szCs w:val="20"/>
        </w:rPr>
        <w:t>ce</w:t>
      </w:r>
      <w:r w:rsidRPr="000C1DB3">
        <w:rPr>
          <w:rFonts w:ascii="Verdana" w:eastAsia="MS PMincho" w:hAnsi="Verdana"/>
          <w:spacing w:val="16"/>
          <w:sz w:val="20"/>
          <w:szCs w:val="20"/>
        </w:rPr>
        <w:t xml:space="preserve"> </w:t>
      </w:r>
      <w:r w:rsidRPr="000C1DB3">
        <w:rPr>
          <w:rFonts w:ascii="Verdana" w:eastAsia="MS PMincho" w:hAnsi="Verdana"/>
          <w:spacing w:val="1"/>
          <w:sz w:val="20"/>
          <w:szCs w:val="20"/>
        </w:rPr>
        <w:t>c</w:t>
      </w:r>
      <w:r w:rsidRPr="000C1DB3">
        <w:rPr>
          <w:rFonts w:ascii="Verdana" w:eastAsia="MS PMincho" w:hAnsi="Verdana"/>
          <w:spacing w:val="2"/>
          <w:sz w:val="20"/>
          <w:szCs w:val="20"/>
        </w:rPr>
        <w:t>harge</w:t>
      </w:r>
      <w:r w:rsidRPr="000C1DB3">
        <w:rPr>
          <w:rFonts w:ascii="Verdana" w:eastAsia="MS PMincho" w:hAnsi="Verdana"/>
          <w:sz w:val="20"/>
          <w:szCs w:val="20"/>
        </w:rPr>
        <w:t xml:space="preserve"> </w:t>
      </w:r>
      <w:r w:rsidRPr="000C1DB3">
        <w:rPr>
          <w:rFonts w:ascii="Verdana" w:eastAsia="MS PMincho" w:hAnsi="Verdana"/>
          <w:spacing w:val="2"/>
          <w:sz w:val="20"/>
          <w:szCs w:val="20"/>
        </w:rPr>
        <w:t>a</w:t>
      </w:r>
      <w:r w:rsidRPr="000C1DB3">
        <w:rPr>
          <w:rFonts w:ascii="Verdana" w:eastAsia="MS PMincho" w:hAnsi="Verdana"/>
          <w:sz w:val="20"/>
          <w:szCs w:val="20"/>
        </w:rPr>
        <w:t>c</w:t>
      </w:r>
      <w:r w:rsidRPr="000C1DB3">
        <w:rPr>
          <w:rFonts w:ascii="Verdana" w:eastAsia="MS PMincho" w:hAnsi="Verdana"/>
          <w:spacing w:val="-1"/>
          <w:sz w:val="20"/>
          <w:szCs w:val="20"/>
        </w:rPr>
        <w:t>c</w:t>
      </w:r>
      <w:r w:rsidRPr="000C1DB3">
        <w:rPr>
          <w:rFonts w:ascii="Verdana" w:eastAsia="MS PMincho" w:hAnsi="Verdana"/>
          <w:spacing w:val="2"/>
          <w:sz w:val="20"/>
          <w:szCs w:val="20"/>
        </w:rPr>
        <w:t>ountin</w:t>
      </w:r>
      <w:r w:rsidRPr="000C1DB3">
        <w:rPr>
          <w:rFonts w:ascii="Verdana" w:eastAsia="MS PMincho" w:hAnsi="Verdana"/>
          <w:sz w:val="20"/>
          <w:szCs w:val="20"/>
        </w:rPr>
        <w:t>g</w:t>
      </w:r>
      <w:r w:rsidR="00615983" w:rsidRPr="000C1DB3">
        <w:rPr>
          <w:rFonts w:ascii="Verdana" w:eastAsia="MS PMincho" w:hAnsi="Verdana"/>
          <w:spacing w:val="37"/>
          <w:sz w:val="20"/>
          <w:szCs w:val="20"/>
        </w:rPr>
        <w:t xml:space="preserve"> </w:t>
      </w:r>
      <w:r w:rsidR="00AC622B" w:rsidRPr="000C1DB3">
        <w:rPr>
          <w:rFonts w:ascii="Verdana" w:eastAsia="MS PMincho" w:hAnsi="Verdana"/>
          <w:sz w:val="20"/>
          <w:szCs w:val="20"/>
        </w:rPr>
        <w:t>year giving prescribed information. This summary should be supplied within strict time limits, must be certified by a qualified accountant as defined, and supported by financial evidence (receipts, etc).</w:t>
      </w:r>
    </w:p>
    <w:p w14:paraId="19E60C1B" w14:textId="77777777" w:rsidR="000C1DB3" w:rsidRPr="000C1DB3" w:rsidRDefault="000C1DB3" w:rsidP="0083071A">
      <w:pPr>
        <w:widowControl w:val="0"/>
        <w:autoSpaceDE w:val="0"/>
        <w:autoSpaceDN w:val="0"/>
        <w:adjustRightInd w:val="0"/>
        <w:spacing w:line="243" w:lineRule="auto"/>
        <w:ind w:right="95"/>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B11882" w:rsidRPr="000C1DB3" w14:paraId="0DA0AA15" w14:textId="77777777" w:rsidTr="00B11882">
        <w:tc>
          <w:tcPr>
            <w:tcW w:w="9242" w:type="dxa"/>
          </w:tcPr>
          <w:p w14:paraId="296B1F68" w14:textId="77777777" w:rsidR="00B11882" w:rsidRPr="000C1DB3" w:rsidRDefault="000C1DB3" w:rsidP="0083071A">
            <w:pPr>
              <w:widowControl w:val="0"/>
              <w:autoSpaceDE w:val="0"/>
              <w:autoSpaceDN w:val="0"/>
              <w:adjustRightInd w:val="0"/>
              <w:spacing w:line="243" w:lineRule="auto"/>
              <w:ind w:right="95"/>
              <w:rPr>
                <w:rFonts w:ascii="Verdana" w:eastAsia="MS PMincho" w:hAnsi="Verdana"/>
                <w:i/>
                <w:sz w:val="20"/>
                <w:szCs w:val="20"/>
              </w:rPr>
            </w:pPr>
            <w:r w:rsidRPr="000C1DB3">
              <w:rPr>
                <w:rFonts w:ascii="Verdana" w:eastAsia="MS PMincho" w:hAnsi="Verdana"/>
                <w:i/>
                <w:sz w:val="20"/>
                <w:szCs w:val="20"/>
              </w:rPr>
              <w:t>s.</w:t>
            </w:r>
            <w:r w:rsidR="00B11882" w:rsidRPr="000C1DB3">
              <w:rPr>
                <w:rFonts w:ascii="Verdana" w:eastAsia="MS PMincho" w:hAnsi="Verdana"/>
                <w:i/>
                <w:sz w:val="20"/>
                <w:szCs w:val="20"/>
              </w:rPr>
              <w:t>21 Landlord and Tenant Act 1985</w:t>
            </w:r>
          </w:p>
        </w:tc>
      </w:tr>
    </w:tbl>
    <w:p w14:paraId="67A99E2D" w14:textId="77777777" w:rsidR="00B11882" w:rsidRPr="000C1DB3" w:rsidRDefault="00B11882" w:rsidP="0083071A">
      <w:pPr>
        <w:widowControl w:val="0"/>
        <w:autoSpaceDE w:val="0"/>
        <w:autoSpaceDN w:val="0"/>
        <w:adjustRightInd w:val="0"/>
        <w:spacing w:line="243" w:lineRule="auto"/>
        <w:ind w:right="95"/>
        <w:rPr>
          <w:rFonts w:ascii="Verdana" w:eastAsia="MS PMincho" w:hAnsi="Verdana"/>
          <w:sz w:val="20"/>
          <w:szCs w:val="20"/>
        </w:rPr>
      </w:pPr>
    </w:p>
    <w:p w14:paraId="7126072D" w14:textId="77777777" w:rsidR="004C439B" w:rsidRPr="000C1DB3" w:rsidRDefault="004C439B" w:rsidP="0083071A">
      <w:pPr>
        <w:widowControl w:val="0"/>
        <w:autoSpaceDE w:val="0"/>
        <w:autoSpaceDN w:val="0"/>
        <w:adjustRightInd w:val="0"/>
        <w:spacing w:line="243" w:lineRule="auto"/>
        <w:ind w:right="95"/>
        <w:rPr>
          <w:rFonts w:ascii="Verdana" w:eastAsia="MS PMincho" w:hAnsi="Verdana"/>
          <w:sz w:val="20"/>
          <w:szCs w:val="20"/>
        </w:rPr>
      </w:pPr>
      <w:r w:rsidRPr="000C1DB3">
        <w:rPr>
          <w:rFonts w:ascii="Verdana" w:eastAsia="MS PMincho" w:hAnsi="Verdana"/>
          <w:sz w:val="20"/>
          <w:szCs w:val="20"/>
        </w:rPr>
        <w:t>The</w:t>
      </w:r>
      <w:r w:rsidRPr="000C1DB3">
        <w:rPr>
          <w:rFonts w:ascii="Verdana" w:eastAsia="MS PMincho" w:hAnsi="Verdana"/>
          <w:spacing w:val="-12"/>
          <w:sz w:val="20"/>
          <w:szCs w:val="20"/>
        </w:rPr>
        <w:t xml:space="preserve"> </w:t>
      </w:r>
      <w:r w:rsidRPr="000C1DB3">
        <w:rPr>
          <w:rFonts w:ascii="Verdana" w:eastAsia="MS PMincho" w:hAnsi="Verdana"/>
          <w:sz w:val="20"/>
          <w:szCs w:val="20"/>
        </w:rPr>
        <w:t>landlo</w:t>
      </w:r>
      <w:r w:rsidRPr="000C1DB3">
        <w:rPr>
          <w:rFonts w:ascii="Verdana" w:eastAsia="MS PMincho" w:hAnsi="Verdana"/>
          <w:spacing w:val="-3"/>
          <w:sz w:val="20"/>
          <w:szCs w:val="20"/>
        </w:rPr>
        <w:t>r</w:t>
      </w:r>
      <w:r w:rsidRPr="000C1DB3">
        <w:rPr>
          <w:rFonts w:ascii="Verdana" w:eastAsia="MS PMincho" w:hAnsi="Verdana"/>
          <w:sz w:val="20"/>
          <w:szCs w:val="20"/>
        </w:rPr>
        <w:t>d</w:t>
      </w:r>
      <w:r w:rsidRPr="000C1DB3">
        <w:rPr>
          <w:rFonts w:ascii="Verdana" w:eastAsia="MS PMincho" w:hAnsi="Verdana"/>
          <w:spacing w:val="13"/>
          <w:sz w:val="20"/>
          <w:szCs w:val="20"/>
        </w:rPr>
        <w:t xml:space="preserve"> </w:t>
      </w:r>
      <w:r w:rsidRPr="000C1DB3">
        <w:rPr>
          <w:rFonts w:ascii="Verdana" w:eastAsia="MS PMincho" w:hAnsi="Verdana"/>
          <w:spacing w:val="-1"/>
          <w:sz w:val="20"/>
          <w:szCs w:val="20"/>
        </w:rPr>
        <w:t>m</w:t>
      </w:r>
      <w:r w:rsidRPr="000C1DB3">
        <w:rPr>
          <w:rFonts w:ascii="Verdana" w:eastAsia="MS PMincho" w:hAnsi="Verdana"/>
          <w:sz w:val="20"/>
          <w:szCs w:val="20"/>
        </w:rPr>
        <w:t>ust</w:t>
      </w:r>
      <w:r w:rsidRPr="000C1DB3">
        <w:rPr>
          <w:rFonts w:ascii="Verdana" w:eastAsia="MS PMincho" w:hAnsi="Verdana"/>
          <w:spacing w:val="14"/>
          <w:sz w:val="20"/>
          <w:szCs w:val="20"/>
        </w:rPr>
        <w:t xml:space="preserve"> </w:t>
      </w:r>
      <w:r w:rsidRPr="000C1DB3">
        <w:rPr>
          <w:rFonts w:ascii="Verdana" w:eastAsia="MS PMincho" w:hAnsi="Verdana"/>
          <w:sz w:val="20"/>
          <w:szCs w:val="20"/>
        </w:rPr>
        <w:t>p</w:t>
      </w:r>
      <w:r w:rsidRPr="000C1DB3">
        <w:rPr>
          <w:rFonts w:ascii="Verdana" w:eastAsia="MS PMincho" w:hAnsi="Verdana"/>
          <w:spacing w:val="-3"/>
          <w:sz w:val="20"/>
          <w:szCs w:val="20"/>
        </w:rPr>
        <w:t>ro</w:t>
      </w:r>
      <w:r w:rsidRPr="000C1DB3">
        <w:rPr>
          <w:rFonts w:ascii="Verdana" w:eastAsia="MS PMincho" w:hAnsi="Verdana"/>
          <w:spacing w:val="4"/>
          <w:sz w:val="20"/>
          <w:szCs w:val="20"/>
        </w:rPr>
        <w:t>v</w:t>
      </w:r>
      <w:r w:rsidRPr="000C1DB3">
        <w:rPr>
          <w:rFonts w:ascii="Verdana" w:eastAsia="MS PMincho" w:hAnsi="Verdana"/>
          <w:sz w:val="20"/>
          <w:szCs w:val="20"/>
        </w:rPr>
        <w:t>ide</w:t>
      </w:r>
      <w:r w:rsidRPr="000C1DB3">
        <w:rPr>
          <w:rFonts w:ascii="Verdana" w:eastAsia="MS PMincho" w:hAnsi="Verdana"/>
          <w:spacing w:val="-3"/>
          <w:sz w:val="20"/>
          <w:szCs w:val="20"/>
        </w:rPr>
        <w:t xml:space="preserve"> </w:t>
      </w:r>
      <w:r w:rsidRPr="000C1DB3">
        <w:rPr>
          <w:rFonts w:ascii="Verdana" w:eastAsia="MS PMincho" w:hAnsi="Verdana"/>
          <w:sz w:val="20"/>
          <w:szCs w:val="20"/>
        </w:rPr>
        <w:t>an</w:t>
      </w:r>
      <w:r w:rsidRPr="000C1DB3">
        <w:rPr>
          <w:rFonts w:ascii="Verdana" w:eastAsia="MS PMincho" w:hAnsi="Verdana"/>
          <w:spacing w:val="6"/>
          <w:sz w:val="20"/>
          <w:szCs w:val="20"/>
        </w:rPr>
        <w:t xml:space="preserve"> </w:t>
      </w:r>
      <w:r w:rsidRPr="000C1DB3">
        <w:rPr>
          <w:rFonts w:ascii="Verdana" w:eastAsia="MS PMincho" w:hAnsi="Verdana"/>
          <w:spacing w:val="-1"/>
          <w:sz w:val="20"/>
          <w:szCs w:val="20"/>
        </w:rPr>
        <w:t>op</w:t>
      </w:r>
      <w:r w:rsidRPr="000C1DB3">
        <w:rPr>
          <w:rFonts w:ascii="Verdana" w:eastAsia="MS PMincho" w:hAnsi="Verdana"/>
          <w:sz w:val="20"/>
          <w:szCs w:val="20"/>
        </w:rPr>
        <w:t>po</w:t>
      </w:r>
      <w:r w:rsidRPr="000C1DB3">
        <w:rPr>
          <w:rFonts w:ascii="Verdana" w:eastAsia="MS PMincho" w:hAnsi="Verdana"/>
          <w:spacing w:val="4"/>
          <w:sz w:val="20"/>
          <w:szCs w:val="20"/>
        </w:rPr>
        <w:t>r</w:t>
      </w:r>
      <w:r w:rsidRPr="000C1DB3">
        <w:rPr>
          <w:rFonts w:ascii="Verdana" w:eastAsia="MS PMincho" w:hAnsi="Verdana"/>
          <w:sz w:val="20"/>
          <w:szCs w:val="20"/>
        </w:rPr>
        <w:t>tuni</w:t>
      </w:r>
      <w:r w:rsidRPr="000C1DB3">
        <w:rPr>
          <w:rFonts w:ascii="Verdana" w:eastAsia="MS PMincho" w:hAnsi="Verdana"/>
          <w:spacing w:val="3"/>
          <w:sz w:val="20"/>
          <w:szCs w:val="20"/>
        </w:rPr>
        <w:t>t</w:t>
      </w:r>
      <w:r w:rsidRPr="000C1DB3">
        <w:rPr>
          <w:rFonts w:ascii="Verdana" w:eastAsia="MS PMincho" w:hAnsi="Verdana"/>
          <w:sz w:val="20"/>
          <w:szCs w:val="20"/>
        </w:rPr>
        <w:t>y</w:t>
      </w:r>
      <w:r w:rsidRPr="000C1DB3">
        <w:rPr>
          <w:rFonts w:ascii="Verdana" w:eastAsia="MS PMincho" w:hAnsi="Verdana"/>
          <w:spacing w:val="17"/>
          <w:sz w:val="20"/>
          <w:szCs w:val="20"/>
        </w:rPr>
        <w:t xml:space="preserve"> </w:t>
      </w:r>
      <w:r w:rsidRPr="000C1DB3">
        <w:rPr>
          <w:rFonts w:ascii="Verdana" w:eastAsia="MS PMincho" w:hAnsi="Verdana"/>
          <w:sz w:val="20"/>
          <w:szCs w:val="20"/>
        </w:rPr>
        <w:t>for the</w:t>
      </w:r>
      <w:r w:rsidRPr="000C1DB3">
        <w:rPr>
          <w:rFonts w:ascii="Verdana" w:eastAsia="MS PMincho" w:hAnsi="Verdana"/>
          <w:spacing w:val="5"/>
          <w:sz w:val="20"/>
          <w:szCs w:val="20"/>
        </w:rPr>
        <w:t xml:space="preserve"> </w:t>
      </w:r>
      <w:r w:rsidRPr="000C1DB3">
        <w:rPr>
          <w:rFonts w:ascii="Verdana" w:eastAsia="MS PMincho" w:hAnsi="Verdana"/>
          <w:sz w:val="20"/>
          <w:szCs w:val="20"/>
        </w:rPr>
        <w:t>inspection</w:t>
      </w:r>
      <w:r w:rsidRPr="000C1DB3">
        <w:rPr>
          <w:rFonts w:ascii="Verdana" w:eastAsia="MS PMincho" w:hAnsi="Verdana"/>
          <w:spacing w:val="6"/>
          <w:sz w:val="20"/>
          <w:szCs w:val="20"/>
        </w:rPr>
        <w:t xml:space="preserve"> </w:t>
      </w:r>
      <w:r w:rsidRPr="000C1DB3">
        <w:rPr>
          <w:rFonts w:ascii="Verdana" w:eastAsia="MS PMincho" w:hAnsi="Verdana"/>
          <w:sz w:val="20"/>
          <w:szCs w:val="20"/>
        </w:rPr>
        <w:t>and</w:t>
      </w:r>
      <w:r w:rsidRPr="000C1DB3">
        <w:rPr>
          <w:rFonts w:ascii="Verdana" w:eastAsia="MS PMincho" w:hAnsi="Verdana"/>
          <w:spacing w:val="10"/>
          <w:sz w:val="20"/>
          <w:szCs w:val="20"/>
        </w:rPr>
        <w:t xml:space="preserve"> </w:t>
      </w:r>
      <w:r w:rsidRPr="000C1DB3">
        <w:rPr>
          <w:rFonts w:ascii="Verdana" w:eastAsia="MS PMincho" w:hAnsi="Verdana"/>
          <w:spacing w:val="-3"/>
          <w:sz w:val="20"/>
          <w:szCs w:val="20"/>
        </w:rPr>
        <w:t>c</w:t>
      </w:r>
      <w:r w:rsidRPr="000C1DB3">
        <w:rPr>
          <w:rFonts w:ascii="Verdana" w:eastAsia="MS PMincho" w:hAnsi="Verdana"/>
          <w:spacing w:val="-1"/>
          <w:sz w:val="20"/>
          <w:szCs w:val="20"/>
        </w:rPr>
        <w:t>o</w:t>
      </w:r>
      <w:r w:rsidRPr="000C1DB3">
        <w:rPr>
          <w:rFonts w:ascii="Verdana" w:eastAsia="MS PMincho" w:hAnsi="Verdana"/>
          <w:spacing w:val="-2"/>
          <w:sz w:val="20"/>
          <w:szCs w:val="20"/>
        </w:rPr>
        <w:t>p</w:t>
      </w:r>
      <w:r w:rsidRPr="000C1DB3">
        <w:rPr>
          <w:rFonts w:ascii="Verdana" w:eastAsia="MS PMincho" w:hAnsi="Verdana"/>
          <w:spacing w:val="3"/>
          <w:sz w:val="20"/>
          <w:szCs w:val="20"/>
        </w:rPr>
        <w:t>y</w:t>
      </w:r>
      <w:r w:rsidRPr="000C1DB3">
        <w:rPr>
          <w:rFonts w:ascii="Verdana" w:eastAsia="MS PMincho" w:hAnsi="Verdana"/>
          <w:sz w:val="20"/>
          <w:szCs w:val="20"/>
        </w:rPr>
        <w:t>ing</w:t>
      </w:r>
      <w:r w:rsidRPr="000C1DB3">
        <w:rPr>
          <w:rFonts w:ascii="Verdana" w:eastAsia="MS PMincho" w:hAnsi="Verdana"/>
          <w:spacing w:val="-13"/>
          <w:sz w:val="20"/>
          <w:szCs w:val="20"/>
        </w:rPr>
        <w:t xml:space="preserve"> </w:t>
      </w:r>
      <w:r w:rsidRPr="000C1DB3">
        <w:rPr>
          <w:rFonts w:ascii="Verdana" w:eastAsia="MS PMincho" w:hAnsi="Verdana"/>
          <w:sz w:val="20"/>
          <w:szCs w:val="20"/>
        </w:rPr>
        <w:t>of</w:t>
      </w:r>
      <w:r w:rsidRPr="000C1DB3">
        <w:rPr>
          <w:rFonts w:ascii="Verdana" w:eastAsia="MS PMincho" w:hAnsi="Verdana"/>
          <w:spacing w:val="-5"/>
          <w:sz w:val="20"/>
          <w:szCs w:val="20"/>
        </w:rPr>
        <w:t xml:space="preserve"> </w:t>
      </w:r>
      <w:r w:rsidRPr="000C1DB3">
        <w:rPr>
          <w:rFonts w:ascii="Verdana" w:eastAsia="MS PMincho" w:hAnsi="Verdana"/>
          <w:spacing w:val="-1"/>
          <w:w w:val="105"/>
          <w:sz w:val="20"/>
          <w:szCs w:val="20"/>
        </w:rPr>
        <w:t>d</w:t>
      </w:r>
      <w:r w:rsidRPr="000C1DB3">
        <w:rPr>
          <w:rFonts w:ascii="Verdana" w:eastAsia="MS PMincho" w:hAnsi="Verdana"/>
          <w:w w:val="103"/>
          <w:sz w:val="20"/>
          <w:szCs w:val="20"/>
        </w:rPr>
        <w:t>o</w:t>
      </w:r>
      <w:r w:rsidRPr="000C1DB3">
        <w:rPr>
          <w:rFonts w:ascii="Verdana" w:eastAsia="MS PMincho" w:hAnsi="Verdana"/>
          <w:w w:val="102"/>
          <w:sz w:val="20"/>
          <w:szCs w:val="20"/>
        </w:rPr>
        <w:t>cuments</w:t>
      </w:r>
      <w:r w:rsidRPr="000C1DB3">
        <w:rPr>
          <w:rFonts w:ascii="Verdana" w:eastAsia="MS PMincho" w:hAnsi="Verdana"/>
          <w:spacing w:val="-5"/>
          <w:sz w:val="20"/>
          <w:szCs w:val="20"/>
        </w:rPr>
        <w:t xml:space="preserve"> </w:t>
      </w:r>
      <w:r w:rsidRPr="000C1DB3">
        <w:rPr>
          <w:rFonts w:ascii="Verdana" w:eastAsia="MS PMincho" w:hAnsi="Verdana"/>
          <w:spacing w:val="4"/>
          <w:sz w:val="20"/>
          <w:szCs w:val="20"/>
        </w:rPr>
        <w:t>w</w:t>
      </w:r>
      <w:r w:rsidRPr="000C1DB3">
        <w:rPr>
          <w:rFonts w:ascii="Verdana" w:eastAsia="MS PMincho" w:hAnsi="Verdana"/>
          <w:sz w:val="20"/>
          <w:szCs w:val="20"/>
        </w:rPr>
        <w:t>ithin set</w:t>
      </w:r>
      <w:r w:rsidRPr="000C1DB3">
        <w:rPr>
          <w:rFonts w:ascii="Verdana" w:eastAsia="MS PMincho" w:hAnsi="Verdana"/>
          <w:spacing w:val="-12"/>
          <w:sz w:val="20"/>
          <w:szCs w:val="20"/>
        </w:rPr>
        <w:t xml:space="preserve"> </w:t>
      </w:r>
      <w:r w:rsidRPr="000C1DB3">
        <w:rPr>
          <w:rFonts w:ascii="Verdana" w:eastAsia="MS PMincho" w:hAnsi="Verdana"/>
          <w:sz w:val="20"/>
          <w:szCs w:val="20"/>
        </w:rPr>
        <w:t>time</w:t>
      </w:r>
      <w:r w:rsidRPr="000C1DB3">
        <w:rPr>
          <w:rFonts w:ascii="Verdana" w:eastAsia="MS PMincho" w:hAnsi="Verdana"/>
          <w:spacing w:val="2"/>
          <w:sz w:val="20"/>
          <w:szCs w:val="20"/>
        </w:rPr>
        <w:t xml:space="preserve"> </w:t>
      </w:r>
      <w:r w:rsidRPr="000C1DB3">
        <w:rPr>
          <w:rFonts w:ascii="Verdana" w:eastAsia="MS PMincho" w:hAnsi="Verdana"/>
          <w:sz w:val="20"/>
          <w:szCs w:val="20"/>
        </w:rPr>
        <w:t>limits.</w:t>
      </w:r>
    </w:p>
    <w:p w14:paraId="5AEE3997" w14:textId="77777777" w:rsidR="000C1DB3" w:rsidRPr="000C1DB3" w:rsidRDefault="000C1DB3" w:rsidP="0083071A">
      <w:pPr>
        <w:widowControl w:val="0"/>
        <w:autoSpaceDE w:val="0"/>
        <w:autoSpaceDN w:val="0"/>
        <w:adjustRightInd w:val="0"/>
        <w:spacing w:line="243" w:lineRule="auto"/>
        <w:ind w:right="95"/>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B11882" w:rsidRPr="000C1DB3" w14:paraId="07DC0A9D" w14:textId="77777777" w:rsidTr="00B11882">
        <w:tc>
          <w:tcPr>
            <w:tcW w:w="9242" w:type="dxa"/>
          </w:tcPr>
          <w:p w14:paraId="00243398" w14:textId="77777777" w:rsidR="00B11882" w:rsidRPr="000C1DB3" w:rsidRDefault="000C1DB3" w:rsidP="0083071A">
            <w:pPr>
              <w:widowControl w:val="0"/>
              <w:autoSpaceDE w:val="0"/>
              <w:autoSpaceDN w:val="0"/>
              <w:adjustRightInd w:val="0"/>
              <w:spacing w:line="243" w:lineRule="auto"/>
              <w:ind w:right="95"/>
              <w:rPr>
                <w:rFonts w:ascii="Verdana" w:eastAsia="MS PMincho" w:hAnsi="Verdana"/>
                <w:i/>
                <w:sz w:val="20"/>
                <w:szCs w:val="20"/>
              </w:rPr>
            </w:pPr>
            <w:r>
              <w:rPr>
                <w:rFonts w:ascii="Verdana" w:eastAsia="MS PMincho" w:hAnsi="Verdana"/>
                <w:i/>
                <w:sz w:val="20"/>
                <w:szCs w:val="20"/>
              </w:rPr>
              <w:t>s.</w:t>
            </w:r>
            <w:r w:rsidR="00B11882" w:rsidRPr="000C1DB3">
              <w:rPr>
                <w:rFonts w:ascii="Verdana" w:eastAsia="MS PMincho" w:hAnsi="Verdana"/>
                <w:i/>
                <w:sz w:val="20"/>
                <w:szCs w:val="20"/>
              </w:rPr>
              <w:t>22 Landlord and Tenant Act 1985</w:t>
            </w:r>
          </w:p>
        </w:tc>
      </w:tr>
    </w:tbl>
    <w:p w14:paraId="1F8FEBF3" w14:textId="77777777" w:rsidR="00F90A85" w:rsidRPr="000C1DB3" w:rsidRDefault="00F90A85" w:rsidP="0083071A">
      <w:pPr>
        <w:widowControl w:val="0"/>
        <w:autoSpaceDE w:val="0"/>
        <w:autoSpaceDN w:val="0"/>
        <w:adjustRightInd w:val="0"/>
        <w:spacing w:line="243" w:lineRule="auto"/>
        <w:ind w:right="95"/>
        <w:rPr>
          <w:rFonts w:ascii="Verdana" w:eastAsia="MS PMincho" w:hAnsi="Verdana"/>
          <w:sz w:val="20"/>
          <w:szCs w:val="20"/>
        </w:rPr>
      </w:pPr>
    </w:p>
    <w:p w14:paraId="6F5B92FF" w14:textId="77777777" w:rsidR="004C439B" w:rsidRPr="000C1DB3" w:rsidRDefault="004C439B" w:rsidP="0083071A">
      <w:pPr>
        <w:widowControl w:val="0"/>
        <w:autoSpaceDE w:val="0"/>
        <w:autoSpaceDN w:val="0"/>
        <w:adjustRightInd w:val="0"/>
        <w:spacing w:before="55" w:line="243" w:lineRule="auto"/>
        <w:ind w:right="95"/>
        <w:rPr>
          <w:rFonts w:ascii="Verdana" w:eastAsia="MS PMincho" w:hAnsi="Verdana"/>
          <w:w w:val="105"/>
          <w:sz w:val="20"/>
          <w:szCs w:val="20"/>
        </w:rPr>
      </w:pPr>
      <w:r w:rsidRPr="000C1DB3">
        <w:rPr>
          <w:rFonts w:ascii="Verdana" w:eastAsia="MS PMincho" w:hAnsi="Verdana"/>
          <w:sz w:val="20"/>
          <w:szCs w:val="20"/>
        </w:rPr>
        <w:t>A</w:t>
      </w:r>
      <w:r w:rsidRPr="000C1DB3">
        <w:rPr>
          <w:rFonts w:ascii="Verdana" w:eastAsia="MS PMincho" w:hAnsi="Verdana"/>
          <w:spacing w:val="-20"/>
          <w:sz w:val="20"/>
          <w:szCs w:val="20"/>
        </w:rPr>
        <w:t xml:space="preserve"> </w:t>
      </w:r>
      <w:r w:rsidR="0083071A" w:rsidRPr="000C1DB3">
        <w:rPr>
          <w:rFonts w:ascii="Verdana" w:eastAsia="MS PMincho" w:hAnsi="Verdana"/>
          <w:spacing w:val="-1"/>
          <w:sz w:val="20"/>
          <w:szCs w:val="20"/>
        </w:rPr>
        <w:t>leaseholder</w:t>
      </w:r>
      <w:r w:rsidR="0083071A" w:rsidRPr="000C1DB3">
        <w:rPr>
          <w:rFonts w:ascii="Verdana" w:eastAsia="MS PMincho" w:hAnsi="Verdana"/>
          <w:spacing w:val="6"/>
          <w:sz w:val="20"/>
          <w:szCs w:val="20"/>
        </w:rPr>
        <w:t xml:space="preserve"> </w:t>
      </w:r>
      <w:r w:rsidRPr="000C1DB3">
        <w:rPr>
          <w:rFonts w:ascii="Verdana" w:eastAsia="MS PMincho" w:hAnsi="Verdana"/>
          <w:sz w:val="20"/>
          <w:szCs w:val="20"/>
        </w:rPr>
        <w:t>m</w:t>
      </w:r>
      <w:r w:rsidRPr="000C1DB3">
        <w:rPr>
          <w:rFonts w:ascii="Verdana" w:eastAsia="MS PMincho" w:hAnsi="Verdana"/>
          <w:spacing w:val="-4"/>
          <w:sz w:val="20"/>
          <w:szCs w:val="20"/>
        </w:rPr>
        <w:t>a</w:t>
      </w:r>
      <w:r w:rsidRPr="000C1DB3">
        <w:rPr>
          <w:rFonts w:ascii="Verdana" w:eastAsia="MS PMincho" w:hAnsi="Verdana"/>
          <w:sz w:val="20"/>
          <w:szCs w:val="20"/>
        </w:rPr>
        <w:t>y</w:t>
      </w:r>
      <w:r w:rsidRPr="000C1DB3">
        <w:rPr>
          <w:rFonts w:ascii="Verdana" w:eastAsia="MS PMincho" w:hAnsi="Verdana"/>
          <w:spacing w:val="3"/>
          <w:sz w:val="20"/>
          <w:szCs w:val="20"/>
        </w:rPr>
        <w:t xml:space="preserve"> </w:t>
      </w:r>
      <w:r w:rsidRPr="000C1DB3">
        <w:rPr>
          <w:rFonts w:ascii="Verdana" w:eastAsia="MS PMincho" w:hAnsi="Verdana"/>
          <w:spacing w:val="-1"/>
          <w:sz w:val="20"/>
          <w:szCs w:val="20"/>
        </w:rPr>
        <w:t>c</w:t>
      </w:r>
      <w:r w:rsidRPr="000C1DB3">
        <w:rPr>
          <w:rFonts w:ascii="Verdana" w:eastAsia="MS PMincho" w:hAnsi="Verdana"/>
          <w:sz w:val="20"/>
          <w:szCs w:val="20"/>
        </w:rPr>
        <w:t>hallenge</w:t>
      </w:r>
      <w:r w:rsidRPr="000C1DB3">
        <w:rPr>
          <w:rFonts w:ascii="Verdana" w:eastAsia="MS PMincho" w:hAnsi="Verdana"/>
          <w:spacing w:val="-17"/>
          <w:sz w:val="20"/>
          <w:szCs w:val="20"/>
        </w:rPr>
        <w:t xml:space="preserve"> </w:t>
      </w:r>
      <w:r w:rsidRPr="000C1DB3">
        <w:rPr>
          <w:rFonts w:ascii="Verdana" w:eastAsia="MS PMincho" w:hAnsi="Verdana"/>
          <w:sz w:val="20"/>
          <w:szCs w:val="20"/>
        </w:rPr>
        <w:t>their</w:t>
      </w:r>
      <w:r w:rsidRPr="000C1DB3">
        <w:rPr>
          <w:rFonts w:ascii="Verdana" w:eastAsia="MS PMincho" w:hAnsi="Verdana"/>
          <w:spacing w:val="20"/>
          <w:sz w:val="20"/>
          <w:szCs w:val="20"/>
        </w:rPr>
        <w:t xml:space="preserve"> </w:t>
      </w:r>
      <w:r w:rsidRPr="000C1DB3">
        <w:rPr>
          <w:rFonts w:ascii="Verdana" w:eastAsia="MS PMincho" w:hAnsi="Verdana"/>
          <w:sz w:val="20"/>
          <w:szCs w:val="20"/>
        </w:rPr>
        <w:t>liabili</w:t>
      </w:r>
      <w:r w:rsidRPr="000C1DB3">
        <w:rPr>
          <w:rFonts w:ascii="Verdana" w:eastAsia="MS PMincho" w:hAnsi="Verdana"/>
          <w:spacing w:val="3"/>
          <w:sz w:val="20"/>
          <w:szCs w:val="20"/>
        </w:rPr>
        <w:t>t</w:t>
      </w:r>
      <w:r w:rsidRPr="000C1DB3">
        <w:rPr>
          <w:rFonts w:ascii="Verdana" w:eastAsia="MS PMincho" w:hAnsi="Verdana"/>
          <w:sz w:val="20"/>
          <w:szCs w:val="20"/>
        </w:rPr>
        <w:t>y</w:t>
      </w:r>
      <w:r w:rsidRPr="000C1DB3">
        <w:rPr>
          <w:rFonts w:ascii="Verdana" w:eastAsia="MS PMincho" w:hAnsi="Verdana"/>
          <w:spacing w:val="-11"/>
          <w:sz w:val="20"/>
          <w:szCs w:val="20"/>
        </w:rPr>
        <w:t xml:space="preserve"> </w:t>
      </w:r>
      <w:r w:rsidRPr="000C1DB3">
        <w:rPr>
          <w:rFonts w:ascii="Verdana" w:eastAsia="MS PMincho" w:hAnsi="Verdana"/>
          <w:sz w:val="20"/>
          <w:szCs w:val="20"/>
        </w:rPr>
        <w:t>for</w:t>
      </w:r>
      <w:r w:rsidRPr="000C1DB3">
        <w:rPr>
          <w:rFonts w:ascii="Verdana" w:eastAsia="MS PMincho" w:hAnsi="Verdana"/>
          <w:spacing w:val="11"/>
          <w:sz w:val="20"/>
          <w:szCs w:val="20"/>
        </w:rPr>
        <w:t xml:space="preserve"> </w:t>
      </w:r>
      <w:r w:rsidRPr="000C1DB3">
        <w:rPr>
          <w:rFonts w:ascii="Verdana" w:eastAsia="MS PMincho" w:hAnsi="Verdana"/>
          <w:sz w:val="20"/>
          <w:szCs w:val="20"/>
        </w:rPr>
        <w:t>a</w:t>
      </w:r>
      <w:r w:rsidRPr="000C1DB3">
        <w:rPr>
          <w:rFonts w:ascii="Verdana" w:eastAsia="MS PMincho" w:hAnsi="Verdana"/>
          <w:spacing w:val="-5"/>
          <w:sz w:val="20"/>
          <w:szCs w:val="20"/>
        </w:rPr>
        <w:t>n</w:t>
      </w:r>
      <w:r w:rsidRPr="000C1DB3">
        <w:rPr>
          <w:rFonts w:ascii="Verdana" w:eastAsia="MS PMincho" w:hAnsi="Verdana"/>
          <w:sz w:val="20"/>
          <w:szCs w:val="20"/>
        </w:rPr>
        <w:t>y</w:t>
      </w:r>
      <w:r w:rsidRPr="000C1DB3">
        <w:rPr>
          <w:rFonts w:ascii="Verdana" w:eastAsia="MS PMincho" w:hAnsi="Verdana"/>
          <w:spacing w:val="2"/>
          <w:sz w:val="20"/>
          <w:szCs w:val="20"/>
        </w:rPr>
        <w:t xml:space="preserve"> </w:t>
      </w:r>
      <w:r w:rsidRPr="000C1DB3">
        <w:rPr>
          <w:rFonts w:ascii="Verdana" w:eastAsia="MS PMincho" w:hAnsi="Verdana"/>
          <w:sz w:val="20"/>
          <w:szCs w:val="20"/>
        </w:rPr>
        <w:t>pa</w:t>
      </w:r>
      <w:r w:rsidRPr="000C1DB3">
        <w:rPr>
          <w:rFonts w:ascii="Verdana" w:eastAsia="MS PMincho" w:hAnsi="Verdana"/>
          <w:spacing w:val="4"/>
          <w:sz w:val="20"/>
          <w:szCs w:val="20"/>
        </w:rPr>
        <w:t>r</w:t>
      </w:r>
      <w:r w:rsidRPr="000C1DB3">
        <w:rPr>
          <w:rFonts w:ascii="Verdana" w:eastAsia="MS PMincho" w:hAnsi="Verdana"/>
          <w:sz w:val="20"/>
          <w:szCs w:val="20"/>
        </w:rPr>
        <w:t>t</w:t>
      </w:r>
      <w:r w:rsidRPr="000C1DB3">
        <w:rPr>
          <w:rFonts w:ascii="Verdana" w:eastAsia="MS PMincho" w:hAnsi="Verdana"/>
          <w:spacing w:val="23"/>
          <w:sz w:val="20"/>
          <w:szCs w:val="20"/>
        </w:rPr>
        <w:t xml:space="preserve"> </w:t>
      </w:r>
      <w:r w:rsidRPr="000C1DB3">
        <w:rPr>
          <w:rFonts w:ascii="Verdana" w:eastAsia="MS PMincho" w:hAnsi="Verdana"/>
          <w:sz w:val="20"/>
          <w:szCs w:val="20"/>
        </w:rPr>
        <w:t>of</w:t>
      </w:r>
      <w:r w:rsidRPr="000C1DB3">
        <w:rPr>
          <w:rFonts w:ascii="Verdana" w:eastAsia="MS PMincho" w:hAnsi="Verdana"/>
          <w:spacing w:val="11"/>
          <w:sz w:val="20"/>
          <w:szCs w:val="20"/>
        </w:rPr>
        <w:t xml:space="preserve"> </w:t>
      </w:r>
      <w:r w:rsidRPr="000C1DB3">
        <w:rPr>
          <w:rFonts w:ascii="Verdana" w:eastAsia="MS PMincho" w:hAnsi="Verdana"/>
          <w:sz w:val="20"/>
          <w:szCs w:val="20"/>
        </w:rPr>
        <w:t>the</w:t>
      </w:r>
      <w:r w:rsidRPr="000C1DB3">
        <w:rPr>
          <w:rFonts w:ascii="Verdana" w:eastAsia="MS PMincho" w:hAnsi="Verdana"/>
          <w:spacing w:val="16"/>
          <w:sz w:val="20"/>
          <w:szCs w:val="20"/>
        </w:rPr>
        <w:t xml:space="preserve"> </w:t>
      </w:r>
      <w:r w:rsidRPr="000C1DB3">
        <w:rPr>
          <w:rFonts w:ascii="Verdana" w:eastAsia="MS PMincho" w:hAnsi="Verdana"/>
          <w:sz w:val="20"/>
          <w:szCs w:val="20"/>
        </w:rPr>
        <w:t>se</w:t>
      </w:r>
      <w:r w:rsidRPr="000C1DB3">
        <w:rPr>
          <w:rFonts w:ascii="Verdana" w:eastAsia="MS PMincho" w:hAnsi="Verdana"/>
          <w:spacing w:val="5"/>
          <w:sz w:val="20"/>
          <w:szCs w:val="20"/>
        </w:rPr>
        <w:t>r</w:t>
      </w:r>
      <w:r w:rsidRPr="000C1DB3">
        <w:rPr>
          <w:rFonts w:ascii="Verdana" w:eastAsia="MS PMincho" w:hAnsi="Verdana"/>
          <w:spacing w:val="4"/>
          <w:sz w:val="20"/>
          <w:szCs w:val="20"/>
        </w:rPr>
        <w:t>v</w:t>
      </w:r>
      <w:r w:rsidRPr="000C1DB3">
        <w:rPr>
          <w:rFonts w:ascii="Verdana" w:eastAsia="MS PMincho" w:hAnsi="Verdana"/>
          <w:sz w:val="20"/>
          <w:szCs w:val="20"/>
        </w:rPr>
        <w:t>i</w:t>
      </w:r>
      <w:r w:rsidRPr="000C1DB3">
        <w:rPr>
          <w:rFonts w:ascii="Verdana" w:eastAsia="MS PMincho" w:hAnsi="Verdana"/>
          <w:spacing w:val="-2"/>
          <w:sz w:val="20"/>
          <w:szCs w:val="20"/>
        </w:rPr>
        <w:t>c</w:t>
      </w:r>
      <w:r w:rsidRPr="000C1DB3">
        <w:rPr>
          <w:rFonts w:ascii="Verdana" w:eastAsia="MS PMincho" w:hAnsi="Verdana"/>
          <w:sz w:val="20"/>
          <w:szCs w:val="20"/>
        </w:rPr>
        <w:t>e</w:t>
      </w:r>
      <w:r w:rsidRPr="000C1DB3">
        <w:rPr>
          <w:rFonts w:ascii="Verdana" w:eastAsia="MS PMincho" w:hAnsi="Verdana"/>
          <w:spacing w:val="-7"/>
          <w:sz w:val="20"/>
          <w:szCs w:val="20"/>
        </w:rPr>
        <w:t xml:space="preserve"> </w:t>
      </w:r>
      <w:r w:rsidRPr="000C1DB3">
        <w:rPr>
          <w:rFonts w:ascii="Verdana" w:eastAsia="MS PMincho" w:hAnsi="Verdana"/>
          <w:spacing w:val="-1"/>
          <w:sz w:val="20"/>
          <w:szCs w:val="20"/>
        </w:rPr>
        <w:t>c</w:t>
      </w:r>
      <w:r w:rsidRPr="000C1DB3">
        <w:rPr>
          <w:rFonts w:ascii="Verdana" w:eastAsia="MS PMincho" w:hAnsi="Verdana"/>
          <w:sz w:val="20"/>
          <w:szCs w:val="20"/>
        </w:rPr>
        <w:t>harge</w:t>
      </w:r>
      <w:r w:rsidRPr="000C1DB3">
        <w:rPr>
          <w:rFonts w:ascii="Verdana" w:eastAsia="MS PMincho" w:hAnsi="Verdana"/>
          <w:spacing w:val="-1"/>
          <w:sz w:val="20"/>
          <w:szCs w:val="20"/>
        </w:rPr>
        <w:t xml:space="preserve"> </w:t>
      </w:r>
      <w:r w:rsidRPr="000C1DB3">
        <w:rPr>
          <w:rFonts w:ascii="Verdana" w:eastAsia="MS PMincho" w:hAnsi="Verdana"/>
          <w:sz w:val="20"/>
          <w:szCs w:val="20"/>
        </w:rPr>
        <w:t>th</w:t>
      </w:r>
      <w:r w:rsidRPr="000C1DB3">
        <w:rPr>
          <w:rFonts w:ascii="Verdana" w:eastAsia="MS PMincho" w:hAnsi="Verdana"/>
          <w:spacing w:val="2"/>
          <w:sz w:val="20"/>
          <w:szCs w:val="20"/>
        </w:rPr>
        <w:t>e</w:t>
      </w:r>
      <w:r w:rsidRPr="000C1DB3">
        <w:rPr>
          <w:rFonts w:ascii="Verdana" w:eastAsia="MS PMincho" w:hAnsi="Verdana"/>
          <w:sz w:val="20"/>
          <w:szCs w:val="20"/>
        </w:rPr>
        <w:t>y</w:t>
      </w:r>
      <w:r w:rsidRPr="000C1DB3">
        <w:rPr>
          <w:rFonts w:ascii="Verdana" w:eastAsia="MS PMincho" w:hAnsi="Verdana"/>
          <w:spacing w:val="-6"/>
          <w:sz w:val="20"/>
          <w:szCs w:val="20"/>
        </w:rPr>
        <w:t xml:space="preserve"> </w:t>
      </w:r>
      <w:r w:rsidRPr="000C1DB3">
        <w:rPr>
          <w:rFonts w:ascii="Verdana" w:eastAsia="MS PMincho" w:hAnsi="Verdana"/>
          <w:spacing w:val="1"/>
          <w:sz w:val="20"/>
          <w:szCs w:val="20"/>
        </w:rPr>
        <w:t>fee</w:t>
      </w:r>
      <w:r w:rsidRPr="000C1DB3">
        <w:rPr>
          <w:rFonts w:ascii="Verdana" w:eastAsia="MS PMincho" w:hAnsi="Verdana"/>
          <w:sz w:val="20"/>
          <w:szCs w:val="20"/>
        </w:rPr>
        <w:t>l</w:t>
      </w:r>
      <w:r w:rsidRPr="000C1DB3">
        <w:rPr>
          <w:rFonts w:ascii="Verdana" w:eastAsia="MS PMincho" w:hAnsi="Verdana"/>
          <w:spacing w:val="-9"/>
          <w:sz w:val="20"/>
          <w:szCs w:val="20"/>
        </w:rPr>
        <w:t xml:space="preserve"> </w:t>
      </w:r>
      <w:r w:rsidRPr="000C1DB3">
        <w:rPr>
          <w:rFonts w:ascii="Verdana" w:eastAsia="MS PMincho" w:hAnsi="Verdana"/>
          <w:spacing w:val="1"/>
          <w:sz w:val="20"/>
          <w:szCs w:val="20"/>
        </w:rPr>
        <w:t>i</w:t>
      </w:r>
      <w:r w:rsidRPr="000C1DB3">
        <w:rPr>
          <w:rFonts w:ascii="Verdana" w:eastAsia="MS PMincho" w:hAnsi="Verdana"/>
          <w:sz w:val="20"/>
          <w:szCs w:val="20"/>
        </w:rPr>
        <w:t>s</w:t>
      </w:r>
      <w:r w:rsidRPr="000C1DB3">
        <w:rPr>
          <w:rFonts w:ascii="Verdana" w:eastAsia="MS PMincho" w:hAnsi="Verdana"/>
          <w:spacing w:val="10"/>
          <w:sz w:val="20"/>
          <w:szCs w:val="20"/>
        </w:rPr>
        <w:t xml:space="preserve"> </w:t>
      </w:r>
      <w:r w:rsidRPr="000C1DB3">
        <w:rPr>
          <w:rFonts w:ascii="Verdana" w:eastAsia="MS PMincho" w:hAnsi="Verdana"/>
          <w:spacing w:val="1"/>
          <w:sz w:val="20"/>
          <w:szCs w:val="20"/>
        </w:rPr>
        <w:t>un</w:t>
      </w:r>
      <w:r w:rsidRPr="000C1DB3">
        <w:rPr>
          <w:rFonts w:ascii="Verdana" w:eastAsia="MS PMincho" w:hAnsi="Verdana"/>
          <w:spacing w:val="-1"/>
          <w:sz w:val="20"/>
          <w:szCs w:val="20"/>
        </w:rPr>
        <w:t>r</w:t>
      </w:r>
      <w:r w:rsidRPr="000C1DB3">
        <w:rPr>
          <w:rFonts w:ascii="Verdana" w:eastAsia="MS PMincho" w:hAnsi="Verdana"/>
          <w:spacing w:val="1"/>
          <w:sz w:val="20"/>
          <w:szCs w:val="20"/>
        </w:rPr>
        <w:t>easonabl</w:t>
      </w:r>
      <w:r w:rsidRPr="000C1DB3">
        <w:rPr>
          <w:rFonts w:ascii="Verdana" w:eastAsia="MS PMincho" w:hAnsi="Verdana"/>
          <w:sz w:val="20"/>
          <w:szCs w:val="20"/>
        </w:rPr>
        <w:t>e</w:t>
      </w:r>
      <w:r w:rsidRPr="000C1DB3">
        <w:rPr>
          <w:rFonts w:ascii="Verdana" w:eastAsia="MS PMincho" w:hAnsi="Verdana"/>
          <w:spacing w:val="17"/>
          <w:sz w:val="20"/>
          <w:szCs w:val="20"/>
        </w:rPr>
        <w:t xml:space="preserve"> </w:t>
      </w:r>
      <w:r w:rsidRPr="000C1DB3">
        <w:rPr>
          <w:rFonts w:ascii="Verdana" w:eastAsia="MS PMincho" w:hAnsi="Verdana"/>
          <w:spacing w:val="1"/>
          <w:sz w:val="20"/>
          <w:szCs w:val="20"/>
        </w:rPr>
        <w:t>a</w:t>
      </w:r>
      <w:r w:rsidRPr="000C1DB3">
        <w:rPr>
          <w:rFonts w:ascii="Verdana" w:eastAsia="MS PMincho" w:hAnsi="Verdana"/>
          <w:sz w:val="20"/>
          <w:szCs w:val="20"/>
        </w:rPr>
        <w:t>t</w:t>
      </w:r>
      <w:r w:rsidRPr="000C1DB3">
        <w:rPr>
          <w:rFonts w:ascii="Verdana" w:eastAsia="MS PMincho" w:hAnsi="Verdana"/>
          <w:spacing w:val="13"/>
          <w:sz w:val="20"/>
          <w:szCs w:val="20"/>
        </w:rPr>
        <w:t xml:space="preserve"> </w:t>
      </w:r>
      <w:r w:rsidRPr="000C1DB3">
        <w:rPr>
          <w:rFonts w:ascii="Verdana" w:eastAsia="MS PMincho" w:hAnsi="Verdana"/>
          <w:sz w:val="20"/>
          <w:szCs w:val="20"/>
        </w:rPr>
        <w:t>a</w:t>
      </w:r>
      <w:r w:rsidR="006C7537" w:rsidRPr="000C1DB3">
        <w:rPr>
          <w:rFonts w:ascii="Verdana" w:eastAsia="MS PMincho" w:hAnsi="Verdana"/>
          <w:sz w:val="20"/>
          <w:szCs w:val="20"/>
        </w:rPr>
        <w:t>n</w:t>
      </w:r>
      <w:r w:rsidRPr="000C1DB3">
        <w:rPr>
          <w:rFonts w:ascii="Verdana" w:eastAsia="MS PMincho" w:hAnsi="Verdana"/>
          <w:spacing w:val="8"/>
          <w:sz w:val="20"/>
          <w:szCs w:val="20"/>
        </w:rPr>
        <w:t xml:space="preserve"> </w:t>
      </w:r>
      <w:r w:rsidR="0083071A" w:rsidRPr="000C1DB3">
        <w:rPr>
          <w:rFonts w:ascii="Verdana" w:eastAsia="MS PMincho" w:hAnsi="Verdana"/>
          <w:w w:val="96"/>
          <w:sz w:val="20"/>
          <w:szCs w:val="20"/>
        </w:rPr>
        <w:t>FTT</w:t>
      </w:r>
      <w:r w:rsidRPr="000C1DB3">
        <w:rPr>
          <w:rFonts w:ascii="Verdana" w:eastAsia="MS PMincho" w:hAnsi="Verdana"/>
          <w:sz w:val="20"/>
          <w:szCs w:val="20"/>
        </w:rPr>
        <w:t>,</w:t>
      </w:r>
      <w:r w:rsidRPr="000C1DB3">
        <w:rPr>
          <w:rFonts w:ascii="Verdana" w:eastAsia="MS PMincho" w:hAnsi="Verdana"/>
          <w:spacing w:val="-10"/>
          <w:sz w:val="20"/>
          <w:szCs w:val="20"/>
        </w:rPr>
        <w:t xml:space="preserve"> </w:t>
      </w:r>
      <w:r w:rsidRPr="000C1DB3">
        <w:rPr>
          <w:rFonts w:ascii="Verdana" w:eastAsia="MS PMincho" w:hAnsi="Verdana"/>
          <w:spacing w:val="2"/>
          <w:sz w:val="20"/>
          <w:szCs w:val="20"/>
        </w:rPr>
        <w:t>whethe</w:t>
      </w:r>
      <w:r w:rsidRPr="000C1DB3">
        <w:rPr>
          <w:rFonts w:ascii="Verdana" w:eastAsia="MS PMincho" w:hAnsi="Verdana"/>
          <w:sz w:val="20"/>
          <w:szCs w:val="20"/>
        </w:rPr>
        <w:t>r</w:t>
      </w:r>
      <w:r w:rsidRPr="000C1DB3">
        <w:rPr>
          <w:rFonts w:ascii="Verdana" w:eastAsia="MS PMincho" w:hAnsi="Verdana"/>
          <w:spacing w:val="16"/>
          <w:sz w:val="20"/>
          <w:szCs w:val="20"/>
        </w:rPr>
        <w:t xml:space="preserve"> </w:t>
      </w:r>
      <w:r w:rsidRPr="000C1DB3">
        <w:rPr>
          <w:rFonts w:ascii="Verdana" w:eastAsia="MS PMincho" w:hAnsi="Verdana"/>
          <w:spacing w:val="2"/>
          <w:sz w:val="20"/>
          <w:szCs w:val="20"/>
        </w:rPr>
        <w:t>th</w:t>
      </w:r>
      <w:r w:rsidRPr="000C1DB3">
        <w:rPr>
          <w:rFonts w:ascii="Verdana" w:eastAsia="MS PMincho" w:hAnsi="Verdana"/>
          <w:spacing w:val="3"/>
          <w:sz w:val="20"/>
          <w:szCs w:val="20"/>
        </w:rPr>
        <w:t>e</w:t>
      </w:r>
      <w:r w:rsidRPr="000C1DB3">
        <w:rPr>
          <w:rFonts w:ascii="Verdana" w:eastAsia="MS PMincho" w:hAnsi="Verdana"/>
          <w:sz w:val="20"/>
          <w:szCs w:val="20"/>
        </w:rPr>
        <w:t>y</w:t>
      </w:r>
      <w:r w:rsidRPr="000C1DB3">
        <w:rPr>
          <w:rFonts w:ascii="Verdana" w:eastAsia="MS PMincho" w:hAnsi="Verdana"/>
          <w:spacing w:val="-6"/>
          <w:sz w:val="20"/>
          <w:szCs w:val="20"/>
        </w:rPr>
        <w:t xml:space="preserve"> </w:t>
      </w:r>
      <w:r w:rsidRPr="000C1DB3">
        <w:rPr>
          <w:rFonts w:ascii="Verdana" w:eastAsia="MS PMincho" w:hAnsi="Verdana"/>
          <w:sz w:val="20"/>
          <w:szCs w:val="20"/>
        </w:rPr>
        <w:t>h</w:t>
      </w:r>
      <w:r w:rsidRPr="000C1DB3">
        <w:rPr>
          <w:rFonts w:ascii="Verdana" w:eastAsia="MS PMincho" w:hAnsi="Verdana"/>
          <w:spacing w:val="-4"/>
          <w:sz w:val="20"/>
          <w:szCs w:val="20"/>
        </w:rPr>
        <w:t>av</w:t>
      </w:r>
      <w:r w:rsidRPr="000C1DB3">
        <w:rPr>
          <w:rFonts w:ascii="Verdana" w:eastAsia="MS PMincho" w:hAnsi="Verdana"/>
          <w:sz w:val="20"/>
          <w:szCs w:val="20"/>
        </w:rPr>
        <w:t>e</w:t>
      </w:r>
      <w:r w:rsidRPr="000C1DB3">
        <w:rPr>
          <w:rFonts w:ascii="Verdana" w:eastAsia="MS PMincho" w:hAnsi="Verdana"/>
          <w:spacing w:val="-17"/>
          <w:sz w:val="20"/>
          <w:szCs w:val="20"/>
        </w:rPr>
        <w:t xml:space="preserve"> </w:t>
      </w:r>
      <w:r w:rsidRPr="000C1DB3">
        <w:rPr>
          <w:rFonts w:ascii="Verdana" w:eastAsia="MS PMincho" w:hAnsi="Verdana"/>
          <w:sz w:val="20"/>
          <w:szCs w:val="20"/>
        </w:rPr>
        <w:t>paid</w:t>
      </w:r>
      <w:r w:rsidRPr="000C1DB3">
        <w:rPr>
          <w:rFonts w:ascii="Verdana" w:eastAsia="MS PMincho" w:hAnsi="Verdana"/>
          <w:spacing w:val="2"/>
          <w:sz w:val="20"/>
          <w:szCs w:val="20"/>
        </w:rPr>
        <w:t xml:space="preserve"> </w:t>
      </w:r>
      <w:r w:rsidRPr="000C1DB3">
        <w:rPr>
          <w:rFonts w:ascii="Verdana" w:eastAsia="MS PMincho" w:hAnsi="Verdana"/>
          <w:sz w:val="20"/>
          <w:szCs w:val="20"/>
        </w:rPr>
        <w:t>it</w:t>
      </w:r>
      <w:r w:rsidRPr="000C1DB3">
        <w:rPr>
          <w:rFonts w:ascii="Verdana" w:eastAsia="MS PMincho" w:hAnsi="Verdana"/>
          <w:spacing w:val="-2"/>
          <w:sz w:val="20"/>
          <w:szCs w:val="20"/>
        </w:rPr>
        <w:t xml:space="preserve"> </w:t>
      </w:r>
      <w:r w:rsidRPr="000C1DB3">
        <w:rPr>
          <w:rFonts w:ascii="Verdana" w:eastAsia="MS PMincho" w:hAnsi="Verdana"/>
          <w:sz w:val="20"/>
          <w:szCs w:val="20"/>
        </w:rPr>
        <w:t>or</w:t>
      </w:r>
      <w:r w:rsidRPr="000C1DB3">
        <w:rPr>
          <w:rFonts w:ascii="Verdana" w:eastAsia="MS PMincho" w:hAnsi="Verdana"/>
          <w:spacing w:val="5"/>
          <w:sz w:val="20"/>
          <w:szCs w:val="20"/>
        </w:rPr>
        <w:t xml:space="preserve"> </w:t>
      </w:r>
      <w:r w:rsidRPr="000C1DB3">
        <w:rPr>
          <w:rFonts w:ascii="Verdana" w:eastAsia="MS PMincho" w:hAnsi="Verdana"/>
          <w:w w:val="105"/>
          <w:sz w:val="20"/>
          <w:szCs w:val="20"/>
        </w:rPr>
        <w:t>not</w:t>
      </w:r>
      <w:r w:rsidR="00C041FE" w:rsidRPr="000C1DB3">
        <w:rPr>
          <w:rFonts w:ascii="Verdana" w:eastAsia="MS PMincho" w:hAnsi="Verdana"/>
          <w:w w:val="105"/>
          <w:sz w:val="20"/>
          <w:szCs w:val="20"/>
        </w:rPr>
        <w:t xml:space="preserve"> but not if the charge has already been determined</w:t>
      </w:r>
      <w:r w:rsidR="00D84D45">
        <w:rPr>
          <w:rFonts w:ascii="Verdana" w:eastAsia="MS PMincho" w:hAnsi="Verdana"/>
          <w:w w:val="105"/>
          <w:sz w:val="20"/>
          <w:szCs w:val="20"/>
        </w:rPr>
        <w:t>(by a court or arbitral tribunal for example)</w:t>
      </w:r>
      <w:r w:rsidR="00C041FE" w:rsidRPr="000C1DB3">
        <w:rPr>
          <w:rFonts w:ascii="Verdana" w:eastAsia="MS PMincho" w:hAnsi="Verdana"/>
          <w:w w:val="105"/>
          <w:sz w:val="20"/>
          <w:szCs w:val="20"/>
        </w:rPr>
        <w:t xml:space="preserve"> or admitted</w:t>
      </w:r>
      <w:r w:rsidR="00D84D45">
        <w:rPr>
          <w:rFonts w:ascii="Verdana" w:eastAsia="MS PMincho" w:hAnsi="Verdana"/>
          <w:w w:val="105"/>
          <w:sz w:val="20"/>
          <w:szCs w:val="20"/>
        </w:rPr>
        <w:t xml:space="preserve"> by the leaseholder</w:t>
      </w:r>
      <w:r w:rsidRPr="000C1DB3">
        <w:rPr>
          <w:rFonts w:ascii="Verdana" w:eastAsia="MS PMincho" w:hAnsi="Verdana"/>
          <w:w w:val="105"/>
          <w:sz w:val="20"/>
          <w:szCs w:val="20"/>
        </w:rPr>
        <w:t>.</w:t>
      </w:r>
    </w:p>
    <w:p w14:paraId="27232767" w14:textId="77777777" w:rsidR="000C1DB3" w:rsidRPr="000C1DB3" w:rsidRDefault="000C1DB3" w:rsidP="0083071A">
      <w:pPr>
        <w:widowControl w:val="0"/>
        <w:autoSpaceDE w:val="0"/>
        <w:autoSpaceDN w:val="0"/>
        <w:adjustRightInd w:val="0"/>
        <w:spacing w:before="55" w:line="243" w:lineRule="auto"/>
        <w:ind w:right="95"/>
        <w:rPr>
          <w:rFonts w:ascii="Verdana" w:eastAsia="MS PMincho" w:hAnsi="Verdana"/>
          <w:w w:val="105"/>
          <w:sz w:val="20"/>
          <w:szCs w:val="20"/>
        </w:rPr>
      </w:pPr>
    </w:p>
    <w:tbl>
      <w:tblPr>
        <w:tblStyle w:val="TableGrid"/>
        <w:tblW w:w="0" w:type="auto"/>
        <w:tblLook w:val="04A0" w:firstRow="1" w:lastRow="0" w:firstColumn="1" w:lastColumn="0" w:noHBand="0" w:noVBand="1"/>
      </w:tblPr>
      <w:tblGrid>
        <w:gridCol w:w="9242"/>
      </w:tblGrid>
      <w:tr w:rsidR="00B11882" w:rsidRPr="000C1DB3" w14:paraId="6C6A32BC" w14:textId="77777777" w:rsidTr="00B11882">
        <w:tc>
          <w:tcPr>
            <w:tcW w:w="9242" w:type="dxa"/>
          </w:tcPr>
          <w:p w14:paraId="0AAB65B9" w14:textId="77777777" w:rsidR="00B11882" w:rsidRPr="000C1DB3" w:rsidRDefault="000C1DB3" w:rsidP="0083071A">
            <w:pPr>
              <w:widowControl w:val="0"/>
              <w:autoSpaceDE w:val="0"/>
              <w:autoSpaceDN w:val="0"/>
              <w:adjustRightInd w:val="0"/>
              <w:spacing w:before="55" w:line="243" w:lineRule="auto"/>
              <w:ind w:right="95"/>
              <w:rPr>
                <w:rFonts w:ascii="Verdana" w:eastAsia="MS PMincho" w:hAnsi="Verdana"/>
                <w:i/>
                <w:sz w:val="20"/>
                <w:szCs w:val="20"/>
              </w:rPr>
            </w:pPr>
            <w:r>
              <w:rPr>
                <w:rFonts w:ascii="Verdana" w:eastAsia="MS PMincho" w:hAnsi="Verdana"/>
                <w:i/>
                <w:sz w:val="20"/>
                <w:szCs w:val="20"/>
              </w:rPr>
              <w:t>s.</w:t>
            </w:r>
            <w:r w:rsidR="00B11882" w:rsidRPr="000C1DB3">
              <w:rPr>
                <w:rFonts w:ascii="Verdana" w:eastAsia="MS PMincho" w:hAnsi="Verdana"/>
                <w:i/>
                <w:sz w:val="20"/>
                <w:szCs w:val="20"/>
              </w:rPr>
              <w:t>27A Landlord and Tenant Act 1985 (as inserted by s</w:t>
            </w:r>
            <w:r>
              <w:rPr>
                <w:rFonts w:ascii="Verdana" w:eastAsia="MS PMincho" w:hAnsi="Verdana"/>
                <w:i/>
                <w:sz w:val="20"/>
                <w:szCs w:val="20"/>
              </w:rPr>
              <w:t>.</w:t>
            </w:r>
            <w:r w:rsidR="00B11882" w:rsidRPr="000C1DB3">
              <w:rPr>
                <w:rFonts w:ascii="Verdana" w:eastAsia="MS PMincho" w:hAnsi="Verdana"/>
                <w:i/>
                <w:sz w:val="20"/>
                <w:szCs w:val="20"/>
              </w:rPr>
              <w:t>155 Commonhold and Leasehold Reform Act 2002)</w:t>
            </w:r>
          </w:p>
        </w:tc>
      </w:tr>
    </w:tbl>
    <w:p w14:paraId="41294FE8" w14:textId="77777777" w:rsidR="004C439B" w:rsidRPr="000C1DB3" w:rsidRDefault="004C439B" w:rsidP="0083071A">
      <w:pPr>
        <w:widowControl w:val="0"/>
        <w:autoSpaceDE w:val="0"/>
        <w:autoSpaceDN w:val="0"/>
        <w:adjustRightInd w:val="0"/>
        <w:spacing w:line="200" w:lineRule="exact"/>
        <w:ind w:right="95"/>
        <w:rPr>
          <w:rFonts w:ascii="Verdana" w:eastAsia="MS PMincho" w:hAnsi="Verdana"/>
          <w:sz w:val="20"/>
          <w:szCs w:val="20"/>
        </w:rPr>
      </w:pPr>
    </w:p>
    <w:p w14:paraId="68EB49A0" w14:textId="77777777" w:rsidR="004C439B" w:rsidRPr="000C1DB3" w:rsidRDefault="004C439B" w:rsidP="0083071A">
      <w:pPr>
        <w:widowControl w:val="0"/>
        <w:autoSpaceDE w:val="0"/>
        <w:autoSpaceDN w:val="0"/>
        <w:adjustRightInd w:val="0"/>
        <w:spacing w:line="243" w:lineRule="auto"/>
        <w:ind w:right="95"/>
        <w:rPr>
          <w:rFonts w:ascii="Verdana" w:eastAsia="MS PMincho" w:hAnsi="Verdana"/>
          <w:sz w:val="20"/>
          <w:szCs w:val="20"/>
        </w:rPr>
      </w:pPr>
      <w:r w:rsidRPr="000C1DB3">
        <w:rPr>
          <w:rFonts w:ascii="Verdana" w:eastAsia="MS PMincho" w:hAnsi="Verdana"/>
          <w:w w:val="89"/>
          <w:sz w:val="20"/>
          <w:szCs w:val="20"/>
        </w:rPr>
        <w:t>A</w:t>
      </w:r>
      <w:r w:rsidRPr="000C1DB3">
        <w:rPr>
          <w:rFonts w:ascii="Verdana" w:eastAsia="MS PMincho" w:hAnsi="Verdana"/>
          <w:spacing w:val="-6"/>
          <w:w w:val="89"/>
          <w:sz w:val="20"/>
          <w:szCs w:val="20"/>
        </w:rPr>
        <w:t xml:space="preserve"> </w:t>
      </w:r>
      <w:r w:rsidRPr="000C1DB3">
        <w:rPr>
          <w:rFonts w:ascii="Verdana" w:eastAsia="MS PMincho" w:hAnsi="Verdana"/>
          <w:sz w:val="20"/>
          <w:szCs w:val="20"/>
        </w:rPr>
        <w:t>summa</w:t>
      </w:r>
      <w:r w:rsidRPr="000C1DB3">
        <w:rPr>
          <w:rFonts w:ascii="Verdana" w:eastAsia="MS PMincho" w:hAnsi="Verdana"/>
          <w:spacing w:val="6"/>
          <w:sz w:val="20"/>
          <w:szCs w:val="20"/>
        </w:rPr>
        <w:t>r</w:t>
      </w:r>
      <w:r w:rsidRPr="000C1DB3">
        <w:rPr>
          <w:rFonts w:ascii="Verdana" w:eastAsia="MS PMincho" w:hAnsi="Verdana"/>
          <w:sz w:val="20"/>
          <w:szCs w:val="20"/>
        </w:rPr>
        <w:t>y</w:t>
      </w:r>
      <w:r w:rsidRPr="000C1DB3">
        <w:rPr>
          <w:rFonts w:ascii="Verdana" w:eastAsia="MS PMincho" w:hAnsi="Verdana"/>
          <w:spacing w:val="3"/>
          <w:sz w:val="20"/>
          <w:szCs w:val="20"/>
        </w:rPr>
        <w:t xml:space="preserve"> </w:t>
      </w:r>
      <w:r w:rsidRPr="000C1DB3">
        <w:rPr>
          <w:rFonts w:ascii="Verdana" w:eastAsia="MS PMincho" w:hAnsi="Verdana"/>
          <w:sz w:val="20"/>
          <w:szCs w:val="20"/>
        </w:rPr>
        <w:t>of</w:t>
      </w:r>
      <w:r w:rsidRPr="000C1DB3">
        <w:rPr>
          <w:rFonts w:ascii="Verdana" w:eastAsia="MS PMincho" w:hAnsi="Verdana"/>
          <w:spacing w:val="-1"/>
          <w:sz w:val="20"/>
          <w:szCs w:val="20"/>
        </w:rPr>
        <w:t xml:space="preserve"> </w:t>
      </w:r>
      <w:r w:rsidRPr="000C1DB3">
        <w:rPr>
          <w:rFonts w:ascii="Verdana" w:eastAsia="MS PMincho" w:hAnsi="Verdana"/>
          <w:spacing w:val="-2"/>
          <w:w w:val="111"/>
          <w:sz w:val="20"/>
          <w:szCs w:val="20"/>
        </w:rPr>
        <w:t>t</w:t>
      </w:r>
      <w:r w:rsidRPr="000C1DB3">
        <w:rPr>
          <w:rFonts w:ascii="Verdana" w:eastAsia="MS PMincho" w:hAnsi="Verdana"/>
          <w:spacing w:val="-1"/>
          <w:w w:val="94"/>
          <w:sz w:val="20"/>
          <w:szCs w:val="20"/>
        </w:rPr>
        <w:t>e</w:t>
      </w:r>
      <w:r w:rsidRPr="000C1DB3">
        <w:rPr>
          <w:rFonts w:ascii="Verdana" w:eastAsia="MS PMincho" w:hAnsi="Verdana"/>
          <w:w w:val="103"/>
          <w:sz w:val="20"/>
          <w:szCs w:val="20"/>
        </w:rPr>
        <w:t>nant</w:t>
      </w:r>
      <w:r w:rsidRPr="000C1DB3">
        <w:rPr>
          <w:rFonts w:ascii="Verdana" w:eastAsia="MS PMincho" w:hAnsi="Verdana"/>
          <w:spacing w:val="-5"/>
          <w:w w:val="103"/>
          <w:sz w:val="20"/>
          <w:szCs w:val="20"/>
        </w:rPr>
        <w:t>s</w:t>
      </w:r>
      <w:r w:rsidRPr="000C1DB3">
        <w:rPr>
          <w:rFonts w:ascii="Verdana" w:eastAsia="MS PMincho" w:hAnsi="Verdana"/>
          <w:w w:val="73"/>
          <w:sz w:val="20"/>
          <w:szCs w:val="20"/>
        </w:rPr>
        <w:t>’</w:t>
      </w:r>
      <w:r w:rsidRPr="000C1DB3">
        <w:rPr>
          <w:rFonts w:ascii="Verdana" w:eastAsia="MS PMincho" w:hAnsi="Verdana"/>
          <w:spacing w:val="-14"/>
          <w:sz w:val="20"/>
          <w:szCs w:val="20"/>
        </w:rPr>
        <w:t xml:space="preserve"> </w:t>
      </w:r>
      <w:r w:rsidRPr="000C1DB3">
        <w:rPr>
          <w:rFonts w:ascii="Verdana" w:eastAsia="MS PMincho" w:hAnsi="Verdana"/>
          <w:spacing w:val="3"/>
          <w:sz w:val="20"/>
          <w:szCs w:val="20"/>
        </w:rPr>
        <w:t>r</w:t>
      </w:r>
      <w:r w:rsidRPr="000C1DB3">
        <w:rPr>
          <w:rFonts w:ascii="Verdana" w:eastAsia="MS PMincho" w:hAnsi="Verdana"/>
          <w:sz w:val="20"/>
          <w:szCs w:val="20"/>
        </w:rPr>
        <w:t>i</w:t>
      </w:r>
      <w:r w:rsidRPr="000C1DB3">
        <w:rPr>
          <w:rFonts w:ascii="Verdana" w:eastAsia="MS PMincho" w:hAnsi="Verdana"/>
          <w:spacing w:val="3"/>
          <w:sz w:val="20"/>
          <w:szCs w:val="20"/>
        </w:rPr>
        <w:t>g</w:t>
      </w:r>
      <w:r w:rsidRPr="000C1DB3">
        <w:rPr>
          <w:rFonts w:ascii="Verdana" w:eastAsia="MS PMincho" w:hAnsi="Verdana"/>
          <w:sz w:val="20"/>
          <w:szCs w:val="20"/>
        </w:rPr>
        <w:t>hts</w:t>
      </w:r>
      <w:r w:rsidRPr="000C1DB3">
        <w:rPr>
          <w:rFonts w:ascii="Verdana" w:eastAsia="MS PMincho" w:hAnsi="Verdana"/>
          <w:spacing w:val="-3"/>
          <w:sz w:val="20"/>
          <w:szCs w:val="20"/>
        </w:rPr>
        <w:t xml:space="preserve"> </w:t>
      </w:r>
      <w:r w:rsidRPr="000C1DB3">
        <w:rPr>
          <w:rFonts w:ascii="Verdana" w:eastAsia="MS PMincho" w:hAnsi="Verdana"/>
          <w:sz w:val="20"/>
          <w:szCs w:val="20"/>
        </w:rPr>
        <w:t>and</w:t>
      </w:r>
      <w:r w:rsidRPr="000C1DB3">
        <w:rPr>
          <w:rFonts w:ascii="Verdana" w:eastAsia="MS PMincho" w:hAnsi="Verdana"/>
          <w:spacing w:val="9"/>
          <w:sz w:val="20"/>
          <w:szCs w:val="20"/>
        </w:rPr>
        <w:t xml:space="preserve"> </w:t>
      </w:r>
      <w:r w:rsidRPr="000C1DB3">
        <w:rPr>
          <w:rFonts w:ascii="Verdana" w:eastAsia="MS PMincho" w:hAnsi="Verdana"/>
          <w:sz w:val="20"/>
          <w:szCs w:val="20"/>
        </w:rPr>
        <w:t>obligations</w:t>
      </w:r>
      <w:r w:rsidRPr="000C1DB3">
        <w:rPr>
          <w:rFonts w:ascii="Verdana" w:eastAsia="MS PMincho" w:hAnsi="Verdana"/>
          <w:spacing w:val="-12"/>
          <w:sz w:val="20"/>
          <w:szCs w:val="20"/>
        </w:rPr>
        <w:t xml:space="preserve"> </w:t>
      </w:r>
      <w:r w:rsidRPr="000C1DB3">
        <w:rPr>
          <w:rFonts w:ascii="Verdana" w:eastAsia="MS PMincho" w:hAnsi="Verdana"/>
          <w:spacing w:val="-3"/>
          <w:sz w:val="20"/>
          <w:szCs w:val="20"/>
        </w:rPr>
        <w:t>c</w:t>
      </w:r>
      <w:r w:rsidRPr="000C1DB3">
        <w:rPr>
          <w:rFonts w:ascii="Verdana" w:eastAsia="MS PMincho" w:hAnsi="Verdana"/>
          <w:spacing w:val="-1"/>
          <w:sz w:val="20"/>
          <w:szCs w:val="20"/>
        </w:rPr>
        <w:t>o</w:t>
      </w:r>
      <w:r w:rsidRPr="000C1DB3">
        <w:rPr>
          <w:rFonts w:ascii="Verdana" w:eastAsia="MS PMincho" w:hAnsi="Verdana"/>
          <w:sz w:val="20"/>
          <w:szCs w:val="20"/>
        </w:rPr>
        <w:t>ntaining</w:t>
      </w:r>
      <w:r w:rsidRPr="000C1DB3">
        <w:rPr>
          <w:rFonts w:ascii="Verdana" w:eastAsia="MS PMincho" w:hAnsi="Verdana"/>
          <w:spacing w:val="8"/>
          <w:sz w:val="20"/>
          <w:szCs w:val="20"/>
        </w:rPr>
        <w:t xml:space="preserve"> </w:t>
      </w:r>
      <w:r w:rsidRPr="000C1DB3">
        <w:rPr>
          <w:rFonts w:ascii="Verdana" w:eastAsia="MS PMincho" w:hAnsi="Verdana"/>
          <w:spacing w:val="-3"/>
          <w:sz w:val="20"/>
          <w:szCs w:val="20"/>
        </w:rPr>
        <w:t>w</w:t>
      </w:r>
      <w:r w:rsidRPr="000C1DB3">
        <w:rPr>
          <w:rFonts w:ascii="Verdana" w:eastAsia="MS PMincho" w:hAnsi="Verdana"/>
          <w:spacing w:val="-1"/>
          <w:sz w:val="20"/>
          <w:szCs w:val="20"/>
        </w:rPr>
        <w:t>o</w:t>
      </w:r>
      <w:r w:rsidRPr="000C1DB3">
        <w:rPr>
          <w:rFonts w:ascii="Verdana" w:eastAsia="MS PMincho" w:hAnsi="Verdana"/>
          <w:spacing w:val="-3"/>
          <w:sz w:val="20"/>
          <w:szCs w:val="20"/>
        </w:rPr>
        <w:t>r</w:t>
      </w:r>
      <w:r w:rsidRPr="000C1DB3">
        <w:rPr>
          <w:rFonts w:ascii="Verdana" w:eastAsia="MS PMincho" w:hAnsi="Verdana"/>
          <w:sz w:val="20"/>
          <w:szCs w:val="20"/>
        </w:rPr>
        <w:t>ds</w:t>
      </w:r>
      <w:r w:rsidRPr="000C1DB3">
        <w:rPr>
          <w:rFonts w:ascii="Verdana" w:eastAsia="MS PMincho" w:hAnsi="Verdana"/>
          <w:spacing w:val="-5"/>
          <w:sz w:val="20"/>
          <w:szCs w:val="20"/>
        </w:rPr>
        <w:t xml:space="preserve"> </w:t>
      </w:r>
      <w:r w:rsidRPr="000C1DB3">
        <w:rPr>
          <w:rFonts w:ascii="Verdana" w:eastAsia="MS PMincho" w:hAnsi="Verdana"/>
          <w:sz w:val="20"/>
          <w:szCs w:val="20"/>
        </w:rPr>
        <w:t>p</w:t>
      </w:r>
      <w:r w:rsidRPr="000C1DB3">
        <w:rPr>
          <w:rFonts w:ascii="Verdana" w:eastAsia="MS PMincho" w:hAnsi="Verdana"/>
          <w:spacing w:val="-3"/>
          <w:sz w:val="20"/>
          <w:szCs w:val="20"/>
        </w:rPr>
        <w:t>r</w:t>
      </w:r>
      <w:r w:rsidRPr="000C1DB3">
        <w:rPr>
          <w:rFonts w:ascii="Verdana" w:eastAsia="MS PMincho" w:hAnsi="Verdana"/>
          <w:sz w:val="20"/>
          <w:szCs w:val="20"/>
        </w:rPr>
        <w:t>esc</w:t>
      </w:r>
      <w:r w:rsidRPr="000C1DB3">
        <w:rPr>
          <w:rFonts w:ascii="Verdana" w:eastAsia="MS PMincho" w:hAnsi="Verdana"/>
          <w:spacing w:val="3"/>
          <w:sz w:val="20"/>
          <w:szCs w:val="20"/>
        </w:rPr>
        <w:t>r</w:t>
      </w:r>
      <w:r w:rsidRPr="000C1DB3">
        <w:rPr>
          <w:rFonts w:ascii="Verdana" w:eastAsia="MS PMincho" w:hAnsi="Verdana"/>
          <w:sz w:val="20"/>
          <w:szCs w:val="20"/>
        </w:rPr>
        <w:t>ibed</w:t>
      </w:r>
      <w:r w:rsidRPr="000C1DB3">
        <w:rPr>
          <w:rFonts w:ascii="Verdana" w:eastAsia="MS PMincho" w:hAnsi="Verdana"/>
          <w:spacing w:val="-3"/>
          <w:sz w:val="20"/>
          <w:szCs w:val="20"/>
        </w:rPr>
        <w:t xml:space="preserve"> </w:t>
      </w:r>
      <w:r w:rsidRPr="000C1DB3">
        <w:rPr>
          <w:rFonts w:ascii="Verdana" w:eastAsia="MS PMincho" w:hAnsi="Verdana"/>
          <w:sz w:val="20"/>
          <w:szCs w:val="20"/>
        </w:rPr>
        <w:t>in</w:t>
      </w:r>
      <w:r w:rsidRPr="000C1DB3">
        <w:rPr>
          <w:rFonts w:ascii="Verdana" w:eastAsia="MS PMincho" w:hAnsi="Verdana"/>
          <w:spacing w:val="6"/>
          <w:sz w:val="20"/>
          <w:szCs w:val="20"/>
        </w:rPr>
        <w:t xml:space="preserve"> </w:t>
      </w:r>
      <w:r w:rsidRPr="000C1DB3">
        <w:rPr>
          <w:rFonts w:ascii="Verdana" w:eastAsia="MS PMincho" w:hAnsi="Verdana"/>
          <w:spacing w:val="-2"/>
          <w:w w:val="110"/>
          <w:sz w:val="20"/>
          <w:szCs w:val="20"/>
        </w:rPr>
        <w:t>r</w:t>
      </w:r>
      <w:r w:rsidRPr="000C1DB3">
        <w:rPr>
          <w:rFonts w:ascii="Verdana" w:eastAsia="MS PMincho" w:hAnsi="Verdana"/>
          <w:spacing w:val="2"/>
          <w:w w:val="94"/>
          <w:sz w:val="20"/>
          <w:szCs w:val="20"/>
        </w:rPr>
        <w:t>e</w:t>
      </w:r>
      <w:r w:rsidRPr="000C1DB3">
        <w:rPr>
          <w:rFonts w:ascii="Verdana" w:eastAsia="MS PMincho" w:hAnsi="Verdana"/>
          <w:spacing w:val="1"/>
          <w:sz w:val="20"/>
          <w:szCs w:val="20"/>
        </w:rPr>
        <w:t>gulation</w:t>
      </w:r>
      <w:r w:rsidRPr="000C1DB3">
        <w:rPr>
          <w:rFonts w:ascii="Verdana" w:eastAsia="MS PMincho" w:hAnsi="Verdana"/>
          <w:sz w:val="20"/>
          <w:szCs w:val="20"/>
        </w:rPr>
        <w:t>s</w:t>
      </w:r>
      <w:r w:rsidRPr="000C1DB3">
        <w:rPr>
          <w:rFonts w:ascii="Verdana" w:eastAsia="MS PMincho" w:hAnsi="Verdana"/>
          <w:spacing w:val="9"/>
          <w:sz w:val="20"/>
          <w:szCs w:val="20"/>
        </w:rPr>
        <w:t xml:space="preserve"> </w:t>
      </w:r>
      <w:r w:rsidRPr="000C1DB3">
        <w:rPr>
          <w:rFonts w:ascii="Verdana" w:eastAsia="MS PMincho" w:hAnsi="Verdana"/>
          <w:sz w:val="20"/>
          <w:szCs w:val="20"/>
        </w:rPr>
        <w:t>m</w:t>
      </w:r>
      <w:r w:rsidRPr="000C1DB3">
        <w:rPr>
          <w:rFonts w:ascii="Verdana" w:eastAsia="MS PMincho" w:hAnsi="Verdana"/>
          <w:spacing w:val="1"/>
          <w:sz w:val="20"/>
          <w:szCs w:val="20"/>
        </w:rPr>
        <w:t>us</w:t>
      </w:r>
      <w:r w:rsidRPr="000C1DB3">
        <w:rPr>
          <w:rFonts w:ascii="Verdana" w:eastAsia="MS PMincho" w:hAnsi="Verdana"/>
          <w:sz w:val="20"/>
          <w:szCs w:val="20"/>
        </w:rPr>
        <w:t>t</w:t>
      </w:r>
      <w:r w:rsidRPr="000C1DB3">
        <w:rPr>
          <w:rFonts w:ascii="Verdana" w:eastAsia="MS PMincho" w:hAnsi="Verdana"/>
          <w:spacing w:val="24"/>
          <w:sz w:val="20"/>
          <w:szCs w:val="20"/>
        </w:rPr>
        <w:t xml:space="preserve"> </w:t>
      </w:r>
      <w:r w:rsidRPr="000C1DB3">
        <w:rPr>
          <w:rFonts w:ascii="Verdana" w:eastAsia="MS PMincho" w:hAnsi="Verdana"/>
          <w:spacing w:val="1"/>
          <w:sz w:val="20"/>
          <w:szCs w:val="20"/>
        </w:rPr>
        <w:t>a</w:t>
      </w:r>
      <w:r w:rsidRPr="000C1DB3">
        <w:rPr>
          <w:rFonts w:ascii="Verdana" w:eastAsia="MS PMincho" w:hAnsi="Verdana"/>
          <w:spacing w:val="-2"/>
          <w:sz w:val="20"/>
          <w:szCs w:val="20"/>
        </w:rPr>
        <w:t>cc</w:t>
      </w:r>
      <w:r w:rsidRPr="000C1DB3">
        <w:rPr>
          <w:rFonts w:ascii="Verdana" w:eastAsia="MS PMincho" w:hAnsi="Verdana"/>
          <w:sz w:val="20"/>
          <w:szCs w:val="20"/>
        </w:rPr>
        <w:t>o</w:t>
      </w:r>
      <w:r w:rsidRPr="000C1DB3">
        <w:rPr>
          <w:rFonts w:ascii="Verdana" w:eastAsia="MS PMincho" w:hAnsi="Verdana"/>
          <w:spacing w:val="1"/>
          <w:sz w:val="20"/>
          <w:szCs w:val="20"/>
        </w:rPr>
        <w:t>mpa</w:t>
      </w:r>
      <w:r w:rsidRPr="000C1DB3">
        <w:rPr>
          <w:rFonts w:ascii="Verdana" w:eastAsia="MS PMincho" w:hAnsi="Verdana"/>
          <w:spacing w:val="-5"/>
          <w:sz w:val="20"/>
          <w:szCs w:val="20"/>
        </w:rPr>
        <w:t>n</w:t>
      </w:r>
      <w:r w:rsidRPr="000C1DB3">
        <w:rPr>
          <w:rFonts w:ascii="Verdana" w:eastAsia="MS PMincho" w:hAnsi="Verdana"/>
          <w:sz w:val="20"/>
          <w:szCs w:val="20"/>
        </w:rPr>
        <w:t>y</w:t>
      </w:r>
      <w:r w:rsidRPr="000C1DB3">
        <w:rPr>
          <w:rFonts w:ascii="Verdana" w:eastAsia="MS PMincho" w:hAnsi="Verdana"/>
          <w:spacing w:val="9"/>
          <w:sz w:val="20"/>
          <w:szCs w:val="20"/>
        </w:rPr>
        <w:t xml:space="preserve"> </w:t>
      </w:r>
      <w:r w:rsidRPr="000C1DB3">
        <w:rPr>
          <w:rFonts w:ascii="Verdana" w:eastAsia="MS PMincho" w:hAnsi="Verdana"/>
          <w:spacing w:val="1"/>
          <w:sz w:val="20"/>
          <w:szCs w:val="20"/>
        </w:rPr>
        <w:t>a</w:t>
      </w:r>
      <w:r w:rsidRPr="000C1DB3">
        <w:rPr>
          <w:rFonts w:ascii="Verdana" w:eastAsia="MS PMincho" w:hAnsi="Verdana"/>
          <w:spacing w:val="-5"/>
          <w:sz w:val="20"/>
          <w:szCs w:val="20"/>
        </w:rPr>
        <w:t>n</w:t>
      </w:r>
      <w:r w:rsidRPr="000C1DB3">
        <w:rPr>
          <w:rFonts w:ascii="Verdana" w:eastAsia="MS PMincho" w:hAnsi="Verdana"/>
          <w:sz w:val="20"/>
          <w:szCs w:val="20"/>
        </w:rPr>
        <w:t>y</w:t>
      </w:r>
      <w:r w:rsidRPr="000C1DB3">
        <w:rPr>
          <w:rFonts w:ascii="Verdana" w:eastAsia="MS PMincho" w:hAnsi="Verdana"/>
          <w:spacing w:val="2"/>
          <w:sz w:val="20"/>
          <w:szCs w:val="20"/>
        </w:rPr>
        <w:t xml:space="preserve"> </w:t>
      </w:r>
      <w:r w:rsidRPr="000C1DB3">
        <w:rPr>
          <w:rFonts w:ascii="Verdana" w:eastAsia="MS PMincho" w:hAnsi="Verdana"/>
          <w:spacing w:val="1"/>
          <w:sz w:val="20"/>
          <w:szCs w:val="20"/>
        </w:rPr>
        <w:t>deman</w:t>
      </w:r>
      <w:r w:rsidRPr="000C1DB3">
        <w:rPr>
          <w:rFonts w:ascii="Verdana" w:eastAsia="MS PMincho" w:hAnsi="Verdana"/>
          <w:sz w:val="20"/>
          <w:szCs w:val="20"/>
        </w:rPr>
        <w:t>d</w:t>
      </w:r>
      <w:r w:rsidRPr="000C1DB3">
        <w:rPr>
          <w:rFonts w:ascii="Verdana" w:eastAsia="MS PMincho" w:hAnsi="Verdana"/>
          <w:spacing w:val="25"/>
          <w:sz w:val="20"/>
          <w:szCs w:val="20"/>
        </w:rPr>
        <w:t xml:space="preserve"> </w:t>
      </w:r>
      <w:r w:rsidRPr="000C1DB3">
        <w:rPr>
          <w:rFonts w:ascii="Verdana" w:eastAsia="MS PMincho" w:hAnsi="Verdana"/>
          <w:spacing w:val="1"/>
          <w:sz w:val="20"/>
          <w:szCs w:val="20"/>
        </w:rPr>
        <w:t>fo</w:t>
      </w:r>
      <w:r w:rsidRPr="000C1DB3">
        <w:rPr>
          <w:rFonts w:ascii="Verdana" w:eastAsia="MS PMincho" w:hAnsi="Verdana"/>
          <w:sz w:val="20"/>
          <w:szCs w:val="20"/>
        </w:rPr>
        <w:t>r</w:t>
      </w:r>
      <w:r w:rsidRPr="000C1DB3">
        <w:rPr>
          <w:rFonts w:ascii="Verdana" w:eastAsia="MS PMincho" w:hAnsi="Verdana"/>
          <w:spacing w:val="11"/>
          <w:sz w:val="20"/>
          <w:szCs w:val="20"/>
        </w:rPr>
        <w:t xml:space="preserve"> </w:t>
      </w:r>
      <w:r w:rsidRPr="000C1DB3">
        <w:rPr>
          <w:rFonts w:ascii="Verdana" w:eastAsia="MS PMincho" w:hAnsi="Verdana"/>
          <w:spacing w:val="1"/>
          <w:sz w:val="20"/>
          <w:szCs w:val="20"/>
        </w:rPr>
        <w:t>se</w:t>
      </w:r>
      <w:r w:rsidRPr="000C1DB3">
        <w:rPr>
          <w:rFonts w:ascii="Verdana" w:eastAsia="MS PMincho" w:hAnsi="Verdana"/>
          <w:spacing w:val="6"/>
          <w:sz w:val="20"/>
          <w:szCs w:val="20"/>
        </w:rPr>
        <w:t>r</w:t>
      </w:r>
      <w:r w:rsidRPr="000C1DB3">
        <w:rPr>
          <w:rFonts w:ascii="Verdana" w:eastAsia="MS PMincho" w:hAnsi="Verdana"/>
          <w:spacing w:val="5"/>
          <w:sz w:val="20"/>
          <w:szCs w:val="20"/>
        </w:rPr>
        <w:t>v</w:t>
      </w:r>
      <w:r w:rsidRPr="000C1DB3">
        <w:rPr>
          <w:rFonts w:ascii="Verdana" w:eastAsia="MS PMincho" w:hAnsi="Verdana"/>
          <w:spacing w:val="1"/>
          <w:sz w:val="20"/>
          <w:szCs w:val="20"/>
        </w:rPr>
        <w:t>i</w:t>
      </w:r>
      <w:r w:rsidRPr="000C1DB3">
        <w:rPr>
          <w:rFonts w:ascii="Verdana" w:eastAsia="MS PMincho" w:hAnsi="Verdana"/>
          <w:spacing w:val="-2"/>
          <w:sz w:val="20"/>
          <w:szCs w:val="20"/>
        </w:rPr>
        <w:t>c</w:t>
      </w:r>
      <w:r w:rsidRPr="000C1DB3">
        <w:rPr>
          <w:rFonts w:ascii="Verdana" w:eastAsia="MS PMincho" w:hAnsi="Verdana"/>
          <w:sz w:val="20"/>
          <w:szCs w:val="20"/>
        </w:rPr>
        <w:t>e</w:t>
      </w:r>
      <w:r w:rsidRPr="000C1DB3">
        <w:rPr>
          <w:rFonts w:ascii="Verdana" w:eastAsia="MS PMincho" w:hAnsi="Verdana"/>
          <w:spacing w:val="-7"/>
          <w:sz w:val="20"/>
          <w:szCs w:val="20"/>
        </w:rPr>
        <w:t xml:space="preserve"> </w:t>
      </w:r>
      <w:r w:rsidRPr="000C1DB3">
        <w:rPr>
          <w:rFonts w:ascii="Verdana" w:eastAsia="MS PMincho" w:hAnsi="Verdana"/>
          <w:spacing w:val="-1"/>
          <w:sz w:val="20"/>
          <w:szCs w:val="20"/>
        </w:rPr>
        <w:t>c</w:t>
      </w:r>
      <w:r w:rsidRPr="000C1DB3">
        <w:rPr>
          <w:rFonts w:ascii="Verdana" w:eastAsia="MS PMincho" w:hAnsi="Verdana"/>
          <w:spacing w:val="1"/>
          <w:sz w:val="20"/>
          <w:szCs w:val="20"/>
        </w:rPr>
        <w:t>harges</w:t>
      </w:r>
      <w:r w:rsidRPr="000C1DB3">
        <w:rPr>
          <w:rFonts w:ascii="Verdana" w:eastAsia="MS PMincho" w:hAnsi="Verdana"/>
          <w:sz w:val="20"/>
          <w:szCs w:val="20"/>
        </w:rPr>
        <w:t>,</w:t>
      </w:r>
      <w:r w:rsidRPr="000C1DB3">
        <w:rPr>
          <w:rFonts w:ascii="Verdana" w:eastAsia="MS PMincho" w:hAnsi="Verdana"/>
          <w:spacing w:val="-14"/>
          <w:sz w:val="20"/>
          <w:szCs w:val="20"/>
        </w:rPr>
        <w:t xml:space="preserve"> </w:t>
      </w:r>
      <w:r w:rsidR="00321E33" w:rsidRPr="000C1DB3">
        <w:rPr>
          <w:rFonts w:ascii="Verdana" w:eastAsia="MS PMincho" w:hAnsi="Verdana"/>
          <w:sz w:val="20"/>
          <w:szCs w:val="20"/>
        </w:rPr>
        <w:t>otherwise the service charge is not payable until a demand with an accompanying summary has been sent.  </w:t>
      </w:r>
    </w:p>
    <w:p w14:paraId="257470DE" w14:textId="77777777" w:rsidR="000C1DB3" w:rsidRPr="000C1DB3" w:rsidRDefault="000C1DB3" w:rsidP="0083071A">
      <w:pPr>
        <w:widowControl w:val="0"/>
        <w:autoSpaceDE w:val="0"/>
        <w:autoSpaceDN w:val="0"/>
        <w:adjustRightInd w:val="0"/>
        <w:spacing w:line="243" w:lineRule="auto"/>
        <w:ind w:right="95"/>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B11882" w:rsidRPr="000C1DB3" w14:paraId="7AA0E11B" w14:textId="77777777" w:rsidTr="00B11882">
        <w:tc>
          <w:tcPr>
            <w:tcW w:w="9242" w:type="dxa"/>
          </w:tcPr>
          <w:p w14:paraId="7F1AC425" w14:textId="77777777" w:rsidR="00B11882" w:rsidRPr="000C1DB3" w:rsidRDefault="000C1DB3" w:rsidP="0083071A">
            <w:pPr>
              <w:widowControl w:val="0"/>
              <w:autoSpaceDE w:val="0"/>
              <w:autoSpaceDN w:val="0"/>
              <w:adjustRightInd w:val="0"/>
              <w:spacing w:line="243" w:lineRule="auto"/>
              <w:ind w:right="95"/>
              <w:rPr>
                <w:rFonts w:ascii="Verdana" w:eastAsia="MS PMincho" w:hAnsi="Verdana"/>
                <w:i/>
                <w:sz w:val="20"/>
                <w:szCs w:val="20"/>
              </w:rPr>
            </w:pPr>
            <w:r>
              <w:rPr>
                <w:rFonts w:ascii="Verdana" w:eastAsia="MS PMincho" w:hAnsi="Verdana"/>
                <w:i/>
                <w:sz w:val="20"/>
                <w:szCs w:val="20"/>
              </w:rPr>
              <w:t>s.</w:t>
            </w:r>
            <w:r w:rsidR="00B11882" w:rsidRPr="000C1DB3">
              <w:rPr>
                <w:rFonts w:ascii="Verdana" w:eastAsia="MS PMincho" w:hAnsi="Verdana"/>
                <w:i/>
                <w:sz w:val="20"/>
                <w:szCs w:val="20"/>
              </w:rPr>
              <w:t>21B Landlord and Tenant Act 1985 (as inserted by s</w:t>
            </w:r>
            <w:r>
              <w:rPr>
                <w:rFonts w:ascii="Verdana" w:eastAsia="MS PMincho" w:hAnsi="Verdana"/>
                <w:i/>
                <w:sz w:val="20"/>
                <w:szCs w:val="20"/>
              </w:rPr>
              <w:t>.</w:t>
            </w:r>
            <w:r w:rsidR="00B11882" w:rsidRPr="000C1DB3">
              <w:rPr>
                <w:rFonts w:ascii="Verdana" w:eastAsia="MS PMincho" w:hAnsi="Verdana"/>
                <w:i/>
                <w:sz w:val="20"/>
                <w:szCs w:val="20"/>
              </w:rPr>
              <w:t>153 Commonhold and Leasehold Reform Act 2002)</w:t>
            </w:r>
          </w:p>
          <w:p w14:paraId="40E3B4EE" w14:textId="77777777" w:rsidR="00B11882" w:rsidRPr="000C1DB3" w:rsidRDefault="00B11882" w:rsidP="0083071A">
            <w:pPr>
              <w:widowControl w:val="0"/>
              <w:autoSpaceDE w:val="0"/>
              <w:autoSpaceDN w:val="0"/>
              <w:adjustRightInd w:val="0"/>
              <w:spacing w:line="243" w:lineRule="auto"/>
              <w:ind w:right="95"/>
              <w:rPr>
                <w:rFonts w:ascii="Verdana" w:eastAsia="MS PMincho" w:hAnsi="Verdana"/>
                <w:i/>
                <w:sz w:val="20"/>
                <w:szCs w:val="20"/>
              </w:rPr>
            </w:pPr>
            <w:r w:rsidRPr="000C1DB3">
              <w:rPr>
                <w:rFonts w:ascii="Verdana" w:eastAsia="MS PMincho" w:hAnsi="Verdana"/>
                <w:i/>
                <w:sz w:val="20"/>
                <w:szCs w:val="20"/>
              </w:rPr>
              <w:t>Service Charges (Summary of Rights and Obligations and Transistional Provision)(England Regulations 2007 (SI 2007/1257)</w:t>
            </w:r>
          </w:p>
        </w:tc>
      </w:tr>
    </w:tbl>
    <w:p w14:paraId="08E8B010" w14:textId="77777777" w:rsidR="00B11882" w:rsidRPr="0083071A" w:rsidRDefault="00B11882" w:rsidP="0083071A">
      <w:pPr>
        <w:widowControl w:val="0"/>
        <w:autoSpaceDE w:val="0"/>
        <w:autoSpaceDN w:val="0"/>
        <w:adjustRightInd w:val="0"/>
        <w:spacing w:line="243" w:lineRule="auto"/>
        <w:ind w:right="95"/>
        <w:rPr>
          <w:rFonts w:ascii="Verdana" w:eastAsia="MS PMincho" w:hAnsi="Verdana"/>
          <w:color w:val="000000"/>
          <w:sz w:val="20"/>
          <w:szCs w:val="20"/>
        </w:rPr>
      </w:pPr>
    </w:p>
    <w:p w14:paraId="61B714FA" w14:textId="77777777" w:rsidR="004C439B" w:rsidRPr="0083071A" w:rsidRDefault="004C439B" w:rsidP="0083071A">
      <w:pPr>
        <w:widowControl w:val="0"/>
        <w:autoSpaceDE w:val="0"/>
        <w:autoSpaceDN w:val="0"/>
        <w:adjustRightInd w:val="0"/>
        <w:spacing w:line="243" w:lineRule="auto"/>
        <w:ind w:right="95"/>
        <w:rPr>
          <w:rFonts w:ascii="Verdana" w:eastAsia="MS PMincho" w:hAnsi="Verdana"/>
          <w:color w:val="000000"/>
          <w:sz w:val="20"/>
          <w:szCs w:val="20"/>
        </w:rPr>
      </w:pPr>
    </w:p>
    <w:p w14:paraId="47AC9961" w14:textId="77777777" w:rsidR="004C439B" w:rsidRPr="00824327" w:rsidRDefault="004C439B" w:rsidP="00824327">
      <w:pPr>
        <w:pStyle w:val="onlinetext"/>
        <w:rPr>
          <w:b/>
        </w:rPr>
      </w:pPr>
      <w:r w:rsidRPr="00824327">
        <w:rPr>
          <w:b/>
        </w:rPr>
        <w:t>Information about administration</w:t>
      </w:r>
      <w:r w:rsidR="0083071A" w:rsidRPr="00824327">
        <w:rPr>
          <w:b/>
        </w:rPr>
        <w:t xml:space="preserve"> </w:t>
      </w:r>
      <w:r w:rsidRPr="00824327">
        <w:rPr>
          <w:b/>
        </w:rPr>
        <w:t>charges and the right to challenge those charges</w:t>
      </w:r>
    </w:p>
    <w:p w14:paraId="438500EB" w14:textId="77777777" w:rsidR="004C439B" w:rsidRPr="0083071A" w:rsidRDefault="004C439B" w:rsidP="0083071A">
      <w:pPr>
        <w:widowControl w:val="0"/>
        <w:autoSpaceDE w:val="0"/>
        <w:autoSpaceDN w:val="0"/>
        <w:adjustRightInd w:val="0"/>
        <w:spacing w:before="3" w:line="110" w:lineRule="exact"/>
        <w:ind w:right="95"/>
        <w:rPr>
          <w:rFonts w:ascii="Verdana" w:eastAsia="MS PMincho" w:hAnsi="Verdana"/>
          <w:color w:val="000000"/>
          <w:sz w:val="20"/>
          <w:szCs w:val="20"/>
        </w:rPr>
      </w:pPr>
    </w:p>
    <w:p w14:paraId="608119AD" w14:textId="77777777" w:rsidR="004C439B" w:rsidRPr="000C1DB3" w:rsidRDefault="004C439B" w:rsidP="0083071A">
      <w:pPr>
        <w:widowControl w:val="0"/>
        <w:autoSpaceDE w:val="0"/>
        <w:autoSpaceDN w:val="0"/>
        <w:adjustRightInd w:val="0"/>
        <w:spacing w:line="243" w:lineRule="auto"/>
        <w:ind w:right="95"/>
        <w:rPr>
          <w:rFonts w:ascii="Verdana" w:eastAsia="MS PMincho" w:hAnsi="Verdana"/>
          <w:spacing w:val="-5"/>
          <w:w w:val="105"/>
          <w:sz w:val="20"/>
          <w:szCs w:val="20"/>
        </w:rPr>
      </w:pPr>
      <w:r w:rsidRPr="000C1DB3">
        <w:rPr>
          <w:rFonts w:ascii="Verdana" w:eastAsia="MS PMincho" w:hAnsi="Verdana"/>
          <w:spacing w:val="-2"/>
          <w:sz w:val="20"/>
          <w:szCs w:val="20"/>
        </w:rPr>
        <w:t>A</w:t>
      </w:r>
      <w:r w:rsidRPr="000C1DB3">
        <w:rPr>
          <w:rFonts w:ascii="Verdana" w:eastAsia="MS PMincho" w:hAnsi="Verdana"/>
          <w:spacing w:val="-6"/>
          <w:sz w:val="20"/>
          <w:szCs w:val="20"/>
        </w:rPr>
        <w:t>n</w:t>
      </w:r>
      <w:r w:rsidRPr="000C1DB3">
        <w:rPr>
          <w:rFonts w:ascii="Verdana" w:eastAsia="MS PMincho" w:hAnsi="Verdana"/>
          <w:sz w:val="20"/>
          <w:szCs w:val="20"/>
        </w:rPr>
        <w:t>y</w:t>
      </w:r>
      <w:r w:rsidRPr="000C1DB3">
        <w:rPr>
          <w:rFonts w:ascii="Verdana" w:eastAsia="MS PMincho" w:hAnsi="Verdana"/>
          <w:spacing w:val="-15"/>
          <w:sz w:val="20"/>
          <w:szCs w:val="20"/>
        </w:rPr>
        <w:t xml:space="preserve"> </w:t>
      </w:r>
      <w:r w:rsidRPr="000C1DB3">
        <w:rPr>
          <w:rFonts w:ascii="Verdana" w:eastAsia="MS PMincho" w:hAnsi="Verdana"/>
          <w:sz w:val="20"/>
          <w:szCs w:val="20"/>
        </w:rPr>
        <w:t>va</w:t>
      </w:r>
      <w:r w:rsidRPr="000C1DB3">
        <w:rPr>
          <w:rFonts w:ascii="Verdana" w:eastAsia="MS PMincho" w:hAnsi="Verdana"/>
          <w:spacing w:val="3"/>
          <w:sz w:val="20"/>
          <w:szCs w:val="20"/>
        </w:rPr>
        <w:t>r</w:t>
      </w:r>
      <w:r w:rsidRPr="000C1DB3">
        <w:rPr>
          <w:rFonts w:ascii="Verdana" w:eastAsia="MS PMincho" w:hAnsi="Verdana"/>
          <w:sz w:val="20"/>
          <w:szCs w:val="20"/>
        </w:rPr>
        <w:t>iable</w:t>
      </w:r>
      <w:r w:rsidRPr="000C1DB3">
        <w:rPr>
          <w:rFonts w:ascii="Verdana" w:eastAsia="MS PMincho" w:hAnsi="Verdana"/>
          <w:spacing w:val="-9"/>
          <w:sz w:val="20"/>
          <w:szCs w:val="20"/>
        </w:rPr>
        <w:t xml:space="preserve"> </w:t>
      </w:r>
      <w:r w:rsidRPr="000C1DB3">
        <w:rPr>
          <w:rFonts w:ascii="Verdana" w:eastAsia="MS PMincho" w:hAnsi="Verdana"/>
          <w:sz w:val="20"/>
          <w:szCs w:val="20"/>
        </w:rPr>
        <w:t>adminis</w:t>
      </w:r>
      <w:r w:rsidRPr="000C1DB3">
        <w:rPr>
          <w:rFonts w:ascii="Verdana" w:eastAsia="MS PMincho" w:hAnsi="Verdana"/>
          <w:spacing w:val="1"/>
          <w:sz w:val="20"/>
          <w:szCs w:val="20"/>
        </w:rPr>
        <w:t>t</w:t>
      </w:r>
      <w:r w:rsidRPr="000C1DB3">
        <w:rPr>
          <w:rFonts w:ascii="Verdana" w:eastAsia="MS PMincho" w:hAnsi="Verdana"/>
          <w:spacing w:val="2"/>
          <w:sz w:val="20"/>
          <w:szCs w:val="20"/>
        </w:rPr>
        <w:t>r</w:t>
      </w:r>
      <w:r w:rsidRPr="000C1DB3">
        <w:rPr>
          <w:rFonts w:ascii="Verdana" w:eastAsia="MS PMincho" w:hAnsi="Verdana"/>
          <w:sz w:val="20"/>
          <w:szCs w:val="20"/>
        </w:rPr>
        <w:t>ation</w:t>
      </w:r>
      <w:r w:rsidRPr="000C1DB3">
        <w:rPr>
          <w:rFonts w:ascii="Verdana" w:eastAsia="MS PMincho" w:hAnsi="Verdana"/>
          <w:spacing w:val="37"/>
          <w:sz w:val="20"/>
          <w:szCs w:val="20"/>
        </w:rPr>
        <w:t xml:space="preserve"> </w:t>
      </w:r>
      <w:r w:rsidRPr="000C1DB3">
        <w:rPr>
          <w:rFonts w:ascii="Verdana" w:eastAsia="MS PMincho" w:hAnsi="Verdana"/>
          <w:spacing w:val="-2"/>
          <w:sz w:val="20"/>
          <w:szCs w:val="20"/>
        </w:rPr>
        <w:t>c</w:t>
      </w:r>
      <w:r w:rsidRPr="000C1DB3">
        <w:rPr>
          <w:rFonts w:ascii="Verdana" w:eastAsia="MS PMincho" w:hAnsi="Verdana"/>
          <w:sz w:val="20"/>
          <w:szCs w:val="20"/>
        </w:rPr>
        <w:t>harge</w:t>
      </w:r>
      <w:r w:rsidRPr="000C1DB3">
        <w:rPr>
          <w:rFonts w:ascii="Verdana" w:eastAsia="MS PMincho" w:hAnsi="Verdana"/>
          <w:spacing w:val="-4"/>
          <w:sz w:val="20"/>
          <w:szCs w:val="20"/>
        </w:rPr>
        <w:t xml:space="preserve"> </w:t>
      </w:r>
      <w:r w:rsidRPr="000C1DB3">
        <w:rPr>
          <w:rFonts w:ascii="Verdana" w:eastAsia="MS PMincho" w:hAnsi="Verdana"/>
          <w:sz w:val="20"/>
          <w:szCs w:val="20"/>
        </w:rPr>
        <w:t>that</w:t>
      </w:r>
      <w:r w:rsidRPr="000C1DB3">
        <w:rPr>
          <w:rFonts w:ascii="Verdana" w:eastAsia="MS PMincho" w:hAnsi="Verdana"/>
          <w:spacing w:val="24"/>
          <w:sz w:val="20"/>
          <w:szCs w:val="20"/>
        </w:rPr>
        <w:t xml:space="preserve"> </w:t>
      </w:r>
      <w:r w:rsidRPr="000C1DB3">
        <w:rPr>
          <w:rFonts w:ascii="Verdana" w:eastAsia="MS PMincho" w:hAnsi="Verdana"/>
          <w:sz w:val="20"/>
          <w:szCs w:val="20"/>
        </w:rPr>
        <w:t>is</w:t>
      </w:r>
      <w:r w:rsidRPr="000C1DB3">
        <w:rPr>
          <w:rFonts w:ascii="Verdana" w:eastAsia="MS PMincho" w:hAnsi="Verdana"/>
          <w:spacing w:val="-3"/>
          <w:sz w:val="20"/>
          <w:szCs w:val="20"/>
        </w:rPr>
        <w:t xml:space="preserve"> </w:t>
      </w:r>
      <w:r w:rsidRPr="000C1DB3">
        <w:rPr>
          <w:rFonts w:ascii="Verdana" w:eastAsia="MS PMincho" w:hAnsi="Verdana"/>
          <w:sz w:val="20"/>
          <w:szCs w:val="20"/>
        </w:rPr>
        <w:t>demanded</w:t>
      </w:r>
      <w:r w:rsidRPr="000C1DB3">
        <w:rPr>
          <w:rFonts w:ascii="Verdana" w:eastAsia="MS PMincho" w:hAnsi="Verdana"/>
          <w:spacing w:val="31"/>
          <w:sz w:val="20"/>
          <w:szCs w:val="20"/>
        </w:rPr>
        <w:t xml:space="preserve"> </w:t>
      </w:r>
      <w:r w:rsidRPr="000C1DB3">
        <w:rPr>
          <w:rFonts w:ascii="Verdana" w:eastAsia="MS PMincho" w:hAnsi="Verdana"/>
          <w:sz w:val="20"/>
          <w:szCs w:val="20"/>
        </w:rPr>
        <w:t>under</w:t>
      </w:r>
      <w:r w:rsidRPr="000C1DB3">
        <w:rPr>
          <w:rFonts w:ascii="Verdana" w:eastAsia="MS PMincho" w:hAnsi="Verdana"/>
          <w:spacing w:val="29"/>
          <w:sz w:val="20"/>
          <w:szCs w:val="20"/>
        </w:rPr>
        <w:t xml:space="preserve"> </w:t>
      </w:r>
      <w:r w:rsidRPr="000C1DB3">
        <w:rPr>
          <w:rFonts w:ascii="Verdana" w:eastAsia="MS PMincho" w:hAnsi="Verdana"/>
          <w:sz w:val="20"/>
          <w:szCs w:val="20"/>
        </w:rPr>
        <w:t>the</w:t>
      </w:r>
      <w:r w:rsidRPr="000C1DB3">
        <w:rPr>
          <w:rFonts w:ascii="Verdana" w:eastAsia="MS PMincho" w:hAnsi="Verdana"/>
          <w:spacing w:val="13"/>
          <w:sz w:val="20"/>
          <w:szCs w:val="20"/>
        </w:rPr>
        <w:t xml:space="preserve"> </w:t>
      </w:r>
      <w:r w:rsidRPr="000C1DB3">
        <w:rPr>
          <w:rFonts w:ascii="Verdana" w:eastAsia="MS PMincho" w:hAnsi="Verdana"/>
          <w:sz w:val="20"/>
          <w:szCs w:val="20"/>
        </w:rPr>
        <w:t>lease</w:t>
      </w:r>
      <w:r w:rsidRPr="000C1DB3">
        <w:rPr>
          <w:rFonts w:ascii="Verdana" w:eastAsia="MS PMincho" w:hAnsi="Verdana"/>
          <w:spacing w:val="-18"/>
          <w:sz w:val="20"/>
          <w:szCs w:val="20"/>
        </w:rPr>
        <w:t xml:space="preserve"> </w:t>
      </w:r>
      <w:r w:rsidRPr="000C1DB3">
        <w:rPr>
          <w:rFonts w:ascii="Verdana" w:eastAsia="MS PMincho" w:hAnsi="Verdana"/>
          <w:sz w:val="20"/>
          <w:szCs w:val="20"/>
        </w:rPr>
        <w:t>is</w:t>
      </w:r>
      <w:r w:rsidRPr="000C1DB3">
        <w:rPr>
          <w:rFonts w:ascii="Verdana" w:eastAsia="MS PMincho" w:hAnsi="Verdana"/>
          <w:spacing w:val="-3"/>
          <w:sz w:val="20"/>
          <w:szCs w:val="20"/>
        </w:rPr>
        <w:t xml:space="preserve"> </w:t>
      </w:r>
      <w:r w:rsidRPr="000C1DB3">
        <w:rPr>
          <w:rFonts w:ascii="Verdana" w:eastAsia="MS PMincho" w:hAnsi="Verdana"/>
          <w:sz w:val="20"/>
          <w:szCs w:val="20"/>
        </w:rPr>
        <w:t>only</w:t>
      </w:r>
      <w:r w:rsidRPr="000C1DB3">
        <w:rPr>
          <w:rFonts w:ascii="Verdana" w:eastAsia="MS PMincho" w:hAnsi="Verdana"/>
          <w:spacing w:val="-4"/>
          <w:sz w:val="20"/>
          <w:szCs w:val="20"/>
        </w:rPr>
        <w:t xml:space="preserve"> </w:t>
      </w:r>
      <w:r w:rsidRPr="000C1DB3">
        <w:rPr>
          <w:rFonts w:ascii="Verdana" w:eastAsia="MS PMincho" w:hAnsi="Verdana"/>
          <w:spacing w:val="-2"/>
          <w:w w:val="97"/>
          <w:sz w:val="20"/>
          <w:szCs w:val="20"/>
        </w:rPr>
        <w:t>p</w:t>
      </w:r>
      <w:r w:rsidRPr="000C1DB3">
        <w:rPr>
          <w:rFonts w:ascii="Verdana" w:eastAsia="MS PMincho" w:hAnsi="Verdana"/>
          <w:spacing w:val="-6"/>
          <w:w w:val="97"/>
          <w:sz w:val="20"/>
          <w:szCs w:val="20"/>
        </w:rPr>
        <w:t>a</w:t>
      </w:r>
      <w:r w:rsidRPr="000C1DB3">
        <w:rPr>
          <w:rFonts w:ascii="Verdana" w:eastAsia="MS PMincho" w:hAnsi="Verdana"/>
          <w:spacing w:val="-4"/>
          <w:w w:val="97"/>
          <w:sz w:val="20"/>
          <w:szCs w:val="20"/>
        </w:rPr>
        <w:t>y</w:t>
      </w:r>
      <w:r w:rsidRPr="000C1DB3">
        <w:rPr>
          <w:rFonts w:ascii="Verdana" w:eastAsia="MS PMincho" w:hAnsi="Verdana"/>
          <w:spacing w:val="-2"/>
          <w:w w:val="97"/>
          <w:sz w:val="20"/>
          <w:szCs w:val="20"/>
        </w:rPr>
        <w:t>abl</w:t>
      </w:r>
      <w:r w:rsidRPr="000C1DB3">
        <w:rPr>
          <w:rFonts w:ascii="Verdana" w:eastAsia="MS PMincho" w:hAnsi="Verdana"/>
          <w:w w:val="97"/>
          <w:sz w:val="20"/>
          <w:szCs w:val="20"/>
        </w:rPr>
        <w:t>e</w:t>
      </w:r>
      <w:r w:rsidRPr="000C1DB3">
        <w:rPr>
          <w:rFonts w:ascii="Verdana" w:eastAsia="MS PMincho" w:hAnsi="Verdana"/>
          <w:spacing w:val="-1"/>
          <w:w w:val="97"/>
          <w:sz w:val="20"/>
          <w:szCs w:val="20"/>
        </w:rPr>
        <w:t xml:space="preserve"> </w:t>
      </w:r>
      <w:r w:rsidRPr="000C1DB3">
        <w:rPr>
          <w:rFonts w:ascii="Verdana" w:eastAsia="MS PMincho" w:hAnsi="Verdana"/>
          <w:spacing w:val="-5"/>
          <w:sz w:val="20"/>
          <w:szCs w:val="20"/>
        </w:rPr>
        <w:t>t</w:t>
      </w:r>
      <w:r w:rsidRPr="000C1DB3">
        <w:rPr>
          <w:rFonts w:ascii="Verdana" w:eastAsia="MS PMincho" w:hAnsi="Verdana"/>
          <w:sz w:val="20"/>
          <w:szCs w:val="20"/>
        </w:rPr>
        <w:t>o</w:t>
      </w:r>
      <w:r w:rsidRPr="000C1DB3">
        <w:rPr>
          <w:rFonts w:ascii="Verdana" w:eastAsia="MS PMincho" w:hAnsi="Verdana"/>
          <w:spacing w:val="4"/>
          <w:sz w:val="20"/>
          <w:szCs w:val="20"/>
        </w:rPr>
        <w:t xml:space="preserve"> </w:t>
      </w:r>
      <w:r w:rsidRPr="000C1DB3">
        <w:rPr>
          <w:rFonts w:ascii="Verdana" w:eastAsia="MS PMincho" w:hAnsi="Verdana"/>
          <w:spacing w:val="-2"/>
          <w:w w:val="103"/>
          <w:sz w:val="20"/>
          <w:szCs w:val="20"/>
        </w:rPr>
        <w:t>th</w:t>
      </w:r>
      <w:r w:rsidRPr="000C1DB3">
        <w:rPr>
          <w:rFonts w:ascii="Verdana" w:eastAsia="MS PMincho" w:hAnsi="Verdana"/>
          <w:w w:val="103"/>
          <w:sz w:val="20"/>
          <w:szCs w:val="20"/>
        </w:rPr>
        <w:t>e</w:t>
      </w:r>
      <w:r w:rsidRPr="000C1DB3">
        <w:rPr>
          <w:rFonts w:ascii="Verdana" w:eastAsia="MS PMincho" w:hAnsi="Verdana"/>
          <w:spacing w:val="-5"/>
          <w:sz w:val="20"/>
          <w:szCs w:val="20"/>
        </w:rPr>
        <w:t xml:space="preserve"> </w:t>
      </w:r>
      <w:r w:rsidRPr="000C1DB3">
        <w:rPr>
          <w:rFonts w:ascii="Verdana" w:eastAsia="MS PMincho" w:hAnsi="Verdana"/>
          <w:spacing w:val="-4"/>
          <w:sz w:val="20"/>
          <w:szCs w:val="20"/>
        </w:rPr>
        <w:t>e</w:t>
      </w:r>
      <w:r w:rsidRPr="000C1DB3">
        <w:rPr>
          <w:rFonts w:ascii="Verdana" w:eastAsia="MS PMincho" w:hAnsi="Verdana"/>
          <w:spacing w:val="-3"/>
          <w:sz w:val="20"/>
          <w:szCs w:val="20"/>
        </w:rPr>
        <w:t>x</w:t>
      </w:r>
      <w:r w:rsidRPr="000C1DB3">
        <w:rPr>
          <w:rFonts w:ascii="Verdana" w:eastAsia="MS PMincho" w:hAnsi="Verdana"/>
          <w:spacing w:val="-4"/>
          <w:sz w:val="20"/>
          <w:szCs w:val="20"/>
        </w:rPr>
        <w:t>t</w:t>
      </w:r>
      <w:r w:rsidRPr="000C1DB3">
        <w:rPr>
          <w:rFonts w:ascii="Verdana" w:eastAsia="MS PMincho" w:hAnsi="Verdana"/>
          <w:spacing w:val="-3"/>
          <w:sz w:val="20"/>
          <w:szCs w:val="20"/>
        </w:rPr>
        <w:t>e</w:t>
      </w:r>
      <w:r w:rsidRPr="000C1DB3">
        <w:rPr>
          <w:rFonts w:ascii="Verdana" w:eastAsia="MS PMincho" w:hAnsi="Verdana"/>
          <w:spacing w:val="-2"/>
          <w:sz w:val="20"/>
          <w:szCs w:val="20"/>
        </w:rPr>
        <w:t>n</w:t>
      </w:r>
      <w:r w:rsidRPr="000C1DB3">
        <w:rPr>
          <w:rFonts w:ascii="Verdana" w:eastAsia="MS PMincho" w:hAnsi="Verdana"/>
          <w:sz w:val="20"/>
          <w:szCs w:val="20"/>
        </w:rPr>
        <w:t>t</w:t>
      </w:r>
      <w:r w:rsidRPr="000C1DB3">
        <w:rPr>
          <w:rFonts w:ascii="Verdana" w:eastAsia="MS PMincho" w:hAnsi="Verdana"/>
          <w:spacing w:val="-7"/>
          <w:sz w:val="20"/>
          <w:szCs w:val="20"/>
        </w:rPr>
        <w:t xml:space="preserve"> </w:t>
      </w:r>
      <w:r w:rsidRPr="000C1DB3">
        <w:rPr>
          <w:rFonts w:ascii="Verdana" w:eastAsia="MS PMincho" w:hAnsi="Verdana"/>
          <w:spacing w:val="-2"/>
          <w:sz w:val="20"/>
          <w:szCs w:val="20"/>
        </w:rPr>
        <w:t>tha</w:t>
      </w:r>
      <w:r w:rsidRPr="000C1DB3">
        <w:rPr>
          <w:rFonts w:ascii="Verdana" w:eastAsia="MS PMincho" w:hAnsi="Verdana"/>
          <w:sz w:val="20"/>
          <w:szCs w:val="20"/>
        </w:rPr>
        <w:t>t</w:t>
      </w:r>
      <w:r w:rsidRPr="000C1DB3">
        <w:rPr>
          <w:rFonts w:ascii="Verdana" w:eastAsia="MS PMincho" w:hAnsi="Verdana"/>
          <w:spacing w:val="10"/>
          <w:sz w:val="20"/>
          <w:szCs w:val="20"/>
        </w:rPr>
        <w:t xml:space="preserve"> </w:t>
      </w:r>
      <w:r w:rsidRPr="000C1DB3">
        <w:rPr>
          <w:rFonts w:ascii="Verdana" w:eastAsia="MS PMincho" w:hAnsi="Verdana"/>
          <w:spacing w:val="-2"/>
          <w:sz w:val="20"/>
          <w:szCs w:val="20"/>
        </w:rPr>
        <w:t>i</w:t>
      </w:r>
      <w:r w:rsidRPr="000C1DB3">
        <w:rPr>
          <w:rFonts w:ascii="Verdana" w:eastAsia="MS PMincho" w:hAnsi="Verdana"/>
          <w:sz w:val="20"/>
          <w:szCs w:val="20"/>
        </w:rPr>
        <w:t>t</w:t>
      </w:r>
      <w:r w:rsidRPr="000C1DB3">
        <w:rPr>
          <w:rFonts w:ascii="Verdana" w:eastAsia="MS PMincho" w:hAnsi="Verdana"/>
          <w:spacing w:val="-3"/>
          <w:sz w:val="20"/>
          <w:szCs w:val="20"/>
        </w:rPr>
        <w:t xml:space="preserve"> </w:t>
      </w:r>
      <w:r w:rsidRPr="000C1DB3">
        <w:rPr>
          <w:rFonts w:ascii="Verdana" w:eastAsia="MS PMincho" w:hAnsi="Verdana"/>
          <w:spacing w:val="-2"/>
          <w:sz w:val="20"/>
          <w:szCs w:val="20"/>
        </w:rPr>
        <w:t>i</w:t>
      </w:r>
      <w:r w:rsidRPr="000C1DB3">
        <w:rPr>
          <w:rFonts w:ascii="Verdana" w:eastAsia="MS PMincho" w:hAnsi="Verdana"/>
          <w:sz w:val="20"/>
          <w:szCs w:val="20"/>
        </w:rPr>
        <w:t>s</w:t>
      </w:r>
      <w:r w:rsidRPr="000C1DB3">
        <w:rPr>
          <w:rFonts w:ascii="Verdana" w:eastAsia="MS PMincho" w:hAnsi="Verdana"/>
          <w:spacing w:val="-9"/>
          <w:sz w:val="20"/>
          <w:szCs w:val="20"/>
        </w:rPr>
        <w:t xml:space="preserve"> </w:t>
      </w:r>
      <w:r w:rsidRPr="000C1DB3">
        <w:rPr>
          <w:rFonts w:ascii="Verdana" w:eastAsia="MS PMincho" w:hAnsi="Verdana"/>
          <w:spacing w:val="-5"/>
          <w:sz w:val="20"/>
          <w:szCs w:val="20"/>
        </w:rPr>
        <w:t>r</w:t>
      </w:r>
      <w:r w:rsidRPr="000C1DB3">
        <w:rPr>
          <w:rFonts w:ascii="Verdana" w:eastAsia="MS PMincho" w:hAnsi="Verdana"/>
          <w:spacing w:val="-3"/>
          <w:sz w:val="20"/>
          <w:szCs w:val="20"/>
        </w:rPr>
        <w:t>e</w:t>
      </w:r>
      <w:r w:rsidRPr="000C1DB3">
        <w:rPr>
          <w:rFonts w:ascii="Verdana" w:eastAsia="MS PMincho" w:hAnsi="Verdana"/>
          <w:spacing w:val="-2"/>
          <w:sz w:val="20"/>
          <w:szCs w:val="20"/>
        </w:rPr>
        <w:t>asona</w:t>
      </w:r>
      <w:r w:rsidRPr="000C1DB3">
        <w:rPr>
          <w:rFonts w:ascii="Verdana" w:eastAsia="MS PMincho" w:hAnsi="Verdana"/>
          <w:spacing w:val="-3"/>
          <w:sz w:val="20"/>
          <w:szCs w:val="20"/>
        </w:rPr>
        <w:t>b</w:t>
      </w:r>
      <w:r w:rsidRPr="000C1DB3">
        <w:rPr>
          <w:rFonts w:ascii="Verdana" w:eastAsia="MS PMincho" w:hAnsi="Verdana"/>
          <w:spacing w:val="-2"/>
          <w:sz w:val="20"/>
          <w:szCs w:val="20"/>
        </w:rPr>
        <w:t>le</w:t>
      </w:r>
      <w:r w:rsidRPr="000C1DB3">
        <w:rPr>
          <w:rFonts w:ascii="Verdana" w:eastAsia="MS PMincho" w:hAnsi="Verdana"/>
          <w:sz w:val="20"/>
          <w:szCs w:val="20"/>
        </w:rPr>
        <w:t>.</w:t>
      </w:r>
      <w:r w:rsidR="00615983" w:rsidRPr="000C1DB3">
        <w:rPr>
          <w:rFonts w:ascii="Verdana" w:eastAsia="MS PMincho" w:hAnsi="Verdana"/>
          <w:sz w:val="20"/>
          <w:szCs w:val="20"/>
        </w:rPr>
        <w:t xml:space="preserve"> </w:t>
      </w:r>
      <w:r w:rsidRPr="000C1DB3">
        <w:rPr>
          <w:rFonts w:ascii="Verdana" w:eastAsia="MS PMincho" w:hAnsi="Verdana"/>
          <w:w w:val="89"/>
          <w:sz w:val="20"/>
          <w:szCs w:val="20"/>
        </w:rPr>
        <w:t xml:space="preserve">A </w:t>
      </w:r>
      <w:r w:rsidR="0083071A" w:rsidRPr="000C1DB3">
        <w:rPr>
          <w:rFonts w:ascii="Verdana" w:eastAsia="MS PMincho" w:hAnsi="Verdana"/>
          <w:spacing w:val="-4"/>
          <w:sz w:val="20"/>
          <w:szCs w:val="20"/>
        </w:rPr>
        <w:t xml:space="preserve">leaseholder </w:t>
      </w:r>
      <w:r w:rsidRPr="000C1DB3">
        <w:rPr>
          <w:rFonts w:ascii="Verdana" w:eastAsia="MS PMincho" w:hAnsi="Verdana"/>
          <w:spacing w:val="-2"/>
          <w:sz w:val="20"/>
          <w:szCs w:val="20"/>
        </w:rPr>
        <w:t>m</w:t>
      </w:r>
      <w:r w:rsidRPr="000C1DB3">
        <w:rPr>
          <w:rFonts w:ascii="Verdana" w:eastAsia="MS PMincho" w:hAnsi="Verdana"/>
          <w:spacing w:val="-6"/>
          <w:sz w:val="20"/>
          <w:szCs w:val="20"/>
        </w:rPr>
        <w:t>a</w:t>
      </w:r>
      <w:r w:rsidRPr="000C1DB3">
        <w:rPr>
          <w:rFonts w:ascii="Verdana" w:eastAsia="MS PMincho" w:hAnsi="Verdana"/>
          <w:sz w:val="20"/>
          <w:szCs w:val="20"/>
        </w:rPr>
        <w:t>y</w:t>
      </w:r>
      <w:r w:rsidRPr="000C1DB3">
        <w:rPr>
          <w:rFonts w:ascii="Verdana" w:eastAsia="MS PMincho" w:hAnsi="Verdana"/>
          <w:spacing w:val="-11"/>
          <w:sz w:val="20"/>
          <w:szCs w:val="20"/>
        </w:rPr>
        <w:t xml:space="preserve"> </w:t>
      </w:r>
      <w:r w:rsidRPr="000C1DB3">
        <w:rPr>
          <w:rFonts w:ascii="Verdana" w:eastAsia="MS PMincho" w:hAnsi="Verdana"/>
          <w:spacing w:val="-4"/>
          <w:w w:val="96"/>
          <w:sz w:val="20"/>
          <w:szCs w:val="20"/>
        </w:rPr>
        <w:t>c</w:t>
      </w:r>
      <w:r w:rsidRPr="000C1DB3">
        <w:rPr>
          <w:rFonts w:ascii="Verdana" w:eastAsia="MS PMincho" w:hAnsi="Verdana"/>
          <w:spacing w:val="-2"/>
          <w:w w:val="96"/>
          <w:sz w:val="20"/>
          <w:szCs w:val="20"/>
        </w:rPr>
        <w:t>halleng</w:t>
      </w:r>
      <w:r w:rsidRPr="000C1DB3">
        <w:rPr>
          <w:rFonts w:ascii="Verdana" w:eastAsia="MS PMincho" w:hAnsi="Verdana"/>
          <w:w w:val="96"/>
          <w:sz w:val="20"/>
          <w:szCs w:val="20"/>
        </w:rPr>
        <w:t>e</w:t>
      </w:r>
      <w:r w:rsidRPr="000C1DB3">
        <w:rPr>
          <w:rFonts w:ascii="Verdana" w:eastAsia="MS PMincho" w:hAnsi="Verdana"/>
          <w:spacing w:val="4"/>
          <w:w w:val="96"/>
          <w:sz w:val="20"/>
          <w:szCs w:val="20"/>
        </w:rPr>
        <w:t xml:space="preserve"> </w:t>
      </w:r>
      <w:r w:rsidRPr="000C1DB3">
        <w:rPr>
          <w:rFonts w:ascii="Verdana" w:eastAsia="MS PMincho" w:hAnsi="Verdana"/>
          <w:spacing w:val="-2"/>
          <w:sz w:val="20"/>
          <w:szCs w:val="20"/>
        </w:rPr>
        <w:t>thei</w:t>
      </w:r>
      <w:r w:rsidRPr="000C1DB3">
        <w:rPr>
          <w:rFonts w:ascii="Verdana" w:eastAsia="MS PMincho" w:hAnsi="Verdana"/>
          <w:sz w:val="20"/>
          <w:szCs w:val="20"/>
        </w:rPr>
        <w:t>r</w:t>
      </w:r>
      <w:r w:rsidRPr="000C1DB3">
        <w:rPr>
          <w:rFonts w:ascii="Verdana" w:eastAsia="MS PMincho" w:hAnsi="Verdana"/>
          <w:spacing w:val="4"/>
          <w:sz w:val="20"/>
          <w:szCs w:val="20"/>
        </w:rPr>
        <w:t xml:space="preserve"> </w:t>
      </w:r>
      <w:r w:rsidRPr="000C1DB3">
        <w:rPr>
          <w:rFonts w:ascii="Verdana" w:eastAsia="MS PMincho" w:hAnsi="Verdana"/>
          <w:spacing w:val="-2"/>
          <w:w w:val="96"/>
          <w:sz w:val="20"/>
          <w:szCs w:val="20"/>
        </w:rPr>
        <w:t>liabili</w:t>
      </w:r>
      <w:r w:rsidRPr="000C1DB3">
        <w:rPr>
          <w:rFonts w:ascii="Verdana" w:eastAsia="MS PMincho" w:hAnsi="Verdana"/>
          <w:spacing w:val="1"/>
          <w:w w:val="96"/>
          <w:sz w:val="20"/>
          <w:szCs w:val="20"/>
        </w:rPr>
        <w:t>t</w:t>
      </w:r>
      <w:r w:rsidRPr="000C1DB3">
        <w:rPr>
          <w:rFonts w:ascii="Verdana" w:eastAsia="MS PMincho" w:hAnsi="Verdana"/>
          <w:w w:val="96"/>
          <w:sz w:val="20"/>
          <w:szCs w:val="20"/>
        </w:rPr>
        <w:t>y</w:t>
      </w:r>
      <w:r w:rsidRPr="000C1DB3">
        <w:rPr>
          <w:rFonts w:ascii="Verdana" w:eastAsia="MS PMincho" w:hAnsi="Verdana"/>
          <w:spacing w:val="6"/>
          <w:w w:val="96"/>
          <w:sz w:val="20"/>
          <w:szCs w:val="20"/>
        </w:rPr>
        <w:t xml:space="preserve"> </w:t>
      </w:r>
      <w:r w:rsidRPr="000C1DB3">
        <w:rPr>
          <w:rFonts w:ascii="Verdana" w:eastAsia="MS PMincho" w:hAnsi="Verdana"/>
          <w:spacing w:val="-7"/>
          <w:sz w:val="20"/>
          <w:szCs w:val="20"/>
        </w:rPr>
        <w:t>t</w:t>
      </w:r>
      <w:r w:rsidRPr="000C1DB3">
        <w:rPr>
          <w:rFonts w:ascii="Verdana" w:eastAsia="MS PMincho" w:hAnsi="Verdana"/>
          <w:sz w:val="20"/>
          <w:szCs w:val="20"/>
        </w:rPr>
        <w:t>o</w:t>
      </w:r>
      <w:r w:rsidRPr="000C1DB3">
        <w:rPr>
          <w:rFonts w:ascii="Verdana" w:eastAsia="MS PMincho" w:hAnsi="Verdana"/>
          <w:spacing w:val="-11"/>
          <w:sz w:val="20"/>
          <w:szCs w:val="20"/>
        </w:rPr>
        <w:t xml:space="preserve"> </w:t>
      </w:r>
      <w:r w:rsidRPr="000C1DB3">
        <w:rPr>
          <w:rFonts w:ascii="Verdana" w:eastAsia="MS PMincho" w:hAnsi="Verdana"/>
          <w:spacing w:val="-5"/>
          <w:w w:val="96"/>
          <w:sz w:val="20"/>
          <w:szCs w:val="20"/>
        </w:rPr>
        <w:t>p</w:t>
      </w:r>
      <w:r w:rsidRPr="000C1DB3">
        <w:rPr>
          <w:rFonts w:ascii="Verdana" w:eastAsia="MS PMincho" w:hAnsi="Verdana"/>
          <w:spacing w:val="-8"/>
          <w:w w:val="96"/>
          <w:sz w:val="20"/>
          <w:szCs w:val="20"/>
        </w:rPr>
        <w:t>a</w:t>
      </w:r>
      <w:r w:rsidRPr="000C1DB3">
        <w:rPr>
          <w:rFonts w:ascii="Verdana" w:eastAsia="MS PMincho" w:hAnsi="Verdana"/>
          <w:w w:val="96"/>
          <w:sz w:val="20"/>
          <w:szCs w:val="20"/>
        </w:rPr>
        <w:t>y</w:t>
      </w:r>
      <w:r w:rsidRPr="000C1DB3">
        <w:rPr>
          <w:rFonts w:ascii="Verdana" w:eastAsia="MS PMincho" w:hAnsi="Verdana"/>
          <w:spacing w:val="-16"/>
          <w:w w:val="96"/>
          <w:sz w:val="20"/>
          <w:szCs w:val="20"/>
        </w:rPr>
        <w:t xml:space="preserve"> </w:t>
      </w:r>
      <w:r w:rsidRPr="000C1DB3">
        <w:rPr>
          <w:rFonts w:ascii="Verdana" w:eastAsia="MS PMincho" w:hAnsi="Verdana"/>
          <w:spacing w:val="-5"/>
          <w:sz w:val="20"/>
          <w:szCs w:val="20"/>
        </w:rPr>
        <w:t>an</w:t>
      </w:r>
      <w:r w:rsidRPr="000C1DB3">
        <w:rPr>
          <w:rFonts w:ascii="Verdana" w:eastAsia="MS PMincho" w:hAnsi="Verdana"/>
          <w:sz w:val="20"/>
          <w:szCs w:val="20"/>
        </w:rPr>
        <w:t>d</w:t>
      </w:r>
      <w:r w:rsidRPr="000C1DB3">
        <w:rPr>
          <w:rFonts w:ascii="Verdana" w:eastAsia="MS PMincho" w:hAnsi="Verdana"/>
          <w:spacing w:val="-12"/>
          <w:sz w:val="20"/>
          <w:szCs w:val="20"/>
        </w:rPr>
        <w:t xml:space="preserve"> </w:t>
      </w:r>
      <w:r w:rsidRPr="000C1DB3">
        <w:rPr>
          <w:rFonts w:ascii="Verdana" w:eastAsia="MS PMincho" w:hAnsi="Verdana"/>
          <w:spacing w:val="-7"/>
          <w:w w:val="98"/>
          <w:sz w:val="20"/>
          <w:szCs w:val="20"/>
        </w:rPr>
        <w:t>r</w:t>
      </w:r>
      <w:r w:rsidRPr="000C1DB3">
        <w:rPr>
          <w:rFonts w:ascii="Verdana" w:eastAsia="MS PMincho" w:hAnsi="Verdana"/>
          <w:spacing w:val="-5"/>
          <w:w w:val="98"/>
          <w:sz w:val="20"/>
          <w:szCs w:val="20"/>
        </w:rPr>
        <w:t>easonablenes</w:t>
      </w:r>
      <w:r w:rsidRPr="000C1DB3">
        <w:rPr>
          <w:rFonts w:ascii="Verdana" w:eastAsia="MS PMincho" w:hAnsi="Verdana"/>
          <w:w w:val="98"/>
          <w:sz w:val="20"/>
          <w:szCs w:val="20"/>
        </w:rPr>
        <w:t>s</w:t>
      </w:r>
      <w:r w:rsidRPr="000C1DB3">
        <w:rPr>
          <w:rFonts w:ascii="Verdana" w:eastAsia="MS PMincho" w:hAnsi="Verdana"/>
          <w:spacing w:val="-13"/>
          <w:w w:val="98"/>
          <w:sz w:val="20"/>
          <w:szCs w:val="20"/>
        </w:rPr>
        <w:t xml:space="preserve"> </w:t>
      </w:r>
      <w:r w:rsidRPr="000C1DB3">
        <w:rPr>
          <w:rFonts w:ascii="Verdana" w:eastAsia="MS PMincho" w:hAnsi="Verdana"/>
          <w:spacing w:val="-5"/>
          <w:w w:val="97"/>
          <w:sz w:val="20"/>
          <w:szCs w:val="20"/>
        </w:rPr>
        <w:t>o</w:t>
      </w:r>
      <w:r w:rsidRPr="000C1DB3">
        <w:rPr>
          <w:rFonts w:ascii="Verdana" w:eastAsia="MS PMincho" w:hAnsi="Verdana"/>
          <w:w w:val="97"/>
          <w:sz w:val="20"/>
          <w:szCs w:val="20"/>
        </w:rPr>
        <w:t>f</w:t>
      </w:r>
      <w:r w:rsidRPr="000C1DB3">
        <w:rPr>
          <w:rFonts w:ascii="Verdana" w:eastAsia="MS PMincho" w:hAnsi="Verdana"/>
          <w:spacing w:val="-13"/>
          <w:sz w:val="20"/>
          <w:szCs w:val="20"/>
        </w:rPr>
        <w:t xml:space="preserve"> </w:t>
      </w:r>
      <w:r w:rsidRPr="000C1DB3">
        <w:rPr>
          <w:rFonts w:ascii="Verdana" w:eastAsia="MS PMincho" w:hAnsi="Verdana"/>
          <w:spacing w:val="-5"/>
          <w:w w:val="103"/>
          <w:sz w:val="20"/>
          <w:szCs w:val="20"/>
        </w:rPr>
        <w:t>th</w:t>
      </w:r>
      <w:r w:rsidRPr="000C1DB3">
        <w:rPr>
          <w:rFonts w:ascii="Verdana" w:eastAsia="MS PMincho" w:hAnsi="Verdana"/>
          <w:w w:val="103"/>
          <w:sz w:val="20"/>
          <w:szCs w:val="20"/>
        </w:rPr>
        <w:t>e</w:t>
      </w:r>
      <w:r w:rsidRPr="000C1DB3">
        <w:rPr>
          <w:rFonts w:ascii="Verdana" w:eastAsia="MS PMincho" w:hAnsi="Verdana"/>
          <w:spacing w:val="-20"/>
          <w:sz w:val="20"/>
          <w:szCs w:val="20"/>
        </w:rPr>
        <w:t xml:space="preserve"> </w:t>
      </w:r>
      <w:r w:rsidRPr="000C1DB3">
        <w:rPr>
          <w:rFonts w:ascii="Verdana" w:eastAsia="MS PMincho" w:hAnsi="Verdana"/>
          <w:spacing w:val="-6"/>
          <w:w w:val="98"/>
          <w:sz w:val="20"/>
          <w:szCs w:val="20"/>
        </w:rPr>
        <w:t>c</w:t>
      </w:r>
      <w:r w:rsidRPr="000C1DB3">
        <w:rPr>
          <w:rFonts w:ascii="Verdana" w:eastAsia="MS PMincho" w:hAnsi="Verdana"/>
          <w:spacing w:val="-4"/>
          <w:w w:val="98"/>
          <w:sz w:val="20"/>
          <w:szCs w:val="20"/>
        </w:rPr>
        <w:t>h</w:t>
      </w:r>
      <w:r w:rsidRPr="000C1DB3">
        <w:rPr>
          <w:rFonts w:ascii="Verdana" w:eastAsia="MS PMincho" w:hAnsi="Verdana"/>
          <w:spacing w:val="-5"/>
          <w:w w:val="98"/>
          <w:sz w:val="20"/>
          <w:szCs w:val="20"/>
        </w:rPr>
        <w:t>arg</w:t>
      </w:r>
      <w:r w:rsidRPr="000C1DB3">
        <w:rPr>
          <w:rFonts w:ascii="Verdana" w:eastAsia="MS PMincho" w:hAnsi="Verdana"/>
          <w:w w:val="98"/>
          <w:sz w:val="20"/>
          <w:szCs w:val="20"/>
        </w:rPr>
        <w:t>e</w:t>
      </w:r>
      <w:r w:rsidRPr="000C1DB3">
        <w:rPr>
          <w:rFonts w:ascii="Verdana" w:eastAsia="MS PMincho" w:hAnsi="Verdana"/>
          <w:spacing w:val="-16"/>
          <w:w w:val="98"/>
          <w:sz w:val="20"/>
          <w:szCs w:val="20"/>
        </w:rPr>
        <w:t xml:space="preserve"> </w:t>
      </w:r>
      <w:r w:rsidRPr="000C1DB3">
        <w:rPr>
          <w:rFonts w:ascii="Verdana" w:eastAsia="MS PMincho" w:hAnsi="Verdana"/>
          <w:spacing w:val="-5"/>
          <w:sz w:val="20"/>
          <w:szCs w:val="20"/>
        </w:rPr>
        <w:t>a</w:t>
      </w:r>
      <w:r w:rsidRPr="000C1DB3">
        <w:rPr>
          <w:rFonts w:ascii="Verdana" w:eastAsia="MS PMincho" w:hAnsi="Verdana"/>
          <w:sz w:val="20"/>
          <w:szCs w:val="20"/>
        </w:rPr>
        <w:t>t</w:t>
      </w:r>
      <w:r w:rsidRPr="000C1DB3">
        <w:rPr>
          <w:rFonts w:ascii="Verdana" w:eastAsia="MS PMincho" w:hAnsi="Verdana"/>
          <w:spacing w:val="-17"/>
          <w:sz w:val="20"/>
          <w:szCs w:val="20"/>
        </w:rPr>
        <w:t xml:space="preserve"> </w:t>
      </w:r>
      <w:r w:rsidRPr="000C1DB3">
        <w:rPr>
          <w:rFonts w:ascii="Verdana" w:eastAsia="MS PMincho" w:hAnsi="Verdana"/>
          <w:w w:val="98"/>
          <w:sz w:val="20"/>
          <w:szCs w:val="20"/>
        </w:rPr>
        <w:t>a</w:t>
      </w:r>
      <w:r w:rsidR="00381D71" w:rsidRPr="000C1DB3">
        <w:rPr>
          <w:rFonts w:ascii="Verdana" w:eastAsia="MS PMincho" w:hAnsi="Verdana"/>
          <w:w w:val="98"/>
          <w:sz w:val="20"/>
          <w:szCs w:val="20"/>
        </w:rPr>
        <w:t>n</w:t>
      </w:r>
      <w:r w:rsidRPr="000C1DB3">
        <w:rPr>
          <w:rFonts w:ascii="Verdana" w:eastAsia="MS PMincho" w:hAnsi="Verdana"/>
          <w:spacing w:val="-19"/>
          <w:w w:val="98"/>
          <w:sz w:val="20"/>
          <w:szCs w:val="20"/>
        </w:rPr>
        <w:t xml:space="preserve"> </w:t>
      </w:r>
      <w:r w:rsidR="0083071A" w:rsidRPr="000C1DB3">
        <w:rPr>
          <w:rFonts w:ascii="Verdana" w:eastAsia="MS PMincho" w:hAnsi="Verdana"/>
          <w:spacing w:val="-28"/>
          <w:w w:val="87"/>
          <w:sz w:val="20"/>
          <w:szCs w:val="20"/>
        </w:rPr>
        <w:t>FTT</w:t>
      </w:r>
      <w:r w:rsidRPr="000C1DB3">
        <w:rPr>
          <w:rFonts w:ascii="Verdana" w:eastAsia="MS PMincho" w:hAnsi="Verdana"/>
          <w:w w:val="96"/>
          <w:sz w:val="20"/>
          <w:szCs w:val="20"/>
        </w:rPr>
        <w:t>,</w:t>
      </w:r>
      <w:r w:rsidRPr="000C1DB3">
        <w:rPr>
          <w:rFonts w:ascii="Verdana" w:eastAsia="MS PMincho" w:hAnsi="Verdana"/>
          <w:spacing w:val="-27"/>
          <w:sz w:val="20"/>
          <w:szCs w:val="20"/>
        </w:rPr>
        <w:t xml:space="preserve"> </w:t>
      </w:r>
      <w:r w:rsidRPr="000C1DB3">
        <w:rPr>
          <w:rFonts w:ascii="Verdana" w:eastAsia="MS PMincho" w:hAnsi="Verdana"/>
          <w:spacing w:val="-5"/>
          <w:sz w:val="20"/>
          <w:szCs w:val="20"/>
        </w:rPr>
        <w:t>whethe</w:t>
      </w:r>
      <w:r w:rsidRPr="000C1DB3">
        <w:rPr>
          <w:rFonts w:ascii="Verdana" w:eastAsia="MS PMincho" w:hAnsi="Verdana"/>
          <w:sz w:val="20"/>
          <w:szCs w:val="20"/>
        </w:rPr>
        <w:t>r</w:t>
      </w:r>
      <w:r w:rsidRPr="000C1DB3">
        <w:rPr>
          <w:rFonts w:ascii="Verdana" w:eastAsia="MS PMincho" w:hAnsi="Verdana"/>
          <w:spacing w:val="-14"/>
          <w:sz w:val="20"/>
          <w:szCs w:val="20"/>
        </w:rPr>
        <w:t xml:space="preserve"> </w:t>
      </w:r>
      <w:r w:rsidRPr="000C1DB3">
        <w:rPr>
          <w:rFonts w:ascii="Verdana" w:eastAsia="MS PMincho" w:hAnsi="Verdana"/>
          <w:spacing w:val="-5"/>
          <w:w w:val="96"/>
          <w:sz w:val="20"/>
          <w:szCs w:val="20"/>
        </w:rPr>
        <w:t>th</w:t>
      </w:r>
      <w:r w:rsidRPr="000C1DB3">
        <w:rPr>
          <w:rFonts w:ascii="Verdana" w:eastAsia="MS PMincho" w:hAnsi="Verdana"/>
          <w:spacing w:val="-3"/>
          <w:w w:val="96"/>
          <w:sz w:val="20"/>
          <w:szCs w:val="20"/>
        </w:rPr>
        <w:t>e</w:t>
      </w:r>
      <w:r w:rsidRPr="000C1DB3">
        <w:rPr>
          <w:rFonts w:ascii="Verdana" w:eastAsia="MS PMincho" w:hAnsi="Verdana"/>
          <w:w w:val="96"/>
          <w:sz w:val="20"/>
          <w:szCs w:val="20"/>
        </w:rPr>
        <w:t>y</w:t>
      </w:r>
      <w:r w:rsidRPr="000C1DB3">
        <w:rPr>
          <w:rFonts w:ascii="Verdana" w:eastAsia="MS PMincho" w:hAnsi="Verdana"/>
          <w:spacing w:val="-11"/>
          <w:w w:val="96"/>
          <w:sz w:val="20"/>
          <w:szCs w:val="20"/>
        </w:rPr>
        <w:t xml:space="preserve"> </w:t>
      </w:r>
      <w:r w:rsidRPr="000C1DB3">
        <w:rPr>
          <w:rFonts w:ascii="Verdana" w:eastAsia="MS PMincho" w:hAnsi="Verdana"/>
          <w:spacing w:val="-5"/>
          <w:w w:val="96"/>
          <w:sz w:val="20"/>
          <w:szCs w:val="20"/>
        </w:rPr>
        <w:t>h</w:t>
      </w:r>
      <w:r w:rsidRPr="000C1DB3">
        <w:rPr>
          <w:rFonts w:ascii="Verdana" w:eastAsia="MS PMincho" w:hAnsi="Verdana"/>
          <w:spacing w:val="-8"/>
          <w:w w:val="96"/>
          <w:sz w:val="20"/>
          <w:szCs w:val="20"/>
        </w:rPr>
        <w:t>av</w:t>
      </w:r>
      <w:r w:rsidRPr="000C1DB3">
        <w:rPr>
          <w:rFonts w:ascii="Verdana" w:eastAsia="MS PMincho" w:hAnsi="Verdana"/>
          <w:w w:val="96"/>
          <w:sz w:val="20"/>
          <w:szCs w:val="20"/>
        </w:rPr>
        <w:t>e</w:t>
      </w:r>
      <w:r w:rsidRPr="000C1DB3">
        <w:rPr>
          <w:rFonts w:ascii="Verdana" w:eastAsia="MS PMincho" w:hAnsi="Verdana"/>
          <w:spacing w:val="-16"/>
          <w:w w:val="96"/>
          <w:sz w:val="20"/>
          <w:szCs w:val="20"/>
        </w:rPr>
        <w:t xml:space="preserve"> </w:t>
      </w:r>
      <w:r w:rsidRPr="000C1DB3">
        <w:rPr>
          <w:rFonts w:ascii="Verdana" w:eastAsia="MS PMincho" w:hAnsi="Verdana"/>
          <w:spacing w:val="-5"/>
          <w:sz w:val="20"/>
          <w:szCs w:val="20"/>
        </w:rPr>
        <w:t>pai</w:t>
      </w:r>
      <w:r w:rsidRPr="000C1DB3">
        <w:rPr>
          <w:rFonts w:ascii="Verdana" w:eastAsia="MS PMincho" w:hAnsi="Verdana"/>
          <w:sz w:val="20"/>
          <w:szCs w:val="20"/>
        </w:rPr>
        <w:t>d</w:t>
      </w:r>
      <w:r w:rsidRPr="000C1DB3">
        <w:rPr>
          <w:rFonts w:ascii="Verdana" w:eastAsia="MS PMincho" w:hAnsi="Verdana"/>
          <w:spacing w:val="-15"/>
          <w:sz w:val="20"/>
          <w:szCs w:val="20"/>
        </w:rPr>
        <w:t xml:space="preserve"> </w:t>
      </w:r>
      <w:r w:rsidRPr="000C1DB3">
        <w:rPr>
          <w:rFonts w:ascii="Verdana" w:eastAsia="MS PMincho" w:hAnsi="Verdana"/>
          <w:spacing w:val="-5"/>
          <w:sz w:val="20"/>
          <w:szCs w:val="20"/>
        </w:rPr>
        <w:t>i</w:t>
      </w:r>
      <w:r w:rsidRPr="000C1DB3">
        <w:rPr>
          <w:rFonts w:ascii="Verdana" w:eastAsia="MS PMincho" w:hAnsi="Verdana"/>
          <w:sz w:val="20"/>
          <w:szCs w:val="20"/>
        </w:rPr>
        <w:t>t</w:t>
      </w:r>
      <w:r w:rsidRPr="000C1DB3">
        <w:rPr>
          <w:rFonts w:ascii="Verdana" w:eastAsia="MS PMincho" w:hAnsi="Verdana"/>
          <w:spacing w:val="-18"/>
          <w:sz w:val="20"/>
          <w:szCs w:val="20"/>
        </w:rPr>
        <w:t xml:space="preserve"> </w:t>
      </w:r>
      <w:r w:rsidRPr="000C1DB3">
        <w:rPr>
          <w:rFonts w:ascii="Verdana" w:eastAsia="MS PMincho" w:hAnsi="Verdana"/>
          <w:spacing w:val="-5"/>
          <w:sz w:val="20"/>
          <w:szCs w:val="20"/>
        </w:rPr>
        <w:t>o</w:t>
      </w:r>
      <w:r w:rsidRPr="000C1DB3">
        <w:rPr>
          <w:rFonts w:ascii="Verdana" w:eastAsia="MS PMincho" w:hAnsi="Verdana"/>
          <w:sz w:val="20"/>
          <w:szCs w:val="20"/>
        </w:rPr>
        <w:t>r</w:t>
      </w:r>
      <w:r w:rsidRPr="000C1DB3">
        <w:rPr>
          <w:rFonts w:ascii="Verdana" w:eastAsia="MS PMincho" w:hAnsi="Verdana"/>
          <w:spacing w:val="-14"/>
          <w:sz w:val="20"/>
          <w:szCs w:val="20"/>
        </w:rPr>
        <w:t xml:space="preserve"> </w:t>
      </w:r>
      <w:r w:rsidRPr="000C1DB3">
        <w:rPr>
          <w:rFonts w:ascii="Verdana" w:eastAsia="MS PMincho" w:hAnsi="Verdana"/>
          <w:spacing w:val="-5"/>
          <w:w w:val="105"/>
          <w:sz w:val="20"/>
          <w:szCs w:val="20"/>
        </w:rPr>
        <w:t>not</w:t>
      </w:r>
      <w:r w:rsidR="00B14A14" w:rsidRPr="000C1DB3">
        <w:rPr>
          <w:rFonts w:ascii="Verdana" w:eastAsia="MS PMincho" w:hAnsi="Verdana"/>
          <w:spacing w:val="-5"/>
          <w:w w:val="105"/>
          <w:sz w:val="20"/>
          <w:szCs w:val="20"/>
        </w:rPr>
        <w:t xml:space="preserve"> unless the charge has already been determined or admitted</w:t>
      </w:r>
      <w:r w:rsidRPr="000C1DB3">
        <w:rPr>
          <w:rFonts w:ascii="Verdana" w:eastAsia="MS PMincho" w:hAnsi="Verdana"/>
          <w:spacing w:val="-5"/>
          <w:w w:val="105"/>
          <w:sz w:val="20"/>
          <w:szCs w:val="20"/>
        </w:rPr>
        <w:t>.</w:t>
      </w:r>
    </w:p>
    <w:p w14:paraId="53C2E7AD" w14:textId="77777777" w:rsidR="00B11882" w:rsidRPr="0083071A" w:rsidRDefault="00B11882" w:rsidP="0083071A">
      <w:pPr>
        <w:widowControl w:val="0"/>
        <w:autoSpaceDE w:val="0"/>
        <w:autoSpaceDN w:val="0"/>
        <w:adjustRightInd w:val="0"/>
        <w:spacing w:line="243" w:lineRule="auto"/>
        <w:ind w:right="95"/>
        <w:rPr>
          <w:rFonts w:ascii="Verdana" w:eastAsia="MS PMincho" w:hAnsi="Verdana"/>
          <w:color w:val="000000"/>
          <w:sz w:val="20"/>
          <w:szCs w:val="20"/>
        </w:rPr>
      </w:pPr>
    </w:p>
    <w:tbl>
      <w:tblPr>
        <w:tblStyle w:val="TableGrid"/>
        <w:tblW w:w="0" w:type="auto"/>
        <w:tblLook w:val="04A0" w:firstRow="1" w:lastRow="0" w:firstColumn="1" w:lastColumn="0" w:noHBand="0" w:noVBand="1"/>
      </w:tblPr>
      <w:tblGrid>
        <w:gridCol w:w="9242"/>
      </w:tblGrid>
      <w:tr w:rsidR="00B11882" w14:paraId="3A562891" w14:textId="77777777" w:rsidTr="00B11882">
        <w:tc>
          <w:tcPr>
            <w:tcW w:w="9242" w:type="dxa"/>
          </w:tcPr>
          <w:p w14:paraId="773EABEA" w14:textId="77777777" w:rsidR="00B11882" w:rsidRPr="00C47742" w:rsidRDefault="00B11882" w:rsidP="00B11882">
            <w:pPr>
              <w:widowControl w:val="0"/>
              <w:autoSpaceDE w:val="0"/>
              <w:autoSpaceDN w:val="0"/>
              <w:adjustRightInd w:val="0"/>
              <w:ind w:right="96"/>
              <w:rPr>
                <w:rFonts w:ascii="Verdana" w:eastAsia="MS PMincho" w:hAnsi="Verdana"/>
                <w:i/>
                <w:color w:val="000000"/>
                <w:sz w:val="20"/>
                <w:szCs w:val="20"/>
              </w:rPr>
            </w:pPr>
            <w:r>
              <w:rPr>
                <w:rFonts w:ascii="Verdana" w:eastAsia="MS PMincho" w:hAnsi="Verdana"/>
                <w:i/>
                <w:color w:val="000000"/>
                <w:sz w:val="20"/>
                <w:szCs w:val="20"/>
              </w:rPr>
              <w:t>Schedule 11 Commonhold and Leasehold Reform Act 2002</w:t>
            </w:r>
          </w:p>
        </w:tc>
      </w:tr>
    </w:tbl>
    <w:p w14:paraId="165F268F" w14:textId="77777777" w:rsidR="004C439B" w:rsidRPr="0083071A" w:rsidRDefault="004C439B" w:rsidP="0083071A">
      <w:pPr>
        <w:widowControl w:val="0"/>
        <w:autoSpaceDE w:val="0"/>
        <w:autoSpaceDN w:val="0"/>
        <w:adjustRightInd w:val="0"/>
        <w:spacing w:line="200" w:lineRule="exact"/>
        <w:ind w:right="95"/>
        <w:rPr>
          <w:rFonts w:ascii="Verdana" w:eastAsia="MS PMincho" w:hAnsi="Verdana"/>
          <w:color w:val="000000"/>
          <w:sz w:val="20"/>
          <w:szCs w:val="20"/>
        </w:rPr>
      </w:pPr>
    </w:p>
    <w:p w14:paraId="5B56F44B" w14:textId="77777777" w:rsidR="004C439B" w:rsidRPr="000C1DB3" w:rsidRDefault="004C439B" w:rsidP="000C1DB3">
      <w:pPr>
        <w:pStyle w:val="onlinetext"/>
      </w:pPr>
      <w:r w:rsidRPr="000C1DB3">
        <w:rPr>
          <w:spacing w:val="-1"/>
        </w:rPr>
        <w:t>A</w:t>
      </w:r>
      <w:r w:rsidRPr="000C1DB3">
        <w:rPr>
          <w:spacing w:val="-5"/>
        </w:rPr>
        <w:t>n</w:t>
      </w:r>
      <w:r w:rsidRPr="000C1DB3">
        <w:t>y</w:t>
      </w:r>
      <w:r w:rsidRPr="000C1DB3">
        <w:rPr>
          <w:spacing w:val="-12"/>
        </w:rPr>
        <w:t xml:space="preserve"> </w:t>
      </w:r>
      <w:r w:rsidRPr="000C1DB3">
        <w:t>pa</w:t>
      </w:r>
      <w:r w:rsidRPr="000C1DB3">
        <w:rPr>
          <w:spacing w:val="4"/>
        </w:rPr>
        <w:t>r</w:t>
      </w:r>
      <w:r w:rsidRPr="000C1DB3">
        <w:rPr>
          <w:spacing w:val="3"/>
        </w:rPr>
        <w:t>t</w:t>
      </w:r>
      <w:r w:rsidRPr="000C1DB3">
        <w:t>y</w:t>
      </w:r>
      <w:r w:rsidRPr="000C1DB3">
        <w:rPr>
          <w:spacing w:val="12"/>
        </w:rPr>
        <w:t xml:space="preserve"> </w:t>
      </w:r>
      <w:r w:rsidRPr="000C1DB3">
        <w:rPr>
          <w:spacing w:val="-2"/>
        </w:rPr>
        <w:t>t</w:t>
      </w:r>
      <w:r w:rsidRPr="000C1DB3">
        <w:t>o</w:t>
      </w:r>
      <w:r w:rsidRPr="000C1DB3">
        <w:rPr>
          <w:spacing w:val="18"/>
        </w:rPr>
        <w:t xml:space="preserve"> </w:t>
      </w:r>
      <w:r w:rsidRPr="000C1DB3">
        <w:t>the</w:t>
      </w:r>
      <w:r w:rsidRPr="000C1DB3">
        <w:rPr>
          <w:spacing w:val="16"/>
        </w:rPr>
        <w:t xml:space="preserve"> </w:t>
      </w:r>
      <w:r w:rsidRPr="000C1DB3">
        <w:t>lease</w:t>
      </w:r>
      <w:r w:rsidRPr="000C1DB3">
        <w:rPr>
          <w:spacing w:val="-15"/>
        </w:rPr>
        <w:t xml:space="preserve"> </w:t>
      </w:r>
      <w:r w:rsidRPr="000C1DB3">
        <w:t>m</w:t>
      </w:r>
      <w:r w:rsidRPr="000C1DB3">
        <w:rPr>
          <w:spacing w:val="-4"/>
        </w:rPr>
        <w:t>a</w:t>
      </w:r>
      <w:r w:rsidRPr="000C1DB3">
        <w:t>y</w:t>
      </w:r>
      <w:r w:rsidRPr="000C1DB3">
        <w:rPr>
          <w:spacing w:val="3"/>
        </w:rPr>
        <w:t xml:space="preserve"> </w:t>
      </w:r>
      <w:r w:rsidRPr="000C1DB3">
        <w:t>also</w:t>
      </w:r>
      <w:r w:rsidRPr="000C1DB3">
        <w:rPr>
          <w:spacing w:val="-4"/>
        </w:rPr>
        <w:t xml:space="preserve"> </w:t>
      </w:r>
      <w:r w:rsidRPr="000C1DB3">
        <w:t>seek</w:t>
      </w:r>
      <w:r w:rsidRPr="000C1DB3">
        <w:rPr>
          <w:spacing w:val="-12"/>
        </w:rPr>
        <w:t xml:space="preserve"> </w:t>
      </w:r>
      <w:r w:rsidRPr="000C1DB3">
        <w:rPr>
          <w:spacing w:val="-2"/>
        </w:rPr>
        <w:t>t</w:t>
      </w:r>
      <w:r w:rsidRPr="000C1DB3">
        <w:t>o</w:t>
      </w:r>
      <w:r w:rsidRPr="000C1DB3">
        <w:rPr>
          <w:spacing w:val="18"/>
        </w:rPr>
        <w:t xml:space="preserve"> </w:t>
      </w:r>
      <w:r w:rsidRPr="000C1DB3">
        <w:t>va</w:t>
      </w:r>
      <w:r w:rsidRPr="000C1DB3">
        <w:rPr>
          <w:spacing w:val="7"/>
        </w:rPr>
        <w:t>r</w:t>
      </w:r>
      <w:r w:rsidRPr="000C1DB3">
        <w:t>y</w:t>
      </w:r>
      <w:r w:rsidRPr="000C1DB3">
        <w:rPr>
          <w:spacing w:val="-6"/>
        </w:rPr>
        <w:t xml:space="preserve"> </w:t>
      </w:r>
      <w:r w:rsidRPr="000C1DB3">
        <w:t>a</w:t>
      </w:r>
      <w:r w:rsidRPr="000C1DB3">
        <w:rPr>
          <w:spacing w:val="7"/>
        </w:rPr>
        <w:t xml:space="preserve"> </w:t>
      </w:r>
      <w:r w:rsidRPr="000C1DB3">
        <w:t>lease</w:t>
      </w:r>
      <w:r w:rsidRPr="000C1DB3">
        <w:rPr>
          <w:spacing w:val="-15"/>
        </w:rPr>
        <w:t xml:space="preserve"> </w:t>
      </w:r>
      <w:r w:rsidRPr="000C1DB3">
        <w:t>on</w:t>
      </w:r>
      <w:r w:rsidRPr="000C1DB3">
        <w:rPr>
          <w:spacing w:val="21"/>
        </w:rPr>
        <w:t xml:space="preserve"> </w:t>
      </w:r>
      <w:r w:rsidRPr="000C1DB3">
        <w:t>the</w:t>
      </w:r>
      <w:r w:rsidRPr="000C1DB3">
        <w:rPr>
          <w:spacing w:val="16"/>
        </w:rPr>
        <w:t xml:space="preserve"> </w:t>
      </w:r>
      <w:r w:rsidRPr="000C1DB3">
        <w:rPr>
          <w:spacing w:val="3"/>
        </w:rPr>
        <w:t>g</w:t>
      </w:r>
      <w:r w:rsidRPr="000C1DB3">
        <w:rPr>
          <w:spacing w:val="-3"/>
        </w:rPr>
        <w:t>r</w:t>
      </w:r>
      <w:r w:rsidRPr="000C1DB3">
        <w:t>ounds</w:t>
      </w:r>
      <w:r w:rsidRPr="000C1DB3">
        <w:rPr>
          <w:spacing w:val="26"/>
        </w:rPr>
        <w:t xml:space="preserve"> </w:t>
      </w:r>
      <w:r w:rsidRPr="000C1DB3">
        <w:t>that</w:t>
      </w:r>
      <w:r w:rsidRPr="000C1DB3">
        <w:rPr>
          <w:spacing w:val="27"/>
        </w:rPr>
        <w:t xml:space="preserve"> </w:t>
      </w:r>
      <w:r w:rsidRPr="000C1DB3">
        <w:t>a</w:t>
      </w:r>
      <w:r w:rsidRPr="000C1DB3">
        <w:rPr>
          <w:spacing w:val="-5"/>
        </w:rPr>
        <w:t>n</w:t>
      </w:r>
      <w:r w:rsidRPr="000C1DB3">
        <w:t>y</w:t>
      </w:r>
      <w:r w:rsidRPr="000C1DB3">
        <w:rPr>
          <w:spacing w:val="-7"/>
        </w:rPr>
        <w:t xml:space="preserve"> </w:t>
      </w:r>
      <w:r w:rsidRPr="000C1DB3">
        <w:rPr>
          <w:w w:val="102"/>
        </w:rPr>
        <w:t>adminis</w:t>
      </w:r>
      <w:r w:rsidRPr="000C1DB3">
        <w:rPr>
          <w:spacing w:val="1"/>
          <w:w w:val="102"/>
        </w:rPr>
        <w:t>t</w:t>
      </w:r>
      <w:r w:rsidRPr="000C1DB3">
        <w:rPr>
          <w:spacing w:val="2"/>
          <w:w w:val="110"/>
        </w:rPr>
        <w:t>r</w:t>
      </w:r>
      <w:r w:rsidRPr="000C1DB3">
        <w:rPr>
          <w:w w:val="103"/>
        </w:rPr>
        <w:t>ation</w:t>
      </w:r>
      <w:r w:rsidRPr="000C1DB3">
        <w:rPr>
          <w:spacing w:val="-5"/>
        </w:rPr>
        <w:t xml:space="preserve"> </w:t>
      </w:r>
      <w:r w:rsidRPr="000C1DB3">
        <w:rPr>
          <w:spacing w:val="-2"/>
        </w:rPr>
        <w:t>c</w:t>
      </w:r>
      <w:r w:rsidRPr="000C1DB3">
        <w:t>harge</w:t>
      </w:r>
      <w:r w:rsidRPr="000C1DB3">
        <w:rPr>
          <w:spacing w:val="-15"/>
        </w:rPr>
        <w:t xml:space="preserve"> </w:t>
      </w:r>
      <w:r w:rsidRPr="000C1DB3">
        <w:t>or</w:t>
      </w:r>
      <w:r w:rsidRPr="000C1DB3">
        <w:rPr>
          <w:spacing w:val="5"/>
        </w:rPr>
        <w:t xml:space="preserve"> </w:t>
      </w:r>
      <w:r w:rsidRPr="000C1DB3">
        <w:t>a</w:t>
      </w:r>
      <w:r w:rsidRPr="000C1DB3">
        <w:rPr>
          <w:spacing w:val="-6"/>
        </w:rPr>
        <w:t>n</w:t>
      </w:r>
      <w:r w:rsidRPr="000C1DB3">
        <w:t>y</w:t>
      </w:r>
      <w:r w:rsidRPr="000C1DB3">
        <w:rPr>
          <w:spacing w:val="-12"/>
        </w:rPr>
        <w:t xml:space="preserve"> </w:t>
      </w:r>
      <w:r w:rsidRPr="000C1DB3">
        <w:t>fo</w:t>
      </w:r>
      <w:r w:rsidRPr="000C1DB3">
        <w:rPr>
          <w:spacing w:val="2"/>
        </w:rPr>
        <w:t>r</w:t>
      </w:r>
      <w:r w:rsidRPr="000C1DB3">
        <w:rPr>
          <w:spacing w:val="-1"/>
        </w:rPr>
        <w:t>m</w:t>
      </w:r>
      <w:r w:rsidRPr="000C1DB3">
        <w:t>ula</w:t>
      </w:r>
      <w:r w:rsidRPr="000C1DB3">
        <w:rPr>
          <w:spacing w:val="6"/>
        </w:rPr>
        <w:t xml:space="preserve"> </w:t>
      </w:r>
      <w:r w:rsidRPr="000C1DB3">
        <w:rPr>
          <w:w w:val="96"/>
        </w:rPr>
        <w:t>specified</w:t>
      </w:r>
      <w:r w:rsidRPr="000C1DB3">
        <w:rPr>
          <w:spacing w:val="-3"/>
          <w:w w:val="96"/>
        </w:rPr>
        <w:t xml:space="preserve"> </w:t>
      </w:r>
      <w:r w:rsidRPr="000C1DB3">
        <w:t>in</w:t>
      </w:r>
      <w:r w:rsidRPr="000C1DB3">
        <w:rPr>
          <w:spacing w:val="1"/>
        </w:rPr>
        <w:t xml:space="preserve"> </w:t>
      </w:r>
      <w:r w:rsidRPr="000C1DB3">
        <w:t>the</w:t>
      </w:r>
      <w:r w:rsidRPr="000C1DB3">
        <w:rPr>
          <w:spacing w:val="2"/>
        </w:rPr>
        <w:t xml:space="preserve"> </w:t>
      </w:r>
      <w:r w:rsidRPr="000C1DB3">
        <w:rPr>
          <w:w w:val="94"/>
        </w:rPr>
        <w:t>lease</w:t>
      </w:r>
      <w:r w:rsidRPr="000C1DB3">
        <w:rPr>
          <w:spacing w:val="-2"/>
          <w:w w:val="94"/>
        </w:rPr>
        <w:t xml:space="preserve"> </w:t>
      </w:r>
      <w:r w:rsidRPr="000C1DB3">
        <w:t>is</w:t>
      </w:r>
      <w:r w:rsidRPr="000C1DB3">
        <w:rPr>
          <w:spacing w:val="-14"/>
        </w:rPr>
        <w:t xml:space="preserve"> </w:t>
      </w:r>
      <w:r w:rsidRPr="000C1DB3">
        <w:rPr>
          <w:w w:val="109"/>
        </w:rPr>
        <w:t>un</w:t>
      </w:r>
      <w:r w:rsidRPr="000C1DB3">
        <w:rPr>
          <w:spacing w:val="-3"/>
          <w:w w:val="109"/>
        </w:rPr>
        <w:t>r</w:t>
      </w:r>
      <w:r w:rsidRPr="000C1DB3">
        <w:rPr>
          <w:w w:val="94"/>
        </w:rPr>
        <w:t>e</w:t>
      </w:r>
      <w:r w:rsidRPr="000C1DB3">
        <w:rPr>
          <w:w w:val="99"/>
        </w:rPr>
        <w:t>asonable</w:t>
      </w:r>
      <w:r w:rsidR="00B14A14" w:rsidRPr="000C1DB3">
        <w:rPr>
          <w:w w:val="99"/>
        </w:rPr>
        <w:t xml:space="preserve"> by application to the FTT</w:t>
      </w:r>
      <w:r w:rsidRPr="000C1DB3">
        <w:rPr>
          <w:w w:val="99"/>
        </w:rPr>
        <w:t>.</w:t>
      </w:r>
    </w:p>
    <w:p w14:paraId="31E6D1DD" w14:textId="77777777" w:rsidR="000C1DB3" w:rsidRDefault="004C439B" w:rsidP="000C1DB3">
      <w:pPr>
        <w:pStyle w:val="onlinetext"/>
        <w:rPr>
          <w:spacing w:val="-3"/>
        </w:rPr>
      </w:pPr>
      <w:r w:rsidRPr="000C1DB3">
        <w:rPr>
          <w:w w:val="89"/>
        </w:rPr>
        <w:t>A</w:t>
      </w:r>
      <w:r w:rsidRPr="000C1DB3">
        <w:rPr>
          <w:spacing w:val="-6"/>
          <w:w w:val="89"/>
        </w:rPr>
        <w:t xml:space="preserve"> </w:t>
      </w:r>
      <w:r w:rsidRPr="000C1DB3">
        <w:t>summa</w:t>
      </w:r>
      <w:r w:rsidRPr="000C1DB3">
        <w:rPr>
          <w:spacing w:val="6"/>
        </w:rPr>
        <w:t>r</w:t>
      </w:r>
      <w:r w:rsidRPr="000C1DB3">
        <w:t>y</w:t>
      </w:r>
      <w:r w:rsidRPr="000C1DB3">
        <w:rPr>
          <w:spacing w:val="3"/>
        </w:rPr>
        <w:t xml:space="preserve"> </w:t>
      </w:r>
      <w:r w:rsidRPr="000C1DB3">
        <w:t>of</w:t>
      </w:r>
      <w:r w:rsidRPr="000C1DB3">
        <w:rPr>
          <w:spacing w:val="-1"/>
        </w:rPr>
        <w:t xml:space="preserve"> </w:t>
      </w:r>
      <w:r w:rsidRPr="000C1DB3">
        <w:rPr>
          <w:spacing w:val="-2"/>
          <w:w w:val="111"/>
        </w:rPr>
        <w:t>t</w:t>
      </w:r>
      <w:r w:rsidRPr="000C1DB3">
        <w:rPr>
          <w:spacing w:val="-1"/>
          <w:w w:val="94"/>
        </w:rPr>
        <w:t>e</w:t>
      </w:r>
      <w:r w:rsidRPr="000C1DB3">
        <w:rPr>
          <w:w w:val="103"/>
        </w:rPr>
        <w:t>nant</w:t>
      </w:r>
      <w:r w:rsidRPr="000C1DB3">
        <w:rPr>
          <w:spacing w:val="-5"/>
          <w:w w:val="103"/>
        </w:rPr>
        <w:t>s</w:t>
      </w:r>
      <w:r w:rsidRPr="000C1DB3">
        <w:rPr>
          <w:w w:val="73"/>
        </w:rPr>
        <w:t>’</w:t>
      </w:r>
      <w:r w:rsidRPr="000C1DB3">
        <w:rPr>
          <w:spacing w:val="-14"/>
        </w:rPr>
        <w:t xml:space="preserve"> </w:t>
      </w:r>
      <w:r w:rsidRPr="000C1DB3">
        <w:rPr>
          <w:spacing w:val="3"/>
        </w:rPr>
        <w:t>r</w:t>
      </w:r>
      <w:r w:rsidRPr="000C1DB3">
        <w:t>i</w:t>
      </w:r>
      <w:r w:rsidRPr="000C1DB3">
        <w:rPr>
          <w:spacing w:val="3"/>
        </w:rPr>
        <w:t>g</w:t>
      </w:r>
      <w:r w:rsidRPr="000C1DB3">
        <w:t>hts</w:t>
      </w:r>
      <w:r w:rsidRPr="000C1DB3">
        <w:rPr>
          <w:spacing w:val="-3"/>
        </w:rPr>
        <w:t xml:space="preserve"> </w:t>
      </w:r>
      <w:r w:rsidRPr="000C1DB3">
        <w:t>and</w:t>
      </w:r>
      <w:r w:rsidRPr="000C1DB3">
        <w:rPr>
          <w:spacing w:val="9"/>
        </w:rPr>
        <w:t xml:space="preserve"> </w:t>
      </w:r>
      <w:r w:rsidRPr="000C1DB3">
        <w:t>obligations</w:t>
      </w:r>
      <w:r w:rsidRPr="000C1DB3">
        <w:rPr>
          <w:spacing w:val="-12"/>
        </w:rPr>
        <w:t xml:space="preserve"> </w:t>
      </w:r>
      <w:r w:rsidRPr="000C1DB3">
        <w:rPr>
          <w:spacing w:val="-3"/>
        </w:rPr>
        <w:t>c</w:t>
      </w:r>
      <w:r w:rsidRPr="000C1DB3">
        <w:rPr>
          <w:spacing w:val="-1"/>
        </w:rPr>
        <w:t>o</w:t>
      </w:r>
      <w:r w:rsidRPr="000C1DB3">
        <w:t>ntaining</w:t>
      </w:r>
      <w:r w:rsidRPr="000C1DB3">
        <w:rPr>
          <w:spacing w:val="8"/>
        </w:rPr>
        <w:t xml:space="preserve"> </w:t>
      </w:r>
      <w:r w:rsidRPr="000C1DB3">
        <w:rPr>
          <w:spacing w:val="-3"/>
        </w:rPr>
        <w:t>w</w:t>
      </w:r>
      <w:r w:rsidRPr="000C1DB3">
        <w:rPr>
          <w:spacing w:val="-1"/>
        </w:rPr>
        <w:t>o</w:t>
      </w:r>
      <w:r w:rsidRPr="000C1DB3">
        <w:rPr>
          <w:spacing w:val="-3"/>
        </w:rPr>
        <w:t>r</w:t>
      </w:r>
      <w:r w:rsidRPr="000C1DB3">
        <w:t>ds</w:t>
      </w:r>
      <w:r w:rsidRPr="000C1DB3">
        <w:rPr>
          <w:spacing w:val="-5"/>
        </w:rPr>
        <w:t xml:space="preserve"> </w:t>
      </w:r>
      <w:r w:rsidRPr="000C1DB3">
        <w:t>p</w:t>
      </w:r>
      <w:r w:rsidRPr="000C1DB3">
        <w:rPr>
          <w:spacing w:val="-3"/>
        </w:rPr>
        <w:t>r</w:t>
      </w:r>
      <w:r w:rsidRPr="000C1DB3">
        <w:t>esc</w:t>
      </w:r>
      <w:r w:rsidRPr="000C1DB3">
        <w:rPr>
          <w:spacing w:val="3"/>
        </w:rPr>
        <w:t>r</w:t>
      </w:r>
      <w:r w:rsidRPr="000C1DB3">
        <w:t>ibed</w:t>
      </w:r>
      <w:r w:rsidRPr="000C1DB3">
        <w:rPr>
          <w:spacing w:val="-3"/>
        </w:rPr>
        <w:t xml:space="preserve"> </w:t>
      </w:r>
      <w:r w:rsidRPr="000C1DB3">
        <w:t>in</w:t>
      </w:r>
      <w:r w:rsidRPr="000C1DB3">
        <w:rPr>
          <w:spacing w:val="6"/>
        </w:rPr>
        <w:t xml:space="preserve"> </w:t>
      </w:r>
      <w:r w:rsidRPr="000C1DB3">
        <w:rPr>
          <w:spacing w:val="-1"/>
          <w:w w:val="110"/>
        </w:rPr>
        <w:t>r</w:t>
      </w:r>
      <w:r w:rsidRPr="000C1DB3">
        <w:rPr>
          <w:spacing w:val="3"/>
          <w:w w:val="94"/>
        </w:rPr>
        <w:t>e</w:t>
      </w:r>
      <w:r w:rsidRPr="000C1DB3">
        <w:rPr>
          <w:spacing w:val="2"/>
        </w:rPr>
        <w:t>gulation</w:t>
      </w:r>
      <w:r w:rsidRPr="000C1DB3">
        <w:t>s</w:t>
      </w:r>
      <w:r w:rsidRPr="000C1DB3">
        <w:rPr>
          <w:spacing w:val="19"/>
        </w:rPr>
        <w:t xml:space="preserve"> </w:t>
      </w:r>
      <w:r w:rsidRPr="000C1DB3">
        <w:rPr>
          <w:spacing w:val="1"/>
        </w:rPr>
        <w:t>m</w:t>
      </w:r>
      <w:r w:rsidRPr="000C1DB3">
        <w:rPr>
          <w:spacing w:val="2"/>
        </w:rPr>
        <w:t>us</w:t>
      </w:r>
      <w:r w:rsidRPr="000C1DB3">
        <w:t>t</w:t>
      </w:r>
      <w:r w:rsidRPr="000C1DB3">
        <w:rPr>
          <w:spacing w:val="34"/>
        </w:rPr>
        <w:t xml:space="preserve"> </w:t>
      </w:r>
      <w:r w:rsidRPr="000C1DB3">
        <w:rPr>
          <w:spacing w:val="2"/>
        </w:rPr>
        <w:t>als</w:t>
      </w:r>
      <w:r w:rsidRPr="000C1DB3">
        <w:t>o</w:t>
      </w:r>
      <w:r w:rsidRPr="000C1DB3">
        <w:rPr>
          <w:spacing w:val="10"/>
        </w:rPr>
        <w:t xml:space="preserve"> </w:t>
      </w:r>
      <w:r w:rsidRPr="000C1DB3">
        <w:rPr>
          <w:spacing w:val="2"/>
        </w:rPr>
        <w:t>a</w:t>
      </w:r>
      <w:r w:rsidRPr="000C1DB3">
        <w:t>c</w:t>
      </w:r>
      <w:r w:rsidRPr="000C1DB3">
        <w:rPr>
          <w:spacing w:val="-1"/>
        </w:rPr>
        <w:t>c</w:t>
      </w:r>
      <w:r w:rsidRPr="000C1DB3">
        <w:rPr>
          <w:spacing w:val="1"/>
        </w:rPr>
        <w:t>o</w:t>
      </w:r>
      <w:r w:rsidRPr="000C1DB3">
        <w:rPr>
          <w:spacing w:val="2"/>
        </w:rPr>
        <w:t>mpa</w:t>
      </w:r>
      <w:r w:rsidRPr="000C1DB3">
        <w:rPr>
          <w:spacing w:val="-3"/>
        </w:rPr>
        <w:t>n</w:t>
      </w:r>
      <w:r w:rsidRPr="000C1DB3">
        <w:t>y</w:t>
      </w:r>
      <w:r w:rsidRPr="000C1DB3">
        <w:rPr>
          <w:spacing w:val="19"/>
        </w:rPr>
        <w:t xml:space="preserve"> </w:t>
      </w:r>
      <w:r w:rsidRPr="000C1DB3">
        <w:rPr>
          <w:spacing w:val="2"/>
        </w:rPr>
        <w:t>a</w:t>
      </w:r>
      <w:r w:rsidRPr="000C1DB3">
        <w:rPr>
          <w:spacing w:val="-3"/>
        </w:rPr>
        <w:t>n</w:t>
      </w:r>
      <w:r w:rsidRPr="000C1DB3">
        <w:t>y</w:t>
      </w:r>
      <w:r w:rsidRPr="000C1DB3">
        <w:rPr>
          <w:spacing w:val="12"/>
        </w:rPr>
        <w:t xml:space="preserve"> </w:t>
      </w:r>
      <w:r w:rsidRPr="000C1DB3">
        <w:rPr>
          <w:spacing w:val="2"/>
        </w:rPr>
        <w:t>deman</w:t>
      </w:r>
      <w:r w:rsidRPr="000C1DB3">
        <w:t>d</w:t>
      </w:r>
      <w:r w:rsidRPr="000C1DB3">
        <w:rPr>
          <w:spacing w:val="35"/>
        </w:rPr>
        <w:t xml:space="preserve"> </w:t>
      </w:r>
      <w:r w:rsidRPr="000C1DB3">
        <w:rPr>
          <w:spacing w:val="2"/>
        </w:rPr>
        <w:t>fo</w:t>
      </w:r>
      <w:r w:rsidRPr="000C1DB3">
        <w:t>r</w:t>
      </w:r>
      <w:r w:rsidRPr="000C1DB3">
        <w:rPr>
          <w:spacing w:val="21"/>
        </w:rPr>
        <w:t xml:space="preserve"> </w:t>
      </w:r>
      <w:r w:rsidRPr="000C1DB3">
        <w:t>administration</w:t>
      </w:r>
      <w:r w:rsidR="000C1DB3" w:rsidRPr="000C1DB3">
        <w:t xml:space="preserve"> </w:t>
      </w:r>
      <w:r w:rsidRPr="000C1DB3">
        <w:t xml:space="preserve">charges, </w:t>
      </w:r>
      <w:r w:rsidR="00321E33" w:rsidRPr="000C1DB3">
        <w:t>otherwise</w:t>
      </w:r>
      <w:r w:rsidR="00321E33" w:rsidRPr="000C1DB3">
        <w:rPr>
          <w:spacing w:val="-3"/>
        </w:rPr>
        <w:t xml:space="preserve"> the service charge is not payable until a demand with an accompanying summary has been sent. </w:t>
      </w:r>
    </w:p>
    <w:p w14:paraId="7F0DE558" w14:textId="77777777" w:rsidR="004C439B" w:rsidRPr="000C1DB3" w:rsidRDefault="00321E33" w:rsidP="0083071A">
      <w:pPr>
        <w:widowControl w:val="0"/>
        <w:autoSpaceDE w:val="0"/>
        <w:autoSpaceDN w:val="0"/>
        <w:adjustRightInd w:val="0"/>
        <w:spacing w:line="243" w:lineRule="auto"/>
        <w:ind w:right="95"/>
        <w:rPr>
          <w:rFonts w:ascii="Verdana" w:eastAsia="MS PMincho" w:hAnsi="Verdana"/>
          <w:spacing w:val="-3"/>
          <w:sz w:val="20"/>
          <w:szCs w:val="20"/>
        </w:rPr>
      </w:pPr>
      <w:r w:rsidRPr="000C1DB3">
        <w:rPr>
          <w:rFonts w:ascii="Verdana" w:eastAsia="MS PMincho" w:hAnsi="Verdana"/>
          <w:spacing w:val="-3"/>
          <w:sz w:val="20"/>
          <w:szCs w:val="20"/>
        </w:rPr>
        <w:t> </w:t>
      </w:r>
    </w:p>
    <w:tbl>
      <w:tblPr>
        <w:tblStyle w:val="TableGrid"/>
        <w:tblW w:w="0" w:type="auto"/>
        <w:tblLook w:val="04A0" w:firstRow="1" w:lastRow="0" w:firstColumn="1" w:lastColumn="0" w:noHBand="0" w:noVBand="1"/>
      </w:tblPr>
      <w:tblGrid>
        <w:gridCol w:w="9242"/>
      </w:tblGrid>
      <w:tr w:rsidR="00B11882" w:rsidRPr="000C1DB3" w14:paraId="379950BF" w14:textId="77777777" w:rsidTr="00B11882">
        <w:tc>
          <w:tcPr>
            <w:tcW w:w="9242" w:type="dxa"/>
          </w:tcPr>
          <w:p w14:paraId="53246DE8" w14:textId="77777777" w:rsidR="00B11882" w:rsidRPr="000C1DB3" w:rsidRDefault="00B11882" w:rsidP="0083071A">
            <w:pPr>
              <w:widowControl w:val="0"/>
              <w:autoSpaceDE w:val="0"/>
              <w:autoSpaceDN w:val="0"/>
              <w:adjustRightInd w:val="0"/>
              <w:spacing w:line="243" w:lineRule="auto"/>
              <w:ind w:right="95"/>
              <w:rPr>
                <w:rFonts w:ascii="Verdana" w:eastAsia="MS PMincho" w:hAnsi="Verdana"/>
                <w:i/>
                <w:sz w:val="20"/>
                <w:szCs w:val="20"/>
              </w:rPr>
            </w:pPr>
            <w:r w:rsidRPr="000C1DB3">
              <w:rPr>
                <w:rFonts w:ascii="Verdana" w:eastAsia="MS PMincho" w:hAnsi="Verdana"/>
                <w:i/>
                <w:sz w:val="20"/>
                <w:szCs w:val="20"/>
              </w:rPr>
              <w:t>Administration Charges (Summary of Rights and Obligations)(England) Regulations 2007 (SI 2007/1258)</w:t>
            </w:r>
          </w:p>
        </w:tc>
      </w:tr>
    </w:tbl>
    <w:p w14:paraId="0FBB85B5" w14:textId="77777777" w:rsidR="00B11882" w:rsidRPr="0083071A" w:rsidRDefault="00B11882" w:rsidP="0083071A">
      <w:pPr>
        <w:widowControl w:val="0"/>
        <w:autoSpaceDE w:val="0"/>
        <w:autoSpaceDN w:val="0"/>
        <w:adjustRightInd w:val="0"/>
        <w:spacing w:line="243" w:lineRule="auto"/>
        <w:ind w:right="95"/>
        <w:rPr>
          <w:rFonts w:ascii="Verdana" w:eastAsia="MS PMincho" w:hAnsi="Verdana"/>
          <w:color w:val="000000"/>
          <w:sz w:val="20"/>
          <w:szCs w:val="20"/>
        </w:rPr>
      </w:pPr>
    </w:p>
    <w:p w14:paraId="28052DD2" w14:textId="77777777" w:rsidR="004C439B" w:rsidRPr="0083071A" w:rsidRDefault="004C439B" w:rsidP="0083071A">
      <w:pPr>
        <w:widowControl w:val="0"/>
        <w:autoSpaceDE w:val="0"/>
        <w:autoSpaceDN w:val="0"/>
        <w:adjustRightInd w:val="0"/>
        <w:spacing w:line="243" w:lineRule="auto"/>
        <w:ind w:right="95"/>
        <w:rPr>
          <w:rFonts w:ascii="Verdana" w:eastAsia="MS PMincho" w:hAnsi="Verdana"/>
          <w:color w:val="000000"/>
          <w:sz w:val="20"/>
          <w:szCs w:val="20"/>
        </w:rPr>
      </w:pPr>
    </w:p>
    <w:p w14:paraId="69BBAC8D" w14:textId="77777777" w:rsidR="004C439B" w:rsidRPr="000C1DB3" w:rsidRDefault="004C439B" w:rsidP="000C1DB3">
      <w:pPr>
        <w:pStyle w:val="onlinetext"/>
      </w:pPr>
      <w:r w:rsidRPr="00824327">
        <w:rPr>
          <w:b/>
        </w:rPr>
        <w:t xml:space="preserve">The rights of consultation on certain qualifying works and long term agreements </w:t>
      </w:r>
      <w:r w:rsidR="00B11882" w:rsidRPr="00824327">
        <w:rPr>
          <w:b/>
        </w:rPr>
        <w:t xml:space="preserve"> </w:t>
      </w:r>
      <w:r w:rsidR="00B11882" w:rsidRPr="000C1DB3">
        <w:t xml:space="preserve">(See Part </w:t>
      </w:r>
      <w:r w:rsidR="006A7444" w:rsidRPr="000C1DB3">
        <w:t>9.9–9.12 Consultation)</w:t>
      </w:r>
    </w:p>
    <w:p w14:paraId="5FD78034" w14:textId="77777777" w:rsidR="004C439B" w:rsidRPr="000C1DB3" w:rsidRDefault="004C439B" w:rsidP="000C1DB3">
      <w:pPr>
        <w:pStyle w:val="onlinetext"/>
      </w:pPr>
      <w:r w:rsidRPr="000C1DB3">
        <w:rPr>
          <w:spacing w:val="-6"/>
        </w:rPr>
        <w:t>C</w:t>
      </w:r>
      <w:r w:rsidRPr="000C1DB3">
        <w:t>u</w:t>
      </w:r>
      <w:r w:rsidRPr="000C1DB3">
        <w:rPr>
          <w:spacing w:val="3"/>
        </w:rPr>
        <w:t>r</w:t>
      </w:r>
      <w:r w:rsidRPr="000C1DB3">
        <w:rPr>
          <w:spacing w:val="-3"/>
        </w:rPr>
        <w:t>r</w:t>
      </w:r>
      <w:r w:rsidRPr="000C1DB3">
        <w:t>ent</w:t>
      </w:r>
      <w:r w:rsidRPr="000C1DB3">
        <w:rPr>
          <w:spacing w:val="9"/>
        </w:rPr>
        <w:t xml:space="preserve"> </w:t>
      </w:r>
      <w:r w:rsidRPr="000C1DB3">
        <w:rPr>
          <w:w w:val="94"/>
        </w:rPr>
        <w:t>le</w:t>
      </w:r>
      <w:r w:rsidRPr="000C1DB3">
        <w:rPr>
          <w:spacing w:val="2"/>
          <w:w w:val="94"/>
        </w:rPr>
        <w:t>g</w:t>
      </w:r>
      <w:r w:rsidRPr="000C1DB3">
        <w:rPr>
          <w:w w:val="94"/>
        </w:rPr>
        <w:t>islation</w:t>
      </w:r>
      <w:r w:rsidRPr="000C1DB3">
        <w:rPr>
          <w:spacing w:val="27"/>
          <w:w w:val="94"/>
        </w:rPr>
        <w:t xml:space="preserve"> </w:t>
      </w:r>
      <w:r w:rsidRPr="000C1DB3">
        <w:rPr>
          <w:spacing w:val="2"/>
          <w:w w:val="94"/>
        </w:rPr>
        <w:t>g</w:t>
      </w:r>
      <w:r w:rsidRPr="000C1DB3">
        <w:rPr>
          <w:spacing w:val="-2"/>
          <w:w w:val="94"/>
        </w:rPr>
        <w:t>i</w:t>
      </w:r>
      <w:r w:rsidRPr="000C1DB3">
        <w:rPr>
          <w:spacing w:val="-4"/>
          <w:w w:val="94"/>
        </w:rPr>
        <w:t>v</w:t>
      </w:r>
      <w:r w:rsidRPr="000C1DB3">
        <w:rPr>
          <w:w w:val="94"/>
        </w:rPr>
        <w:t>es</w:t>
      </w:r>
      <w:r w:rsidR="0083071A" w:rsidRPr="000C1DB3">
        <w:rPr>
          <w:w w:val="94"/>
        </w:rPr>
        <w:t xml:space="preserve"> </w:t>
      </w:r>
      <w:r w:rsidR="0083071A" w:rsidRPr="000C1DB3">
        <w:rPr>
          <w:spacing w:val="-1"/>
        </w:rPr>
        <w:t>leaseholder</w:t>
      </w:r>
      <w:r w:rsidR="0083071A" w:rsidRPr="000C1DB3">
        <w:rPr>
          <w:spacing w:val="6"/>
        </w:rPr>
        <w:t>s</w:t>
      </w:r>
      <w:r w:rsidR="0083071A" w:rsidRPr="000C1DB3">
        <w:t xml:space="preserve"> </w:t>
      </w:r>
      <w:r w:rsidRPr="000C1DB3">
        <w:t>the</w:t>
      </w:r>
      <w:r w:rsidRPr="000C1DB3">
        <w:rPr>
          <w:spacing w:val="-5"/>
        </w:rPr>
        <w:t xml:space="preserve"> </w:t>
      </w:r>
      <w:r w:rsidRPr="000C1DB3">
        <w:t>statu</w:t>
      </w:r>
      <w:r w:rsidRPr="000C1DB3">
        <w:rPr>
          <w:spacing w:val="-2"/>
        </w:rPr>
        <w:t>t</w:t>
      </w:r>
      <w:r w:rsidRPr="000C1DB3">
        <w:t>o</w:t>
      </w:r>
      <w:r w:rsidRPr="000C1DB3">
        <w:rPr>
          <w:spacing w:val="6"/>
        </w:rPr>
        <w:t>r</w:t>
      </w:r>
      <w:r w:rsidRPr="000C1DB3">
        <w:t>y</w:t>
      </w:r>
      <w:r w:rsidRPr="000C1DB3">
        <w:rPr>
          <w:spacing w:val="-2"/>
        </w:rPr>
        <w:t xml:space="preserve"> </w:t>
      </w:r>
      <w:r w:rsidRPr="000C1DB3">
        <w:rPr>
          <w:spacing w:val="3"/>
        </w:rPr>
        <w:t>r</w:t>
      </w:r>
      <w:r w:rsidRPr="000C1DB3">
        <w:t>i</w:t>
      </w:r>
      <w:r w:rsidRPr="000C1DB3">
        <w:rPr>
          <w:spacing w:val="3"/>
        </w:rPr>
        <w:t>g</w:t>
      </w:r>
      <w:r w:rsidRPr="000C1DB3">
        <w:t>ht</w:t>
      </w:r>
      <w:r w:rsidRPr="000C1DB3">
        <w:rPr>
          <w:spacing w:val="-4"/>
        </w:rPr>
        <w:t xml:space="preserve"> </w:t>
      </w:r>
      <w:r w:rsidRPr="000C1DB3">
        <w:rPr>
          <w:spacing w:val="-2"/>
        </w:rPr>
        <w:t>t</w:t>
      </w:r>
      <w:r w:rsidRPr="000C1DB3">
        <w:t>o</w:t>
      </w:r>
      <w:r w:rsidRPr="000C1DB3">
        <w:rPr>
          <w:spacing w:val="-3"/>
        </w:rPr>
        <w:t xml:space="preserve"> </w:t>
      </w:r>
      <w:r w:rsidRPr="000C1DB3">
        <w:t>be</w:t>
      </w:r>
      <w:r w:rsidRPr="000C1DB3">
        <w:rPr>
          <w:spacing w:val="-14"/>
        </w:rPr>
        <w:t xml:space="preserve"> </w:t>
      </w:r>
      <w:r w:rsidRPr="000C1DB3">
        <w:rPr>
          <w:w w:val="98"/>
        </w:rPr>
        <w:t>fo</w:t>
      </w:r>
      <w:r w:rsidRPr="000C1DB3">
        <w:rPr>
          <w:spacing w:val="2"/>
          <w:w w:val="98"/>
        </w:rPr>
        <w:t>r</w:t>
      </w:r>
      <w:r w:rsidRPr="000C1DB3">
        <w:rPr>
          <w:w w:val="98"/>
        </w:rPr>
        <w:t>mally</w:t>
      </w:r>
      <w:r w:rsidRPr="000C1DB3">
        <w:rPr>
          <w:spacing w:val="-9"/>
          <w:w w:val="98"/>
        </w:rPr>
        <w:t xml:space="preserve"> </w:t>
      </w:r>
      <w:r w:rsidRPr="000C1DB3">
        <w:rPr>
          <w:spacing w:val="-3"/>
        </w:rPr>
        <w:t>c</w:t>
      </w:r>
      <w:r w:rsidRPr="000C1DB3">
        <w:rPr>
          <w:spacing w:val="-1"/>
        </w:rPr>
        <w:t>o</w:t>
      </w:r>
      <w:r w:rsidRPr="000C1DB3">
        <w:t>nsul</w:t>
      </w:r>
      <w:r w:rsidRPr="000C1DB3">
        <w:rPr>
          <w:spacing w:val="-2"/>
        </w:rPr>
        <w:t>t</w:t>
      </w:r>
      <w:r w:rsidRPr="000C1DB3">
        <w:t>ed</w:t>
      </w:r>
      <w:r w:rsidRPr="000C1DB3">
        <w:rPr>
          <w:spacing w:val="-14"/>
        </w:rPr>
        <w:t xml:space="preserve"> </w:t>
      </w:r>
      <w:r w:rsidRPr="000C1DB3">
        <w:t>if</w:t>
      </w:r>
      <w:r w:rsidRPr="000C1DB3">
        <w:rPr>
          <w:spacing w:val="-11"/>
        </w:rPr>
        <w:t xml:space="preserve"> </w:t>
      </w:r>
      <w:r w:rsidRPr="000C1DB3">
        <w:rPr>
          <w:spacing w:val="-2"/>
        </w:rPr>
        <w:t>th</w:t>
      </w:r>
      <w:r w:rsidRPr="000C1DB3">
        <w:t>e</w:t>
      </w:r>
      <w:r w:rsidRPr="000C1DB3">
        <w:rPr>
          <w:spacing w:val="-11"/>
        </w:rPr>
        <w:t xml:space="preserve"> </w:t>
      </w:r>
      <w:r w:rsidRPr="000C1DB3">
        <w:rPr>
          <w:spacing w:val="-2"/>
        </w:rPr>
        <w:t>landlo</w:t>
      </w:r>
      <w:r w:rsidRPr="000C1DB3">
        <w:rPr>
          <w:spacing w:val="-5"/>
        </w:rPr>
        <w:t>r</w:t>
      </w:r>
      <w:r w:rsidRPr="000C1DB3">
        <w:t>d</w:t>
      </w:r>
      <w:r w:rsidRPr="000C1DB3">
        <w:rPr>
          <w:spacing w:val="-1"/>
        </w:rPr>
        <w:t xml:space="preserve"> </w:t>
      </w:r>
      <w:r w:rsidRPr="000C1DB3">
        <w:rPr>
          <w:spacing w:val="-2"/>
          <w:w w:val="107"/>
        </w:rPr>
        <w:t>(o</w:t>
      </w:r>
      <w:r w:rsidRPr="000C1DB3">
        <w:rPr>
          <w:w w:val="107"/>
        </w:rPr>
        <w:t>r</w:t>
      </w:r>
      <w:r w:rsidRPr="000C1DB3">
        <w:rPr>
          <w:spacing w:val="-16"/>
        </w:rPr>
        <w:t xml:space="preserve"> </w:t>
      </w:r>
      <w:r w:rsidRPr="000C1DB3">
        <w:rPr>
          <w:spacing w:val="-2"/>
        </w:rPr>
        <w:t>mana</w:t>
      </w:r>
      <w:r w:rsidRPr="000C1DB3">
        <w:t>g</w:t>
      </w:r>
      <w:r w:rsidRPr="000C1DB3">
        <w:rPr>
          <w:spacing w:val="-2"/>
        </w:rPr>
        <w:t>in</w:t>
      </w:r>
      <w:r w:rsidRPr="000C1DB3">
        <w:t>g</w:t>
      </w:r>
      <w:r w:rsidRPr="000C1DB3">
        <w:rPr>
          <w:spacing w:val="-13"/>
        </w:rPr>
        <w:t xml:space="preserve"> </w:t>
      </w:r>
      <w:r w:rsidRPr="000C1DB3">
        <w:rPr>
          <w:spacing w:val="-2"/>
        </w:rPr>
        <w:t>agent</w:t>
      </w:r>
      <w:r w:rsidRPr="000C1DB3">
        <w:t xml:space="preserve">) </w:t>
      </w:r>
      <w:r w:rsidRPr="000C1DB3">
        <w:rPr>
          <w:spacing w:val="2"/>
          <w:w w:val="95"/>
        </w:rPr>
        <w:t>w</w:t>
      </w:r>
      <w:r w:rsidRPr="000C1DB3">
        <w:rPr>
          <w:spacing w:val="-2"/>
          <w:w w:val="95"/>
        </w:rPr>
        <w:t>ishe</w:t>
      </w:r>
      <w:r w:rsidRPr="000C1DB3">
        <w:rPr>
          <w:w w:val="95"/>
        </w:rPr>
        <w:t>s</w:t>
      </w:r>
      <w:r w:rsidRPr="000C1DB3">
        <w:rPr>
          <w:spacing w:val="-10"/>
          <w:w w:val="95"/>
        </w:rPr>
        <w:t xml:space="preserve"> </w:t>
      </w:r>
      <w:r w:rsidRPr="000C1DB3">
        <w:rPr>
          <w:spacing w:val="-4"/>
        </w:rPr>
        <w:t>t</w:t>
      </w:r>
      <w:r w:rsidRPr="000C1DB3">
        <w:t>o</w:t>
      </w:r>
      <w:r w:rsidRPr="000C1DB3">
        <w:rPr>
          <w:spacing w:val="-7"/>
        </w:rPr>
        <w:t xml:space="preserve"> </w:t>
      </w:r>
      <w:r w:rsidRPr="000C1DB3">
        <w:rPr>
          <w:spacing w:val="-2"/>
        </w:rPr>
        <w:t>en</w:t>
      </w:r>
      <w:r w:rsidRPr="000C1DB3">
        <w:rPr>
          <w:spacing w:val="-4"/>
        </w:rPr>
        <w:t>t</w:t>
      </w:r>
      <w:r w:rsidRPr="000C1DB3">
        <w:rPr>
          <w:spacing w:val="-3"/>
        </w:rPr>
        <w:t>e</w:t>
      </w:r>
      <w:r w:rsidRPr="000C1DB3">
        <w:t>r</w:t>
      </w:r>
      <w:r w:rsidRPr="000C1DB3">
        <w:rPr>
          <w:spacing w:val="-7"/>
        </w:rPr>
        <w:t xml:space="preserve"> </w:t>
      </w:r>
      <w:r w:rsidRPr="000C1DB3">
        <w:rPr>
          <w:spacing w:val="-2"/>
        </w:rPr>
        <w:t>in</w:t>
      </w:r>
      <w:r w:rsidRPr="000C1DB3">
        <w:rPr>
          <w:spacing w:val="-4"/>
        </w:rPr>
        <w:t>t</w:t>
      </w:r>
      <w:r w:rsidRPr="000C1DB3">
        <w:t>o</w:t>
      </w:r>
      <w:r w:rsidRPr="000C1DB3">
        <w:rPr>
          <w:spacing w:val="-4"/>
        </w:rPr>
        <w:t xml:space="preserve"> </w:t>
      </w:r>
      <w:r w:rsidRPr="000C1DB3">
        <w:rPr>
          <w:spacing w:val="-2"/>
        </w:rPr>
        <w:t>lon</w:t>
      </w:r>
      <w:r w:rsidRPr="000C1DB3">
        <w:t>g</w:t>
      </w:r>
      <w:r w:rsidR="002D618B" w:rsidRPr="000C1DB3">
        <w:rPr>
          <w:spacing w:val="-19"/>
        </w:rPr>
        <w:t>-</w:t>
      </w:r>
      <w:r w:rsidRPr="000C1DB3">
        <w:rPr>
          <w:spacing w:val="-4"/>
        </w:rPr>
        <w:t>t</w:t>
      </w:r>
      <w:r w:rsidRPr="000C1DB3">
        <w:rPr>
          <w:spacing w:val="-3"/>
        </w:rPr>
        <w:t>e</w:t>
      </w:r>
      <w:r w:rsidRPr="000C1DB3">
        <w:t>rm</w:t>
      </w:r>
      <w:r w:rsidRPr="000C1DB3">
        <w:rPr>
          <w:spacing w:val="2"/>
        </w:rPr>
        <w:t xml:space="preserve"> </w:t>
      </w:r>
      <w:r w:rsidRPr="000C1DB3">
        <w:rPr>
          <w:spacing w:val="-2"/>
        </w:rPr>
        <w:t>a</w:t>
      </w:r>
      <w:r w:rsidRPr="000C1DB3">
        <w:t>g</w:t>
      </w:r>
      <w:r w:rsidRPr="000C1DB3">
        <w:rPr>
          <w:spacing w:val="-5"/>
        </w:rPr>
        <w:t>r</w:t>
      </w:r>
      <w:r w:rsidRPr="000C1DB3">
        <w:rPr>
          <w:spacing w:val="-2"/>
        </w:rPr>
        <w:t>eement</w:t>
      </w:r>
      <w:r w:rsidRPr="000C1DB3">
        <w:t>s</w:t>
      </w:r>
      <w:r w:rsidRPr="000C1DB3">
        <w:rPr>
          <w:spacing w:val="-15"/>
        </w:rPr>
        <w:t xml:space="preserve"> </w:t>
      </w:r>
      <w:r w:rsidRPr="000C1DB3">
        <w:rPr>
          <w:spacing w:val="-2"/>
        </w:rPr>
        <w:t>for</w:t>
      </w:r>
      <w:r w:rsidRPr="000C1DB3">
        <w:rPr>
          <w:spacing w:val="2"/>
        </w:rPr>
        <w:t xml:space="preserve"> mo</w:t>
      </w:r>
      <w:r w:rsidRPr="000C1DB3">
        <w:rPr>
          <w:spacing w:val="-1"/>
        </w:rPr>
        <w:t>r</w:t>
      </w:r>
      <w:r w:rsidRPr="000C1DB3">
        <w:t>e</w:t>
      </w:r>
      <w:r w:rsidRPr="000C1DB3">
        <w:rPr>
          <w:spacing w:val="22"/>
        </w:rPr>
        <w:t xml:space="preserve"> </w:t>
      </w:r>
      <w:r w:rsidRPr="000C1DB3">
        <w:rPr>
          <w:spacing w:val="2"/>
        </w:rPr>
        <w:t>tha</w:t>
      </w:r>
      <w:r w:rsidRPr="000C1DB3">
        <w:t>n</w:t>
      </w:r>
      <w:r w:rsidRPr="000C1DB3">
        <w:rPr>
          <w:spacing w:val="27"/>
        </w:rPr>
        <w:t xml:space="preserve"> </w:t>
      </w:r>
      <w:r w:rsidRPr="000C1DB3">
        <w:rPr>
          <w:spacing w:val="2"/>
        </w:rPr>
        <w:t>1</w:t>
      </w:r>
      <w:r w:rsidRPr="000C1DB3">
        <w:t>2</w:t>
      </w:r>
      <w:r w:rsidRPr="000C1DB3">
        <w:rPr>
          <w:spacing w:val="8"/>
        </w:rPr>
        <w:t xml:space="preserve"> </w:t>
      </w:r>
      <w:r w:rsidRPr="000C1DB3">
        <w:rPr>
          <w:spacing w:val="2"/>
        </w:rPr>
        <w:t>month</w:t>
      </w:r>
      <w:r w:rsidRPr="000C1DB3">
        <w:t>s</w:t>
      </w:r>
      <w:r w:rsidRPr="000C1DB3">
        <w:rPr>
          <w:spacing w:val="32"/>
        </w:rPr>
        <w:t xml:space="preserve"> </w:t>
      </w:r>
      <w:r w:rsidRPr="000C1DB3">
        <w:rPr>
          <w:spacing w:val="2"/>
        </w:rPr>
        <w:t>o</w:t>
      </w:r>
      <w:r w:rsidRPr="000C1DB3">
        <w:t>r</w:t>
      </w:r>
      <w:r w:rsidRPr="000C1DB3">
        <w:rPr>
          <w:spacing w:val="18"/>
        </w:rPr>
        <w:t xml:space="preserve"> </w:t>
      </w:r>
      <w:r w:rsidRPr="000C1DB3">
        <w:rPr>
          <w:spacing w:val="2"/>
        </w:rPr>
        <w:t>i</w:t>
      </w:r>
      <w:r w:rsidRPr="000C1DB3">
        <w:t>f</w:t>
      </w:r>
      <w:r w:rsidRPr="000C1DB3">
        <w:rPr>
          <w:spacing w:val="19"/>
        </w:rPr>
        <w:t xml:space="preserve"> </w:t>
      </w:r>
      <w:r w:rsidRPr="000C1DB3">
        <w:rPr>
          <w:spacing w:val="2"/>
        </w:rPr>
        <w:t>th</w:t>
      </w:r>
      <w:r w:rsidRPr="000C1DB3">
        <w:rPr>
          <w:spacing w:val="4"/>
        </w:rPr>
        <w:t>e</w:t>
      </w:r>
      <w:r w:rsidRPr="000C1DB3">
        <w:t>y</w:t>
      </w:r>
      <w:r w:rsidRPr="000C1DB3">
        <w:rPr>
          <w:spacing w:val="6"/>
        </w:rPr>
        <w:t xml:space="preserve"> w</w:t>
      </w:r>
      <w:r w:rsidRPr="000C1DB3">
        <w:rPr>
          <w:spacing w:val="2"/>
        </w:rPr>
        <w:t>is</w:t>
      </w:r>
      <w:r w:rsidRPr="000C1DB3">
        <w:t>h</w:t>
      </w:r>
      <w:r w:rsidRPr="000C1DB3">
        <w:rPr>
          <w:spacing w:val="-1"/>
        </w:rPr>
        <w:t xml:space="preserve"> </w:t>
      </w:r>
      <w:r w:rsidRPr="000C1DB3">
        <w:t>to</w:t>
      </w:r>
      <w:r w:rsidRPr="000C1DB3">
        <w:rPr>
          <w:spacing w:val="21"/>
        </w:rPr>
        <w:t xml:space="preserve"> </w:t>
      </w:r>
      <w:r w:rsidRPr="000C1DB3">
        <w:rPr>
          <w:spacing w:val="2"/>
        </w:rPr>
        <w:t>unde</w:t>
      </w:r>
      <w:r w:rsidRPr="000C1DB3">
        <w:rPr>
          <w:spacing w:val="6"/>
        </w:rPr>
        <w:t>r</w:t>
      </w:r>
      <w:r w:rsidRPr="000C1DB3">
        <w:rPr>
          <w:spacing w:val="2"/>
        </w:rPr>
        <w:t>ta</w:t>
      </w:r>
      <w:r w:rsidRPr="000C1DB3">
        <w:rPr>
          <w:spacing w:val="-2"/>
        </w:rPr>
        <w:t>k</w:t>
      </w:r>
      <w:r w:rsidRPr="000C1DB3">
        <w:t>e</w:t>
      </w:r>
      <w:r w:rsidRPr="000C1DB3">
        <w:rPr>
          <w:spacing w:val="28"/>
        </w:rPr>
        <w:t xml:space="preserve"> </w:t>
      </w:r>
      <w:r w:rsidRPr="000C1DB3">
        <w:rPr>
          <w:spacing w:val="2"/>
        </w:rPr>
        <w:t>qualif</w:t>
      </w:r>
      <w:r w:rsidRPr="000C1DB3">
        <w:rPr>
          <w:spacing w:val="6"/>
        </w:rPr>
        <w:t>y</w:t>
      </w:r>
      <w:r w:rsidRPr="000C1DB3">
        <w:rPr>
          <w:spacing w:val="2"/>
        </w:rPr>
        <w:t>in</w:t>
      </w:r>
      <w:r w:rsidRPr="000C1DB3">
        <w:t>g</w:t>
      </w:r>
      <w:r w:rsidRPr="000C1DB3">
        <w:rPr>
          <w:spacing w:val="-4"/>
        </w:rPr>
        <w:t xml:space="preserve"> </w:t>
      </w:r>
      <w:r w:rsidRPr="000C1DB3">
        <w:rPr>
          <w:spacing w:val="-1"/>
        </w:rPr>
        <w:t>w</w:t>
      </w:r>
      <w:r w:rsidRPr="000C1DB3">
        <w:rPr>
          <w:spacing w:val="1"/>
        </w:rPr>
        <w:t>o</w:t>
      </w:r>
      <w:r w:rsidRPr="000C1DB3">
        <w:rPr>
          <w:spacing w:val="4"/>
        </w:rPr>
        <w:t>r</w:t>
      </w:r>
      <w:r w:rsidRPr="000C1DB3">
        <w:rPr>
          <w:spacing w:val="2"/>
        </w:rPr>
        <w:t>k</w:t>
      </w:r>
      <w:r w:rsidRPr="000C1DB3">
        <w:t>s</w:t>
      </w:r>
      <w:r w:rsidRPr="000C1DB3">
        <w:rPr>
          <w:spacing w:val="3"/>
        </w:rPr>
        <w:t xml:space="preserve"> </w:t>
      </w:r>
      <w:r w:rsidRPr="000C1DB3">
        <w:t>to</w:t>
      </w:r>
      <w:r w:rsidRPr="000C1DB3">
        <w:rPr>
          <w:spacing w:val="21"/>
        </w:rPr>
        <w:t xml:space="preserve"> </w:t>
      </w:r>
      <w:r w:rsidRPr="000C1DB3">
        <w:rPr>
          <w:spacing w:val="2"/>
        </w:rPr>
        <w:t>the</w:t>
      </w:r>
      <w:r w:rsidRPr="000C1DB3">
        <w:rPr>
          <w:spacing w:val="7"/>
        </w:rPr>
        <w:t xml:space="preserve"> </w:t>
      </w:r>
      <w:r w:rsidRPr="000C1DB3">
        <w:t>block.</w:t>
      </w:r>
    </w:p>
    <w:tbl>
      <w:tblPr>
        <w:tblStyle w:val="TableGrid"/>
        <w:tblW w:w="0" w:type="auto"/>
        <w:tblLook w:val="04A0" w:firstRow="1" w:lastRow="0" w:firstColumn="1" w:lastColumn="0" w:noHBand="0" w:noVBand="1"/>
      </w:tblPr>
      <w:tblGrid>
        <w:gridCol w:w="9242"/>
      </w:tblGrid>
      <w:tr w:rsidR="000C1DB3" w:rsidRPr="000C1DB3" w14:paraId="5B664F19" w14:textId="77777777" w:rsidTr="00B11882">
        <w:tc>
          <w:tcPr>
            <w:tcW w:w="9242" w:type="dxa"/>
          </w:tcPr>
          <w:p w14:paraId="695E22B4" w14:textId="77777777" w:rsidR="00B11882" w:rsidRPr="000C1DB3" w:rsidRDefault="000C1DB3" w:rsidP="000C1DB3">
            <w:pPr>
              <w:pStyle w:val="onlinetext"/>
              <w:rPr>
                <w:i/>
              </w:rPr>
            </w:pPr>
            <w:r w:rsidRPr="000C1DB3">
              <w:rPr>
                <w:i/>
              </w:rPr>
              <w:t>s.</w:t>
            </w:r>
            <w:r w:rsidR="00B11882" w:rsidRPr="000C1DB3">
              <w:rPr>
                <w:i/>
              </w:rPr>
              <w:t>20 Landlord and Tenant Act 1985 (as amended)</w:t>
            </w:r>
          </w:p>
        </w:tc>
      </w:tr>
    </w:tbl>
    <w:p w14:paraId="7EF547A6" w14:textId="77777777" w:rsidR="00B11882" w:rsidRPr="000C1DB3" w:rsidRDefault="00B11882" w:rsidP="000C1DB3">
      <w:pPr>
        <w:pStyle w:val="onlinetext"/>
      </w:pPr>
    </w:p>
    <w:p w14:paraId="22CA95C8" w14:textId="77777777" w:rsidR="004C439B" w:rsidRPr="000C1DB3" w:rsidRDefault="004C439B" w:rsidP="000C1DB3">
      <w:pPr>
        <w:pStyle w:val="onlinetext"/>
      </w:pPr>
      <w:r w:rsidRPr="000C1DB3">
        <w:rPr>
          <w:spacing w:val="-1"/>
          <w:w w:val="99"/>
        </w:rPr>
        <w:t>Detaile</w:t>
      </w:r>
      <w:r w:rsidRPr="000C1DB3">
        <w:rPr>
          <w:w w:val="99"/>
        </w:rPr>
        <w:t>d</w:t>
      </w:r>
      <w:r w:rsidRPr="000C1DB3">
        <w:rPr>
          <w:spacing w:val="-13"/>
          <w:w w:val="99"/>
        </w:rPr>
        <w:t xml:space="preserve"> </w:t>
      </w:r>
      <w:r w:rsidRPr="000C1DB3">
        <w:rPr>
          <w:spacing w:val="-4"/>
        </w:rPr>
        <w:t>r</w:t>
      </w:r>
      <w:r w:rsidRPr="000C1DB3">
        <w:t>e</w:t>
      </w:r>
      <w:r w:rsidRPr="000C1DB3">
        <w:rPr>
          <w:spacing w:val="-1"/>
        </w:rPr>
        <w:t>gulation</w:t>
      </w:r>
      <w:r w:rsidRPr="000C1DB3">
        <w:t>s</w:t>
      </w:r>
      <w:r w:rsidRPr="000C1DB3">
        <w:rPr>
          <w:spacing w:val="-13"/>
        </w:rPr>
        <w:t xml:space="preserve"> </w:t>
      </w:r>
      <w:r w:rsidRPr="000C1DB3">
        <w:rPr>
          <w:spacing w:val="-1"/>
        </w:rPr>
        <w:t>inc</w:t>
      </w:r>
      <w:r w:rsidRPr="000C1DB3">
        <w:rPr>
          <w:spacing w:val="-2"/>
        </w:rPr>
        <w:t>l</w:t>
      </w:r>
      <w:r w:rsidRPr="000C1DB3">
        <w:rPr>
          <w:spacing w:val="-1"/>
        </w:rPr>
        <w:t>ud</w:t>
      </w:r>
      <w:r w:rsidRPr="000C1DB3">
        <w:t>e</w:t>
      </w:r>
      <w:r w:rsidRPr="000C1DB3">
        <w:rPr>
          <w:spacing w:val="-11"/>
        </w:rPr>
        <w:t xml:space="preserve"> </w:t>
      </w:r>
      <w:r w:rsidRPr="000C1DB3">
        <w:rPr>
          <w:spacing w:val="-1"/>
        </w:rPr>
        <w:t>th</w:t>
      </w:r>
      <w:r w:rsidRPr="000C1DB3">
        <w:t>e</w:t>
      </w:r>
      <w:r w:rsidRPr="000C1DB3">
        <w:rPr>
          <w:spacing w:val="-9"/>
        </w:rPr>
        <w:t xml:space="preserve"> </w:t>
      </w:r>
      <w:r w:rsidRPr="000C1DB3">
        <w:rPr>
          <w:spacing w:val="-4"/>
        </w:rPr>
        <w:t>r</w:t>
      </w:r>
      <w:r w:rsidRPr="000C1DB3">
        <w:rPr>
          <w:spacing w:val="-1"/>
        </w:rPr>
        <w:t>equi</w:t>
      </w:r>
      <w:r w:rsidRPr="000C1DB3">
        <w:rPr>
          <w:spacing w:val="-4"/>
        </w:rPr>
        <w:t>r</w:t>
      </w:r>
      <w:r w:rsidRPr="000C1DB3">
        <w:rPr>
          <w:spacing w:val="-1"/>
        </w:rPr>
        <w:t>emen</w:t>
      </w:r>
      <w:r w:rsidRPr="000C1DB3">
        <w:t>t</w:t>
      </w:r>
      <w:r w:rsidRPr="000C1DB3">
        <w:rPr>
          <w:spacing w:val="11"/>
        </w:rPr>
        <w:t xml:space="preserve"> </w:t>
      </w:r>
      <w:r w:rsidRPr="000C1DB3">
        <w:rPr>
          <w:spacing w:val="-3"/>
        </w:rPr>
        <w:t>t</w:t>
      </w:r>
      <w:r w:rsidRPr="000C1DB3">
        <w:t>o</w:t>
      </w:r>
      <w:r w:rsidRPr="000C1DB3">
        <w:rPr>
          <w:spacing w:val="-6"/>
        </w:rPr>
        <w:t xml:space="preserve"> </w:t>
      </w:r>
      <w:r w:rsidRPr="000C1DB3">
        <w:rPr>
          <w:spacing w:val="-1"/>
          <w:w w:val="95"/>
        </w:rPr>
        <w:t>se</w:t>
      </w:r>
      <w:r w:rsidRPr="000C1DB3">
        <w:rPr>
          <w:spacing w:val="4"/>
          <w:w w:val="95"/>
        </w:rPr>
        <w:t>r</w:t>
      </w:r>
      <w:r w:rsidRPr="000C1DB3">
        <w:rPr>
          <w:spacing w:val="-5"/>
          <w:w w:val="95"/>
        </w:rPr>
        <w:t>v</w:t>
      </w:r>
      <w:r w:rsidRPr="000C1DB3">
        <w:rPr>
          <w:w w:val="95"/>
        </w:rPr>
        <w:t>e</w:t>
      </w:r>
      <w:r w:rsidRPr="000C1DB3">
        <w:rPr>
          <w:spacing w:val="-8"/>
          <w:w w:val="95"/>
        </w:rPr>
        <w:t xml:space="preserve"> </w:t>
      </w:r>
      <w:r w:rsidRPr="000C1DB3">
        <w:rPr>
          <w:spacing w:val="-1"/>
        </w:rPr>
        <w:t>noti</w:t>
      </w:r>
      <w:r w:rsidRPr="000C1DB3">
        <w:rPr>
          <w:spacing w:val="-4"/>
        </w:rPr>
        <w:t>c</w:t>
      </w:r>
      <w:r w:rsidRPr="000C1DB3">
        <w:rPr>
          <w:spacing w:val="-1"/>
        </w:rPr>
        <w:t>e</w:t>
      </w:r>
      <w:r w:rsidRPr="000C1DB3">
        <w:t>s</w:t>
      </w:r>
      <w:r w:rsidRPr="000C1DB3">
        <w:rPr>
          <w:spacing w:val="-14"/>
        </w:rPr>
        <w:t xml:space="preserve"> </w:t>
      </w:r>
      <w:r w:rsidRPr="000C1DB3">
        <w:rPr>
          <w:spacing w:val="-1"/>
        </w:rPr>
        <w:t>o</w:t>
      </w:r>
      <w:r w:rsidRPr="000C1DB3">
        <w:t>n</w:t>
      </w:r>
      <w:r w:rsidRPr="000C1DB3">
        <w:rPr>
          <w:spacing w:val="-8"/>
        </w:rPr>
        <w:t xml:space="preserve"> </w:t>
      </w:r>
      <w:r w:rsidR="00967C1E" w:rsidRPr="000C1DB3">
        <w:rPr>
          <w:spacing w:val="-1"/>
        </w:rPr>
        <w:t>leaseholder</w:t>
      </w:r>
      <w:r w:rsidRPr="000C1DB3">
        <w:rPr>
          <w:spacing w:val="-1"/>
        </w:rPr>
        <w:t>s</w:t>
      </w:r>
      <w:r w:rsidRPr="000C1DB3">
        <w:t>,</w:t>
      </w:r>
      <w:r w:rsidRPr="000C1DB3">
        <w:rPr>
          <w:spacing w:val="-8"/>
        </w:rPr>
        <w:t xml:space="preserve"> </w:t>
      </w:r>
      <w:r w:rsidRPr="000C1DB3">
        <w:rPr>
          <w:spacing w:val="-1"/>
        </w:rPr>
        <w:t>i</w:t>
      </w:r>
      <w:r w:rsidRPr="000C1DB3">
        <w:rPr>
          <w:spacing w:val="-7"/>
        </w:rPr>
        <w:t>n</w:t>
      </w:r>
      <w:r w:rsidRPr="000C1DB3">
        <w:rPr>
          <w:spacing w:val="3"/>
        </w:rPr>
        <w:t>v</w:t>
      </w:r>
      <w:r w:rsidRPr="000C1DB3">
        <w:rPr>
          <w:spacing w:val="-1"/>
        </w:rPr>
        <w:t>i</w:t>
      </w:r>
      <w:r w:rsidRPr="000C1DB3">
        <w:rPr>
          <w:spacing w:val="-3"/>
        </w:rPr>
        <w:t>t</w:t>
      </w:r>
      <w:r w:rsidRPr="000C1DB3">
        <w:t>e</w:t>
      </w:r>
      <w:r w:rsidRPr="000C1DB3">
        <w:rPr>
          <w:spacing w:val="-8"/>
        </w:rPr>
        <w:t xml:space="preserve"> </w:t>
      </w:r>
      <w:r w:rsidRPr="000C1DB3">
        <w:rPr>
          <w:spacing w:val="2"/>
        </w:rPr>
        <w:t>obse</w:t>
      </w:r>
      <w:r w:rsidRPr="000C1DB3">
        <w:rPr>
          <w:spacing w:val="7"/>
        </w:rPr>
        <w:t>r</w:t>
      </w:r>
      <w:r w:rsidRPr="000C1DB3">
        <w:rPr>
          <w:spacing w:val="3"/>
        </w:rPr>
        <w:t>v</w:t>
      </w:r>
      <w:r w:rsidRPr="000C1DB3">
        <w:rPr>
          <w:spacing w:val="2"/>
        </w:rPr>
        <w:t>ation</w:t>
      </w:r>
      <w:r w:rsidRPr="000C1DB3">
        <w:t>s</w:t>
      </w:r>
      <w:r w:rsidRPr="000C1DB3">
        <w:rPr>
          <w:spacing w:val="15"/>
        </w:rPr>
        <w:t xml:space="preserve"> </w:t>
      </w:r>
      <w:r w:rsidRPr="000C1DB3">
        <w:rPr>
          <w:spacing w:val="2"/>
        </w:rPr>
        <w:t>an</w:t>
      </w:r>
      <w:r w:rsidRPr="000C1DB3">
        <w:t>d</w:t>
      </w:r>
      <w:r w:rsidRPr="000C1DB3">
        <w:rPr>
          <w:spacing w:val="23"/>
        </w:rPr>
        <w:t xml:space="preserve"> </w:t>
      </w:r>
      <w:r w:rsidRPr="000C1DB3">
        <w:rPr>
          <w:spacing w:val="2"/>
        </w:rPr>
        <w:t>obtai</w:t>
      </w:r>
      <w:r w:rsidRPr="000C1DB3">
        <w:t>n</w:t>
      </w:r>
      <w:r w:rsidRPr="000C1DB3">
        <w:rPr>
          <w:spacing w:val="27"/>
        </w:rPr>
        <w:t xml:space="preserve"> </w:t>
      </w:r>
      <w:r w:rsidRPr="000C1DB3">
        <w:rPr>
          <w:spacing w:val="2"/>
        </w:rPr>
        <w:t>nomination</w:t>
      </w:r>
      <w:r w:rsidRPr="000C1DB3">
        <w:t>s</w:t>
      </w:r>
      <w:r w:rsidR="0083071A" w:rsidRPr="000C1DB3">
        <w:rPr>
          <w:spacing w:val="42"/>
        </w:rPr>
        <w:t xml:space="preserve"> </w:t>
      </w:r>
      <w:r w:rsidRPr="000C1DB3">
        <w:rPr>
          <w:spacing w:val="2"/>
        </w:rPr>
        <w:t>fo</w:t>
      </w:r>
      <w:r w:rsidRPr="000C1DB3">
        <w:t>r</w:t>
      </w:r>
      <w:r w:rsidRPr="000C1DB3">
        <w:rPr>
          <w:spacing w:val="17"/>
        </w:rPr>
        <w:t xml:space="preserve"> </w:t>
      </w:r>
      <w:r w:rsidRPr="000C1DB3">
        <w:rPr>
          <w:spacing w:val="-1"/>
        </w:rPr>
        <w:t>c</w:t>
      </w:r>
      <w:r w:rsidRPr="000C1DB3">
        <w:rPr>
          <w:spacing w:val="1"/>
        </w:rPr>
        <w:t>o</w:t>
      </w:r>
      <w:r w:rsidRPr="000C1DB3">
        <w:rPr>
          <w:spacing w:val="2"/>
        </w:rPr>
        <w:t>n</w:t>
      </w:r>
      <w:r w:rsidRPr="000C1DB3">
        <w:rPr>
          <w:spacing w:val="4"/>
        </w:rPr>
        <w:t>tr</w:t>
      </w:r>
      <w:r w:rsidRPr="000C1DB3">
        <w:rPr>
          <w:spacing w:val="3"/>
        </w:rPr>
        <w:t>ac</w:t>
      </w:r>
      <w:r w:rsidRPr="000C1DB3">
        <w:t>t</w:t>
      </w:r>
      <w:r w:rsidRPr="000C1DB3">
        <w:rPr>
          <w:spacing w:val="2"/>
        </w:rPr>
        <w:t>or</w:t>
      </w:r>
      <w:r w:rsidRPr="000C1DB3">
        <w:t>s</w:t>
      </w:r>
      <w:r w:rsidRPr="000C1DB3">
        <w:rPr>
          <w:spacing w:val="23"/>
        </w:rPr>
        <w:t xml:space="preserve"> </w:t>
      </w:r>
      <w:r w:rsidRPr="000C1DB3">
        <w:rPr>
          <w:spacing w:val="2"/>
        </w:rPr>
        <w:t>(i</w:t>
      </w:r>
      <w:r w:rsidRPr="000C1DB3">
        <w:t>n</w:t>
      </w:r>
      <w:r w:rsidRPr="000C1DB3">
        <w:rPr>
          <w:spacing w:val="22"/>
        </w:rPr>
        <w:t xml:space="preserve"> </w:t>
      </w:r>
      <w:r w:rsidRPr="000C1DB3">
        <w:rPr>
          <w:spacing w:val="2"/>
        </w:rPr>
        <w:t>som</w:t>
      </w:r>
      <w:r w:rsidRPr="000C1DB3">
        <w:t>e</w:t>
      </w:r>
      <w:r w:rsidRPr="000C1DB3">
        <w:rPr>
          <w:spacing w:val="15"/>
        </w:rPr>
        <w:t xml:space="preserve"> </w:t>
      </w:r>
      <w:r w:rsidRPr="000C1DB3">
        <w:rPr>
          <w:spacing w:val="2"/>
        </w:rPr>
        <w:t>cases)</w:t>
      </w:r>
      <w:r w:rsidRPr="000C1DB3">
        <w:t xml:space="preserve">, </w:t>
      </w:r>
      <w:r w:rsidRPr="000C1DB3">
        <w:rPr>
          <w:spacing w:val="2"/>
        </w:rPr>
        <w:t>and</w:t>
      </w:r>
      <w:r w:rsidRPr="000C1DB3">
        <w:rPr>
          <w:spacing w:val="12"/>
        </w:rPr>
        <w:t xml:space="preserve"> </w:t>
      </w:r>
      <w:r w:rsidRPr="000C1DB3">
        <w:t>whe</w:t>
      </w:r>
      <w:r w:rsidRPr="000C1DB3">
        <w:rPr>
          <w:spacing w:val="-3"/>
        </w:rPr>
        <w:t>r</w:t>
      </w:r>
      <w:r w:rsidRPr="000C1DB3">
        <w:t>e</w:t>
      </w:r>
      <w:r w:rsidRPr="000C1DB3">
        <w:rPr>
          <w:spacing w:val="-10"/>
        </w:rPr>
        <w:t xml:space="preserve"> </w:t>
      </w:r>
      <w:r w:rsidRPr="000C1DB3">
        <w:t>app</w:t>
      </w:r>
      <w:r w:rsidRPr="000C1DB3">
        <w:rPr>
          <w:spacing w:val="-3"/>
        </w:rPr>
        <w:t>r</w:t>
      </w:r>
      <w:r w:rsidRPr="000C1DB3">
        <w:t>op</w:t>
      </w:r>
      <w:r w:rsidRPr="000C1DB3">
        <w:rPr>
          <w:spacing w:val="3"/>
        </w:rPr>
        <w:t>r</w:t>
      </w:r>
      <w:r w:rsidRPr="000C1DB3">
        <w:t>ia</w:t>
      </w:r>
      <w:r w:rsidRPr="000C1DB3">
        <w:rPr>
          <w:spacing w:val="-2"/>
        </w:rPr>
        <w:t>t</w:t>
      </w:r>
      <w:r w:rsidRPr="000C1DB3">
        <w:t>e</w:t>
      </w:r>
      <w:r w:rsidRPr="000C1DB3">
        <w:rPr>
          <w:spacing w:val="13"/>
        </w:rPr>
        <w:t xml:space="preserve"> </w:t>
      </w:r>
      <w:r w:rsidRPr="000C1DB3">
        <w:rPr>
          <w:spacing w:val="2"/>
        </w:rPr>
        <w:t>g</w:t>
      </w:r>
      <w:r w:rsidRPr="000C1DB3">
        <w:rPr>
          <w:spacing w:val="-2"/>
        </w:rPr>
        <w:t>i</w:t>
      </w:r>
      <w:r w:rsidRPr="000C1DB3">
        <w:rPr>
          <w:spacing w:val="-4"/>
        </w:rPr>
        <w:t>v</w:t>
      </w:r>
      <w:r w:rsidRPr="000C1DB3">
        <w:t>e</w:t>
      </w:r>
      <w:r w:rsidRPr="000C1DB3">
        <w:rPr>
          <w:spacing w:val="-5"/>
        </w:rPr>
        <w:t xml:space="preserve"> </w:t>
      </w:r>
      <w:r w:rsidRPr="000C1DB3">
        <w:rPr>
          <w:spacing w:val="-3"/>
        </w:rPr>
        <w:t>r</w:t>
      </w:r>
      <w:r w:rsidRPr="000C1DB3">
        <w:t>easons</w:t>
      </w:r>
      <w:r w:rsidRPr="000C1DB3">
        <w:rPr>
          <w:spacing w:val="-8"/>
        </w:rPr>
        <w:t xml:space="preserve"> </w:t>
      </w:r>
      <w:r w:rsidRPr="000C1DB3">
        <w:t>for</w:t>
      </w:r>
      <w:r w:rsidRPr="000C1DB3">
        <w:rPr>
          <w:spacing w:val="-3"/>
        </w:rPr>
        <w:t xml:space="preserve"> </w:t>
      </w:r>
      <w:r w:rsidRPr="000C1DB3">
        <w:t>the</w:t>
      </w:r>
      <w:r w:rsidRPr="000C1DB3">
        <w:rPr>
          <w:spacing w:val="2"/>
        </w:rPr>
        <w:t xml:space="preserve"> </w:t>
      </w:r>
      <w:r w:rsidRPr="000C1DB3">
        <w:rPr>
          <w:spacing w:val="-3"/>
        </w:rPr>
        <w:t>c</w:t>
      </w:r>
      <w:r w:rsidRPr="000C1DB3">
        <w:rPr>
          <w:spacing w:val="-1"/>
        </w:rPr>
        <w:t>o</w:t>
      </w:r>
      <w:r w:rsidRPr="000C1DB3">
        <w:t>n</w:t>
      </w:r>
      <w:r w:rsidRPr="000C1DB3">
        <w:rPr>
          <w:spacing w:val="1"/>
        </w:rPr>
        <w:t>t</w:t>
      </w:r>
      <w:r w:rsidRPr="000C1DB3">
        <w:rPr>
          <w:spacing w:val="2"/>
        </w:rPr>
        <w:t>r</w:t>
      </w:r>
      <w:r w:rsidRPr="000C1DB3">
        <w:t>a</w:t>
      </w:r>
      <w:r w:rsidRPr="000C1DB3">
        <w:rPr>
          <w:spacing w:val="1"/>
        </w:rPr>
        <w:t>c</w:t>
      </w:r>
      <w:r w:rsidRPr="000C1DB3">
        <w:rPr>
          <w:spacing w:val="-2"/>
        </w:rPr>
        <w:t>t</w:t>
      </w:r>
      <w:r w:rsidRPr="000C1DB3">
        <w:t>or</w:t>
      </w:r>
      <w:r w:rsidRPr="000C1DB3">
        <w:rPr>
          <w:spacing w:val="12"/>
        </w:rPr>
        <w:t xml:space="preserve"> </w:t>
      </w:r>
      <w:r w:rsidRPr="000C1DB3">
        <w:rPr>
          <w:spacing w:val="-2"/>
        </w:rPr>
        <w:t>c</w:t>
      </w:r>
      <w:r w:rsidRPr="000C1DB3">
        <w:t>hosen.</w:t>
      </w:r>
    </w:p>
    <w:p w14:paraId="50E0D17A" w14:textId="77777777" w:rsidR="004C439B" w:rsidRPr="000C1DB3" w:rsidRDefault="004C439B" w:rsidP="000C1DB3">
      <w:pPr>
        <w:pStyle w:val="onlinetext"/>
      </w:pPr>
      <w:r w:rsidRPr="000C1DB3">
        <w:t>The</w:t>
      </w:r>
      <w:r w:rsidRPr="000C1DB3">
        <w:rPr>
          <w:spacing w:val="-23"/>
        </w:rPr>
        <w:t xml:space="preserve"> </w:t>
      </w:r>
      <w:r w:rsidRPr="000C1DB3">
        <w:t>landlo</w:t>
      </w:r>
      <w:r w:rsidRPr="000C1DB3">
        <w:rPr>
          <w:spacing w:val="-3"/>
        </w:rPr>
        <w:t>r</w:t>
      </w:r>
      <w:r w:rsidRPr="000C1DB3">
        <w:t>d</w:t>
      </w:r>
      <w:r w:rsidRPr="000C1DB3">
        <w:rPr>
          <w:spacing w:val="2"/>
        </w:rPr>
        <w:t xml:space="preserve"> </w:t>
      </w:r>
      <w:r w:rsidRPr="000C1DB3">
        <w:rPr>
          <w:spacing w:val="4"/>
          <w:w w:val="92"/>
        </w:rPr>
        <w:t>w</w:t>
      </w:r>
      <w:r w:rsidRPr="000C1DB3">
        <w:rPr>
          <w:w w:val="92"/>
        </w:rPr>
        <w:t>ill</w:t>
      </w:r>
      <w:r w:rsidRPr="000C1DB3">
        <w:rPr>
          <w:spacing w:val="-7"/>
          <w:w w:val="92"/>
        </w:rPr>
        <w:t xml:space="preserve"> </w:t>
      </w:r>
      <w:r w:rsidRPr="000C1DB3">
        <w:t>not</w:t>
      </w:r>
      <w:r w:rsidRPr="000C1DB3">
        <w:rPr>
          <w:spacing w:val="5"/>
        </w:rPr>
        <w:t xml:space="preserve"> </w:t>
      </w:r>
      <w:r w:rsidRPr="000C1DB3">
        <w:t>be</w:t>
      </w:r>
      <w:r w:rsidRPr="000C1DB3">
        <w:rPr>
          <w:spacing w:val="-15"/>
        </w:rPr>
        <w:t xml:space="preserve"> </w:t>
      </w:r>
      <w:r w:rsidRPr="000C1DB3">
        <w:rPr>
          <w:w w:val="97"/>
        </w:rPr>
        <w:t>able</w:t>
      </w:r>
      <w:r w:rsidRPr="000C1DB3">
        <w:rPr>
          <w:spacing w:val="-11"/>
          <w:w w:val="97"/>
        </w:rPr>
        <w:t xml:space="preserve"> </w:t>
      </w:r>
      <w:r w:rsidRPr="000C1DB3">
        <w:rPr>
          <w:spacing w:val="-2"/>
        </w:rPr>
        <w:t>t</w:t>
      </w:r>
      <w:r w:rsidRPr="000C1DB3">
        <w:t>o</w:t>
      </w:r>
      <w:r w:rsidRPr="000C1DB3">
        <w:rPr>
          <w:spacing w:val="-4"/>
        </w:rPr>
        <w:t xml:space="preserve"> </w:t>
      </w:r>
      <w:r w:rsidRPr="000C1DB3">
        <w:rPr>
          <w:spacing w:val="-3"/>
        </w:rPr>
        <w:t>r</w:t>
      </w:r>
      <w:r w:rsidRPr="000C1DB3">
        <w:t>e</w:t>
      </w:r>
      <w:r w:rsidRPr="000C1DB3">
        <w:rPr>
          <w:spacing w:val="-3"/>
        </w:rPr>
        <w:t>co</w:t>
      </w:r>
      <w:r w:rsidRPr="000C1DB3">
        <w:rPr>
          <w:spacing w:val="-4"/>
        </w:rPr>
        <w:t>v</w:t>
      </w:r>
      <w:r w:rsidRPr="000C1DB3">
        <w:rPr>
          <w:spacing w:val="-1"/>
        </w:rPr>
        <w:t>e</w:t>
      </w:r>
      <w:r w:rsidRPr="000C1DB3">
        <w:t>r</w:t>
      </w:r>
      <w:r w:rsidRPr="000C1DB3">
        <w:rPr>
          <w:spacing w:val="-16"/>
        </w:rPr>
        <w:t xml:space="preserve"> </w:t>
      </w:r>
      <w:r w:rsidRPr="000C1DB3">
        <w:rPr>
          <w:spacing w:val="-2"/>
          <w:w w:val="97"/>
        </w:rPr>
        <w:t>c</w:t>
      </w:r>
      <w:r w:rsidRPr="000C1DB3">
        <w:rPr>
          <w:w w:val="97"/>
        </w:rPr>
        <w:t>harges</w:t>
      </w:r>
      <w:r w:rsidRPr="000C1DB3">
        <w:rPr>
          <w:spacing w:val="-9"/>
          <w:w w:val="97"/>
        </w:rPr>
        <w:t xml:space="preserve"> </w:t>
      </w:r>
      <w:r w:rsidRPr="000C1DB3">
        <w:t>b</w:t>
      </w:r>
      <w:r w:rsidRPr="000C1DB3">
        <w:rPr>
          <w:spacing w:val="2"/>
        </w:rPr>
        <w:t>e</w:t>
      </w:r>
      <w:r w:rsidRPr="000C1DB3">
        <w:rPr>
          <w:spacing w:val="-4"/>
        </w:rPr>
        <w:t>y</w:t>
      </w:r>
      <w:r w:rsidRPr="000C1DB3">
        <w:rPr>
          <w:spacing w:val="-1"/>
        </w:rPr>
        <w:t>o</w:t>
      </w:r>
      <w:r w:rsidRPr="000C1DB3">
        <w:t>nd</w:t>
      </w:r>
      <w:r w:rsidRPr="000C1DB3">
        <w:rPr>
          <w:spacing w:val="-8"/>
        </w:rPr>
        <w:t xml:space="preserve"> </w:t>
      </w:r>
      <w:r w:rsidRPr="000C1DB3">
        <w:t>the</w:t>
      </w:r>
      <w:r w:rsidRPr="000C1DB3">
        <w:rPr>
          <w:spacing w:val="-6"/>
        </w:rPr>
        <w:t xml:space="preserve"> </w:t>
      </w:r>
      <w:r w:rsidRPr="000C1DB3">
        <w:t>statu</w:t>
      </w:r>
      <w:r w:rsidRPr="000C1DB3">
        <w:rPr>
          <w:spacing w:val="-2"/>
        </w:rPr>
        <w:t>t</w:t>
      </w:r>
      <w:r w:rsidRPr="000C1DB3">
        <w:t>o</w:t>
      </w:r>
      <w:r w:rsidRPr="000C1DB3">
        <w:rPr>
          <w:spacing w:val="6"/>
        </w:rPr>
        <w:t>r</w:t>
      </w:r>
      <w:r w:rsidRPr="000C1DB3">
        <w:t>y</w:t>
      </w:r>
      <w:r w:rsidRPr="000C1DB3">
        <w:rPr>
          <w:spacing w:val="-3"/>
        </w:rPr>
        <w:t xml:space="preserve"> </w:t>
      </w:r>
      <w:r w:rsidRPr="000C1DB3">
        <w:t>financial</w:t>
      </w:r>
      <w:r w:rsidRPr="000C1DB3">
        <w:rPr>
          <w:spacing w:val="-7"/>
        </w:rPr>
        <w:t xml:space="preserve"> </w:t>
      </w:r>
      <w:r w:rsidRPr="000C1DB3">
        <w:rPr>
          <w:spacing w:val="-1"/>
        </w:rPr>
        <w:t>limit</w:t>
      </w:r>
      <w:r w:rsidRPr="000C1DB3">
        <w:t>s</w:t>
      </w:r>
      <w:r w:rsidRPr="000C1DB3">
        <w:rPr>
          <w:spacing w:val="-14"/>
        </w:rPr>
        <w:t xml:space="preserve"> </w:t>
      </w:r>
      <w:r w:rsidRPr="000C1DB3">
        <w:rPr>
          <w:spacing w:val="-1"/>
        </w:rPr>
        <w:t>i</w:t>
      </w:r>
      <w:r w:rsidRPr="000C1DB3">
        <w:t xml:space="preserve">f </w:t>
      </w:r>
      <w:r w:rsidR="00661980" w:rsidRPr="000C1DB3">
        <w:rPr>
          <w:spacing w:val="-1"/>
        </w:rPr>
        <w:t>they</w:t>
      </w:r>
      <w:r w:rsidR="00661980" w:rsidRPr="000C1DB3">
        <w:rPr>
          <w:spacing w:val="-13"/>
        </w:rPr>
        <w:t xml:space="preserve"> </w:t>
      </w:r>
      <w:r w:rsidRPr="000C1DB3">
        <w:rPr>
          <w:spacing w:val="-1"/>
          <w:w w:val="93"/>
        </w:rPr>
        <w:t>fail</w:t>
      </w:r>
      <w:r w:rsidRPr="000C1DB3">
        <w:rPr>
          <w:spacing w:val="-14"/>
        </w:rPr>
        <w:t xml:space="preserve"> </w:t>
      </w:r>
      <w:r w:rsidRPr="000C1DB3">
        <w:rPr>
          <w:spacing w:val="-3"/>
        </w:rPr>
        <w:t>t</w:t>
      </w:r>
      <w:r w:rsidRPr="000C1DB3">
        <w:t>o</w:t>
      </w:r>
      <w:r w:rsidRPr="000C1DB3">
        <w:rPr>
          <w:spacing w:val="-5"/>
        </w:rPr>
        <w:t xml:space="preserve"> </w:t>
      </w:r>
      <w:r w:rsidRPr="000C1DB3">
        <w:rPr>
          <w:spacing w:val="-1"/>
        </w:rPr>
        <w:t>ca</w:t>
      </w:r>
      <w:r w:rsidRPr="000C1DB3">
        <w:rPr>
          <w:spacing w:val="2"/>
        </w:rPr>
        <w:t>r</w:t>
      </w:r>
      <w:r w:rsidRPr="000C1DB3">
        <w:rPr>
          <w:spacing w:val="6"/>
        </w:rPr>
        <w:t>r</w:t>
      </w:r>
      <w:r w:rsidRPr="000C1DB3">
        <w:t>y</w:t>
      </w:r>
      <w:r w:rsidRPr="000C1DB3">
        <w:rPr>
          <w:spacing w:val="-18"/>
        </w:rPr>
        <w:t xml:space="preserve"> </w:t>
      </w:r>
      <w:r w:rsidRPr="000C1DB3">
        <w:rPr>
          <w:spacing w:val="-1"/>
        </w:rPr>
        <w:t>ou</w:t>
      </w:r>
      <w:r w:rsidRPr="000C1DB3">
        <w:t>t</w:t>
      </w:r>
      <w:r w:rsidRPr="000C1DB3">
        <w:rPr>
          <w:spacing w:val="-2"/>
        </w:rPr>
        <w:t xml:space="preserve"> </w:t>
      </w:r>
      <w:r w:rsidRPr="000C1DB3">
        <w:rPr>
          <w:spacing w:val="-1"/>
          <w:w w:val="97"/>
        </w:rPr>
        <w:t>a</w:t>
      </w:r>
      <w:r w:rsidRPr="000C1DB3">
        <w:rPr>
          <w:spacing w:val="-6"/>
          <w:w w:val="97"/>
        </w:rPr>
        <w:t>n</w:t>
      </w:r>
      <w:r w:rsidRPr="000C1DB3">
        <w:rPr>
          <w:w w:val="97"/>
        </w:rPr>
        <w:t>y</w:t>
      </w:r>
      <w:r w:rsidRPr="000C1DB3">
        <w:rPr>
          <w:spacing w:val="-11"/>
          <w:w w:val="97"/>
        </w:rPr>
        <w:t xml:space="preserve"> </w:t>
      </w:r>
      <w:r w:rsidRPr="000C1DB3">
        <w:rPr>
          <w:spacing w:val="-1"/>
        </w:rPr>
        <w:t>o</w:t>
      </w:r>
      <w:r w:rsidRPr="000C1DB3">
        <w:t>f</w:t>
      </w:r>
      <w:r w:rsidRPr="000C1DB3">
        <w:rPr>
          <w:spacing w:val="-10"/>
        </w:rPr>
        <w:t xml:space="preserve"> </w:t>
      </w:r>
      <w:r w:rsidRPr="000C1DB3">
        <w:rPr>
          <w:spacing w:val="-1"/>
        </w:rPr>
        <w:t>th</w:t>
      </w:r>
      <w:r w:rsidRPr="000C1DB3">
        <w:t>e</w:t>
      </w:r>
      <w:r w:rsidRPr="000C1DB3">
        <w:rPr>
          <w:spacing w:val="-9"/>
        </w:rPr>
        <w:t xml:space="preserve"> </w:t>
      </w:r>
      <w:r w:rsidRPr="000C1DB3">
        <w:rPr>
          <w:spacing w:val="-4"/>
        </w:rPr>
        <w:t>c</w:t>
      </w:r>
      <w:r w:rsidRPr="000C1DB3">
        <w:rPr>
          <w:spacing w:val="-1"/>
        </w:rPr>
        <w:t>onsultatio</w:t>
      </w:r>
      <w:r w:rsidRPr="000C1DB3">
        <w:t>n</w:t>
      </w:r>
      <w:r w:rsidRPr="000C1DB3">
        <w:rPr>
          <w:spacing w:val="4"/>
        </w:rPr>
        <w:t xml:space="preserve"> </w:t>
      </w:r>
      <w:r w:rsidRPr="000C1DB3">
        <w:rPr>
          <w:spacing w:val="-1"/>
        </w:rPr>
        <w:t>p</w:t>
      </w:r>
      <w:r w:rsidRPr="000C1DB3">
        <w:rPr>
          <w:spacing w:val="-4"/>
        </w:rPr>
        <w:t>r</w:t>
      </w:r>
      <w:r w:rsidRPr="000C1DB3">
        <w:rPr>
          <w:spacing w:val="-1"/>
        </w:rPr>
        <w:t>o</w:t>
      </w:r>
      <w:r w:rsidRPr="000C1DB3">
        <w:rPr>
          <w:spacing w:val="-3"/>
        </w:rPr>
        <w:t>c</w:t>
      </w:r>
      <w:r w:rsidRPr="000C1DB3">
        <w:rPr>
          <w:spacing w:val="-1"/>
        </w:rPr>
        <w:t>edu</w:t>
      </w:r>
      <w:r w:rsidRPr="000C1DB3">
        <w:rPr>
          <w:spacing w:val="-3"/>
        </w:rPr>
        <w:t>r</w:t>
      </w:r>
      <w:r w:rsidRPr="000C1DB3">
        <w:rPr>
          <w:spacing w:val="-1"/>
        </w:rPr>
        <w:t>e</w:t>
      </w:r>
      <w:r w:rsidRPr="000C1DB3">
        <w:t>s</w:t>
      </w:r>
      <w:r w:rsidRPr="000C1DB3">
        <w:rPr>
          <w:spacing w:val="-3"/>
        </w:rPr>
        <w:t xml:space="preserve"> </w:t>
      </w:r>
      <w:r w:rsidRPr="000C1DB3">
        <w:rPr>
          <w:spacing w:val="-1"/>
        </w:rPr>
        <w:t>o</w:t>
      </w:r>
      <w:r w:rsidRPr="000C1DB3">
        <w:t>r</w:t>
      </w:r>
      <w:r w:rsidRPr="000C1DB3">
        <w:rPr>
          <w:spacing w:val="-8"/>
        </w:rPr>
        <w:t xml:space="preserve"> </w:t>
      </w:r>
      <w:r w:rsidRPr="000C1DB3">
        <w:rPr>
          <w:spacing w:val="-1"/>
        </w:rPr>
        <w:t>al</w:t>
      </w:r>
      <w:r w:rsidRPr="000C1DB3">
        <w:rPr>
          <w:spacing w:val="-3"/>
        </w:rPr>
        <w:t>t</w:t>
      </w:r>
      <w:r w:rsidRPr="000C1DB3">
        <w:rPr>
          <w:spacing w:val="-1"/>
        </w:rPr>
        <w:t>e</w:t>
      </w:r>
      <w:r w:rsidRPr="000C1DB3">
        <w:rPr>
          <w:spacing w:val="1"/>
        </w:rPr>
        <w:t>r</w:t>
      </w:r>
      <w:r w:rsidRPr="000C1DB3">
        <w:rPr>
          <w:spacing w:val="-1"/>
        </w:rPr>
        <w:t>nat</w:t>
      </w:r>
      <w:r w:rsidRPr="000C1DB3">
        <w:rPr>
          <w:spacing w:val="-3"/>
        </w:rPr>
        <w:t>i</w:t>
      </w:r>
      <w:r w:rsidRPr="000C1DB3">
        <w:rPr>
          <w:spacing w:val="-4"/>
        </w:rPr>
        <w:t>v</w:t>
      </w:r>
      <w:r w:rsidRPr="000C1DB3">
        <w:rPr>
          <w:spacing w:val="-1"/>
        </w:rPr>
        <w:t>ely</w:t>
      </w:r>
      <w:r w:rsidRPr="000C1DB3">
        <w:rPr>
          <w:spacing w:val="1"/>
        </w:rPr>
        <w:t xml:space="preserve"> </w:t>
      </w:r>
      <w:r w:rsidRPr="000C1DB3">
        <w:rPr>
          <w:w w:val="93"/>
        </w:rPr>
        <w:t>fail</w:t>
      </w:r>
      <w:r w:rsidRPr="000C1DB3">
        <w:rPr>
          <w:spacing w:val="-1"/>
          <w:w w:val="93"/>
        </w:rPr>
        <w:t xml:space="preserve"> </w:t>
      </w:r>
      <w:r w:rsidRPr="000C1DB3">
        <w:rPr>
          <w:spacing w:val="-2"/>
        </w:rPr>
        <w:t>t</w:t>
      </w:r>
      <w:r w:rsidRPr="000C1DB3">
        <w:t>o</w:t>
      </w:r>
      <w:r w:rsidRPr="000C1DB3">
        <w:rPr>
          <w:spacing w:val="4"/>
        </w:rPr>
        <w:t xml:space="preserve"> </w:t>
      </w:r>
      <w:r w:rsidRPr="000C1DB3">
        <w:t>obtain</w:t>
      </w:r>
      <w:r w:rsidRPr="000C1DB3">
        <w:rPr>
          <w:spacing w:val="10"/>
        </w:rPr>
        <w:t xml:space="preserve"> </w:t>
      </w:r>
      <w:r w:rsidRPr="000C1DB3">
        <w:t>a</w:t>
      </w:r>
      <w:r w:rsidRPr="000C1DB3">
        <w:rPr>
          <w:spacing w:val="-7"/>
        </w:rPr>
        <w:t xml:space="preserve"> </w:t>
      </w:r>
      <w:r w:rsidRPr="000C1DB3">
        <w:rPr>
          <w:w w:val="101"/>
        </w:rPr>
        <w:t>dispensation</w:t>
      </w:r>
      <w:r w:rsidRPr="000C1DB3">
        <w:rPr>
          <w:spacing w:val="-5"/>
        </w:rPr>
        <w:t xml:space="preserve"> </w:t>
      </w:r>
      <w:r w:rsidRPr="000C1DB3">
        <w:t>f</w:t>
      </w:r>
      <w:r w:rsidRPr="000C1DB3">
        <w:rPr>
          <w:spacing w:val="-3"/>
        </w:rPr>
        <w:t>r</w:t>
      </w:r>
      <w:r w:rsidRPr="000C1DB3">
        <w:t>om</w:t>
      </w:r>
      <w:r w:rsidRPr="000C1DB3">
        <w:rPr>
          <w:spacing w:val="7"/>
        </w:rPr>
        <w:t xml:space="preserve"> </w:t>
      </w:r>
      <w:r w:rsidRPr="000C1DB3">
        <w:t>a</w:t>
      </w:r>
      <w:r w:rsidR="00E67834" w:rsidRPr="000C1DB3">
        <w:t>n</w:t>
      </w:r>
      <w:r w:rsidRPr="000C1DB3">
        <w:rPr>
          <w:spacing w:val="-7"/>
        </w:rPr>
        <w:t xml:space="preserve"> </w:t>
      </w:r>
      <w:r w:rsidR="00F90A85" w:rsidRPr="000C1DB3">
        <w:rPr>
          <w:spacing w:val="-23"/>
        </w:rPr>
        <w:t>FTT</w:t>
      </w:r>
      <w:r w:rsidRPr="000C1DB3">
        <w:t>.</w:t>
      </w:r>
    </w:p>
    <w:tbl>
      <w:tblPr>
        <w:tblStyle w:val="TableGrid"/>
        <w:tblW w:w="0" w:type="auto"/>
        <w:tblLook w:val="04A0" w:firstRow="1" w:lastRow="0" w:firstColumn="1" w:lastColumn="0" w:noHBand="0" w:noVBand="1"/>
      </w:tblPr>
      <w:tblGrid>
        <w:gridCol w:w="9242"/>
      </w:tblGrid>
      <w:tr w:rsidR="006A7444" w:rsidRPr="000C1DB3" w14:paraId="7523F906" w14:textId="77777777" w:rsidTr="006A7444">
        <w:tc>
          <w:tcPr>
            <w:tcW w:w="9242" w:type="dxa"/>
          </w:tcPr>
          <w:p w14:paraId="5BD11B85" w14:textId="77777777" w:rsidR="006A7444" w:rsidRPr="000C1DB3" w:rsidRDefault="00113188" w:rsidP="000C1DB3">
            <w:pPr>
              <w:pStyle w:val="onlinetext"/>
              <w:rPr>
                <w:i/>
              </w:rPr>
            </w:pPr>
            <w:r w:rsidRPr="000C1DB3">
              <w:rPr>
                <w:i/>
              </w:rPr>
              <w:t>Service Charges (Consultation Requirements)(England) Regulations 2003 (SI 2003/1987)</w:t>
            </w:r>
          </w:p>
          <w:p w14:paraId="0019B43B" w14:textId="77777777" w:rsidR="00113188" w:rsidRPr="000C1DB3" w:rsidRDefault="00113188" w:rsidP="000C1DB3">
            <w:pPr>
              <w:pStyle w:val="onlinetext"/>
              <w:rPr>
                <w:i/>
              </w:rPr>
            </w:pPr>
            <w:r w:rsidRPr="000C1DB3">
              <w:rPr>
                <w:i/>
              </w:rPr>
              <w:t>Service Charges (Consultation Requirements)(Amendment)(No2)(England) Regulations 2004 (SI 2004/2939</w:t>
            </w:r>
          </w:p>
        </w:tc>
      </w:tr>
    </w:tbl>
    <w:p w14:paraId="001540DD" w14:textId="77777777" w:rsidR="006A7444" w:rsidRPr="0083071A" w:rsidRDefault="006A7444" w:rsidP="0083071A">
      <w:pPr>
        <w:widowControl w:val="0"/>
        <w:autoSpaceDE w:val="0"/>
        <w:autoSpaceDN w:val="0"/>
        <w:adjustRightInd w:val="0"/>
        <w:spacing w:line="243" w:lineRule="auto"/>
        <w:ind w:right="95"/>
        <w:rPr>
          <w:rFonts w:ascii="Verdana" w:eastAsia="MS PMincho" w:hAnsi="Verdana"/>
          <w:color w:val="000000"/>
          <w:sz w:val="20"/>
          <w:szCs w:val="20"/>
        </w:rPr>
      </w:pPr>
    </w:p>
    <w:p w14:paraId="4A660BC4" w14:textId="77777777" w:rsidR="004C439B" w:rsidRPr="0083071A" w:rsidRDefault="004C439B" w:rsidP="0083071A">
      <w:pPr>
        <w:widowControl w:val="0"/>
        <w:autoSpaceDE w:val="0"/>
        <w:autoSpaceDN w:val="0"/>
        <w:adjustRightInd w:val="0"/>
        <w:spacing w:line="243" w:lineRule="auto"/>
        <w:ind w:right="95"/>
        <w:rPr>
          <w:rFonts w:ascii="Verdana" w:eastAsia="MS PMincho" w:hAnsi="Verdana"/>
          <w:color w:val="000000"/>
          <w:sz w:val="20"/>
          <w:szCs w:val="20"/>
        </w:rPr>
      </w:pPr>
    </w:p>
    <w:p w14:paraId="47DE41DC" w14:textId="77777777" w:rsidR="004C439B" w:rsidRPr="00C47742" w:rsidRDefault="004C439B" w:rsidP="004C654A">
      <w:pPr>
        <w:rPr>
          <w:rFonts w:ascii="Verdana" w:eastAsia="MS PMincho" w:hAnsi="Verdana"/>
          <w:b/>
          <w:color w:val="000000"/>
          <w:sz w:val="20"/>
          <w:szCs w:val="20"/>
        </w:rPr>
      </w:pPr>
      <w:r w:rsidRPr="00C47742">
        <w:rPr>
          <w:rFonts w:ascii="Verdana" w:eastAsia="MS PMincho" w:hAnsi="Verdana"/>
          <w:b/>
          <w:spacing w:val="-3"/>
          <w:sz w:val="20"/>
          <w:szCs w:val="20"/>
        </w:rPr>
        <w:t>I</w:t>
      </w:r>
      <w:r w:rsidRPr="00C47742">
        <w:rPr>
          <w:rFonts w:ascii="Verdana" w:eastAsia="MS PMincho" w:hAnsi="Verdana"/>
          <w:b/>
          <w:sz w:val="20"/>
          <w:szCs w:val="20"/>
        </w:rPr>
        <w:t>nfo</w:t>
      </w:r>
      <w:r w:rsidRPr="00C47742">
        <w:rPr>
          <w:rFonts w:ascii="Verdana" w:eastAsia="MS PMincho" w:hAnsi="Verdana"/>
          <w:b/>
          <w:spacing w:val="4"/>
          <w:sz w:val="20"/>
          <w:szCs w:val="20"/>
        </w:rPr>
        <w:t>r</w:t>
      </w:r>
      <w:r w:rsidRPr="00C47742">
        <w:rPr>
          <w:rFonts w:ascii="Verdana" w:eastAsia="MS PMincho" w:hAnsi="Verdana"/>
          <w:b/>
          <w:sz w:val="20"/>
          <w:szCs w:val="20"/>
        </w:rPr>
        <w:t>ma</w:t>
      </w:r>
      <w:r w:rsidRPr="00C47742">
        <w:rPr>
          <w:rFonts w:ascii="Verdana" w:eastAsia="MS PMincho" w:hAnsi="Verdana"/>
          <w:b/>
          <w:spacing w:val="1"/>
          <w:sz w:val="20"/>
          <w:szCs w:val="20"/>
        </w:rPr>
        <w:t>t</w:t>
      </w:r>
      <w:r w:rsidRPr="00C47742">
        <w:rPr>
          <w:rFonts w:ascii="Verdana" w:eastAsia="MS PMincho" w:hAnsi="Verdana"/>
          <w:b/>
          <w:sz w:val="20"/>
          <w:szCs w:val="20"/>
        </w:rPr>
        <w:t>ion</w:t>
      </w:r>
      <w:r w:rsidRPr="00C47742">
        <w:rPr>
          <w:rFonts w:ascii="Verdana" w:eastAsia="MS PMincho" w:hAnsi="Verdana"/>
          <w:b/>
          <w:spacing w:val="-15"/>
          <w:sz w:val="20"/>
          <w:szCs w:val="20"/>
        </w:rPr>
        <w:t xml:space="preserve"> </w:t>
      </w:r>
      <w:r w:rsidRPr="00C47742">
        <w:rPr>
          <w:rFonts w:ascii="Verdana" w:eastAsia="MS PMincho" w:hAnsi="Verdana"/>
          <w:b/>
          <w:sz w:val="20"/>
          <w:szCs w:val="20"/>
        </w:rPr>
        <w:t>a</w:t>
      </w:r>
      <w:r w:rsidRPr="00C47742">
        <w:rPr>
          <w:rFonts w:ascii="Verdana" w:eastAsia="MS PMincho" w:hAnsi="Verdana"/>
          <w:b/>
          <w:spacing w:val="1"/>
          <w:sz w:val="20"/>
          <w:szCs w:val="20"/>
        </w:rPr>
        <w:t>b</w:t>
      </w:r>
      <w:r w:rsidRPr="00C47742">
        <w:rPr>
          <w:rFonts w:ascii="Verdana" w:eastAsia="MS PMincho" w:hAnsi="Verdana"/>
          <w:b/>
          <w:sz w:val="20"/>
          <w:szCs w:val="20"/>
        </w:rPr>
        <w:t>out</w:t>
      </w:r>
      <w:r w:rsidRPr="00C47742">
        <w:rPr>
          <w:rFonts w:ascii="Verdana" w:eastAsia="MS PMincho" w:hAnsi="Verdana"/>
          <w:b/>
          <w:spacing w:val="-16"/>
          <w:sz w:val="20"/>
          <w:szCs w:val="20"/>
        </w:rPr>
        <w:t xml:space="preserve"> </w:t>
      </w:r>
      <w:r w:rsidRPr="00C47742">
        <w:rPr>
          <w:rFonts w:ascii="Verdana" w:eastAsia="MS PMincho" w:hAnsi="Verdana"/>
          <w:b/>
          <w:w w:val="99"/>
          <w:sz w:val="20"/>
          <w:szCs w:val="20"/>
        </w:rPr>
        <w:t>building</w:t>
      </w:r>
      <w:r w:rsidRPr="00C47742">
        <w:rPr>
          <w:rFonts w:ascii="Verdana" w:eastAsia="MS PMincho" w:hAnsi="Verdana"/>
          <w:b/>
          <w:spacing w:val="-12"/>
          <w:w w:val="99"/>
          <w:sz w:val="20"/>
          <w:szCs w:val="20"/>
        </w:rPr>
        <w:t xml:space="preserve"> </w:t>
      </w:r>
      <w:r w:rsidRPr="00C47742">
        <w:rPr>
          <w:rFonts w:ascii="Verdana" w:eastAsia="MS PMincho" w:hAnsi="Verdana"/>
          <w:b/>
          <w:sz w:val="20"/>
          <w:szCs w:val="20"/>
        </w:rPr>
        <w:t>insu</w:t>
      </w:r>
      <w:r w:rsidRPr="00C47742">
        <w:rPr>
          <w:rFonts w:ascii="Verdana" w:eastAsia="MS PMincho" w:hAnsi="Verdana"/>
          <w:b/>
          <w:spacing w:val="2"/>
          <w:sz w:val="20"/>
          <w:szCs w:val="20"/>
        </w:rPr>
        <w:t>r</w:t>
      </w:r>
      <w:r w:rsidRPr="00C47742">
        <w:rPr>
          <w:rFonts w:ascii="Verdana" w:eastAsia="MS PMincho" w:hAnsi="Verdana"/>
          <w:b/>
          <w:sz w:val="20"/>
          <w:szCs w:val="20"/>
        </w:rPr>
        <w:t>an</w:t>
      </w:r>
      <w:r w:rsidRPr="00C47742">
        <w:rPr>
          <w:rFonts w:ascii="Verdana" w:eastAsia="MS PMincho" w:hAnsi="Verdana"/>
          <w:b/>
          <w:spacing w:val="-3"/>
          <w:sz w:val="20"/>
          <w:szCs w:val="20"/>
        </w:rPr>
        <w:t>c</w:t>
      </w:r>
      <w:r w:rsidRPr="00C47742">
        <w:rPr>
          <w:rFonts w:ascii="Verdana" w:eastAsia="MS PMincho" w:hAnsi="Verdana"/>
          <w:b/>
          <w:sz w:val="20"/>
          <w:szCs w:val="20"/>
        </w:rPr>
        <w:t>e</w:t>
      </w:r>
    </w:p>
    <w:p w14:paraId="34916C5D" w14:textId="77777777" w:rsidR="004C439B" w:rsidRPr="0083071A" w:rsidRDefault="004C439B" w:rsidP="0083071A">
      <w:pPr>
        <w:widowControl w:val="0"/>
        <w:autoSpaceDE w:val="0"/>
        <w:autoSpaceDN w:val="0"/>
        <w:adjustRightInd w:val="0"/>
        <w:spacing w:before="7" w:line="110" w:lineRule="exact"/>
        <w:ind w:right="95"/>
        <w:rPr>
          <w:rFonts w:ascii="Verdana" w:eastAsia="MS PMincho" w:hAnsi="Verdana"/>
          <w:color w:val="000000"/>
          <w:sz w:val="20"/>
          <w:szCs w:val="20"/>
        </w:rPr>
      </w:pPr>
    </w:p>
    <w:p w14:paraId="49F704A6" w14:textId="16248140" w:rsidR="004C439B" w:rsidRPr="000C1DB3" w:rsidRDefault="004C439B" w:rsidP="000C1DB3">
      <w:pPr>
        <w:pStyle w:val="onlinetext"/>
      </w:pPr>
      <w:r w:rsidRPr="000C1DB3">
        <w:t>Buildings insurance costs must be reasonable, and</w:t>
      </w:r>
      <w:r w:rsidR="0083071A" w:rsidRPr="000C1DB3">
        <w:t xml:space="preserve"> leaseholders</w:t>
      </w:r>
      <w:r w:rsidRPr="000C1DB3">
        <w:t xml:space="preserve"> have the right to challenge the landlord’s insurance arrangements at </w:t>
      </w:r>
      <w:r w:rsidR="00D84D45">
        <w:t xml:space="preserve">the </w:t>
      </w:r>
      <w:r w:rsidR="00F90A85" w:rsidRPr="000C1DB3">
        <w:t>FTT</w:t>
      </w:r>
      <w:r w:rsidR="00615983" w:rsidRPr="000C1DB3">
        <w:t xml:space="preserve"> </w:t>
      </w:r>
      <w:r w:rsidRPr="000C1DB3">
        <w:t>if this is not believed to be the case, whether the costs are demanded as part of a service charge, or whethe</w:t>
      </w:r>
      <w:r w:rsidR="0083071A" w:rsidRPr="000C1DB3">
        <w:t>r</w:t>
      </w:r>
      <w:r w:rsidRPr="000C1DB3">
        <w:t xml:space="preserve"> the </w:t>
      </w:r>
      <w:r w:rsidR="0083071A" w:rsidRPr="000C1DB3">
        <w:t>leaseholder</w:t>
      </w:r>
      <w:r w:rsidRPr="000C1DB3">
        <w:t xml:space="preserve"> is required to insure the</w:t>
      </w:r>
      <w:r w:rsidR="00615983" w:rsidRPr="000C1DB3">
        <w:t xml:space="preserve"> </w:t>
      </w:r>
      <w:r w:rsidRPr="000C1DB3">
        <w:t>property</w:t>
      </w:r>
      <w:r w:rsidR="00615983" w:rsidRPr="000C1DB3">
        <w:t xml:space="preserve"> </w:t>
      </w:r>
      <w:r w:rsidRPr="000C1DB3">
        <w:t>with an</w:t>
      </w:r>
      <w:r w:rsidR="00615983" w:rsidRPr="000C1DB3">
        <w:t xml:space="preserve"> </w:t>
      </w:r>
      <w:r w:rsidRPr="000C1DB3">
        <w:t>insurer nominated or approved by the landlord under the lease.</w:t>
      </w:r>
    </w:p>
    <w:p w14:paraId="247A3E7B" w14:textId="77777777" w:rsidR="000C1DB3" w:rsidRDefault="000C1DB3" w:rsidP="0083071A">
      <w:pPr>
        <w:widowControl w:val="0"/>
        <w:autoSpaceDE w:val="0"/>
        <w:autoSpaceDN w:val="0"/>
        <w:adjustRightInd w:val="0"/>
        <w:spacing w:line="243" w:lineRule="auto"/>
        <w:ind w:right="95"/>
        <w:rPr>
          <w:rFonts w:ascii="Verdana" w:eastAsia="MS PMincho" w:hAnsi="Verdana"/>
          <w:color w:val="363435"/>
          <w:sz w:val="20"/>
          <w:szCs w:val="20"/>
        </w:rPr>
      </w:pPr>
    </w:p>
    <w:tbl>
      <w:tblPr>
        <w:tblStyle w:val="TableGrid"/>
        <w:tblW w:w="0" w:type="auto"/>
        <w:tblLook w:val="04A0" w:firstRow="1" w:lastRow="0" w:firstColumn="1" w:lastColumn="0" w:noHBand="0" w:noVBand="1"/>
      </w:tblPr>
      <w:tblGrid>
        <w:gridCol w:w="9242"/>
      </w:tblGrid>
      <w:tr w:rsidR="00113188" w14:paraId="3C654517" w14:textId="77777777" w:rsidTr="00113188">
        <w:tc>
          <w:tcPr>
            <w:tcW w:w="9242" w:type="dxa"/>
          </w:tcPr>
          <w:p w14:paraId="00BBB6ED" w14:textId="77777777" w:rsidR="00113188" w:rsidRPr="00C47742" w:rsidRDefault="00113188" w:rsidP="0083071A">
            <w:pPr>
              <w:widowControl w:val="0"/>
              <w:autoSpaceDE w:val="0"/>
              <w:autoSpaceDN w:val="0"/>
              <w:adjustRightInd w:val="0"/>
              <w:spacing w:line="243" w:lineRule="auto"/>
              <w:ind w:right="95"/>
              <w:rPr>
                <w:rFonts w:ascii="Verdana" w:eastAsia="MS PMincho" w:hAnsi="Verdana"/>
                <w:i/>
                <w:color w:val="000000"/>
                <w:sz w:val="20"/>
                <w:szCs w:val="20"/>
              </w:rPr>
            </w:pPr>
            <w:r>
              <w:rPr>
                <w:rFonts w:ascii="Verdana" w:eastAsia="MS PMincho" w:hAnsi="Verdana"/>
                <w:i/>
                <w:color w:val="000000"/>
                <w:sz w:val="20"/>
                <w:szCs w:val="20"/>
              </w:rPr>
              <w:t>Schedule - Landlord and Tenant Act 1985 (as amended by the Commonhold and Leasehold Reform Act 2002)</w:t>
            </w:r>
          </w:p>
        </w:tc>
      </w:tr>
    </w:tbl>
    <w:p w14:paraId="14185688" w14:textId="77777777" w:rsidR="00113188" w:rsidRPr="0083071A" w:rsidRDefault="00113188" w:rsidP="0083071A">
      <w:pPr>
        <w:widowControl w:val="0"/>
        <w:autoSpaceDE w:val="0"/>
        <w:autoSpaceDN w:val="0"/>
        <w:adjustRightInd w:val="0"/>
        <w:spacing w:line="243" w:lineRule="auto"/>
        <w:ind w:right="95"/>
        <w:rPr>
          <w:rFonts w:ascii="Verdana" w:eastAsia="MS PMincho" w:hAnsi="Verdana"/>
          <w:color w:val="000000"/>
          <w:sz w:val="20"/>
          <w:szCs w:val="20"/>
        </w:rPr>
      </w:pPr>
    </w:p>
    <w:p w14:paraId="04BC4FD0" w14:textId="77777777" w:rsidR="004C439B" w:rsidRPr="000C1DB3" w:rsidRDefault="0083071A" w:rsidP="0083071A">
      <w:pPr>
        <w:widowControl w:val="0"/>
        <w:autoSpaceDE w:val="0"/>
        <w:autoSpaceDN w:val="0"/>
        <w:adjustRightInd w:val="0"/>
        <w:spacing w:line="243" w:lineRule="auto"/>
        <w:ind w:right="95"/>
        <w:rPr>
          <w:rFonts w:ascii="Verdana" w:eastAsia="MS PMincho" w:hAnsi="Verdana"/>
          <w:w w:val="95"/>
          <w:sz w:val="20"/>
          <w:szCs w:val="20"/>
        </w:rPr>
      </w:pPr>
      <w:r w:rsidRPr="000C1DB3">
        <w:rPr>
          <w:rFonts w:ascii="Verdana" w:eastAsia="MS PMincho" w:hAnsi="Verdana"/>
          <w:spacing w:val="-1"/>
          <w:sz w:val="20"/>
          <w:szCs w:val="20"/>
        </w:rPr>
        <w:t>Leaseholder</w:t>
      </w:r>
      <w:r w:rsidRPr="000C1DB3">
        <w:rPr>
          <w:rFonts w:ascii="Verdana" w:eastAsia="MS PMincho" w:hAnsi="Verdana"/>
          <w:spacing w:val="6"/>
          <w:sz w:val="20"/>
          <w:szCs w:val="20"/>
        </w:rPr>
        <w:t>s</w:t>
      </w:r>
      <w:r w:rsidRPr="000C1DB3">
        <w:rPr>
          <w:rFonts w:ascii="Verdana" w:eastAsia="MS PMincho" w:hAnsi="Verdana"/>
          <w:spacing w:val="-2"/>
          <w:w w:val="96"/>
          <w:sz w:val="20"/>
          <w:szCs w:val="20"/>
        </w:rPr>
        <w:t xml:space="preserve"> </w:t>
      </w:r>
      <w:r w:rsidR="004C439B" w:rsidRPr="000C1DB3">
        <w:rPr>
          <w:rFonts w:ascii="Verdana" w:eastAsia="MS PMincho" w:hAnsi="Verdana"/>
          <w:spacing w:val="-2"/>
          <w:w w:val="96"/>
          <w:sz w:val="20"/>
          <w:szCs w:val="20"/>
        </w:rPr>
        <w:t>als</w:t>
      </w:r>
      <w:r w:rsidR="004C439B" w:rsidRPr="000C1DB3">
        <w:rPr>
          <w:rFonts w:ascii="Verdana" w:eastAsia="MS PMincho" w:hAnsi="Verdana"/>
          <w:w w:val="96"/>
          <w:sz w:val="20"/>
          <w:szCs w:val="20"/>
        </w:rPr>
        <w:t>o</w:t>
      </w:r>
      <w:r w:rsidR="004C439B" w:rsidRPr="000C1DB3">
        <w:rPr>
          <w:rFonts w:ascii="Verdana" w:eastAsia="MS PMincho" w:hAnsi="Verdana"/>
          <w:spacing w:val="-9"/>
          <w:w w:val="96"/>
          <w:sz w:val="20"/>
          <w:szCs w:val="20"/>
        </w:rPr>
        <w:t xml:space="preserve"> </w:t>
      </w:r>
      <w:r w:rsidR="004C439B" w:rsidRPr="000C1DB3">
        <w:rPr>
          <w:rFonts w:ascii="Verdana" w:eastAsia="MS PMincho" w:hAnsi="Verdana"/>
          <w:spacing w:val="-2"/>
          <w:w w:val="96"/>
          <w:sz w:val="20"/>
          <w:szCs w:val="20"/>
        </w:rPr>
        <w:t>h</w:t>
      </w:r>
      <w:r w:rsidR="004C439B" w:rsidRPr="000C1DB3">
        <w:rPr>
          <w:rFonts w:ascii="Verdana" w:eastAsia="MS PMincho" w:hAnsi="Verdana"/>
          <w:spacing w:val="-6"/>
          <w:w w:val="96"/>
          <w:sz w:val="20"/>
          <w:szCs w:val="20"/>
        </w:rPr>
        <w:t>av</w:t>
      </w:r>
      <w:r w:rsidR="004C439B" w:rsidRPr="000C1DB3">
        <w:rPr>
          <w:rFonts w:ascii="Verdana" w:eastAsia="MS PMincho" w:hAnsi="Verdana"/>
          <w:w w:val="96"/>
          <w:sz w:val="20"/>
          <w:szCs w:val="20"/>
        </w:rPr>
        <w:t>e</w:t>
      </w:r>
      <w:r w:rsidR="004C439B" w:rsidRPr="000C1DB3">
        <w:rPr>
          <w:rFonts w:ascii="Verdana" w:eastAsia="MS PMincho" w:hAnsi="Verdana"/>
          <w:spacing w:val="-11"/>
          <w:w w:val="96"/>
          <w:sz w:val="20"/>
          <w:szCs w:val="20"/>
        </w:rPr>
        <w:t xml:space="preserve"> </w:t>
      </w:r>
      <w:r w:rsidR="004C439B" w:rsidRPr="000C1DB3">
        <w:rPr>
          <w:rFonts w:ascii="Verdana" w:eastAsia="MS PMincho" w:hAnsi="Verdana"/>
          <w:spacing w:val="-2"/>
          <w:sz w:val="20"/>
          <w:szCs w:val="20"/>
        </w:rPr>
        <w:t>th</w:t>
      </w:r>
      <w:r w:rsidR="004C439B" w:rsidRPr="000C1DB3">
        <w:rPr>
          <w:rFonts w:ascii="Verdana" w:eastAsia="MS PMincho" w:hAnsi="Verdana"/>
          <w:sz w:val="20"/>
          <w:szCs w:val="20"/>
        </w:rPr>
        <w:t>e</w:t>
      </w:r>
      <w:r w:rsidR="004C439B" w:rsidRPr="000C1DB3">
        <w:rPr>
          <w:rFonts w:ascii="Verdana" w:eastAsia="MS PMincho" w:hAnsi="Verdana"/>
          <w:spacing w:val="-10"/>
          <w:sz w:val="20"/>
          <w:szCs w:val="20"/>
        </w:rPr>
        <w:t xml:space="preserve"> </w:t>
      </w:r>
      <w:r w:rsidR="004C439B" w:rsidRPr="000C1DB3">
        <w:rPr>
          <w:rFonts w:ascii="Verdana" w:eastAsia="MS PMincho" w:hAnsi="Verdana"/>
          <w:spacing w:val="1"/>
          <w:sz w:val="20"/>
          <w:szCs w:val="20"/>
        </w:rPr>
        <w:t>r</w:t>
      </w:r>
      <w:r w:rsidR="004C439B" w:rsidRPr="000C1DB3">
        <w:rPr>
          <w:rFonts w:ascii="Verdana" w:eastAsia="MS PMincho" w:hAnsi="Verdana"/>
          <w:spacing w:val="-2"/>
          <w:sz w:val="20"/>
          <w:szCs w:val="20"/>
        </w:rPr>
        <w:t>i</w:t>
      </w:r>
      <w:r w:rsidR="004C439B" w:rsidRPr="000C1DB3">
        <w:rPr>
          <w:rFonts w:ascii="Verdana" w:eastAsia="MS PMincho" w:hAnsi="Verdana"/>
          <w:spacing w:val="1"/>
          <w:sz w:val="20"/>
          <w:szCs w:val="20"/>
        </w:rPr>
        <w:t>g</w:t>
      </w:r>
      <w:r w:rsidR="004C439B" w:rsidRPr="000C1DB3">
        <w:rPr>
          <w:rFonts w:ascii="Verdana" w:eastAsia="MS PMincho" w:hAnsi="Verdana"/>
          <w:spacing w:val="-2"/>
          <w:sz w:val="20"/>
          <w:szCs w:val="20"/>
        </w:rPr>
        <w:t>h</w:t>
      </w:r>
      <w:r w:rsidR="004C439B" w:rsidRPr="000C1DB3">
        <w:rPr>
          <w:rFonts w:ascii="Verdana" w:eastAsia="MS PMincho" w:hAnsi="Verdana"/>
          <w:sz w:val="20"/>
          <w:szCs w:val="20"/>
        </w:rPr>
        <w:t>t</w:t>
      </w:r>
      <w:r w:rsidR="004C439B" w:rsidRPr="000C1DB3">
        <w:rPr>
          <w:rFonts w:ascii="Verdana" w:eastAsia="MS PMincho" w:hAnsi="Verdana"/>
          <w:spacing w:val="-12"/>
          <w:sz w:val="20"/>
          <w:szCs w:val="20"/>
        </w:rPr>
        <w:t xml:space="preserve"> </w:t>
      </w:r>
      <w:r w:rsidR="004C439B" w:rsidRPr="000C1DB3">
        <w:rPr>
          <w:rFonts w:ascii="Verdana" w:eastAsia="MS PMincho" w:hAnsi="Verdana"/>
          <w:spacing w:val="-4"/>
          <w:sz w:val="20"/>
          <w:szCs w:val="20"/>
        </w:rPr>
        <w:t>t</w:t>
      </w:r>
      <w:r w:rsidR="004C439B" w:rsidRPr="000C1DB3">
        <w:rPr>
          <w:rFonts w:ascii="Verdana" w:eastAsia="MS PMincho" w:hAnsi="Verdana"/>
          <w:sz w:val="20"/>
          <w:szCs w:val="20"/>
        </w:rPr>
        <w:t>o</w:t>
      </w:r>
      <w:r w:rsidR="004C439B" w:rsidRPr="000C1DB3">
        <w:rPr>
          <w:rFonts w:ascii="Verdana" w:eastAsia="MS PMincho" w:hAnsi="Verdana"/>
          <w:spacing w:val="-6"/>
          <w:sz w:val="20"/>
          <w:szCs w:val="20"/>
        </w:rPr>
        <w:t xml:space="preserve"> </w:t>
      </w:r>
      <w:r w:rsidR="004C439B" w:rsidRPr="000C1DB3">
        <w:rPr>
          <w:rFonts w:ascii="Verdana" w:eastAsia="MS PMincho" w:hAnsi="Verdana"/>
          <w:spacing w:val="-2"/>
          <w:w w:val="97"/>
          <w:sz w:val="20"/>
          <w:szCs w:val="20"/>
        </w:rPr>
        <w:t>as</w:t>
      </w:r>
      <w:r w:rsidR="004C439B" w:rsidRPr="000C1DB3">
        <w:rPr>
          <w:rFonts w:ascii="Verdana" w:eastAsia="MS PMincho" w:hAnsi="Verdana"/>
          <w:w w:val="97"/>
          <w:sz w:val="20"/>
          <w:szCs w:val="20"/>
        </w:rPr>
        <w:t>k</w:t>
      </w:r>
      <w:r w:rsidR="004C439B" w:rsidRPr="000C1DB3">
        <w:rPr>
          <w:rFonts w:ascii="Verdana" w:eastAsia="MS PMincho" w:hAnsi="Verdana"/>
          <w:spacing w:val="-12"/>
          <w:w w:val="97"/>
          <w:sz w:val="20"/>
          <w:szCs w:val="20"/>
        </w:rPr>
        <w:t xml:space="preserve"> </w:t>
      </w:r>
      <w:r w:rsidR="004C439B" w:rsidRPr="000C1DB3">
        <w:rPr>
          <w:rFonts w:ascii="Verdana" w:eastAsia="MS PMincho" w:hAnsi="Verdana"/>
          <w:spacing w:val="-2"/>
          <w:sz w:val="20"/>
          <w:szCs w:val="20"/>
        </w:rPr>
        <w:t>th</w:t>
      </w:r>
      <w:r w:rsidR="004C439B" w:rsidRPr="000C1DB3">
        <w:rPr>
          <w:rFonts w:ascii="Verdana" w:eastAsia="MS PMincho" w:hAnsi="Verdana"/>
          <w:sz w:val="20"/>
          <w:szCs w:val="20"/>
        </w:rPr>
        <w:t>e</w:t>
      </w:r>
      <w:r w:rsidR="004C439B" w:rsidRPr="000C1DB3">
        <w:rPr>
          <w:rFonts w:ascii="Verdana" w:eastAsia="MS PMincho" w:hAnsi="Verdana"/>
          <w:spacing w:val="-10"/>
          <w:sz w:val="20"/>
          <w:szCs w:val="20"/>
        </w:rPr>
        <w:t xml:space="preserve"> </w:t>
      </w:r>
      <w:r w:rsidR="004C439B" w:rsidRPr="000C1DB3">
        <w:rPr>
          <w:rFonts w:ascii="Verdana" w:eastAsia="MS PMincho" w:hAnsi="Verdana"/>
          <w:spacing w:val="-2"/>
          <w:sz w:val="20"/>
          <w:szCs w:val="20"/>
        </w:rPr>
        <w:t>landlo</w:t>
      </w:r>
      <w:r w:rsidR="004C439B" w:rsidRPr="000C1DB3">
        <w:rPr>
          <w:rFonts w:ascii="Verdana" w:eastAsia="MS PMincho" w:hAnsi="Verdana"/>
          <w:spacing w:val="-5"/>
          <w:sz w:val="20"/>
          <w:szCs w:val="20"/>
        </w:rPr>
        <w:t>r</w:t>
      </w:r>
      <w:r w:rsidR="004C439B" w:rsidRPr="000C1DB3">
        <w:rPr>
          <w:rFonts w:ascii="Verdana" w:eastAsia="MS PMincho" w:hAnsi="Verdana"/>
          <w:sz w:val="20"/>
          <w:szCs w:val="20"/>
        </w:rPr>
        <w:t xml:space="preserve">d </w:t>
      </w:r>
      <w:r w:rsidR="004C439B" w:rsidRPr="000C1DB3">
        <w:rPr>
          <w:rFonts w:ascii="Verdana" w:eastAsia="MS PMincho" w:hAnsi="Verdana"/>
          <w:spacing w:val="-2"/>
          <w:sz w:val="20"/>
          <w:szCs w:val="20"/>
        </w:rPr>
        <w:t>i</w:t>
      </w:r>
      <w:r w:rsidR="004C439B" w:rsidRPr="000C1DB3">
        <w:rPr>
          <w:rFonts w:ascii="Verdana" w:eastAsia="MS PMincho" w:hAnsi="Verdana"/>
          <w:sz w:val="20"/>
          <w:szCs w:val="20"/>
        </w:rPr>
        <w:t>n</w:t>
      </w:r>
      <w:r w:rsidR="004C439B" w:rsidRPr="000C1DB3">
        <w:rPr>
          <w:rFonts w:ascii="Verdana" w:eastAsia="MS PMincho" w:hAnsi="Verdana"/>
          <w:spacing w:val="-13"/>
          <w:sz w:val="20"/>
          <w:szCs w:val="20"/>
        </w:rPr>
        <w:t xml:space="preserve"> </w:t>
      </w:r>
      <w:r w:rsidR="004C439B" w:rsidRPr="000C1DB3">
        <w:rPr>
          <w:rFonts w:ascii="Verdana" w:eastAsia="MS PMincho" w:hAnsi="Verdana"/>
          <w:spacing w:val="2"/>
          <w:sz w:val="20"/>
          <w:szCs w:val="20"/>
        </w:rPr>
        <w:t>w</w:t>
      </w:r>
      <w:r w:rsidR="004C439B" w:rsidRPr="000C1DB3">
        <w:rPr>
          <w:rFonts w:ascii="Verdana" w:eastAsia="MS PMincho" w:hAnsi="Verdana"/>
          <w:spacing w:val="1"/>
          <w:sz w:val="20"/>
          <w:szCs w:val="20"/>
        </w:rPr>
        <w:t>r</w:t>
      </w:r>
      <w:r w:rsidR="004C439B" w:rsidRPr="000C1DB3">
        <w:rPr>
          <w:rFonts w:ascii="Verdana" w:eastAsia="MS PMincho" w:hAnsi="Verdana"/>
          <w:spacing w:val="-2"/>
          <w:sz w:val="20"/>
          <w:szCs w:val="20"/>
        </w:rPr>
        <w:t>itin</w:t>
      </w:r>
      <w:r w:rsidR="004C439B" w:rsidRPr="000C1DB3">
        <w:rPr>
          <w:rFonts w:ascii="Verdana" w:eastAsia="MS PMincho" w:hAnsi="Verdana"/>
          <w:sz w:val="20"/>
          <w:szCs w:val="20"/>
        </w:rPr>
        <w:t>g</w:t>
      </w:r>
      <w:r w:rsidR="004C439B" w:rsidRPr="000C1DB3">
        <w:rPr>
          <w:rFonts w:ascii="Verdana" w:eastAsia="MS PMincho" w:hAnsi="Verdana"/>
          <w:spacing w:val="-18"/>
          <w:sz w:val="20"/>
          <w:szCs w:val="20"/>
        </w:rPr>
        <w:t xml:space="preserve"> </w:t>
      </w:r>
      <w:r w:rsidR="004C439B" w:rsidRPr="000C1DB3">
        <w:rPr>
          <w:rFonts w:ascii="Verdana" w:eastAsia="MS PMincho" w:hAnsi="Verdana"/>
          <w:spacing w:val="-2"/>
          <w:sz w:val="20"/>
          <w:szCs w:val="20"/>
        </w:rPr>
        <w:t>fo</w:t>
      </w:r>
      <w:r w:rsidR="004C439B" w:rsidRPr="000C1DB3">
        <w:rPr>
          <w:rFonts w:ascii="Verdana" w:eastAsia="MS PMincho" w:hAnsi="Verdana"/>
          <w:sz w:val="20"/>
          <w:szCs w:val="20"/>
        </w:rPr>
        <w:t>r</w:t>
      </w:r>
      <w:r w:rsidR="004C439B" w:rsidRPr="000C1DB3">
        <w:rPr>
          <w:rFonts w:ascii="Verdana" w:eastAsia="MS PMincho" w:hAnsi="Verdana"/>
          <w:spacing w:val="-13"/>
          <w:sz w:val="20"/>
          <w:szCs w:val="20"/>
        </w:rPr>
        <w:t xml:space="preserve"> </w:t>
      </w:r>
      <w:r w:rsidR="004C439B" w:rsidRPr="000C1DB3">
        <w:rPr>
          <w:rFonts w:ascii="Verdana" w:eastAsia="MS PMincho" w:hAnsi="Verdana"/>
          <w:sz w:val="20"/>
          <w:szCs w:val="20"/>
        </w:rPr>
        <w:t>a</w:t>
      </w:r>
      <w:r w:rsidR="004C439B" w:rsidRPr="000C1DB3">
        <w:rPr>
          <w:rFonts w:ascii="Verdana" w:eastAsia="MS PMincho" w:hAnsi="Verdana"/>
          <w:spacing w:val="-17"/>
          <w:sz w:val="20"/>
          <w:szCs w:val="20"/>
        </w:rPr>
        <w:t xml:space="preserve"> </w:t>
      </w:r>
      <w:r w:rsidR="004C439B" w:rsidRPr="000C1DB3">
        <w:rPr>
          <w:rFonts w:ascii="Verdana" w:eastAsia="MS PMincho" w:hAnsi="Verdana"/>
          <w:spacing w:val="2"/>
          <w:sz w:val="20"/>
          <w:szCs w:val="20"/>
        </w:rPr>
        <w:t>w</w:t>
      </w:r>
      <w:r w:rsidR="004C439B" w:rsidRPr="000C1DB3">
        <w:rPr>
          <w:rFonts w:ascii="Verdana" w:eastAsia="MS PMincho" w:hAnsi="Verdana"/>
          <w:spacing w:val="1"/>
          <w:sz w:val="20"/>
          <w:szCs w:val="20"/>
        </w:rPr>
        <w:t>r</w:t>
      </w:r>
      <w:r w:rsidR="004C439B" w:rsidRPr="000C1DB3">
        <w:rPr>
          <w:rFonts w:ascii="Verdana" w:eastAsia="MS PMincho" w:hAnsi="Verdana"/>
          <w:spacing w:val="-2"/>
          <w:sz w:val="20"/>
          <w:szCs w:val="20"/>
        </w:rPr>
        <w:t>it</w:t>
      </w:r>
      <w:r w:rsidR="004C439B" w:rsidRPr="000C1DB3">
        <w:rPr>
          <w:rFonts w:ascii="Verdana" w:eastAsia="MS PMincho" w:hAnsi="Verdana"/>
          <w:spacing w:val="-4"/>
          <w:sz w:val="20"/>
          <w:szCs w:val="20"/>
        </w:rPr>
        <w:t>t</w:t>
      </w:r>
      <w:r w:rsidR="004C439B" w:rsidRPr="000C1DB3">
        <w:rPr>
          <w:rFonts w:ascii="Verdana" w:eastAsia="MS PMincho" w:hAnsi="Verdana"/>
          <w:spacing w:val="-2"/>
          <w:sz w:val="20"/>
          <w:szCs w:val="20"/>
        </w:rPr>
        <w:t>e</w:t>
      </w:r>
      <w:r w:rsidR="004C439B" w:rsidRPr="000C1DB3">
        <w:rPr>
          <w:rFonts w:ascii="Verdana" w:eastAsia="MS PMincho" w:hAnsi="Verdana"/>
          <w:sz w:val="20"/>
          <w:szCs w:val="20"/>
        </w:rPr>
        <w:t>n</w:t>
      </w:r>
      <w:r w:rsidR="004C439B" w:rsidRPr="000C1DB3">
        <w:rPr>
          <w:rFonts w:ascii="Verdana" w:eastAsia="MS PMincho" w:hAnsi="Verdana"/>
          <w:spacing w:val="-10"/>
          <w:sz w:val="20"/>
          <w:szCs w:val="20"/>
        </w:rPr>
        <w:t xml:space="preserve"> </w:t>
      </w:r>
      <w:r w:rsidR="004C439B" w:rsidRPr="000C1DB3">
        <w:rPr>
          <w:rFonts w:ascii="Verdana" w:eastAsia="MS PMincho" w:hAnsi="Verdana"/>
          <w:spacing w:val="-2"/>
          <w:sz w:val="20"/>
          <w:szCs w:val="20"/>
        </w:rPr>
        <w:t>summa</w:t>
      </w:r>
      <w:r w:rsidR="004C439B" w:rsidRPr="000C1DB3">
        <w:rPr>
          <w:rFonts w:ascii="Verdana" w:eastAsia="MS PMincho" w:hAnsi="Verdana"/>
          <w:spacing w:val="5"/>
          <w:sz w:val="20"/>
          <w:szCs w:val="20"/>
        </w:rPr>
        <w:t>r</w:t>
      </w:r>
      <w:r w:rsidR="004C439B" w:rsidRPr="000C1DB3">
        <w:rPr>
          <w:rFonts w:ascii="Verdana" w:eastAsia="MS PMincho" w:hAnsi="Verdana"/>
          <w:sz w:val="20"/>
          <w:szCs w:val="20"/>
        </w:rPr>
        <w:t>y</w:t>
      </w:r>
      <w:r w:rsidR="004C439B" w:rsidRPr="000C1DB3">
        <w:rPr>
          <w:rFonts w:ascii="Verdana" w:eastAsia="MS PMincho" w:hAnsi="Verdana"/>
          <w:spacing w:val="6"/>
          <w:sz w:val="20"/>
          <w:szCs w:val="20"/>
        </w:rPr>
        <w:t xml:space="preserve"> </w:t>
      </w:r>
      <w:r w:rsidR="004C439B" w:rsidRPr="000C1DB3">
        <w:rPr>
          <w:rFonts w:ascii="Verdana" w:eastAsia="MS PMincho" w:hAnsi="Verdana"/>
          <w:sz w:val="20"/>
          <w:szCs w:val="20"/>
        </w:rPr>
        <w:t>of</w:t>
      </w:r>
      <w:r w:rsidR="004C439B" w:rsidRPr="000C1DB3">
        <w:rPr>
          <w:rFonts w:ascii="Verdana" w:eastAsia="MS PMincho" w:hAnsi="Verdana"/>
          <w:spacing w:val="-3"/>
          <w:sz w:val="20"/>
          <w:szCs w:val="20"/>
        </w:rPr>
        <w:t xml:space="preserve"> </w:t>
      </w:r>
      <w:r w:rsidR="004C439B" w:rsidRPr="000C1DB3">
        <w:rPr>
          <w:rFonts w:ascii="Verdana" w:eastAsia="MS PMincho" w:hAnsi="Verdana"/>
          <w:sz w:val="20"/>
          <w:szCs w:val="20"/>
        </w:rPr>
        <w:t>the</w:t>
      </w:r>
      <w:r w:rsidR="004C439B" w:rsidRPr="000C1DB3">
        <w:rPr>
          <w:rFonts w:ascii="Verdana" w:eastAsia="MS PMincho" w:hAnsi="Verdana"/>
          <w:spacing w:val="2"/>
          <w:sz w:val="20"/>
          <w:szCs w:val="20"/>
        </w:rPr>
        <w:t xml:space="preserve"> </w:t>
      </w:r>
      <w:r w:rsidR="004C439B" w:rsidRPr="000C1DB3">
        <w:rPr>
          <w:rFonts w:ascii="Verdana" w:eastAsia="MS PMincho" w:hAnsi="Verdana"/>
          <w:w w:val="103"/>
          <w:sz w:val="20"/>
          <w:szCs w:val="20"/>
        </w:rPr>
        <w:t>cu</w:t>
      </w:r>
      <w:r w:rsidR="004C439B" w:rsidRPr="000C1DB3">
        <w:rPr>
          <w:rFonts w:ascii="Verdana" w:eastAsia="MS PMincho" w:hAnsi="Verdana"/>
          <w:spacing w:val="3"/>
          <w:w w:val="103"/>
          <w:sz w:val="20"/>
          <w:szCs w:val="20"/>
        </w:rPr>
        <w:t>r</w:t>
      </w:r>
      <w:r w:rsidR="004C439B" w:rsidRPr="000C1DB3">
        <w:rPr>
          <w:rFonts w:ascii="Verdana" w:eastAsia="MS PMincho" w:hAnsi="Verdana"/>
          <w:spacing w:val="-3"/>
          <w:w w:val="110"/>
          <w:sz w:val="20"/>
          <w:szCs w:val="20"/>
        </w:rPr>
        <w:t>r</w:t>
      </w:r>
      <w:r w:rsidR="004C439B" w:rsidRPr="000C1DB3">
        <w:rPr>
          <w:rFonts w:ascii="Verdana" w:eastAsia="MS PMincho" w:hAnsi="Verdana"/>
          <w:w w:val="104"/>
          <w:sz w:val="20"/>
          <w:szCs w:val="20"/>
        </w:rPr>
        <w:t>ent</w:t>
      </w:r>
      <w:r w:rsidR="004C439B" w:rsidRPr="000C1DB3">
        <w:rPr>
          <w:rFonts w:ascii="Verdana" w:eastAsia="MS PMincho" w:hAnsi="Verdana"/>
          <w:spacing w:val="-5"/>
          <w:sz w:val="20"/>
          <w:szCs w:val="20"/>
        </w:rPr>
        <w:t xml:space="preserve"> </w:t>
      </w:r>
      <w:r w:rsidR="004C439B" w:rsidRPr="000C1DB3">
        <w:rPr>
          <w:rFonts w:ascii="Verdana" w:eastAsia="MS PMincho" w:hAnsi="Verdana"/>
          <w:w w:val="103"/>
          <w:sz w:val="20"/>
          <w:szCs w:val="20"/>
        </w:rPr>
        <w:t>insu</w:t>
      </w:r>
      <w:r w:rsidR="004C439B" w:rsidRPr="000C1DB3">
        <w:rPr>
          <w:rFonts w:ascii="Verdana" w:eastAsia="MS PMincho" w:hAnsi="Verdana"/>
          <w:spacing w:val="2"/>
          <w:w w:val="103"/>
          <w:sz w:val="20"/>
          <w:szCs w:val="20"/>
        </w:rPr>
        <w:t>r</w:t>
      </w:r>
      <w:r w:rsidR="004C439B" w:rsidRPr="000C1DB3">
        <w:rPr>
          <w:rFonts w:ascii="Verdana" w:eastAsia="MS PMincho" w:hAnsi="Verdana"/>
          <w:sz w:val="20"/>
          <w:szCs w:val="20"/>
        </w:rPr>
        <w:t>an</w:t>
      </w:r>
      <w:r w:rsidR="004C439B" w:rsidRPr="000C1DB3">
        <w:rPr>
          <w:rFonts w:ascii="Verdana" w:eastAsia="MS PMincho" w:hAnsi="Verdana"/>
          <w:spacing w:val="-3"/>
          <w:sz w:val="20"/>
          <w:szCs w:val="20"/>
        </w:rPr>
        <w:t>c</w:t>
      </w:r>
      <w:r w:rsidR="004C439B" w:rsidRPr="000C1DB3">
        <w:rPr>
          <w:rFonts w:ascii="Verdana" w:eastAsia="MS PMincho" w:hAnsi="Verdana"/>
          <w:w w:val="95"/>
          <w:sz w:val="20"/>
          <w:szCs w:val="20"/>
        </w:rPr>
        <w:t>e.</w:t>
      </w:r>
    </w:p>
    <w:p w14:paraId="474E9F13" w14:textId="77777777" w:rsidR="00113188" w:rsidRPr="000C1DB3" w:rsidRDefault="00113188" w:rsidP="0083071A">
      <w:pPr>
        <w:widowControl w:val="0"/>
        <w:autoSpaceDE w:val="0"/>
        <w:autoSpaceDN w:val="0"/>
        <w:adjustRightInd w:val="0"/>
        <w:spacing w:line="243" w:lineRule="auto"/>
        <w:ind w:right="95"/>
        <w:rPr>
          <w:rFonts w:ascii="Verdana" w:eastAsia="MS PMincho" w:hAnsi="Verdana"/>
          <w:w w:val="95"/>
          <w:sz w:val="20"/>
          <w:szCs w:val="20"/>
        </w:rPr>
      </w:pPr>
    </w:p>
    <w:p w14:paraId="2E3984CE" w14:textId="77777777" w:rsidR="00113188" w:rsidRPr="000C1DB3" w:rsidRDefault="00113188" w:rsidP="0083071A">
      <w:pPr>
        <w:widowControl w:val="0"/>
        <w:autoSpaceDE w:val="0"/>
        <w:autoSpaceDN w:val="0"/>
        <w:adjustRightInd w:val="0"/>
        <w:spacing w:line="243" w:lineRule="auto"/>
        <w:ind w:right="95"/>
        <w:rPr>
          <w:rFonts w:ascii="Verdana" w:eastAsia="MS PMincho" w:hAnsi="Verdana"/>
          <w:w w:val="95"/>
          <w:sz w:val="20"/>
          <w:szCs w:val="20"/>
        </w:rPr>
      </w:pPr>
      <w:r w:rsidRPr="000C1DB3">
        <w:rPr>
          <w:rFonts w:ascii="Verdana" w:eastAsia="MS PMincho" w:hAnsi="Verdana"/>
          <w:w w:val="95"/>
          <w:sz w:val="20"/>
          <w:szCs w:val="20"/>
        </w:rPr>
        <w:t>Leaseholders have the right to inspect the insurance policy.</w:t>
      </w:r>
    </w:p>
    <w:p w14:paraId="6FA891B3" w14:textId="77777777" w:rsidR="000C1DB3" w:rsidRDefault="000C1DB3" w:rsidP="0083071A">
      <w:pPr>
        <w:widowControl w:val="0"/>
        <w:autoSpaceDE w:val="0"/>
        <w:autoSpaceDN w:val="0"/>
        <w:adjustRightInd w:val="0"/>
        <w:spacing w:line="243" w:lineRule="auto"/>
        <w:ind w:right="95"/>
        <w:rPr>
          <w:rFonts w:ascii="Verdana" w:eastAsia="MS PMincho" w:hAnsi="Verdana"/>
          <w:color w:val="363435"/>
          <w:w w:val="95"/>
          <w:sz w:val="20"/>
          <w:szCs w:val="20"/>
        </w:rPr>
      </w:pPr>
    </w:p>
    <w:tbl>
      <w:tblPr>
        <w:tblStyle w:val="TableGrid"/>
        <w:tblW w:w="0" w:type="auto"/>
        <w:tblLook w:val="04A0" w:firstRow="1" w:lastRow="0" w:firstColumn="1" w:lastColumn="0" w:noHBand="0" w:noVBand="1"/>
      </w:tblPr>
      <w:tblGrid>
        <w:gridCol w:w="9242"/>
      </w:tblGrid>
      <w:tr w:rsidR="00113188" w14:paraId="2BCDF138" w14:textId="77777777" w:rsidTr="00113188">
        <w:tc>
          <w:tcPr>
            <w:tcW w:w="9242" w:type="dxa"/>
          </w:tcPr>
          <w:p w14:paraId="30EA6914" w14:textId="77777777" w:rsidR="00113188" w:rsidRPr="00C47742" w:rsidRDefault="00113188" w:rsidP="0083071A">
            <w:pPr>
              <w:widowControl w:val="0"/>
              <w:autoSpaceDE w:val="0"/>
              <w:autoSpaceDN w:val="0"/>
              <w:adjustRightInd w:val="0"/>
              <w:spacing w:line="243" w:lineRule="auto"/>
              <w:ind w:right="95"/>
              <w:rPr>
                <w:rFonts w:ascii="Verdana" w:eastAsia="MS PMincho" w:hAnsi="Verdana"/>
                <w:i/>
                <w:color w:val="000000"/>
                <w:sz w:val="20"/>
                <w:szCs w:val="20"/>
              </w:rPr>
            </w:pPr>
            <w:r>
              <w:rPr>
                <w:rFonts w:ascii="Verdana" w:eastAsia="MS PMincho" w:hAnsi="Verdana"/>
                <w:i/>
                <w:color w:val="000000"/>
                <w:sz w:val="20"/>
                <w:szCs w:val="20"/>
              </w:rPr>
              <w:t>Schedule – Landlord and Tenant Act 1985 (as amended by the Commonhold and Leasehold Reform Act 2002)</w:t>
            </w:r>
          </w:p>
        </w:tc>
      </w:tr>
    </w:tbl>
    <w:p w14:paraId="16ABB9BA" w14:textId="77777777" w:rsidR="00113188" w:rsidRPr="0083071A" w:rsidRDefault="00113188" w:rsidP="0083071A">
      <w:pPr>
        <w:widowControl w:val="0"/>
        <w:autoSpaceDE w:val="0"/>
        <w:autoSpaceDN w:val="0"/>
        <w:adjustRightInd w:val="0"/>
        <w:spacing w:line="243" w:lineRule="auto"/>
        <w:ind w:right="95"/>
        <w:rPr>
          <w:rFonts w:ascii="Verdana" w:eastAsia="MS PMincho" w:hAnsi="Verdana"/>
          <w:color w:val="000000"/>
          <w:sz w:val="20"/>
          <w:szCs w:val="20"/>
        </w:rPr>
      </w:pPr>
    </w:p>
    <w:p w14:paraId="5500D9E1" w14:textId="77777777" w:rsidR="0083071A" w:rsidRDefault="0083071A" w:rsidP="004C654A">
      <w:pPr>
        <w:rPr>
          <w:rFonts w:eastAsia="MS PMincho"/>
        </w:rPr>
      </w:pPr>
    </w:p>
    <w:p w14:paraId="1CB36741" w14:textId="77777777" w:rsidR="004C439B" w:rsidRDefault="0083071A" w:rsidP="0083071A">
      <w:pPr>
        <w:widowControl w:val="0"/>
        <w:autoSpaceDE w:val="0"/>
        <w:autoSpaceDN w:val="0"/>
        <w:adjustRightInd w:val="0"/>
        <w:spacing w:line="243" w:lineRule="auto"/>
        <w:ind w:right="95"/>
        <w:rPr>
          <w:rFonts w:ascii="Verdana" w:eastAsia="MS PMincho" w:hAnsi="Verdana"/>
          <w:spacing w:val="-3"/>
          <w:sz w:val="20"/>
          <w:szCs w:val="20"/>
        </w:rPr>
      </w:pPr>
      <w:r w:rsidRPr="000C1DB3">
        <w:rPr>
          <w:rFonts w:ascii="Verdana" w:eastAsia="MS PMincho" w:hAnsi="Verdana"/>
          <w:spacing w:val="4"/>
          <w:sz w:val="20"/>
          <w:szCs w:val="20"/>
        </w:rPr>
        <w:t>Leaseholders with</w:t>
      </w:r>
      <w:r w:rsidR="004C439B" w:rsidRPr="000C1DB3">
        <w:rPr>
          <w:rFonts w:ascii="Verdana" w:eastAsia="MS PMincho" w:hAnsi="Verdana"/>
          <w:spacing w:val="-8"/>
          <w:sz w:val="20"/>
          <w:szCs w:val="20"/>
        </w:rPr>
        <w:t xml:space="preserve"> </w:t>
      </w:r>
      <w:r w:rsidR="004C439B" w:rsidRPr="000C1DB3">
        <w:rPr>
          <w:rFonts w:ascii="Verdana" w:eastAsia="MS PMincho" w:hAnsi="Verdana"/>
          <w:spacing w:val="-3"/>
          <w:sz w:val="20"/>
          <w:szCs w:val="20"/>
        </w:rPr>
        <w:t>a long tenancy of a house with a nominated or approved insurer clause in the lease/tenancy have the right to choose their own insurer if the provisions of section</w:t>
      </w:r>
      <w:r w:rsidR="00615983" w:rsidRPr="000C1DB3">
        <w:rPr>
          <w:rFonts w:ascii="Verdana" w:eastAsia="MS PMincho" w:hAnsi="Verdana"/>
          <w:spacing w:val="-3"/>
          <w:sz w:val="20"/>
          <w:szCs w:val="20"/>
        </w:rPr>
        <w:t xml:space="preserve"> </w:t>
      </w:r>
      <w:r w:rsidR="004C439B" w:rsidRPr="000C1DB3">
        <w:rPr>
          <w:rFonts w:ascii="Verdana" w:eastAsia="MS PMincho" w:hAnsi="Verdana"/>
          <w:spacing w:val="-3"/>
          <w:sz w:val="20"/>
          <w:szCs w:val="20"/>
        </w:rPr>
        <w:t>164(2)</w:t>
      </w:r>
      <w:r w:rsidR="008D2223" w:rsidRPr="000C1DB3">
        <w:rPr>
          <w:rFonts w:ascii="Verdana" w:eastAsia="MS PMincho" w:hAnsi="Verdana"/>
          <w:spacing w:val="-3"/>
          <w:sz w:val="20"/>
          <w:szCs w:val="20"/>
        </w:rPr>
        <w:t xml:space="preserve"> </w:t>
      </w:r>
      <w:r w:rsidR="004C439B" w:rsidRPr="000C1DB3">
        <w:rPr>
          <w:rFonts w:ascii="Verdana" w:eastAsia="MS PMincho" w:hAnsi="Verdana"/>
          <w:spacing w:val="-3"/>
          <w:sz w:val="20"/>
          <w:szCs w:val="20"/>
        </w:rPr>
        <w:t xml:space="preserve">(a) to (d) of the </w:t>
      </w:r>
      <w:r w:rsidR="004C439B" w:rsidRPr="000C1DB3">
        <w:rPr>
          <w:rFonts w:ascii="Verdana" w:eastAsia="MS PMincho" w:hAnsi="Verdana"/>
          <w:i/>
          <w:spacing w:val="-3"/>
          <w:sz w:val="20"/>
          <w:szCs w:val="20"/>
        </w:rPr>
        <w:t>Commonhold and Leasehold Reform Act</w:t>
      </w:r>
      <w:r w:rsidR="004C439B" w:rsidRPr="000C1DB3">
        <w:rPr>
          <w:rFonts w:ascii="Verdana" w:eastAsia="MS PMincho" w:hAnsi="Verdana"/>
          <w:spacing w:val="-3"/>
          <w:sz w:val="20"/>
          <w:szCs w:val="20"/>
        </w:rPr>
        <w:t xml:space="preserve"> 2002 are satisfied and they give a notice of cover to the landlord within the period specified in that section.</w:t>
      </w:r>
    </w:p>
    <w:p w14:paraId="298CEC46" w14:textId="77777777" w:rsidR="00824327" w:rsidRPr="000C1DB3" w:rsidRDefault="00824327" w:rsidP="0083071A">
      <w:pPr>
        <w:widowControl w:val="0"/>
        <w:autoSpaceDE w:val="0"/>
        <w:autoSpaceDN w:val="0"/>
        <w:adjustRightInd w:val="0"/>
        <w:spacing w:line="243" w:lineRule="auto"/>
        <w:ind w:right="95"/>
        <w:rPr>
          <w:rFonts w:ascii="Verdana" w:eastAsia="MS PMincho" w:hAnsi="Verdana"/>
          <w:spacing w:val="-3"/>
          <w:sz w:val="20"/>
          <w:szCs w:val="20"/>
        </w:rPr>
      </w:pPr>
    </w:p>
    <w:tbl>
      <w:tblPr>
        <w:tblStyle w:val="TableGrid"/>
        <w:tblW w:w="0" w:type="auto"/>
        <w:tblLook w:val="04A0" w:firstRow="1" w:lastRow="0" w:firstColumn="1" w:lastColumn="0" w:noHBand="0" w:noVBand="1"/>
      </w:tblPr>
      <w:tblGrid>
        <w:gridCol w:w="9242"/>
      </w:tblGrid>
      <w:tr w:rsidR="00113188" w14:paraId="06F6F62F" w14:textId="77777777" w:rsidTr="00113188">
        <w:tc>
          <w:tcPr>
            <w:tcW w:w="9242" w:type="dxa"/>
          </w:tcPr>
          <w:p w14:paraId="1E511418" w14:textId="77777777" w:rsidR="00113188" w:rsidRPr="000C1DB3" w:rsidRDefault="00113188" w:rsidP="0083071A">
            <w:pPr>
              <w:widowControl w:val="0"/>
              <w:autoSpaceDE w:val="0"/>
              <w:autoSpaceDN w:val="0"/>
              <w:adjustRightInd w:val="0"/>
              <w:spacing w:line="243" w:lineRule="auto"/>
              <w:ind w:right="95"/>
              <w:rPr>
                <w:rFonts w:ascii="Verdana" w:eastAsia="MS PMincho" w:hAnsi="Verdana"/>
                <w:i/>
                <w:spacing w:val="-3"/>
                <w:sz w:val="20"/>
                <w:szCs w:val="20"/>
              </w:rPr>
            </w:pPr>
            <w:r w:rsidRPr="000C1DB3">
              <w:rPr>
                <w:rFonts w:ascii="Verdana" w:eastAsia="MS PMincho" w:hAnsi="Verdana"/>
                <w:i/>
                <w:spacing w:val="-3"/>
                <w:sz w:val="20"/>
                <w:szCs w:val="20"/>
              </w:rPr>
              <w:t>Schedule – Landlord and Tenant Act 1985 (as amended by s157 and schedule 10(9) Commonhold and Leasehold Reform Act 2002)</w:t>
            </w:r>
          </w:p>
          <w:p w14:paraId="277CAE51" w14:textId="77777777" w:rsidR="00113188" w:rsidRPr="000C1DB3" w:rsidRDefault="00113188" w:rsidP="0083071A">
            <w:pPr>
              <w:widowControl w:val="0"/>
              <w:autoSpaceDE w:val="0"/>
              <w:autoSpaceDN w:val="0"/>
              <w:adjustRightInd w:val="0"/>
              <w:spacing w:line="243" w:lineRule="auto"/>
              <w:ind w:right="95"/>
              <w:rPr>
                <w:rFonts w:ascii="Verdana" w:eastAsia="MS PMincho" w:hAnsi="Verdana"/>
                <w:i/>
                <w:spacing w:val="-3"/>
                <w:sz w:val="20"/>
                <w:szCs w:val="20"/>
              </w:rPr>
            </w:pPr>
            <w:r w:rsidRPr="000C1DB3">
              <w:rPr>
                <w:rFonts w:ascii="Verdana" w:eastAsia="MS PMincho" w:hAnsi="Verdana"/>
                <w:i/>
                <w:spacing w:val="-3"/>
                <w:sz w:val="20"/>
                <w:szCs w:val="20"/>
              </w:rPr>
              <w:t>The Leasehold Houses (Notice of Insurance Cover)(England) Regulations 2004 (SI 2004/3097)</w:t>
            </w:r>
          </w:p>
          <w:p w14:paraId="75382BD8" w14:textId="77777777" w:rsidR="00113188" w:rsidRPr="00C47742" w:rsidRDefault="00113188" w:rsidP="0083071A">
            <w:pPr>
              <w:widowControl w:val="0"/>
              <w:autoSpaceDE w:val="0"/>
              <w:autoSpaceDN w:val="0"/>
              <w:adjustRightInd w:val="0"/>
              <w:spacing w:line="243" w:lineRule="auto"/>
              <w:ind w:right="95"/>
              <w:rPr>
                <w:rFonts w:ascii="Verdana" w:eastAsia="MS PMincho" w:hAnsi="Verdana"/>
                <w:i/>
                <w:color w:val="363435"/>
                <w:spacing w:val="-3"/>
                <w:sz w:val="20"/>
                <w:szCs w:val="20"/>
              </w:rPr>
            </w:pPr>
            <w:r w:rsidRPr="000C1DB3">
              <w:rPr>
                <w:rFonts w:ascii="Verdana" w:eastAsia="MS PMincho" w:hAnsi="Verdana"/>
                <w:i/>
                <w:spacing w:val="-3"/>
                <w:sz w:val="20"/>
                <w:szCs w:val="20"/>
              </w:rPr>
              <w:t>The Leasehold Houses (Notice of Insurance Cover) (England (Amendment) Regulations 2005 (SI 2005/177)</w:t>
            </w:r>
          </w:p>
        </w:tc>
      </w:tr>
    </w:tbl>
    <w:p w14:paraId="4B4F0E2A" w14:textId="77777777" w:rsidR="00113188" w:rsidRDefault="00113188" w:rsidP="0083071A">
      <w:pPr>
        <w:widowControl w:val="0"/>
        <w:autoSpaceDE w:val="0"/>
        <w:autoSpaceDN w:val="0"/>
        <w:adjustRightInd w:val="0"/>
        <w:spacing w:line="243" w:lineRule="auto"/>
        <w:ind w:right="95"/>
        <w:rPr>
          <w:rFonts w:ascii="Verdana" w:eastAsia="MS PMincho" w:hAnsi="Verdana"/>
          <w:color w:val="363435"/>
          <w:sz w:val="20"/>
          <w:szCs w:val="20"/>
        </w:rPr>
      </w:pPr>
    </w:p>
    <w:p w14:paraId="32DF37BA" w14:textId="77777777" w:rsidR="004C439B" w:rsidRPr="00824327" w:rsidRDefault="004C439B" w:rsidP="00824327">
      <w:pPr>
        <w:pStyle w:val="onlinetext"/>
        <w:rPr>
          <w:b/>
          <w:color w:val="000000"/>
        </w:rPr>
      </w:pPr>
      <w:r w:rsidRPr="00824327">
        <w:rPr>
          <w:b/>
          <w:w w:val="96"/>
        </w:rPr>
        <w:t>Ri</w:t>
      </w:r>
      <w:r w:rsidRPr="00824327">
        <w:rPr>
          <w:b/>
          <w:spacing w:val="3"/>
          <w:w w:val="96"/>
        </w:rPr>
        <w:t>g</w:t>
      </w:r>
      <w:r w:rsidRPr="00824327">
        <w:rPr>
          <w:b/>
          <w:w w:val="96"/>
        </w:rPr>
        <w:t>ht</w:t>
      </w:r>
      <w:r w:rsidRPr="00824327">
        <w:rPr>
          <w:b/>
          <w:spacing w:val="-8"/>
          <w:w w:val="96"/>
        </w:rPr>
        <w:t xml:space="preserve"> </w:t>
      </w:r>
      <w:r w:rsidRPr="00824327">
        <w:rPr>
          <w:b/>
          <w:spacing w:val="-2"/>
        </w:rPr>
        <w:t>t</w:t>
      </w:r>
      <w:r w:rsidRPr="00824327">
        <w:rPr>
          <w:b/>
        </w:rPr>
        <w:t>o</w:t>
      </w:r>
      <w:r w:rsidRPr="00824327">
        <w:rPr>
          <w:b/>
          <w:spacing w:val="-8"/>
        </w:rPr>
        <w:t xml:space="preserve"> </w:t>
      </w:r>
      <w:r w:rsidRPr="00824327">
        <w:rPr>
          <w:b/>
          <w:w w:val="95"/>
        </w:rPr>
        <w:t>a</w:t>
      </w:r>
      <w:r w:rsidRPr="00824327">
        <w:rPr>
          <w:b/>
          <w:spacing w:val="-13"/>
          <w:w w:val="95"/>
        </w:rPr>
        <w:t xml:space="preserve"> </w:t>
      </w:r>
      <w:r w:rsidRPr="00824327">
        <w:rPr>
          <w:b/>
          <w:w w:val="95"/>
        </w:rPr>
        <w:t>management</w:t>
      </w:r>
      <w:r w:rsidRPr="00824327">
        <w:rPr>
          <w:b/>
          <w:spacing w:val="22"/>
          <w:w w:val="95"/>
        </w:rPr>
        <w:t xml:space="preserve"> </w:t>
      </w:r>
      <w:r w:rsidRPr="00824327">
        <w:rPr>
          <w:b/>
        </w:rPr>
        <w:t>audit</w:t>
      </w:r>
    </w:p>
    <w:p w14:paraId="3869A593" w14:textId="77777777" w:rsidR="004C439B" w:rsidRPr="0083071A" w:rsidRDefault="004C439B" w:rsidP="0083071A">
      <w:pPr>
        <w:widowControl w:val="0"/>
        <w:autoSpaceDE w:val="0"/>
        <w:autoSpaceDN w:val="0"/>
        <w:adjustRightInd w:val="0"/>
        <w:spacing w:before="7" w:line="110" w:lineRule="exact"/>
        <w:ind w:right="95"/>
        <w:rPr>
          <w:rFonts w:ascii="Verdana" w:eastAsia="MS PMincho" w:hAnsi="Verdana"/>
          <w:color w:val="000000"/>
          <w:sz w:val="20"/>
          <w:szCs w:val="20"/>
        </w:rPr>
      </w:pPr>
    </w:p>
    <w:p w14:paraId="4801CB6C" w14:textId="77777777" w:rsidR="004C439B" w:rsidRPr="000C1DB3" w:rsidRDefault="0083071A" w:rsidP="0083071A">
      <w:pPr>
        <w:widowControl w:val="0"/>
        <w:autoSpaceDE w:val="0"/>
        <w:autoSpaceDN w:val="0"/>
        <w:adjustRightInd w:val="0"/>
        <w:spacing w:line="243" w:lineRule="auto"/>
        <w:ind w:right="95"/>
        <w:rPr>
          <w:rFonts w:ascii="Verdana" w:eastAsia="MS PMincho" w:hAnsi="Verdana"/>
          <w:w w:val="96"/>
          <w:sz w:val="20"/>
          <w:szCs w:val="20"/>
        </w:rPr>
      </w:pPr>
      <w:r w:rsidRPr="000C1DB3">
        <w:rPr>
          <w:rFonts w:ascii="Verdana" w:eastAsia="MS PMincho" w:hAnsi="Verdana"/>
          <w:spacing w:val="-1"/>
          <w:sz w:val="20"/>
          <w:szCs w:val="20"/>
        </w:rPr>
        <w:t>Leaseholder</w:t>
      </w:r>
      <w:r w:rsidRPr="000C1DB3">
        <w:rPr>
          <w:rFonts w:ascii="Verdana" w:eastAsia="MS PMincho" w:hAnsi="Verdana"/>
          <w:spacing w:val="6"/>
          <w:sz w:val="20"/>
          <w:szCs w:val="20"/>
        </w:rPr>
        <w:t>s</w:t>
      </w:r>
      <w:r w:rsidR="00615983" w:rsidRPr="000C1DB3">
        <w:rPr>
          <w:rFonts w:ascii="Verdana" w:eastAsia="MS PMincho" w:hAnsi="Verdana"/>
          <w:sz w:val="20"/>
          <w:szCs w:val="20"/>
        </w:rPr>
        <w:t xml:space="preserve"> </w:t>
      </w:r>
      <w:r w:rsidR="004C439B" w:rsidRPr="000C1DB3">
        <w:rPr>
          <w:rFonts w:ascii="Verdana" w:eastAsia="MS PMincho" w:hAnsi="Verdana"/>
          <w:spacing w:val="2"/>
          <w:sz w:val="20"/>
          <w:szCs w:val="20"/>
        </w:rPr>
        <w:t>h</w:t>
      </w:r>
      <w:r w:rsidR="004C439B" w:rsidRPr="000C1DB3">
        <w:rPr>
          <w:rFonts w:ascii="Verdana" w:eastAsia="MS PMincho" w:hAnsi="Verdana"/>
          <w:spacing w:val="-2"/>
          <w:sz w:val="20"/>
          <w:szCs w:val="20"/>
        </w:rPr>
        <w:t>av</w:t>
      </w:r>
      <w:r w:rsidR="004C439B" w:rsidRPr="000C1DB3">
        <w:rPr>
          <w:rFonts w:ascii="Verdana" w:eastAsia="MS PMincho" w:hAnsi="Verdana"/>
          <w:sz w:val="20"/>
          <w:szCs w:val="20"/>
        </w:rPr>
        <w:t>e</w:t>
      </w:r>
      <w:r w:rsidR="004C439B" w:rsidRPr="000C1DB3">
        <w:rPr>
          <w:rFonts w:ascii="Verdana" w:eastAsia="MS PMincho" w:hAnsi="Verdana"/>
          <w:spacing w:val="46"/>
          <w:sz w:val="20"/>
          <w:szCs w:val="20"/>
        </w:rPr>
        <w:t xml:space="preserve"> </w:t>
      </w:r>
      <w:r w:rsidR="004C439B" w:rsidRPr="000C1DB3">
        <w:rPr>
          <w:rFonts w:ascii="Verdana" w:eastAsia="MS PMincho" w:hAnsi="Verdana"/>
          <w:spacing w:val="2"/>
          <w:sz w:val="20"/>
          <w:szCs w:val="20"/>
        </w:rPr>
        <w:t>th</w:t>
      </w:r>
      <w:r w:rsidR="004C439B" w:rsidRPr="000C1DB3">
        <w:rPr>
          <w:rFonts w:ascii="Verdana" w:eastAsia="MS PMincho" w:hAnsi="Verdana"/>
          <w:sz w:val="20"/>
          <w:szCs w:val="20"/>
        </w:rPr>
        <w:t>e</w:t>
      </w:r>
      <w:r w:rsidR="00615983" w:rsidRPr="000C1DB3">
        <w:rPr>
          <w:rFonts w:ascii="Verdana" w:eastAsia="MS PMincho" w:hAnsi="Verdana"/>
          <w:sz w:val="20"/>
          <w:szCs w:val="20"/>
        </w:rPr>
        <w:t xml:space="preserve"> </w:t>
      </w:r>
      <w:r w:rsidR="004C439B" w:rsidRPr="000C1DB3">
        <w:rPr>
          <w:rFonts w:ascii="Verdana" w:eastAsia="MS PMincho" w:hAnsi="Verdana"/>
          <w:spacing w:val="5"/>
          <w:sz w:val="20"/>
          <w:szCs w:val="20"/>
        </w:rPr>
        <w:t>r</w:t>
      </w:r>
      <w:r w:rsidR="004C439B" w:rsidRPr="000C1DB3">
        <w:rPr>
          <w:rFonts w:ascii="Verdana" w:eastAsia="MS PMincho" w:hAnsi="Verdana"/>
          <w:spacing w:val="2"/>
          <w:sz w:val="20"/>
          <w:szCs w:val="20"/>
        </w:rPr>
        <w:t>i</w:t>
      </w:r>
      <w:r w:rsidR="004C439B" w:rsidRPr="000C1DB3">
        <w:rPr>
          <w:rFonts w:ascii="Verdana" w:eastAsia="MS PMincho" w:hAnsi="Verdana"/>
          <w:spacing w:val="5"/>
          <w:sz w:val="20"/>
          <w:szCs w:val="20"/>
        </w:rPr>
        <w:t>g</w:t>
      </w:r>
      <w:r w:rsidR="004C439B" w:rsidRPr="000C1DB3">
        <w:rPr>
          <w:rFonts w:ascii="Verdana" w:eastAsia="MS PMincho" w:hAnsi="Verdana"/>
          <w:spacing w:val="2"/>
          <w:sz w:val="20"/>
          <w:szCs w:val="20"/>
        </w:rPr>
        <w:t>h</w:t>
      </w:r>
      <w:r w:rsidR="004C439B" w:rsidRPr="000C1DB3">
        <w:rPr>
          <w:rFonts w:ascii="Verdana" w:eastAsia="MS PMincho" w:hAnsi="Verdana"/>
          <w:sz w:val="20"/>
          <w:szCs w:val="20"/>
        </w:rPr>
        <w:t>t</w:t>
      </w:r>
      <w:r w:rsidR="00615983" w:rsidRPr="000C1DB3">
        <w:rPr>
          <w:rFonts w:ascii="Verdana" w:eastAsia="MS PMincho" w:hAnsi="Verdana"/>
          <w:sz w:val="20"/>
          <w:szCs w:val="20"/>
        </w:rPr>
        <w:t xml:space="preserve"> </w:t>
      </w:r>
      <w:r w:rsidR="004C439B" w:rsidRPr="000C1DB3">
        <w:rPr>
          <w:rFonts w:ascii="Verdana" w:eastAsia="MS PMincho" w:hAnsi="Verdana"/>
          <w:sz w:val="20"/>
          <w:szCs w:val="20"/>
        </w:rPr>
        <w:t>to</w:t>
      </w:r>
      <w:r w:rsidR="00615983" w:rsidRPr="000C1DB3">
        <w:rPr>
          <w:rFonts w:ascii="Verdana" w:eastAsia="MS PMincho" w:hAnsi="Verdana"/>
          <w:sz w:val="20"/>
          <w:szCs w:val="20"/>
        </w:rPr>
        <w:t xml:space="preserve"> </w:t>
      </w:r>
      <w:r w:rsidR="004C439B" w:rsidRPr="000C1DB3">
        <w:rPr>
          <w:rFonts w:ascii="Verdana" w:eastAsia="MS PMincho" w:hAnsi="Verdana"/>
          <w:spacing w:val="2"/>
          <w:sz w:val="20"/>
          <w:szCs w:val="20"/>
        </w:rPr>
        <w:t>a</w:t>
      </w:r>
      <w:r w:rsidR="004C439B" w:rsidRPr="000C1DB3">
        <w:rPr>
          <w:rFonts w:ascii="Verdana" w:eastAsia="MS PMincho" w:hAnsi="Verdana"/>
          <w:spacing w:val="5"/>
          <w:sz w:val="20"/>
          <w:szCs w:val="20"/>
        </w:rPr>
        <w:t>r</w:t>
      </w:r>
      <w:r w:rsidR="004C439B" w:rsidRPr="000C1DB3">
        <w:rPr>
          <w:rFonts w:ascii="Verdana" w:eastAsia="MS PMincho" w:hAnsi="Verdana"/>
          <w:spacing w:val="4"/>
          <w:sz w:val="20"/>
          <w:szCs w:val="20"/>
        </w:rPr>
        <w:t>r</w:t>
      </w:r>
      <w:r w:rsidR="004C439B" w:rsidRPr="000C1DB3">
        <w:rPr>
          <w:rFonts w:ascii="Verdana" w:eastAsia="MS PMincho" w:hAnsi="Verdana"/>
          <w:spacing w:val="2"/>
          <w:sz w:val="20"/>
          <w:szCs w:val="20"/>
        </w:rPr>
        <w:t>ang</w:t>
      </w:r>
      <w:r w:rsidR="004C439B" w:rsidRPr="000C1DB3">
        <w:rPr>
          <w:rFonts w:ascii="Verdana" w:eastAsia="MS PMincho" w:hAnsi="Verdana"/>
          <w:sz w:val="20"/>
          <w:szCs w:val="20"/>
        </w:rPr>
        <w:t>e</w:t>
      </w:r>
      <w:r w:rsidR="00615983" w:rsidRPr="000C1DB3">
        <w:rPr>
          <w:rFonts w:ascii="Verdana" w:eastAsia="MS PMincho" w:hAnsi="Verdana"/>
          <w:sz w:val="20"/>
          <w:szCs w:val="20"/>
        </w:rPr>
        <w:t xml:space="preserve"> </w:t>
      </w:r>
      <w:r w:rsidR="004C439B" w:rsidRPr="000C1DB3">
        <w:rPr>
          <w:rFonts w:ascii="Verdana" w:eastAsia="MS PMincho" w:hAnsi="Verdana"/>
          <w:spacing w:val="2"/>
          <w:sz w:val="20"/>
          <w:szCs w:val="20"/>
        </w:rPr>
        <w:t>fo</w:t>
      </w:r>
      <w:r w:rsidR="004C439B" w:rsidRPr="000C1DB3">
        <w:rPr>
          <w:rFonts w:ascii="Verdana" w:eastAsia="MS PMincho" w:hAnsi="Verdana"/>
          <w:sz w:val="20"/>
          <w:szCs w:val="20"/>
        </w:rPr>
        <w:t>r</w:t>
      </w:r>
      <w:r w:rsidR="00615983" w:rsidRPr="000C1DB3">
        <w:rPr>
          <w:rFonts w:ascii="Verdana" w:eastAsia="MS PMincho" w:hAnsi="Verdana"/>
          <w:sz w:val="20"/>
          <w:szCs w:val="20"/>
        </w:rPr>
        <w:t xml:space="preserve"> </w:t>
      </w:r>
      <w:r w:rsidR="004C439B" w:rsidRPr="000C1DB3">
        <w:rPr>
          <w:rFonts w:ascii="Verdana" w:eastAsia="MS PMincho" w:hAnsi="Verdana"/>
          <w:sz w:val="20"/>
          <w:szCs w:val="20"/>
        </w:rPr>
        <w:t>a</w:t>
      </w:r>
      <w:r w:rsidR="00615983" w:rsidRPr="000C1DB3">
        <w:rPr>
          <w:rFonts w:ascii="Verdana" w:eastAsia="MS PMincho" w:hAnsi="Verdana"/>
          <w:sz w:val="20"/>
          <w:szCs w:val="20"/>
        </w:rPr>
        <w:t xml:space="preserve"> </w:t>
      </w:r>
      <w:r w:rsidR="004C439B" w:rsidRPr="000C1DB3">
        <w:rPr>
          <w:rFonts w:ascii="Verdana" w:eastAsia="MS PMincho" w:hAnsi="Verdana"/>
          <w:spacing w:val="2"/>
          <w:sz w:val="20"/>
          <w:szCs w:val="20"/>
        </w:rPr>
        <w:t>managemen</w:t>
      </w:r>
      <w:r w:rsidR="004C439B" w:rsidRPr="000C1DB3">
        <w:rPr>
          <w:rFonts w:ascii="Verdana" w:eastAsia="MS PMincho" w:hAnsi="Verdana"/>
          <w:sz w:val="20"/>
          <w:szCs w:val="20"/>
        </w:rPr>
        <w:t>t</w:t>
      </w:r>
      <w:r w:rsidR="00615983" w:rsidRPr="000C1DB3">
        <w:rPr>
          <w:rFonts w:ascii="Verdana" w:eastAsia="MS PMincho" w:hAnsi="Verdana"/>
          <w:sz w:val="20"/>
          <w:szCs w:val="20"/>
        </w:rPr>
        <w:t xml:space="preserve"> </w:t>
      </w:r>
      <w:r w:rsidR="004C439B" w:rsidRPr="000C1DB3">
        <w:rPr>
          <w:rFonts w:ascii="Verdana" w:eastAsia="MS PMincho" w:hAnsi="Verdana"/>
          <w:spacing w:val="2"/>
          <w:sz w:val="20"/>
          <w:szCs w:val="20"/>
        </w:rPr>
        <w:t>audi</w:t>
      </w:r>
      <w:r w:rsidR="004C439B" w:rsidRPr="000C1DB3">
        <w:rPr>
          <w:rFonts w:ascii="Verdana" w:eastAsia="MS PMincho" w:hAnsi="Verdana"/>
          <w:sz w:val="20"/>
          <w:szCs w:val="20"/>
        </w:rPr>
        <w:t>t</w:t>
      </w:r>
      <w:r w:rsidR="00615983" w:rsidRPr="000C1DB3">
        <w:rPr>
          <w:rFonts w:ascii="Verdana" w:eastAsia="MS PMincho" w:hAnsi="Verdana"/>
          <w:sz w:val="20"/>
          <w:szCs w:val="20"/>
        </w:rPr>
        <w:t xml:space="preserve"> </w:t>
      </w:r>
      <w:r w:rsidR="004C439B" w:rsidRPr="000C1DB3">
        <w:rPr>
          <w:rFonts w:ascii="Verdana" w:eastAsia="MS PMincho" w:hAnsi="Verdana"/>
          <w:spacing w:val="2"/>
          <w:sz w:val="20"/>
          <w:szCs w:val="20"/>
        </w:rPr>
        <w:t>o</w:t>
      </w:r>
      <w:r w:rsidR="004C439B" w:rsidRPr="000C1DB3">
        <w:rPr>
          <w:rFonts w:ascii="Verdana" w:eastAsia="MS PMincho" w:hAnsi="Verdana"/>
          <w:sz w:val="20"/>
          <w:szCs w:val="20"/>
        </w:rPr>
        <w:t>f</w:t>
      </w:r>
      <w:r w:rsidR="00615983" w:rsidRPr="000C1DB3">
        <w:rPr>
          <w:rFonts w:ascii="Verdana" w:eastAsia="MS PMincho" w:hAnsi="Verdana"/>
          <w:sz w:val="20"/>
          <w:szCs w:val="20"/>
        </w:rPr>
        <w:t xml:space="preserve"> </w:t>
      </w:r>
      <w:r w:rsidR="004C439B" w:rsidRPr="000C1DB3">
        <w:rPr>
          <w:rFonts w:ascii="Verdana" w:eastAsia="MS PMincho" w:hAnsi="Verdana"/>
          <w:spacing w:val="2"/>
          <w:sz w:val="20"/>
          <w:szCs w:val="20"/>
        </w:rPr>
        <w:t>al</w:t>
      </w:r>
      <w:r w:rsidR="004C439B" w:rsidRPr="000C1DB3">
        <w:rPr>
          <w:rFonts w:ascii="Verdana" w:eastAsia="MS PMincho" w:hAnsi="Verdana"/>
          <w:sz w:val="20"/>
          <w:szCs w:val="20"/>
        </w:rPr>
        <w:t>l</w:t>
      </w:r>
      <w:r w:rsidR="004C439B" w:rsidRPr="000C1DB3">
        <w:rPr>
          <w:rFonts w:ascii="Verdana" w:eastAsia="MS PMincho" w:hAnsi="Verdana"/>
          <w:spacing w:val="49"/>
          <w:sz w:val="20"/>
          <w:szCs w:val="20"/>
        </w:rPr>
        <w:t xml:space="preserve"> </w:t>
      </w:r>
      <w:r w:rsidR="004C439B" w:rsidRPr="000C1DB3">
        <w:rPr>
          <w:rFonts w:ascii="Verdana" w:eastAsia="MS PMincho" w:hAnsi="Verdana"/>
          <w:spacing w:val="2"/>
          <w:sz w:val="20"/>
          <w:szCs w:val="20"/>
        </w:rPr>
        <w:t>the</w:t>
      </w:r>
      <w:r w:rsidR="004C439B" w:rsidRPr="000C1DB3">
        <w:rPr>
          <w:rFonts w:ascii="Verdana" w:eastAsia="MS PMincho" w:hAnsi="Verdana"/>
          <w:sz w:val="20"/>
          <w:szCs w:val="20"/>
        </w:rPr>
        <w:t xml:space="preserve"> </w:t>
      </w:r>
      <w:r w:rsidR="004C439B" w:rsidRPr="000C1DB3">
        <w:rPr>
          <w:rFonts w:ascii="Verdana" w:eastAsia="MS PMincho" w:hAnsi="Verdana"/>
          <w:spacing w:val="-1"/>
          <w:w w:val="102"/>
          <w:sz w:val="20"/>
          <w:szCs w:val="20"/>
        </w:rPr>
        <w:t>managemen</w:t>
      </w:r>
      <w:r w:rsidR="004C439B" w:rsidRPr="000C1DB3">
        <w:rPr>
          <w:rFonts w:ascii="Verdana" w:eastAsia="MS PMincho" w:hAnsi="Verdana"/>
          <w:w w:val="102"/>
          <w:sz w:val="20"/>
          <w:szCs w:val="20"/>
        </w:rPr>
        <w:t>t</w:t>
      </w:r>
      <w:r w:rsidR="004C439B" w:rsidRPr="000C1DB3">
        <w:rPr>
          <w:rFonts w:ascii="Verdana" w:eastAsia="MS PMincho" w:hAnsi="Verdana"/>
          <w:spacing w:val="-14"/>
          <w:sz w:val="20"/>
          <w:szCs w:val="20"/>
        </w:rPr>
        <w:t xml:space="preserve"> </w:t>
      </w:r>
      <w:r w:rsidR="004C439B" w:rsidRPr="000C1DB3">
        <w:rPr>
          <w:rFonts w:ascii="Verdana" w:eastAsia="MS PMincho" w:hAnsi="Verdana"/>
          <w:spacing w:val="-1"/>
          <w:sz w:val="20"/>
          <w:szCs w:val="20"/>
        </w:rPr>
        <w:t>function</w:t>
      </w:r>
      <w:r w:rsidR="004C439B" w:rsidRPr="000C1DB3">
        <w:rPr>
          <w:rFonts w:ascii="Verdana" w:eastAsia="MS PMincho" w:hAnsi="Verdana"/>
          <w:sz w:val="20"/>
          <w:szCs w:val="20"/>
        </w:rPr>
        <w:t>s</w:t>
      </w:r>
      <w:r w:rsidR="004C439B" w:rsidRPr="000C1DB3">
        <w:rPr>
          <w:rFonts w:ascii="Verdana" w:eastAsia="MS PMincho" w:hAnsi="Verdana"/>
          <w:spacing w:val="-7"/>
          <w:sz w:val="20"/>
          <w:szCs w:val="20"/>
        </w:rPr>
        <w:t xml:space="preserve"> </w:t>
      </w:r>
      <w:r w:rsidR="004C439B" w:rsidRPr="000C1DB3">
        <w:rPr>
          <w:rFonts w:ascii="Verdana" w:eastAsia="MS PMincho" w:hAnsi="Verdana"/>
          <w:spacing w:val="-1"/>
          <w:sz w:val="20"/>
          <w:szCs w:val="20"/>
        </w:rPr>
        <w:t>whi</w:t>
      </w:r>
      <w:r w:rsidR="004C439B" w:rsidRPr="000C1DB3">
        <w:rPr>
          <w:rFonts w:ascii="Verdana" w:eastAsia="MS PMincho" w:hAnsi="Verdana"/>
          <w:spacing w:val="-2"/>
          <w:sz w:val="20"/>
          <w:szCs w:val="20"/>
        </w:rPr>
        <w:t>c</w:t>
      </w:r>
      <w:r w:rsidR="004C439B" w:rsidRPr="000C1DB3">
        <w:rPr>
          <w:rFonts w:ascii="Verdana" w:eastAsia="MS PMincho" w:hAnsi="Verdana"/>
          <w:sz w:val="20"/>
          <w:szCs w:val="20"/>
        </w:rPr>
        <w:t>h</w:t>
      </w:r>
      <w:r w:rsidR="004C439B" w:rsidRPr="000C1DB3">
        <w:rPr>
          <w:rFonts w:ascii="Verdana" w:eastAsia="MS PMincho" w:hAnsi="Verdana"/>
          <w:spacing w:val="-17"/>
          <w:sz w:val="20"/>
          <w:szCs w:val="20"/>
        </w:rPr>
        <w:t xml:space="preserve"> </w:t>
      </w:r>
      <w:r w:rsidR="004C439B" w:rsidRPr="000C1DB3">
        <w:rPr>
          <w:rFonts w:ascii="Verdana" w:eastAsia="MS PMincho" w:hAnsi="Verdana"/>
          <w:spacing w:val="-1"/>
          <w:sz w:val="20"/>
          <w:szCs w:val="20"/>
        </w:rPr>
        <w:t>landlo</w:t>
      </w:r>
      <w:r w:rsidR="004C439B" w:rsidRPr="000C1DB3">
        <w:rPr>
          <w:rFonts w:ascii="Verdana" w:eastAsia="MS PMincho" w:hAnsi="Verdana"/>
          <w:spacing w:val="-3"/>
          <w:sz w:val="20"/>
          <w:szCs w:val="20"/>
        </w:rPr>
        <w:t>r</w:t>
      </w:r>
      <w:r w:rsidR="004C439B" w:rsidRPr="000C1DB3">
        <w:rPr>
          <w:rFonts w:ascii="Verdana" w:eastAsia="MS PMincho" w:hAnsi="Verdana"/>
          <w:spacing w:val="-1"/>
          <w:sz w:val="20"/>
          <w:szCs w:val="20"/>
        </w:rPr>
        <w:t>d</w:t>
      </w:r>
      <w:r w:rsidR="004C439B" w:rsidRPr="000C1DB3">
        <w:rPr>
          <w:rFonts w:ascii="Verdana" w:eastAsia="MS PMincho" w:hAnsi="Verdana"/>
          <w:sz w:val="20"/>
          <w:szCs w:val="20"/>
        </w:rPr>
        <w:t>s</w:t>
      </w:r>
      <w:r w:rsidR="004C439B" w:rsidRPr="000C1DB3">
        <w:rPr>
          <w:rFonts w:ascii="Verdana" w:eastAsia="MS PMincho" w:hAnsi="Verdana"/>
          <w:spacing w:val="-5"/>
          <w:sz w:val="20"/>
          <w:szCs w:val="20"/>
        </w:rPr>
        <w:t xml:space="preserve"> </w:t>
      </w:r>
      <w:r w:rsidR="004C439B" w:rsidRPr="000C1DB3">
        <w:rPr>
          <w:rFonts w:ascii="Verdana" w:eastAsia="MS PMincho" w:hAnsi="Verdana"/>
          <w:spacing w:val="-1"/>
          <w:sz w:val="20"/>
          <w:szCs w:val="20"/>
        </w:rPr>
        <w:t>o</w:t>
      </w:r>
      <w:r w:rsidR="004C439B" w:rsidRPr="000C1DB3">
        <w:rPr>
          <w:rFonts w:ascii="Verdana" w:eastAsia="MS PMincho" w:hAnsi="Verdana"/>
          <w:sz w:val="20"/>
          <w:szCs w:val="20"/>
        </w:rPr>
        <w:t>r</w:t>
      </w:r>
      <w:r w:rsidR="004C439B" w:rsidRPr="000C1DB3">
        <w:rPr>
          <w:rFonts w:ascii="Verdana" w:eastAsia="MS PMincho" w:hAnsi="Verdana"/>
          <w:spacing w:val="-8"/>
          <w:sz w:val="20"/>
          <w:szCs w:val="20"/>
        </w:rPr>
        <w:t xml:space="preserve"> </w:t>
      </w:r>
      <w:r w:rsidR="004C439B" w:rsidRPr="000C1DB3">
        <w:rPr>
          <w:rFonts w:ascii="Verdana" w:eastAsia="MS PMincho" w:hAnsi="Verdana"/>
          <w:spacing w:val="-1"/>
          <w:sz w:val="20"/>
          <w:szCs w:val="20"/>
        </w:rPr>
        <w:t>thei</w:t>
      </w:r>
      <w:r w:rsidR="004C439B" w:rsidRPr="000C1DB3">
        <w:rPr>
          <w:rFonts w:ascii="Verdana" w:eastAsia="MS PMincho" w:hAnsi="Verdana"/>
          <w:sz w:val="20"/>
          <w:szCs w:val="20"/>
        </w:rPr>
        <w:t>r</w:t>
      </w:r>
      <w:r w:rsidR="004C439B" w:rsidRPr="000C1DB3">
        <w:rPr>
          <w:rFonts w:ascii="Verdana" w:eastAsia="MS PMincho" w:hAnsi="Verdana"/>
          <w:spacing w:val="-5"/>
          <w:sz w:val="20"/>
          <w:szCs w:val="20"/>
        </w:rPr>
        <w:t xml:space="preserve"> </w:t>
      </w:r>
      <w:r w:rsidR="004C439B" w:rsidRPr="000C1DB3">
        <w:rPr>
          <w:rFonts w:ascii="Verdana" w:eastAsia="MS PMincho" w:hAnsi="Verdana"/>
          <w:spacing w:val="-1"/>
          <w:w w:val="98"/>
          <w:sz w:val="20"/>
          <w:szCs w:val="20"/>
        </w:rPr>
        <w:t>agent</w:t>
      </w:r>
      <w:r w:rsidR="004C439B" w:rsidRPr="000C1DB3">
        <w:rPr>
          <w:rFonts w:ascii="Verdana" w:eastAsia="MS PMincho" w:hAnsi="Verdana"/>
          <w:w w:val="98"/>
          <w:sz w:val="20"/>
          <w:szCs w:val="20"/>
        </w:rPr>
        <w:t>s</w:t>
      </w:r>
      <w:r w:rsidR="004C439B" w:rsidRPr="000C1DB3">
        <w:rPr>
          <w:rFonts w:ascii="Verdana" w:eastAsia="MS PMincho" w:hAnsi="Verdana"/>
          <w:spacing w:val="-12"/>
          <w:w w:val="98"/>
          <w:sz w:val="20"/>
          <w:szCs w:val="20"/>
        </w:rPr>
        <w:t xml:space="preserve"> </w:t>
      </w:r>
      <w:r w:rsidR="004C439B" w:rsidRPr="000C1DB3">
        <w:rPr>
          <w:rFonts w:ascii="Verdana" w:eastAsia="MS PMincho" w:hAnsi="Verdana"/>
          <w:spacing w:val="-1"/>
          <w:sz w:val="20"/>
          <w:szCs w:val="20"/>
        </w:rPr>
        <w:t>unde</w:t>
      </w:r>
      <w:r w:rsidR="004C439B" w:rsidRPr="000C1DB3">
        <w:rPr>
          <w:rFonts w:ascii="Verdana" w:eastAsia="MS PMincho" w:hAnsi="Verdana"/>
          <w:spacing w:val="3"/>
          <w:sz w:val="20"/>
          <w:szCs w:val="20"/>
        </w:rPr>
        <w:t>r</w:t>
      </w:r>
      <w:r w:rsidR="004C439B" w:rsidRPr="000C1DB3">
        <w:rPr>
          <w:rFonts w:ascii="Verdana" w:eastAsia="MS PMincho" w:hAnsi="Verdana"/>
          <w:spacing w:val="-1"/>
          <w:sz w:val="20"/>
          <w:szCs w:val="20"/>
        </w:rPr>
        <w:t>ta</w:t>
      </w:r>
      <w:r w:rsidR="004C439B" w:rsidRPr="000C1DB3">
        <w:rPr>
          <w:rFonts w:ascii="Verdana" w:eastAsia="MS PMincho" w:hAnsi="Verdana"/>
          <w:spacing w:val="-5"/>
          <w:sz w:val="20"/>
          <w:szCs w:val="20"/>
        </w:rPr>
        <w:t>k</w:t>
      </w:r>
      <w:r w:rsidR="004C439B" w:rsidRPr="000C1DB3">
        <w:rPr>
          <w:rFonts w:ascii="Verdana" w:eastAsia="MS PMincho" w:hAnsi="Verdana"/>
          <w:sz w:val="20"/>
          <w:szCs w:val="20"/>
        </w:rPr>
        <w:t>e</w:t>
      </w:r>
      <w:r w:rsidR="004C439B" w:rsidRPr="000C1DB3">
        <w:rPr>
          <w:rFonts w:ascii="Verdana" w:eastAsia="MS PMincho" w:hAnsi="Verdana"/>
          <w:spacing w:val="2"/>
          <w:sz w:val="20"/>
          <w:szCs w:val="20"/>
        </w:rPr>
        <w:t xml:space="preserve"> </w:t>
      </w:r>
      <w:r w:rsidR="004C439B" w:rsidRPr="000C1DB3">
        <w:rPr>
          <w:rFonts w:ascii="Verdana" w:eastAsia="MS PMincho" w:hAnsi="Verdana"/>
          <w:spacing w:val="-1"/>
          <w:sz w:val="20"/>
          <w:szCs w:val="20"/>
        </w:rPr>
        <w:t>a</w:t>
      </w:r>
      <w:r w:rsidR="004C439B" w:rsidRPr="000C1DB3">
        <w:rPr>
          <w:rFonts w:ascii="Verdana" w:eastAsia="MS PMincho" w:hAnsi="Verdana"/>
          <w:sz w:val="20"/>
          <w:szCs w:val="20"/>
        </w:rPr>
        <w:t>t</w:t>
      </w:r>
      <w:r w:rsidR="004C439B" w:rsidRPr="000C1DB3">
        <w:rPr>
          <w:rFonts w:ascii="Verdana" w:eastAsia="MS PMincho" w:hAnsi="Verdana"/>
          <w:spacing w:val="-11"/>
          <w:sz w:val="20"/>
          <w:szCs w:val="20"/>
        </w:rPr>
        <w:t xml:space="preserve"> </w:t>
      </w:r>
      <w:r w:rsidR="004C439B" w:rsidRPr="000C1DB3">
        <w:rPr>
          <w:rFonts w:ascii="Verdana" w:eastAsia="MS PMincho" w:hAnsi="Verdana"/>
          <w:spacing w:val="-1"/>
          <w:sz w:val="20"/>
          <w:szCs w:val="20"/>
        </w:rPr>
        <w:t>th</w:t>
      </w:r>
      <w:r w:rsidR="004C439B" w:rsidRPr="000C1DB3">
        <w:rPr>
          <w:rFonts w:ascii="Verdana" w:eastAsia="MS PMincho" w:hAnsi="Verdana"/>
          <w:sz w:val="20"/>
          <w:szCs w:val="20"/>
        </w:rPr>
        <w:t>e</w:t>
      </w:r>
      <w:r w:rsidR="004C439B" w:rsidRPr="000C1DB3">
        <w:rPr>
          <w:rFonts w:ascii="Verdana" w:eastAsia="MS PMincho" w:hAnsi="Verdana"/>
          <w:spacing w:val="-9"/>
          <w:sz w:val="20"/>
          <w:szCs w:val="20"/>
        </w:rPr>
        <w:t xml:space="preserve"> </w:t>
      </w:r>
      <w:r w:rsidR="004C439B" w:rsidRPr="000C1DB3">
        <w:rPr>
          <w:rFonts w:ascii="Verdana" w:eastAsia="MS PMincho" w:hAnsi="Verdana"/>
          <w:spacing w:val="-1"/>
          <w:sz w:val="20"/>
          <w:szCs w:val="20"/>
        </w:rPr>
        <w:t>block.</w:t>
      </w:r>
      <w:r w:rsidR="00615983" w:rsidRPr="000C1DB3">
        <w:rPr>
          <w:rFonts w:ascii="Verdana" w:eastAsia="MS PMincho" w:hAnsi="Verdana"/>
          <w:spacing w:val="-10"/>
          <w:sz w:val="20"/>
          <w:szCs w:val="20"/>
        </w:rPr>
        <w:t xml:space="preserve"> </w:t>
      </w:r>
      <w:r w:rsidRPr="000C1DB3">
        <w:rPr>
          <w:rFonts w:ascii="Verdana" w:eastAsia="MS PMincho" w:hAnsi="Verdana"/>
          <w:spacing w:val="-28"/>
          <w:sz w:val="20"/>
          <w:szCs w:val="20"/>
        </w:rPr>
        <w:t xml:space="preserve"> </w:t>
      </w:r>
      <w:r w:rsidRPr="000C1DB3">
        <w:rPr>
          <w:rFonts w:ascii="Verdana" w:eastAsia="MS PMincho" w:hAnsi="Verdana"/>
          <w:spacing w:val="-1"/>
          <w:sz w:val="20"/>
          <w:szCs w:val="20"/>
        </w:rPr>
        <w:t>Leaseholder</w:t>
      </w:r>
      <w:r w:rsidRPr="000C1DB3">
        <w:rPr>
          <w:rFonts w:ascii="Verdana" w:eastAsia="MS PMincho" w:hAnsi="Verdana"/>
          <w:spacing w:val="6"/>
          <w:sz w:val="20"/>
          <w:szCs w:val="20"/>
        </w:rPr>
        <w:t>s</w:t>
      </w:r>
      <w:r w:rsidRPr="000C1DB3">
        <w:rPr>
          <w:rFonts w:ascii="Verdana" w:eastAsia="MS PMincho" w:hAnsi="Verdana"/>
          <w:spacing w:val="4"/>
          <w:w w:val="92"/>
          <w:sz w:val="20"/>
          <w:szCs w:val="20"/>
        </w:rPr>
        <w:t xml:space="preserve"> </w:t>
      </w:r>
      <w:r w:rsidR="004C439B" w:rsidRPr="000C1DB3">
        <w:rPr>
          <w:rFonts w:ascii="Verdana" w:eastAsia="MS PMincho" w:hAnsi="Verdana"/>
          <w:spacing w:val="4"/>
          <w:w w:val="92"/>
          <w:sz w:val="20"/>
          <w:szCs w:val="20"/>
        </w:rPr>
        <w:t>w</w:t>
      </w:r>
      <w:r w:rsidR="004C439B" w:rsidRPr="000C1DB3">
        <w:rPr>
          <w:rFonts w:ascii="Verdana" w:eastAsia="MS PMincho" w:hAnsi="Verdana"/>
          <w:w w:val="92"/>
          <w:sz w:val="20"/>
          <w:szCs w:val="20"/>
        </w:rPr>
        <w:t>ill</w:t>
      </w:r>
      <w:r w:rsidR="004C439B" w:rsidRPr="000C1DB3">
        <w:rPr>
          <w:rFonts w:ascii="Verdana" w:eastAsia="MS PMincho" w:hAnsi="Verdana"/>
          <w:spacing w:val="6"/>
          <w:w w:val="92"/>
          <w:sz w:val="20"/>
          <w:szCs w:val="20"/>
        </w:rPr>
        <w:t xml:space="preserve"> </w:t>
      </w:r>
      <w:r w:rsidR="004C439B" w:rsidRPr="000C1DB3">
        <w:rPr>
          <w:rFonts w:ascii="Verdana" w:eastAsia="MS PMincho" w:hAnsi="Verdana"/>
          <w:sz w:val="20"/>
          <w:szCs w:val="20"/>
        </w:rPr>
        <w:t>h</w:t>
      </w:r>
      <w:r w:rsidR="004C439B" w:rsidRPr="000C1DB3">
        <w:rPr>
          <w:rFonts w:ascii="Verdana" w:eastAsia="MS PMincho" w:hAnsi="Verdana"/>
          <w:spacing w:val="-4"/>
          <w:sz w:val="20"/>
          <w:szCs w:val="20"/>
        </w:rPr>
        <w:t>av</w:t>
      </w:r>
      <w:r w:rsidR="004C439B" w:rsidRPr="000C1DB3">
        <w:rPr>
          <w:rFonts w:ascii="Verdana" w:eastAsia="MS PMincho" w:hAnsi="Verdana"/>
          <w:sz w:val="20"/>
          <w:szCs w:val="20"/>
        </w:rPr>
        <w:t>e</w:t>
      </w:r>
      <w:r w:rsidR="004C439B" w:rsidRPr="000C1DB3">
        <w:rPr>
          <w:rFonts w:ascii="Verdana" w:eastAsia="MS PMincho" w:hAnsi="Verdana"/>
          <w:spacing w:val="-12"/>
          <w:sz w:val="20"/>
          <w:szCs w:val="20"/>
        </w:rPr>
        <w:t xml:space="preserve"> </w:t>
      </w:r>
      <w:r w:rsidR="004C439B" w:rsidRPr="000C1DB3">
        <w:rPr>
          <w:rFonts w:ascii="Verdana" w:eastAsia="MS PMincho" w:hAnsi="Verdana"/>
          <w:spacing w:val="-2"/>
          <w:sz w:val="20"/>
          <w:szCs w:val="20"/>
        </w:rPr>
        <w:t>t</w:t>
      </w:r>
      <w:r w:rsidR="004C439B" w:rsidRPr="000C1DB3">
        <w:rPr>
          <w:rFonts w:ascii="Verdana" w:eastAsia="MS PMincho" w:hAnsi="Verdana"/>
          <w:sz w:val="20"/>
          <w:szCs w:val="20"/>
        </w:rPr>
        <w:t>o</w:t>
      </w:r>
      <w:r w:rsidR="004C439B" w:rsidRPr="000C1DB3">
        <w:rPr>
          <w:rFonts w:ascii="Verdana" w:eastAsia="MS PMincho" w:hAnsi="Verdana"/>
          <w:spacing w:val="9"/>
          <w:sz w:val="20"/>
          <w:szCs w:val="20"/>
        </w:rPr>
        <w:t xml:space="preserve"> </w:t>
      </w:r>
      <w:r w:rsidR="004C439B" w:rsidRPr="000C1DB3">
        <w:rPr>
          <w:rFonts w:ascii="Verdana" w:eastAsia="MS PMincho" w:hAnsi="Verdana"/>
          <w:sz w:val="20"/>
          <w:szCs w:val="20"/>
        </w:rPr>
        <w:t>p</w:t>
      </w:r>
      <w:r w:rsidR="004C439B" w:rsidRPr="000C1DB3">
        <w:rPr>
          <w:rFonts w:ascii="Verdana" w:eastAsia="MS PMincho" w:hAnsi="Verdana"/>
          <w:spacing w:val="-4"/>
          <w:sz w:val="20"/>
          <w:szCs w:val="20"/>
        </w:rPr>
        <w:t>a</w:t>
      </w:r>
      <w:r w:rsidR="004C439B" w:rsidRPr="000C1DB3">
        <w:rPr>
          <w:rFonts w:ascii="Verdana" w:eastAsia="MS PMincho" w:hAnsi="Verdana"/>
          <w:sz w:val="20"/>
          <w:szCs w:val="20"/>
        </w:rPr>
        <w:t>y</w:t>
      </w:r>
      <w:r w:rsidR="004C439B" w:rsidRPr="000C1DB3">
        <w:rPr>
          <w:rFonts w:ascii="Verdana" w:eastAsia="MS PMincho" w:hAnsi="Verdana"/>
          <w:spacing w:val="-9"/>
          <w:sz w:val="20"/>
          <w:szCs w:val="20"/>
        </w:rPr>
        <w:t xml:space="preserve"> </w:t>
      </w:r>
      <w:r w:rsidR="004C439B" w:rsidRPr="000C1DB3">
        <w:rPr>
          <w:rFonts w:ascii="Verdana" w:eastAsia="MS PMincho" w:hAnsi="Verdana"/>
          <w:w w:val="103"/>
          <w:sz w:val="20"/>
          <w:szCs w:val="20"/>
        </w:rPr>
        <w:t>the</w:t>
      </w:r>
      <w:r w:rsidR="004C439B" w:rsidRPr="000C1DB3">
        <w:rPr>
          <w:rFonts w:ascii="Verdana" w:eastAsia="MS PMincho" w:hAnsi="Verdana"/>
          <w:sz w:val="20"/>
          <w:szCs w:val="20"/>
        </w:rPr>
        <w:t xml:space="preserve"> </w:t>
      </w:r>
      <w:r w:rsidR="004C439B" w:rsidRPr="000C1DB3">
        <w:rPr>
          <w:rFonts w:ascii="Verdana" w:eastAsia="MS PMincho" w:hAnsi="Verdana"/>
          <w:spacing w:val="-3"/>
          <w:sz w:val="20"/>
          <w:szCs w:val="20"/>
        </w:rPr>
        <w:t>c</w:t>
      </w:r>
      <w:r w:rsidR="004C439B" w:rsidRPr="000C1DB3">
        <w:rPr>
          <w:rFonts w:ascii="Verdana" w:eastAsia="MS PMincho" w:hAnsi="Verdana"/>
          <w:sz w:val="20"/>
          <w:szCs w:val="20"/>
        </w:rPr>
        <w:t>ost</w:t>
      </w:r>
      <w:r w:rsidR="004C439B" w:rsidRPr="000C1DB3">
        <w:rPr>
          <w:rFonts w:ascii="Verdana" w:eastAsia="MS PMincho" w:hAnsi="Verdana"/>
          <w:spacing w:val="-3"/>
          <w:sz w:val="20"/>
          <w:szCs w:val="20"/>
        </w:rPr>
        <w:t xml:space="preserve"> </w:t>
      </w:r>
      <w:r w:rsidR="004C439B" w:rsidRPr="000C1DB3">
        <w:rPr>
          <w:rFonts w:ascii="Verdana" w:eastAsia="MS PMincho" w:hAnsi="Verdana"/>
          <w:sz w:val="20"/>
          <w:szCs w:val="20"/>
        </w:rPr>
        <w:t>of</w:t>
      </w:r>
      <w:r w:rsidR="004C439B" w:rsidRPr="000C1DB3">
        <w:rPr>
          <w:rFonts w:ascii="Verdana" w:eastAsia="MS PMincho" w:hAnsi="Verdana"/>
          <w:spacing w:val="2"/>
          <w:sz w:val="20"/>
          <w:szCs w:val="20"/>
        </w:rPr>
        <w:t xml:space="preserve"> </w:t>
      </w:r>
      <w:r w:rsidR="004C439B" w:rsidRPr="000C1DB3">
        <w:rPr>
          <w:rFonts w:ascii="Verdana" w:eastAsia="MS PMincho" w:hAnsi="Verdana"/>
          <w:sz w:val="20"/>
          <w:szCs w:val="20"/>
        </w:rPr>
        <w:t>the</w:t>
      </w:r>
      <w:r w:rsidR="004C439B" w:rsidRPr="000C1DB3">
        <w:rPr>
          <w:rFonts w:ascii="Verdana" w:eastAsia="MS PMincho" w:hAnsi="Verdana"/>
          <w:spacing w:val="7"/>
          <w:sz w:val="20"/>
          <w:szCs w:val="20"/>
        </w:rPr>
        <w:t xml:space="preserve"> </w:t>
      </w:r>
      <w:r w:rsidR="004C439B" w:rsidRPr="000C1DB3">
        <w:rPr>
          <w:rFonts w:ascii="Verdana" w:eastAsia="MS PMincho" w:hAnsi="Verdana"/>
          <w:sz w:val="20"/>
          <w:szCs w:val="20"/>
        </w:rPr>
        <w:t>audit</w:t>
      </w:r>
      <w:r w:rsidR="004C439B" w:rsidRPr="000C1DB3">
        <w:rPr>
          <w:rFonts w:ascii="Verdana" w:eastAsia="MS PMincho" w:hAnsi="Verdana"/>
          <w:spacing w:val="16"/>
          <w:sz w:val="20"/>
          <w:szCs w:val="20"/>
        </w:rPr>
        <w:t xml:space="preserve"> </w:t>
      </w:r>
      <w:r w:rsidR="004C439B" w:rsidRPr="000C1DB3">
        <w:rPr>
          <w:rFonts w:ascii="Verdana" w:eastAsia="MS PMincho" w:hAnsi="Verdana"/>
          <w:sz w:val="20"/>
          <w:szCs w:val="20"/>
        </w:rPr>
        <w:t>whi</w:t>
      </w:r>
      <w:r w:rsidR="004C439B" w:rsidRPr="000C1DB3">
        <w:rPr>
          <w:rFonts w:ascii="Verdana" w:eastAsia="MS PMincho" w:hAnsi="Verdana"/>
          <w:spacing w:val="-2"/>
          <w:sz w:val="20"/>
          <w:szCs w:val="20"/>
        </w:rPr>
        <w:t>c</w:t>
      </w:r>
      <w:r w:rsidR="004C439B" w:rsidRPr="000C1DB3">
        <w:rPr>
          <w:rFonts w:ascii="Verdana" w:eastAsia="MS PMincho" w:hAnsi="Verdana"/>
          <w:sz w:val="20"/>
          <w:szCs w:val="20"/>
        </w:rPr>
        <w:t>h</w:t>
      </w:r>
      <w:r w:rsidR="004C439B" w:rsidRPr="000C1DB3">
        <w:rPr>
          <w:rFonts w:ascii="Verdana" w:eastAsia="MS PMincho" w:hAnsi="Verdana"/>
          <w:spacing w:val="-3"/>
          <w:sz w:val="20"/>
          <w:szCs w:val="20"/>
        </w:rPr>
        <w:t xml:space="preserve"> </w:t>
      </w:r>
      <w:r w:rsidR="004C439B" w:rsidRPr="000C1DB3">
        <w:rPr>
          <w:rFonts w:ascii="Verdana" w:eastAsia="MS PMincho" w:hAnsi="Verdana"/>
          <w:spacing w:val="-1"/>
          <w:sz w:val="20"/>
          <w:szCs w:val="20"/>
        </w:rPr>
        <w:t>m</w:t>
      </w:r>
      <w:r w:rsidR="004C439B" w:rsidRPr="000C1DB3">
        <w:rPr>
          <w:rFonts w:ascii="Verdana" w:eastAsia="MS PMincho" w:hAnsi="Verdana"/>
          <w:sz w:val="20"/>
          <w:szCs w:val="20"/>
        </w:rPr>
        <w:t>ust</w:t>
      </w:r>
      <w:r w:rsidR="004C439B" w:rsidRPr="000C1DB3">
        <w:rPr>
          <w:rFonts w:ascii="Verdana" w:eastAsia="MS PMincho" w:hAnsi="Verdana"/>
          <w:spacing w:val="16"/>
          <w:sz w:val="20"/>
          <w:szCs w:val="20"/>
        </w:rPr>
        <w:t xml:space="preserve"> </w:t>
      </w:r>
      <w:r w:rsidR="004C439B" w:rsidRPr="000C1DB3">
        <w:rPr>
          <w:rFonts w:ascii="Verdana" w:eastAsia="MS PMincho" w:hAnsi="Verdana"/>
          <w:sz w:val="20"/>
          <w:szCs w:val="20"/>
        </w:rPr>
        <w:t>be</w:t>
      </w:r>
      <w:r w:rsidR="004C439B" w:rsidRPr="000C1DB3">
        <w:rPr>
          <w:rFonts w:ascii="Verdana" w:eastAsia="MS PMincho" w:hAnsi="Verdana"/>
          <w:spacing w:val="-2"/>
          <w:sz w:val="20"/>
          <w:szCs w:val="20"/>
        </w:rPr>
        <w:t xml:space="preserve"> </w:t>
      </w:r>
      <w:r w:rsidR="004C439B" w:rsidRPr="000C1DB3">
        <w:rPr>
          <w:rFonts w:ascii="Verdana" w:eastAsia="MS PMincho" w:hAnsi="Verdana"/>
          <w:sz w:val="20"/>
          <w:szCs w:val="20"/>
        </w:rPr>
        <w:t>unde</w:t>
      </w:r>
      <w:r w:rsidR="004C439B" w:rsidRPr="000C1DB3">
        <w:rPr>
          <w:rFonts w:ascii="Verdana" w:eastAsia="MS PMincho" w:hAnsi="Verdana"/>
          <w:spacing w:val="4"/>
          <w:sz w:val="20"/>
          <w:szCs w:val="20"/>
        </w:rPr>
        <w:t>r</w:t>
      </w:r>
      <w:r w:rsidR="004C439B" w:rsidRPr="000C1DB3">
        <w:rPr>
          <w:rFonts w:ascii="Verdana" w:eastAsia="MS PMincho" w:hAnsi="Verdana"/>
          <w:sz w:val="20"/>
          <w:szCs w:val="20"/>
        </w:rPr>
        <w:t>ta</w:t>
      </w:r>
      <w:r w:rsidR="004C439B" w:rsidRPr="000C1DB3">
        <w:rPr>
          <w:rFonts w:ascii="Verdana" w:eastAsia="MS PMincho" w:hAnsi="Verdana"/>
          <w:spacing w:val="-4"/>
          <w:sz w:val="20"/>
          <w:szCs w:val="20"/>
        </w:rPr>
        <w:t>k</w:t>
      </w:r>
      <w:r w:rsidR="004C439B" w:rsidRPr="000C1DB3">
        <w:rPr>
          <w:rFonts w:ascii="Verdana" w:eastAsia="MS PMincho" w:hAnsi="Verdana"/>
          <w:sz w:val="20"/>
          <w:szCs w:val="20"/>
        </w:rPr>
        <w:t>en</w:t>
      </w:r>
      <w:r w:rsidR="004C439B" w:rsidRPr="000C1DB3">
        <w:rPr>
          <w:rFonts w:ascii="Verdana" w:eastAsia="MS PMincho" w:hAnsi="Verdana"/>
          <w:spacing w:val="25"/>
          <w:sz w:val="20"/>
          <w:szCs w:val="20"/>
        </w:rPr>
        <w:t xml:space="preserve"> </w:t>
      </w:r>
      <w:r w:rsidR="004C439B" w:rsidRPr="000C1DB3">
        <w:rPr>
          <w:rFonts w:ascii="Verdana" w:eastAsia="MS PMincho" w:hAnsi="Verdana"/>
          <w:spacing w:val="-3"/>
          <w:sz w:val="20"/>
          <w:szCs w:val="20"/>
        </w:rPr>
        <w:t>b</w:t>
      </w:r>
      <w:r w:rsidR="004C439B" w:rsidRPr="000C1DB3">
        <w:rPr>
          <w:rFonts w:ascii="Verdana" w:eastAsia="MS PMincho" w:hAnsi="Verdana"/>
          <w:sz w:val="20"/>
          <w:szCs w:val="20"/>
        </w:rPr>
        <w:t>y</w:t>
      </w:r>
      <w:r w:rsidR="004C439B" w:rsidRPr="000C1DB3">
        <w:rPr>
          <w:rFonts w:ascii="Verdana" w:eastAsia="MS PMincho" w:hAnsi="Verdana"/>
          <w:spacing w:val="-8"/>
          <w:sz w:val="20"/>
          <w:szCs w:val="20"/>
        </w:rPr>
        <w:t xml:space="preserve"> </w:t>
      </w:r>
      <w:r w:rsidR="004C439B" w:rsidRPr="000C1DB3">
        <w:rPr>
          <w:rFonts w:ascii="Verdana" w:eastAsia="MS PMincho" w:hAnsi="Verdana"/>
          <w:sz w:val="20"/>
          <w:szCs w:val="20"/>
        </w:rPr>
        <w:t>a</w:t>
      </w:r>
      <w:r w:rsidR="004C439B" w:rsidRPr="000C1DB3">
        <w:rPr>
          <w:rFonts w:ascii="Verdana" w:eastAsia="MS PMincho" w:hAnsi="Verdana"/>
          <w:spacing w:val="-2"/>
          <w:sz w:val="20"/>
          <w:szCs w:val="20"/>
        </w:rPr>
        <w:t xml:space="preserve"> </w:t>
      </w:r>
      <w:r w:rsidR="004C439B" w:rsidRPr="000C1DB3">
        <w:rPr>
          <w:rFonts w:ascii="Verdana" w:eastAsia="MS PMincho" w:hAnsi="Verdana"/>
          <w:sz w:val="20"/>
          <w:szCs w:val="20"/>
        </w:rPr>
        <w:t>qualified</w:t>
      </w:r>
      <w:r w:rsidR="004C439B" w:rsidRPr="000C1DB3">
        <w:rPr>
          <w:rFonts w:ascii="Verdana" w:eastAsia="MS PMincho" w:hAnsi="Verdana"/>
          <w:spacing w:val="-3"/>
          <w:sz w:val="20"/>
          <w:szCs w:val="20"/>
        </w:rPr>
        <w:t xml:space="preserve"> </w:t>
      </w:r>
      <w:r w:rsidR="004C439B" w:rsidRPr="000C1DB3">
        <w:rPr>
          <w:rFonts w:ascii="Verdana" w:eastAsia="MS PMincho" w:hAnsi="Verdana"/>
          <w:sz w:val="20"/>
          <w:szCs w:val="20"/>
        </w:rPr>
        <w:t>su</w:t>
      </w:r>
      <w:r w:rsidR="004C439B" w:rsidRPr="000C1DB3">
        <w:rPr>
          <w:rFonts w:ascii="Verdana" w:eastAsia="MS PMincho" w:hAnsi="Verdana"/>
          <w:spacing w:val="5"/>
          <w:sz w:val="20"/>
          <w:szCs w:val="20"/>
        </w:rPr>
        <w:t>r</w:t>
      </w:r>
      <w:r w:rsidR="004C439B" w:rsidRPr="000C1DB3">
        <w:rPr>
          <w:rFonts w:ascii="Verdana" w:eastAsia="MS PMincho" w:hAnsi="Verdana"/>
          <w:spacing w:val="-4"/>
          <w:sz w:val="20"/>
          <w:szCs w:val="20"/>
        </w:rPr>
        <w:t>v</w:t>
      </w:r>
      <w:r w:rsidR="004C439B" w:rsidRPr="000C1DB3">
        <w:rPr>
          <w:rFonts w:ascii="Verdana" w:eastAsia="MS PMincho" w:hAnsi="Verdana"/>
          <w:spacing w:val="2"/>
          <w:sz w:val="20"/>
          <w:szCs w:val="20"/>
        </w:rPr>
        <w:t>e</w:t>
      </w:r>
      <w:r w:rsidR="004C439B" w:rsidRPr="000C1DB3">
        <w:rPr>
          <w:rFonts w:ascii="Verdana" w:eastAsia="MS PMincho" w:hAnsi="Verdana"/>
          <w:spacing w:val="-4"/>
          <w:sz w:val="20"/>
          <w:szCs w:val="20"/>
        </w:rPr>
        <w:t>y</w:t>
      </w:r>
      <w:r w:rsidR="004C439B" w:rsidRPr="000C1DB3">
        <w:rPr>
          <w:rFonts w:ascii="Verdana" w:eastAsia="MS PMincho" w:hAnsi="Verdana"/>
          <w:sz w:val="20"/>
          <w:szCs w:val="20"/>
        </w:rPr>
        <w:t>or</w:t>
      </w:r>
      <w:r w:rsidR="004C439B" w:rsidRPr="000C1DB3">
        <w:rPr>
          <w:rFonts w:ascii="Verdana" w:eastAsia="MS PMincho" w:hAnsi="Verdana"/>
          <w:spacing w:val="-6"/>
          <w:sz w:val="20"/>
          <w:szCs w:val="20"/>
        </w:rPr>
        <w:t xml:space="preserve"> </w:t>
      </w:r>
      <w:r w:rsidR="004C439B" w:rsidRPr="000C1DB3">
        <w:rPr>
          <w:rFonts w:ascii="Verdana" w:eastAsia="MS PMincho" w:hAnsi="Verdana"/>
          <w:sz w:val="20"/>
          <w:szCs w:val="20"/>
        </w:rPr>
        <w:t>or</w:t>
      </w:r>
      <w:r w:rsidR="004C439B" w:rsidRPr="000C1DB3">
        <w:rPr>
          <w:rFonts w:ascii="Verdana" w:eastAsia="MS PMincho" w:hAnsi="Verdana"/>
          <w:spacing w:val="14"/>
          <w:sz w:val="20"/>
          <w:szCs w:val="20"/>
        </w:rPr>
        <w:t xml:space="preserve"> </w:t>
      </w:r>
      <w:r w:rsidR="004C439B" w:rsidRPr="000C1DB3">
        <w:rPr>
          <w:rFonts w:ascii="Verdana" w:eastAsia="MS PMincho" w:hAnsi="Verdana"/>
          <w:sz w:val="20"/>
          <w:szCs w:val="20"/>
        </w:rPr>
        <w:t>a</w:t>
      </w:r>
      <w:r w:rsidR="004C439B" w:rsidRPr="000C1DB3">
        <w:rPr>
          <w:rFonts w:ascii="Verdana" w:eastAsia="MS PMincho" w:hAnsi="Verdana"/>
          <w:spacing w:val="-3"/>
          <w:sz w:val="20"/>
          <w:szCs w:val="20"/>
        </w:rPr>
        <w:t>cc</w:t>
      </w:r>
      <w:r w:rsidR="004C439B" w:rsidRPr="000C1DB3">
        <w:rPr>
          <w:rFonts w:ascii="Verdana" w:eastAsia="MS PMincho" w:hAnsi="Verdana"/>
          <w:sz w:val="20"/>
          <w:szCs w:val="20"/>
        </w:rPr>
        <w:t>ountant</w:t>
      </w:r>
      <w:r w:rsidR="004C439B" w:rsidRPr="000C1DB3">
        <w:rPr>
          <w:rFonts w:ascii="Verdana" w:eastAsia="MS PMincho" w:hAnsi="Verdana"/>
          <w:spacing w:val="31"/>
          <w:sz w:val="20"/>
          <w:szCs w:val="20"/>
        </w:rPr>
        <w:t xml:space="preserve"> </w:t>
      </w:r>
      <w:r w:rsidR="004C439B" w:rsidRPr="000C1DB3">
        <w:rPr>
          <w:rFonts w:ascii="Verdana" w:eastAsia="MS PMincho" w:hAnsi="Verdana"/>
          <w:sz w:val="20"/>
          <w:szCs w:val="20"/>
        </w:rPr>
        <w:t>who</w:t>
      </w:r>
      <w:r w:rsidR="004C439B" w:rsidRPr="000C1DB3">
        <w:rPr>
          <w:rFonts w:ascii="Verdana" w:eastAsia="MS PMincho" w:hAnsi="Verdana"/>
          <w:spacing w:val="4"/>
          <w:sz w:val="20"/>
          <w:szCs w:val="20"/>
        </w:rPr>
        <w:t xml:space="preserve"> </w:t>
      </w:r>
      <w:r w:rsidR="004C439B" w:rsidRPr="000C1DB3">
        <w:rPr>
          <w:rFonts w:ascii="Verdana" w:eastAsia="MS PMincho" w:hAnsi="Verdana"/>
          <w:w w:val="93"/>
          <w:sz w:val="20"/>
          <w:szCs w:val="20"/>
        </w:rPr>
        <w:t>is</w:t>
      </w:r>
      <w:r w:rsidR="004C439B" w:rsidRPr="000C1DB3">
        <w:rPr>
          <w:rFonts w:ascii="Verdana" w:eastAsia="MS PMincho" w:hAnsi="Verdana"/>
          <w:spacing w:val="4"/>
          <w:sz w:val="20"/>
          <w:szCs w:val="20"/>
        </w:rPr>
        <w:t xml:space="preserve"> </w:t>
      </w:r>
      <w:r w:rsidR="004C439B" w:rsidRPr="000C1DB3">
        <w:rPr>
          <w:rFonts w:ascii="Verdana" w:eastAsia="MS PMincho" w:hAnsi="Verdana"/>
          <w:w w:val="107"/>
          <w:sz w:val="20"/>
          <w:szCs w:val="20"/>
        </w:rPr>
        <w:t>not</w:t>
      </w:r>
      <w:r w:rsidR="004C439B" w:rsidRPr="000C1DB3">
        <w:rPr>
          <w:rFonts w:ascii="Verdana" w:eastAsia="MS PMincho" w:hAnsi="Verdana"/>
          <w:spacing w:val="4"/>
          <w:sz w:val="20"/>
          <w:szCs w:val="20"/>
        </w:rPr>
        <w:t xml:space="preserve"> </w:t>
      </w:r>
      <w:r w:rsidR="004C439B" w:rsidRPr="000C1DB3">
        <w:rPr>
          <w:rFonts w:ascii="Verdana" w:eastAsia="MS PMincho" w:hAnsi="Verdana"/>
          <w:spacing w:val="-3"/>
          <w:sz w:val="20"/>
          <w:szCs w:val="20"/>
        </w:rPr>
        <w:t>c</w:t>
      </w:r>
      <w:r w:rsidR="004C439B" w:rsidRPr="000C1DB3">
        <w:rPr>
          <w:rFonts w:ascii="Verdana" w:eastAsia="MS PMincho" w:hAnsi="Verdana"/>
          <w:spacing w:val="-1"/>
          <w:sz w:val="20"/>
          <w:szCs w:val="20"/>
        </w:rPr>
        <w:t>o</w:t>
      </w:r>
      <w:r w:rsidR="004C439B" w:rsidRPr="000C1DB3">
        <w:rPr>
          <w:rFonts w:ascii="Verdana" w:eastAsia="MS PMincho" w:hAnsi="Verdana"/>
          <w:sz w:val="20"/>
          <w:szCs w:val="20"/>
        </w:rPr>
        <w:t>nnec</w:t>
      </w:r>
      <w:r w:rsidR="004C439B" w:rsidRPr="000C1DB3">
        <w:rPr>
          <w:rFonts w:ascii="Verdana" w:eastAsia="MS PMincho" w:hAnsi="Verdana"/>
          <w:spacing w:val="-2"/>
          <w:sz w:val="20"/>
          <w:szCs w:val="20"/>
        </w:rPr>
        <w:t>t</w:t>
      </w:r>
      <w:r w:rsidR="004C439B" w:rsidRPr="000C1DB3">
        <w:rPr>
          <w:rFonts w:ascii="Verdana" w:eastAsia="MS PMincho" w:hAnsi="Verdana"/>
          <w:sz w:val="20"/>
          <w:szCs w:val="20"/>
        </w:rPr>
        <w:t>ed</w:t>
      </w:r>
      <w:r w:rsidR="004C439B" w:rsidRPr="000C1DB3">
        <w:rPr>
          <w:rFonts w:ascii="Verdana" w:eastAsia="MS PMincho" w:hAnsi="Verdana"/>
          <w:spacing w:val="2"/>
          <w:sz w:val="20"/>
          <w:szCs w:val="20"/>
        </w:rPr>
        <w:t xml:space="preserve"> </w:t>
      </w:r>
      <w:r w:rsidR="004C439B" w:rsidRPr="000C1DB3">
        <w:rPr>
          <w:rFonts w:ascii="Verdana" w:eastAsia="MS PMincho" w:hAnsi="Verdana"/>
          <w:spacing w:val="4"/>
          <w:sz w:val="20"/>
          <w:szCs w:val="20"/>
        </w:rPr>
        <w:t>w</w:t>
      </w:r>
      <w:r w:rsidR="004C439B" w:rsidRPr="000C1DB3">
        <w:rPr>
          <w:rFonts w:ascii="Verdana" w:eastAsia="MS PMincho" w:hAnsi="Verdana"/>
          <w:sz w:val="20"/>
          <w:szCs w:val="20"/>
        </w:rPr>
        <w:t>ith</w:t>
      </w:r>
      <w:r w:rsidR="004C439B" w:rsidRPr="000C1DB3">
        <w:rPr>
          <w:rFonts w:ascii="Verdana" w:eastAsia="MS PMincho" w:hAnsi="Verdana"/>
          <w:spacing w:val="4"/>
          <w:sz w:val="20"/>
          <w:szCs w:val="20"/>
        </w:rPr>
        <w:t xml:space="preserve"> </w:t>
      </w:r>
      <w:r w:rsidR="004C439B" w:rsidRPr="000C1DB3">
        <w:rPr>
          <w:rFonts w:ascii="Verdana" w:eastAsia="MS PMincho" w:hAnsi="Verdana"/>
          <w:sz w:val="20"/>
          <w:szCs w:val="20"/>
        </w:rPr>
        <w:t>the</w:t>
      </w:r>
      <w:r w:rsidR="004C439B" w:rsidRPr="000C1DB3">
        <w:rPr>
          <w:rFonts w:ascii="Verdana" w:eastAsia="MS PMincho" w:hAnsi="Verdana"/>
          <w:spacing w:val="11"/>
          <w:sz w:val="20"/>
          <w:szCs w:val="20"/>
        </w:rPr>
        <w:t xml:space="preserve"> </w:t>
      </w:r>
      <w:r w:rsidR="004C439B" w:rsidRPr="000C1DB3">
        <w:rPr>
          <w:rFonts w:ascii="Verdana" w:eastAsia="MS PMincho" w:hAnsi="Verdana"/>
          <w:sz w:val="20"/>
          <w:szCs w:val="20"/>
        </w:rPr>
        <w:t>block</w:t>
      </w:r>
      <w:r w:rsidR="004C439B" w:rsidRPr="000C1DB3">
        <w:rPr>
          <w:rFonts w:ascii="Verdana" w:eastAsia="MS PMincho" w:hAnsi="Verdana"/>
          <w:spacing w:val="-5"/>
          <w:sz w:val="20"/>
          <w:szCs w:val="20"/>
        </w:rPr>
        <w:t xml:space="preserve"> </w:t>
      </w:r>
      <w:r w:rsidR="004C439B" w:rsidRPr="000C1DB3">
        <w:rPr>
          <w:rFonts w:ascii="Verdana" w:eastAsia="MS PMincho" w:hAnsi="Verdana"/>
          <w:sz w:val="20"/>
          <w:szCs w:val="20"/>
        </w:rPr>
        <w:t>or</w:t>
      </w:r>
      <w:r w:rsidR="004C439B" w:rsidRPr="000C1DB3">
        <w:rPr>
          <w:rFonts w:ascii="Verdana" w:eastAsia="MS PMincho" w:hAnsi="Verdana"/>
          <w:spacing w:val="14"/>
          <w:sz w:val="20"/>
          <w:szCs w:val="20"/>
        </w:rPr>
        <w:t xml:space="preserve"> </w:t>
      </w:r>
      <w:r w:rsidR="004C439B" w:rsidRPr="000C1DB3">
        <w:rPr>
          <w:rFonts w:ascii="Verdana" w:eastAsia="MS PMincho" w:hAnsi="Verdana"/>
          <w:sz w:val="20"/>
          <w:szCs w:val="20"/>
        </w:rPr>
        <w:t>the</w:t>
      </w:r>
      <w:r w:rsidR="004C439B" w:rsidRPr="000C1DB3">
        <w:rPr>
          <w:rFonts w:ascii="Verdana" w:eastAsia="MS PMincho" w:hAnsi="Verdana"/>
          <w:spacing w:val="7"/>
          <w:sz w:val="20"/>
          <w:szCs w:val="20"/>
        </w:rPr>
        <w:t xml:space="preserve"> </w:t>
      </w:r>
      <w:r w:rsidR="004C439B" w:rsidRPr="000C1DB3">
        <w:rPr>
          <w:rFonts w:ascii="Verdana" w:eastAsia="MS PMincho" w:hAnsi="Verdana"/>
          <w:w w:val="102"/>
          <w:sz w:val="20"/>
          <w:szCs w:val="20"/>
        </w:rPr>
        <w:t>landlo</w:t>
      </w:r>
      <w:r w:rsidR="004C439B" w:rsidRPr="000C1DB3">
        <w:rPr>
          <w:rFonts w:ascii="Verdana" w:eastAsia="MS PMincho" w:hAnsi="Verdana"/>
          <w:spacing w:val="-3"/>
          <w:w w:val="102"/>
          <w:sz w:val="20"/>
          <w:szCs w:val="20"/>
        </w:rPr>
        <w:t>r</w:t>
      </w:r>
      <w:r w:rsidR="004C439B" w:rsidRPr="000C1DB3">
        <w:rPr>
          <w:rFonts w:ascii="Verdana" w:eastAsia="MS PMincho" w:hAnsi="Verdana"/>
          <w:w w:val="105"/>
          <w:sz w:val="20"/>
          <w:szCs w:val="20"/>
        </w:rPr>
        <w:t>d</w:t>
      </w:r>
      <w:r w:rsidR="004C439B" w:rsidRPr="000C1DB3">
        <w:rPr>
          <w:rFonts w:ascii="Verdana" w:eastAsia="MS PMincho" w:hAnsi="Verdana"/>
          <w:w w:val="96"/>
          <w:sz w:val="20"/>
          <w:szCs w:val="20"/>
        </w:rPr>
        <w:t>.</w:t>
      </w:r>
    </w:p>
    <w:p w14:paraId="07E5D1F8" w14:textId="77777777" w:rsidR="000C1DB3" w:rsidRDefault="000C1DB3" w:rsidP="0083071A">
      <w:pPr>
        <w:widowControl w:val="0"/>
        <w:autoSpaceDE w:val="0"/>
        <w:autoSpaceDN w:val="0"/>
        <w:adjustRightInd w:val="0"/>
        <w:spacing w:line="243" w:lineRule="auto"/>
        <w:ind w:right="95"/>
        <w:rPr>
          <w:rFonts w:ascii="Verdana" w:eastAsia="MS PMincho" w:hAnsi="Verdana"/>
          <w:color w:val="363435"/>
          <w:w w:val="96"/>
          <w:sz w:val="20"/>
          <w:szCs w:val="20"/>
        </w:rPr>
      </w:pPr>
    </w:p>
    <w:tbl>
      <w:tblPr>
        <w:tblStyle w:val="TableGrid"/>
        <w:tblW w:w="0" w:type="auto"/>
        <w:tblLook w:val="04A0" w:firstRow="1" w:lastRow="0" w:firstColumn="1" w:lastColumn="0" w:noHBand="0" w:noVBand="1"/>
      </w:tblPr>
      <w:tblGrid>
        <w:gridCol w:w="9242"/>
      </w:tblGrid>
      <w:tr w:rsidR="00113188" w14:paraId="2F70445C" w14:textId="77777777" w:rsidTr="00113188">
        <w:tc>
          <w:tcPr>
            <w:tcW w:w="9242" w:type="dxa"/>
          </w:tcPr>
          <w:p w14:paraId="16B4C182" w14:textId="77777777" w:rsidR="00113188" w:rsidRPr="00C47742" w:rsidRDefault="000C1DB3" w:rsidP="0083071A">
            <w:pPr>
              <w:widowControl w:val="0"/>
              <w:autoSpaceDE w:val="0"/>
              <w:autoSpaceDN w:val="0"/>
              <w:adjustRightInd w:val="0"/>
              <w:spacing w:line="243" w:lineRule="auto"/>
              <w:ind w:right="95"/>
              <w:rPr>
                <w:rFonts w:ascii="Verdana" w:eastAsia="MS PMincho" w:hAnsi="Verdana"/>
                <w:i/>
                <w:color w:val="000000"/>
                <w:sz w:val="20"/>
                <w:szCs w:val="20"/>
              </w:rPr>
            </w:pPr>
            <w:r>
              <w:rPr>
                <w:rFonts w:ascii="Verdana" w:eastAsia="MS PMincho" w:hAnsi="Verdana"/>
                <w:i/>
                <w:color w:val="000000"/>
                <w:sz w:val="20"/>
                <w:szCs w:val="20"/>
              </w:rPr>
              <w:t>s</w:t>
            </w:r>
            <w:r w:rsidR="00113188">
              <w:rPr>
                <w:rFonts w:ascii="Verdana" w:eastAsia="MS PMincho" w:hAnsi="Verdana"/>
                <w:i/>
                <w:color w:val="000000"/>
                <w:sz w:val="20"/>
                <w:szCs w:val="20"/>
              </w:rPr>
              <w:t>s</w:t>
            </w:r>
            <w:r>
              <w:rPr>
                <w:rFonts w:ascii="Verdana" w:eastAsia="MS PMincho" w:hAnsi="Verdana"/>
                <w:i/>
                <w:color w:val="000000"/>
                <w:sz w:val="20"/>
                <w:szCs w:val="20"/>
              </w:rPr>
              <w:t>.76–</w:t>
            </w:r>
            <w:r w:rsidR="00113188">
              <w:rPr>
                <w:rFonts w:ascii="Verdana" w:eastAsia="MS PMincho" w:hAnsi="Verdana"/>
                <w:i/>
                <w:color w:val="000000"/>
                <w:sz w:val="20"/>
                <w:szCs w:val="20"/>
              </w:rPr>
              <w:t>83 Leasehold Reform, Housing and Urban Development Act 1993</w:t>
            </w:r>
          </w:p>
        </w:tc>
      </w:tr>
    </w:tbl>
    <w:p w14:paraId="00FB56BE" w14:textId="77777777" w:rsidR="00113188" w:rsidRPr="0083071A" w:rsidRDefault="00113188" w:rsidP="0083071A">
      <w:pPr>
        <w:widowControl w:val="0"/>
        <w:autoSpaceDE w:val="0"/>
        <w:autoSpaceDN w:val="0"/>
        <w:adjustRightInd w:val="0"/>
        <w:spacing w:line="243" w:lineRule="auto"/>
        <w:ind w:right="95"/>
        <w:rPr>
          <w:rFonts w:ascii="Verdana" w:eastAsia="MS PMincho" w:hAnsi="Verdana"/>
          <w:color w:val="000000"/>
          <w:sz w:val="20"/>
          <w:szCs w:val="20"/>
        </w:rPr>
      </w:pPr>
    </w:p>
    <w:p w14:paraId="453B57EB" w14:textId="77777777" w:rsidR="004C439B" w:rsidRPr="0083071A" w:rsidRDefault="004C439B" w:rsidP="0083071A">
      <w:pPr>
        <w:widowControl w:val="0"/>
        <w:autoSpaceDE w:val="0"/>
        <w:autoSpaceDN w:val="0"/>
        <w:adjustRightInd w:val="0"/>
        <w:spacing w:line="280" w:lineRule="exact"/>
        <w:ind w:right="95"/>
        <w:rPr>
          <w:rFonts w:ascii="Verdana" w:eastAsia="MS PMincho" w:hAnsi="Verdana"/>
          <w:color w:val="000000"/>
          <w:sz w:val="20"/>
          <w:szCs w:val="20"/>
        </w:rPr>
      </w:pPr>
    </w:p>
    <w:p w14:paraId="10A8A240" w14:textId="77777777" w:rsidR="004C439B" w:rsidRPr="0083071A" w:rsidRDefault="004C439B" w:rsidP="000C1DB3">
      <w:pPr>
        <w:pStyle w:val="onlinetext"/>
        <w:rPr>
          <w:color w:val="000000"/>
        </w:rPr>
      </w:pPr>
      <w:r w:rsidRPr="0083071A">
        <w:rPr>
          <w:spacing w:val="-3"/>
        </w:rPr>
        <w:t>S</w:t>
      </w:r>
      <w:r w:rsidRPr="0083071A">
        <w:t>u</w:t>
      </w:r>
      <w:r w:rsidRPr="0083071A">
        <w:rPr>
          <w:spacing w:val="-2"/>
        </w:rPr>
        <w:t>c</w:t>
      </w:r>
      <w:r w:rsidRPr="0083071A">
        <w:t>h</w:t>
      </w:r>
      <w:r w:rsidRPr="0083071A">
        <w:rPr>
          <w:spacing w:val="-18"/>
        </w:rPr>
        <w:t xml:space="preserve"> </w:t>
      </w:r>
      <w:r w:rsidRPr="0083071A">
        <w:t>a</w:t>
      </w:r>
      <w:r w:rsidRPr="0083071A">
        <w:rPr>
          <w:spacing w:val="-9"/>
        </w:rPr>
        <w:t xml:space="preserve"> </w:t>
      </w:r>
      <w:r w:rsidRPr="0083071A">
        <w:t>management</w:t>
      </w:r>
      <w:r w:rsidRPr="0083071A">
        <w:rPr>
          <w:spacing w:val="13"/>
        </w:rPr>
        <w:t xml:space="preserve"> </w:t>
      </w:r>
      <w:r w:rsidRPr="0083071A">
        <w:t>audit</w:t>
      </w:r>
      <w:r w:rsidRPr="0083071A">
        <w:rPr>
          <w:spacing w:val="9"/>
        </w:rPr>
        <w:t xml:space="preserve"> </w:t>
      </w:r>
      <w:r w:rsidRPr="0083071A">
        <w:rPr>
          <w:w w:val="95"/>
        </w:rPr>
        <w:t>all</w:t>
      </w:r>
      <w:r w:rsidRPr="0083071A">
        <w:rPr>
          <w:spacing w:val="-4"/>
          <w:w w:val="95"/>
        </w:rPr>
        <w:t>o</w:t>
      </w:r>
      <w:r w:rsidRPr="0083071A">
        <w:rPr>
          <w:w w:val="95"/>
        </w:rPr>
        <w:t>ws</w:t>
      </w:r>
      <w:r w:rsidRPr="0083071A">
        <w:rPr>
          <w:spacing w:val="-2"/>
          <w:w w:val="95"/>
        </w:rPr>
        <w:t xml:space="preserve"> </w:t>
      </w:r>
      <w:r w:rsidRPr="0083071A">
        <w:t>the audi</w:t>
      </w:r>
      <w:r w:rsidRPr="0083071A">
        <w:rPr>
          <w:spacing w:val="-2"/>
        </w:rPr>
        <w:t>t</w:t>
      </w:r>
      <w:r w:rsidRPr="0083071A">
        <w:rPr>
          <w:spacing w:val="-1"/>
        </w:rPr>
        <w:t>o</w:t>
      </w:r>
      <w:r w:rsidRPr="0083071A">
        <w:t>r</w:t>
      </w:r>
      <w:r w:rsidRPr="0083071A">
        <w:rPr>
          <w:spacing w:val="16"/>
        </w:rPr>
        <w:t xml:space="preserve"> </w:t>
      </w:r>
      <w:r w:rsidRPr="0083071A">
        <w:rPr>
          <w:spacing w:val="-2"/>
        </w:rPr>
        <w:t>t</w:t>
      </w:r>
      <w:r w:rsidRPr="0083071A">
        <w:t>o</w:t>
      </w:r>
      <w:r w:rsidRPr="0083071A">
        <w:rPr>
          <w:spacing w:val="2"/>
        </w:rPr>
        <w:t xml:space="preserve"> </w:t>
      </w:r>
      <w:r w:rsidRPr="0083071A">
        <w:t>look</w:t>
      </w:r>
      <w:r w:rsidRPr="0083071A">
        <w:rPr>
          <w:spacing w:val="-11"/>
        </w:rPr>
        <w:t xml:space="preserve"> </w:t>
      </w:r>
      <w:r w:rsidRPr="0083071A">
        <w:t>at</w:t>
      </w:r>
      <w:r w:rsidRPr="0083071A">
        <w:rPr>
          <w:spacing w:val="-3"/>
        </w:rPr>
        <w:t xml:space="preserve"> </w:t>
      </w:r>
      <w:r w:rsidRPr="0083071A">
        <w:t>both</w:t>
      </w:r>
      <w:r w:rsidRPr="0083071A">
        <w:rPr>
          <w:spacing w:val="11"/>
        </w:rPr>
        <w:t xml:space="preserve"> </w:t>
      </w:r>
      <w:r w:rsidRPr="0083071A">
        <w:t>the a</w:t>
      </w:r>
      <w:r w:rsidRPr="0083071A">
        <w:rPr>
          <w:spacing w:val="-3"/>
        </w:rPr>
        <w:t>cc</w:t>
      </w:r>
      <w:r w:rsidRPr="0083071A">
        <w:t>ounts</w:t>
      </w:r>
      <w:r w:rsidRPr="0083071A">
        <w:rPr>
          <w:spacing w:val="1"/>
        </w:rPr>
        <w:t xml:space="preserve"> </w:t>
      </w:r>
      <w:r w:rsidRPr="0083071A">
        <w:t>and</w:t>
      </w:r>
      <w:r w:rsidRPr="0083071A">
        <w:rPr>
          <w:spacing w:val="12"/>
        </w:rPr>
        <w:t xml:space="preserve"> </w:t>
      </w:r>
      <w:r w:rsidRPr="0083071A">
        <w:t>at</w:t>
      </w:r>
      <w:r w:rsidRPr="0083071A">
        <w:rPr>
          <w:spacing w:val="-1"/>
        </w:rPr>
        <w:t xml:space="preserve"> </w:t>
      </w:r>
      <w:r w:rsidRPr="0083071A">
        <w:t>the</w:t>
      </w:r>
      <w:r w:rsidRPr="0083071A">
        <w:rPr>
          <w:spacing w:val="2"/>
        </w:rPr>
        <w:t xml:space="preserve"> </w:t>
      </w:r>
      <w:r w:rsidRPr="0083071A">
        <w:rPr>
          <w:w w:val="99"/>
        </w:rPr>
        <w:t>s</w:t>
      </w:r>
      <w:r w:rsidRPr="0083071A">
        <w:rPr>
          <w:spacing w:val="1"/>
          <w:w w:val="99"/>
        </w:rPr>
        <w:t>t</w:t>
      </w:r>
      <w:r w:rsidRPr="0083071A">
        <w:rPr>
          <w:spacing w:val="2"/>
          <w:w w:val="110"/>
        </w:rPr>
        <w:t>r</w:t>
      </w:r>
      <w:r w:rsidRPr="0083071A">
        <w:rPr>
          <w:w w:val="108"/>
        </w:rPr>
        <w:t>u</w:t>
      </w:r>
      <w:r w:rsidRPr="0083071A">
        <w:rPr>
          <w:w w:val="105"/>
        </w:rPr>
        <w:t>ctu</w:t>
      </w:r>
      <w:r w:rsidRPr="0083071A">
        <w:rPr>
          <w:spacing w:val="-3"/>
          <w:w w:val="105"/>
        </w:rPr>
        <w:t>r</w:t>
      </w:r>
      <w:r w:rsidRPr="0083071A">
        <w:rPr>
          <w:w w:val="94"/>
        </w:rPr>
        <w:t>e</w:t>
      </w:r>
      <w:r w:rsidRPr="0083071A">
        <w:rPr>
          <w:spacing w:val="-5"/>
        </w:rPr>
        <w:t xml:space="preserve"> </w:t>
      </w:r>
      <w:r w:rsidRPr="0083071A">
        <w:t>of</w:t>
      </w:r>
      <w:r w:rsidRPr="0083071A">
        <w:rPr>
          <w:spacing w:val="-3"/>
        </w:rPr>
        <w:t xml:space="preserve"> </w:t>
      </w:r>
      <w:r w:rsidRPr="0083071A">
        <w:t>the</w:t>
      </w:r>
      <w:r w:rsidRPr="0083071A">
        <w:rPr>
          <w:spacing w:val="2"/>
        </w:rPr>
        <w:t xml:space="preserve"> </w:t>
      </w:r>
      <w:r w:rsidRPr="0083071A">
        <w:rPr>
          <w:w w:val="101"/>
        </w:rPr>
        <w:t>buildin</w:t>
      </w:r>
      <w:r w:rsidRPr="0083071A">
        <w:rPr>
          <w:spacing w:val="3"/>
          <w:w w:val="101"/>
        </w:rPr>
        <w:t>g</w:t>
      </w:r>
      <w:r w:rsidRPr="0083071A">
        <w:rPr>
          <w:w w:val="96"/>
        </w:rPr>
        <w:t>.</w:t>
      </w:r>
    </w:p>
    <w:p w14:paraId="306521F4" w14:textId="51FB192C" w:rsidR="0083071A" w:rsidRPr="00824327" w:rsidRDefault="004C439B" w:rsidP="00824327">
      <w:pPr>
        <w:pStyle w:val="onlinetext"/>
        <w:rPr>
          <w:b/>
          <w:w w:val="91"/>
        </w:rPr>
      </w:pPr>
      <w:r w:rsidRPr="00824327">
        <w:rPr>
          <w:b/>
          <w:spacing w:val="-3"/>
          <w:w w:val="98"/>
        </w:rPr>
        <w:t>A</w:t>
      </w:r>
      <w:r w:rsidRPr="00824327">
        <w:rPr>
          <w:b/>
          <w:spacing w:val="-1"/>
          <w:w w:val="98"/>
        </w:rPr>
        <w:t>p</w:t>
      </w:r>
      <w:r w:rsidRPr="00824327">
        <w:rPr>
          <w:b/>
          <w:spacing w:val="1"/>
          <w:w w:val="98"/>
        </w:rPr>
        <w:t>p</w:t>
      </w:r>
      <w:r w:rsidRPr="00824327">
        <w:rPr>
          <w:b/>
          <w:spacing w:val="-1"/>
          <w:w w:val="98"/>
        </w:rPr>
        <w:t>o</w:t>
      </w:r>
      <w:r w:rsidRPr="00824327">
        <w:rPr>
          <w:b/>
          <w:w w:val="98"/>
        </w:rPr>
        <w:t>in</w:t>
      </w:r>
      <w:r w:rsidRPr="00824327">
        <w:rPr>
          <w:b/>
          <w:spacing w:val="1"/>
          <w:w w:val="98"/>
        </w:rPr>
        <w:t>t</w:t>
      </w:r>
      <w:r w:rsidRPr="00824327">
        <w:rPr>
          <w:b/>
          <w:w w:val="98"/>
        </w:rPr>
        <w:t>ment</w:t>
      </w:r>
      <w:r w:rsidRPr="00824327">
        <w:rPr>
          <w:b/>
          <w:spacing w:val="-3"/>
          <w:w w:val="98"/>
        </w:rPr>
        <w:t xml:space="preserve"> </w:t>
      </w:r>
      <w:r w:rsidRPr="00824327">
        <w:rPr>
          <w:b/>
        </w:rPr>
        <w:t>of</w:t>
      </w:r>
      <w:r w:rsidRPr="00824327">
        <w:rPr>
          <w:b/>
          <w:spacing w:val="-3"/>
        </w:rPr>
        <w:t xml:space="preserve"> </w:t>
      </w:r>
      <w:r w:rsidRPr="00824327">
        <w:rPr>
          <w:b/>
          <w:w w:val="93"/>
        </w:rPr>
        <w:t>a</w:t>
      </w:r>
      <w:r w:rsidRPr="00824327">
        <w:rPr>
          <w:b/>
          <w:spacing w:val="-10"/>
          <w:w w:val="93"/>
        </w:rPr>
        <w:t xml:space="preserve"> </w:t>
      </w:r>
      <w:r w:rsidRPr="00824327">
        <w:rPr>
          <w:b/>
          <w:w w:val="93"/>
        </w:rPr>
        <w:t>manager</w:t>
      </w:r>
      <w:r w:rsidRPr="00824327">
        <w:rPr>
          <w:b/>
          <w:spacing w:val="13"/>
          <w:w w:val="93"/>
        </w:rPr>
        <w:t xml:space="preserve"> </w:t>
      </w:r>
      <w:r w:rsidRPr="00824327">
        <w:rPr>
          <w:b/>
          <w:w w:val="93"/>
        </w:rPr>
        <w:t>by</w:t>
      </w:r>
      <w:r w:rsidRPr="00824327">
        <w:rPr>
          <w:b/>
          <w:spacing w:val="-5"/>
          <w:w w:val="93"/>
        </w:rPr>
        <w:t xml:space="preserve"> </w:t>
      </w:r>
      <w:r w:rsidR="00D84D45">
        <w:rPr>
          <w:b/>
          <w:w w:val="93"/>
        </w:rPr>
        <w:t xml:space="preserve">the </w:t>
      </w:r>
      <w:r w:rsidR="0083071A" w:rsidRPr="00824327">
        <w:rPr>
          <w:b/>
          <w:w w:val="93"/>
        </w:rPr>
        <w:t>FTT</w:t>
      </w:r>
    </w:p>
    <w:p w14:paraId="32D46A07" w14:textId="77777777" w:rsidR="004C439B" w:rsidRPr="0083071A" w:rsidRDefault="004C439B" w:rsidP="0083071A">
      <w:pPr>
        <w:widowControl w:val="0"/>
        <w:autoSpaceDE w:val="0"/>
        <w:autoSpaceDN w:val="0"/>
        <w:adjustRightInd w:val="0"/>
        <w:spacing w:before="7" w:line="110" w:lineRule="exact"/>
        <w:ind w:right="95"/>
        <w:rPr>
          <w:rFonts w:ascii="Verdana" w:eastAsia="MS PMincho" w:hAnsi="Verdana"/>
          <w:color w:val="000000"/>
          <w:sz w:val="20"/>
          <w:szCs w:val="20"/>
        </w:rPr>
      </w:pPr>
    </w:p>
    <w:p w14:paraId="19F466F6" w14:textId="7EC2B0BC" w:rsidR="007575AA" w:rsidRDefault="0083071A" w:rsidP="000C1DB3">
      <w:pPr>
        <w:pStyle w:val="onlinetext"/>
      </w:pPr>
      <w:r>
        <w:rPr>
          <w:spacing w:val="-1"/>
        </w:rPr>
        <w:t>Leaseholder</w:t>
      </w:r>
      <w:r>
        <w:rPr>
          <w:spacing w:val="6"/>
        </w:rPr>
        <w:t>s</w:t>
      </w:r>
      <w:r w:rsidRPr="0083071A">
        <w:t xml:space="preserve"> </w:t>
      </w:r>
      <w:r w:rsidR="004C439B" w:rsidRPr="0083071A">
        <w:t>m</w:t>
      </w:r>
      <w:r w:rsidR="004C439B" w:rsidRPr="0083071A">
        <w:rPr>
          <w:spacing w:val="-4"/>
        </w:rPr>
        <w:t>a</w:t>
      </w:r>
      <w:r w:rsidR="004C439B" w:rsidRPr="0083071A">
        <w:rPr>
          <w:spacing w:val="-15"/>
        </w:rPr>
        <w:t>y</w:t>
      </w:r>
      <w:r w:rsidR="004C439B" w:rsidRPr="0083071A">
        <w:t>,</w:t>
      </w:r>
      <w:r w:rsidR="004C439B" w:rsidRPr="0083071A">
        <w:rPr>
          <w:spacing w:val="-18"/>
        </w:rPr>
        <w:t xml:space="preserve"> </w:t>
      </w:r>
      <w:r w:rsidR="004C439B" w:rsidRPr="0083071A">
        <w:t>subject</w:t>
      </w:r>
      <w:r w:rsidR="004C439B" w:rsidRPr="0083071A">
        <w:rPr>
          <w:spacing w:val="-9"/>
        </w:rPr>
        <w:t xml:space="preserve"> </w:t>
      </w:r>
      <w:r w:rsidR="004C439B" w:rsidRPr="0083071A">
        <w:rPr>
          <w:spacing w:val="-2"/>
        </w:rPr>
        <w:t>t</w:t>
      </w:r>
      <w:r w:rsidR="004C439B" w:rsidRPr="0083071A">
        <w:t>o</w:t>
      </w:r>
      <w:r w:rsidR="004C439B" w:rsidRPr="0083071A">
        <w:rPr>
          <w:spacing w:val="6"/>
        </w:rPr>
        <w:t xml:space="preserve"> </w:t>
      </w:r>
      <w:r w:rsidR="004C439B" w:rsidRPr="0083071A">
        <w:rPr>
          <w:spacing w:val="-3"/>
        </w:rPr>
        <w:t>c</w:t>
      </w:r>
      <w:r w:rsidR="004C439B" w:rsidRPr="0083071A">
        <w:rPr>
          <w:spacing w:val="-1"/>
        </w:rPr>
        <w:t>e</w:t>
      </w:r>
      <w:r w:rsidR="004C439B" w:rsidRPr="0083071A">
        <w:rPr>
          <w:spacing w:val="4"/>
        </w:rPr>
        <w:t>r</w:t>
      </w:r>
      <w:r w:rsidR="004C439B" w:rsidRPr="0083071A">
        <w:t>tain</w:t>
      </w:r>
      <w:r w:rsidR="004C439B" w:rsidRPr="0083071A">
        <w:rPr>
          <w:spacing w:val="10"/>
        </w:rPr>
        <w:t xml:space="preserve"> </w:t>
      </w:r>
      <w:r w:rsidR="004C439B" w:rsidRPr="0083071A">
        <w:rPr>
          <w:spacing w:val="-2"/>
        </w:rPr>
        <w:t>e</w:t>
      </w:r>
      <w:r w:rsidR="004C439B" w:rsidRPr="0083071A">
        <w:rPr>
          <w:spacing w:val="-6"/>
        </w:rPr>
        <w:t>x</w:t>
      </w:r>
      <w:r w:rsidR="004C439B" w:rsidRPr="0083071A">
        <w:rPr>
          <w:spacing w:val="-3"/>
        </w:rPr>
        <w:t>c</w:t>
      </w:r>
      <w:r w:rsidR="004C439B" w:rsidRPr="0083071A">
        <w:t>eptions,</w:t>
      </w:r>
      <w:r w:rsidR="004C439B" w:rsidRPr="0083071A">
        <w:rPr>
          <w:spacing w:val="-17"/>
        </w:rPr>
        <w:t xml:space="preserve"> </w:t>
      </w:r>
      <w:r w:rsidR="004C439B" w:rsidRPr="0083071A">
        <w:t>ask</w:t>
      </w:r>
      <w:r w:rsidR="004C439B" w:rsidRPr="0083071A">
        <w:rPr>
          <w:spacing w:val="-14"/>
        </w:rPr>
        <w:t xml:space="preserve"> </w:t>
      </w:r>
      <w:r w:rsidR="00D84D45">
        <w:rPr>
          <w:spacing w:val="-5"/>
        </w:rPr>
        <w:t xml:space="preserve">the </w:t>
      </w:r>
      <w:r>
        <w:rPr>
          <w:spacing w:val="-21"/>
          <w:w w:val="92"/>
        </w:rPr>
        <w:t>FTT</w:t>
      </w:r>
      <w:r w:rsidR="004C439B" w:rsidRPr="0083071A">
        <w:rPr>
          <w:spacing w:val="2"/>
          <w:w w:val="92"/>
        </w:rPr>
        <w:t xml:space="preserve"> </w:t>
      </w:r>
      <w:r w:rsidR="004C439B" w:rsidRPr="0083071A">
        <w:rPr>
          <w:spacing w:val="-2"/>
        </w:rPr>
        <w:t>t</w:t>
      </w:r>
      <w:r w:rsidR="004C439B" w:rsidRPr="0083071A">
        <w:t>o</w:t>
      </w:r>
      <w:r w:rsidR="004C439B" w:rsidRPr="0083071A">
        <w:rPr>
          <w:spacing w:val="6"/>
        </w:rPr>
        <w:t xml:space="preserve"> </w:t>
      </w:r>
      <w:r w:rsidR="004C439B" w:rsidRPr="0083071A">
        <w:t>appoint</w:t>
      </w:r>
      <w:r w:rsidR="004C439B" w:rsidRPr="0083071A">
        <w:rPr>
          <w:spacing w:val="21"/>
        </w:rPr>
        <w:t xml:space="preserve"> </w:t>
      </w:r>
      <w:r w:rsidR="004C439B" w:rsidRPr="0083071A">
        <w:t>a</w:t>
      </w:r>
      <w:r w:rsidR="004C439B" w:rsidRPr="0083071A">
        <w:rPr>
          <w:spacing w:val="-5"/>
        </w:rPr>
        <w:t xml:space="preserve"> </w:t>
      </w:r>
      <w:r w:rsidR="004C439B" w:rsidRPr="0083071A">
        <w:t>manager</w:t>
      </w:r>
      <w:r w:rsidR="004C439B" w:rsidRPr="0083071A">
        <w:rPr>
          <w:spacing w:val="4"/>
        </w:rPr>
        <w:t xml:space="preserve"> </w:t>
      </w:r>
      <w:r w:rsidR="004C439B" w:rsidRPr="0083071A">
        <w:t>if</w:t>
      </w:r>
      <w:r w:rsidR="004C439B" w:rsidRPr="0083071A">
        <w:rPr>
          <w:spacing w:val="-11"/>
        </w:rPr>
        <w:t xml:space="preserve"> </w:t>
      </w:r>
      <w:r w:rsidR="004C439B" w:rsidRPr="0083071A">
        <w:rPr>
          <w:spacing w:val="-1"/>
          <w:w w:val="96"/>
        </w:rPr>
        <w:t>th</w:t>
      </w:r>
      <w:r w:rsidR="004C439B" w:rsidRPr="0083071A">
        <w:rPr>
          <w:spacing w:val="1"/>
          <w:w w:val="96"/>
        </w:rPr>
        <w:t>e</w:t>
      </w:r>
      <w:r w:rsidR="004C439B" w:rsidRPr="0083071A">
        <w:rPr>
          <w:w w:val="96"/>
        </w:rPr>
        <w:t>y</w:t>
      </w:r>
      <w:r w:rsidR="004C439B" w:rsidRPr="0083071A">
        <w:rPr>
          <w:spacing w:val="-5"/>
          <w:w w:val="96"/>
        </w:rPr>
        <w:t xml:space="preserve"> </w:t>
      </w:r>
      <w:r w:rsidR="004C439B" w:rsidRPr="0083071A">
        <w:rPr>
          <w:spacing w:val="-1"/>
          <w:w w:val="96"/>
        </w:rPr>
        <w:t>beli</w:t>
      </w:r>
      <w:r w:rsidR="004C439B" w:rsidRPr="0083071A">
        <w:rPr>
          <w:w w:val="96"/>
        </w:rPr>
        <w:t>e</w:t>
      </w:r>
      <w:r w:rsidR="004C439B" w:rsidRPr="0083071A">
        <w:rPr>
          <w:spacing w:val="-5"/>
          <w:w w:val="96"/>
        </w:rPr>
        <w:t>v</w:t>
      </w:r>
      <w:r w:rsidR="004C439B" w:rsidRPr="0083071A">
        <w:rPr>
          <w:w w:val="96"/>
        </w:rPr>
        <w:t>e</w:t>
      </w:r>
      <w:r w:rsidR="004C439B" w:rsidRPr="0083071A">
        <w:rPr>
          <w:spacing w:val="-16"/>
          <w:w w:val="96"/>
        </w:rPr>
        <w:t xml:space="preserve"> </w:t>
      </w:r>
      <w:r w:rsidR="004C439B" w:rsidRPr="0083071A">
        <w:rPr>
          <w:spacing w:val="-1"/>
          <w:w w:val="103"/>
        </w:rPr>
        <w:t>th</w:t>
      </w:r>
      <w:r w:rsidR="004C439B" w:rsidRPr="0083071A">
        <w:rPr>
          <w:w w:val="103"/>
        </w:rPr>
        <w:t>e</w:t>
      </w:r>
      <w:r w:rsidR="004C439B" w:rsidRPr="0083071A">
        <w:rPr>
          <w:spacing w:val="-14"/>
        </w:rPr>
        <w:t xml:space="preserve"> </w:t>
      </w:r>
      <w:r w:rsidR="004C439B" w:rsidRPr="0083071A">
        <w:rPr>
          <w:spacing w:val="-1"/>
          <w:w w:val="98"/>
        </w:rPr>
        <w:t>bloc</w:t>
      </w:r>
      <w:r w:rsidR="004C439B" w:rsidRPr="0083071A">
        <w:rPr>
          <w:w w:val="98"/>
        </w:rPr>
        <w:t>k</w:t>
      </w:r>
      <w:r w:rsidR="004C439B" w:rsidRPr="0083071A">
        <w:rPr>
          <w:spacing w:val="-11"/>
          <w:w w:val="98"/>
        </w:rPr>
        <w:t xml:space="preserve"> </w:t>
      </w:r>
      <w:r w:rsidR="004C439B" w:rsidRPr="0083071A">
        <w:rPr>
          <w:spacing w:val="-1"/>
        </w:rPr>
        <w:t>i</w:t>
      </w:r>
      <w:r w:rsidR="004C439B" w:rsidRPr="0083071A">
        <w:t>s</w:t>
      </w:r>
      <w:r w:rsidR="004C439B" w:rsidRPr="0083071A">
        <w:rPr>
          <w:spacing w:val="-18"/>
        </w:rPr>
        <w:t xml:space="preserve"> </w:t>
      </w:r>
      <w:r w:rsidR="004C439B" w:rsidRPr="0083071A">
        <w:rPr>
          <w:spacing w:val="-1"/>
        </w:rPr>
        <w:t>poorl</w:t>
      </w:r>
      <w:r w:rsidR="004C439B" w:rsidRPr="0083071A">
        <w:t>y</w:t>
      </w:r>
      <w:r w:rsidR="004C439B" w:rsidRPr="0083071A">
        <w:rPr>
          <w:spacing w:val="-14"/>
        </w:rPr>
        <w:t xml:space="preserve"> </w:t>
      </w:r>
      <w:r w:rsidR="004C439B" w:rsidRPr="0083071A">
        <w:rPr>
          <w:spacing w:val="-1"/>
        </w:rPr>
        <w:t>manage</w:t>
      </w:r>
      <w:r w:rsidR="004C439B" w:rsidRPr="0083071A">
        <w:t>d</w:t>
      </w:r>
      <w:r w:rsidR="004C439B" w:rsidRPr="0083071A">
        <w:rPr>
          <w:spacing w:val="-9"/>
        </w:rPr>
        <w:t xml:space="preserve"> </w:t>
      </w:r>
      <w:r w:rsidR="004C439B" w:rsidRPr="0083071A">
        <w:rPr>
          <w:spacing w:val="-1"/>
        </w:rPr>
        <w:t>o</w:t>
      </w:r>
      <w:r w:rsidR="004C439B" w:rsidRPr="0083071A">
        <w:t>r</w:t>
      </w:r>
      <w:r w:rsidR="004C439B" w:rsidRPr="0083071A">
        <w:rPr>
          <w:spacing w:val="-8"/>
        </w:rPr>
        <w:t xml:space="preserve"> </w:t>
      </w:r>
      <w:r w:rsidR="004C439B" w:rsidRPr="0083071A">
        <w:rPr>
          <w:spacing w:val="-1"/>
        </w:rPr>
        <w:t>th</w:t>
      </w:r>
      <w:r w:rsidR="004C439B" w:rsidRPr="0083071A">
        <w:t>e</w:t>
      </w:r>
      <w:r w:rsidR="004C439B" w:rsidRPr="0083071A">
        <w:rPr>
          <w:spacing w:val="-9"/>
        </w:rPr>
        <w:t xml:space="preserve"> </w:t>
      </w:r>
      <w:r w:rsidR="004C439B" w:rsidRPr="0083071A">
        <w:rPr>
          <w:spacing w:val="-1"/>
        </w:rPr>
        <w:t>landlo</w:t>
      </w:r>
      <w:r w:rsidR="004C439B" w:rsidRPr="0083071A">
        <w:rPr>
          <w:spacing w:val="-4"/>
        </w:rPr>
        <w:t>r</w:t>
      </w:r>
      <w:r w:rsidR="004C439B" w:rsidRPr="0083071A">
        <w:t>d</w:t>
      </w:r>
      <w:r w:rsidR="004C439B" w:rsidRPr="0083071A">
        <w:rPr>
          <w:spacing w:val="1"/>
        </w:rPr>
        <w:t xml:space="preserve"> </w:t>
      </w:r>
      <w:r w:rsidR="004C439B" w:rsidRPr="0083071A">
        <w:rPr>
          <w:spacing w:val="-1"/>
        </w:rPr>
        <w:t>canno</w:t>
      </w:r>
      <w:r w:rsidR="004C439B" w:rsidRPr="0083071A">
        <w:t>t</w:t>
      </w:r>
      <w:r w:rsidR="004C439B" w:rsidRPr="0083071A">
        <w:rPr>
          <w:spacing w:val="5"/>
        </w:rPr>
        <w:t xml:space="preserve"> </w:t>
      </w:r>
      <w:r w:rsidR="004C439B" w:rsidRPr="0083071A">
        <w:rPr>
          <w:spacing w:val="-1"/>
        </w:rPr>
        <w:t>b</w:t>
      </w:r>
      <w:r w:rsidR="004C439B" w:rsidRPr="0083071A">
        <w:t>e</w:t>
      </w:r>
      <w:r w:rsidR="004C439B" w:rsidRPr="0083071A">
        <w:rPr>
          <w:spacing w:val="-15"/>
        </w:rPr>
        <w:t xml:space="preserve"> </w:t>
      </w:r>
      <w:r w:rsidR="004C439B" w:rsidRPr="0083071A">
        <w:rPr>
          <w:spacing w:val="-1"/>
        </w:rPr>
        <w:t>found</w:t>
      </w:r>
      <w:r w:rsidR="004C439B" w:rsidRPr="0083071A">
        <w:t>.</w:t>
      </w:r>
      <w:r w:rsidR="004C439B" w:rsidRPr="0083071A">
        <w:rPr>
          <w:spacing w:val="-7"/>
        </w:rPr>
        <w:t xml:space="preserve"> </w:t>
      </w:r>
      <w:r w:rsidR="004C439B" w:rsidRPr="0083071A">
        <w:rPr>
          <w:spacing w:val="-1"/>
        </w:rPr>
        <w:t>This</w:t>
      </w:r>
      <w:r w:rsidR="004C439B" w:rsidRPr="0083071A">
        <w:rPr>
          <w:spacing w:val="-4"/>
        </w:rPr>
        <w:t xml:space="preserve"> </w:t>
      </w:r>
      <w:r w:rsidR="004C439B" w:rsidRPr="0083071A">
        <w:t>is</w:t>
      </w:r>
      <w:r w:rsidR="004C439B" w:rsidRPr="0083071A">
        <w:rPr>
          <w:spacing w:val="-9"/>
        </w:rPr>
        <w:t xml:space="preserve"> </w:t>
      </w:r>
      <w:r w:rsidR="004C439B" w:rsidRPr="0083071A">
        <w:t>a</w:t>
      </w:r>
      <w:r w:rsidR="004C439B" w:rsidRPr="0083071A">
        <w:rPr>
          <w:spacing w:val="-2"/>
        </w:rPr>
        <w:t xml:space="preserve"> </w:t>
      </w:r>
      <w:r w:rsidR="004C439B" w:rsidRPr="0083071A">
        <w:t>fault</w:t>
      </w:r>
      <w:r w:rsidR="00554F56">
        <w:t>-</w:t>
      </w:r>
      <w:r w:rsidR="004C439B" w:rsidRPr="0083071A">
        <w:t>based</w:t>
      </w:r>
      <w:r w:rsidR="004C439B" w:rsidRPr="0083071A">
        <w:rPr>
          <w:spacing w:val="-5"/>
        </w:rPr>
        <w:t xml:space="preserve"> </w:t>
      </w:r>
      <w:r w:rsidR="004C439B" w:rsidRPr="0083071A">
        <w:rPr>
          <w:spacing w:val="3"/>
        </w:rPr>
        <w:t>r</w:t>
      </w:r>
      <w:r w:rsidR="004C439B" w:rsidRPr="0083071A">
        <w:t>i</w:t>
      </w:r>
      <w:r w:rsidR="004C439B" w:rsidRPr="0083071A">
        <w:rPr>
          <w:spacing w:val="3"/>
        </w:rPr>
        <w:t>g</w:t>
      </w:r>
      <w:r w:rsidR="004C439B" w:rsidRPr="0083071A">
        <w:t>ht.</w:t>
      </w:r>
      <w:r w:rsidR="004C439B" w:rsidRPr="0083071A">
        <w:rPr>
          <w:spacing w:val="-1"/>
        </w:rPr>
        <w:t xml:space="preserve"> </w:t>
      </w:r>
      <w:r w:rsidR="004C439B" w:rsidRPr="0083071A">
        <w:rPr>
          <w:spacing w:val="-2"/>
        </w:rPr>
        <w:t>B</w:t>
      </w:r>
      <w:r w:rsidR="004C439B" w:rsidRPr="0083071A">
        <w:rPr>
          <w:spacing w:val="3"/>
        </w:rPr>
        <w:t>r</w:t>
      </w:r>
      <w:r w:rsidR="004C439B" w:rsidRPr="0083071A">
        <w:t>iefl</w:t>
      </w:r>
      <w:r w:rsidR="004C439B" w:rsidRPr="0083071A">
        <w:rPr>
          <w:spacing w:val="-15"/>
        </w:rPr>
        <w:t>y</w:t>
      </w:r>
      <w:r w:rsidR="004C439B" w:rsidRPr="0083071A">
        <w:t>,</w:t>
      </w:r>
      <w:r w:rsidR="004C439B" w:rsidRPr="0083071A">
        <w:rPr>
          <w:spacing w:val="-7"/>
        </w:rPr>
        <w:t xml:space="preserve"> </w:t>
      </w:r>
      <w:r w:rsidR="004C439B" w:rsidRPr="0083071A">
        <w:t>the</w:t>
      </w:r>
      <w:r w:rsidR="004C439B" w:rsidRPr="0083071A">
        <w:rPr>
          <w:spacing w:val="7"/>
        </w:rPr>
        <w:t xml:space="preserve"> </w:t>
      </w:r>
      <w:r w:rsidR="004C439B" w:rsidRPr="0083071A">
        <w:t>g</w:t>
      </w:r>
      <w:r w:rsidR="004C439B" w:rsidRPr="0083071A">
        <w:rPr>
          <w:spacing w:val="-1"/>
        </w:rPr>
        <w:t>e</w:t>
      </w:r>
      <w:r w:rsidR="004C439B" w:rsidRPr="0083071A">
        <w:t>ne</w:t>
      </w:r>
      <w:r w:rsidR="004C439B" w:rsidRPr="0083071A">
        <w:rPr>
          <w:spacing w:val="2"/>
        </w:rPr>
        <w:t>r</w:t>
      </w:r>
      <w:r w:rsidR="004C439B" w:rsidRPr="0083071A">
        <w:t>al</w:t>
      </w:r>
      <w:r w:rsidR="004C439B" w:rsidRPr="0083071A">
        <w:rPr>
          <w:spacing w:val="-8"/>
        </w:rPr>
        <w:t xml:space="preserve"> </w:t>
      </w:r>
      <w:r w:rsidR="004C439B" w:rsidRPr="0083071A">
        <w:t>c</w:t>
      </w:r>
      <w:r w:rsidR="004C439B" w:rsidRPr="0083071A">
        <w:rPr>
          <w:spacing w:val="3"/>
        </w:rPr>
        <w:t>r</w:t>
      </w:r>
      <w:r w:rsidR="004C439B" w:rsidRPr="0083071A">
        <w:t>i</w:t>
      </w:r>
      <w:r w:rsidR="004C439B" w:rsidRPr="0083071A">
        <w:rPr>
          <w:spacing w:val="-2"/>
        </w:rPr>
        <w:t>t</w:t>
      </w:r>
      <w:r w:rsidR="004C439B" w:rsidRPr="0083071A">
        <w:t>e</w:t>
      </w:r>
      <w:r w:rsidR="004C439B" w:rsidRPr="0083071A">
        <w:rPr>
          <w:spacing w:val="3"/>
        </w:rPr>
        <w:t>r</w:t>
      </w:r>
      <w:r w:rsidR="004C439B" w:rsidRPr="0083071A">
        <w:t>ia</w:t>
      </w:r>
      <w:r w:rsidR="004C439B" w:rsidRPr="0083071A">
        <w:rPr>
          <w:spacing w:val="-1"/>
        </w:rPr>
        <w:t xml:space="preserve"> </w:t>
      </w:r>
      <w:r w:rsidR="004C439B" w:rsidRPr="0083071A">
        <w:t>for</w:t>
      </w:r>
      <w:r w:rsidR="004C439B" w:rsidRPr="0083071A">
        <w:rPr>
          <w:spacing w:val="2"/>
        </w:rPr>
        <w:t xml:space="preserve"> </w:t>
      </w:r>
      <w:r w:rsidR="004C439B" w:rsidRPr="0083071A">
        <w:rPr>
          <w:w w:val="96"/>
        </w:rPr>
        <w:t>seeking</w:t>
      </w:r>
      <w:r w:rsidR="004C439B" w:rsidRPr="0083071A">
        <w:rPr>
          <w:spacing w:val="2"/>
          <w:w w:val="96"/>
        </w:rPr>
        <w:t xml:space="preserve"> </w:t>
      </w:r>
      <w:r w:rsidR="004C439B" w:rsidRPr="0083071A">
        <w:t>the</w:t>
      </w:r>
      <w:r w:rsidR="004C439B" w:rsidRPr="0083071A">
        <w:rPr>
          <w:spacing w:val="7"/>
        </w:rPr>
        <w:t xml:space="preserve"> </w:t>
      </w:r>
      <w:r w:rsidR="004C439B" w:rsidRPr="0083071A">
        <w:t>appoin</w:t>
      </w:r>
      <w:r w:rsidR="004C439B" w:rsidRPr="0083071A">
        <w:rPr>
          <w:spacing w:val="1"/>
        </w:rPr>
        <w:t>t</w:t>
      </w:r>
      <w:r w:rsidR="004C439B" w:rsidRPr="0083071A">
        <w:t>ment</w:t>
      </w:r>
      <w:r w:rsidR="004C439B" w:rsidRPr="0083071A">
        <w:rPr>
          <w:spacing w:val="42"/>
        </w:rPr>
        <w:t xml:space="preserve"> </w:t>
      </w:r>
      <w:r w:rsidR="004C439B" w:rsidRPr="0083071A">
        <w:rPr>
          <w:spacing w:val="2"/>
        </w:rPr>
        <w:t>o</w:t>
      </w:r>
      <w:r w:rsidR="004C439B" w:rsidRPr="0083071A">
        <w:t>f</w:t>
      </w:r>
      <w:r w:rsidR="004C439B" w:rsidRPr="0083071A">
        <w:rPr>
          <w:spacing w:val="20"/>
        </w:rPr>
        <w:t xml:space="preserve"> </w:t>
      </w:r>
      <w:r w:rsidR="004C439B" w:rsidRPr="0083071A">
        <w:t>a</w:t>
      </w:r>
      <w:r w:rsidR="004C439B" w:rsidRPr="0083071A">
        <w:rPr>
          <w:spacing w:val="14"/>
        </w:rPr>
        <w:t xml:space="preserve"> </w:t>
      </w:r>
      <w:r w:rsidR="004C439B" w:rsidRPr="0083071A">
        <w:rPr>
          <w:spacing w:val="2"/>
        </w:rPr>
        <w:t>manage</w:t>
      </w:r>
      <w:r w:rsidR="004C439B" w:rsidRPr="0083071A">
        <w:t>r</w:t>
      </w:r>
      <w:r w:rsidR="004C439B" w:rsidRPr="0083071A">
        <w:rPr>
          <w:spacing w:val="22"/>
        </w:rPr>
        <w:t xml:space="preserve"> </w:t>
      </w:r>
      <w:r w:rsidR="004C439B" w:rsidRPr="0083071A">
        <w:rPr>
          <w:spacing w:val="2"/>
        </w:rPr>
        <w:t>a</w:t>
      </w:r>
      <w:r w:rsidR="004C439B" w:rsidRPr="0083071A">
        <w:rPr>
          <w:spacing w:val="-1"/>
        </w:rPr>
        <w:t>r</w:t>
      </w:r>
      <w:r w:rsidR="004C439B" w:rsidRPr="0083071A">
        <w:t>e</w:t>
      </w:r>
      <w:r w:rsidR="007575AA">
        <w:t>:</w:t>
      </w:r>
      <w:r w:rsidR="004C439B" w:rsidRPr="0083071A">
        <w:rPr>
          <w:spacing w:val="13"/>
        </w:rPr>
        <w:t xml:space="preserve"> </w:t>
      </w:r>
    </w:p>
    <w:p w14:paraId="501EABBB" w14:textId="77777777" w:rsidR="00FE7926" w:rsidRPr="000C1DB3" w:rsidRDefault="007575AA" w:rsidP="00F00A67">
      <w:pPr>
        <w:pStyle w:val="onlinetext"/>
        <w:numPr>
          <w:ilvl w:val="0"/>
          <w:numId w:val="45"/>
        </w:numPr>
      </w:pPr>
      <w:r w:rsidRPr="000C1DB3">
        <w:t xml:space="preserve">that </w:t>
      </w:r>
      <w:r w:rsidR="004C439B" w:rsidRPr="000C1DB3">
        <w:t>there is a breach of the lease/tenancy relating to the management of the block</w:t>
      </w:r>
    </w:p>
    <w:p w14:paraId="43AEFFE6" w14:textId="77777777" w:rsidR="007575AA" w:rsidRPr="000C1DB3" w:rsidRDefault="004C439B" w:rsidP="00F00A67">
      <w:pPr>
        <w:pStyle w:val="onlinetext"/>
        <w:numPr>
          <w:ilvl w:val="0"/>
          <w:numId w:val="45"/>
        </w:numPr>
      </w:pPr>
      <w:r w:rsidRPr="000C1DB3">
        <w:t>that unreasonable service charges have or are proposed to be made</w:t>
      </w:r>
    </w:p>
    <w:p w14:paraId="2B9BE1AA" w14:textId="77777777" w:rsidR="007575AA" w:rsidRPr="000C1DB3" w:rsidRDefault="004C439B" w:rsidP="00F00A67">
      <w:pPr>
        <w:pStyle w:val="onlinetext"/>
        <w:numPr>
          <w:ilvl w:val="0"/>
          <w:numId w:val="45"/>
        </w:numPr>
      </w:pPr>
      <w:r w:rsidRPr="000C1DB3">
        <w:t>that there has been a failure to comply with any relevant provision of a Code of Practice approved by the Secretary of State under section 87 of the Leasehold Reform, Housing and Urban Development Act 1993; or</w:t>
      </w:r>
    </w:p>
    <w:p w14:paraId="162CF8B3" w14:textId="59AF4638" w:rsidR="0099762E" w:rsidRPr="000C1DB3" w:rsidRDefault="004C439B" w:rsidP="00F00A67">
      <w:pPr>
        <w:pStyle w:val="onlinetext"/>
        <w:numPr>
          <w:ilvl w:val="0"/>
          <w:numId w:val="45"/>
        </w:numPr>
      </w:pPr>
      <w:r w:rsidRPr="000C1DB3">
        <w:t xml:space="preserve">where </w:t>
      </w:r>
      <w:r w:rsidR="00D84D45">
        <w:t xml:space="preserve">the </w:t>
      </w:r>
      <w:r w:rsidR="0083071A" w:rsidRPr="000C1DB3">
        <w:t>FTT</w:t>
      </w:r>
      <w:r w:rsidRPr="000C1DB3">
        <w:t xml:space="preserve"> is satisfied that other circumstances exist.</w:t>
      </w:r>
    </w:p>
    <w:p w14:paraId="564D9882" w14:textId="77777777" w:rsidR="0099762E" w:rsidRDefault="0099762E" w:rsidP="0099762E">
      <w:pPr>
        <w:widowControl w:val="0"/>
        <w:autoSpaceDE w:val="0"/>
        <w:autoSpaceDN w:val="0"/>
        <w:adjustRightInd w:val="0"/>
        <w:spacing w:line="243" w:lineRule="auto"/>
        <w:ind w:right="95"/>
        <w:rPr>
          <w:rFonts w:ascii="Verdana" w:eastAsia="MS PMincho" w:hAnsi="Verdana"/>
          <w:spacing w:val="2"/>
          <w:w w:val="95"/>
          <w:sz w:val="20"/>
          <w:szCs w:val="20"/>
        </w:rPr>
      </w:pPr>
    </w:p>
    <w:tbl>
      <w:tblPr>
        <w:tblStyle w:val="TableGrid"/>
        <w:tblW w:w="0" w:type="auto"/>
        <w:tblLook w:val="04A0" w:firstRow="1" w:lastRow="0" w:firstColumn="1" w:lastColumn="0" w:noHBand="0" w:noVBand="1"/>
      </w:tblPr>
      <w:tblGrid>
        <w:gridCol w:w="9242"/>
      </w:tblGrid>
      <w:tr w:rsidR="00113188" w14:paraId="380925E8" w14:textId="77777777" w:rsidTr="00113188">
        <w:tc>
          <w:tcPr>
            <w:tcW w:w="9242" w:type="dxa"/>
          </w:tcPr>
          <w:p w14:paraId="79E096E1" w14:textId="3CAD9FBE" w:rsidR="00113188" w:rsidRPr="00C47742" w:rsidRDefault="000C1DB3" w:rsidP="0099762E">
            <w:pPr>
              <w:widowControl w:val="0"/>
              <w:autoSpaceDE w:val="0"/>
              <w:autoSpaceDN w:val="0"/>
              <w:adjustRightInd w:val="0"/>
              <w:spacing w:line="243" w:lineRule="auto"/>
              <w:ind w:right="95"/>
              <w:rPr>
                <w:rFonts w:ascii="Verdana" w:eastAsia="MS PMincho" w:hAnsi="Verdana"/>
                <w:i/>
                <w:spacing w:val="-3"/>
                <w:sz w:val="20"/>
                <w:szCs w:val="20"/>
              </w:rPr>
            </w:pPr>
            <w:r>
              <w:rPr>
                <w:rFonts w:ascii="Verdana" w:eastAsia="MS PMincho" w:hAnsi="Verdana"/>
                <w:i/>
                <w:spacing w:val="-3"/>
                <w:sz w:val="20"/>
                <w:szCs w:val="20"/>
              </w:rPr>
              <w:t>s</w:t>
            </w:r>
            <w:r w:rsidR="00113188">
              <w:rPr>
                <w:rFonts w:ascii="Verdana" w:eastAsia="MS PMincho" w:hAnsi="Verdana"/>
                <w:i/>
                <w:spacing w:val="-3"/>
                <w:sz w:val="20"/>
                <w:szCs w:val="20"/>
              </w:rPr>
              <w:t>s</w:t>
            </w:r>
            <w:r>
              <w:rPr>
                <w:rFonts w:ascii="Verdana" w:eastAsia="MS PMincho" w:hAnsi="Verdana"/>
                <w:i/>
                <w:spacing w:val="-3"/>
                <w:sz w:val="20"/>
                <w:szCs w:val="20"/>
              </w:rPr>
              <w:t>.21–</w:t>
            </w:r>
            <w:r w:rsidR="00113188">
              <w:rPr>
                <w:rFonts w:ascii="Verdana" w:eastAsia="MS PMincho" w:hAnsi="Verdana"/>
                <w:i/>
                <w:spacing w:val="-3"/>
                <w:sz w:val="20"/>
                <w:szCs w:val="20"/>
              </w:rPr>
              <w:t xml:space="preserve">24 Landlord and Tenant Act 1987 (as amended by the </w:t>
            </w:r>
            <w:r w:rsidR="00052BEE">
              <w:rPr>
                <w:rFonts w:ascii="Verdana" w:eastAsia="MS PMincho" w:hAnsi="Verdana"/>
                <w:i/>
                <w:spacing w:val="-3"/>
                <w:sz w:val="20"/>
                <w:szCs w:val="20"/>
              </w:rPr>
              <w:t>C</w:t>
            </w:r>
            <w:r w:rsidR="00113188">
              <w:rPr>
                <w:rFonts w:ascii="Verdana" w:eastAsia="MS PMincho" w:hAnsi="Verdana"/>
                <w:i/>
                <w:spacing w:val="-3"/>
                <w:sz w:val="20"/>
                <w:szCs w:val="20"/>
              </w:rPr>
              <w:t>ommonhold and Leasehold Reform Act 2002)</w:t>
            </w:r>
          </w:p>
        </w:tc>
      </w:tr>
    </w:tbl>
    <w:p w14:paraId="52000BF9" w14:textId="77777777" w:rsidR="00113188" w:rsidRDefault="00113188" w:rsidP="0099762E">
      <w:pPr>
        <w:widowControl w:val="0"/>
        <w:autoSpaceDE w:val="0"/>
        <w:autoSpaceDN w:val="0"/>
        <w:adjustRightInd w:val="0"/>
        <w:spacing w:line="243" w:lineRule="auto"/>
        <w:ind w:right="95"/>
        <w:rPr>
          <w:rFonts w:ascii="Verdana" w:eastAsia="MS PMincho" w:hAnsi="Verdana"/>
          <w:spacing w:val="-3"/>
          <w:sz w:val="20"/>
          <w:szCs w:val="20"/>
        </w:rPr>
      </w:pPr>
    </w:p>
    <w:p w14:paraId="66D82F5D" w14:textId="3A4DA898" w:rsidR="004C439B" w:rsidRPr="000C1DB3" w:rsidRDefault="004C439B" w:rsidP="000C1DB3">
      <w:pPr>
        <w:pStyle w:val="onlinetext"/>
      </w:pPr>
      <w:r w:rsidRPr="000C1DB3">
        <w:t xml:space="preserve">In all cases it must be regarded by </w:t>
      </w:r>
      <w:r w:rsidR="00D84D45">
        <w:t xml:space="preserve">the </w:t>
      </w:r>
      <w:r w:rsidR="0083071A" w:rsidRPr="000C1DB3">
        <w:t>FTT</w:t>
      </w:r>
      <w:r w:rsidRPr="000C1DB3">
        <w:t xml:space="preserve"> as being just and convenient to make the order.</w:t>
      </w:r>
    </w:p>
    <w:p w14:paraId="0E9DEFCF" w14:textId="77777777" w:rsidR="004C439B" w:rsidRPr="000C1DB3" w:rsidRDefault="004C439B" w:rsidP="000C1DB3">
      <w:pPr>
        <w:pStyle w:val="onlinetext"/>
      </w:pPr>
      <w:r w:rsidRPr="000C1DB3">
        <w:rPr>
          <w:b/>
        </w:rPr>
        <w:t>Right to Manage – subject to qualifying criteria</w:t>
      </w:r>
      <w:r w:rsidR="00113188" w:rsidRPr="000C1DB3">
        <w:t xml:space="preserve"> (See also Part 15 Right to Manage)</w:t>
      </w:r>
    </w:p>
    <w:p w14:paraId="5C0596B0" w14:textId="77777777" w:rsidR="004C439B" w:rsidRDefault="004E4F70" w:rsidP="000C1DB3">
      <w:pPr>
        <w:pStyle w:val="onlinetext"/>
      </w:pPr>
      <w:r w:rsidRPr="000C1DB3">
        <w:t xml:space="preserve">Leaseholders </w:t>
      </w:r>
      <w:r w:rsidR="004C439B" w:rsidRPr="000C1DB3">
        <w:t>also have the right</w:t>
      </w:r>
      <w:r w:rsidRPr="000C1DB3">
        <w:t xml:space="preserve"> </w:t>
      </w:r>
      <w:r w:rsidR="004C439B" w:rsidRPr="000C1DB3">
        <w:t>to take over the management of the block themselves or to appoint</w:t>
      </w:r>
      <w:r w:rsidR="00F90A85" w:rsidRPr="000C1DB3">
        <w:t xml:space="preserve"> a managing </w:t>
      </w:r>
      <w:r w:rsidR="004C439B" w:rsidRPr="000C1DB3">
        <w:t>agent to manage on their behalf by exercising their rights contained in the Right to Manage (RTM) provisions. There need not be a fault in the current regime. Agai</w:t>
      </w:r>
      <w:r w:rsidRPr="000C1DB3">
        <w:t>n</w:t>
      </w:r>
      <w:r w:rsidR="004C439B" w:rsidRPr="000C1DB3">
        <w:t xml:space="preserve"> regulations are prescribed to govern procedures needed to exercise this right.</w:t>
      </w:r>
    </w:p>
    <w:tbl>
      <w:tblPr>
        <w:tblStyle w:val="TableGrid"/>
        <w:tblW w:w="0" w:type="auto"/>
        <w:tblLook w:val="04A0" w:firstRow="1" w:lastRow="0" w:firstColumn="1" w:lastColumn="0" w:noHBand="0" w:noVBand="1"/>
      </w:tblPr>
      <w:tblGrid>
        <w:gridCol w:w="9242"/>
      </w:tblGrid>
      <w:tr w:rsidR="00113188" w:rsidRPr="000C1DB3" w14:paraId="17D12BCA" w14:textId="77777777" w:rsidTr="00113188">
        <w:tc>
          <w:tcPr>
            <w:tcW w:w="9242" w:type="dxa"/>
          </w:tcPr>
          <w:p w14:paraId="5D72CA82" w14:textId="77777777" w:rsidR="00113188" w:rsidRPr="000C1DB3" w:rsidRDefault="000C1DB3" w:rsidP="000C1DB3">
            <w:pPr>
              <w:pStyle w:val="onlinetext"/>
              <w:rPr>
                <w:i/>
              </w:rPr>
            </w:pPr>
            <w:r w:rsidRPr="000C1DB3">
              <w:rPr>
                <w:i/>
              </w:rPr>
              <w:t>s</w:t>
            </w:r>
            <w:r w:rsidR="007F4EB0" w:rsidRPr="000C1DB3">
              <w:rPr>
                <w:i/>
              </w:rPr>
              <w:t>s</w:t>
            </w:r>
            <w:r w:rsidRPr="000C1DB3">
              <w:rPr>
                <w:i/>
              </w:rPr>
              <w:t>.</w:t>
            </w:r>
            <w:r w:rsidR="007F4EB0" w:rsidRPr="000C1DB3">
              <w:rPr>
                <w:i/>
              </w:rPr>
              <w:t>71</w:t>
            </w:r>
            <w:r w:rsidRPr="000C1DB3">
              <w:rPr>
                <w:i/>
              </w:rPr>
              <w:t>–</w:t>
            </w:r>
            <w:r w:rsidR="007F4EB0" w:rsidRPr="000C1DB3">
              <w:rPr>
                <w:i/>
              </w:rPr>
              <w:t xml:space="preserve">113 Commonhold and Leasehold Reform Act 2002 (Note: </w:t>
            </w:r>
            <w:r w:rsidRPr="000C1DB3">
              <w:rPr>
                <w:i/>
              </w:rPr>
              <w:t>s</w:t>
            </w:r>
            <w:r w:rsidR="007F4EB0" w:rsidRPr="000C1DB3">
              <w:rPr>
                <w:i/>
              </w:rPr>
              <w:t>s</w:t>
            </w:r>
            <w:r w:rsidRPr="000C1DB3">
              <w:rPr>
                <w:i/>
              </w:rPr>
              <w:t>.</w:t>
            </w:r>
            <w:r w:rsidR="007F4EB0" w:rsidRPr="000C1DB3">
              <w:rPr>
                <w:i/>
              </w:rPr>
              <w:t>76(2)</w:t>
            </w:r>
            <w:r w:rsidR="00495E4F" w:rsidRPr="000C1DB3">
              <w:rPr>
                <w:i/>
              </w:rPr>
              <w:t>(c)</w:t>
            </w:r>
            <w:r w:rsidR="007F4EB0" w:rsidRPr="000C1DB3">
              <w:rPr>
                <w:i/>
              </w:rPr>
              <w:t xml:space="preserve"> and 77(1)(a) have been amended by the Civil Partnership Act 2004 and ss</w:t>
            </w:r>
            <w:r w:rsidRPr="000C1DB3">
              <w:rPr>
                <w:i/>
              </w:rPr>
              <w:t>.</w:t>
            </w:r>
            <w:r w:rsidR="007F4EB0" w:rsidRPr="000C1DB3">
              <w:rPr>
                <w:i/>
              </w:rPr>
              <w:t>87(4)(a) and 105(3)(a) have been amended by the Enterprise Act 2002 (Insolvency) Order 2003 (SI 2003/2096)</w:t>
            </w:r>
          </w:p>
          <w:p w14:paraId="17CFBEA3" w14:textId="77777777" w:rsidR="007F4EB0" w:rsidRPr="000C1DB3" w:rsidRDefault="007F4EB0" w:rsidP="000C1DB3">
            <w:pPr>
              <w:pStyle w:val="onlinetext"/>
              <w:rPr>
                <w:i/>
              </w:rPr>
            </w:pPr>
            <w:r w:rsidRPr="000C1DB3">
              <w:rPr>
                <w:i/>
              </w:rPr>
              <w:t xml:space="preserve">The Right to Manage (prescribed Particulars and Forms)(England) </w:t>
            </w:r>
            <w:r w:rsidR="00495E4F" w:rsidRPr="000C1DB3">
              <w:rPr>
                <w:i/>
              </w:rPr>
              <w:t>(</w:t>
            </w:r>
            <w:r w:rsidRPr="000C1DB3">
              <w:rPr>
                <w:i/>
              </w:rPr>
              <w:t>SI 2010 825</w:t>
            </w:r>
            <w:r w:rsidR="00495E4F" w:rsidRPr="000C1DB3">
              <w:rPr>
                <w:i/>
              </w:rPr>
              <w:t>)</w:t>
            </w:r>
          </w:p>
        </w:tc>
      </w:tr>
    </w:tbl>
    <w:p w14:paraId="4E899D2E" w14:textId="77777777" w:rsidR="00113188" w:rsidRDefault="00113188" w:rsidP="0083071A">
      <w:pPr>
        <w:widowControl w:val="0"/>
        <w:autoSpaceDE w:val="0"/>
        <w:autoSpaceDN w:val="0"/>
        <w:adjustRightInd w:val="0"/>
        <w:spacing w:line="243" w:lineRule="auto"/>
        <w:ind w:right="95"/>
        <w:rPr>
          <w:rFonts w:ascii="Verdana" w:eastAsia="MS PMincho" w:hAnsi="Verdana"/>
          <w:color w:val="363435"/>
          <w:w w:val="105"/>
          <w:sz w:val="20"/>
          <w:szCs w:val="20"/>
        </w:rPr>
      </w:pPr>
    </w:p>
    <w:p w14:paraId="105FBB6A" w14:textId="77777777" w:rsidR="004E4F70" w:rsidRPr="0083071A" w:rsidRDefault="004E4F70" w:rsidP="0083071A">
      <w:pPr>
        <w:widowControl w:val="0"/>
        <w:autoSpaceDE w:val="0"/>
        <w:autoSpaceDN w:val="0"/>
        <w:adjustRightInd w:val="0"/>
        <w:spacing w:line="243" w:lineRule="auto"/>
        <w:ind w:right="95"/>
        <w:rPr>
          <w:rFonts w:ascii="Verdana" w:eastAsia="MS PMincho" w:hAnsi="Verdana"/>
          <w:color w:val="000000"/>
          <w:sz w:val="20"/>
          <w:szCs w:val="20"/>
        </w:rPr>
      </w:pPr>
    </w:p>
    <w:p w14:paraId="43A592D8" w14:textId="77777777" w:rsidR="004C439B" w:rsidRPr="00C47742" w:rsidRDefault="004C439B" w:rsidP="004C654A">
      <w:pPr>
        <w:rPr>
          <w:rFonts w:ascii="Verdana" w:eastAsia="MS PMincho" w:hAnsi="Verdana"/>
          <w:b/>
          <w:color w:val="000000"/>
          <w:sz w:val="20"/>
          <w:szCs w:val="20"/>
        </w:rPr>
      </w:pPr>
      <w:r w:rsidRPr="00C47742">
        <w:rPr>
          <w:rFonts w:ascii="Verdana" w:eastAsia="MS PMincho" w:hAnsi="Verdana"/>
          <w:b/>
          <w:w w:val="96"/>
          <w:sz w:val="20"/>
          <w:szCs w:val="20"/>
        </w:rPr>
        <w:t>Ri</w:t>
      </w:r>
      <w:r w:rsidRPr="00C47742">
        <w:rPr>
          <w:rFonts w:ascii="Verdana" w:eastAsia="MS PMincho" w:hAnsi="Verdana"/>
          <w:b/>
          <w:spacing w:val="3"/>
          <w:w w:val="96"/>
          <w:sz w:val="20"/>
          <w:szCs w:val="20"/>
        </w:rPr>
        <w:t>g</w:t>
      </w:r>
      <w:r w:rsidRPr="00C47742">
        <w:rPr>
          <w:rFonts w:ascii="Verdana" w:eastAsia="MS PMincho" w:hAnsi="Verdana"/>
          <w:b/>
          <w:w w:val="96"/>
          <w:sz w:val="20"/>
          <w:szCs w:val="20"/>
        </w:rPr>
        <w:t>ht</w:t>
      </w:r>
      <w:r w:rsidRPr="00C47742">
        <w:rPr>
          <w:rFonts w:ascii="Verdana" w:eastAsia="MS PMincho" w:hAnsi="Verdana"/>
          <w:b/>
          <w:spacing w:val="-8"/>
          <w:w w:val="96"/>
          <w:sz w:val="20"/>
          <w:szCs w:val="20"/>
        </w:rPr>
        <w:t xml:space="preserve"> </w:t>
      </w:r>
      <w:r w:rsidRPr="00C47742">
        <w:rPr>
          <w:rFonts w:ascii="Verdana" w:eastAsia="MS PMincho" w:hAnsi="Verdana"/>
          <w:b/>
          <w:spacing w:val="-2"/>
          <w:sz w:val="20"/>
          <w:szCs w:val="20"/>
        </w:rPr>
        <w:t>t</w:t>
      </w:r>
      <w:r w:rsidRPr="00C47742">
        <w:rPr>
          <w:rFonts w:ascii="Verdana" w:eastAsia="MS PMincho" w:hAnsi="Verdana"/>
          <w:b/>
          <w:sz w:val="20"/>
          <w:szCs w:val="20"/>
        </w:rPr>
        <w:t>o</w:t>
      </w:r>
      <w:r w:rsidRPr="00C47742">
        <w:rPr>
          <w:rFonts w:ascii="Verdana" w:eastAsia="MS PMincho" w:hAnsi="Verdana"/>
          <w:b/>
          <w:spacing w:val="-8"/>
          <w:sz w:val="20"/>
          <w:szCs w:val="20"/>
        </w:rPr>
        <w:t xml:space="preserve"> </w:t>
      </w:r>
      <w:r w:rsidRPr="00C47742">
        <w:rPr>
          <w:rFonts w:ascii="Verdana" w:eastAsia="MS PMincho" w:hAnsi="Verdana"/>
          <w:b/>
          <w:spacing w:val="-3"/>
          <w:w w:val="98"/>
          <w:sz w:val="20"/>
          <w:szCs w:val="20"/>
        </w:rPr>
        <w:t>c</w:t>
      </w:r>
      <w:r w:rsidRPr="00C47742">
        <w:rPr>
          <w:rFonts w:ascii="Verdana" w:eastAsia="MS PMincho" w:hAnsi="Verdana"/>
          <w:b/>
          <w:spacing w:val="-1"/>
          <w:w w:val="98"/>
          <w:sz w:val="20"/>
          <w:szCs w:val="20"/>
        </w:rPr>
        <w:t>o</w:t>
      </w:r>
      <w:r w:rsidRPr="00C47742">
        <w:rPr>
          <w:rFonts w:ascii="Verdana" w:eastAsia="MS PMincho" w:hAnsi="Verdana"/>
          <w:b/>
          <w:w w:val="98"/>
          <w:sz w:val="20"/>
          <w:szCs w:val="20"/>
        </w:rPr>
        <w:t>mpulso</w:t>
      </w:r>
      <w:r w:rsidRPr="00C47742">
        <w:rPr>
          <w:rFonts w:ascii="Verdana" w:eastAsia="MS PMincho" w:hAnsi="Verdana"/>
          <w:b/>
          <w:spacing w:val="8"/>
          <w:w w:val="98"/>
          <w:sz w:val="20"/>
          <w:szCs w:val="20"/>
        </w:rPr>
        <w:t>r</w:t>
      </w:r>
      <w:r w:rsidRPr="00C47742">
        <w:rPr>
          <w:rFonts w:ascii="Verdana" w:eastAsia="MS PMincho" w:hAnsi="Verdana"/>
          <w:b/>
          <w:w w:val="98"/>
          <w:sz w:val="20"/>
          <w:szCs w:val="20"/>
        </w:rPr>
        <w:t>y</w:t>
      </w:r>
      <w:r w:rsidRPr="00C47742">
        <w:rPr>
          <w:rFonts w:ascii="Verdana" w:eastAsia="MS PMincho" w:hAnsi="Verdana"/>
          <w:b/>
          <w:spacing w:val="-5"/>
          <w:w w:val="98"/>
          <w:sz w:val="20"/>
          <w:szCs w:val="20"/>
        </w:rPr>
        <w:t xml:space="preserve"> </w:t>
      </w:r>
      <w:r w:rsidRPr="00C47742">
        <w:rPr>
          <w:rFonts w:ascii="Verdana" w:eastAsia="MS PMincho" w:hAnsi="Verdana"/>
          <w:b/>
          <w:sz w:val="20"/>
          <w:szCs w:val="20"/>
        </w:rPr>
        <w:t>a</w:t>
      </w:r>
      <w:r w:rsidRPr="00C47742">
        <w:rPr>
          <w:rFonts w:ascii="Verdana" w:eastAsia="MS PMincho" w:hAnsi="Verdana"/>
          <w:b/>
          <w:spacing w:val="-3"/>
          <w:sz w:val="20"/>
          <w:szCs w:val="20"/>
        </w:rPr>
        <w:t>c</w:t>
      </w:r>
      <w:r w:rsidRPr="00C47742">
        <w:rPr>
          <w:rFonts w:ascii="Verdana" w:eastAsia="MS PMincho" w:hAnsi="Verdana"/>
          <w:b/>
          <w:sz w:val="20"/>
          <w:szCs w:val="20"/>
        </w:rPr>
        <w:t>quisi</w:t>
      </w:r>
      <w:r w:rsidRPr="00C47742">
        <w:rPr>
          <w:rFonts w:ascii="Verdana" w:eastAsia="MS PMincho" w:hAnsi="Verdana"/>
          <w:b/>
          <w:spacing w:val="1"/>
          <w:sz w:val="20"/>
          <w:szCs w:val="20"/>
        </w:rPr>
        <w:t>t</w:t>
      </w:r>
      <w:r w:rsidRPr="00C47742">
        <w:rPr>
          <w:rFonts w:ascii="Verdana" w:eastAsia="MS PMincho" w:hAnsi="Verdana"/>
          <w:b/>
          <w:sz w:val="20"/>
          <w:szCs w:val="20"/>
        </w:rPr>
        <w:t>ions</w:t>
      </w:r>
    </w:p>
    <w:p w14:paraId="41FF514B" w14:textId="77777777" w:rsidR="004C439B" w:rsidRDefault="004C439B" w:rsidP="004E4F70">
      <w:pPr>
        <w:widowControl w:val="0"/>
        <w:autoSpaceDE w:val="0"/>
        <w:autoSpaceDN w:val="0"/>
        <w:adjustRightInd w:val="0"/>
        <w:spacing w:line="110" w:lineRule="exact"/>
        <w:ind w:right="95"/>
        <w:rPr>
          <w:rFonts w:ascii="Verdana" w:eastAsia="MS PMincho" w:hAnsi="Verdana"/>
          <w:color w:val="000000"/>
          <w:sz w:val="20"/>
          <w:szCs w:val="20"/>
        </w:rPr>
      </w:pPr>
    </w:p>
    <w:p w14:paraId="7ADE8881" w14:textId="77777777" w:rsidR="004E4F70" w:rsidRPr="0083071A" w:rsidRDefault="004E4F70" w:rsidP="004E4F70">
      <w:pPr>
        <w:widowControl w:val="0"/>
        <w:autoSpaceDE w:val="0"/>
        <w:autoSpaceDN w:val="0"/>
        <w:adjustRightInd w:val="0"/>
        <w:spacing w:line="110" w:lineRule="exact"/>
        <w:ind w:right="95"/>
        <w:rPr>
          <w:rFonts w:ascii="Verdana" w:eastAsia="MS PMincho" w:hAnsi="Verdana"/>
          <w:color w:val="000000"/>
          <w:sz w:val="20"/>
          <w:szCs w:val="20"/>
        </w:rPr>
      </w:pPr>
    </w:p>
    <w:p w14:paraId="4627AA09" w14:textId="77777777" w:rsidR="004C439B" w:rsidRPr="000C1DB3" w:rsidRDefault="004C439B" w:rsidP="0083071A">
      <w:pPr>
        <w:widowControl w:val="0"/>
        <w:autoSpaceDE w:val="0"/>
        <w:autoSpaceDN w:val="0"/>
        <w:adjustRightInd w:val="0"/>
        <w:spacing w:line="243" w:lineRule="auto"/>
        <w:ind w:right="95"/>
        <w:rPr>
          <w:rFonts w:ascii="Verdana" w:eastAsia="MS PMincho" w:hAnsi="Verdana"/>
          <w:sz w:val="20"/>
          <w:szCs w:val="20"/>
        </w:rPr>
      </w:pPr>
      <w:r w:rsidRPr="000C1DB3">
        <w:rPr>
          <w:rFonts w:ascii="Verdana" w:eastAsia="MS PMincho" w:hAnsi="Verdana"/>
          <w:spacing w:val="-2"/>
          <w:sz w:val="20"/>
          <w:szCs w:val="20"/>
        </w:rPr>
        <w:t>I</w:t>
      </w:r>
      <w:r w:rsidRPr="000C1DB3">
        <w:rPr>
          <w:rFonts w:ascii="Verdana" w:eastAsia="MS PMincho" w:hAnsi="Verdana"/>
          <w:sz w:val="20"/>
          <w:szCs w:val="20"/>
        </w:rPr>
        <w:t>n</w:t>
      </w:r>
      <w:r w:rsidRPr="000C1DB3">
        <w:rPr>
          <w:rFonts w:ascii="Verdana" w:eastAsia="MS PMincho" w:hAnsi="Verdana"/>
          <w:spacing w:val="19"/>
          <w:sz w:val="20"/>
          <w:szCs w:val="20"/>
        </w:rPr>
        <w:t xml:space="preserve"> </w:t>
      </w:r>
      <w:r w:rsidRPr="000C1DB3">
        <w:rPr>
          <w:rFonts w:ascii="Verdana" w:eastAsia="MS PMincho" w:hAnsi="Verdana"/>
          <w:spacing w:val="-1"/>
          <w:sz w:val="20"/>
          <w:szCs w:val="20"/>
        </w:rPr>
        <w:t>e</w:t>
      </w:r>
      <w:r w:rsidRPr="000C1DB3">
        <w:rPr>
          <w:rFonts w:ascii="Verdana" w:eastAsia="MS PMincho" w:hAnsi="Verdana"/>
          <w:spacing w:val="1"/>
          <w:sz w:val="20"/>
          <w:szCs w:val="20"/>
        </w:rPr>
        <w:t>x</w:t>
      </w:r>
      <w:r w:rsidRPr="000C1DB3">
        <w:rPr>
          <w:rFonts w:ascii="Verdana" w:eastAsia="MS PMincho" w:hAnsi="Verdana"/>
          <w:spacing w:val="2"/>
          <w:sz w:val="20"/>
          <w:szCs w:val="20"/>
        </w:rPr>
        <w:t>t</w:t>
      </w:r>
      <w:r w:rsidRPr="000C1DB3">
        <w:rPr>
          <w:rFonts w:ascii="Verdana" w:eastAsia="MS PMincho" w:hAnsi="Verdana"/>
          <w:spacing w:val="-2"/>
          <w:sz w:val="20"/>
          <w:szCs w:val="20"/>
        </w:rPr>
        <w:t>r</w:t>
      </w:r>
      <w:r w:rsidRPr="000C1DB3">
        <w:rPr>
          <w:rFonts w:ascii="Verdana" w:eastAsia="MS PMincho" w:hAnsi="Verdana"/>
          <w:spacing w:val="1"/>
          <w:sz w:val="20"/>
          <w:szCs w:val="20"/>
        </w:rPr>
        <w:t>em</w:t>
      </w:r>
      <w:r w:rsidRPr="000C1DB3">
        <w:rPr>
          <w:rFonts w:ascii="Verdana" w:eastAsia="MS PMincho" w:hAnsi="Verdana"/>
          <w:sz w:val="20"/>
          <w:szCs w:val="20"/>
        </w:rPr>
        <w:t>e</w:t>
      </w:r>
      <w:r w:rsidRPr="000C1DB3">
        <w:rPr>
          <w:rFonts w:ascii="Verdana" w:eastAsia="MS PMincho" w:hAnsi="Verdana"/>
          <w:spacing w:val="9"/>
          <w:sz w:val="20"/>
          <w:szCs w:val="20"/>
        </w:rPr>
        <w:t xml:space="preserve"> </w:t>
      </w:r>
      <w:r w:rsidRPr="000C1DB3">
        <w:rPr>
          <w:rFonts w:ascii="Verdana" w:eastAsia="MS PMincho" w:hAnsi="Verdana"/>
          <w:spacing w:val="1"/>
          <w:sz w:val="20"/>
          <w:szCs w:val="20"/>
        </w:rPr>
        <w:t>ci</w:t>
      </w:r>
      <w:r w:rsidRPr="000C1DB3">
        <w:rPr>
          <w:rFonts w:ascii="Verdana" w:eastAsia="MS PMincho" w:hAnsi="Verdana"/>
          <w:spacing w:val="-2"/>
          <w:sz w:val="20"/>
          <w:szCs w:val="20"/>
        </w:rPr>
        <w:t>r</w:t>
      </w:r>
      <w:r w:rsidRPr="000C1DB3">
        <w:rPr>
          <w:rFonts w:ascii="Verdana" w:eastAsia="MS PMincho" w:hAnsi="Verdana"/>
          <w:spacing w:val="1"/>
          <w:sz w:val="20"/>
          <w:szCs w:val="20"/>
        </w:rPr>
        <w:t>cumstan</w:t>
      </w:r>
      <w:r w:rsidRPr="000C1DB3">
        <w:rPr>
          <w:rFonts w:ascii="Verdana" w:eastAsia="MS PMincho" w:hAnsi="Verdana"/>
          <w:spacing w:val="-2"/>
          <w:sz w:val="20"/>
          <w:szCs w:val="20"/>
        </w:rPr>
        <w:t>c</w:t>
      </w:r>
      <w:r w:rsidRPr="000C1DB3">
        <w:rPr>
          <w:rFonts w:ascii="Verdana" w:eastAsia="MS PMincho" w:hAnsi="Verdana"/>
          <w:spacing w:val="1"/>
          <w:sz w:val="20"/>
          <w:szCs w:val="20"/>
        </w:rPr>
        <w:t>e</w:t>
      </w:r>
      <w:r w:rsidRPr="000C1DB3">
        <w:rPr>
          <w:rFonts w:ascii="Verdana" w:eastAsia="MS PMincho" w:hAnsi="Verdana"/>
          <w:sz w:val="20"/>
          <w:szCs w:val="20"/>
        </w:rPr>
        <w:t>s</w:t>
      </w:r>
      <w:r w:rsidRPr="000C1DB3">
        <w:rPr>
          <w:rFonts w:ascii="Verdana" w:eastAsia="MS PMincho" w:hAnsi="Verdana"/>
          <w:spacing w:val="8"/>
          <w:sz w:val="20"/>
          <w:szCs w:val="20"/>
        </w:rPr>
        <w:t xml:space="preserve"> </w:t>
      </w:r>
      <w:r w:rsidRPr="000C1DB3">
        <w:rPr>
          <w:rFonts w:ascii="Verdana" w:eastAsia="MS PMincho" w:hAnsi="Verdana"/>
          <w:spacing w:val="1"/>
          <w:sz w:val="20"/>
          <w:szCs w:val="20"/>
        </w:rPr>
        <w:t>whe</w:t>
      </w:r>
      <w:r w:rsidRPr="000C1DB3">
        <w:rPr>
          <w:rFonts w:ascii="Verdana" w:eastAsia="MS PMincho" w:hAnsi="Verdana"/>
          <w:spacing w:val="-2"/>
          <w:sz w:val="20"/>
          <w:szCs w:val="20"/>
        </w:rPr>
        <w:t>r</w:t>
      </w:r>
      <w:r w:rsidRPr="000C1DB3">
        <w:rPr>
          <w:rFonts w:ascii="Verdana" w:eastAsia="MS PMincho" w:hAnsi="Verdana"/>
          <w:sz w:val="20"/>
          <w:szCs w:val="20"/>
        </w:rPr>
        <w:t>e</w:t>
      </w:r>
      <w:r w:rsidRPr="000C1DB3">
        <w:rPr>
          <w:rFonts w:ascii="Verdana" w:eastAsia="MS PMincho" w:hAnsi="Verdana"/>
          <w:spacing w:val="4"/>
          <w:sz w:val="20"/>
          <w:szCs w:val="20"/>
        </w:rPr>
        <w:t xml:space="preserve"> </w:t>
      </w:r>
      <w:r w:rsidRPr="000C1DB3">
        <w:rPr>
          <w:rFonts w:ascii="Verdana" w:eastAsia="MS PMincho" w:hAnsi="Verdana"/>
          <w:spacing w:val="1"/>
          <w:sz w:val="20"/>
          <w:szCs w:val="20"/>
        </w:rPr>
        <w:t>th</w:t>
      </w:r>
      <w:r w:rsidRPr="000C1DB3">
        <w:rPr>
          <w:rFonts w:ascii="Verdana" w:eastAsia="MS PMincho" w:hAnsi="Verdana"/>
          <w:sz w:val="20"/>
          <w:szCs w:val="20"/>
        </w:rPr>
        <w:t>e</w:t>
      </w:r>
      <w:r w:rsidRPr="000C1DB3">
        <w:rPr>
          <w:rFonts w:ascii="Verdana" w:eastAsia="MS PMincho" w:hAnsi="Verdana"/>
          <w:spacing w:val="14"/>
          <w:sz w:val="20"/>
          <w:szCs w:val="20"/>
        </w:rPr>
        <w:t xml:space="preserve"> </w:t>
      </w:r>
      <w:r w:rsidRPr="000C1DB3">
        <w:rPr>
          <w:rFonts w:ascii="Verdana" w:eastAsia="MS PMincho" w:hAnsi="Verdana"/>
          <w:spacing w:val="1"/>
          <w:sz w:val="20"/>
          <w:szCs w:val="20"/>
        </w:rPr>
        <w:t>landlo</w:t>
      </w:r>
      <w:r w:rsidRPr="000C1DB3">
        <w:rPr>
          <w:rFonts w:ascii="Verdana" w:eastAsia="MS PMincho" w:hAnsi="Verdana"/>
          <w:spacing w:val="-2"/>
          <w:sz w:val="20"/>
          <w:szCs w:val="20"/>
        </w:rPr>
        <w:t>r</w:t>
      </w:r>
      <w:r w:rsidRPr="000C1DB3">
        <w:rPr>
          <w:rFonts w:ascii="Verdana" w:eastAsia="MS PMincho" w:hAnsi="Verdana"/>
          <w:sz w:val="20"/>
          <w:szCs w:val="20"/>
        </w:rPr>
        <w:t>d</w:t>
      </w:r>
      <w:r w:rsidRPr="000C1DB3">
        <w:rPr>
          <w:rFonts w:ascii="Verdana" w:eastAsia="MS PMincho" w:hAnsi="Verdana"/>
          <w:spacing w:val="24"/>
          <w:sz w:val="20"/>
          <w:szCs w:val="20"/>
        </w:rPr>
        <w:t xml:space="preserve"> </w:t>
      </w:r>
      <w:r w:rsidRPr="000C1DB3">
        <w:rPr>
          <w:rFonts w:ascii="Verdana" w:eastAsia="MS PMincho" w:hAnsi="Verdana"/>
          <w:spacing w:val="1"/>
          <w:sz w:val="20"/>
          <w:szCs w:val="20"/>
        </w:rPr>
        <w:t>i</w:t>
      </w:r>
      <w:r w:rsidRPr="000C1DB3">
        <w:rPr>
          <w:rFonts w:ascii="Verdana" w:eastAsia="MS PMincho" w:hAnsi="Verdana"/>
          <w:sz w:val="20"/>
          <w:szCs w:val="20"/>
        </w:rPr>
        <w:t>s</w:t>
      </w:r>
      <w:r w:rsidRPr="000C1DB3">
        <w:rPr>
          <w:rFonts w:ascii="Verdana" w:eastAsia="MS PMincho" w:hAnsi="Verdana"/>
          <w:spacing w:val="5"/>
          <w:sz w:val="20"/>
          <w:szCs w:val="20"/>
        </w:rPr>
        <w:t xml:space="preserve"> </w:t>
      </w:r>
      <w:r w:rsidRPr="000C1DB3">
        <w:rPr>
          <w:rFonts w:ascii="Verdana" w:eastAsia="MS PMincho" w:hAnsi="Verdana"/>
          <w:spacing w:val="1"/>
          <w:sz w:val="20"/>
          <w:szCs w:val="20"/>
        </w:rPr>
        <w:t>i</w:t>
      </w:r>
      <w:r w:rsidRPr="000C1DB3">
        <w:rPr>
          <w:rFonts w:ascii="Verdana" w:eastAsia="MS PMincho" w:hAnsi="Verdana"/>
          <w:sz w:val="20"/>
          <w:szCs w:val="20"/>
        </w:rPr>
        <w:t>n</w:t>
      </w:r>
      <w:r w:rsidRPr="000C1DB3">
        <w:rPr>
          <w:rFonts w:ascii="Verdana" w:eastAsia="MS PMincho" w:hAnsi="Verdana"/>
          <w:spacing w:val="11"/>
          <w:sz w:val="20"/>
          <w:szCs w:val="20"/>
        </w:rPr>
        <w:t xml:space="preserve"> </w:t>
      </w:r>
      <w:r w:rsidRPr="000C1DB3">
        <w:rPr>
          <w:rFonts w:ascii="Verdana" w:eastAsia="MS PMincho" w:hAnsi="Verdana"/>
          <w:spacing w:val="1"/>
          <w:sz w:val="20"/>
          <w:szCs w:val="20"/>
        </w:rPr>
        <w:t>b</w:t>
      </w:r>
      <w:r w:rsidRPr="000C1DB3">
        <w:rPr>
          <w:rFonts w:ascii="Verdana" w:eastAsia="MS PMincho" w:hAnsi="Verdana"/>
          <w:spacing w:val="-2"/>
          <w:sz w:val="20"/>
          <w:szCs w:val="20"/>
        </w:rPr>
        <w:t>r</w:t>
      </w:r>
      <w:r w:rsidRPr="000C1DB3">
        <w:rPr>
          <w:rFonts w:ascii="Verdana" w:eastAsia="MS PMincho" w:hAnsi="Verdana"/>
          <w:spacing w:val="1"/>
          <w:sz w:val="20"/>
          <w:szCs w:val="20"/>
        </w:rPr>
        <w:t>ea</w:t>
      </w:r>
      <w:r w:rsidRPr="000C1DB3">
        <w:rPr>
          <w:rFonts w:ascii="Verdana" w:eastAsia="MS PMincho" w:hAnsi="Verdana"/>
          <w:spacing w:val="-1"/>
          <w:sz w:val="20"/>
          <w:szCs w:val="20"/>
        </w:rPr>
        <w:t>c</w:t>
      </w:r>
      <w:r w:rsidRPr="000C1DB3">
        <w:rPr>
          <w:rFonts w:ascii="Verdana" w:eastAsia="MS PMincho" w:hAnsi="Verdana"/>
          <w:sz w:val="20"/>
          <w:szCs w:val="20"/>
        </w:rPr>
        <w:t>h</w:t>
      </w:r>
      <w:r w:rsidRPr="000C1DB3">
        <w:rPr>
          <w:rFonts w:ascii="Verdana" w:eastAsia="MS PMincho" w:hAnsi="Verdana"/>
          <w:spacing w:val="12"/>
          <w:sz w:val="20"/>
          <w:szCs w:val="20"/>
        </w:rPr>
        <w:t xml:space="preserve"> </w:t>
      </w:r>
      <w:r w:rsidRPr="000C1DB3">
        <w:rPr>
          <w:rFonts w:ascii="Verdana" w:eastAsia="MS PMincho" w:hAnsi="Verdana"/>
          <w:spacing w:val="1"/>
          <w:sz w:val="20"/>
          <w:szCs w:val="20"/>
        </w:rPr>
        <w:t>o</w:t>
      </w:r>
      <w:r w:rsidRPr="000C1DB3">
        <w:rPr>
          <w:rFonts w:ascii="Verdana" w:eastAsia="MS PMincho" w:hAnsi="Verdana"/>
          <w:sz w:val="20"/>
          <w:szCs w:val="20"/>
        </w:rPr>
        <w:t>f</w:t>
      </w:r>
      <w:r w:rsidRPr="000C1DB3">
        <w:rPr>
          <w:rFonts w:ascii="Verdana" w:eastAsia="MS PMincho" w:hAnsi="Verdana"/>
          <w:spacing w:val="14"/>
          <w:sz w:val="20"/>
          <w:szCs w:val="20"/>
        </w:rPr>
        <w:t xml:space="preserve"> </w:t>
      </w:r>
      <w:r w:rsidR="001E6D84" w:rsidRPr="000C1DB3">
        <w:rPr>
          <w:rFonts w:ascii="Verdana" w:eastAsia="MS PMincho" w:hAnsi="Verdana"/>
          <w:spacing w:val="1"/>
          <w:sz w:val="20"/>
          <w:szCs w:val="20"/>
        </w:rPr>
        <w:t>their</w:t>
      </w:r>
      <w:r w:rsidR="001E6D84" w:rsidRPr="000C1DB3">
        <w:rPr>
          <w:rFonts w:ascii="Verdana" w:eastAsia="MS PMincho" w:hAnsi="Verdana"/>
          <w:spacing w:val="6"/>
          <w:sz w:val="20"/>
          <w:szCs w:val="20"/>
        </w:rPr>
        <w:t xml:space="preserve"> </w:t>
      </w:r>
      <w:r w:rsidRPr="000C1DB3">
        <w:rPr>
          <w:rFonts w:ascii="Verdana" w:eastAsia="MS PMincho" w:hAnsi="Verdana"/>
          <w:spacing w:val="1"/>
          <w:sz w:val="20"/>
          <w:szCs w:val="20"/>
        </w:rPr>
        <w:t>obligations</w:t>
      </w:r>
      <w:r w:rsidR="00EF6892" w:rsidRPr="000C1DB3">
        <w:rPr>
          <w:rFonts w:ascii="Verdana" w:eastAsia="MS PMincho" w:hAnsi="Verdana"/>
          <w:spacing w:val="1"/>
          <w:sz w:val="20"/>
          <w:szCs w:val="20"/>
        </w:rPr>
        <w:t>,</w:t>
      </w:r>
      <w:r w:rsidRPr="000C1DB3">
        <w:rPr>
          <w:rFonts w:ascii="Verdana" w:eastAsia="MS PMincho" w:hAnsi="Verdana"/>
          <w:sz w:val="20"/>
          <w:szCs w:val="20"/>
        </w:rPr>
        <w:t xml:space="preserve"> </w:t>
      </w:r>
      <w:r w:rsidR="004E4F70" w:rsidRPr="000C1DB3">
        <w:rPr>
          <w:rFonts w:ascii="Verdana" w:eastAsia="MS PMincho" w:hAnsi="Verdana"/>
          <w:spacing w:val="-2"/>
          <w:sz w:val="20"/>
          <w:szCs w:val="20"/>
        </w:rPr>
        <w:t>leaseholders</w:t>
      </w:r>
      <w:r w:rsidRPr="000C1DB3">
        <w:rPr>
          <w:rFonts w:ascii="Verdana" w:eastAsia="MS PMincho" w:hAnsi="Verdana"/>
          <w:spacing w:val="13"/>
          <w:sz w:val="20"/>
          <w:szCs w:val="20"/>
        </w:rPr>
        <w:t xml:space="preserve"> </w:t>
      </w:r>
      <w:r w:rsidRPr="000C1DB3">
        <w:rPr>
          <w:rFonts w:ascii="Verdana" w:eastAsia="MS PMincho" w:hAnsi="Verdana"/>
          <w:sz w:val="20"/>
          <w:szCs w:val="20"/>
        </w:rPr>
        <w:t>m</w:t>
      </w:r>
      <w:r w:rsidRPr="000C1DB3">
        <w:rPr>
          <w:rFonts w:ascii="Verdana" w:eastAsia="MS PMincho" w:hAnsi="Verdana"/>
          <w:spacing w:val="-4"/>
          <w:sz w:val="20"/>
          <w:szCs w:val="20"/>
        </w:rPr>
        <w:t>a</w:t>
      </w:r>
      <w:r w:rsidRPr="000C1DB3">
        <w:rPr>
          <w:rFonts w:ascii="Verdana" w:eastAsia="MS PMincho" w:hAnsi="Verdana"/>
          <w:sz w:val="20"/>
          <w:szCs w:val="20"/>
        </w:rPr>
        <w:t>y apply</w:t>
      </w:r>
      <w:r w:rsidRPr="000C1DB3">
        <w:rPr>
          <w:rFonts w:ascii="Verdana" w:eastAsia="MS PMincho" w:hAnsi="Verdana"/>
          <w:spacing w:val="-9"/>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9"/>
          <w:sz w:val="20"/>
          <w:szCs w:val="20"/>
        </w:rPr>
        <w:t xml:space="preserve"> </w:t>
      </w:r>
      <w:r w:rsidRPr="000C1DB3">
        <w:rPr>
          <w:rFonts w:ascii="Verdana" w:eastAsia="MS PMincho" w:hAnsi="Verdana"/>
          <w:sz w:val="20"/>
          <w:szCs w:val="20"/>
        </w:rPr>
        <w:t>the</w:t>
      </w:r>
      <w:r w:rsidRPr="000C1DB3">
        <w:rPr>
          <w:rFonts w:ascii="Verdana" w:eastAsia="MS PMincho" w:hAnsi="Verdana"/>
          <w:spacing w:val="7"/>
          <w:sz w:val="20"/>
          <w:szCs w:val="20"/>
        </w:rPr>
        <w:t xml:space="preserve"> </w:t>
      </w:r>
      <w:r w:rsidRPr="000C1DB3">
        <w:rPr>
          <w:rFonts w:ascii="Verdana" w:eastAsia="MS PMincho" w:hAnsi="Verdana"/>
          <w:spacing w:val="-3"/>
          <w:sz w:val="20"/>
          <w:szCs w:val="20"/>
        </w:rPr>
        <w:t>c</w:t>
      </w:r>
      <w:r w:rsidRPr="000C1DB3">
        <w:rPr>
          <w:rFonts w:ascii="Verdana" w:eastAsia="MS PMincho" w:hAnsi="Verdana"/>
          <w:sz w:val="20"/>
          <w:szCs w:val="20"/>
        </w:rPr>
        <w:t>oun</w:t>
      </w:r>
      <w:r w:rsidRPr="000C1DB3">
        <w:rPr>
          <w:rFonts w:ascii="Verdana" w:eastAsia="MS PMincho" w:hAnsi="Verdana"/>
          <w:spacing w:val="3"/>
          <w:sz w:val="20"/>
          <w:szCs w:val="20"/>
        </w:rPr>
        <w:t>t</w:t>
      </w:r>
      <w:r w:rsidRPr="000C1DB3">
        <w:rPr>
          <w:rFonts w:ascii="Verdana" w:eastAsia="MS PMincho" w:hAnsi="Verdana"/>
          <w:sz w:val="20"/>
          <w:szCs w:val="20"/>
        </w:rPr>
        <w:t>y</w:t>
      </w:r>
      <w:r w:rsidRPr="000C1DB3">
        <w:rPr>
          <w:rFonts w:ascii="Verdana" w:eastAsia="MS PMincho" w:hAnsi="Verdana"/>
          <w:spacing w:val="5"/>
          <w:sz w:val="20"/>
          <w:szCs w:val="20"/>
        </w:rPr>
        <w:t xml:space="preserve"> </w:t>
      </w:r>
      <w:r w:rsidRPr="000C1DB3">
        <w:rPr>
          <w:rFonts w:ascii="Verdana" w:eastAsia="MS PMincho" w:hAnsi="Verdana"/>
          <w:spacing w:val="-3"/>
          <w:sz w:val="20"/>
          <w:szCs w:val="20"/>
        </w:rPr>
        <w:t>c</w:t>
      </w:r>
      <w:r w:rsidRPr="000C1DB3">
        <w:rPr>
          <w:rFonts w:ascii="Verdana" w:eastAsia="MS PMincho" w:hAnsi="Verdana"/>
          <w:sz w:val="20"/>
          <w:szCs w:val="20"/>
        </w:rPr>
        <w:t>ou</w:t>
      </w:r>
      <w:r w:rsidRPr="000C1DB3">
        <w:rPr>
          <w:rFonts w:ascii="Verdana" w:eastAsia="MS PMincho" w:hAnsi="Verdana"/>
          <w:spacing w:val="4"/>
          <w:sz w:val="20"/>
          <w:szCs w:val="20"/>
        </w:rPr>
        <w:t>r</w:t>
      </w:r>
      <w:r w:rsidRPr="000C1DB3">
        <w:rPr>
          <w:rFonts w:ascii="Verdana" w:eastAsia="MS PMincho" w:hAnsi="Verdana"/>
          <w:sz w:val="20"/>
          <w:szCs w:val="20"/>
        </w:rPr>
        <w:t>t</w:t>
      </w:r>
      <w:r w:rsidRPr="000C1DB3">
        <w:rPr>
          <w:rFonts w:ascii="Verdana" w:eastAsia="MS PMincho" w:hAnsi="Verdana"/>
          <w:spacing w:val="13"/>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9"/>
          <w:sz w:val="20"/>
          <w:szCs w:val="20"/>
        </w:rPr>
        <w:t xml:space="preserve"> </w:t>
      </w:r>
      <w:r w:rsidRPr="000C1DB3">
        <w:rPr>
          <w:rFonts w:ascii="Verdana" w:eastAsia="MS PMincho" w:hAnsi="Verdana"/>
          <w:sz w:val="20"/>
          <w:szCs w:val="20"/>
        </w:rPr>
        <w:t>a</w:t>
      </w:r>
      <w:r w:rsidRPr="000C1DB3">
        <w:rPr>
          <w:rFonts w:ascii="Verdana" w:eastAsia="MS PMincho" w:hAnsi="Verdana"/>
          <w:spacing w:val="-3"/>
          <w:sz w:val="20"/>
          <w:szCs w:val="20"/>
        </w:rPr>
        <w:t>c</w:t>
      </w:r>
      <w:r w:rsidRPr="000C1DB3">
        <w:rPr>
          <w:rFonts w:ascii="Verdana" w:eastAsia="MS PMincho" w:hAnsi="Verdana"/>
          <w:sz w:val="20"/>
          <w:szCs w:val="20"/>
        </w:rPr>
        <w:t>qui</w:t>
      </w:r>
      <w:r w:rsidRPr="000C1DB3">
        <w:rPr>
          <w:rFonts w:ascii="Verdana" w:eastAsia="MS PMincho" w:hAnsi="Verdana"/>
          <w:spacing w:val="-3"/>
          <w:sz w:val="20"/>
          <w:szCs w:val="20"/>
        </w:rPr>
        <w:t>r</w:t>
      </w:r>
      <w:r w:rsidRPr="000C1DB3">
        <w:rPr>
          <w:rFonts w:ascii="Verdana" w:eastAsia="MS PMincho" w:hAnsi="Verdana"/>
          <w:sz w:val="20"/>
          <w:szCs w:val="20"/>
        </w:rPr>
        <w:t>e</w:t>
      </w:r>
      <w:r w:rsidRPr="000C1DB3">
        <w:rPr>
          <w:rFonts w:ascii="Verdana" w:eastAsia="MS PMincho" w:hAnsi="Verdana"/>
          <w:spacing w:val="1"/>
          <w:sz w:val="20"/>
          <w:szCs w:val="20"/>
        </w:rPr>
        <w:t xml:space="preserve"> </w:t>
      </w:r>
      <w:r w:rsidRPr="000C1DB3">
        <w:rPr>
          <w:rFonts w:ascii="Verdana" w:eastAsia="MS PMincho" w:hAnsi="Verdana"/>
          <w:sz w:val="20"/>
          <w:szCs w:val="20"/>
        </w:rPr>
        <w:t>the</w:t>
      </w:r>
      <w:r w:rsidRPr="000C1DB3">
        <w:rPr>
          <w:rFonts w:ascii="Verdana" w:eastAsia="MS PMincho" w:hAnsi="Verdana"/>
          <w:spacing w:val="7"/>
          <w:sz w:val="20"/>
          <w:szCs w:val="20"/>
        </w:rPr>
        <w:t xml:space="preserve"> </w:t>
      </w:r>
      <w:r w:rsidRPr="000C1DB3">
        <w:rPr>
          <w:rFonts w:ascii="Verdana" w:eastAsia="MS PMincho" w:hAnsi="Verdana"/>
          <w:w w:val="102"/>
          <w:sz w:val="20"/>
          <w:szCs w:val="20"/>
        </w:rPr>
        <w:t>landlo</w:t>
      </w:r>
      <w:r w:rsidRPr="000C1DB3">
        <w:rPr>
          <w:rFonts w:ascii="Verdana" w:eastAsia="MS PMincho" w:hAnsi="Verdana"/>
          <w:spacing w:val="-3"/>
          <w:w w:val="102"/>
          <w:sz w:val="20"/>
          <w:szCs w:val="20"/>
        </w:rPr>
        <w:t>r</w:t>
      </w:r>
      <w:r w:rsidRPr="000C1DB3">
        <w:rPr>
          <w:rFonts w:ascii="Verdana" w:eastAsia="MS PMincho" w:hAnsi="Verdana"/>
          <w:w w:val="105"/>
          <w:sz w:val="20"/>
          <w:szCs w:val="20"/>
        </w:rPr>
        <w:t>d</w:t>
      </w:r>
      <w:r w:rsidRPr="000C1DB3">
        <w:rPr>
          <w:rFonts w:ascii="Verdana" w:eastAsia="MS PMincho" w:hAnsi="Verdana"/>
          <w:spacing w:val="-13"/>
          <w:w w:val="73"/>
          <w:sz w:val="20"/>
          <w:szCs w:val="20"/>
        </w:rPr>
        <w:t>’</w:t>
      </w:r>
      <w:r w:rsidRPr="000C1DB3">
        <w:rPr>
          <w:rFonts w:ascii="Verdana" w:eastAsia="MS PMincho" w:hAnsi="Verdana"/>
          <w:w w:val="91"/>
          <w:sz w:val="20"/>
          <w:szCs w:val="20"/>
        </w:rPr>
        <w:t>s</w:t>
      </w:r>
      <w:r w:rsidRPr="000C1DB3">
        <w:rPr>
          <w:rFonts w:ascii="Verdana" w:eastAsia="MS PMincho" w:hAnsi="Verdana"/>
          <w:sz w:val="20"/>
          <w:szCs w:val="20"/>
        </w:rPr>
        <w:t xml:space="preserve"> in</w:t>
      </w:r>
      <w:r w:rsidRPr="000C1DB3">
        <w:rPr>
          <w:rFonts w:ascii="Verdana" w:eastAsia="MS PMincho" w:hAnsi="Verdana"/>
          <w:spacing w:val="-2"/>
          <w:sz w:val="20"/>
          <w:szCs w:val="20"/>
        </w:rPr>
        <w:t>t</w:t>
      </w:r>
      <w:r w:rsidRPr="000C1DB3">
        <w:rPr>
          <w:rFonts w:ascii="Verdana" w:eastAsia="MS PMincho" w:hAnsi="Verdana"/>
          <w:sz w:val="20"/>
          <w:szCs w:val="20"/>
        </w:rPr>
        <w:t>e</w:t>
      </w:r>
      <w:r w:rsidRPr="000C1DB3">
        <w:rPr>
          <w:rFonts w:ascii="Verdana" w:eastAsia="MS PMincho" w:hAnsi="Verdana"/>
          <w:spacing w:val="-3"/>
          <w:sz w:val="20"/>
          <w:szCs w:val="20"/>
        </w:rPr>
        <w:t>r</w:t>
      </w:r>
      <w:r w:rsidRPr="000C1DB3">
        <w:rPr>
          <w:rFonts w:ascii="Verdana" w:eastAsia="MS PMincho" w:hAnsi="Verdana"/>
          <w:sz w:val="20"/>
          <w:szCs w:val="20"/>
        </w:rPr>
        <w:t>est.</w:t>
      </w:r>
      <w:r w:rsidRPr="000C1DB3">
        <w:rPr>
          <w:rFonts w:ascii="Verdana" w:eastAsia="MS PMincho" w:hAnsi="Verdana"/>
          <w:spacing w:val="-5"/>
          <w:sz w:val="20"/>
          <w:szCs w:val="20"/>
        </w:rPr>
        <w:t xml:space="preserve"> </w:t>
      </w:r>
      <w:r w:rsidRPr="000C1DB3">
        <w:rPr>
          <w:rFonts w:ascii="Verdana" w:eastAsia="MS PMincho" w:hAnsi="Verdana"/>
          <w:sz w:val="20"/>
          <w:szCs w:val="20"/>
        </w:rPr>
        <w:t>This</w:t>
      </w:r>
      <w:r w:rsidRPr="000C1DB3">
        <w:rPr>
          <w:rFonts w:ascii="Verdana" w:eastAsia="MS PMincho" w:hAnsi="Verdana"/>
          <w:spacing w:val="-4"/>
          <w:sz w:val="20"/>
          <w:szCs w:val="20"/>
        </w:rPr>
        <w:t xml:space="preserve"> </w:t>
      </w:r>
      <w:r w:rsidRPr="000C1DB3">
        <w:rPr>
          <w:rFonts w:ascii="Verdana" w:eastAsia="MS PMincho" w:hAnsi="Verdana"/>
          <w:sz w:val="20"/>
          <w:szCs w:val="20"/>
        </w:rPr>
        <w:t>is</w:t>
      </w:r>
      <w:r w:rsidRPr="000C1DB3">
        <w:rPr>
          <w:rFonts w:ascii="Verdana" w:eastAsia="MS PMincho" w:hAnsi="Verdana"/>
          <w:spacing w:val="-14"/>
          <w:sz w:val="20"/>
          <w:szCs w:val="20"/>
        </w:rPr>
        <w:t xml:space="preserve"> </w:t>
      </w:r>
      <w:r w:rsidRPr="000C1DB3">
        <w:rPr>
          <w:rFonts w:ascii="Verdana" w:eastAsia="MS PMincho" w:hAnsi="Verdana"/>
          <w:sz w:val="20"/>
          <w:szCs w:val="20"/>
        </w:rPr>
        <w:t>not</w:t>
      </w:r>
      <w:r w:rsidRPr="000C1DB3">
        <w:rPr>
          <w:rFonts w:ascii="Verdana" w:eastAsia="MS PMincho" w:hAnsi="Verdana"/>
          <w:spacing w:val="13"/>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4"/>
          <w:sz w:val="20"/>
          <w:szCs w:val="20"/>
        </w:rPr>
        <w:t xml:space="preserve"> </w:t>
      </w:r>
      <w:r w:rsidRPr="000C1DB3">
        <w:rPr>
          <w:rFonts w:ascii="Verdana" w:eastAsia="MS PMincho" w:hAnsi="Verdana"/>
          <w:sz w:val="20"/>
          <w:szCs w:val="20"/>
        </w:rPr>
        <w:t>be</w:t>
      </w:r>
      <w:r w:rsidRPr="000C1DB3">
        <w:rPr>
          <w:rFonts w:ascii="Verdana" w:eastAsia="MS PMincho" w:hAnsi="Verdana"/>
          <w:spacing w:val="-7"/>
          <w:sz w:val="20"/>
          <w:szCs w:val="20"/>
        </w:rPr>
        <w:t xml:space="preserve"> </w:t>
      </w:r>
      <w:r w:rsidRPr="000C1DB3">
        <w:rPr>
          <w:rFonts w:ascii="Verdana" w:eastAsia="MS PMincho" w:hAnsi="Verdana"/>
          <w:spacing w:val="-3"/>
          <w:sz w:val="20"/>
          <w:szCs w:val="20"/>
        </w:rPr>
        <w:t>c</w:t>
      </w:r>
      <w:r w:rsidRPr="000C1DB3">
        <w:rPr>
          <w:rFonts w:ascii="Verdana" w:eastAsia="MS PMincho" w:hAnsi="Verdana"/>
          <w:spacing w:val="-1"/>
          <w:sz w:val="20"/>
          <w:szCs w:val="20"/>
        </w:rPr>
        <w:t>o</w:t>
      </w:r>
      <w:r w:rsidRPr="000C1DB3">
        <w:rPr>
          <w:rFonts w:ascii="Verdana" w:eastAsia="MS PMincho" w:hAnsi="Verdana"/>
          <w:sz w:val="20"/>
          <w:szCs w:val="20"/>
        </w:rPr>
        <w:t>nfused</w:t>
      </w:r>
      <w:r w:rsidRPr="000C1DB3">
        <w:rPr>
          <w:rFonts w:ascii="Verdana" w:eastAsia="MS PMincho" w:hAnsi="Verdana"/>
          <w:spacing w:val="-7"/>
          <w:sz w:val="20"/>
          <w:szCs w:val="20"/>
        </w:rPr>
        <w:t xml:space="preserve"> </w:t>
      </w:r>
      <w:r w:rsidRPr="000C1DB3">
        <w:rPr>
          <w:rFonts w:ascii="Verdana" w:eastAsia="MS PMincho" w:hAnsi="Verdana"/>
          <w:spacing w:val="4"/>
          <w:w w:val="93"/>
          <w:sz w:val="20"/>
          <w:szCs w:val="20"/>
        </w:rPr>
        <w:t>w</w:t>
      </w:r>
      <w:r w:rsidRPr="000C1DB3">
        <w:rPr>
          <w:rFonts w:ascii="Verdana" w:eastAsia="MS PMincho" w:hAnsi="Verdana"/>
          <w:w w:val="105"/>
          <w:sz w:val="20"/>
          <w:szCs w:val="20"/>
        </w:rPr>
        <w:t>ith</w:t>
      </w:r>
      <w:r w:rsidRPr="000C1DB3">
        <w:rPr>
          <w:rFonts w:ascii="Verdana" w:eastAsia="MS PMincho" w:hAnsi="Verdana"/>
          <w:spacing w:val="-5"/>
          <w:sz w:val="20"/>
          <w:szCs w:val="20"/>
        </w:rPr>
        <w:t xml:space="preserve"> </w:t>
      </w:r>
      <w:r w:rsidRPr="000C1DB3">
        <w:rPr>
          <w:rFonts w:ascii="Verdana" w:eastAsia="MS PMincho" w:hAnsi="Verdana"/>
          <w:sz w:val="20"/>
          <w:szCs w:val="20"/>
        </w:rPr>
        <w:t>the</w:t>
      </w:r>
      <w:r w:rsidRPr="000C1DB3">
        <w:rPr>
          <w:rFonts w:ascii="Verdana" w:eastAsia="MS PMincho" w:hAnsi="Verdana"/>
          <w:spacing w:val="2"/>
          <w:sz w:val="20"/>
          <w:szCs w:val="20"/>
        </w:rPr>
        <w:t xml:space="preserve"> </w:t>
      </w:r>
      <w:r w:rsidRPr="000C1DB3">
        <w:rPr>
          <w:rFonts w:ascii="Verdana" w:eastAsia="MS PMincho" w:hAnsi="Verdana"/>
          <w:spacing w:val="3"/>
          <w:sz w:val="20"/>
          <w:szCs w:val="20"/>
        </w:rPr>
        <w:t>r</w:t>
      </w:r>
      <w:r w:rsidRPr="000C1DB3">
        <w:rPr>
          <w:rFonts w:ascii="Verdana" w:eastAsia="MS PMincho" w:hAnsi="Verdana"/>
          <w:sz w:val="20"/>
          <w:szCs w:val="20"/>
        </w:rPr>
        <w:t>i</w:t>
      </w:r>
      <w:r w:rsidRPr="000C1DB3">
        <w:rPr>
          <w:rFonts w:ascii="Verdana" w:eastAsia="MS PMincho" w:hAnsi="Verdana"/>
          <w:spacing w:val="3"/>
          <w:sz w:val="20"/>
          <w:szCs w:val="20"/>
        </w:rPr>
        <w:t>g</w:t>
      </w:r>
      <w:r w:rsidRPr="000C1DB3">
        <w:rPr>
          <w:rFonts w:ascii="Verdana" w:eastAsia="MS PMincho" w:hAnsi="Verdana"/>
          <w:sz w:val="20"/>
          <w:szCs w:val="20"/>
        </w:rPr>
        <w:t>ht</w:t>
      </w:r>
      <w:r w:rsidRPr="000C1DB3">
        <w:rPr>
          <w:rFonts w:ascii="Verdana" w:eastAsia="MS PMincho" w:hAnsi="Verdana"/>
          <w:spacing w:val="3"/>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4"/>
          <w:sz w:val="20"/>
          <w:szCs w:val="20"/>
        </w:rPr>
        <w:t xml:space="preserve"> </w:t>
      </w:r>
      <w:r w:rsidRPr="000C1DB3">
        <w:rPr>
          <w:rFonts w:ascii="Verdana" w:eastAsia="MS PMincho" w:hAnsi="Verdana"/>
          <w:sz w:val="20"/>
          <w:szCs w:val="20"/>
        </w:rPr>
        <w:t>enf</w:t>
      </w:r>
      <w:r w:rsidRPr="000C1DB3">
        <w:rPr>
          <w:rFonts w:ascii="Verdana" w:eastAsia="MS PMincho" w:hAnsi="Verdana"/>
          <w:spacing w:val="2"/>
          <w:sz w:val="20"/>
          <w:szCs w:val="20"/>
        </w:rPr>
        <w:t>r</w:t>
      </w:r>
      <w:r w:rsidRPr="000C1DB3">
        <w:rPr>
          <w:rFonts w:ascii="Verdana" w:eastAsia="MS PMincho" w:hAnsi="Verdana"/>
          <w:sz w:val="20"/>
          <w:szCs w:val="20"/>
        </w:rPr>
        <w:t>an</w:t>
      </w:r>
      <w:r w:rsidRPr="000C1DB3">
        <w:rPr>
          <w:rFonts w:ascii="Verdana" w:eastAsia="MS PMincho" w:hAnsi="Verdana"/>
          <w:spacing w:val="-2"/>
          <w:sz w:val="20"/>
          <w:szCs w:val="20"/>
        </w:rPr>
        <w:t>c</w:t>
      </w:r>
      <w:r w:rsidRPr="000C1DB3">
        <w:rPr>
          <w:rFonts w:ascii="Verdana" w:eastAsia="MS PMincho" w:hAnsi="Verdana"/>
          <w:sz w:val="20"/>
          <w:szCs w:val="20"/>
        </w:rPr>
        <w:t>hise.</w:t>
      </w:r>
    </w:p>
    <w:p w14:paraId="7AB2E7C5" w14:textId="77777777" w:rsidR="000C1DB3" w:rsidRPr="000C1DB3" w:rsidRDefault="000C1DB3" w:rsidP="0083071A">
      <w:pPr>
        <w:widowControl w:val="0"/>
        <w:autoSpaceDE w:val="0"/>
        <w:autoSpaceDN w:val="0"/>
        <w:adjustRightInd w:val="0"/>
        <w:spacing w:line="243" w:lineRule="auto"/>
        <w:ind w:right="95"/>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0C1DB3" w:rsidRPr="000C1DB3" w14:paraId="0A3B0B53" w14:textId="77777777" w:rsidTr="007F4EB0">
        <w:tc>
          <w:tcPr>
            <w:tcW w:w="9242" w:type="dxa"/>
          </w:tcPr>
          <w:p w14:paraId="3C725BDD" w14:textId="77777777" w:rsidR="007F4EB0" w:rsidRPr="000C1DB3" w:rsidRDefault="000C1DB3" w:rsidP="000C1DB3">
            <w:pPr>
              <w:widowControl w:val="0"/>
              <w:autoSpaceDE w:val="0"/>
              <w:autoSpaceDN w:val="0"/>
              <w:adjustRightInd w:val="0"/>
              <w:spacing w:line="243" w:lineRule="auto"/>
              <w:ind w:right="95"/>
              <w:rPr>
                <w:rFonts w:ascii="Verdana" w:eastAsia="MS PMincho" w:hAnsi="Verdana"/>
                <w:i/>
                <w:sz w:val="20"/>
                <w:szCs w:val="20"/>
              </w:rPr>
            </w:pPr>
            <w:r w:rsidRPr="000C1DB3">
              <w:rPr>
                <w:rFonts w:ascii="Verdana" w:eastAsia="MS PMincho" w:hAnsi="Verdana"/>
                <w:i/>
                <w:sz w:val="20"/>
                <w:szCs w:val="20"/>
              </w:rPr>
              <w:t>s</w:t>
            </w:r>
            <w:r w:rsidR="007F4EB0" w:rsidRPr="000C1DB3">
              <w:rPr>
                <w:rFonts w:ascii="Verdana" w:eastAsia="MS PMincho" w:hAnsi="Verdana"/>
                <w:i/>
                <w:sz w:val="20"/>
                <w:szCs w:val="20"/>
              </w:rPr>
              <w:t>s</w:t>
            </w:r>
            <w:r w:rsidRPr="000C1DB3">
              <w:rPr>
                <w:rFonts w:ascii="Verdana" w:eastAsia="MS PMincho" w:hAnsi="Verdana"/>
                <w:i/>
                <w:sz w:val="20"/>
                <w:szCs w:val="20"/>
              </w:rPr>
              <w:t>.</w:t>
            </w:r>
            <w:r w:rsidR="007F4EB0" w:rsidRPr="000C1DB3">
              <w:rPr>
                <w:rFonts w:ascii="Verdana" w:eastAsia="MS PMincho" w:hAnsi="Verdana"/>
                <w:i/>
                <w:sz w:val="20"/>
                <w:szCs w:val="20"/>
              </w:rPr>
              <w:t>25–34 Landlord and Tenant Act 1987</w:t>
            </w:r>
          </w:p>
        </w:tc>
      </w:tr>
    </w:tbl>
    <w:p w14:paraId="162E210F" w14:textId="77777777" w:rsidR="004C439B" w:rsidRPr="000C1DB3" w:rsidRDefault="004C439B" w:rsidP="0083071A">
      <w:pPr>
        <w:widowControl w:val="0"/>
        <w:autoSpaceDE w:val="0"/>
        <w:autoSpaceDN w:val="0"/>
        <w:adjustRightInd w:val="0"/>
        <w:spacing w:line="280" w:lineRule="exact"/>
        <w:ind w:right="95"/>
        <w:rPr>
          <w:rFonts w:ascii="Verdana" w:eastAsia="MS PMincho" w:hAnsi="Verdana"/>
          <w:sz w:val="20"/>
          <w:szCs w:val="20"/>
        </w:rPr>
      </w:pPr>
    </w:p>
    <w:p w14:paraId="02B6EEE1" w14:textId="77777777" w:rsidR="004C439B" w:rsidRPr="000C1DB3" w:rsidRDefault="004C439B" w:rsidP="004C654A">
      <w:pPr>
        <w:rPr>
          <w:rFonts w:ascii="Verdana" w:eastAsia="MS PMincho" w:hAnsi="Verdana"/>
          <w:b/>
          <w:sz w:val="20"/>
          <w:szCs w:val="20"/>
        </w:rPr>
      </w:pPr>
      <w:r w:rsidRPr="000C1DB3">
        <w:rPr>
          <w:rFonts w:ascii="Verdana" w:eastAsia="MS PMincho" w:hAnsi="Verdana"/>
          <w:b/>
          <w:w w:val="96"/>
          <w:sz w:val="20"/>
          <w:szCs w:val="20"/>
        </w:rPr>
        <w:t>Ri</w:t>
      </w:r>
      <w:r w:rsidRPr="000C1DB3">
        <w:rPr>
          <w:rFonts w:ascii="Verdana" w:eastAsia="MS PMincho" w:hAnsi="Verdana"/>
          <w:b/>
          <w:spacing w:val="3"/>
          <w:w w:val="96"/>
          <w:sz w:val="20"/>
          <w:szCs w:val="20"/>
        </w:rPr>
        <w:t>g</w:t>
      </w:r>
      <w:r w:rsidRPr="000C1DB3">
        <w:rPr>
          <w:rFonts w:ascii="Verdana" w:eastAsia="MS PMincho" w:hAnsi="Verdana"/>
          <w:b/>
          <w:w w:val="96"/>
          <w:sz w:val="20"/>
          <w:szCs w:val="20"/>
        </w:rPr>
        <w:t>ht</w:t>
      </w:r>
      <w:r w:rsidRPr="000C1DB3">
        <w:rPr>
          <w:rFonts w:ascii="Verdana" w:eastAsia="MS PMincho" w:hAnsi="Verdana"/>
          <w:b/>
          <w:spacing w:val="-8"/>
          <w:w w:val="96"/>
          <w:sz w:val="20"/>
          <w:szCs w:val="20"/>
        </w:rPr>
        <w:t xml:space="preserve"> </w:t>
      </w:r>
      <w:r w:rsidRPr="000C1DB3">
        <w:rPr>
          <w:rFonts w:ascii="Verdana" w:eastAsia="MS PMincho" w:hAnsi="Verdana"/>
          <w:b/>
          <w:sz w:val="20"/>
          <w:szCs w:val="20"/>
        </w:rPr>
        <w:t>of</w:t>
      </w:r>
      <w:r w:rsidRPr="000C1DB3">
        <w:rPr>
          <w:rFonts w:ascii="Verdana" w:eastAsia="MS PMincho" w:hAnsi="Verdana"/>
          <w:b/>
          <w:spacing w:val="-3"/>
          <w:sz w:val="20"/>
          <w:szCs w:val="20"/>
        </w:rPr>
        <w:t xml:space="preserve"> </w:t>
      </w:r>
      <w:r w:rsidRPr="000C1DB3">
        <w:rPr>
          <w:rFonts w:ascii="Verdana" w:eastAsia="MS PMincho" w:hAnsi="Verdana"/>
          <w:b/>
          <w:w w:val="97"/>
          <w:sz w:val="20"/>
          <w:szCs w:val="20"/>
        </w:rPr>
        <w:t>first</w:t>
      </w:r>
      <w:r w:rsidRPr="000C1DB3">
        <w:rPr>
          <w:rFonts w:ascii="Verdana" w:eastAsia="MS PMincho" w:hAnsi="Verdana"/>
          <w:b/>
          <w:spacing w:val="-11"/>
          <w:w w:val="97"/>
          <w:sz w:val="20"/>
          <w:szCs w:val="20"/>
        </w:rPr>
        <w:t xml:space="preserve"> </w:t>
      </w:r>
      <w:r w:rsidRPr="000C1DB3">
        <w:rPr>
          <w:rFonts w:ascii="Verdana" w:eastAsia="MS PMincho" w:hAnsi="Verdana"/>
          <w:b/>
          <w:spacing w:val="-2"/>
          <w:sz w:val="20"/>
          <w:szCs w:val="20"/>
        </w:rPr>
        <w:t>r</w:t>
      </w:r>
      <w:r w:rsidRPr="000C1DB3">
        <w:rPr>
          <w:rFonts w:ascii="Verdana" w:eastAsia="MS PMincho" w:hAnsi="Verdana"/>
          <w:b/>
          <w:sz w:val="20"/>
          <w:szCs w:val="20"/>
        </w:rPr>
        <w:t>efusal</w:t>
      </w:r>
    </w:p>
    <w:p w14:paraId="3EF6EA95" w14:textId="77777777" w:rsidR="004C439B" w:rsidRPr="000C1DB3" w:rsidRDefault="004C439B" w:rsidP="004E4F70">
      <w:pPr>
        <w:widowControl w:val="0"/>
        <w:autoSpaceDE w:val="0"/>
        <w:autoSpaceDN w:val="0"/>
        <w:adjustRightInd w:val="0"/>
        <w:spacing w:line="110" w:lineRule="exact"/>
        <w:ind w:right="95"/>
        <w:rPr>
          <w:rFonts w:ascii="Verdana" w:eastAsia="MS PMincho" w:hAnsi="Verdana"/>
          <w:sz w:val="20"/>
          <w:szCs w:val="20"/>
        </w:rPr>
      </w:pPr>
    </w:p>
    <w:p w14:paraId="21921C7E" w14:textId="77777777" w:rsidR="004E4F70" w:rsidRPr="000C1DB3" w:rsidRDefault="004E4F70" w:rsidP="004E4F70">
      <w:pPr>
        <w:widowControl w:val="0"/>
        <w:autoSpaceDE w:val="0"/>
        <w:autoSpaceDN w:val="0"/>
        <w:adjustRightInd w:val="0"/>
        <w:spacing w:line="110" w:lineRule="exact"/>
        <w:ind w:right="95"/>
        <w:rPr>
          <w:rFonts w:ascii="Verdana" w:eastAsia="MS PMincho" w:hAnsi="Verdana"/>
          <w:sz w:val="20"/>
          <w:szCs w:val="20"/>
        </w:rPr>
      </w:pPr>
    </w:p>
    <w:p w14:paraId="7D5BC764" w14:textId="77777777" w:rsidR="004C439B" w:rsidRPr="000C1DB3" w:rsidRDefault="004C439B" w:rsidP="0083071A">
      <w:pPr>
        <w:widowControl w:val="0"/>
        <w:autoSpaceDE w:val="0"/>
        <w:autoSpaceDN w:val="0"/>
        <w:adjustRightInd w:val="0"/>
        <w:spacing w:line="243" w:lineRule="auto"/>
        <w:ind w:right="95"/>
        <w:rPr>
          <w:rFonts w:ascii="Verdana" w:eastAsia="MS PMincho" w:hAnsi="Verdana"/>
          <w:sz w:val="20"/>
          <w:szCs w:val="20"/>
        </w:rPr>
      </w:pPr>
      <w:r w:rsidRPr="000C1DB3">
        <w:rPr>
          <w:rFonts w:ascii="Verdana" w:eastAsia="MS PMincho" w:hAnsi="Verdana"/>
          <w:spacing w:val="-3"/>
          <w:sz w:val="20"/>
          <w:szCs w:val="20"/>
        </w:rPr>
        <w:t>I</w:t>
      </w:r>
      <w:r w:rsidRPr="000C1DB3">
        <w:rPr>
          <w:rFonts w:ascii="Verdana" w:eastAsia="MS PMincho" w:hAnsi="Verdana"/>
          <w:sz w:val="20"/>
          <w:szCs w:val="20"/>
        </w:rPr>
        <w:t>n</w:t>
      </w:r>
      <w:r w:rsidRPr="000C1DB3">
        <w:rPr>
          <w:rFonts w:ascii="Verdana" w:eastAsia="MS PMincho" w:hAnsi="Verdana"/>
          <w:spacing w:val="7"/>
          <w:sz w:val="20"/>
          <w:szCs w:val="20"/>
        </w:rPr>
        <w:t xml:space="preserve"> </w:t>
      </w:r>
      <w:r w:rsidRPr="000C1DB3">
        <w:rPr>
          <w:rFonts w:ascii="Verdana" w:eastAsia="MS PMincho" w:hAnsi="Verdana"/>
          <w:sz w:val="20"/>
          <w:szCs w:val="20"/>
        </w:rPr>
        <w:t>most</w:t>
      </w:r>
      <w:r w:rsidRPr="000C1DB3">
        <w:rPr>
          <w:rFonts w:ascii="Verdana" w:eastAsia="MS PMincho" w:hAnsi="Verdana"/>
          <w:spacing w:val="10"/>
          <w:sz w:val="20"/>
          <w:szCs w:val="20"/>
        </w:rPr>
        <w:t xml:space="preserve"> </w:t>
      </w:r>
      <w:r w:rsidRPr="000C1DB3">
        <w:rPr>
          <w:rFonts w:ascii="Verdana" w:eastAsia="MS PMincho" w:hAnsi="Verdana"/>
          <w:sz w:val="20"/>
          <w:szCs w:val="20"/>
        </w:rPr>
        <w:t>ci</w:t>
      </w:r>
      <w:r w:rsidRPr="000C1DB3">
        <w:rPr>
          <w:rFonts w:ascii="Verdana" w:eastAsia="MS PMincho" w:hAnsi="Verdana"/>
          <w:spacing w:val="-3"/>
          <w:sz w:val="20"/>
          <w:szCs w:val="20"/>
        </w:rPr>
        <w:t>r</w:t>
      </w:r>
      <w:r w:rsidRPr="000C1DB3">
        <w:rPr>
          <w:rFonts w:ascii="Verdana" w:eastAsia="MS PMincho" w:hAnsi="Verdana"/>
          <w:sz w:val="20"/>
          <w:szCs w:val="20"/>
        </w:rPr>
        <w:t>cumstan</w:t>
      </w:r>
      <w:r w:rsidRPr="000C1DB3">
        <w:rPr>
          <w:rFonts w:ascii="Verdana" w:eastAsia="MS PMincho" w:hAnsi="Verdana"/>
          <w:spacing w:val="-3"/>
          <w:sz w:val="20"/>
          <w:szCs w:val="20"/>
        </w:rPr>
        <w:t>c</w:t>
      </w:r>
      <w:r w:rsidRPr="000C1DB3">
        <w:rPr>
          <w:rFonts w:ascii="Verdana" w:eastAsia="MS PMincho" w:hAnsi="Verdana"/>
          <w:sz w:val="20"/>
          <w:szCs w:val="20"/>
        </w:rPr>
        <w:t>es</w:t>
      </w:r>
      <w:r w:rsidRPr="000C1DB3">
        <w:rPr>
          <w:rFonts w:ascii="Verdana" w:eastAsia="MS PMincho" w:hAnsi="Verdana"/>
          <w:spacing w:val="-8"/>
          <w:sz w:val="20"/>
          <w:szCs w:val="20"/>
        </w:rPr>
        <w:t xml:space="preserve"> </w:t>
      </w:r>
      <w:r w:rsidRPr="000C1DB3">
        <w:rPr>
          <w:rFonts w:ascii="Verdana" w:eastAsia="MS PMincho" w:hAnsi="Verdana"/>
          <w:sz w:val="20"/>
          <w:szCs w:val="20"/>
        </w:rPr>
        <w:t>a</w:t>
      </w:r>
      <w:r w:rsidRPr="000C1DB3">
        <w:rPr>
          <w:rFonts w:ascii="Verdana" w:eastAsia="MS PMincho" w:hAnsi="Verdana"/>
          <w:spacing w:val="-4"/>
          <w:sz w:val="20"/>
          <w:szCs w:val="20"/>
        </w:rPr>
        <w:t xml:space="preserve"> </w:t>
      </w:r>
      <w:r w:rsidRPr="000C1DB3">
        <w:rPr>
          <w:rFonts w:ascii="Verdana" w:eastAsia="MS PMincho" w:hAnsi="Verdana"/>
          <w:sz w:val="20"/>
          <w:szCs w:val="20"/>
        </w:rPr>
        <w:t>landlo</w:t>
      </w:r>
      <w:r w:rsidRPr="000C1DB3">
        <w:rPr>
          <w:rFonts w:ascii="Verdana" w:eastAsia="MS PMincho" w:hAnsi="Verdana"/>
          <w:spacing w:val="-3"/>
          <w:sz w:val="20"/>
          <w:szCs w:val="20"/>
        </w:rPr>
        <w:t>r</w:t>
      </w:r>
      <w:r w:rsidRPr="000C1DB3">
        <w:rPr>
          <w:rFonts w:ascii="Verdana" w:eastAsia="MS PMincho" w:hAnsi="Verdana"/>
          <w:sz w:val="20"/>
          <w:szCs w:val="20"/>
        </w:rPr>
        <w:t>d</w:t>
      </w:r>
      <w:r w:rsidRPr="000C1DB3">
        <w:rPr>
          <w:rFonts w:ascii="Verdana" w:eastAsia="MS PMincho" w:hAnsi="Verdana"/>
          <w:spacing w:val="13"/>
          <w:sz w:val="20"/>
          <w:szCs w:val="20"/>
        </w:rPr>
        <w:t xml:space="preserve"> </w:t>
      </w:r>
      <w:r w:rsidRPr="000C1DB3">
        <w:rPr>
          <w:rFonts w:ascii="Verdana" w:eastAsia="MS PMincho" w:hAnsi="Verdana"/>
          <w:sz w:val="20"/>
          <w:szCs w:val="20"/>
        </w:rPr>
        <w:t>who</w:t>
      </w:r>
      <w:r w:rsidRPr="000C1DB3">
        <w:rPr>
          <w:rFonts w:ascii="Verdana" w:eastAsia="MS PMincho" w:hAnsi="Verdana"/>
          <w:spacing w:val="-2"/>
          <w:sz w:val="20"/>
          <w:szCs w:val="20"/>
        </w:rPr>
        <w:t xml:space="preserve"> </w:t>
      </w:r>
      <w:r w:rsidRPr="000C1DB3">
        <w:rPr>
          <w:rFonts w:ascii="Verdana" w:eastAsia="MS PMincho" w:hAnsi="Verdana"/>
          <w:spacing w:val="4"/>
          <w:w w:val="95"/>
          <w:sz w:val="20"/>
          <w:szCs w:val="20"/>
        </w:rPr>
        <w:t>w</w:t>
      </w:r>
      <w:r w:rsidRPr="000C1DB3">
        <w:rPr>
          <w:rFonts w:ascii="Verdana" w:eastAsia="MS PMincho" w:hAnsi="Verdana"/>
          <w:w w:val="95"/>
          <w:sz w:val="20"/>
          <w:szCs w:val="20"/>
        </w:rPr>
        <w:t>ishes</w:t>
      </w:r>
      <w:r w:rsidRPr="000C1DB3">
        <w:rPr>
          <w:rFonts w:ascii="Verdana" w:eastAsia="MS PMincho" w:hAnsi="Verdana"/>
          <w:spacing w:val="2"/>
          <w:w w:val="95"/>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7"/>
          <w:sz w:val="20"/>
          <w:szCs w:val="20"/>
        </w:rPr>
        <w:t xml:space="preserve"> </w:t>
      </w:r>
      <w:r w:rsidRPr="000C1DB3">
        <w:rPr>
          <w:rFonts w:ascii="Verdana" w:eastAsia="MS PMincho" w:hAnsi="Verdana"/>
          <w:sz w:val="20"/>
          <w:szCs w:val="20"/>
        </w:rPr>
        <w:t>dispose</w:t>
      </w:r>
      <w:r w:rsidRPr="000C1DB3">
        <w:rPr>
          <w:rFonts w:ascii="Verdana" w:eastAsia="MS PMincho" w:hAnsi="Verdana"/>
          <w:spacing w:val="-8"/>
          <w:sz w:val="20"/>
          <w:szCs w:val="20"/>
        </w:rPr>
        <w:t xml:space="preserve"> </w:t>
      </w:r>
      <w:r w:rsidRPr="000C1DB3">
        <w:rPr>
          <w:rFonts w:ascii="Verdana" w:eastAsia="MS PMincho" w:hAnsi="Verdana"/>
          <w:sz w:val="20"/>
          <w:szCs w:val="20"/>
        </w:rPr>
        <w:t xml:space="preserve">of </w:t>
      </w:r>
      <w:r w:rsidR="00D84D45">
        <w:rPr>
          <w:rFonts w:ascii="Verdana" w:eastAsia="MS PMincho" w:hAnsi="Verdana"/>
          <w:sz w:val="20"/>
          <w:szCs w:val="20"/>
        </w:rPr>
        <w:t xml:space="preserve">their interest in </w:t>
      </w:r>
      <w:r w:rsidRPr="000C1DB3">
        <w:rPr>
          <w:rFonts w:ascii="Verdana" w:eastAsia="MS PMincho" w:hAnsi="Verdana"/>
          <w:sz w:val="20"/>
          <w:szCs w:val="20"/>
        </w:rPr>
        <w:t>a</w:t>
      </w:r>
      <w:r w:rsidRPr="000C1DB3">
        <w:rPr>
          <w:rFonts w:ascii="Verdana" w:eastAsia="MS PMincho" w:hAnsi="Verdana"/>
          <w:spacing w:val="-4"/>
          <w:sz w:val="20"/>
          <w:szCs w:val="20"/>
        </w:rPr>
        <w:t xml:space="preserve"> </w:t>
      </w:r>
      <w:r w:rsidRPr="000C1DB3">
        <w:rPr>
          <w:rFonts w:ascii="Verdana" w:eastAsia="MS PMincho" w:hAnsi="Verdana"/>
          <w:sz w:val="20"/>
          <w:szCs w:val="20"/>
        </w:rPr>
        <w:t>block</w:t>
      </w:r>
      <w:r w:rsidRPr="000C1DB3">
        <w:rPr>
          <w:rFonts w:ascii="Verdana" w:eastAsia="MS PMincho" w:hAnsi="Verdana"/>
          <w:spacing w:val="-11"/>
          <w:sz w:val="20"/>
          <w:szCs w:val="20"/>
        </w:rPr>
        <w:t xml:space="preserve"> </w:t>
      </w:r>
      <w:r w:rsidRPr="000C1DB3">
        <w:rPr>
          <w:rFonts w:ascii="Verdana" w:eastAsia="MS PMincho" w:hAnsi="Verdana"/>
          <w:spacing w:val="-1"/>
          <w:sz w:val="20"/>
          <w:szCs w:val="20"/>
        </w:rPr>
        <w:t>m</w:t>
      </w:r>
      <w:r w:rsidRPr="000C1DB3">
        <w:rPr>
          <w:rFonts w:ascii="Verdana" w:eastAsia="MS PMincho" w:hAnsi="Verdana"/>
          <w:sz w:val="20"/>
          <w:szCs w:val="20"/>
        </w:rPr>
        <w:t>ust</w:t>
      </w:r>
      <w:r w:rsidRPr="000C1DB3">
        <w:rPr>
          <w:rFonts w:ascii="Verdana" w:eastAsia="MS PMincho" w:hAnsi="Verdana"/>
          <w:spacing w:val="14"/>
          <w:sz w:val="20"/>
          <w:szCs w:val="20"/>
        </w:rPr>
        <w:t xml:space="preserve"> </w:t>
      </w:r>
      <w:r w:rsidRPr="000C1DB3">
        <w:rPr>
          <w:rFonts w:ascii="Verdana" w:eastAsia="MS PMincho" w:hAnsi="Verdana"/>
          <w:spacing w:val="2"/>
          <w:w w:val="92"/>
          <w:sz w:val="20"/>
          <w:szCs w:val="20"/>
        </w:rPr>
        <w:t>g</w:t>
      </w:r>
      <w:r w:rsidRPr="000C1DB3">
        <w:rPr>
          <w:rFonts w:ascii="Verdana" w:eastAsia="MS PMincho" w:hAnsi="Verdana"/>
          <w:spacing w:val="-2"/>
          <w:w w:val="92"/>
          <w:sz w:val="20"/>
          <w:szCs w:val="20"/>
        </w:rPr>
        <w:t>i</w:t>
      </w:r>
      <w:r w:rsidRPr="000C1DB3">
        <w:rPr>
          <w:rFonts w:ascii="Verdana" w:eastAsia="MS PMincho" w:hAnsi="Verdana"/>
          <w:spacing w:val="-4"/>
          <w:w w:val="92"/>
          <w:sz w:val="20"/>
          <w:szCs w:val="20"/>
        </w:rPr>
        <w:t>v</w:t>
      </w:r>
      <w:r w:rsidRPr="000C1DB3">
        <w:rPr>
          <w:rFonts w:ascii="Verdana" w:eastAsia="MS PMincho" w:hAnsi="Verdana"/>
          <w:w w:val="92"/>
          <w:sz w:val="20"/>
          <w:szCs w:val="20"/>
        </w:rPr>
        <w:t>e</w:t>
      </w:r>
      <w:r w:rsidRPr="000C1DB3">
        <w:rPr>
          <w:rFonts w:ascii="Verdana" w:eastAsia="MS PMincho" w:hAnsi="Verdana"/>
          <w:spacing w:val="6"/>
          <w:w w:val="92"/>
          <w:sz w:val="20"/>
          <w:szCs w:val="20"/>
        </w:rPr>
        <w:t xml:space="preserve"> </w:t>
      </w:r>
      <w:r w:rsidRPr="000C1DB3">
        <w:rPr>
          <w:rFonts w:ascii="Verdana" w:eastAsia="MS PMincho" w:hAnsi="Verdana"/>
          <w:sz w:val="20"/>
          <w:szCs w:val="20"/>
        </w:rPr>
        <w:t>qualif</w:t>
      </w:r>
      <w:r w:rsidRPr="000C1DB3">
        <w:rPr>
          <w:rFonts w:ascii="Verdana" w:eastAsia="MS PMincho" w:hAnsi="Verdana"/>
          <w:spacing w:val="3"/>
          <w:sz w:val="20"/>
          <w:szCs w:val="20"/>
        </w:rPr>
        <w:t>y</w:t>
      </w:r>
      <w:r w:rsidRPr="000C1DB3">
        <w:rPr>
          <w:rFonts w:ascii="Verdana" w:eastAsia="MS PMincho" w:hAnsi="Verdana"/>
          <w:sz w:val="20"/>
          <w:szCs w:val="20"/>
        </w:rPr>
        <w:t>ing</w:t>
      </w:r>
      <w:r w:rsidRPr="000C1DB3">
        <w:rPr>
          <w:rFonts w:ascii="Verdana" w:eastAsia="MS PMincho" w:hAnsi="Verdana"/>
          <w:spacing w:val="-14"/>
          <w:sz w:val="20"/>
          <w:szCs w:val="20"/>
        </w:rPr>
        <w:t xml:space="preserve"> </w:t>
      </w:r>
      <w:r w:rsidR="004E4F70" w:rsidRPr="000C1DB3">
        <w:rPr>
          <w:rFonts w:ascii="Verdana" w:eastAsia="MS PMincho" w:hAnsi="Verdana"/>
          <w:spacing w:val="-2"/>
          <w:sz w:val="20"/>
          <w:szCs w:val="20"/>
        </w:rPr>
        <w:t xml:space="preserve">leaseholders </w:t>
      </w:r>
      <w:r w:rsidRPr="000C1DB3">
        <w:rPr>
          <w:rFonts w:ascii="Verdana" w:eastAsia="MS PMincho" w:hAnsi="Verdana"/>
          <w:sz w:val="20"/>
          <w:szCs w:val="20"/>
        </w:rPr>
        <w:t>the</w:t>
      </w:r>
      <w:r w:rsidRPr="000C1DB3">
        <w:rPr>
          <w:rFonts w:ascii="Verdana" w:eastAsia="MS PMincho" w:hAnsi="Verdana"/>
          <w:spacing w:val="-7"/>
          <w:sz w:val="20"/>
          <w:szCs w:val="20"/>
        </w:rPr>
        <w:t xml:space="preserve"> </w:t>
      </w:r>
      <w:r w:rsidRPr="000C1DB3">
        <w:rPr>
          <w:rFonts w:ascii="Verdana" w:eastAsia="MS PMincho" w:hAnsi="Verdana"/>
          <w:spacing w:val="-2"/>
          <w:sz w:val="20"/>
          <w:szCs w:val="20"/>
        </w:rPr>
        <w:t>o</w:t>
      </w:r>
      <w:r w:rsidRPr="000C1DB3">
        <w:rPr>
          <w:rFonts w:ascii="Verdana" w:eastAsia="MS PMincho" w:hAnsi="Verdana"/>
          <w:spacing w:val="-1"/>
          <w:sz w:val="20"/>
          <w:szCs w:val="20"/>
        </w:rPr>
        <w:t>p</w:t>
      </w:r>
      <w:r w:rsidRPr="000C1DB3">
        <w:rPr>
          <w:rFonts w:ascii="Verdana" w:eastAsia="MS PMincho" w:hAnsi="Verdana"/>
          <w:sz w:val="20"/>
          <w:szCs w:val="20"/>
        </w:rPr>
        <w:t>po</w:t>
      </w:r>
      <w:r w:rsidRPr="000C1DB3">
        <w:rPr>
          <w:rFonts w:ascii="Verdana" w:eastAsia="MS PMincho" w:hAnsi="Verdana"/>
          <w:spacing w:val="4"/>
          <w:sz w:val="20"/>
          <w:szCs w:val="20"/>
        </w:rPr>
        <w:t>r</w:t>
      </w:r>
      <w:r w:rsidRPr="000C1DB3">
        <w:rPr>
          <w:rFonts w:ascii="Verdana" w:eastAsia="MS PMincho" w:hAnsi="Verdana"/>
          <w:sz w:val="20"/>
          <w:szCs w:val="20"/>
        </w:rPr>
        <w:t>tuni</w:t>
      </w:r>
      <w:r w:rsidRPr="000C1DB3">
        <w:rPr>
          <w:rFonts w:ascii="Verdana" w:eastAsia="MS PMincho" w:hAnsi="Verdana"/>
          <w:spacing w:val="3"/>
          <w:sz w:val="20"/>
          <w:szCs w:val="20"/>
        </w:rPr>
        <w:t>t</w:t>
      </w:r>
      <w:r w:rsidRPr="000C1DB3">
        <w:rPr>
          <w:rFonts w:ascii="Verdana" w:eastAsia="MS PMincho" w:hAnsi="Verdana"/>
          <w:sz w:val="20"/>
          <w:szCs w:val="20"/>
        </w:rPr>
        <w:t>y</w:t>
      </w:r>
      <w:r w:rsidRPr="000C1DB3">
        <w:rPr>
          <w:rFonts w:ascii="Verdana" w:eastAsia="MS PMincho" w:hAnsi="Verdana"/>
          <w:spacing w:val="5"/>
          <w:sz w:val="20"/>
          <w:szCs w:val="20"/>
        </w:rPr>
        <w:t xml:space="preserve"> </w:t>
      </w:r>
      <w:r w:rsidRPr="000C1DB3">
        <w:rPr>
          <w:rFonts w:ascii="Verdana" w:eastAsia="MS PMincho" w:hAnsi="Verdana"/>
          <w:spacing w:val="-3"/>
          <w:sz w:val="20"/>
          <w:szCs w:val="20"/>
        </w:rPr>
        <w:t>t</w:t>
      </w:r>
      <w:r w:rsidRPr="000C1DB3">
        <w:rPr>
          <w:rFonts w:ascii="Verdana" w:eastAsia="MS PMincho" w:hAnsi="Verdana"/>
          <w:sz w:val="20"/>
          <w:szCs w:val="20"/>
        </w:rPr>
        <w:t>o</w:t>
      </w:r>
      <w:r w:rsidRPr="000C1DB3">
        <w:rPr>
          <w:rFonts w:ascii="Verdana" w:eastAsia="MS PMincho" w:hAnsi="Verdana"/>
          <w:spacing w:val="-5"/>
          <w:sz w:val="20"/>
          <w:szCs w:val="20"/>
        </w:rPr>
        <w:t xml:space="preserve"> </w:t>
      </w:r>
      <w:r w:rsidRPr="000C1DB3">
        <w:rPr>
          <w:rFonts w:ascii="Verdana" w:eastAsia="MS PMincho" w:hAnsi="Verdana"/>
          <w:sz w:val="20"/>
          <w:szCs w:val="20"/>
        </w:rPr>
        <w:t>b</w:t>
      </w:r>
      <w:r w:rsidRPr="000C1DB3">
        <w:rPr>
          <w:rFonts w:ascii="Verdana" w:eastAsia="MS PMincho" w:hAnsi="Verdana"/>
          <w:spacing w:val="-3"/>
          <w:sz w:val="20"/>
          <w:szCs w:val="20"/>
        </w:rPr>
        <w:t>u</w:t>
      </w:r>
      <w:r w:rsidRPr="000C1DB3">
        <w:rPr>
          <w:rFonts w:ascii="Verdana" w:eastAsia="MS PMincho" w:hAnsi="Verdana"/>
          <w:sz w:val="20"/>
          <w:szCs w:val="20"/>
        </w:rPr>
        <w:t>y</w:t>
      </w:r>
      <w:r w:rsidRPr="000C1DB3">
        <w:rPr>
          <w:rFonts w:ascii="Verdana" w:eastAsia="MS PMincho" w:hAnsi="Verdana"/>
          <w:spacing w:val="-20"/>
          <w:sz w:val="20"/>
          <w:szCs w:val="20"/>
        </w:rPr>
        <w:t xml:space="preserve"> </w:t>
      </w:r>
      <w:r w:rsidRPr="000C1DB3">
        <w:rPr>
          <w:rFonts w:ascii="Verdana" w:eastAsia="MS PMincho" w:hAnsi="Verdana"/>
          <w:sz w:val="20"/>
          <w:szCs w:val="20"/>
        </w:rPr>
        <w:t>it.</w:t>
      </w:r>
      <w:r w:rsidRPr="000C1DB3">
        <w:rPr>
          <w:rFonts w:ascii="Verdana" w:eastAsia="MS PMincho" w:hAnsi="Verdana"/>
          <w:spacing w:val="-19"/>
          <w:sz w:val="20"/>
          <w:szCs w:val="20"/>
        </w:rPr>
        <w:t xml:space="preserve"> </w:t>
      </w:r>
      <w:r w:rsidRPr="000C1DB3">
        <w:rPr>
          <w:rFonts w:ascii="Verdana" w:eastAsia="MS PMincho" w:hAnsi="Verdana"/>
          <w:sz w:val="20"/>
          <w:szCs w:val="20"/>
        </w:rPr>
        <w:t>This</w:t>
      </w:r>
      <w:r w:rsidRPr="000C1DB3">
        <w:rPr>
          <w:rFonts w:ascii="Verdana" w:eastAsia="MS PMincho" w:hAnsi="Verdana"/>
          <w:spacing w:val="-18"/>
          <w:sz w:val="20"/>
          <w:szCs w:val="20"/>
        </w:rPr>
        <w:t xml:space="preserve"> </w:t>
      </w:r>
      <w:r w:rsidRPr="000C1DB3">
        <w:rPr>
          <w:rFonts w:ascii="Verdana" w:eastAsia="MS PMincho" w:hAnsi="Verdana"/>
          <w:spacing w:val="2"/>
          <w:sz w:val="20"/>
          <w:szCs w:val="20"/>
        </w:rPr>
        <w:t>r</w:t>
      </w:r>
      <w:r w:rsidRPr="000C1DB3">
        <w:rPr>
          <w:rFonts w:ascii="Verdana" w:eastAsia="MS PMincho" w:hAnsi="Verdana"/>
          <w:sz w:val="20"/>
          <w:szCs w:val="20"/>
        </w:rPr>
        <w:t>i</w:t>
      </w:r>
      <w:r w:rsidRPr="000C1DB3">
        <w:rPr>
          <w:rFonts w:ascii="Verdana" w:eastAsia="MS PMincho" w:hAnsi="Verdana"/>
          <w:spacing w:val="2"/>
          <w:sz w:val="20"/>
          <w:szCs w:val="20"/>
        </w:rPr>
        <w:t>g</w:t>
      </w:r>
      <w:r w:rsidRPr="000C1DB3">
        <w:rPr>
          <w:rFonts w:ascii="Verdana" w:eastAsia="MS PMincho" w:hAnsi="Verdana"/>
          <w:sz w:val="20"/>
          <w:szCs w:val="20"/>
        </w:rPr>
        <w:t>ht</w:t>
      </w:r>
      <w:r w:rsidRPr="000C1DB3">
        <w:rPr>
          <w:rFonts w:ascii="Verdana" w:eastAsia="MS PMincho" w:hAnsi="Verdana"/>
          <w:spacing w:val="-6"/>
          <w:sz w:val="20"/>
          <w:szCs w:val="20"/>
        </w:rPr>
        <w:t xml:space="preserve"> </w:t>
      </w:r>
      <w:r w:rsidRPr="000C1DB3">
        <w:rPr>
          <w:rFonts w:ascii="Verdana" w:eastAsia="MS PMincho" w:hAnsi="Verdana"/>
          <w:w w:val="95"/>
          <w:sz w:val="20"/>
          <w:szCs w:val="20"/>
        </w:rPr>
        <w:t>is</w:t>
      </w:r>
      <w:r w:rsidRPr="000C1DB3">
        <w:rPr>
          <w:rFonts w:ascii="Verdana" w:eastAsia="MS PMincho" w:hAnsi="Verdana"/>
          <w:spacing w:val="-14"/>
          <w:w w:val="95"/>
          <w:sz w:val="20"/>
          <w:szCs w:val="20"/>
        </w:rPr>
        <w:t xml:space="preserve"> </w:t>
      </w:r>
      <w:r w:rsidRPr="000C1DB3">
        <w:rPr>
          <w:rFonts w:ascii="Verdana" w:eastAsia="MS PMincho" w:hAnsi="Verdana"/>
          <w:w w:val="95"/>
          <w:sz w:val="20"/>
          <w:szCs w:val="20"/>
        </w:rPr>
        <w:t>s</w:t>
      </w:r>
      <w:r w:rsidRPr="000C1DB3">
        <w:rPr>
          <w:rFonts w:ascii="Verdana" w:eastAsia="MS PMincho" w:hAnsi="Verdana"/>
          <w:spacing w:val="1"/>
          <w:w w:val="95"/>
          <w:sz w:val="20"/>
          <w:szCs w:val="20"/>
        </w:rPr>
        <w:t>t</w:t>
      </w:r>
      <w:r w:rsidRPr="000C1DB3">
        <w:rPr>
          <w:rFonts w:ascii="Verdana" w:eastAsia="MS PMincho" w:hAnsi="Verdana"/>
          <w:spacing w:val="2"/>
          <w:w w:val="95"/>
          <w:sz w:val="20"/>
          <w:szCs w:val="20"/>
        </w:rPr>
        <w:t>r</w:t>
      </w:r>
      <w:r w:rsidRPr="000C1DB3">
        <w:rPr>
          <w:rFonts w:ascii="Verdana" w:eastAsia="MS PMincho" w:hAnsi="Verdana"/>
          <w:w w:val="95"/>
          <w:sz w:val="20"/>
          <w:szCs w:val="20"/>
        </w:rPr>
        <w:t>i</w:t>
      </w:r>
      <w:r w:rsidRPr="000C1DB3">
        <w:rPr>
          <w:rFonts w:ascii="Verdana" w:eastAsia="MS PMincho" w:hAnsi="Verdana"/>
          <w:spacing w:val="1"/>
          <w:w w:val="95"/>
          <w:sz w:val="20"/>
          <w:szCs w:val="20"/>
        </w:rPr>
        <w:t>c</w:t>
      </w:r>
      <w:r w:rsidRPr="000C1DB3">
        <w:rPr>
          <w:rFonts w:ascii="Verdana" w:eastAsia="MS PMincho" w:hAnsi="Verdana"/>
          <w:w w:val="95"/>
          <w:sz w:val="20"/>
          <w:szCs w:val="20"/>
        </w:rPr>
        <w:t>tly</w:t>
      </w:r>
      <w:r w:rsidRPr="000C1DB3">
        <w:rPr>
          <w:rFonts w:ascii="Verdana" w:eastAsia="MS PMincho" w:hAnsi="Verdana"/>
          <w:spacing w:val="4"/>
          <w:w w:val="95"/>
          <w:sz w:val="20"/>
          <w:szCs w:val="20"/>
        </w:rPr>
        <w:t xml:space="preserve"> </w:t>
      </w:r>
      <w:r w:rsidRPr="000C1DB3">
        <w:rPr>
          <w:rFonts w:ascii="Verdana" w:eastAsia="MS PMincho" w:hAnsi="Verdana"/>
          <w:spacing w:val="-3"/>
          <w:sz w:val="20"/>
          <w:szCs w:val="20"/>
        </w:rPr>
        <w:t>r</w:t>
      </w:r>
      <w:r w:rsidRPr="000C1DB3">
        <w:rPr>
          <w:rFonts w:ascii="Verdana" w:eastAsia="MS PMincho" w:hAnsi="Verdana"/>
          <w:sz w:val="20"/>
          <w:szCs w:val="20"/>
        </w:rPr>
        <w:t>egula</w:t>
      </w:r>
      <w:r w:rsidRPr="000C1DB3">
        <w:rPr>
          <w:rFonts w:ascii="Verdana" w:eastAsia="MS PMincho" w:hAnsi="Verdana"/>
          <w:spacing w:val="-2"/>
          <w:sz w:val="20"/>
          <w:szCs w:val="20"/>
        </w:rPr>
        <w:t>t</w:t>
      </w:r>
      <w:r w:rsidRPr="000C1DB3">
        <w:rPr>
          <w:rFonts w:ascii="Verdana" w:eastAsia="MS PMincho" w:hAnsi="Verdana"/>
          <w:sz w:val="20"/>
          <w:szCs w:val="20"/>
        </w:rPr>
        <w:t>ed</w:t>
      </w:r>
      <w:r w:rsidRPr="000C1DB3">
        <w:rPr>
          <w:rFonts w:ascii="Verdana" w:eastAsia="MS PMincho" w:hAnsi="Verdana"/>
          <w:spacing w:val="-16"/>
          <w:sz w:val="20"/>
          <w:szCs w:val="20"/>
        </w:rPr>
        <w:t xml:space="preserve"> </w:t>
      </w:r>
      <w:r w:rsidRPr="000C1DB3">
        <w:rPr>
          <w:rFonts w:ascii="Verdana" w:eastAsia="MS PMincho" w:hAnsi="Verdana"/>
          <w:sz w:val="20"/>
          <w:szCs w:val="20"/>
        </w:rPr>
        <w:t>and</w:t>
      </w:r>
      <w:r w:rsidRPr="000C1DB3">
        <w:rPr>
          <w:rFonts w:ascii="Verdana" w:eastAsia="MS PMincho" w:hAnsi="Verdana"/>
          <w:spacing w:val="12"/>
          <w:sz w:val="20"/>
          <w:szCs w:val="20"/>
        </w:rPr>
        <w:t xml:space="preserve"> </w:t>
      </w:r>
      <w:r w:rsidRPr="000C1DB3">
        <w:rPr>
          <w:rFonts w:ascii="Verdana" w:eastAsia="MS PMincho" w:hAnsi="Verdana"/>
          <w:sz w:val="20"/>
          <w:szCs w:val="20"/>
        </w:rPr>
        <w:t>subje</w:t>
      </w:r>
      <w:r w:rsidRPr="000C1DB3">
        <w:rPr>
          <w:rFonts w:ascii="Verdana" w:eastAsia="MS PMincho" w:hAnsi="Verdana"/>
          <w:spacing w:val="1"/>
          <w:sz w:val="20"/>
          <w:szCs w:val="20"/>
        </w:rPr>
        <w:t>c</w:t>
      </w:r>
      <w:r w:rsidRPr="000C1DB3">
        <w:rPr>
          <w:rFonts w:ascii="Verdana" w:eastAsia="MS PMincho" w:hAnsi="Verdana"/>
          <w:sz w:val="20"/>
          <w:szCs w:val="20"/>
        </w:rPr>
        <w:t>t</w:t>
      </w:r>
      <w:r w:rsidRPr="000C1DB3">
        <w:rPr>
          <w:rFonts w:ascii="Verdana" w:eastAsia="MS PMincho" w:hAnsi="Verdana"/>
          <w:spacing w:val="-7"/>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4"/>
          <w:sz w:val="20"/>
          <w:szCs w:val="20"/>
        </w:rPr>
        <w:t xml:space="preserve"> </w:t>
      </w:r>
      <w:r w:rsidRPr="000C1DB3">
        <w:rPr>
          <w:rFonts w:ascii="Verdana" w:eastAsia="MS PMincho" w:hAnsi="Verdana"/>
          <w:sz w:val="20"/>
          <w:szCs w:val="20"/>
        </w:rPr>
        <w:t>time</w:t>
      </w:r>
      <w:r w:rsidRPr="000C1DB3">
        <w:rPr>
          <w:rFonts w:ascii="Verdana" w:eastAsia="MS PMincho" w:hAnsi="Verdana"/>
          <w:spacing w:val="2"/>
          <w:sz w:val="20"/>
          <w:szCs w:val="20"/>
        </w:rPr>
        <w:t xml:space="preserve"> </w:t>
      </w:r>
      <w:r w:rsidRPr="000C1DB3">
        <w:rPr>
          <w:rFonts w:ascii="Verdana" w:eastAsia="MS PMincho" w:hAnsi="Verdana"/>
          <w:sz w:val="20"/>
          <w:szCs w:val="20"/>
        </w:rPr>
        <w:t>limits</w:t>
      </w:r>
      <w:r w:rsidRPr="000C1DB3">
        <w:rPr>
          <w:rFonts w:ascii="Verdana" w:eastAsia="MS PMincho" w:hAnsi="Verdana"/>
          <w:spacing w:val="-10"/>
          <w:sz w:val="20"/>
          <w:szCs w:val="20"/>
        </w:rPr>
        <w:t xml:space="preserve"> </w:t>
      </w:r>
      <w:r w:rsidRPr="000C1DB3">
        <w:rPr>
          <w:rFonts w:ascii="Verdana" w:eastAsia="MS PMincho" w:hAnsi="Verdana"/>
          <w:w w:val="104"/>
          <w:sz w:val="20"/>
          <w:szCs w:val="20"/>
        </w:rPr>
        <w:t>and</w:t>
      </w:r>
      <w:r w:rsidRPr="000C1DB3">
        <w:rPr>
          <w:rFonts w:ascii="Verdana" w:eastAsia="MS PMincho" w:hAnsi="Verdana"/>
          <w:spacing w:val="-5"/>
          <w:sz w:val="20"/>
          <w:szCs w:val="20"/>
        </w:rPr>
        <w:t xml:space="preserve"> </w:t>
      </w:r>
      <w:r w:rsidRPr="000C1DB3">
        <w:rPr>
          <w:rFonts w:ascii="Verdana" w:eastAsia="MS PMincho" w:hAnsi="Verdana"/>
          <w:w w:val="93"/>
          <w:sz w:val="20"/>
          <w:szCs w:val="20"/>
        </w:rPr>
        <w:t>legal</w:t>
      </w:r>
      <w:r w:rsidRPr="000C1DB3">
        <w:rPr>
          <w:rFonts w:ascii="Verdana" w:eastAsia="MS PMincho" w:hAnsi="Verdana"/>
          <w:spacing w:val="-1"/>
          <w:w w:val="93"/>
          <w:sz w:val="20"/>
          <w:szCs w:val="20"/>
        </w:rPr>
        <w:t xml:space="preserve"> </w:t>
      </w:r>
      <w:r w:rsidRPr="000C1DB3">
        <w:rPr>
          <w:rFonts w:ascii="Verdana" w:eastAsia="MS PMincho" w:hAnsi="Verdana"/>
          <w:sz w:val="20"/>
          <w:szCs w:val="20"/>
        </w:rPr>
        <w:t>a</w:t>
      </w:r>
      <w:r w:rsidRPr="000C1DB3">
        <w:rPr>
          <w:rFonts w:ascii="Verdana" w:eastAsia="MS PMincho" w:hAnsi="Verdana"/>
          <w:spacing w:val="-2"/>
          <w:sz w:val="20"/>
          <w:szCs w:val="20"/>
        </w:rPr>
        <w:t>d</w:t>
      </w:r>
      <w:r w:rsidRPr="000C1DB3">
        <w:rPr>
          <w:rFonts w:ascii="Verdana" w:eastAsia="MS PMincho" w:hAnsi="Verdana"/>
          <w:spacing w:val="4"/>
          <w:sz w:val="20"/>
          <w:szCs w:val="20"/>
        </w:rPr>
        <w:t>v</w:t>
      </w:r>
      <w:r w:rsidRPr="000C1DB3">
        <w:rPr>
          <w:rFonts w:ascii="Verdana" w:eastAsia="MS PMincho" w:hAnsi="Verdana"/>
          <w:sz w:val="20"/>
          <w:szCs w:val="20"/>
        </w:rPr>
        <w:t>i</w:t>
      </w:r>
      <w:r w:rsidRPr="000C1DB3">
        <w:rPr>
          <w:rFonts w:ascii="Verdana" w:eastAsia="MS PMincho" w:hAnsi="Verdana"/>
          <w:spacing w:val="-3"/>
          <w:sz w:val="20"/>
          <w:szCs w:val="20"/>
        </w:rPr>
        <w:t>c</w:t>
      </w:r>
      <w:r w:rsidRPr="000C1DB3">
        <w:rPr>
          <w:rFonts w:ascii="Verdana" w:eastAsia="MS PMincho" w:hAnsi="Verdana"/>
          <w:sz w:val="20"/>
          <w:szCs w:val="20"/>
        </w:rPr>
        <w:t>e</w:t>
      </w:r>
      <w:r w:rsidRPr="000C1DB3">
        <w:rPr>
          <w:rFonts w:ascii="Verdana" w:eastAsia="MS PMincho" w:hAnsi="Verdana"/>
          <w:spacing w:val="-20"/>
          <w:sz w:val="20"/>
          <w:szCs w:val="20"/>
        </w:rPr>
        <w:t xml:space="preserve"> </w:t>
      </w:r>
      <w:r w:rsidRPr="000C1DB3">
        <w:rPr>
          <w:rFonts w:ascii="Verdana" w:eastAsia="MS PMincho" w:hAnsi="Verdana"/>
          <w:sz w:val="20"/>
          <w:szCs w:val="20"/>
        </w:rPr>
        <w:t>is</w:t>
      </w:r>
      <w:r w:rsidRPr="000C1DB3">
        <w:rPr>
          <w:rFonts w:ascii="Verdana" w:eastAsia="MS PMincho" w:hAnsi="Verdana"/>
          <w:spacing w:val="-14"/>
          <w:sz w:val="20"/>
          <w:szCs w:val="20"/>
        </w:rPr>
        <w:t xml:space="preserve"> </w:t>
      </w:r>
      <w:r w:rsidRPr="000C1DB3">
        <w:rPr>
          <w:rFonts w:ascii="Verdana" w:eastAsia="MS PMincho" w:hAnsi="Verdana"/>
          <w:sz w:val="20"/>
          <w:szCs w:val="20"/>
        </w:rPr>
        <w:t>essential.</w:t>
      </w:r>
    </w:p>
    <w:p w14:paraId="44FD3B51" w14:textId="77777777" w:rsidR="000C1DB3" w:rsidRPr="000C1DB3" w:rsidRDefault="000C1DB3" w:rsidP="0083071A">
      <w:pPr>
        <w:widowControl w:val="0"/>
        <w:autoSpaceDE w:val="0"/>
        <w:autoSpaceDN w:val="0"/>
        <w:adjustRightInd w:val="0"/>
        <w:spacing w:line="243" w:lineRule="auto"/>
        <w:ind w:right="95"/>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7F4EB0" w:rsidRPr="000C1DB3" w14:paraId="4E23B27A" w14:textId="77777777" w:rsidTr="007F4EB0">
        <w:tc>
          <w:tcPr>
            <w:tcW w:w="9242" w:type="dxa"/>
          </w:tcPr>
          <w:p w14:paraId="41D97329" w14:textId="77777777" w:rsidR="007F4EB0" w:rsidRPr="000C1DB3" w:rsidRDefault="000C1DB3" w:rsidP="000C1DB3">
            <w:pPr>
              <w:widowControl w:val="0"/>
              <w:autoSpaceDE w:val="0"/>
              <w:autoSpaceDN w:val="0"/>
              <w:adjustRightInd w:val="0"/>
              <w:spacing w:line="243" w:lineRule="auto"/>
              <w:ind w:right="95"/>
              <w:rPr>
                <w:rFonts w:ascii="Verdana" w:eastAsia="MS PMincho" w:hAnsi="Verdana"/>
                <w:i/>
                <w:sz w:val="20"/>
                <w:szCs w:val="20"/>
              </w:rPr>
            </w:pPr>
            <w:r w:rsidRPr="000C1DB3">
              <w:rPr>
                <w:rFonts w:ascii="Verdana" w:eastAsia="MS PMincho" w:hAnsi="Verdana"/>
                <w:i/>
                <w:sz w:val="20"/>
                <w:szCs w:val="20"/>
              </w:rPr>
              <w:t>s</w:t>
            </w:r>
            <w:r w:rsidR="007F4EB0" w:rsidRPr="000C1DB3">
              <w:rPr>
                <w:rFonts w:ascii="Verdana" w:eastAsia="MS PMincho" w:hAnsi="Verdana"/>
                <w:i/>
                <w:sz w:val="20"/>
                <w:szCs w:val="20"/>
              </w:rPr>
              <w:t>s</w:t>
            </w:r>
            <w:r w:rsidRPr="000C1DB3">
              <w:rPr>
                <w:rFonts w:ascii="Verdana" w:eastAsia="MS PMincho" w:hAnsi="Verdana"/>
                <w:i/>
                <w:sz w:val="20"/>
                <w:szCs w:val="20"/>
              </w:rPr>
              <w:t>.</w:t>
            </w:r>
            <w:r w:rsidR="007F4EB0" w:rsidRPr="000C1DB3">
              <w:rPr>
                <w:rFonts w:ascii="Verdana" w:eastAsia="MS PMincho" w:hAnsi="Verdana"/>
                <w:i/>
                <w:sz w:val="20"/>
                <w:szCs w:val="20"/>
              </w:rPr>
              <w:t>1</w:t>
            </w:r>
            <w:r w:rsidRPr="000C1DB3">
              <w:rPr>
                <w:rFonts w:ascii="Verdana" w:eastAsia="MS PMincho" w:hAnsi="Verdana"/>
                <w:i/>
                <w:sz w:val="20"/>
                <w:szCs w:val="20"/>
              </w:rPr>
              <w:t>–</w:t>
            </w:r>
            <w:r w:rsidR="007F4EB0" w:rsidRPr="000C1DB3">
              <w:rPr>
                <w:rFonts w:ascii="Verdana" w:eastAsia="MS PMincho" w:hAnsi="Verdana"/>
                <w:i/>
                <w:sz w:val="20"/>
                <w:szCs w:val="20"/>
              </w:rPr>
              <w:t>19 Landlord and Tenant Act 1987</w:t>
            </w:r>
          </w:p>
        </w:tc>
      </w:tr>
    </w:tbl>
    <w:p w14:paraId="4A82D035" w14:textId="77777777" w:rsidR="007F4EB0" w:rsidRPr="000C1DB3" w:rsidRDefault="007F4EB0" w:rsidP="0083071A">
      <w:pPr>
        <w:widowControl w:val="0"/>
        <w:autoSpaceDE w:val="0"/>
        <w:autoSpaceDN w:val="0"/>
        <w:adjustRightInd w:val="0"/>
        <w:spacing w:line="243" w:lineRule="auto"/>
        <w:ind w:right="95"/>
        <w:rPr>
          <w:rFonts w:ascii="Verdana" w:eastAsia="MS PMincho" w:hAnsi="Verdana"/>
          <w:sz w:val="20"/>
          <w:szCs w:val="20"/>
        </w:rPr>
      </w:pPr>
    </w:p>
    <w:p w14:paraId="177A4B96" w14:textId="77777777" w:rsidR="004C439B" w:rsidRPr="000C1DB3" w:rsidRDefault="004C439B" w:rsidP="0083071A">
      <w:pPr>
        <w:widowControl w:val="0"/>
        <w:autoSpaceDE w:val="0"/>
        <w:autoSpaceDN w:val="0"/>
        <w:adjustRightInd w:val="0"/>
        <w:spacing w:line="280" w:lineRule="exact"/>
        <w:ind w:right="95"/>
        <w:rPr>
          <w:rFonts w:ascii="Verdana" w:eastAsia="MS PMincho" w:hAnsi="Verdana"/>
          <w:sz w:val="20"/>
          <w:szCs w:val="20"/>
        </w:rPr>
      </w:pPr>
    </w:p>
    <w:p w14:paraId="49B27429" w14:textId="77777777" w:rsidR="004C439B" w:rsidRPr="000C1DB3" w:rsidRDefault="004C439B" w:rsidP="004C654A">
      <w:pPr>
        <w:rPr>
          <w:rFonts w:ascii="Verdana" w:eastAsia="MS PMincho" w:hAnsi="Verdana"/>
          <w:b/>
          <w:sz w:val="20"/>
          <w:szCs w:val="20"/>
        </w:rPr>
      </w:pPr>
      <w:r w:rsidRPr="000C1DB3">
        <w:rPr>
          <w:rFonts w:ascii="Verdana" w:eastAsia="MS PMincho" w:hAnsi="Verdana"/>
          <w:b/>
          <w:w w:val="96"/>
          <w:sz w:val="20"/>
          <w:szCs w:val="20"/>
        </w:rPr>
        <w:t>Ri</w:t>
      </w:r>
      <w:r w:rsidRPr="000C1DB3">
        <w:rPr>
          <w:rFonts w:ascii="Verdana" w:eastAsia="MS PMincho" w:hAnsi="Verdana"/>
          <w:b/>
          <w:spacing w:val="3"/>
          <w:w w:val="96"/>
          <w:sz w:val="20"/>
          <w:szCs w:val="20"/>
        </w:rPr>
        <w:t>g</w:t>
      </w:r>
      <w:r w:rsidRPr="000C1DB3">
        <w:rPr>
          <w:rFonts w:ascii="Verdana" w:eastAsia="MS PMincho" w:hAnsi="Verdana"/>
          <w:b/>
          <w:w w:val="96"/>
          <w:sz w:val="20"/>
          <w:szCs w:val="20"/>
        </w:rPr>
        <w:t>ht</w:t>
      </w:r>
      <w:r w:rsidRPr="000C1DB3">
        <w:rPr>
          <w:rFonts w:ascii="Verdana" w:eastAsia="MS PMincho" w:hAnsi="Verdana"/>
          <w:b/>
          <w:spacing w:val="-7"/>
          <w:w w:val="96"/>
          <w:sz w:val="20"/>
          <w:szCs w:val="20"/>
        </w:rPr>
        <w:t xml:space="preserve"> </w:t>
      </w:r>
      <w:r w:rsidRPr="000C1DB3">
        <w:rPr>
          <w:rFonts w:ascii="Verdana" w:eastAsia="MS PMincho" w:hAnsi="Verdana"/>
          <w:b/>
          <w:spacing w:val="-2"/>
          <w:sz w:val="20"/>
          <w:szCs w:val="20"/>
        </w:rPr>
        <w:t>t</w:t>
      </w:r>
      <w:r w:rsidRPr="000C1DB3">
        <w:rPr>
          <w:rFonts w:ascii="Verdana" w:eastAsia="MS PMincho" w:hAnsi="Verdana"/>
          <w:b/>
          <w:sz w:val="20"/>
          <w:szCs w:val="20"/>
        </w:rPr>
        <w:t>o</w:t>
      </w:r>
      <w:r w:rsidRPr="000C1DB3">
        <w:rPr>
          <w:rFonts w:ascii="Verdana" w:eastAsia="MS PMincho" w:hAnsi="Verdana"/>
          <w:b/>
          <w:spacing w:val="-8"/>
          <w:sz w:val="20"/>
          <w:szCs w:val="20"/>
        </w:rPr>
        <w:t xml:space="preserve"> </w:t>
      </w:r>
      <w:r w:rsidRPr="000C1DB3">
        <w:rPr>
          <w:rFonts w:ascii="Verdana" w:eastAsia="MS PMincho" w:hAnsi="Verdana"/>
          <w:b/>
          <w:w w:val="98"/>
          <w:sz w:val="20"/>
          <w:szCs w:val="20"/>
        </w:rPr>
        <w:t>enf</w:t>
      </w:r>
      <w:r w:rsidRPr="000C1DB3">
        <w:rPr>
          <w:rFonts w:ascii="Verdana" w:eastAsia="MS PMincho" w:hAnsi="Verdana"/>
          <w:b/>
          <w:spacing w:val="2"/>
          <w:w w:val="98"/>
          <w:sz w:val="20"/>
          <w:szCs w:val="20"/>
        </w:rPr>
        <w:t>r</w:t>
      </w:r>
      <w:r w:rsidRPr="000C1DB3">
        <w:rPr>
          <w:rFonts w:ascii="Verdana" w:eastAsia="MS PMincho" w:hAnsi="Verdana"/>
          <w:b/>
          <w:w w:val="98"/>
          <w:sz w:val="20"/>
          <w:szCs w:val="20"/>
        </w:rPr>
        <w:t>an</w:t>
      </w:r>
      <w:r w:rsidRPr="000C1DB3">
        <w:rPr>
          <w:rFonts w:ascii="Verdana" w:eastAsia="MS PMincho" w:hAnsi="Verdana"/>
          <w:b/>
          <w:spacing w:val="-2"/>
          <w:w w:val="98"/>
          <w:sz w:val="20"/>
          <w:szCs w:val="20"/>
        </w:rPr>
        <w:t>c</w:t>
      </w:r>
      <w:r w:rsidRPr="000C1DB3">
        <w:rPr>
          <w:rFonts w:ascii="Verdana" w:eastAsia="MS PMincho" w:hAnsi="Verdana"/>
          <w:b/>
          <w:w w:val="98"/>
          <w:sz w:val="20"/>
          <w:szCs w:val="20"/>
        </w:rPr>
        <w:t>hise</w:t>
      </w:r>
      <w:r w:rsidRPr="000C1DB3">
        <w:rPr>
          <w:rFonts w:ascii="Verdana" w:eastAsia="MS PMincho" w:hAnsi="Verdana"/>
          <w:b/>
          <w:spacing w:val="-2"/>
          <w:w w:val="98"/>
          <w:sz w:val="20"/>
          <w:szCs w:val="20"/>
        </w:rPr>
        <w:t xml:space="preserve"> </w:t>
      </w:r>
      <w:r w:rsidRPr="000C1DB3">
        <w:rPr>
          <w:rFonts w:ascii="Verdana" w:eastAsia="MS PMincho" w:hAnsi="Verdana"/>
          <w:b/>
          <w:sz w:val="20"/>
          <w:szCs w:val="20"/>
        </w:rPr>
        <w:t>or</w:t>
      </w:r>
      <w:r w:rsidRPr="000C1DB3">
        <w:rPr>
          <w:rFonts w:ascii="Verdana" w:eastAsia="MS PMincho" w:hAnsi="Verdana"/>
          <w:b/>
          <w:spacing w:val="-18"/>
          <w:sz w:val="20"/>
          <w:szCs w:val="20"/>
        </w:rPr>
        <w:t xml:space="preserve"> </w:t>
      </w:r>
      <w:r w:rsidRPr="000C1DB3">
        <w:rPr>
          <w:rFonts w:ascii="Verdana" w:eastAsia="MS PMincho" w:hAnsi="Verdana"/>
          <w:b/>
          <w:w w:val="97"/>
          <w:sz w:val="20"/>
          <w:szCs w:val="20"/>
        </w:rPr>
        <w:t>ex</w:t>
      </w:r>
      <w:r w:rsidRPr="000C1DB3">
        <w:rPr>
          <w:rFonts w:ascii="Verdana" w:eastAsia="MS PMincho" w:hAnsi="Verdana"/>
          <w:b/>
          <w:spacing w:val="-2"/>
          <w:w w:val="97"/>
          <w:sz w:val="20"/>
          <w:szCs w:val="20"/>
        </w:rPr>
        <w:t>t</w:t>
      </w:r>
      <w:r w:rsidRPr="000C1DB3">
        <w:rPr>
          <w:rFonts w:ascii="Verdana" w:eastAsia="MS PMincho" w:hAnsi="Verdana"/>
          <w:b/>
          <w:spacing w:val="-1"/>
          <w:w w:val="97"/>
          <w:sz w:val="20"/>
          <w:szCs w:val="20"/>
        </w:rPr>
        <w:t>e</w:t>
      </w:r>
      <w:r w:rsidRPr="000C1DB3">
        <w:rPr>
          <w:rFonts w:ascii="Verdana" w:eastAsia="MS PMincho" w:hAnsi="Verdana"/>
          <w:b/>
          <w:w w:val="97"/>
          <w:sz w:val="20"/>
          <w:szCs w:val="20"/>
        </w:rPr>
        <w:t>nd</w:t>
      </w:r>
      <w:r w:rsidRPr="000C1DB3">
        <w:rPr>
          <w:rFonts w:ascii="Verdana" w:eastAsia="MS PMincho" w:hAnsi="Verdana"/>
          <w:b/>
          <w:spacing w:val="-2"/>
          <w:w w:val="97"/>
          <w:sz w:val="20"/>
          <w:szCs w:val="20"/>
        </w:rPr>
        <w:t xml:space="preserve"> </w:t>
      </w:r>
      <w:r w:rsidRPr="000C1DB3">
        <w:rPr>
          <w:rFonts w:ascii="Verdana" w:eastAsia="MS PMincho" w:hAnsi="Verdana"/>
          <w:b/>
          <w:spacing w:val="-5"/>
          <w:w w:val="97"/>
          <w:sz w:val="20"/>
          <w:szCs w:val="20"/>
        </w:rPr>
        <w:t>y</w:t>
      </w:r>
      <w:r w:rsidRPr="000C1DB3">
        <w:rPr>
          <w:rFonts w:ascii="Verdana" w:eastAsia="MS PMincho" w:hAnsi="Verdana"/>
          <w:b/>
          <w:w w:val="97"/>
          <w:sz w:val="20"/>
          <w:szCs w:val="20"/>
        </w:rPr>
        <w:t>our</w:t>
      </w:r>
      <w:r w:rsidRPr="000C1DB3">
        <w:rPr>
          <w:rFonts w:ascii="Verdana" w:eastAsia="MS PMincho" w:hAnsi="Verdana"/>
          <w:b/>
          <w:spacing w:val="-12"/>
          <w:w w:val="97"/>
          <w:sz w:val="20"/>
          <w:szCs w:val="20"/>
        </w:rPr>
        <w:t xml:space="preserve"> </w:t>
      </w:r>
      <w:r w:rsidRPr="000C1DB3">
        <w:rPr>
          <w:rFonts w:ascii="Verdana" w:eastAsia="MS PMincho" w:hAnsi="Verdana"/>
          <w:b/>
          <w:sz w:val="20"/>
          <w:szCs w:val="20"/>
        </w:rPr>
        <w:t>l</w:t>
      </w:r>
      <w:r w:rsidRPr="000C1DB3">
        <w:rPr>
          <w:rFonts w:ascii="Verdana" w:eastAsia="MS PMincho" w:hAnsi="Verdana"/>
          <w:b/>
          <w:spacing w:val="1"/>
          <w:sz w:val="20"/>
          <w:szCs w:val="20"/>
        </w:rPr>
        <w:t>e</w:t>
      </w:r>
      <w:r w:rsidRPr="000C1DB3">
        <w:rPr>
          <w:rFonts w:ascii="Verdana" w:eastAsia="MS PMincho" w:hAnsi="Verdana"/>
          <w:b/>
          <w:sz w:val="20"/>
          <w:szCs w:val="20"/>
        </w:rPr>
        <w:t>ase</w:t>
      </w:r>
    </w:p>
    <w:p w14:paraId="5E1F2B59" w14:textId="77777777" w:rsidR="004C439B" w:rsidRPr="000C1DB3" w:rsidRDefault="004C439B" w:rsidP="004E4F70">
      <w:pPr>
        <w:widowControl w:val="0"/>
        <w:autoSpaceDE w:val="0"/>
        <w:autoSpaceDN w:val="0"/>
        <w:adjustRightInd w:val="0"/>
        <w:spacing w:line="110" w:lineRule="exact"/>
        <w:ind w:right="95"/>
        <w:rPr>
          <w:rFonts w:ascii="Verdana" w:eastAsia="MS PMincho" w:hAnsi="Verdana"/>
          <w:sz w:val="20"/>
          <w:szCs w:val="20"/>
        </w:rPr>
      </w:pPr>
    </w:p>
    <w:p w14:paraId="6CCEE918" w14:textId="77777777" w:rsidR="004E4F70" w:rsidRPr="000C1DB3" w:rsidRDefault="004E4F70" w:rsidP="004E4F70">
      <w:pPr>
        <w:widowControl w:val="0"/>
        <w:autoSpaceDE w:val="0"/>
        <w:autoSpaceDN w:val="0"/>
        <w:adjustRightInd w:val="0"/>
        <w:spacing w:line="110" w:lineRule="exact"/>
        <w:ind w:right="95"/>
        <w:rPr>
          <w:rFonts w:ascii="Verdana" w:eastAsia="MS PMincho" w:hAnsi="Verdana"/>
          <w:sz w:val="20"/>
          <w:szCs w:val="20"/>
        </w:rPr>
      </w:pPr>
    </w:p>
    <w:p w14:paraId="58D12FE9" w14:textId="77777777" w:rsidR="004C439B" w:rsidRPr="000C1DB3" w:rsidRDefault="004C439B" w:rsidP="0083071A">
      <w:pPr>
        <w:widowControl w:val="0"/>
        <w:autoSpaceDE w:val="0"/>
        <w:autoSpaceDN w:val="0"/>
        <w:adjustRightInd w:val="0"/>
        <w:spacing w:line="243" w:lineRule="auto"/>
        <w:ind w:right="95"/>
        <w:rPr>
          <w:rFonts w:ascii="Verdana" w:eastAsia="MS PMincho" w:hAnsi="Verdana"/>
          <w:sz w:val="20"/>
          <w:szCs w:val="20"/>
        </w:rPr>
      </w:pPr>
      <w:r w:rsidRPr="000C1DB3">
        <w:rPr>
          <w:rFonts w:ascii="Verdana" w:eastAsia="MS PMincho" w:hAnsi="Verdana"/>
          <w:sz w:val="20"/>
          <w:szCs w:val="20"/>
        </w:rPr>
        <w:t>Enf</w:t>
      </w:r>
      <w:r w:rsidRPr="000C1DB3">
        <w:rPr>
          <w:rFonts w:ascii="Verdana" w:eastAsia="MS PMincho" w:hAnsi="Verdana"/>
          <w:spacing w:val="2"/>
          <w:sz w:val="20"/>
          <w:szCs w:val="20"/>
        </w:rPr>
        <w:t>r</w:t>
      </w:r>
      <w:r w:rsidRPr="000C1DB3">
        <w:rPr>
          <w:rFonts w:ascii="Verdana" w:eastAsia="MS PMincho" w:hAnsi="Verdana"/>
          <w:sz w:val="20"/>
          <w:szCs w:val="20"/>
        </w:rPr>
        <w:t>an</w:t>
      </w:r>
      <w:r w:rsidRPr="000C1DB3">
        <w:rPr>
          <w:rFonts w:ascii="Verdana" w:eastAsia="MS PMincho" w:hAnsi="Verdana"/>
          <w:spacing w:val="-2"/>
          <w:sz w:val="20"/>
          <w:szCs w:val="20"/>
        </w:rPr>
        <w:t>c</w:t>
      </w:r>
      <w:r w:rsidRPr="000C1DB3">
        <w:rPr>
          <w:rFonts w:ascii="Verdana" w:eastAsia="MS PMincho" w:hAnsi="Verdana"/>
          <w:sz w:val="20"/>
          <w:szCs w:val="20"/>
        </w:rPr>
        <w:t>hisement</w:t>
      </w:r>
      <w:r w:rsidRPr="000C1DB3">
        <w:rPr>
          <w:rFonts w:ascii="Verdana" w:eastAsia="MS PMincho" w:hAnsi="Verdana"/>
          <w:spacing w:val="6"/>
          <w:sz w:val="20"/>
          <w:szCs w:val="20"/>
        </w:rPr>
        <w:t xml:space="preserve"> </w:t>
      </w:r>
      <w:r w:rsidRPr="000C1DB3">
        <w:rPr>
          <w:rFonts w:ascii="Verdana" w:eastAsia="MS PMincho" w:hAnsi="Verdana"/>
          <w:sz w:val="20"/>
          <w:szCs w:val="20"/>
        </w:rPr>
        <w:t>is</w:t>
      </w:r>
      <w:r w:rsidRPr="000C1DB3">
        <w:rPr>
          <w:rFonts w:ascii="Verdana" w:eastAsia="MS PMincho" w:hAnsi="Verdana"/>
          <w:spacing w:val="-7"/>
          <w:sz w:val="20"/>
          <w:szCs w:val="20"/>
        </w:rPr>
        <w:t xml:space="preserve"> </w:t>
      </w:r>
      <w:r w:rsidRPr="000C1DB3">
        <w:rPr>
          <w:rFonts w:ascii="Verdana" w:eastAsia="MS PMincho" w:hAnsi="Verdana"/>
          <w:sz w:val="20"/>
          <w:szCs w:val="20"/>
        </w:rPr>
        <w:t>the</w:t>
      </w:r>
      <w:r w:rsidRPr="000C1DB3">
        <w:rPr>
          <w:rFonts w:ascii="Verdana" w:eastAsia="MS PMincho" w:hAnsi="Verdana"/>
          <w:spacing w:val="9"/>
          <w:sz w:val="20"/>
          <w:szCs w:val="20"/>
        </w:rPr>
        <w:t xml:space="preserve"> </w:t>
      </w:r>
      <w:r w:rsidRPr="000C1DB3">
        <w:rPr>
          <w:rFonts w:ascii="Verdana" w:eastAsia="MS PMincho" w:hAnsi="Verdana"/>
          <w:sz w:val="20"/>
          <w:szCs w:val="20"/>
        </w:rPr>
        <w:t>p</w:t>
      </w:r>
      <w:r w:rsidRPr="000C1DB3">
        <w:rPr>
          <w:rFonts w:ascii="Verdana" w:eastAsia="MS PMincho" w:hAnsi="Verdana"/>
          <w:spacing w:val="-3"/>
          <w:sz w:val="20"/>
          <w:szCs w:val="20"/>
        </w:rPr>
        <w:t>r</w:t>
      </w:r>
      <w:r w:rsidRPr="000C1DB3">
        <w:rPr>
          <w:rFonts w:ascii="Verdana" w:eastAsia="MS PMincho" w:hAnsi="Verdana"/>
          <w:sz w:val="20"/>
          <w:szCs w:val="20"/>
        </w:rPr>
        <w:t>o</w:t>
      </w:r>
      <w:r w:rsidRPr="000C1DB3">
        <w:rPr>
          <w:rFonts w:ascii="Verdana" w:eastAsia="MS PMincho" w:hAnsi="Verdana"/>
          <w:spacing w:val="-3"/>
          <w:sz w:val="20"/>
          <w:szCs w:val="20"/>
        </w:rPr>
        <w:t>c</w:t>
      </w:r>
      <w:r w:rsidRPr="000C1DB3">
        <w:rPr>
          <w:rFonts w:ascii="Verdana" w:eastAsia="MS PMincho" w:hAnsi="Verdana"/>
          <w:sz w:val="20"/>
          <w:szCs w:val="20"/>
        </w:rPr>
        <w:t>ess</w:t>
      </w:r>
      <w:r w:rsidRPr="000C1DB3">
        <w:rPr>
          <w:rFonts w:ascii="Verdana" w:eastAsia="MS PMincho" w:hAnsi="Verdana"/>
          <w:spacing w:val="-12"/>
          <w:sz w:val="20"/>
          <w:szCs w:val="20"/>
        </w:rPr>
        <w:t xml:space="preserve"> </w:t>
      </w:r>
      <w:r w:rsidRPr="000C1DB3">
        <w:rPr>
          <w:rFonts w:ascii="Verdana" w:eastAsia="MS PMincho" w:hAnsi="Verdana"/>
          <w:sz w:val="20"/>
          <w:szCs w:val="20"/>
        </w:rPr>
        <w:t>whe</w:t>
      </w:r>
      <w:r w:rsidRPr="000C1DB3">
        <w:rPr>
          <w:rFonts w:ascii="Verdana" w:eastAsia="MS PMincho" w:hAnsi="Verdana"/>
          <w:spacing w:val="-3"/>
          <w:sz w:val="20"/>
          <w:szCs w:val="20"/>
        </w:rPr>
        <w:t>r</w:t>
      </w:r>
      <w:r w:rsidRPr="000C1DB3">
        <w:rPr>
          <w:rFonts w:ascii="Verdana" w:eastAsia="MS PMincho" w:hAnsi="Verdana"/>
          <w:sz w:val="20"/>
          <w:szCs w:val="20"/>
        </w:rPr>
        <w:t>e</w:t>
      </w:r>
      <w:r w:rsidRPr="000C1DB3">
        <w:rPr>
          <w:rFonts w:ascii="Verdana" w:eastAsia="MS PMincho" w:hAnsi="Verdana"/>
          <w:spacing w:val="-3"/>
          <w:sz w:val="20"/>
          <w:szCs w:val="20"/>
        </w:rPr>
        <w:t>b</w:t>
      </w:r>
      <w:r w:rsidRPr="000C1DB3">
        <w:rPr>
          <w:rFonts w:ascii="Verdana" w:eastAsia="MS PMincho" w:hAnsi="Verdana"/>
          <w:sz w:val="20"/>
          <w:szCs w:val="20"/>
        </w:rPr>
        <w:t>y</w:t>
      </w:r>
      <w:r w:rsidRPr="000C1DB3">
        <w:rPr>
          <w:rFonts w:ascii="Verdana" w:eastAsia="MS PMincho" w:hAnsi="Verdana"/>
          <w:spacing w:val="-10"/>
          <w:sz w:val="20"/>
          <w:szCs w:val="20"/>
        </w:rPr>
        <w:t xml:space="preserve"> </w:t>
      </w:r>
      <w:r w:rsidRPr="000C1DB3">
        <w:rPr>
          <w:rFonts w:ascii="Verdana" w:eastAsia="MS PMincho" w:hAnsi="Verdana"/>
          <w:sz w:val="20"/>
          <w:szCs w:val="20"/>
        </w:rPr>
        <w:t>qualif</w:t>
      </w:r>
      <w:r w:rsidRPr="000C1DB3">
        <w:rPr>
          <w:rFonts w:ascii="Verdana" w:eastAsia="MS PMincho" w:hAnsi="Verdana"/>
          <w:spacing w:val="3"/>
          <w:sz w:val="20"/>
          <w:szCs w:val="20"/>
        </w:rPr>
        <w:t>y</w:t>
      </w:r>
      <w:r w:rsidRPr="000C1DB3">
        <w:rPr>
          <w:rFonts w:ascii="Verdana" w:eastAsia="MS PMincho" w:hAnsi="Verdana"/>
          <w:sz w:val="20"/>
          <w:szCs w:val="20"/>
        </w:rPr>
        <w:t>ing</w:t>
      </w:r>
      <w:r w:rsidRPr="000C1DB3">
        <w:rPr>
          <w:rFonts w:ascii="Verdana" w:eastAsia="MS PMincho" w:hAnsi="Verdana"/>
          <w:spacing w:val="-15"/>
          <w:sz w:val="20"/>
          <w:szCs w:val="20"/>
        </w:rPr>
        <w:t xml:space="preserve"> </w:t>
      </w:r>
      <w:r w:rsidR="004E4F70" w:rsidRPr="000C1DB3">
        <w:rPr>
          <w:rFonts w:ascii="Verdana" w:eastAsia="MS PMincho" w:hAnsi="Verdana"/>
          <w:spacing w:val="-2"/>
          <w:sz w:val="20"/>
          <w:szCs w:val="20"/>
        </w:rPr>
        <w:t xml:space="preserve">leaseholders </w:t>
      </w:r>
      <w:r w:rsidRPr="000C1DB3">
        <w:rPr>
          <w:rFonts w:ascii="Verdana" w:eastAsia="MS PMincho" w:hAnsi="Verdana"/>
          <w:sz w:val="20"/>
          <w:szCs w:val="20"/>
        </w:rPr>
        <w:t>of</w:t>
      </w:r>
      <w:r w:rsidRPr="000C1DB3">
        <w:rPr>
          <w:rFonts w:ascii="Verdana" w:eastAsia="MS PMincho" w:hAnsi="Verdana"/>
          <w:spacing w:val="4"/>
          <w:sz w:val="20"/>
          <w:szCs w:val="20"/>
        </w:rPr>
        <w:t xml:space="preserve"> </w:t>
      </w:r>
      <w:r w:rsidRPr="000C1DB3">
        <w:rPr>
          <w:rFonts w:ascii="Verdana" w:eastAsia="MS PMincho" w:hAnsi="Verdana"/>
          <w:sz w:val="20"/>
          <w:szCs w:val="20"/>
        </w:rPr>
        <w:t>flats</w:t>
      </w:r>
      <w:r w:rsidRPr="000C1DB3">
        <w:rPr>
          <w:rFonts w:ascii="Verdana" w:eastAsia="MS PMincho" w:hAnsi="Verdana"/>
          <w:spacing w:val="-15"/>
          <w:sz w:val="20"/>
          <w:szCs w:val="20"/>
        </w:rPr>
        <w:t xml:space="preserve"> </w:t>
      </w:r>
      <w:r w:rsidRPr="000C1DB3">
        <w:rPr>
          <w:rFonts w:ascii="Verdana" w:eastAsia="MS PMincho" w:hAnsi="Verdana"/>
          <w:sz w:val="20"/>
          <w:szCs w:val="20"/>
        </w:rPr>
        <w:t>who</w:t>
      </w:r>
      <w:r w:rsidRPr="000C1DB3">
        <w:rPr>
          <w:rFonts w:ascii="Verdana" w:eastAsia="MS PMincho" w:hAnsi="Verdana"/>
          <w:spacing w:val="2"/>
          <w:sz w:val="20"/>
          <w:szCs w:val="20"/>
        </w:rPr>
        <w:t xml:space="preserve"> </w:t>
      </w:r>
      <w:r w:rsidRPr="000C1DB3">
        <w:rPr>
          <w:rFonts w:ascii="Verdana" w:eastAsia="MS PMincho" w:hAnsi="Verdana"/>
          <w:sz w:val="20"/>
          <w:szCs w:val="20"/>
        </w:rPr>
        <w:t>meet</w:t>
      </w:r>
      <w:r w:rsidRPr="000C1DB3">
        <w:rPr>
          <w:rFonts w:ascii="Verdana" w:eastAsia="MS PMincho" w:hAnsi="Verdana"/>
          <w:spacing w:val="4"/>
          <w:sz w:val="20"/>
          <w:szCs w:val="20"/>
        </w:rPr>
        <w:t xml:space="preserve"> </w:t>
      </w:r>
      <w:r w:rsidRPr="000C1DB3">
        <w:rPr>
          <w:rFonts w:ascii="Verdana" w:eastAsia="MS PMincho" w:hAnsi="Verdana"/>
          <w:spacing w:val="2"/>
          <w:w w:val="103"/>
          <w:sz w:val="20"/>
          <w:szCs w:val="20"/>
        </w:rPr>
        <w:t>th</w:t>
      </w:r>
      <w:r w:rsidRPr="000C1DB3">
        <w:rPr>
          <w:rFonts w:ascii="Verdana" w:eastAsia="MS PMincho" w:hAnsi="Verdana"/>
          <w:w w:val="103"/>
          <w:sz w:val="20"/>
          <w:szCs w:val="20"/>
        </w:rPr>
        <w:t>e</w:t>
      </w:r>
      <w:r w:rsidRPr="000C1DB3">
        <w:rPr>
          <w:rFonts w:ascii="Verdana" w:eastAsia="MS PMincho" w:hAnsi="Verdana"/>
          <w:spacing w:val="13"/>
          <w:sz w:val="20"/>
          <w:szCs w:val="20"/>
        </w:rPr>
        <w:t xml:space="preserve"> </w:t>
      </w:r>
      <w:r w:rsidRPr="000C1DB3">
        <w:rPr>
          <w:rFonts w:ascii="Verdana" w:eastAsia="MS PMincho" w:hAnsi="Verdana"/>
          <w:spacing w:val="-1"/>
          <w:sz w:val="20"/>
          <w:szCs w:val="20"/>
        </w:rPr>
        <w:t>r</w:t>
      </w:r>
      <w:r w:rsidRPr="000C1DB3">
        <w:rPr>
          <w:rFonts w:ascii="Verdana" w:eastAsia="MS PMincho" w:hAnsi="Verdana"/>
          <w:spacing w:val="3"/>
          <w:sz w:val="20"/>
          <w:szCs w:val="20"/>
        </w:rPr>
        <w:t>e</w:t>
      </w:r>
      <w:r w:rsidRPr="000C1DB3">
        <w:rPr>
          <w:rFonts w:ascii="Verdana" w:eastAsia="MS PMincho" w:hAnsi="Verdana"/>
          <w:spacing w:val="2"/>
          <w:sz w:val="20"/>
          <w:szCs w:val="20"/>
        </w:rPr>
        <w:t>qui</w:t>
      </w:r>
      <w:r w:rsidRPr="000C1DB3">
        <w:rPr>
          <w:rFonts w:ascii="Verdana" w:eastAsia="MS PMincho" w:hAnsi="Verdana"/>
          <w:spacing w:val="-1"/>
          <w:sz w:val="20"/>
          <w:szCs w:val="20"/>
        </w:rPr>
        <w:t>r</w:t>
      </w:r>
      <w:r w:rsidRPr="000C1DB3">
        <w:rPr>
          <w:rFonts w:ascii="Verdana" w:eastAsia="MS PMincho" w:hAnsi="Verdana"/>
          <w:spacing w:val="2"/>
          <w:sz w:val="20"/>
          <w:szCs w:val="20"/>
        </w:rPr>
        <w:t>ement</w:t>
      </w:r>
      <w:r w:rsidRPr="000C1DB3">
        <w:rPr>
          <w:rFonts w:ascii="Verdana" w:eastAsia="MS PMincho" w:hAnsi="Verdana"/>
          <w:sz w:val="20"/>
          <w:szCs w:val="20"/>
        </w:rPr>
        <w:t>s</w:t>
      </w:r>
      <w:r w:rsidRPr="000C1DB3">
        <w:rPr>
          <w:rFonts w:ascii="Verdana" w:eastAsia="MS PMincho" w:hAnsi="Verdana"/>
          <w:spacing w:val="29"/>
          <w:sz w:val="20"/>
          <w:szCs w:val="20"/>
        </w:rPr>
        <w:t xml:space="preserve"> </w:t>
      </w:r>
      <w:r w:rsidRPr="000C1DB3">
        <w:rPr>
          <w:rFonts w:ascii="Verdana" w:eastAsia="MS PMincho" w:hAnsi="Verdana"/>
          <w:spacing w:val="2"/>
          <w:sz w:val="20"/>
          <w:szCs w:val="20"/>
        </w:rPr>
        <w:t>ca</w:t>
      </w:r>
      <w:r w:rsidRPr="000C1DB3">
        <w:rPr>
          <w:rFonts w:ascii="Verdana" w:eastAsia="MS PMincho" w:hAnsi="Verdana"/>
          <w:sz w:val="20"/>
          <w:szCs w:val="20"/>
        </w:rPr>
        <w:t>n</w:t>
      </w:r>
      <w:r w:rsidRPr="000C1DB3">
        <w:rPr>
          <w:rFonts w:ascii="Verdana" w:eastAsia="MS PMincho" w:hAnsi="Verdana"/>
          <w:spacing w:val="13"/>
          <w:sz w:val="20"/>
          <w:szCs w:val="20"/>
        </w:rPr>
        <w:t xml:space="preserve"> </w:t>
      </w:r>
      <w:r w:rsidRPr="000C1DB3">
        <w:rPr>
          <w:rFonts w:ascii="Verdana" w:eastAsia="MS PMincho" w:hAnsi="Verdana"/>
          <w:spacing w:val="2"/>
          <w:sz w:val="20"/>
          <w:szCs w:val="20"/>
        </w:rPr>
        <w:t>fo</w:t>
      </w:r>
      <w:r w:rsidRPr="000C1DB3">
        <w:rPr>
          <w:rFonts w:ascii="Verdana" w:eastAsia="MS PMincho" w:hAnsi="Verdana"/>
          <w:spacing w:val="4"/>
          <w:sz w:val="20"/>
          <w:szCs w:val="20"/>
        </w:rPr>
        <w:t>r</w:t>
      </w:r>
      <w:r w:rsidRPr="000C1DB3">
        <w:rPr>
          <w:rFonts w:ascii="Verdana" w:eastAsia="MS PMincho" w:hAnsi="Verdana"/>
          <w:sz w:val="20"/>
          <w:szCs w:val="20"/>
        </w:rPr>
        <w:t>m</w:t>
      </w:r>
      <w:r w:rsidRPr="000C1DB3">
        <w:rPr>
          <w:rFonts w:ascii="Verdana" w:eastAsia="MS PMincho" w:hAnsi="Verdana"/>
          <w:spacing w:val="24"/>
          <w:sz w:val="20"/>
          <w:szCs w:val="20"/>
        </w:rPr>
        <w:t xml:space="preserve"> </w:t>
      </w:r>
      <w:r w:rsidRPr="000C1DB3">
        <w:rPr>
          <w:rFonts w:ascii="Verdana" w:eastAsia="MS PMincho" w:hAnsi="Verdana"/>
          <w:sz w:val="20"/>
          <w:szCs w:val="20"/>
        </w:rPr>
        <w:t>a</w:t>
      </w:r>
      <w:r w:rsidRPr="000C1DB3">
        <w:rPr>
          <w:rFonts w:ascii="Verdana" w:eastAsia="MS PMincho" w:hAnsi="Verdana"/>
          <w:spacing w:val="11"/>
          <w:sz w:val="20"/>
          <w:szCs w:val="20"/>
        </w:rPr>
        <w:t xml:space="preserve"> </w:t>
      </w:r>
      <w:r w:rsidRPr="000C1DB3">
        <w:rPr>
          <w:rFonts w:ascii="Verdana" w:eastAsia="MS PMincho" w:hAnsi="Verdana"/>
          <w:spacing w:val="5"/>
          <w:sz w:val="20"/>
          <w:szCs w:val="20"/>
        </w:rPr>
        <w:t>g</w:t>
      </w:r>
      <w:r w:rsidRPr="000C1DB3">
        <w:rPr>
          <w:rFonts w:ascii="Verdana" w:eastAsia="MS PMincho" w:hAnsi="Verdana"/>
          <w:spacing w:val="-1"/>
          <w:sz w:val="20"/>
          <w:szCs w:val="20"/>
        </w:rPr>
        <w:t>r</w:t>
      </w:r>
      <w:r w:rsidRPr="000C1DB3">
        <w:rPr>
          <w:rFonts w:ascii="Verdana" w:eastAsia="MS PMincho" w:hAnsi="Verdana"/>
          <w:spacing w:val="2"/>
          <w:sz w:val="20"/>
          <w:szCs w:val="20"/>
        </w:rPr>
        <w:t>ou</w:t>
      </w:r>
      <w:r w:rsidRPr="000C1DB3">
        <w:rPr>
          <w:rFonts w:ascii="Verdana" w:eastAsia="MS PMincho" w:hAnsi="Verdana"/>
          <w:sz w:val="20"/>
          <w:szCs w:val="20"/>
        </w:rPr>
        <w:t>p</w:t>
      </w:r>
      <w:r w:rsidRPr="000C1DB3">
        <w:rPr>
          <w:rFonts w:ascii="Verdana" w:eastAsia="MS PMincho" w:hAnsi="Verdana"/>
          <w:spacing w:val="21"/>
          <w:sz w:val="20"/>
          <w:szCs w:val="20"/>
        </w:rPr>
        <w:t xml:space="preserve"> </w:t>
      </w:r>
      <w:r w:rsidRPr="000C1DB3">
        <w:rPr>
          <w:rFonts w:ascii="Verdana" w:eastAsia="MS PMincho" w:hAnsi="Verdana"/>
          <w:spacing w:val="2"/>
          <w:sz w:val="20"/>
          <w:szCs w:val="20"/>
        </w:rPr>
        <w:t>an</w:t>
      </w:r>
      <w:r w:rsidRPr="000C1DB3">
        <w:rPr>
          <w:rFonts w:ascii="Verdana" w:eastAsia="MS PMincho" w:hAnsi="Verdana"/>
          <w:sz w:val="20"/>
          <w:szCs w:val="20"/>
        </w:rPr>
        <w:t>d</w:t>
      </w:r>
      <w:r w:rsidRPr="000C1DB3">
        <w:rPr>
          <w:rFonts w:ascii="Verdana" w:eastAsia="MS PMincho" w:hAnsi="Verdana"/>
          <w:spacing w:val="21"/>
          <w:sz w:val="20"/>
          <w:szCs w:val="20"/>
        </w:rPr>
        <w:t xml:space="preserve"> </w:t>
      </w:r>
      <w:r w:rsidRPr="000C1DB3">
        <w:rPr>
          <w:rFonts w:ascii="Verdana" w:eastAsia="MS PMincho" w:hAnsi="Verdana"/>
          <w:spacing w:val="2"/>
          <w:sz w:val="20"/>
          <w:szCs w:val="20"/>
        </w:rPr>
        <w:t>b</w:t>
      </w:r>
      <w:r w:rsidRPr="000C1DB3">
        <w:rPr>
          <w:rFonts w:ascii="Verdana" w:eastAsia="MS PMincho" w:hAnsi="Verdana"/>
          <w:spacing w:val="-1"/>
          <w:sz w:val="20"/>
          <w:szCs w:val="20"/>
        </w:rPr>
        <w:t>u</w:t>
      </w:r>
      <w:r w:rsidRPr="000C1DB3">
        <w:rPr>
          <w:rFonts w:ascii="Verdana" w:eastAsia="MS PMincho" w:hAnsi="Verdana"/>
          <w:sz w:val="20"/>
          <w:szCs w:val="20"/>
        </w:rPr>
        <w:t>y</w:t>
      </w:r>
      <w:r w:rsidRPr="000C1DB3">
        <w:rPr>
          <w:rFonts w:ascii="Verdana" w:eastAsia="MS PMincho" w:hAnsi="Verdana"/>
          <w:spacing w:val="7"/>
          <w:sz w:val="20"/>
          <w:szCs w:val="20"/>
        </w:rPr>
        <w:t xml:space="preserve"> </w:t>
      </w:r>
      <w:r w:rsidRPr="000C1DB3">
        <w:rPr>
          <w:rFonts w:ascii="Verdana" w:eastAsia="MS PMincho" w:hAnsi="Verdana"/>
          <w:spacing w:val="2"/>
          <w:sz w:val="20"/>
          <w:szCs w:val="20"/>
        </w:rPr>
        <w:t>th</w:t>
      </w:r>
      <w:r w:rsidRPr="000C1DB3">
        <w:rPr>
          <w:rFonts w:ascii="Verdana" w:eastAsia="MS PMincho" w:hAnsi="Verdana"/>
          <w:sz w:val="20"/>
          <w:szCs w:val="20"/>
        </w:rPr>
        <w:t>e</w:t>
      </w:r>
      <w:r w:rsidRPr="000C1DB3">
        <w:rPr>
          <w:rFonts w:ascii="Verdana" w:eastAsia="MS PMincho" w:hAnsi="Verdana"/>
          <w:spacing w:val="18"/>
          <w:sz w:val="20"/>
          <w:szCs w:val="20"/>
        </w:rPr>
        <w:t xml:space="preserve"> </w:t>
      </w:r>
      <w:r w:rsidRPr="000C1DB3">
        <w:rPr>
          <w:rFonts w:ascii="Verdana" w:eastAsia="MS PMincho" w:hAnsi="Verdana"/>
          <w:spacing w:val="2"/>
          <w:sz w:val="20"/>
          <w:szCs w:val="20"/>
        </w:rPr>
        <w:t>f</w:t>
      </w:r>
      <w:r w:rsidRPr="000C1DB3">
        <w:rPr>
          <w:rFonts w:ascii="Verdana" w:eastAsia="MS PMincho" w:hAnsi="Verdana"/>
          <w:spacing w:val="-1"/>
          <w:sz w:val="20"/>
          <w:szCs w:val="20"/>
        </w:rPr>
        <w:t>r</w:t>
      </w:r>
      <w:r w:rsidRPr="000C1DB3">
        <w:rPr>
          <w:rFonts w:ascii="Verdana" w:eastAsia="MS PMincho" w:hAnsi="Verdana"/>
          <w:spacing w:val="2"/>
          <w:sz w:val="20"/>
          <w:szCs w:val="20"/>
        </w:rPr>
        <w:t>eehol</w:t>
      </w:r>
      <w:r w:rsidRPr="000C1DB3">
        <w:rPr>
          <w:rFonts w:ascii="Verdana" w:eastAsia="MS PMincho" w:hAnsi="Verdana"/>
          <w:sz w:val="20"/>
          <w:szCs w:val="20"/>
        </w:rPr>
        <w:t>d</w:t>
      </w:r>
      <w:r w:rsidRPr="000C1DB3">
        <w:rPr>
          <w:rFonts w:ascii="Verdana" w:eastAsia="MS PMincho" w:hAnsi="Verdana"/>
          <w:spacing w:val="12"/>
          <w:sz w:val="20"/>
          <w:szCs w:val="20"/>
        </w:rPr>
        <w:t xml:space="preserve"> </w:t>
      </w:r>
      <w:r w:rsidRPr="000C1DB3">
        <w:rPr>
          <w:rFonts w:ascii="Verdana" w:eastAsia="MS PMincho" w:hAnsi="Verdana"/>
          <w:spacing w:val="2"/>
          <w:sz w:val="20"/>
          <w:szCs w:val="20"/>
        </w:rPr>
        <w:t>in</w:t>
      </w:r>
      <w:r w:rsidRPr="000C1DB3">
        <w:rPr>
          <w:rFonts w:ascii="Verdana" w:eastAsia="MS PMincho" w:hAnsi="Verdana"/>
          <w:sz w:val="20"/>
          <w:szCs w:val="20"/>
        </w:rPr>
        <w:t>t</w:t>
      </w:r>
      <w:r w:rsidRPr="000C1DB3">
        <w:rPr>
          <w:rFonts w:ascii="Verdana" w:eastAsia="MS PMincho" w:hAnsi="Verdana"/>
          <w:spacing w:val="2"/>
          <w:sz w:val="20"/>
          <w:szCs w:val="20"/>
        </w:rPr>
        <w:t>e</w:t>
      </w:r>
      <w:r w:rsidRPr="000C1DB3">
        <w:rPr>
          <w:rFonts w:ascii="Verdana" w:eastAsia="MS PMincho" w:hAnsi="Verdana"/>
          <w:spacing w:val="-1"/>
          <w:sz w:val="20"/>
          <w:szCs w:val="20"/>
        </w:rPr>
        <w:t>r</w:t>
      </w:r>
      <w:r w:rsidRPr="000C1DB3">
        <w:rPr>
          <w:rFonts w:ascii="Verdana" w:eastAsia="MS PMincho" w:hAnsi="Verdana"/>
          <w:spacing w:val="2"/>
          <w:sz w:val="20"/>
          <w:szCs w:val="20"/>
        </w:rPr>
        <w:t>es</w:t>
      </w:r>
      <w:r w:rsidRPr="000C1DB3">
        <w:rPr>
          <w:rFonts w:ascii="Verdana" w:eastAsia="MS PMincho" w:hAnsi="Verdana"/>
          <w:sz w:val="20"/>
          <w:szCs w:val="20"/>
        </w:rPr>
        <w:t>t</w:t>
      </w:r>
      <w:r w:rsidRPr="000C1DB3">
        <w:rPr>
          <w:rFonts w:ascii="Verdana" w:eastAsia="MS PMincho" w:hAnsi="Verdana"/>
          <w:spacing w:val="18"/>
          <w:sz w:val="20"/>
          <w:szCs w:val="20"/>
        </w:rPr>
        <w:t xml:space="preserve"> </w:t>
      </w:r>
      <w:r w:rsidRPr="000C1DB3">
        <w:rPr>
          <w:rFonts w:ascii="Verdana" w:eastAsia="MS PMincho" w:hAnsi="Verdana"/>
          <w:spacing w:val="2"/>
          <w:sz w:val="20"/>
          <w:szCs w:val="20"/>
        </w:rPr>
        <w:t>f</w:t>
      </w:r>
      <w:r w:rsidRPr="000C1DB3">
        <w:rPr>
          <w:rFonts w:ascii="Verdana" w:eastAsia="MS PMincho" w:hAnsi="Verdana"/>
          <w:spacing w:val="-1"/>
          <w:sz w:val="20"/>
          <w:szCs w:val="20"/>
        </w:rPr>
        <w:t>r</w:t>
      </w:r>
      <w:r w:rsidRPr="000C1DB3">
        <w:rPr>
          <w:rFonts w:ascii="Verdana" w:eastAsia="MS PMincho" w:hAnsi="Verdana"/>
          <w:spacing w:val="2"/>
          <w:sz w:val="20"/>
          <w:szCs w:val="20"/>
        </w:rPr>
        <w:t>o</w:t>
      </w:r>
      <w:r w:rsidRPr="000C1DB3">
        <w:rPr>
          <w:rFonts w:ascii="Verdana" w:eastAsia="MS PMincho" w:hAnsi="Verdana"/>
          <w:sz w:val="20"/>
          <w:szCs w:val="20"/>
        </w:rPr>
        <w:t>m</w:t>
      </w:r>
      <w:r w:rsidRPr="000C1DB3">
        <w:rPr>
          <w:rFonts w:ascii="Verdana" w:eastAsia="MS PMincho" w:hAnsi="Verdana"/>
          <w:spacing w:val="17"/>
          <w:sz w:val="20"/>
          <w:szCs w:val="20"/>
        </w:rPr>
        <w:t xml:space="preserve"> </w:t>
      </w:r>
      <w:r w:rsidRPr="000C1DB3">
        <w:rPr>
          <w:rFonts w:ascii="Verdana" w:eastAsia="MS PMincho" w:hAnsi="Verdana"/>
          <w:spacing w:val="2"/>
          <w:sz w:val="20"/>
          <w:szCs w:val="20"/>
        </w:rPr>
        <w:t>the</w:t>
      </w:r>
      <w:r w:rsidRPr="000C1DB3">
        <w:rPr>
          <w:rFonts w:ascii="Verdana" w:eastAsia="MS PMincho" w:hAnsi="Verdana"/>
          <w:spacing w:val="7"/>
          <w:sz w:val="20"/>
          <w:szCs w:val="20"/>
        </w:rPr>
        <w:t xml:space="preserve"> </w:t>
      </w:r>
      <w:r w:rsidRPr="000C1DB3">
        <w:rPr>
          <w:rFonts w:ascii="Verdana" w:eastAsia="MS PMincho" w:hAnsi="Verdana"/>
          <w:sz w:val="20"/>
          <w:szCs w:val="20"/>
        </w:rPr>
        <w:t>landlo</w:t>
      </w:r>
      <w:r w:rsidRPr="000C1DB3">
        <w:rPr>
          <w:rFonts w:ascii="Verdana" w:eastAsia="MS PMincho" w:hAnsi="Verdana"/>
          <w:spacing w:val="-3"/>
          <w:sz w:val="20"/>
          <w:szCs w:val="20"/>
        </w:rPr>
        <w:t>r</w:t>
      </w:r>
      <w:r w:rsidRPr="000C1DB3">
        <w:rPr>
          <w:rFonts w:ascii="Verdana" w:eastAsia="MS PMincho" w:hAnsi="Verdana"/>
          <w:sz w:val="20"/>
          <w:szCs w:val="20"/>
        </w:rPr>
        <w:t>d</w:t>
      </w:r>
      <w:r w:rsidRPr="000C1DB3">
        <w:rPr>
          <w:rFonts w:ascii="Verdana" w:eastAsia="MS PMincho" w:hAnsi="Verdana"/>
          <w:spacing w:val="10"/>
          <w:sz w:val="20"/>
          <w:szCs w:val="20"/>
        </w:rPr>
        <w:t xml:space="preserve"> </w:t>
      </w:r>
      <w:r w:rsidRPr="000C1DB3">
        <w:rPr>
          <w:rFonts w:ascii="Verdana" w:eastAsia="MS PMincho" w:hAnsi="Verdana"/>
          <w:sz w:val="20"/>
          <w:szCs w:val="20"/>
        </w:rPr>
        <w:t>if</w:t>
      </w:r>
      <w:r w:rsidRPr="000C1DB3">
        <w:rPr>
          <w:rFonts w:ascii="Verdana" w:eastAsia="MS PMincho" w:hAnsi="Verdana"/>
          <w:spacing w:val="-9"/>
          <w:sz w:val="20"/>
          <w:szCs w:val="20"/>
        </w:rPr>
        <w:t xml:space="preserve"> </w:t>
      </w:r>
      <w:r w:rsidRPr="000C1DB3">
        <w:rPr>
          <w:rFonts w:ascii="Verdana" w:eastAsia="MS PMincho" w:hAnsi="Verdana"/>
          <w:w w:val="103"/>
          <w:sz w:val="20"/>
          <w:szCs w:val="20"/>
        </w:rPr>
        <w:t>the</w:t>
      </w:r>
      <w:r w:rsidRPr="000C1DB3">
        <w:rPr>
          <w:rFonts w:ascii="Verdana" w:eastAsia="MS PMincho" w:hAnsi="Verdana"/>
          <w:spacing w:val="-5"/>
          <w:sz w:val="20"/>
          <w:szCs w:val="20"/>
        </w:rPr>
        <w:t xml:space="preserve"> </w:t>
      </w:r>
      <w:r w:rsidRPr="000C1DB3">
        <w:rPr>
          <w:rFonts w:ascii="Verdana" w:eastAsia="MS PMincho" w:hAnsi="Verdana"/>
          <w:sz w:val="20"/>
          <w:szCs w:val="20"/>
        </w:rPr>
        <w:t>building</w:t>
      </w:r>
      <w:r w:rsidRPr="000C1DB3">
        <w:rPr>
          <w:rFonts w:ascii="Verdana" w:eastAsia="MS PMincho" w:hAnsi="Verdana"/>
          <w:spacing w:val="2"/>
          <w:sz w:val="20"/>
          <w:szCs w:val="20"/>
        </w:rPr>
        <w:t xml:space="preserve"> </w:t>
      </w:r>
      <w:r w:rsidRPr="000C1DB3">
        <w:rPr>
          <w:rFonts w:ascii="Verdana" w:eastAsia="MS PMincho" w:hAnsi="Verdana"/>
          <w:sz w:val="20"/>
          <w:szCs w:val="20"/>
        </w:rPr>
        <w:t>itself</w:t>
      </w:r>
      <w:r w:rsidRPr="000C1DB3">
        <w:rPr>
          <w:rFonts w:ascii="Verdana" w:eastAsia="MS PMincho" w:hAnsi="Verdana"/>
          <w:spacing w:val="-18"/>
          <w:sz w:val="20"/>
          <w:szCs w:val="20"/>
        </w:rPr>
        <w:t xml:space="preserve"> </w:t>
      </w:r>
      <w:r w:rsidRPr="000C1DB3">
        <w:rPr>
          <w:rFonts w:ascii="Verdana" w:eastAsia="MS PMincho" w:hAnsi="Verdana"/>
          <w:w w:val="97"/>
          <w:sz w:val="20"/>
          <w:szCs w:val="20"/>
        </w:rPr>
        <w:t>satisfie</w:t>
      </w:r>
      <w:r w:rsidR="00EF6892" w:rsidRPr="000C1DB3">
        <w:rPr>
          <w:rFonts w:ascii="Verdana" w:eastAsia="MS PMincho" w:hAnsi="Verdana"/>
          <w:w w:val="97"/>
          <w:sz w:val="20"/>
          <w:szCs w:val="20"/>
        </w:rPr>
        <w:t>s</w:t>
      </w:r>
      <w:r w:rsidRPr="000C1DB3">
        <w:rPr>
          <w:rFonts w:ascii="Verdana" w:eastAsia="MS PMincho" w:hAnsi="Verdana"/>
          <w:spacing w:val="-3"/>
          <w:w w:val="97"/>
          <w:sz w:val="20"/>
          <w:szCs w:val="20"/>
        </w:rPr>
        <w:t xml:space="preserve"> </w:t>
      </w:r>
      <w:r w:rsidRPr="000C1DB3">
        <w:rPr>
          <w:rFonts w:ascii="Verdana" w:eastAsia="MS PMincho" w:hAnsi="Verdana"/>
          <w:spacing w:val="-3"/>
          <w:sz w:val="20"/>
          <w:szCs w:val="20"/>
        </w:rPr>
        <w:t>c</w:t>
      </w:r>
      <w:r w:rsidRPr="000C1DB3">
        <w:rPr>
          <w:rFonts w:ascii="Verdana" w:eastAsia="MS PMincho" w:hAnsi="Verdana"/>
          <w:spacing w:val="-1"/>
          <w:sz w:val="20"/>
          <w:szCs w:val="20"/>
        </w:rPr>
        <w:t>e</w:t>
      </w:r>
      <w:r w:rsidRPr="000C1DB3">
        <w:rPr>
          <w:rFonts w:ascii="Verdana" w:eastAsia="MS PMincho" w:hAnsi="Verdana"/>
          <w:spacing w:val="4"/>
          <w:sz w:val="20"/>
          <w:szCs w:val="20"/>
        </w:rPr>
        <w:t>r</w:t>
      </w:r>
      <w:r w:rsidRPr="000C1DB3">
        <w:rPr>
          <w:rFonts w:ascii="Verdana" w:eastAsia="MS PMincho" w:hAnsi="Verdana"/>
          <w:sz w:val="20"/>
          <w:szCs w:val="20"/>
        </w:rPr>
        <w:t>tain</w:t>
      </w:r>
      <w:r w:rsidRPr="000C1DB3">
        <w:rPr>
          <w:rFonts w:ascii="Verdana" w:eastAsia="MS PMincho" w:hAnsi="Verdana"/>
          <w:spacing w:val="8"/>
          <w:sz w:val="20"/>
          <w:szCs w:val="20"/>
        </w:rPr>
        <w:t xml:space="preserve"> </w:t>
      </w:r>
      <w:r w:rsidRPr="000C1DB3">
        <w:rPr>
          <w:rFonts w:ascii="Verdana" w:eastAsia="MS PMincho" w:hAnsi="Verdana"/>
          <w:sz w:val="20"/>
          <w:szCs w:val="20"/>
        </w:rPr>
        <w:t>c</w:t>
      </w:r>
      <w:r w:rsidRPr="000C1DB3">
        <w:rPr>
          <w:rFonts w:ascii="Verdana" w:eastAsia="MS PMincho" w:hAnsi="Verdana"/>
          <w:spacing w:val="3"/>
          <w:sz w:val="20"/>
          <w:szCs w:val="20"/>
        </w:rPr>
        <w:t>r</w:t>
      </w:r>
      <w:r w:rsidRPr="000C1DB3">
        <w:rPr>
          <w:rFonts w:ascii="Verdana" w:eastAsia="MS PMincho" w:hAnsi="Verdana"/>
          <w:sz w:val="20"/>
          <w:szCs w:val="20"/>
        </w:rPr>
        <w:t>i</w:t>
      </w:r>
      <w:r w:rsidRPr="000C1DB3">
        <w:rPr>
          <w:rFonts w:ascii="Verdana" w:eastAsia="MS PMincho" w:hAnsi="Verdana"/>
          <w:spacing w:val="-2"/>
          <w:sz w:val="20"/>
          <w:szCs w:val="20"/>
        </w:rPr>
        <w:t>t</w:t>
      </w:r>
      <w:r w:rsidRPr="000C1DB3">
        <w:rPr>
          <w:rFonts w:ascii="Verdana" w:eastAsia="MS PMincho" w:hAnsi="Verdana"/>
          <w:sz w:val="20"/>
          <w:szCs w:val="20"/>
        </w:rPr>
        <w:t>e</w:t>
      </w:r>
      <w:r w:rsidRPr="000C1DB3">
        <w:rPr>
          <w:rFonts w:ascii="Verdana" w:eastAsia="MS PMincho" w:hAnsi="Verdana"/>
          <w:spacing w:val="3"/>
          <w:sz w:val="20"/>
          <w:szCs w:val="20"/>
        </w:rPr>
        <w:t>r</w:t>
      </w:r>
      <w:r w:rsidRPr="000C1DB3">
        <w:rPr>
          <w:rFonts w:ascii="Verdana" w:eastAsia="MS PMincho" w:hAnsi="Verdana"/>
          <w:sz w:val="20"/>
          <w:szCs w:val="20"/>
        </w:rPr>
        <w:t>ia.</w:t>
      </w:r>
    </w:p>
    <w:p w14:paraId="6C27D096" w14:textId="77777777" w:rsidR="004C439B" w:rsidRPr="000C1DB3" w:rsidRDefault="004C439B" w:rsidP="0083071A">
      <w:pPr>
        <w:widowControl w:val="0"/>
        <w:autoSpaceDE w:val="0"/>
        <w:autoSpaceDN w:val="0"/>
        <w:adjustRightInd w:val="0"/>
        <w:spacing w:line="280" w:lineRule="exact"/>
        <w:ind w:right="95"/>
        <w:rPr>
          <w:rFonts w:ascii="Verdana" w:eastAsia="MS PMincho" w:hAnsi="Verdana"/>
          <w:sz w:val="20"/>
          <w:szCs w:val="20"/>
        </w:rPr>
      </w:pPr>
    </w:p>
    <w:p w14:paraId="4E7A0D9E" w14:textId="77777777" w:rsidR="004C439B" w:rsidRPr="000C1DB3" w:rsidRDefault="004C439B" w:rsidP="0083071A">
      <w:pPr>
        <w:widowControl w:val="0"/>
        <w:autoSpaceDE w:val="0"/>
        <w:autoSpaceDN w:val="0"/>
        <w:adjustRightInd w:val="0"/>
        <w:spacing w:line="243" w:lineRule="auto"/>
        <w:ind w:right="95"/>
        <w:rPr>
          <w:rFonts w:ascii="Verdana" w:eastAsia="MS PMincho" w:hAnsi="Verdana"/>
          <w:w w:val="96"/>
          <w:sz w:val="20"/>
          <w:szCs w:val="20"/>
        </w:rPr>
      </w:pPr>
      <w:r w:rsidRPr="000C1DB3">
        <w:rPr>
          <w:rFonts w:ascii="Verdana" w:eastAsia="MS PMincho" w:hAnsi="Verdana"/>
          <w:spacing w:val="2"/>
          <w:sz w:val="20"/>
          <w:szCs w:val="20"/>
        </w:rPr>
        <w:t>The</w:t>
      </w:r>
      <w:r w:rsidRPr="000C1DB3">
        <w:rPr>
          <w:rFonts w:ascii="Verdana" w:eastAsia="MS PMincho" w:hAnsi="Verdana"/>
          <w:spacing w:val="-1"/>
          <w:sz w:val="20"/>
          <w:szCs w:val="20"/>
        </w:rPr>
        <w:t>r</w:t>
      </w:r>
      <w:r w:rsidRPr="000C1DB3">
        <w:rPr>
          <w:rFonts w:ascii="Verdana" w:eastAsia="MS PMincho" w:hAnsi="Verdana"/>
          <w:sz w:val="20"/>
          <w:szCs w:val="20"/>
        </w:rPr>
        <w:t>e</w:t>
      </w:r>
      <w:r w:rsidRPr="000C1DB3">
        <w:rPr>
          <w:rFonts w:ascii="Verdana" w:eastAsia="MS PMincho" w:hAnsi="Verdana"/>
          <w:spacing w:val="24"/>
          <w:sz w:val="20"/>
          <w:szCs w:val="20"/>
        </w:rPr>
        <w:t xml:space="preserve"> </w:t>
      </w:r>
      <w:r w:rsidRPr="000C1DB3">
        <w:rPr>
          <w:rFonts w:ascii="Verdana" w:eastAsia="MS PMincho" w:hAnsi="Verdana"/>
          <w:spacing w:val="2"/>
          <w:sz w:val="20"/>
          <w:szCs w:val="20"/>
        </w:rPr>
        <w:t>a</w:t>
      </w:r>
      <w:r w:rsidRPr="000C1DB3">
        <w:rPr>
          <w:rFonts w:ascii="Verdana" w:eastAsia="MS PMincho" w:hAnsi="Verdana"/>
          <w:spacing w:val="-1"/>
          <w:sz w:val="20"/>
          <w:szCs w:val="20"/>
        </w:rPr>
        <w:t>r</w:t>
      </w:r>
      <w:r w:rsidRPr="000C1DB3">
        <w:rPr>
          <w:rFonts w:ascii="Verdana" w:eastAsia="MS PMincho" w:hAnsi="Verdana"/>
          <w:sz w:val="20"/>
          <w:szCs w:val="20"/>
        </w:rPr>
        <w:t>e</w:t>
      </w:r>
      <w:r w:rsidRPr="000C1DB3">
        <w:rPr>
          <w:rFonts w:ascii="Verdana" w:eastAsia="MS PMincho" w:hAnsi="Verdana"/>
          <w:spacing w:val="19"/>
          <w:sz w:val="20"/>
          <w:szCs w:val="20"/>
        </w:rPr>
        <w:t xml:space="preserve"> </w:t>
      </w:r>
      <w:r w:rsidRPr="000C1DB3">
        <w:rPr>
          <w:rFonts w:ascii="Verdana" w:eastAsia="MS PMincho" w:hAnsi="Verdana"/>
          <w:spacing w:val="2"/>
          <w:sz w:val="20"/>
          <w:szCs w:val="20"/>
        </w:rPr>
        <w:t>pa</w:t>
      </w:r>
      <w:r w:rsidRPr="000C1DB3">
        <w:rPr>
          <w:rFonts w:ascii="Verdana" w:eastAsia="MS PMincho" w:hAnsi="Verdana"/>
          <w:spacing w:val="6"/>
          <w:sz w:val="20"/>
          <w:szCs w:val="20"/>
        </w:rPr>
        <w:t>r</w:t>
      </w:r>
      <w:r w:rsidRPr="000C1DB3">
        <w:rPr>
          <w:rFonts w:ascii="Verdana" w:eastAsia="MS PMincho" w:hAnsi="Verdana"/>
          <w:spacing w:val="3"/>
          <w:sz w:val="20"/>
          <w:szCs w:val="20"/>
        </w:rPr>
        <w:t>t</w:t>
      </w:r>
      <w:r w:rsidRPr="000C1DB3">
        <w:rPr>
          <w:rFonts w:ascii="Verdana" w:eastAsia="MS PMincho" w:hAnsi="Verdana"/>
          <w:spacing w:val="2"/>
          <w:sz w:val="20"/>
          <w:szCs w:val="20"/>
        </w:rPr>
        <w:t>icula</w:t>
      </w:r>
      <w:r w:rsidRPr="000C1DB3">
        <w:rPr>
          <w:rFonts w:ascii="Verdana" w:eastAsia="MS PMincho" w:hAnsi="Verdana"/>
          <w:sz w:val="20"/>
          <w:szCs w:val="20"/>
        </w:rPr>
        <w:t>r</w:t>
      </w:r>
      <w:r w:rsidRPr="000C1DB3">
        <w:rPr>
          <w:rFonts w:ascii="Verdana" w:eastAsia="MS PMincho" w:hAnsi="Verdana"/>
          <w:spacing w:val="36"/>
          <w:sz w:val="20"/>
          <w:szCs w:val="20"/>
        </w:rPr>
        <w:t xml:space="preserve"> </w:t>
      </w:r>
      <w:r w:rsidRPr="000C1DB3">
        <w:rPr>
          <w:rFonts w:ascii="Verdana" w:eastAsia="MS PMincho" w:hAnsi="Verdana"/>
          <w:spacing w:val="-1"/>
          <w:sz w:val="20"/>
          <w:szCs w:val="20"/>
        </w:rPr>
        <w:t>r</w:t>
      </w:r>
      <w:r w:rsidRPr="000C1DB3">
        <w:rPr>
          <w:rFonts w:ascii="Verdana" w:eastAsia="MS PMincho" w:hAnsi="Verdana"/>
          <w:spacing w:val="3"/>
          <w:sz w:val="20"/>
          <w:szCs w:val="20"/>
        </w:rPr>
        <w:t>e</w:t>
      </w:r>
      <w:r w:rsidRPr="000C1DB3">
        <w:rPr>
          <w:rFonts w:ascii="Verdana" w:eastAsia="MS PMincho" w:hAnsi="Verdana"/>
          <w:spacing w:val="2"/>
          <w:sz w:val="20"/>
          <w:szCs w:val="20"/>
        </w:rPr>
        <w:t>qui</w:t>
      </w:r>
      <w:r w:rsidRPr="000C1DB3">
        <w:rPr>
          <w:rFonts w:ascii="Verdana" w:eastAsia="MS PMincho" w:hAnsi="Verdana"/>
          <w:spacing w:val="-1"/>
          <w:sz w:val="20"/>
          <w:szCs w:val="20"/>
        </w:rPr>
        <w:t>r</w:t>
      </w:r>
      <w:r w:rsidRPr="000C1DB3">
        <w:rPr>
          <w:rFonts w:ascii="Verdana" w:eastAsia="MS PMincho" w:hAnsi="Verdana"/>
          <w:spacing w:val="2"/>
          <w:sz w:val="20"/>
          <w:szCs w:val="20"/>
        </w:rPr>
        <w:t>ement</w:t>
      </w:r>
      <w:r w:rsidRPr="000C1DB3">
        <w:rPr>
          <w:rFonts w:ascii="Verdana" w:eastAsia="MS PMincho" w:hAnsi="Verdana"/>
          <w:sz w:val="20"/>
          <w:szCs w:val="20"/>
        </w:rPr>
        <w:t>s</w:t>
      </w:r>
      <w:r w:rsidRPr="000C1DB3">
        <w:rPr>
          <w:rFonts w:ascii="Verdana" w:eastAsia="MS PMincho" w:hAnsi="Verdana"/>
          <w:spacing w:val="38"/>
          <w:sz w:val="20"/>
          <w:szCs w:val="20"/>
        </w:rPr>
        <w:t xml:space="preserve"> </w:t>
      </w:r>
      <w:r w:rsidRPr="000C1DB3">
        <w:rPr>
          <w:rFonts w:ascii="Verdana" w:eastAsia="MS PMincho" w:hAnsi="Verdana"/>
          <w:spacing w:val="-1"/>
          <w:sz w:val="20"/>
          <w:szCs w:val="20"/>
        </w:rPr>
        <w:t>o</w:t>
      </w:r>
      <w:r w:rsidRPr="000C1DB3">
        <w:rPr>
          <w:rFonts w:ascii="Verdana" w:eastAsia="MS PMincho" w:hAnsi="Verdana"/>
          <w:spacing w:val="-2"/>
          <w:sz w:val="20"/>
          <w:szCs w:val="20"/>
        </w:rPr>
        <w:t>v</w:t>
      </w:r>
      <w:r w:rsidRPr="000C1DB3">
        <w:rPr>
          <w:rFonts w:ascii="Verdana" w:eastAsia="MS PMincho" w:hAnsi="Verdana"/>
          <w:spacing w:val="2"/>
          <w:sz w:val="20"/>
          <w:szCs w:val="20"/>
        </w:rPr>
        <w:t>e</w:t>
      </w:r>
      <w:r w:rsidRPr="000C1DB3">
        <w:rPr>
          <w:rFonts w:ascii="Verdana" w:eastAsia="MS PMincho" w:hAnsi="Verdana"/>
          <w:sz w:val="20"/>
          <w:szCs w:val="20"/>
        </w:rPr>
        <w:t>r</w:t>
      </w:r>
      <w:r w:rsidRPr="000C1DB3">
        <w:rPr>
          <w:rFonts w:ascii="Verdana" w:eastAsia="MS PMincho" w:hAnsi="Verdana"/>
          <w:spacing w:val="17"/>
          <w:sz w:val="20"/>
          <w:szCs w:val="20"/>
        </w:rPr>
        <w:t xml:space="preserve"> </w:t>
      </w:r>
      <w:r w:rsidRPr="000C1DB3">
        <w:rPr>
          <w:rFonts w:ascii="Verdana" w:eastAsia="MS PMincho" w:hAnsi="Verdana"/>
          <w:spacing w:val="2"/>
          <w:sz w:val="20"/>
          <w:szCs w:val="20"/>
        </w:rPr>
        <w:t>noti</w:t>
      </w:r>
      <w:r w:rsidRPr="000C1DB3">
        <w:rPr>
          <w:rFonts w:ascii="Verdana" w:eastAsia="MS PMincho" w:hAnsi="Verdana"/>
          <w:sz w:val="20"/>
          <w:szCs w:val="20"/>
        </w:rPr>
        <w:t>ce</w:t>
      </w:r>
      <w:r w:rsidRPr="000C1DB3">
        <w:rPr>
          <w:rFonts w:ascii="Verdana" w:eastAsia="MS PMincho" w:hAnsi="Verdana"/>
          <w:spacing w:val="23"/>
          <w:sz w:val="20"/>
          <w:szCs w:val="20"/>
        </w:rPr>
        <w:t xml:space="preserve"> </w:t>
      </w:r>
      <w:r w:rsidRPr="000C1DB3">
        <w:rPr>
          <w:rFonts w:ascii="Verdana" w:eastAsia="MS PMincho" w:hAnsi="Verdana"/>
          <w:spacing w:val="2"/>
          <w:sz w:val="20"/>
          <w:szCs w:val="20"/>
        </w:rPr>
        <w:t>pe</w:t>
      </w:r>
      <w:r w:rsidRPr="000C1DB3">
        <w:rPr>
          <w:rFonts w:ascii="Verdana" w:eastAsia="MS PMincho" w:hAnsi="Verdana"/>
          <w:spacing w:val="5"/>
          <w:sz w:val="20"/>
          <w:szCs w:val="20"/>
        </w:rPr>
        <w:t>r</w:t>
      </w:r>
      <w:r w:rsidRPr="000C1DB3">
        <w:rPr>
          <w:rFonts w:ascii="Verdana" w:eastAsia="MS PMincho" w:hAnsi="Verdana"/>
          <w:spacing w:val="2"/>
          <w:sz w:val="20"/>
          <w:szCs w:val="20"/>
        </w:rPr>
        <w:t>iods</w:t>
      </w:r>
      <w:r w:rsidRPr="000C1DB3">
        <w:rPr>
          <w:rFonts w:ascii="Verdana" w:eastAsia="MS PMincho" w:hAnsi="Verdana"/>
          <w:sz w:val="20"/>
          <w:szCs w:val="20"/>
        </w:rPr>
        <w:t>,</w:t>
      </w:r>
      <w:r w:rsidRPr="000C1DB3">
        <w:rPr>
          <w:rFonts w:ascii="Verdana" w:eastAsia="MS PMincho" w:hAnsi="Verdana"/>
          <w:spacing w:val="18"/>
          <w:sz w:val="20"/>
          <w:szCs w:val="20"/>
        </w:rPr>
        <w:t xml:space="preserve"> </w:t>
      </w:r>
      <w:r w:rsidRPr="000C1DB3">
        <w:rPr>
          <w:rFonts w:ascii="Verdana" w:eastAsia="MS PMincho" w:hAnsi="Verdana"/>
          <w:spacing w:val="2"/>
          <w:sz w:val="20"/>
          <w:szCs w:val="20"/>
        </w:rPr>
        <w:t>deposits</w:t>
      </w:r>
      <w:r w:rsidRPr="000C1DB3">
        <w:rPr>
          <w:rFonts w:ascii="Verdana" w:eastAsia="MS PMincho" w:hAnsi="Verdana"/>
          <w:sz w:val="20"/>
          <w:szCs w:val="20"/>
        </w:rPr>
        <w:t>,</w:t>
      </w:r>
      <w:r w:rsidRPr="000C1DB3">
        <w:rPr>
          <w:rFonts w:ascii="Verdana" w:eastAsia="MS PMincho" w:hAnsi="Verdana"/>
          <w:spacing w:val="8"/>
          <w:sz w:val="20"/>
          <w:szCs w:val="20"/>
        </w:rPr>
        <w:t xml:space="preserve"> </w:t>
      </w:r>
      <w:r w:rsidRPr="000C1DB3">
        <w:rPr>
          <w:rFonts w:ascii="Verdana" w:eastAsia="MS PMincho" w:hAnsi="Verdana"/>
          <w:spacing w:val="-1"/>
          <w:sz w:val="20"/>
          <w:szCs w:val="20"/>
        </w:rPr>
        <w:t>c</w:t>
      </w:r>
      <w:r w:rsidRPr="000C1DB3">
        <w:rPr>
          <w:rFonts w:ascii="Verdana" w:eastAsia="MS PMincho" w:hAnsi="Verdana"/>
          <w:spacing w:val="2"/>
          <w:sz w:val="20"/>
          <w:szCs w:val="20"/>
        </w:rPr>
        <w:t>ost</w:t>
      </w:r>
      <w:r w:rsidRPr="000C1DB3">
        <w:rPr>
          <w:rFonts w:ascii="Verdana" w:eastAsia="MS PMincho" w:hAnsi="Verdana"/>
          <w:sz w:val="20"/>
          <w:szCs w:val="20"/>
        </w:rPr>
        <w:t>s</w:t>
      </w:r>
      <w:r w:rsidRPr="000C1DB3">
        <w:rPr>
          <w:rFonts w:ascii="Verdana" w:eastAsia="MS PMincho" w:hAnsi="Verdana"/>
          <w:spacing w:val="12"/>
          <w:sz w:val="20"/>
          <w:szCs w:val="20"/>
        </w:rPr>
        <w:t xml:space="preserve"> </w:t>
      </w:r>
      <w:r w:rsidRPr="000C1DB3">
        <w:rPr>
          <w:rFonts w:ascii="Verdana" w:eastAsia="MS PMincho" w:hAnsi="Verdana"/>
          <w:spacing w:val="2"/>
          <w:sz w:val="20"/>
          <w:szCs w:val="20"/>
        </w:rPr>
        <w:t>and</w:t>
      </w:r>
      <w:r w:rsidRPr="000C1DB3">
        <w:rPr>
          <w:rFonts w:ascii="Verdana" w:eastAsia="MS PMincho" w:hAnsi="Verdana"/>
          <w:sz w:val="20"/>
          <w:szCs w:val="20"/>
        </w:rPr>
        <w:t xml:space="preserve"> </w:t>
      </w:r>
      <w:r w:rsidRPr="000C1DB3">
        <w:rPr>
          <w:rFonts w:ascii="Verdana" w:eastAsia="MS PMincho" w:hAnsi="Verdana"/>
          <w:w w:val="93"/>
          <w:sz w:val="20"/>
          <w:szCs w:val="20"/>
        </w:rPr>
        <w:t>va</w:t>
      </w:r>
      <w:r w:rsidRPr="000C1DB3">
        <w:rPr>
          <w:rFonts w:ascii="Verdana" w:eastAsia="MS PMincho" w:hAnsi="Verdana"/>
          <w:spacing w:val="-1"/>
          <w:w w:val="93"/>
          <w:sz w:val="20"/>
          <w:szCs w:val="20"/>
        </w:rPr>
        <w:t>l</w:t>
      </w:r>
      <w:r w:rsidRPr="000C1DB3">
        <w:rPr>
          <w:rFonts w:ascii="Verdana" w:eastAsia="MS PMincho" w:hAnsi="Verdana"/>
          <w:w w:val="108"/>
          <w:sz w:val="20"/>
          <w:szCs w:val="20"/>
        </w:rPr>
        <w:t>u</w:t>
      </w:r>
      <w:r w:rsidRPr="000C1DB3">
        <w:rPr>
          <w:rFonts w:ascii="Verdana" w:eastAsia="MS PMincho" w:hAnsi="Verdana"/>
          <w:w w:val="103"/>
          <w:sz w:val="20"/>
          <w:szCs w:val="20"/>
        </w:rPr>
        <w:t>ation</w:t>
      </w:r>
      <w:r w:rsidRPr="000C1DB3">
        <w:rPr>
          <w:rFonts w:ascii="Verdana" w:eastAsia="MS PMincho" w:hAnsi="Verdana"/>
          <w:spacing w:val="-5"/>
          <w:sz w:val="20"/>
          <w:szCs w:val="20"/>
        </w:rPr>
        <w:t xml:space="preserve"> </w:t>
      </w:r>
      <w:r w:rsidRPr="000C1DB3">
        <w:rPr>
          <w:rFonts w:ascii="Verdana" w:eastAsia="MS PMincho" w:hAnsi="Verdana"/>
          <w:sz w:val="20"/>
          <w:szCs w:val="20"/>
        </w:rPr>
        <w:t>p</w:t>
      </w:r>
      <w:r w:rsidRPr="000C1DB3">
        <w:rPr>
          <w:rFonts w:ascii="Verdana" w:eastAsia="MS PMincho" w:hAnsi="Verdana"/>
          <w:spacing w:val="-3"/>
          <w:sz w:val="20"/>
          <w:szCs w:val="20"/>
        </w:rPr>
        <w:t>r</w:t>
      </w:r>
      <w:r w:rsidRPr="000C1DB3">
        <w:rPr>
          <w:rFonts w:ascii="Verdana" w:eastAsia="MS PMincho" w:hAnsi="Verdana"/>
          <w:sz w:val="20"/>
          <w:szCs w:val="20"/>
        </w:rPr>
        <w:t>o</w:t>
      </w:r>
      <w:r w:rsidRPr="000C1DB3">
        <w:rPr>
          <w:rFonts w:ascii="Verdana" w:eastAsia="MS PMincho" w:hAnsi="Verdana"/>
          <w:spacing w:val="-3"/>
          <w:sz w:val="20"/>
          <w:szCs w:val="20"/>
        </w:rPr>
        <w:t>c</w:t>
      </w:r>
      <w:r w:rsidRPr="000C1DB3">
        <w:rPr>
          <w:rFonts w:ascii="Verdana" w:eastAsia="MS PMincho" w:hAnsi="Verdana"/>
          <w:sz w:val="20"/>
          <w:szCs w:val="20"/>
        </w:rPr>
        <w:t>edu</w:t>
      </w:r>
      <w:r w:rsidRPr="000C1DB3">
        <w:rPr>
          <w:rFonts w:ascii="Verdana" w:eastAsia="MS PMincho" w:hAnsi="Verdana"/>
          <w:spacing w:val="-3"/>
          <w:sz w:val="20"/>
          <w:szCs w:val="20"/>
        </w:rPr>
        <w:t>r</w:t>
      </w:r>
      <w:r w:rsidRPr="000C1DB3">
        <w:rPr>
          <w:rFonts w:ascii="Verdana" w:eastAsia="MS PMincho" w:hAnsi="Verdana"/>
          <w:sz w:val="20"/>
          <w:szCs w:val="20"/>
        </w:rPr>
        <w:t>es</w:t>
      </w:r>
      <w:r w:rsidRPr="000C1DB3">
        <w:rPr>
          <w:rFonts w:ascii="Verdana" w:eastAsia="MS PMincho" w:hAnsi="Verdana"/>
          <w:spacing w:val="1"/>
          <w:sz w:val="20"/>
          <w:szCs w:val="20"/>
        </w:rPr>
        <w:t xml:space="preserve"> </w:t>
      </w:r>
      <w:r w:rsidRPr="000C1DB3">
        <w:rPr>
          <w:rFonts w:ascii="Verdana" w:eastAsia="MS PMincho" w:hAnsi="Verdana"/>
          <w:sz w:val="20"/>
          <w:szCs w:val="20"/>
        </w:rPr>
        <w:t>that</w:t>
      </w:r>
      <w:r w:rsidRPr="000C1DB3">
        <w:rPr>
          <w:rFonts w:ascii="Verdana" w:eastAsia="MS PMincho" w:hAnsi="Verdana"/>
          <w:spacing w:val="13"/>
          <w:sz w:val="20"/>
          <w:szCs w:val="20"/>
        </w:rPr>
        <w:t xml:space="preserve"> </w:t>
      </w:r>
      <w:r w:rsidRPr="000C1DB3">
        <w:rPr>
          <w:rFonts w:ascii="Verdana" w:eastAsia="MS PMincho" w:hAnsi="Verdana"/>
          <w:sz w:val="20"/>
          <w:szCs w:val="20"/>
        </w:rPr>
        <w:t>need</w:t>
      </w:r>
      <w:r w:rsidRPr="000C1DB3">
        <w:rPr>
          <w:rFonts w:ascii="Verdana" w:eastAsia="MS PMincho" w:hAnsi="Verdana"/>
          <w:spacing w:val="-1"/>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4"/>
          <w:sz w:val="20"/>
          <w:szCs w:val="20"/>
        </w:rPr>
        <w:t xml:space="preserve"> </w:t>
      </w:r>
      <w:r w:rsidRPr="000C1DB3">
        <w:rPr>
          <w:rFonts w:ascii="Verdana" w:eastAsia="MS PMincho" w:hAnsi="Verdana"/>
          <w:sz w:val="20"/>
          <w:szCs w:val="20"/>
        </w:rPr>
        <w:t>be</w:t>
      </w:r>
      <w:r w:rsidRPr="000C1DB3">
        <w:rPr>
          <w:rFonts w:ascii="Verdana" w:eastAsia="MS PMincho" w:hAnsi="Verdana"/>
          <w:spacing w:val="-7"/>
          <w:sz w:val="20"/>
          <w:szCs w:val="20"/>
        </w:rPr>
        <w:t xml:space="preserve"> </w:t>
      </w:r>
      <w:r w:rsidRPr="000C1DB3">
        <w:rPr>
          <w:rFonts w:ascii="Verdana" w:eastAsia="MS PMincho" w:hAnsi="Verdana"/>
          <w:sz w:val="20"/>
          <w:szCs w:val="20"/>
        </w:rPr>
        <w:t>adhe</w:t>
      </w:r>
      <w:r w:rsidRPr="000C1DB3">
        <w:rPr>
          <w:rFonts w:ascii="Verdana" w:eastAsia="MS PMincho" w:hAnsi="Verdana"/>
          <w:spacing w:val="-3"/>
          <w:sz w:val="20"/>
          <w:szCs w:val="20"/>
        </w:rPr>
        <w:t>r</w:t>
      </w:r>
      <w:r w:rsidRPr="000C1DB3">
        <w:rPr>
          <w:rFonts w:ascii="Verdana" w:eastAsia="MS PMincho" w:hAnsi="Verdana"/>
          <w:sz w:val="20"/>
          <w:szCs w:val="20"/>
        </w:rPr>
        <w:t>ed</w:t>
      </w:r>
      <w:r w:rsidRPr="000C1DB3">
        <w:rPr>
          <w:rFonts w:ascii="Verdana" w:eastAsia="MS PMincho" w:hAnsi="Verdana"/>
          <w:spacing w:val="2"/>
          <w:sz w:val="20"/>
          <w:szCs w:val="20"/>
        </w:rPr>
        <w:t xml:space="preserve"> </w:t>
      </w:r>
      <w:r w:rsidRPr="000C1DB3">
        <w:rPr>
          <w:rFonts w:ascii="Verdana" w:eastAsia="MS PMincho" w:hAnsi="Verdana"/>
          <w:spacing w:val="-2"/>
          <w:w w:val="111"/>
          <w:sz w:val="20"/>
          <w:szCs w:val="20"/>
        </w:rPr>
        <w:t>t</w:t>
      </w:r>
      <w:r w:rsidRPr="000C1DB3">
        <w:rPr>
          <w:rFonts w:ascii="Verdana" w:eastAsia="MS PMincho" w:hAnsi="Verdana"/>
          <w:spacing w:val="-6"/>
          <w:w w:val="103"/>
          <w:sz w:val="20"/>
          <w:szCs w:val="20"/>
        </w:rPr>
        <w:t>o</w:t>
      </w:r>
      <w:r w:rsidRPr="000C1DB3">
        <w:rPr>
          <w:rFonts w:ascii="Verdana" w:eastAsia="MS PMincho" w:hAnsi="Verdana"/>
          <w:w w:val="96"/>
          <w:sz w:val="20"/>
          <w:szCs w:val="20"/>
        </w:rPr>
        <w:t>.</w:t>
      </w:r>
    </w:p>
    <w:p w14:paraId="3B693B71" w14:textId="77777777" w:rsidR="004E4F70" w:rsidRPr="000C1DB3" w:rsidRDefault="004E4F70" w:rsidP="0083071A">
      <w:pPr>
        <w:widowControl w:val="0"/>
        <w:autoSpaceDE w:val="0"/>
        <w:autoSpaceDN w:val="0"/>
        <w:adjustRightInd w:val="0"/>
        <w:spacing w:line="243" w:lineRule="auto"/>
        <w:ind w:right="95"/>
        <w:rPr>
          <w:rFonts w:ascii="Verdana" w:eastAsia="MS PMincho" w:hAnsi="Verdana"/>
          <w:sz w:val="20"/>
          <w:szCs w:val="20"/>
        </w:rPr>
      </w:pPr>
    </w:p>
    <w:p w14:paraId="4F1A3E1C" w14:textId="77777777" w:rsidR="004C439B" w:rsidRDefault="004C439B" w:rsidP="0083071A">
      <w:pPr>
        <w:widowControl w:val="0"/>
        <w:autoSpaceDE w:val="0"/>
        <w:autoSpaceDN w:val="0"/>
        <w:adjustRightInd w:val="0"/>
        <w:spacing w:before="55"/>
        <w:ind w:right="95"/>
        <w:rPr>
          <w:rFonts w:ascii="Verdana" w:eastAsia="MS PMincho" w:hAnsi="Verdana"/>
          <w:sz w:val="20"/>
          <w:szCs w:val="20"/>
        </w:rPr>
      </w:pPr>
      <w:r w:rsidRPr="000C1DB3">
        <w:rPr>
          <w:rFonts w:ascii="Verdana" w:eastAsia="MS PMincho" w:hAnsi="Verdana"/>
          <w:spacing w:val="-2"/>
          <w:w w:val="97"/>
          <w:sz w:val="20"/>
          <w:szCs w:val="20"/>
        </w:rPr>
        <w:t>S</w:t>
      </w:r>
      <w:r w:rsidRPr="000C1DB3">
        <w:rPr>
          <w:rFonts w:ascii="Verdana" w:eastAsia="MS PMincho" w:hAnsi="Verdana"/>
          <w:w w:val="97"/>
          <w:sz w:val="20"/>
          <w:szCs w:val="20"/>
        </w:rPr>
        <w:t>imilar</w:t>
      </w:r>
      <w:r w:rsidRPr="000C1DB3">
        <w:rPr>
          <w:rFonts w:ascii="Verdana" w:eastAsia="MS PMincho" w:hAnsi="Verdana"/>
          <w:spacing w:val="-7"/>
          <w:w w:val="97"/>
          <w:sz w:val="20"/>
          <w:szCs w:val="20"/>
        </w:rPr>
        <w:t xml:space="preserve"> </w:t>
      </w:r>
      <w:r w:rsidRPr="000C1DB3">
        <w:rPr>
          <w:rFonts w:ascii="Verdana" w:eastAsia="MS PMincho" w:hAnsi="Verdana"/>
          <w:spacing w:val="3"/>
          <w:sz w:val="20"/>
          <w:szCs w:val="20"/>
        </w:rPr>
        <w:t>r</w:t>
      </w:r>
      <w:r w:rsidRPr="000C1DB3">
        <w:rPr>
          <w:rFonts w:ascii="Verdana" w:eastAsia="MS PMincho" w:hAnsi="Verdana"/>
          <w:sz w:val="20"/>
          <w:szCs w:val="20"/>
        </w:rPr>
        <w:t>i</w:t>
      </w:r>
      <w:r w:rsidRPr="000C1DB3">
        <w:rPr>
          <w:rFonts w:ascii="Verdana" w:eastAsia="MS PMincho" w:hAnsi="Verdana"/>
          <w:spacing w:val="3"/>
          <w:sz w:val="20"/>
          <w:szCs w:val="20"/>
        </w:rPr>
        <w:t>g</w:t>
      </w:r>
      <w:r w:rsidRPr="000C1DB3">
        <w:rPr>
          <w:rFonts w:ascii="Verdana" w:eastAsia="MS PMincho" w:hAnsi="Verdana"/>
          <w:sz w:val="20"/>
          <w:szCs w:val="20"/>
        </w:rPr>
        <w:t>hts</w:t>
      </w:r>
      <w:r w:rsidRPr="000C1DB3">
        <w:rPr>
          <w:rFonts w:ascii="Verdana" w:eastAsia="MS PMincho" w:hAnsi="Verdana"/>
          <w:spacing w:val="-12"/>
          <w:sz w:val="20"/>
          <w:szCs w:val="20"/>
        </w:rPr>
        <w:t xml:space="preserve"> </w:t>
      </w:r>
      <w:r w:rsidRPr="000C1DB3">
        <w:rPr>
          <w:rFonts w:ascii="Verdana" w:eastAsia="MS PMincho" w:hAnsi="Verdana"/>
          <w:w w:val="98"/>
          <w:sz w:val="20"/>
          <w:szCs w:val="20"/>
        </w:rPr>
        <w:t>apply</w:t>
      </w:r>
      <w:r w:rsidRPr="000C1DB3">
        <w:rPr>
          <w:rFonts w:ascii="Verdana" w:eastAsia="MS PMincho" w:hAnsi="Verdana"/>
          <w:spacing w:val="-11"/>
          <w:w w:val="98"/>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3"/>
          <w:sz w:val="20"/>
          <w:szCs w:val="20"/>
        </w:rPr>
        <w:t xml:space="preserve"> </w:t>
      </w:r>
      <w:r w:rsidR="004E4F70" w:rsidRPr="000C1DB3">
        <w:rPr>
          <w:rFonts w:ascii="Verdana" w:eastAsia="MS PMincho" w:hAnsi="Verdana"/>
          <w:spacing w:val="-2"/>
          <w:sz w:val="20"/>
          <w:szCs w:val="20"/>
        </w:rPr>
        <w:t>leaseholders</w:t>
      </w:r>
      <w:r w:rsidRPr="000C1DB3">
        <w:rPr>
          <w:rFonts w:ascii="Verdana" w:eastAsia="MS PMincho" w:hAnsi="Verdana"/>
          <w:spacing w:val="1"/>
          <w:sz w:val="20"/>
          <w:szCs w:val="20"/>
        </w:rPr>
        <w:t xml:space="preserve"> </w:t>
      </w:r>
      <w:r w:rsidRPr="000C1DB3">
        <w:rPr>
          <w:rFonts w:ascii="Verdana" w:eastAsia="MS PMincho" w:hAnsi="Verdana"/>
          <w:sz w:val="20"/>
          <w:szCs w:val="20"/>
        </w:rPr>
        <w:t>of</w:t>
      </w:r>
      <w:r w:rsidRPr="000C1DB3">
        <w:rPr>
          <w:rFonts w:ascii="Verdana" w:eastAsia="MS PMincho" w:hAnsi="Verdana"/>
          <w:spacing w:val="-10"/>
          <w:sz w:val="20"/>
          <w:szCs w:val="20"/>
        </w:rPr>
        <w:t xml:space="preserve"> </w:t>
      </w:r>
      <w:r w:rsidRPr="000C1DB3">
        <w:rPr>
          <w:rFonts w:ascii="Verdana" w:eastAsia="MS PMincho" w:hAnsi="Verdana"/>
          <w:sz w:val="20"/>
          <w:szCs w:val="20"/>
        </w:rPr>
        <w:t>houses</w:t>
      </w:r>
      <w:r w:rsidRPr="000C1DB3">
        <w:rPr>
          <w:rFonts w:ascii="Verdana" w:eastAsia="MS PMincho" w:hAnsi="Verdana"/>
          <w:spacing w:val="-17"/>
          <w:sz w:val="20"/>
          <w:szCs w:val="20"/>
        </w:rPr>
        <w:t xml:space="preserve"> </w:t>
      </w:r>
      <w:r w:rsidRPr="000C1DB3">
        <w:rPr>
          <w:rFonts w:ascii="Verdana" w:eastAsia="MS PMincho" w:hAnsi="Verdana"/>
          <w:sz w:val="20"/>
          <w:szCs w:val="20"/>
        </w:rPr>
        <w:t>under</w:t>
      </w:r>
      <w:r w:rsidRPr="000C1DB3">
        <w:rPr>
          <w:rFonts w:ascii="Verdana" w:eastAsia="MS PMincho" w:hAnsi="Verdana"/>
          <w:spacing w:val="11"/>
          <w:sz w:val="20"/>
          <w:szCs w:val="20"/>
        </w:rPr>
        <w:t xml:space="preserve"> </w:t>
      </w:r>
      <w:r w:rsidRPr="000C1DB3">
        <w:rPr>
          <w:rFonts w:ascii="Verdana" w:eastAsia="MS PMincho" w:hAnsi="Verdana"/>
          <w:sz w:val="20"/>
          <w:szCs w:val="20"/>
        </w:rPr>
        <w:t>the</w:t>
      </w:r>
      <w:r w:rsidRPr="000C1DB3">
        <w:rPr>
          <w:rFonts w:ascii="Verdana" w:eastAsia="MS PMincho" w:hAnsi="Verdana"/>
          <w:spacing w:val="-5"/>
          <w:sz w:val="20"/>
          <w:szCs w:val="20"/>
        </w:rPr>
        <w:t xml:space="preserve"> </w:t>
      </w:r>
      <w:r w:rsidRPr="000C1DB3">
        <w:rPr>
          <w:rFonts w:ascii="Verdana" w:eastAsia="MS PMincho" w:hAnsi="Verdana"/>
          <w:i/>
          <w:iCs/>
          <w:spacing w:val="-2"/>
          <w:w w:val="93"/>
          <w:sz w:val="20"/>
          <w:szCs w:val="20"/>
        </w:rPr>
        <w:t>L</w:t>
      </w:r>
      <w:r w:rsidRPr="000C1DB3">
        <w:rPr>
          <w:rFonts w:ascii="Verdana" w:eastAsia="MS PMincho" w:hAnsi="Verdana"/>
          <w:i/>
          <w:iCs/>
          <w:w w:val="93"/>
          <w:sz w:val="20"/>
          <w:szCs w:val="20"/>
        </w:rPr>
        <w:t>ea</w:t>
      </w:r>
      <w:r w:rsidRPr="000C1DB3">
        <w:rPr>
          <w:rFonts w:ascii="Verdana" w:eastAsia="MS PMincho" w:hAnsi="Verdana"/>
          <w:i/>
          <w:iCs/>
          <w:spacing w:val="2"/>
          <w:w w:val="93"/>
          <w:sz w:val="20"/>
          <w:szCs w:val="20"/>
        </w:rPr>
        <w:t>s</w:t>
      </w:r>
      <w:r w:rsidRPr="000C1DB3">
        <w:rPr>
          <w:rFonts w:ascii="Verdana" w:eastAsia="MS PMincho" w:hAnsi="Verdana"/>
          <w:i/>
          <w:iCs/>
          <w:w w:val="93"/>
          <w:sz w:val="20"/>
          <w:szCs w:val="20"/>
        </w:rPr>
        <w:t>ehold</w:t>
      </w:r>
      <w:r w:rsidRPr="000C1DB3">
        <w:rPr>
          <w:rFonts w:ascii="Verdana" w:eastAsia="MS PMincho" w:hAnsi="Verdana"/>
          <w:i/>
          <w:iCs/>
          <w:spacing w:val="-13"/>
          <w:w w:val="93"/>
          <w:sz w:val="20"/>
          <w:szCs w:val="20"/>
        </w:rPr>
        <w:t xml:space="preserve"> </w:t>
      </w:r>
      <w:r w:rsidRPr="000C1DB3">
        <w:rPr>
          <w:rFonts w:ascii="Verdana" w:eastAsia="MS PMincho" w:hAnsi="Verdana"/>
          <w:i/>
          <w:iCs/>
          <w:spacing w:val="-4"/>
          <w:w w:val="93"/>
          <w:sz w:val="20"/>
          <w:szCs w:val="20"/>
        </w:rPr>
        <w:t>R</w:t>
      </w:r>
      <w:r w:rsidRPr="000C1DB3">
        <w:rPr>
          <w:rFonts w:ascii="Verdana" w:eastAsia="MS PMincho" w:hAnsi="Verdana"/>
          <w:i/>
          <w:iCs/>
          <w:spacing w:val="2"/>
          <w:w w:val="93"/>
          <w:sz w:val="20"/>
          <w:szCs w:val="20"/>
        </w:rPr>
        <w:t>e</w:t>
      </w:r>
      <w:r w:rsidRPr="000C1DB3">
        <w:rPr>
          <w:rFonts w:ascii="Verdana" w:eastAsia="MS PMincho" w:hAnsi="Verdana"/>
          <w:i/>
          <w:iCs/>
          <w:w w:val="93"/>
          <w:sz w:val="20"/>
          <w:szCs w:val="20"/>
        </w:rPr>
        <w:t>fo</w:t>
      </w:r>
      <w:r w:rsidRPr="000C1DB3">
        <w:rPr>
          <w:rFonts w:ascii="Verdana" w:eastAsia="MS PMincho" w:hAnsi="Verdana"/>
          <w:i/>
          <w:iCs/>
          <w:spacing w:val="3"/>
          <w:w w:val="93"/>
          <w:sz w:val="20"/>
          <w:szCs w:val="20"/>
        </w:rPr>
        <w:t>r</w:t>
      </w:r>
      <w:r w:rsidRPr="000C1DB3">
        <w:rPr>
          <w:rFonts w:ascii="Verdana" w:eastAsia="MS PMincho" w:hAnsi="Verdana"/>
          <w:i/>
          <w:iCs/>
          <w:w w:val="93"/>
          <w:sz w:val="20"/>
          <w:szCs w:val="20"/>
        </w:rPr>
        <w:t>m</w:t>
      </w:r>
      <w:r w:rsidRPr="000C1DB3">
        <w:rPr>
          <w:rFonts w:ascii="Verdana" w:eastAsia="MS PMincho" w:hAnsi="Verdana"/>
          <w:i/>
          <w:iCs/>
          <w:spacing w:val="14"/>
          <w:w w:val="93"/>
          <w:sz w:val="20"/>
          <w:szCs w:val="20"/>
        </w:rPr>
        <w:t xml:space="preserve"> </w:t>
      </w:r>
      <w:r w:rsidRPr="000C1DB3">
        <w:rPr>
          <w:rFonts w:ascii="Verdana" w:eastAsia="MS PMincho" w:hAnsi="Verdana"/>
          <w:i/>
          <w:iCs/>
          <w:spacing w:val="-6"/>
          <w:w w:val="93"/>
          <w:sz w:val="20"/>
          <w:szCs w:val="20"/>
        </w:rPr>
        <w:t>A</w:t>
      </w:r>
      <w:r w:rsidRPr="000C1DB3">
        <w:rPr>
          <w:rFonts w:ascii="Verdana" w:eastAsia="MS PMincho" w:hAnsi="Verdana"/>
          <w:i/>
          <w:iCs/>
          <w:spacing w:val="1"/>
          <w:w w:val="93"/>
          <w:sz w:val="20"/>
          <w:szCs w:val="20"/>
        </w:rPr>
        <w:t>c</w:t>
      </w:r>
      <w:r w:rsidRPr="000C1DB3">
        <w:rPr>
          <w:rFonts w:ascii="Verdana" w:eastAsia="MS PMincho" w:hAnsi="Verdana"/>
          <w:i/>
          <w:iCs/>
          <w:w w:val="93"/>
          <w:sz w:val="20"/>
          <w:szCs w:val="20"/>
        </w:rPr>
        <w:t xml:space="preserve">t </w:t>
      </w:r>
      <w:r w:rsidRPr="000C1DB3">
        <w:rPr>
          <w:rFonts w:ascii="Verdana" w:eastAsia="MS PMincho" w:hAnsi="Verdana"/>
          <w:sz w:val="20"/>
          <w:szCs w:val="20"/>
        </w:rPr>
        <w:t>1967.</w:t>
      </w:r>
    </w:p>
    <w:p w14:paraId="3CCD8CC4" w14:textId="77777777" w:rsidR="000C1DB3" w:rsidRPr="000C1DB3" w:rsidRDefault="000C1DB3" w:rsidP="0083071A">
      <w:pPr>
        <w:widowControl w:val="0"/>
        <w:autoSpaceDE w:val="0"/>
        <w:autoSpaceDN w:val="0"/>
        <w:adjustRightInd w:val="0"/>
        <w:spacing w:before="55"/>
        <w:ind w:right="95"/>
        <w:rPr>
          <w:rFonts w:ascii="Verdana" w:eastAsia="MS PMincho" w:hAnsi="Verdana"/>
          <w:sz w:val="20"/>
          <w:szCs w:val="20"/>
        </w:rPr>
      </w:pPr>
    </w:p>
    <w:tbl>
      <w:tblPr>
        <w:tblStyle w:val="TableGrid"/>
        <w:tblW w:w="0" w:type="auto"/>
        <w:tblLook w:val="04A0" w:firstRow="1" w:lastRow="0" w:firstColumn="1" w:lastColumn="0" w:noHBand="0" w:noVBand="1"/>
      </w:tblPr>
      <w:tblGrid>
        <w:gridCol w:w="9242"/>
      </w:tblGrid>
      <w:tr w:rsidR="007F4EB0" w:rsidRPr="000C1DB3" w14:paraId="33CCD452" w14:textId="77777777" w:rsidTr="007F4EB0">
        <w:tc>
          <w:tcPr>
            <w:tcW w:w="9242" w:type="dxa"/>
          </w:tcPr>
          <w:p w14:paraId="349E17D1" w14:textId="77777777" w:rsidR="007F4EB0" w:rsidRPr="000C1DB3" w:rsidRDefault="007F4EB0" w:rsidP="0083071A">
            <w:pPr>
              <w:widowControl w:val="0"/>
              <w:autoSpaceDE w:val="0"/>
              <w:autoSpaceDN w:val="0"/>
              <w:adjustRightInd w:val="0"/>
              <w:spacing w:before="55"/>
              <w:ind w:right="95"/>
              <w:rPr>
                <w:rFonts w:ascii="Verdana" w:eastAsia="MS PMincho" w:hAnsi="Verdana"/>
                <w:i/>
                <w:sz w:val="20"/>
                <w:szCs w:val="20"/>
              </w:rPr>
            </w:pPr>
            <w:r w:rsidRPr="000C1DB3">
              <w:rPr>
                <w:rFonts w:ascii="Verdana" w:eastAsia="MS PMincho" w:hAnsi="Verdana"/>
                <w:i/>
                <w:sz w:val="20"/>
                <w:szCs w:val="20"/>
              </w:rPr>
              <w:t>Leasehold Reform, Housing and Urban Development Act 1993</w:t>
            </w:r>
          </w:p>
          <w:p w14:paraId="300473E2" w14:textId="77777777" w:rsidR="007F4EB0" w:rsidRPr="000C1DB3" w:rsidRDefault="007F4EB0" w:rsidP="0083071A">
            <w:pPr>
              <w:widowControl w:val="0"/>
              <w:autoSpaceDE w:val="0"/>
              <w:autoSpaceDN w:val="0"/>
              <w:adjustRightInd w:val="0"/>
              <w:spacing w:before="55"/>
              <w:ind w:right="95"/>
              <w:rPr>
                <w:rFonts w:ascii="Verdana" w:eastAsia="MS PMincho" w:hAnsi="Verdana"/>
                <w:i/>
                <w:sz w:val="20"/>
                <w:szCs w:val="20"/>
              </w:rPr>
            </w:pPr>
            <w:r w:rsidRPr="000C1DB3">
              <w:rPr>
                <w:rFonts w:ascii="Verdana" w:eastAsia="MS PMincho" w:hAnsi="Verdana"/>
                <w:i/>
                <w:sz w:val="20"/>
                <w:szCs w:val="20"/>
              </w:rPr>
              <w:t xml:space="preserve">Leasehold Reform (Collective Enfranchisement and Lease Renewal) Regulations 1993 (SI 1993/2407) (as amended by the </w:t>
            </w:r>
            <w:r w:rsidR="00495E4F" w:rsidRPr="000C1DB3">
              <w:rPr>
                <w:rFonts w:ascii="Verdana" w:eastAsia="MS PMincho" w:hAnsi="Verdana"/>
                <w:i/>
                <w:sz w:val="20"/>
                <w:szCs w:val="20"/>
              </w:rPr>
              <w:t>Leasehold Reform</w:t>
            </w:r>
            <w:r w:rsidRPr="000C1DB3">
              <w:rPr>
                <w:rFonts w:ascii="Verdana" w:eastAsia="MS PMincho" w:hAnsi="Verdana"/>
                <w:i/>
                <w:sz w:val="20"/>
                <w:szCs w:val="20"/>
              </w:rPr>
              <w:t xml:space="preserve"> (Collective Enfranchisement and Lease Renewal)(Amendment)(England) Regulations 2003 (SI 2003/1990)</w:t>
            </w:r>
          </w:p>
          <w:p w14:paraId="35DE7F77" w14:textId="77777777" w:rsidR="007F4EB0" w:rsidRPr="000C1DB3" w:rsidRDefault="007F4EB0" w:rsidP="0083071A">
            <w:pPr>
              <w:widowControl w:val="0"/>
              <w:autoSpaceDE w:val="0"/>
              <w:autoSpaceDN w:val="0"/>
              <w:adjustRightInd w:val="0"/>
              <w:spacing w:before="55"/>
              <w:ind w:right="95"/>
              <w:rPr>
                <w:rFonts w:ascii="Verdana" w:eastAsia="MS PMincho" w:hAnsi="Verdana"/>
                <w:i/>
                <w:sz w:val="20"/>
                <w:szCs w:val="20"/>
              </w:rPr>
            </w:pPr>
            <w:r w:rsidRPr="000C1DB3">
              <w:rPr>
                <w:rFonts w:ascii="Verdana" w:eastAsia="MS PMincho" w:hAnsi="Verdana"/>
                <w:i/>
                <w:sz w:val="20"/>
                <w:szCs w:val="20"/>
              </w:rPr>
              <w:t>Leasehold Reform (Collective Enfranchisement) (Counter-notices)(England) Regulations 2002 (SI 2002/3208)</w:t>
            </w:r>
          </w:p>
        </w:tc>
      </w:tr>
    </w:tbl>
    <w:p w14:paraId="53FA0A55" w14:textId="77777777" w:rsidR="007F4EB0" w:rsidRPr="000C1DB3" w:rsidRDefault="007F4EB0" w:rsidP="0083071A">
      <w:pPr>
        <w:widowControl w:val="0"/>
        <w:autoSpaceDE w:val="0"/>
        <w:autoSpaceDN w:val="0"/>
        <w:adjustRightInd w:val="0"/>
        <w:spacing w:before="55"/>
        <w:ind w:right="95"/>
        <w:rPr>
          <w:rFonts w:ascii="Verdana" w:eastAsia="MS PMincho" w:hAnsi="Verdana"/>
          <w:sz w:val="20"/>
          <w:szCs w:val="20"/>
        </w:rPr>
      </w:pPr>
    </w:p>
    <w:p w14:paraId="3A6B2FBA" w14:textId="77777777" w:rsidR="004E4F70" w:rsidRPr="000C1DB3" w:rsidRDefault="004E4F70" w:rsidP="0083071A">
      <w:pPr>
        <w:widowControl w:val="0"/>
        <w:autoSpaceDE w:val="0"/>
        <w:autoSpaceDN w:val="0"/>
        <w:adjustRightInd w:val="0"/>
        <w:spacing w:before="55"/>
        <w:ind w:right="95"/>
        <w:rPr>
          <w:rFonts w:ascii="Verdana" w:eastAsia="MS PMincho" w:hAnsi="Verdana"/>
          <w:sz w:val="20"/>
          <w:szCs w:val="20"/>
        </w:rPr>
      </w:pPr>
    </w:p>
    <w:p w14:paraId="3D12CC09" w14:textId="77777777" w:rsidR="004C439B" w:rsidRPr="000C1DB3" w:rsidRDefault="004C439B" w:rsidP="004C654A">
      <w:pPr>
        <w:rPr>
          <w:rFonts w:ascii="Verdana" w:eastAsia="MS PMincho" w:hAnsi="Verdana"/>
          <w:b/>
          <w:sz w:val="20"/>
          <w:szCs w:val="20"/>
        </w:rPr>
      </w:pPr>
      <w:r w:rsidRPr="000C1DB3">
        <w:rPr>
          <w:rFonts w:ascii="Verdana" w:eastAsia="MS PMincho" w:hAnsi="Verdana"/>
          <w:b/>
          <w:w w:val="96"/>
          <w:sz w:val="20"/>
          <w:szCs w:val="20"/>
        </w:rPr>
        <w:t>Ri</w:t>
      </w:r>
      <w:r w:rsidRPr="000C1DB3">
        <w:rPr>
          <w:rFonts w:ascii="Verdana" w:eastAsia="MS PMincho" w:hAnsi="Verdana"/>
          <w:b/>
          <w:spacing w:val="3"/>
          <w:w w:val="96"/>
          <w:sz w:val="20"/>
          <w:szCs w:val="20"/>
        </w:rPr>
        <w:t>g</w:t>
      </w:r>
      <w:r w:rsidRPr="000C1DB3">
        <w:rPr>
          <w:rFonts w:ascii="Verdana" w:eastAsia="MS PMincho" w:hAnsi="Verdana"/>
          <w:b/>
          <w:w w:val="96"/>
          <w:sz w:val="20"/>
          <w:szCs w:val="20"/>
        </w:rPr>
        <w:t>ht</w:t>
      </w:r>
      <w:r w:rsidRPr="000C1DB3">
        <w:rPr>
          <w:rFonts w:ascii="Verdana" w:eastAsia="MS PMincho" w:hAnsi="Verdana"/>
          <w:b/>
          <w:spacing w:val="-7"/>
          <w:w w:val="96"/>
          <w:sz w:val="20"/>
          <w:szCs w:val="20"/>
        </w:rPr>
        <w:t xml:space="preserve"> </w:t>
      </w:r>
      <w:r w:rsidRPr="000C1DB3">
        <w:rPr>
          <w:rFonts w:ascii="Verdana" w:eastAsia="MS PMincho" w:hAnsi="Verdana"/>
          <w:b/>
          <w:spacing w:val="-2"/>
          <w:sz w:val="20"/>
          <w:szCs w:val="20"/>
        </w:rPr>
        <w:t>t</w:t>
      </w:r>
      <w:r w:rsidRPr="000C1DB3">
        <w:rPr>
          <w:rFonts w:ascii="Verdana" w:eastAsia="MS PMincho" w:hAnsi="Verdana"/>
          <w:b/>
          <w:sz w:val="20"/>
          <w:szCs w:val="20"/>
        </w:rPr>
        <w:t>o</w:t>
      </w:r>
      <w:r w:rsidRPr="000C1DB3">
        <w:rPr>
          <w:rFonts w:ascii="Verdana" w:eastAsia="MS PMincho" w:hAnsi="Verdana"/>
          <w:b/>
          <w:spacing w:val="-8"/>
          <w:sz w:val="20"/>
          <w:szCs w:val="20"/>
        </w:rPr>
        <w:t xml:space="preserve"> </w:t>
      </w:r>
      <w:r w:rsidRPr="000C1DB3">
        <w:rPr>
          <w:rFonts w:ascii="Verdana" w:eastAsia="MS PMincho" w:hAnsi="Verdana"/>
          <w:b/>
          <w:w w:val="95"/>
          <w:sz w:val="20"/>
          <w:szCs w:val="20"/>
        </w:rPr>
        <w:t>va</w:t>
      </w:r>
      <w:r w:rsidRPr="000C1DB3">
        <w:rPr>
          <w:rFonts w:ascii="Verdana" w:eastAsia="MS PMincho" w:hAnsi="Verdana"/>
          <w:b/>
          <w:spacing w:val="8"/>
          <w:w w:val="95"/>
          <w:sz w:val="20"/>
          <w:szCs w:val="20"/>
        </w:rPr>
        <w:t>r</w:t>
      </w:r>
      <w:r w:rsidRPr="000C1DB3">
        <w:rPr>
          <w:rFonts w:ascii="Verdana" w:eastAsia="MS PMincho" w:hAnsi="Verdana"/>
          <w:b/>
          <w:w w:val="95"/>
          <w:sz w:val="20"/>
          <w:szCs w:val="20"/>
        </w:rPr>
        <w:t>y</w:t>
      </w:r>
      <w:r w:rsidRPr="000C1DB3">
        <w:rPr>
          <w:rFonts w:ascii="Verdana" w:eastAsia="MS PMincho" w:hAnsi="Verdana"/>
          <w:b/>
          <w:spacing w:val="-13"/>
          <w:w w:val="95"/>
          <w:sz w:val="20"/>
          <w:szCs w:val="20"/>
        </w:rPr>
        <w:t xml:space="preserve"> </w:t>
      </w:r>
      <w:r w:rsidRPr="000C1DB3">
        <w:rPr>
          <w:rFonts w:ascii="Verdana" w:eastAsia="MS PMincho" w:hAnsi="Verdana"/>
          <w:b/>
          <w:spacing w:val="-5"/>
          <w:w w:val="95"/>
          <w:sz w:val="20"/>
          <w:szCs w:val="20"/>
        </w:rPr>
        <w:t>y</w:t>
      </w:r>
      <w:r w:rsidRPr="000C1DB3">
        <w:rPr>
          <w:rFonts w:ascii="Verdana" w:eastAsia="MS PMincho" w:hAnsi="Verdana"/>
          <w:b/>
          <w:w w:val="95"/>
          <w:sz w:val="20"/>
          <w:szCs w:val="20"/>
        </w:rPr>
        <w:t>our</w:t>
      </w:r>
      <w:r w:rsidRPr="000C1DB3">
        <w:rPr>
          <w:rFonts w:ascii="Verdana" w:eastAsia="MS PMincho" w:hAnsi="Verdana"/>
          <w:b/>
          <w:spacing w:val="-3"/>
          <w:w w:val="95"/>
          <w:sz w:val="20"/>
          <w:szCs w:val="20"/>
        </w:rPr>
        <w:t xml:space="preserve"> </w:t>
      </w:r>
      <w:r w:rsidRPr="000C1DB3">
        <w:rPr>
          <w:rFonts w:ascii="Verdana" w:eastAsia="MS PMincho" w:hAnsi="Verdana"/>
          <w:b/>
          <w:sz w:val="20"/>
          <w:szCs w:val="20"/>
        </w:rPr>
        <w:t>l</w:t>
      </w:r>
      <w:r w:rsidRPr="000C1DB3">
        <w:rPr>
          <w:rFonts w:ascii="Verdana" w:eastAsia="MS PMincho" w:hAnsi="Verdana"/>
          <w:b/>
          <w:spacing w:val="1"/>
          <w:sz w:val="20"/>
          <w:szCs w:val="20"/>
        </w:rPr>
        <w:t>e</w:t>
      </w:r>
      <w:r w:rsidRPr="000C1DB3">
        <w:rPr>
          <w:rFonts w:ascii="Verdana" w:eastAsia="MS PMincho" w:hAnsi="Verdana"/>
          <w:b/>
          <w:sz w:val="20"/>
          <w:szCs w:val="20"/>
        </w:rPr>
        <w:t>ase</w:t>
      </w:r>
    </w:p>
    <w:p w14:paraId="152A4A77" w14:textId="77777777" w:rsidR="004C439B" w:rsidRPr="000C1DB3" w:rsidRDefault="004C439B" w:rsidP="004E4F70">
      <w:pPr>
        <w:widowControl w:val="0"/>
        <w:autoSpaceDE w:val="0"/>
        <w:autoSpaceDN w:val="0"/>
        <w:adjustRightInd w:val="0"/>
        <w:spacing w:line="110" w:lineRule="exact"/>
        <w:ind w:right="95"/>
        <w:rPr>
          <w:rFonts w:ascii="Verdana" w:eastAsia="MS PMincho" w:hAnsi="Verdana"/>
          <w:sz w:val="20"/>
          <w:szCs w:val="20"/>
        </w:rPr>
      </w:pPr>
    </w:p>
    <w:p w14:paraId="12777EDD" w14:textId="77777777" w:rsidR="004E4F70" w:rsidRPr="000C1DB3" w:rsidRDefault="004E4F70" w:rsidP="004E4F70">
      <w:pPr>
        <w:widowControl w:val="0"/>
        <w:autoSpaceDE w:val="0"/>
        <w:autoSpaceDN w:val="0"/>
        <w:adjustRightInd w:val="0"/>
        <w:spacing w:line="110" w:lineRule="exact"/>
        <w:ind w:right="95"/>
        <w:rPr>
          <w:rFonts w:ascii="Verdana" w:eastAsia="MS PMincho" w:hAnsi="Verdana"/>
          <w:sz w:val="20"/>
          <w:szCs w:val="20"/>
        </w:rPr>
      </w:pPr>
    </w:p>
    <w:p w14:paraId="0D4AB0A4" w14:textId="20BF8EAC" w:rsidR="004C439B" w:rsidRDefault="004C439B" w:rsidP="0083071A">
      <w:pPr>
        <w:widowControl w:val="0"/>
        <w:autoSpaceDE w:val="0"/>
        <w:autoSpaceDN w:val="0"/>
        <w:adjustRightInd w:val="0"/>
        <w:spacing w:line="243" w:lineRule="auto"/>
        <w:ind w:right="95"/>
        <w:rPr>
          <w:rFonts w:ascii="Verdana" w:eastAsia="MS PMincho" w:hAnsi="Verdana"/>
          <w:w w:val="94"/>
          <w:sz w:val="20"/>
          <w:szCs w:val="20"/>
        </w:rPr>
      </w:pPr>
      <w:r w:rsidRPr="000C1DB3">
        <w:rPr>
          <w:rFonts w:ascii="Verdana" w:eastAsia="MS PMincho" w:hAnsi="Verdana"/>
          <w:spacing w:val="-3"/>
          <w:w w:val="97"/>
          <w:sz w:val="20"/>
          <w:szCs w:val="20"/>
        </w:rPr>
        <w:t>S</w:t>
      </w:r>
      <w:r w:rsidRPr="000C1DB3">
        <w:rPr>
          <w:rFonts w:ascii="Verdana" w:eastAsia="MS PMincho" w:hAnsi="Verdana"/>
          <w:w w:val="97"/>
          <w:sz w:val="20"/>
          <w:szCs w:val="20"/>
        </w:rPr>
        <w:t>ubje</w:t>
      </w:r>
      <w:r w:rsidRPr="000C1DB3">
        <w:rPr>
          <w:rFonts w:ascii="Verdana" w:eastAsia="MS PMincho" w:hAnsi="Verdana"/>
          <w:spacing w:val="1"/>
          <w:w w:val="97"/>
          <w:sz w:val="20"/>
          <w:szCs w:val="20"/>
        </w:rPr>
        <w:t>c</w:t>
      </w:r>
      <w:r w:rsidRPr="000C1DB3">
        <w:rPr>
          <w:rFonts w:ascii="Verdana" w:eastAsia="MS PMincho" w:hAnsi="Verdana"/>
          <w:w w:val="97"/>
          <w:sz w:val="20"/>
          <w:szCs w:val="20"/>
        </w:rPr>
        <w:t>t</w:t>
      </w:r>
      <w:r w:rsidRPr="000C1DB3">
        <w:rPr>
          <w:rFonts w:ascii="Verdana" w:eastAsia="MS PMincho" w:hAnsi="Verdana"/>
          <w:spacing w:val="-2"/>
          <w:w w:val="97"/>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3"/>
          <w:sz w:val="20"/>
          <w:szCs w:val="20"/>
        </w:rPr>
        <w:t xml:space="preserve"> </w:t>
      </w:r>
      <w:r w:rsidRPr="000C1DB3">
        <w:rPr>
          <w:rFonts w:ascii="Verdana" w:eastAsia="MS PMincho" w:hAnsi="Verdana"/>
          <w:sz w:val="20"/>
          <w:szCs w:val="20"/>
        </w:rPr>
        <w:t>the</w:t>
      </w:r>
      <w:r w:rsidRPr="000C1DB3">
        <w:rPr>
          <w:rFonts w:ascii="Verdana" w:eastAsia="MS PMincho" w:hAnsi="Verdana"/>
          <w:spacing w:val="1"/>
          <w:sz w:val="20"/>
          <w:szCs w:val="20"/>
        </w:rPr>
        <w:t xml:space="preserve"> </w:t>
      </w:r>
      <w:r w:rsidRPr="000C1DB3">
        <w:rPr>
          <w:rFonts w:ascii="Verdana" w:eastAsia="MS PMincho" w:hAnsi="Verdana"/>
          <w:sz w:val="20"/>
          <w:szCs w:val="20"/>
        </w:rPr>
        <w:t>a</w:t>
      </w:r>
      <w:r w:rsidRPr="000C1DB3">
        <w:rPr>
          <w:rFonts w:ascii="Verdana" w:eastAsia="MS PMincho" w:hAnsi="Verdana"/>
          <w:spacing w:val="2"/>
          <w:sz w:val="20"/>
          <w:szCs w:val="20"/>
        </w:rPr>
        <w:t>g</w:t>
      </w:r>
      <w:r w:rsidRPr="000C1DB3">
        <w:rPr>
          <w:rFonts w:ascii="Verdana" w:eastAsia="MS PMincho" w:hAnsi="Verdana"/>
          <w:spacing w:val="-3"/>
          <w:sz w:val="20"/>
          <w:szCs w:val="20"/>
        </w:rPr>
        <w:t>r</w:t>
      </w:r>
      <w:r w:rsidRPr="000C1DB3">
        <w:rPr>
          <w:rFonts w:ascii="Verdana" w:eastAsia="MS PMincho" w:hAnsi="Verdana"/>
          <w:sz w:val="20"/>
          <w:szCs w:val="20"/>
        </w:rPr>
        <w:t>eement</w:t>
      </w:r>
      <w:r w:rsidRPr="000C1DB3">
        <w:rPr>
          <w:rFonts w:ascii="Verdana" w:eastAsia="MS PMincho" w:hAnsi="Verdana"/>
          <w:spacing w:val="5"/>
          <w:sz w:val="20"/>
          <w:szCs w:val="20"/>
        </w:rPr>
        <w:t xml:space="preserve"> </w:t>
      </w:r>
      <w:r w:rsidRPr="000C1DB3">
        <w:rPr>
          <w:rFonts w:ascii="Verdana" w:eastAsia="MS PMincho" w:hAnsi="Verdana"/>
          <w:sz w:val="20"/>
          <w:szCs w:val="20"/>
        </w:rPr>
        <w:t>of</w:t>
      </w:r>
      <w:r w:rsidRPr="000C1DB3">
        <w:rPr>
          <w:rFonts w:ascii="Verdana" w:eastAsia="MS PMincho" w:hAnsi="Verdana"/>
          <w:spacing w:val="-4"/>
          <w:sz w:val="20"/>
          <w:szCs w:val="20"/>
        </w:rPr>
        <w:t xml:space="preserve"> </w:t>
      </w:r>
      <w:r w:rsidRPr="000C1DB3">
        <w:rPr>
          <w:rFonts w:ascii="Verdana" w:eastAsia="MS PMincho" w:hAnsi="Verdana"/>
          <w:sz w:val="20"/>
          <w:szCs w:val="20"/>
        </w:rPr>
        <w:t>all</w:t>
      </w:r>
      <w:r w:rsidRPr="000C1DB3">
        <w:rPr>
          <w:rFonts w:ascii="Verdana" w:eastAsia="MS PMincho" w:hAnsi="Verdana"/>
          <w:spacing w:val="-18"/>
          <w:sz w:val="20"/>
          <w:szCs w:val="20"/>
        </w:rPr>
        <w:t xml:space="preserve"> </w:t>
      </w:r>
      <w:r w:rsidRPr="000C1DB3">
        <w:rPr>
          <w:rFonts w:ascii="Verdana" w:eastAsia="MS PMincho" w:hAnsi="Verdana"/>
          <w:sz w:val="20"/>
          <w:szCs w:val="20"/>
        </w:rPr>
        <w:t>pa</w:t>
      </w:r>
      <w:r w:rsidRPr="000C1DB3">
        <w:rPr>
          <w:rFonts w:ascii="Verdana" w:eastAsia="MS PMincho" w:hAnsi="Verdana"/>
          <w:spacing w:val="4"/>
          <w:sz w:val="20"/>
          <w:szCs w:val="20"/>
        </w:rPr>
        <w:t>r</w:t>
      </w:r>
      <w:r w:rsidRPr="000C1DB3">
        <w:rPr>
          <w:rFonts w:ascii="Verdana" w:eastAsia="MS PMincho" w:hAnsi="Verdana"/>
          <w:spacing w:val="1"/>
          <w:sz w:val="20"/>
          <w:szCs w:val="20"/>
        </w:rPr>
        <w:t>t</w:t>
      </w:r>
      <w:r w:rsidRPr="000C1DB3">
        <w:rPr>
          <w:rFonts w:ascii="Verdana" w:eastAsia="MS PMincho" w:hAnsi="Verdana"/>
          <w:sz w:val="20"/>
          <w:szCs w:val="20"/>
        </w:rPr>
        <w:t>ies</w:t>
      </w:r>
      <w:r w:rsidRPr="000C1DB3">
        <w:rPr>
          <w:rFonts w:ascii="Verdana" w:eastAsia="MS PMincho" w:hAnsi="Verdana"/>
          <w:spacing w:val="-8"/>
          <w:sz w:val="20"/>
          <w:szCs w:val="20"/>
        </w:rPr>
        <w:t xml:space="preserve"> </w:t>
      </w:r>
      <w:r w:rsidRPr="000C1DB3">
        <w:rPr>
          <w:rFonts w:ascii="Verdana" w:eastAsia="MS PMincho" w:hAnsi="Verdana"/>
          <w:spacing w:val="-3"/>
          <w:sz w:val="20"/>
          <w:szCs w:val="20"/>
        </w:rPr>
        <w:t>c</w:t>
      </w:r>
      <w:r w:rsidRPr="000C1DB3">
        <w:rPr>
          <w:rFonts w:ascii="Verdana" w:eastAsia="MS PMincho" w:hAnsi="Verdana"/>
          <w:spacing w:val="-1"/>
          <w:sz w:val="20"/>
          <w:szCs w:val="20"/>
        </w:rPr>
        <w:t>o</w:t>
      </w:r>
      <w:r w:rsidRPr="000C1DB3">
        <w:rPr>
          <w:rFonts w:ascii="Verdana" w:eastAsia="MS PMincho" w:hAnsi="Verdana"/>
          <w:sz w:val="20"/>
          <w:szCs w:val="20"/>
        </w:rPr>
        <w:t>n</w:t>
      </w:r>
      <w:r w:rsidRPr="000C1DB3">
        <w:rPr>
          <w:rFonts w:ascii="Verdana" w:eastAsia="MS PMincho" w:hAnsi="Verdana"/>
          <w:spacing w:val="-3"/>
          <w:sz w:val="20"/>
          <w:szCs w:val="20"/>
        </w:rPr>
        <w:t>c</w:t>
      </w:r>
      <w:r w:rsidRPr="000C1DB3">
        <w:rPr>
          <w:rFonts w:ascii="Verdana" w:eastAsia="MS PMincho" w:hAnsi="Verdana"/>
          <w:sz w:val="20"/>
          <w:szCs w:val="20"/>
        </w:rPr>
        <w:t>e</w:t>
      </w:r>
      <w:r w:rsidRPr="000C1DB3">
        <w:rPr>
          <w:rFonts w:ascii="Verdana" w:eastAsia="MS PMincho" w:hAnsi="Verdana"/>
          <w:spacing w:val="2"/>
          <w:sz w:val="20"/>
          <w:szCs w:val="20"/>
        </w:rPr>
        <w:t>r</w:t>
      </w:r>
      <w:r w:rsidRPr="000C1DB3">
        <w:rPr>
          <w:rFonts w:ascii="Verdana" w:eastAsia="MS PMincho" w:hAnsi="Verdana"/>
          <w:sz w:val="20"/>
          <w:szCs w:val="20"/>
        </w:rPr>
        <w:t>ned</w:t>
      </w:r>
      <w:r w:rsidR="00EF6892" w:rsidRPr="000C1DB3">
        <w:rPr>
          <w:rFonts w:ascii="Verdana" w:eastAsia="MS PMincho" w:hAnsi="Verdana"/>
          <w:sz w:val="20"/>
          <w:szCs w:val="20"/>
        </w:rPr>
        <w:t>,</w:t>
      </w:r>
      <w:r w:rsidRPr="000C1DB3">
        <w:rPr>
          <w:rFonts w:ascii="Verdana" w:eastAsia="MS PMincho" w:hAnsi="Verdana"/>
          <w:spacing w:val="3"/>
          <w:sz w:val="20"/>
          <w:szCs w:val="20"/>
        </w:rPr>
        <w:t xml:space="preserve"> </w:t>
      </w:r>
      <w:r w:rsidRPr="000C1DB3">
        <w:rPr>
          <w:rFonts w:ascii="Verdana" w:eastAsia="MS PMincho" w:hAnsi="Verdana"/>
          <w:w w:val="93"/>
          <w:sz w:val="20"/>
          <w:szCs w:val="20"/>
        </w:rPr>
        <w:t>leases</w:t>
      </w:r>
      <w:r w:rsidRPr="000C1DB3">
        <w:rPr>
          <w:rFonts w:ascii="Verdana" w:eastAsia="MS PMincho" w:hAnsi="Verdana"/>
          <w:spacing w:val="-2"/>
          <w:w w:val="93"/>
          <w:sz w:val="20"/>
          <w:szCs w:val="20"/>
        </w:rPr>
        <w:t xml:space="preserve"> </w:t>
      </w:r>
      <w:r w:rsidRPr="000C1DB3">
        <w:rPr>
          <w:rFonts w:ascii="Verdana" w:eastAsia="MS PMincho" w:hAnsi="Verdana"/>
          <w:sz w:val="20"/>
          <w:szCs w:val="20"/>
        </w:rPr>
        <w:t>m</w:t>
      </w:r>
      <w:r w:rsidRPr="000C1DB3">
        <w:rPr>
          <w:rFonts w:ascii="Verdana" w:eastAsia="MS PMincho" w:hAnsi="Verdana"/>
          <w:spacing w:val="-4"/>
          <w:sz w:val="20"/>
          <w:szCs w:val="20"/>
        </w:rPr>
        <w:t>a</w:t>
      </w:r>
      <w:r w:rsidRPr="000C1DB3">
        <w:rPr>
          <w:rFonts w:ascii="Verdana" w:eastAsia="MS PMincho" w:hAnsi="Verdana"/>
          <w:sz w:val="20"/>
          <w:szCs w:val="20"/>
        </w:rPr>
        <w:t>y</w:t>
      </w:r>
      <w:r w:rsidRPr="000C1DB3">
        <w:rPr>
          <w:rFonts w:ascii="Verdana" w:eastAsia="MS PMincho" w:hAnsi="Verdana"/>
          <w:spacing w:val="-12"/>
          <w:sz w:val="20"/>
          <w:szCs w:val="20"/>
        </w:rPr>
        <w:t xml:space="preserve"> </w:t>
      </w:r>
      <w:r w:rsidRPr="000C1DB3">
        <w:rPr>
          <w:rFonts w:ascii="Verdana" w:eastAsia="MS PMincho" w:hAnsi="Verdana"/>
          <w:sz w:val="20"/>
          <w:szCs w:val="20"/>
        </w:rPr>
        <w:t>be</w:t>
      </w:r>
      <w:r w:rsidRPr="000C1DB3">
        <w:rPr>
          <w:rFonts w:ascii="Verdana" w:eastAsia="MS PMincho" w:hAnsi="Verdana"/>
          <w:spacing w:val="-8"/>
          <w:sz w:val="20"/>
          <w:szCs w:val="20"/>
        </w:rPr>
        <w:t xml:space="preserve"> </w:t>
      </w:r>
      <w:r w:rsidRPr="000C1DB3">
        <w:rPr>
          <w:rFonts w:ascii="Verdana" w:eastAsia="MS PMincho" w:hAnsi="Verdana"/>
          <w:w w:val="98"/>
          <w:sz w:val="20"/>
          <w:szCs w:val="20"/>
        </w:rPr>
        <w:t>va</w:t>
      </w:r>
      <w:r w:rsidRPr="000C1DB3">
        <w:rPr>
          <w:rFonts w:ascii="Verdana" w:eastAsia="MS PMincho" w:hAnsi="Verdana"/>
          <w:spacing w:val="3"/>
          <w:w w:val="98"/>
          <w:sz w:val="20"/>
          <w:szCs w:val="20"/>
        </w:rPr>
        <w:t>r</w:t>
      </w:r>
      <w:r w:rsidRPr="000C1DB3">
        <w:rPr>
          <w:rFonts w:ascii="Verdana" w:eastAsia="MS PMincho" w:hAnsi="Verdana"/>
          <w:w w:val="98"/>
          <w:sz w:val="20"/>
          <w:szCs w:val="20"/>
        </w:rPr>
        <w:t>ied.</w:t>
      </w:r>
      <w:r w:rsidRPr="000C1DB3">
        <w:rPr>
          <w:rFonts w:ascii="Verdana" w:eastAsia="MS PMincho" w:hAnsi="Verdana"/>
          <w:spacing w:val="-9"/>
          <w:w w:val="98"/>
          <w:sz w:val="20"/>
          <w:szCs w:val="20"/>
        </w:rPr>
        <w:t xml:space="preserve"> </w:t>
      </w:r>
      <w:r w:rsidRPr="000C1DB3">
        <w:rPr>
          <w:rFonts w:ascii="Verdana" w:eastAsia="MS PMincho" w:hAnsi="Verdana"/>
          <w:sz w:val="20"/>
          <w:szCs w:val="20"/>
        </w:rPr>
        <w:t>This</w:t>
      </w:r>
      <w:r w:rsidRPr="000C1DB3">
        <w:rPr>
          <w:rFonts w:ascii="Verdana" w:eastAsia="MS PMincho" w:hAnsi="Verdana"/>
          <w:spacing w:val="-10"/>
          <w:sz w:val="20"/>
          <w:szCs w:val="20"/>
        </w:rPr>
        <w:t xml:space="preserve"> </w:t>
      </w:r>
      <w:r w:rsidRPr="000C1DB3">
        <w:rPr>
          <w:rFonts w:ascii="Verdana" w:eastAsia="MS PMincho" w:hAnsi="Verdana"/>
          <w:sz w:val="20"/>
          <w:szCs w:val="20"/>
        </w:rPr>
        <w:t>is</w:t>
      </w:r>
      <w:r w:rsidRPr="000C1DB3">
        <w:rPr>
          <w:rFonts w:ascii="Verdana" w:eastAsia="MS PMincho" w:hAnsi="Verdana"/>
          <w:spacing w:val="-9"/>
          <w:sz w:val="20"/>
          <w:szCs w:val="20"/>
        </w:rPr>
        <w:t xml:space="preserve"> </w:t>
      </w:r>
      <w:r w:rsidRPr="000C1DB3">
        <w:rPr>
          <w:rFonts w:ascii="Verdana" w:eastAsia="MS PMincho" w:hAnsi="Verdana"/>
          <w:sz w:val="20"/>
          <w:szCs w:val="20"/>
        </w:rPr>
        <w:t>a</w:t>
      </w:r>
      <w:r w:rsidRPr="000C1DB3">
        <w:rPr>
          <w:rFonts w:ascii="Verdana" w:eastAsia="MS PMincho" w:hAnsi="Verdana"/>
          <w:spacing w:val="-15"/>
          <w:sz w:val="20"/>
          <w:szCs w:val="20"/>
        </w:rPr>
        <w:t xml:space="preserve"> </w:t>
      </w:r>
      <w:r w:rsidRPr="000C1DB3">
        <w:rPr>
          <w:rFonts w:ascii="Verdana" w:eastAsia="MS PMincho" w:hAnsi="Verdana"/>
          <w:sz w:val="20"/>
          <w:szCs w:val="20"/>
        </w:rPr>
        <w:t>pa</w:t>
      </w:r>
      <w:r w:rsidRPr="000C1DB3">
        <w:rPr>
          <w:rFonts w:ascii="Verdana" w:eastAsia="MS PMincho" w:hAnsi="Verdana"/>
          <w:spacing w:val="4"/>
          <w:sz w:val="20"/>
          <w:szCs w:val="20"/>
        </w:rPr>
        <w:t>r</w:t>
      </w:r>
      <w:r w:rsidRPr="000C1DB3">
        <w:rPr>
          <w:rFonts w:ascii="Verdana" w:eastAsia="MS PMincho" w:hAnsi="Verdana"/>
          <w:spacing w:val="1"/>
          <w:sz w:val="20"/>
          <w:szCs w:val="20"/>
        </w:rPr>
        <w:t>t</w:t>
      </w:r>
      <w:r w:rsidRPr="000C1DB3">
        <w:rPr>
          <w:rFonts w:ascii="Verdana" w:eastAsia="MS PMincho" w:hAnsi="Verdana"/>
          <w:sz w:val="20"/>
          <w:szCs w:val="20"/>
        </w:rPr>
        <w:t>icularly</w:t>
      </w:r>
      <w:r w:rsidRPr="000C1DB3">
        <w:rPr>
          <w:rFonts w:ascii="Verdana" w:eastAsia="MS PMincho" w:hAnsi="Verdana"/>
          <w:spacing w:val="-13"/>
          <w:sz w:val="20"/>
          <w:szCs w:val="20"/>
        </w:rPr>
        <w:t xml:space="preserve"> </w:t>
      </w:r>
      <w:r w:rsidRPr="000C1DB3">
        <w:rPr>
          <w:rFonts w:ascii="Verdana" w:eastAsia="MS PMincho" w:hAnsi="Verdana"/>
          <w:w w:val="98"/>
          <w:sz w:val="20"/>
          <w:szCs w:val="20"/>
        </w:rPr>
        <w:t>useful</w:t>
      </w:r>
      <w:r w:rsidRPr="000C1DB3">
        <w:rPr>
          <w:rFonts w:ascii="Verdana" w:eastAsia="MS PMincho" w:hAnsi="Verdana"/>
          <w:spacing w:val="-12"/>
          <w:w w:val="98"/>
          <w:sz w:val="20"/>
          <w:szCs w:val="20"/>
        </w:rPr>
        <w:t xml:space="preserve"> </w:t>
      </w:r>
      <w:r w:rsidRPr="000C1DB3">
        <w:rPr>
          <w:rFonts w:ascii="Verdana" w:eastAsia="MS PMincho" w:hAnsi="Verdana"/>
          <w:spacing w:val="3"/>
          <w:sz w:val="20"/>
          <w:szCs w:val="20"/>
        </w:rPr>
        <w:t>r</w:t>
      </w:r>
      <w:r w:rsidRPr="000C1DB3">
        <w:rPr>
          <w:rFonts w:ascii="Verdana" w:eastAsia="MS PMincho" w:hAnsi="Verdana"/>
          <w:sz w:val="20"/>
          <w:szCs w:val="20"/>
        </w:rPr>
        <w:t>i</w:t>
      </w:r>
      <w:r w:rsidRPr="000C1DB3">
        <w:rPr>
          <w:rFonts w:ascii="Verdana" w:eastAsia="MS PMincho" w:hAnsi="Verdana"/>
          <w:spacing w:val="3"/>
          <w:sz w:val="20"/>
          <w:szCs w:val="20"/>
        </w:rPr>
        <w:t>g</w:t>
      </w:r>
      <w:r w:rsidRPr="000C1DB3">
        <w:rPr>
          <w:rFonts w:ascii="Verdana" w:eastAsia="MS PMincho" w:hAnsi="Verdana"/>
          <w:sz w:val="20"/>
          <w:szCs w:val="20"/>
        </w:rPr>
        <w:t>ht</w:t>
      </w:r>
      <w:r w:rsidRPr="000C1DB3">
        <w:rPr>
          <w:rFonts w:ascii="Verdana" w:eastAsia="MS PMincho" w:hAnsi="Verdana"/>
          <w:spacing w:val="-5"/>
          <w:sz w:val="20"/>
          <w:szCs w:val="20"/>
        </w:rPr>
        <w:t xml:space="preserve"> </w:t>
      </w:r>
      <w:r w:rsidRPr="000C1DB3">
        <w:rPr>
          <w:rFonts w:ascii="Verdana" w:eastAsia="MS PMincho" w:hAnsi="Verdana"/>
          <w:sz w:val="20"/>
          <w:szCs w:val="20"/>
        </w:rPr>
        <w:t>in</w:t>
      </w:r>
      <w:r w:rsidRPr="000C1DB3">
        <w:rPr>
          <w:rFonts w:ascii="Verdana" w:eastAsia="MS PMincho" w:hAnsi="Verdana"/>
          <w:spacing w:val="-7"/>
          <w:sz w:val="20"/>
          <w:szCs w:val="20"/>
        </w:rPr>
        <w:t xml:space="preserve"> </w:t>
      </w:r>
      <w:r w:rsidRPr="000C1DB3">
        <w:rPr>
          <w:rFonts w:ascii="Verdana" w:eastAsia="MS PMincho" w:hAnsi="Verdana"/>
          <w:sz w:val="20"/>
          <w:szCs w:val="20"/>
        </w:rPr>
        <w:t>the</w:t>
      </w:r>
      <w:r w:rsidRPr="000C1DB3">
        <w:rPr>
          <w:rFonts w:ascii="Verdana" w:eastAsia="MS PMincho" w:hAnsi="Verdana"/>
          <w:spacing w:val="-6"/>
          <w:sz w:val="20"/>
          <w:szCs w:val="20"/>
        </w:rPr>
        <w:t xml:space="preserve"> </w:t>
      </w:r>
      <w:r w:rsidRPr="000C1DB3">
        <w:rPr>
          <w:rFonts w:ascii="Verdana" w:eastAsia="MS PMincho" w:hAnsi="Verdana"/>
          <w:w w:val="94"/>
          <w:sz w:val="20"/>
          <w:szCs w:val="20"/>
        </w:rPr>
        <w:t>case</w:t>
      </w:r>
      <w:r w:rsidRPr="000C1DB3">
        <w:rPr>
          <w:rFonts w:ascii="Verdana" w:eastAsia="MS PMincho" w:hAnsi="Verdana"/>
          <w:spacing w:val="-10"/>
          <w:w w:val="94"/>
          <w:sz w:val="20"/>
          <w:szCs w:val="20"/>
        </w:rPr>
        <w:t xml:space="preserve"> </w:t>
      </w:r>
      <w:r w:rsidRPr="000C1DB3">
        <w:rPr>
          <w:rFonts w:ascii="Verdana" w:eastAsia="MS PMincho" w:hAnsi="Verdana"/>
          <w:sz w:val="20"/>
          <w:szCs w:val="20"/>
        </w:rPr>
        <w:t>of</w:t>
      </w:r>
      <w:r w:rsidRPr="000C1DB3">
        <w:rPr>
          <w:rFonts w:ascii="Verdana" w:eastAsia="MS PMincho" w:hAnsi="Verdana"/>
          <w:spacing w:val="-11"/>
          <w:sz w:val="20"/>
          <w:szCs w:val="20"/>
        </w:rPr>
        <w:t xml:space="preserve"> </w:t>
      </w:r>
      <w:r w:rsidRPr="000C1DB3">
        <w:rPr>
          <w:rFonts w:ascii="Verdana" w:eastAsia="MS PMincho" w:hAnsi="Verdana"/>
          <w:sz w:val="20"/>
          <w:szCs w:val="20"/>
        </w:rPr>
        <w:t>an</w:t>
      </w:r>
      <w:r w:rsidRPr="000C1DB3">
        <w:rPr>
          <w:rFonts w:ascii="Verdana" w:eastAsia="MS PMincho" w:hAnsi="Verdana"/>
          <w:spacing w:val="-5"/>
          <w:sz w:val="20"/>
          <w:szCs w:val="20"/>
        </w:rPr>
        <w:t xml:space="preserve"> </w:t>
      </w:r>
      <w:r w:rsidRPr="000C1DB3">
        <w:rPr>
          <w:rFonts w:ascii="Verdana" w:eastAsia="MS PMincho" w:hAnsi="Verdana"/>
          <w:sz w:val="20"/>
          <w:szCs w:val="20"/>
        </w:rPr>
        <w:t>inadequa</w:t>
      </w:r>
      <w:r w:rsidRPr="000C1DB3">
        <w:rPr>
          <w:rFonts w:ascii="Verdana" w:eastAsia="MS PMincho" w:hAnsi="Verdana"/>
          <w:spacing w:val="-2"/>
          <w:sz w:val="20"/>
          <w:szCs w:val="20"/>
        </w:rPr>
        <w:t>t</w:t>
      </w:r>
      <w:r w:rsidRPr="000C1DB3">
        <w:rPr>
          <w:rFonts w:ascii="Verdana" w:eastAsia="MS PMincho" w:hAnsi="Verdana"/>
          <w:sz w:val="20"/>
          <w:szCs w:val="20"/>
        </w:rPr>
        <w:t>e</w:t>
      </w:r>
      <w:r w:rsidRPr="000C1DB3">
        <w:rPr>
          <w:rFonts w:ascii="Verdana" w:eastAsia="MS PMincho" w:hAnsi="Verdana"/>
          <w:spacing w:val="-4"/>
          <w:sz w:val="20"/>
          <w:szCs w:val="20"/>
        </w:rPr>
        <w:t xml:space="preserve"> </w:t>
      </w:r>
      <w:r w:rsidRPr="000C1DB3">
        <w:rPr>
          <w:rFonts w:ascii="Verdana" w:eastAsia="MS PMincho" w:hAnsi="Verdana"/>
          <w:sz w:val="20"/>
          <w:szCs w:val="20"/>
        </w:rPr>
        <w:t>or</w:t>
      </w:r>
      <w:r w:rsidRPr="000C1DB3">
        <w:rPr>
          <w:rFonts w:ascii="Verdana" w:eastAsia="MS PMincho" w:hAnsi="Verdana"/>
          <w:spacing w:val="-3"/>
          <w:sz w:val="20"/>
          <w:szCs w:val="20"/>
        </w:rPr>
        <w:t xml:space="preserve"> </w:t>
      </w:r>
      <w:r w:rsidRPr="000C1DB3">
        <w:rPr>
          <w:rFonts w:ascii="Verdana" w:eastAsia="MS PMincho" w:hAnsi="Verdana"/>
          <w:w w:val="94"/>
          <w:sz w:val="20"/>
          <w:szCs w:val="20"/>
        </w:rPr>
        <w:t>defe</w:t>
      </w:r>
      <w:r w:rsidRPr="000C1DB3">
        <w:rPr>
          <w:rFonts w:ascii="Verdana" w:eastAsia="MS PMincho" w:hAnsi="Verdana"/>
          <w:spacing w:val="1"/>
          <w:w w:val="94"/>
          <w:sz w:val="20"/>
          <w:szCs w:val="20"/>
        </w:rPr>
        <w:t>ct</w:t>
      </w:r>
      <w:r w:rsidRPr="000C1DB3">
        <w:rPr>
          <w:rFonts w:ascii="Verdana" w:eastAsia="MS PMincho" w:hAnsi="Verdana"/>
          <w:spacing w:val="-2"/>
          <w:w w:val="94"/>
          <w:sz w:val="20"/>
          <w:szCs w:val="20"/>
        </w:rPr>
        <w:t>i</w:t>
      </w:r>
      <w:r w:rsidRPr="000C1DB3">
        <w:rPr>
          <w:rFonts w:ascii="Verdana" w:eastAsia="MS PMincho" w:hAnsi="Verdana"/>
          <w:spacing w:val="-4"/>
          <w:w w:val="94"/>
          <w:sz w:val="20"/>
          <w:szCs w:val="20"/>
        </w:rPr>
        <w:t>v</w:t>
      </w:r>
      <w:r w:rsidRPr="000C1DB3">
        <w:rPr>
          <w:rFonts w:ascii="Verdana" w:eastAsia="MS PMincho" w:hAnsi="Verdana"/>
          <w:w w:val="94"/>
          <w:sz w:val="20"/>
          <w:szCs w:val="20"/>
        </w:rPr>
        <w:t>e</w:t>
      </w:r>
      <w:r w:rsidRPr="000C1DB3">
        <w:rPr>
          <w:rFonts w:ascii="Verdana" w:eastAsia="MS PMincho" w:hAnsi="Verdana"/>
          <w:spacing w:val="9"/>
          <w:w w:val="94"/>
          <w:sz w:val="20"/>
          <w:szCs w:val="20"/>
        </w:rPr>
        <w:t xml:space="preserve"> </w:t>
      </w:r>
      <w:r w:rsidRPr="000C1DB3">
        <w:rPr>
          <w:rFonts w:ascii="Verdana" w:eastAsia="MS PMincho" w:hAnsi="Verdana"/>
          <w:w w:val="94"/>
          <w:sz w:val="20"/>
          <w:szCs w:val="20"/>
        </w:rPr>
        <w:t>lease.</w:t>
      </w:r>
      <w:r w:rsidRPr="000C1DB3">
        <w:rPr>
          <w:rFonts w:ascii="Verdana" w:eastAsia="MS PMincho" w:hAnsi="Verdana"/>
          <w:spacing w:val="-17"/>
          <w:w w:val="94"/>
          <w:sz w:val="20"/>
          <w:szCs w:val="20"/>
        </w:rPr>
        <w:t xml:space="preserve"> </w:t>
      </w:r>
      <w:r w:rsidRPr="000C1DB3">
        <w:rPr>
          <w:rFonts w:ascii="Verdana" w:eastAsia="MS PMincho" w:hAnsi="Verdana"/>
          <w:spacing w:val="-3"/>
          <w:sz w:val="20"/>
          <w:szCs w:val="20"/>
        </w:rPr>
        <w:t>I</w:t>
      </w:r>
      <w:r w:rsidRPr="000C1DB3">
        <w:rPr>
          <w:rFonts w:ascii="Verdana" w:eastAsia="MS PMincho" w:hAnsi="Verdana"/>
          <w:sz w:val="20"/>
          <w:szCs w:val="20"/>
        </w:rPr>
        <w:t>n</w:t>
      </w:r>
      <w:r w:rsidRPr="000C1DB3">
        <w:rPr>
          <w:rFonts w:ascii="Verdana" w:eastAsia="MS PMincho" w:hAnsi="Verdana"/>
          <w:spacing w:val="-3"/>
          <w:sz w:val="20"/>
          <w:szCs w:val="20"/>
        </w:rPr>
        <w:t xml:space="preserve"> </w:t>
      </w:r>
      <w:r w:rsidRPr="000C1DB3">
        <w:rPr>
          <w:rFonts w:ascii="Verdana" w:eastAsia="MS PMincho" w:hAnsi="Verdana"/>
          <w:sz w:val="20"/>
          <w:szCs w:val="20"/>
        </w:rPr>
        <w:t>the</w:t>
      </w:r>
      <w:r w:rsidRPr="000C1DB3">
        <w:rPr>
          <w:rFonts w:ascii="Verdana" w:eastAsia="MS PMincho" w:hAnsi="Verdana"/>
          <w:spacing w:val="7"/>
          <w:sz w:val="20"/>
          <w:szCs w:val="20"/>
        </w:rPr>
        <w:t xml:space="preserve"> </w:t>
      </w:r>
      <w:r w:rsidRPr="000C1DB3">
        <w:rPr>
          <w:rFonts w:ascii="Verdana" w:eastAsia="MS PMincho" w:hAnsi="Verdana"/>
          <w:spacing w:val="1"/>
          <w:sz w:val="20"/>
          <w:szCs w:val="20"/>
        </w:rPr>
        <w:t>e</w:t>
      </w:r>
      <w:r w:rsidRPr="000C1DB3">
        <w:rPr>
          <w:rFonts w:ascii="Verdana" w:eastAsia="MS PMincho" w:hAnsi="Verdana"/>
          <w:spacing w:val="-4"/>
          <w:sz w:val="20"/>
          <w:szCs w:val="20"/>
        </w:rPr>
        <w:t>v</w:t>
      </w:r>
      <w:r w:rsidRPr="000C1DB3">
        <w:rPr>
          <w:rFonts w:ascii="Verdana" w:eastAsia="MS PMincho" w:hAnsi="Verdana"/>
          <w:sz w:val="20"/>
          <w:szCs w:val="20"/>
        </w:rPr>
        <w:t>ent</w:t>
      </w:r>
      <w:r w:rsidRPr="000C1DB3">
        <w:rPr>
          <w:rFonts w:ascii="Verdana" w:eastAsia="MS PMincho" w:hAnsi="Verdana"/>
          <w:spacing w:val="-15"/>
          <w:sz w:val="20"/>
          <w:szCs w:val="20"/>
        </w:rPr>
        <w:t xml:space="preserve"> </w:t>
      </w:r>
      <w:r w:rsidRPr="000C1DB3">
        <w:rPr>
          <w:rFonts w:ascii="Verdana" w:eastAsia="MS PMincho" w:hAnsi="Verdana"/>
          <w:sz w:val="20"/>
          <w:szCs w:val="20"/>
        </w:rPr>
        <w:t>that</w:t>
      </w:r>
      <w:r w:rsidRPr="000C1DB3">
        <w:rPr>
          <w:rFonts w:ascii="Verdana" w:eastAsia="MS PMincho" w:hAnsi="Verdana"/>
          <w:spacing w:val="8"/>
          <w:sz w:val="20"/>
          <w:szCs w:val="20"/>
        </w:rPr>
        <w:t xml:space="preserve"> </w:t>
      </w:r>
      <w:r w:rsidRPr="000C1DB3">
        <w:rPr>
          <w:rFonts w:ascii="Verdana" w:eastAsia="MS PMincho" w:hAnsi="Verdana"/>
          <w:sz w:val="20"/>
          <w:szCs w:val="20"/>
        </w:rPr>
        <w:t>a</w:t>
      </w:r>
      <w:r w:rsidRPr="000C1DB3">
        <w:rPr>
          <w:rFonts w:ascii="Verdana" w:eastAsia="MS PMincho" w:hAnsi="Verdana"/>
          <w:spacing w:val="2"/>
          <w:sz w:val="20"/>
          <w:szCs w:val="20"/>
        </w:rPr>
        <w:t>g</w:t>
      </w:r>
      <w:r w:rsidRPr="000C1DB3">
        <w:rPr>
          <w:rFonts w:ascii="Verdana" w:eastAsia="MS PMincho" w:hAnsi="Verdana"/>
          <w:spacing w:val="-3"/>
          <w:sz w:val="20"/>
          <w:szCs w:val="20"/>
        </w:rPr>
        <w:t>r</w:t>
      </w:r>
      <w:r w:rsidRPr="000C1DB3">
        <w:rPr>
          <w:rFonts w:ascii="Verdana" w:eastAsia="MS PMincho" w:hAnsi="Verdana"/>
          <w:sz w:val="20"/>
          <w:szCs w:val="20"/>
        </w:rPr>
        <w:t>eement</w:t>
      </w:r>
      <w:r w:rsidRPr="000C1DB3">
        <w:rPr>
          <w:rFonts w:ascii="Verdana" w:eastAsia="MS PMincho" w:hAnsi="Verdana"/>
          <w:spacing w:val="1"/>
          <w:sz w:val="20"/>
          <w:szCs w:val="20"/>
        </w:rPr>
        <w:t xml:space="preserve"> </w:t>
      </w:r>
      <w:r w:rsidRPr="000C1DB3">
        <w:rPr>
          <w:rFonts w:ascii="Verdana" w:eastAsia="MS PMincho" w:hAnsi="Verdana"/>
          <w:w w:val="104"/>
          <w:sz w:val="20"/>
          <w:szCs w:val="20"/>
        </w:rPr>
        <w:t>cannot</w:t>
      </w:r>
      <w:r w:rsidRPr="000C1DB3">
        <w:rPr>
          <w:rFonts w:ascii="Verdana" w:eastAsia="MS PMincho" w:hAnsi="Verdana"/>
          <w:spacing w:val="-10"/>
          <w:sz w:val="20"/>
          <w:szCs w:val="20"/>
        </w:rPr>
        <w:t xml:space="preserve"> </w:t>
      </w:r>
      <w:r w:rsidRPr="000C1DB3">
        <w:rPr>
          <w:rFonts w:ascii="Verdana" w:eastAsia="MS PMincho" w:hAnsi="Verdana"/>
          <w:sz w:val="20"/>
          <w:szCs w:val="20"/>
        </w:rPr>
        <w:t>be</w:t>
      </w:r>
      <w:r w:rsidRPr="000C1DB3">
        <w:rPr>
          <w:rFonts w:ascii="Verdana" w:eastAsia="MS PMincho" w:hAnsi="Verdana"/>
          <w:spacing w:val="-12"/>
          <w:sz w:val="20"/>
          <w:szCs w:val="20"/>
        </w:rPr>
        <w:t xml:space="preserve"> </w:t>
      </w:r>
      <w:r w:rsidRPr="000C1DB3">
        <w:rPr>
          <w:rFonts w:ascii="Verdana" w:eastAsia="MS PMincho" w:hAnsi="Verdana"/>
          <w:spacing w:val="-3"/>
          <w:sz w:val="20"/>
          <w:szCs w:val="20"/>
        </w:rPr>
        <w:t>r</w:t>
      </w:r>
      <w:r w:rsidRPr="000C1DB3">
        <w:rPr>
          <w:rFonts w:ascii="Verdana" w:eastAsia="MS PMincho" w:hAnsi="Verdana"/>
          <w:sz w:val="20"/>
          <w:szCs w:val="20"/>
        </w:rPr>
        <w:t>ea</w:t>
      </w:r>
      <w:r w:rsidRPr="000C1DB3">
        <w:rPr>
          <w:rFonts w:ascii="Verdana" w:eastAsia="MS PMincho" w:hAnsi="Verdana"/>
          <w:spacing w:val="-2"/>
          <w:sz w:val="20"/>
          <w:szCs w:val="20"/>
        </w:rPr>
        <w:t>c</w:t>
      </w:r>
      <w:r w:rsidRPr="000C1DB3">
        <w:rPr>
          <w:rFonts w:ascii="Verdana" w:eastAsia="MS PMincho" w:hAnsi="Verdana"/>
          <w:sz w:val="20"/>
          <w:szCs w:val="20"/>
        </w:rPr>
        <w:t>hed</w:t>
      </w:r>
      <w:r w:rsidR="00EF6892" w:rsidRPr="000C1DB3">
        <w:rPr>
          <w:rFonts w:ascii="Verdana" w:eastAsia="MS PMincho" w:hAnsi="Verdana"/>
          <w:sz w:val="20"/>
          <w:szCs w:val="20"/>
        </w:rPr>
        <w:t>,</w:t>
      </w:r>
      <w:r w:rsidRPr="000C1DB3">
        <w:rPr>
          <w:rFonts w:ascii="Verdana" w:eastAsia="MS PMincho" w:hAnsi="Verdana"/>
          <w:spacing w:val="-6"/>
          <w:sz w:val="20"/>
          <w:szCs w:val="20"/>
        </w:rPr>
        <w:t xml:space="preserve"> </w:t>
      </w:r>
      <w:r w:rsidRPr="000C1DB3">
        <w:rPr>
          <w:rFonts w:ascii="Verdana" w:eastAsia="MS PMincho" w:hAnsi="Verdana"/>
          <w:sz w:val="20"/>
          <w:szCs w:val="20"/>
        </w:rPr>
        <w:t>an</w:t>
      </w:r>
      <w:r w:rsidRPr="000C1DB3">
        <w:rPr>
          <w:rFonts w:ascii="Verdana" w:eastAsia="MS PMincho" w:hAnsi="Verdana"/>
          <w:spacing w:val="-2"/>
          <w:sz w:val="20"/>
          <w:szCs w:val="20"/>
        </w:rPr>
        <w:t xml:space="preserve"> </w:t>
      </w:r>
      <w:r w:rsidRPr="000C1DB3">
        <w:rPr>
          <w:rFonts w:ascii="Verdana" w:eastAsia="MS PMincho" w:hAnsi="Verdana"/>
          <w:sz w:val="20"/>
          <w:szCs w:val="20"/>
        </w:rPr>
        <w:t>application</w:t>
      </w:r>
      <w:r w:rsidRPr="000C1DB3">
        <w:rPr>
          <w:rFonts w:ascii="Verdana" w:eastAsia="MS PMincho" w:hAnsi="Verdana"/>
          <w:spacing w:val="-1"/>
          <w:sz w:val="20"/>
          <w:szCs w:val="20"/>
        </w:rPr>
        <w:t xml:space="preserve"> </w:t>
      </w:r>
      <w:r w:rsidRPr="000C1DB3">
        <w:rPr>
          <w:rFonts w:ascii="Verdana" w:eastAsia="MS PMincho" w:hAnsi="Verdana"/>
          <w:sz w:val="20"/>
          <w:szCs w:val="20"/>
        </w:rPr>
        <w:t>m</w:t>
      </w:r>
      <w:r w:rsidRPr="000C1DB3">
        <w:rPr>
          <w:rFonts w:ascii="Verdana" w:eastAsia="MS PMincho" w:hAnsi="Verdana"/>
          <w:spacing w:val="-4"/>
          <w:sz w:val="20"/>
          <w:szCs w:val="20"/>
        </w:rPr>
        <w:t>a</w:t>
      </w:r>
      <w:r w:rsidRPr="000C1DB3">
        <w:rPr>
          <w:rFonts w:ascii="Verdana" w:eastAsia="MS PMincho" w:hAnsi="Verdana"/>
          <w:sz w:val="20"/>
          <w:szCs w:val="20"/>
        </w:rPr>
        <w:t>y</w:t>
      </w:r>
      <w:r w:rsidRPr="000C1DB3">
        <w:rPr>
          <w:rFonts w:ascii="Verdana" w:eastAsia="MS PMincho" w:hAnsi="Verdana"/>
          <w:spacing w:val="-16"/>
          <w:sz w:val="20"/>
          <w:szCs w:val="20"/>
        </w:rPr>
        <w:t xml:space="preserve"> </w:t>
      </w:r>
      <w:r w:rsidRPr="000C1DB3">
        <w:rPr>
          <w:rFonts w:ascii="Verdana" w:eastAsia="MS PMincho" w:hAnsi="Verdana"/>
          <w:sz w:val="20"/>
          <w:szCs w:val="20"/>
        </w:rPr>
        <w:t>be</w:t>
      </w:r>
      <w:r w:rsidRPr="000C1DB3">
        <w:rPr>
          <w:rFonts w:ascii="Verdana" w:eastAsia="MS PMincho" w:hAnsi="Verdana"/>
          <w:spacing w:val="-12"/>
          <w:sz w:val="20"/>
          <w:szCs w:val="20"/>
        </w:rPr>
        <w:t xml:space="preserve"> </w:t>
      </w:r>
      <w:r w:rsidRPr="000C1DB3">
        <w:rPr>
          <w:rFonts w:ascii="Verdana" w:eastAsia="MS PMincho" w:hAnsi="Verdana"/>
          <w:sz w:val="20"/>
          <w:szCs w:val="20"/>
        </w:rPr>
        <w:t>made</w:t>
      </w:r>
      <w:r w:rsidRPr="000C1DB3">
        <w:rPr>
          <w:rFonts w:ascii="Verdana" w:eastAsia="MS PMincho" w:hAnsi="Verdana"/>
          <w:spacing w:val="-1"/>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1"/>
          <w:sz w:val="20"/>
          <w:szCs w:val="20"/>
        </w:rPr>
        <w:t xml:space="preserve"> </w:t>
      </w:r>
      <w:r w:rsidR="00FB78BD">
        <w:rPr>
          <w:rFonts w:ascii="Verdana" w:eastAsia="MS PMincho" w:hAnsi="Verdana"/>
          <w:spacing w:val="-12"/>
          <w:sz w:val="20"/>
          <w:szCs w:val="20"/>
        </w:rPr>
        <w:t xml:space="preserve">the </w:t>
      </w:r>
      <w:r w:rsidR="004E4F70" w:rsidRPr="000C1DB3">
        <w:rPr>
          <w:rFonts w:ascii="Verdana" w:eastAsia="MS PMincho" w:hAnsi="Verdana"/>
          <w:spacing w:val="-21"/>
          <w:w w:val="92"/>
          <w:sz w:val="20"/>
          <w:szCs w:val="20"/>
        </w:rPr>
        <w:t>FTT</w:t>
      </w:r>
      <w:r w:rsidRPr="000C1DB3">
        <w:rPr>
          <w:rFonts w:ascii="Verdana" w:eastAsia="MS PMincho" w:hAnsi="Verdana"/>
          <w:spacing w:val="5"/>
          <w:w w:val="92"/>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4"/>
          <w:sz w:val="20"/>
          <w:szCs w:val="20"/>
        </w:rPr>
        <w:t xml:space="preserve"> </w:t>
      </w:r>
      <w:r w:rsidRPr="000C1DB3">
        <w:rPr>
          <w:rFonts w:ascii="Verdana" w:eastAsia="MS PMincho" w:hAnsi="Verdana"/>
          <w:sz w:val="20"/>
          <w:szCs w:val="20"/>
        </w:rPr>
        <w:t>va</w:t>
      </w:r>
      <w:r w:rsidRPr="000C1DB3">
        <w:rPr>
          <w:rFonts w:ascii="Verdana" w:eastAsia="MS PMincho" w:hAnsi="Verdana"/>
          <w:spacing w:val="6"/>
          <w:sz w:val="20"/>
          <w:szCs w:val="20"/>
        </w:rPr>
        <w:t>r</w:t>
      </w:r>
      <w:r w:rsidRPr="000C1DB3">
        <w:rPr>
          <w:rFonts w:ascii="Verdana" w:eastAsia="MS PMincho" w:hAnsi="Verdana"/>
          <w:sz w:val="20"/>
          <w:szCs w:val="20"/>
        </w:rPr>
        <w:t>y</w:t>
      </w:r>
      <w:r w:rsidRPr="000C1DB3">
        <w:rPr>
          <w:rFonts w:ascii="Verdana" w:eastAsia="MS PMincho" w:hAnsi="Verdana"/>
          <w:spacing w:val="-20"/>
          <w:sz w:val="20"/>
          <w:szCs w:val="20"/>
        </w:rPr>
        <w:t xml:space="preserve"> </w:t>
      </w:r>
      <w:r w:rsidRPr="000C1DB3">
        <w:rPr>
          <w:rFonts w:ascii="Verdana" w:eastAsia="MS PMincho" w:hAnsi="Verdana"/>
          <w:sz w:val="20"/>
          <w:szCs w:val="20"/>
        </w:rPr>
        <w:t>the</w:t>
      </w:r>
      <w:r w:rsidRPr="000C1DB3">
        <w:rPr>
          <w:rFonts w:ascii="Verdana" w:eastAsia="MS PMincho" w:hAnsi="Verdana"/>
          <w:spacing w:val="2"/>
          <w:sz w:val="20"/>
          <w:szCs w:val="20"/>
        </w:rPr>
        <w:t xml:space="preserve"> </w:t>
      </w:r>
      <w:r w:rsidRPr="000C1DB3">
        <w:rPr>
          <w:rFonts w:ascii="Verdana" w:eastAsia="MS PMincho" w:hAnsi="Verdana"/>
          <w:w w:val="94"/>
          <w:sz w:val="20"/>
          <w:szCs w:val="20"/>
        </w:rPr>
        <w:t>lease</w:t>
      </w:r>
      <w:r w:rsidR="004E4F70" w:rsidRPr="000C1DB3">
        <w:rPr>
          <w:rFonts w:ascii="Verdana" w:eastAsia="MS PMincho" w:hAnsi="Verdana"/>
          <w:w w:val="94"/>
          <w:sz w:val="20"/>
          <w:szCs w:val="20"/>
        </w:rPr>
        <w:t>.</w:t>
      </w:r>
    </w:p>
    <w:p w14:paraId="05673A94" w14:textId="77777777" w:rsidR="000C1DB3" w:rsidRPr="000C1DB3" w:rsidRDefault="000C1DB3" w:rsidP="0083071A">
      <w:pPr>
        <w:widowControl w:val="0"/>
        <w:autoSpaceDE w:val="0"/>
        <w:autoSpaceDN w:val="0"/>
        <w:adjustRightInd w:val="0"/>
        <w:spacing w:line="243" w:lineRule="auto"/>
        <w:ind w:right="95"/>
        <w:rPr>
          <w:rFonts w:ascii="Verdana" w:eastAsia="MS PMincho" w:hAnsi="Verdana"/>
          <w:w w:val="94"/>
          <w:sz w:val="20"/>
          <w:szCs w:val="20"/>
        </w:rPr>
      </w:pPr>
    </w:p>
    <w:tbl>
      <w:tblPr>
        <w:tblStyle w:val="TableGrid"/>
        <w:tblW w:w="0" w:type="auto"/>
        <w:tblLook w:val="04A0" w:firstRow="1" w:lastRow="0" w:firstColumn="1" w:lastColumn="0" w:noHBand="0" w:noVBand="1"/>
      </w:tblPr>
      <w:tblGrid>
        <w:gridCol w:w="9242"/>
      </w:tblGrid>
      <w:tr w:rsidR="00C47705" w:rsidRPr="000C1DB3" w14:paraId="5FE38DBA" w14:textId="77777777" w:rsidTr="00C47705">
        <w:tc>
          <w:tcPr>
            <w:tcW w:w="9242" w:type="dxa"/>
          </w:tcPr>
          <w:p w14:paraId="643EFFAD" w14:textId="77777777" w:rsidR="00C47705" w:rsidRPr="000C1DB3" w:rsidRDefault="00C47705" w:rsidP="0083071A">
            <w:pPr>
              <w:widowControl w:val="0"/>
              <w:autoSpaceDE w:val="0"/>
              <w:autoSpaceDN w:val="0"/>
              <w:adjustRightInd w:val="0"/>
              <w:spacing w:line="243" w:lineRule="auto"/>
              <w:ind w:right="95"/>
              <w:rPr>
                <w:rFonts w:ascii="Verdana" w:eastAsia="MS PMincho" w:hAnsi="Verdana"/>
                <w:i/>
                <w:sz w:val="20"/>
                <w:szCs w:val="20"/>
              </w:rPr>
            </w:pPr>
            <w:r w:rsidRPr="000C1DB3">
              <w:rPr>
                <w:rFonts w:ascii="Verdana" w:eastAsia="MS PMincho" w:hAnsi="Verdana"/>
                <w:i/>
                <w:sz w:val="20"/>
                <w:szCs w:val="20"/>
              </w:rPr>
              <w:t>Part IV Landlord and Tenant Act 1987 (as amended by Ss162 and 163 Commonhold and Leasehold Reform Act 2002)</w:t>
            </w:r>
          </w:p>
        </w:tc>
      </w:tr>
    </w:tbl>
    <w:p w14:paraId="37C0F868" w14:textId="77777777" w:rsidR="00C47705" w:rsidRPr="0083071A" w:rsidRDefault="00C47705" w:rsidP="0083071A">
      <w:pPr>
        <w:widowControl w:val="0"/>
        <w:autoSpaceDE w:val="0"/>
        <w:autoSpaceDN w:val="0"/>
        <w:adjustRightInd w:val="0"/>
        <w:spacing w:line="243" w:lineRule="auto"/>
        <w:ind w:right="95"/>
        <w:rPr>
          <w:rFonts w:ascii="Verdana" w:eastAsia="MS PMincho" w:hAnsi="Verdana"/>
          <w:color w:val="000000"/>
          <w:sz w:val="20"/>
          <w:szCs w:val="20"/>
        </w:rPr>
      </w:pPr>
    </w:p>
    <w:p w14:paraId="01066D79" w14:textId="77777777" w:rsidR="004C439B" w:rsidRPr="0083071A" w:rsidRDefault="004C439B" w:rsidP="0083071A">
      <w:pPr>
        <w:widowControl w:val="0"/>
        <w:autoSpaceDE w:val="0"/>
        <w:autoSpaceDN w:val="0"/>
        <w:adjustRightInd w:val="0"/>
        <w:spacing w:line="280" w:lineRule="exact"/>
        <w:ind w:right="95"/>
        <w:rPr>
          <w:rFonts w:ascii="Verdana" w:eastAsia="MS PMincho" w:hAnsi="Verdana"/>
          <w:color w:val="000000"/>
          <w:sz w:val="20"/>
          <w:szCs w:val="20"/>
        </w:rPr>
      </w:pPr>
    </w:p>
    <w:p w14:paraId="6EA27D91" w14:textId="77777777" w:rsidR="004C439B" w:rsidRPr="00C47742" w:rsidRDefault="004C439B" w:rsidP="004C654A">
      <w:pPr>
        <w:rPr>
          <w:rFonts w:ascii="Verdana" w:eastAsia="MS PMincho" w:hAnsi="Verdana"/>
          <w:b/>
          <w:color w:val="000000"/>
          <w:sz w:val="20"/>
          <w:szCs w:val="20"/>
        </w:rPr>
      </w:pPr>
      <w:r w:rsidRPr="00C47742">
        <w:rPr>
          <w:rFonts w:ascii="Verdana" w:eastAsia="MS PMincho" w:hAnsi="Verdana"/>
          <w:b/>
          <w:w w:val="96"/>
          <w:sz w:val="20"/>
          <w:szCs w:val="20"/>
        </w:rPr>
        <w:t>Ri</w:t>
      </w:r>
      <w:r w:rsidRPr="00C47742">
        <w:rPr>
          <w:rFonts w:ascii="Verdana" w:eastAsia="MS PMincho" w:hAnsi="Verdana"/>
          <w:b/>
          <w:spacing w:val="3"/>
          <w:w w:val="96"/>
          <w:sz w:val="20"/>
          <w:szCs w:val="20"/>
        </w:rPr>
        <w:t>g</w:t>
      </w:r>
      <w:r w:rsidRPr="00C47742">
        <w:rPr>
          <w:rFonts w:ascii="Verdana" w:eastAsia="MS PMincho" w:hAnsi="Verdana"/>
          <w:b/>
          <w:w w:val="96"/>
          <w:sz w:val="20"/>
          <w:szCs w:val="20"/>
        </w:rPr>
        <w:t>ht</w:t>
      </w:r>
      <w:r w:rsidRPr="00C47742">
        <w:rPr>
          <w:rFonts w:ascii="Verdana" w:eastAsia="MS PMincho" w:hAnsi="Verdana"/>
          <w:b/>
          <w:spacing w:val="-8"/>
          <w:w w:val="96"/>
          <w:sz w:val="20"/>
          <w:szCs w:val="20"/>
        </w:rPr>
        <w:t xml:space="preserve"> </w:t>
      </w:r>
      <w:r w:rsidRPr="00C47742">
        <w:rPr>
          <w:rFonts w:ascii="Verdana" w:eastAsia="MS PMincho" w:hAnsi="Verdana"/>
          <w:b/>
          <w:spacing w:val="-2"/>
          <w:sz w:val="20"/>
          <w:szCs w:val="20"/>
        </w:rPr>
        <w:t>t</w:t>
      </w:r>
      <w:r w:rsidRPr="00C47742">
        <w:rPr>
          <w:rFonts w:ascii="Verdana" w:eastAsia="MS PMincho" w:hAnsi="Verdana"/>
          <w:b/>
          <w:sz w:val="20"/>
          <w:szCs w:val="20"/>
        </w:rPr>
        <w:t>o</w:t>
      </w:r>
      <w:r w:rsidRPr="00C47742">
        <w:rPr>
          <w:rFonts w:ascii="Verdana" w:eastAsia="MS PMincho" w:hAnsi="Verdana"/>
          <w:b/>
          <w:spacing w:val="-8"/>
          <w:sz w:val="20"/>
          <w:szCs w:val="20"/>
        </w:rPr>
        <w:t xml:space="preserve"> </w:t>
      </w:r>
      <w:r w:rsidRPr="00C47742">
        <w:rPr>
          <w:rFonts w:ascii="Verdana" w:eastAsia="MS PMincho" w:hAnsi="Verdana"/>
          <w:b/>
          <w:w w:val="96"/>
          <w:sz w:val="20"/>
          <w:szCs w:val="20"/>
        </w:rPr>
        <w:t>secu</w:t>
      </w:r>
      <w:r w:rsidRPr="00C47742">
        <w:rPr>
          <w:rFonts w:ascii="Verdana" w:eastAsia="MS PMincho" w:hAnsi="Verdana"/>
          <w:b/>
          <w:spacing w:val="4"/>
          <w:w w:val="96"/>
          <w:sz w:val="20"/>
          <w:szCs w:val="20"/>
        </w:rPr>
        <w:t>r</w:t>
      </w:r>
      <w:r w:rsidRPr="00C47742">
        <w:rPr>
          <w:rFonts w:ascii="Verdana" w:eastAsia="MS PMincho" w:hAnsi="Verdana"/>
          <w:b/>
          <w:w w:val="96"/>
          <w:sz w:val="20"/>
          <w:szCs w:val="20"/>
        </w:rPr>
        <w:t>i</w:t>
      </w:r>
      <w:r w:rsidRPr="00C47742">
        <w:rPr>
          <w:rFonts w:ascii="Verdana" w:eastAsia="MS PMincho" w:hAnsi="Verdana"/>
          <w:b/>
          <w:spacing w:val="2"/>
          <w:w w:val="96"/>
          <w:sz w:val="20"/>
          <w:szCs w:val="20"/>
        </w:rPr>
        <w:t>t</w:t>
      </w:r>
      <w:r w:rsidRPr="00C47742">
        <w:rPr>
          <w:rFonts w:ascii="Verdana" w:eastAsia="MS PMincho" w:hAnsi="Verdana"/>
          <w:b/>
          <w:w w:val="96"/>
          <w:sz w:val="20"/>
          <w:szCs w:val="20"/>
        </w:rPr>
        <w:t>y</w:t>
      </w:r>
      <w:r w:rsidRPr="00C47742">
        <w:rPr>
          <w:rFonts w:ascii="Verdana" w:eastAsia="MS PMincho" w:hAnsi="Verdana"/>
          <w:b/>
          <w:spacing w:val="-3"/>
          <w:w w:val="96"/>
          <w:sz w:val="20"/>
          <w:szCs w:val="20"/>
        </w:rPr>
        <w:t xml:space="preserve"> </w:t>
      </w:r>
      <w:r w:rsidRPr="00C47742">
        <w:rPr>
          <w:rFonts w:ascii="Verdana" w:eastAsia="MS PMincho" w:hAnsi="Verdana"/>
          <w:b/>
          <w:sz w:val="20"/>
          <w:szCs w:val="20"/>
        </w:rPr>
        <w:t>of</w:t>
      </w:r>
      <w:r w:rsidRPr="00C47742">
        <w:rPr>
          <w:rFonts w:ascii="Verdana" w:eastAsia="MS PMincho" w:hAnsi="Verdana"/>
          <w:b/>
          <w:spacing w:val="-3"/>
          <w:sz w:val="20"/>
          <w:szCs w:val="20"/>
        </w:rPr>
        <w:t xml:space="preserve"> </w:t>
      </w:r>
      <w:r w:rsidRPr="00C47742">
        <w:rPr>
          <w:rFonts w:ascii="Verdana" w:eastAsia="MS PMincho" w:hAnsi="Verdana"/>
          <w:b/>
          <w:spacing w:val="-2"/>
          <w:w w:val="96"/>
          <w:sz w:val="20"/>
          <w:szCs w:val="20"/>
        </w:rPr>
        <w:t>t</w:t>
      </w:r>
      <w:r w:rsidRPr="00C47742">
        <w:rPr>
          <w:rFonts w:ascii="Verdana" w:eastAsia="MS PMincho" w:hAnsi="Verdana"/>
          <w:b/>
          <w:spacing w:val="-1"/>
          <w:w w:val="96"/>
          <w:sz w:val="20"/>
          <w:szCs w:val="20"/>
        </w:rPr>
        <w:t>e</w:t>
      </w:r>
      <w:r w:rsidRPr="00C47742">
        <w:rPr>
          <w:rFonts w:ascii="Verdana" w:eastAsia="MS PMincho" w:hAnsi="Verdana"/>
          <w:b/>
          <w:spacing w:val="-2"/>
          <w:w w:val="96"/>
          <w:sz w:val="20"/>
          <w:szCs w:val="20"/>
        </w:rPr>
        <w:t>n</w:t>
      </w:r>
      <w:r w:rsidRPr="00C47742">
        <w:rPr>
          <w:rFonts w:ascii="Verdana" w:eastAsia="MS PMincho" w:hAnsi="Verdana"/>
          <w:b/>
          <w:w w:val="96"/>
          <w:sz w:val="20"/>
          <w:szCs w:val="20"/>
        </w:rPr>
        <w:t>u</w:t>
      </w:r>
      <w:r w:rsidRPr="00C47742">
        <w:rPr>
          <w:rFonts w:ascii="Verdana" w:eastAsia="MS PMincho" w:hAnsi="Verdana"/>
          <w:b/>
          <w:spacing w:val="-2"/>
          <w:w w:val="96"/>
          <w:sz w:val="20"/>
          <w:szCs w:val="20"/>
        </w:rPr>
        <w:t>r</w:t>
      </w:r>
      <w:r w:rsidRPr="00C47742">
        <w:rPr>
          <w:rFonts w:ascii="Verdana" w:eastAsia="MS PMincho" w:hAnsi="Verdana"/>
          <w:b/>
          <w:w w:val="96"/>
          <w:sz w:val="20"/>
          <w:szCs w:val="20"/>
        </w:rPr>
        <w:t>e</w:t>
      </w:r>
      <w:r w:rsidRPr="00C47742">
        <w:rPr>
          <w:rFonts w:ascii="Verdana" w:eastAsia="MS PMincho" w:hAnsi="Verdana"/>
          <w:b/>
          <w:spacing w:val="-2"/>
          <w:w w:val="96"/>
          <w:sz w:val="20"/>
          <w:szCs w:val="20"/>
        </w:rPr>
        <w:t xml:space="preserve"> </w:t>
      </w:r>
      <w:r w:rsidRPr="00C47742">
        <w:rPr>
          <w:rFonts w:ascii="Verdana" w:eastAsia="MS PMincho" w:hAnsi="Verdana"/>
          <w:b/>
          <w:w w:val="96"/>
          <w:sz w:val="20"/>
          <w:szCs w:val="20"/>
        </w:rPr>
        <w:t>at</w:t>
      </w:r>
      <w:r w:rsidRPr="00C47742">
        <w:rPr>
          <w:rFonts w:ascii="Verdana" w:eastAsia="MS PMincho" w:hAnsi="Verdana"/>
          <w:b/>
          <w:spacing w:val="-13"/>
          <w:w w:val="96"/>
          <w:sz w:val="20"/>
          <w:szCs w:val="20"/>
        </w:rPr>
        <w:t xml:space="preserve"> </w:t>
      </w:r>
      <w:r w:rsidRPr="00C47742">
        <w:rPr>
          <w:rFonts w:ascii="Verdana" w:eastAsia="MS PMincho" w:hAnsi="Verdana"/>
          <w:b/>
          <w:sz w:val="20"/>
          <w:szCs w:val="20"/>
        </w:rPr>
        <w:t>the</w:t>
      </w:r>
      <w:r w:rsidRPr="00C47742">
        <w:rPr>
          <w:rFonts w:ascii="Verdana" w:eastAsia="MS PMincho" w:hAnsi="Verdana"/>
          <w:b/>
          <w:spacing w:val="-16"/>
          <w:sz w:val="20"/>
          <w:szCs w:val="20"/>
        </w:rPr>
        <w:t xml:space="preserve"> </w:t>
      </w:r>
      <w:r w:rsidRPr="00C47742">
        <w:rPr>
          <w:rFonts w:ascii="Verdana" w:eastAsia="MS PMincho" w:hAnsi="Verdana"/>
          <w:b/>
          <w:sz w:val="20"/>
          <w:szCs w:val="20"/>
        </w:rPr>
        <w:t>end</w:t>
      </w:r>
      <w:r w:rsidRPr="00C47742">
        <w:rPr>
          <w:rFonts w:ascii="Verdana" w:eastAsia="MS PMincho" w:hAnsi="Verdana"/>
          <w:b/>
          <w:spacing w:val="-16"/>
          <w:sz w:val="20"/>
          <w:szCs w:val="20"/>
        </w:rPr>
        <w:t xml:space="preserve"> </w:t>
      </w:r>
      <w:r w:rsidRPr="00C47742">
        <w:rPr>
          <w:rFonts w:ascii="Verdana" w:eastAsia="MS PMincho" w:hAnsi="Verdana"/>
          <w:b/>
          <w:sz w:val="20"/>
          <w:szCs w:val="20"/>
        </w:rPr>
        <w:t>of</w:t>
      </w:r>
      <w:r w:rsidRPr="00C47742">
        <w:rPr>
          <w:rFonts w:ascii="Verdana" w:eastAsia="MS PMincho" w:hAnsi="Verdana"/>
          <w:b/>
          <w:spacing w:val="-3"/>
          <w:sz w:val="20"/>
          <w:szCs w:val="20"/>
        </w:rPr>
        <w:t xml:space="preserve"> </w:t>
      </w:r>
      <w:r w:rsidRPr="00C47742">
        <w:rPr>
          <w:rFonts w:ascii="Verdana" w:eastAsia="MS PMincho" w:hAnsi="Verdana"/>
          <w:b/>
          <w:w w:val="92"/>
          <w:sz w:val="20"/>
          <w:szCs w:val="20"/>
        </w:rPr>
        <w:t>a</w:t>
      </w:r>
      <w:r w:rsidRPr="00C47742">
        <w:rPr>
          <w:rFonts w:ascii="Verdana" w:eastAsia="MS PMincho" w:hAnsi="Verdana"/>
          <w:b/>
          <w:spacing w:val="-9"/>
          <w:w w:val="92"/>
          <w:sz w:val="20"/>
          <w:szCs w:val="20"/>
        </w:rPr>
        <w:t xml:space="preserve"> </w:t>
      </w:r>
      <w:r w:rsidRPr="00C47742">
        <w:rPr>
          <w:rFonts w:ascii="Verdana" w:eastAsia="MS PMincho" w:hAnsi="Verdana"/>
          <w:b/>
          <w:sz w:val="20"/>
          <w:szCs w:val="20"/>
        </w:rPr>
        <w:t>long</w:t>
      </w:r>
      <w:r w:rsidRPr="00C47742">
        <w:rPr>
          <w:rFonts w:ascii="Verdana" w:eastAsia="MS PMincho" w:hAnsi="Verdana"/>
          <w:b/>
          <w:spacing w:val="-13"/>
          <w:sz w:val="20"/>
          <w:szCs w:val="20"/>
        </w:rPr>
        <w:t xml:space="preserve"> </w:t>
      </w:r>
      <w:r w:rsidRPr="00C47742">
        <w:rPr>
          <w:rFonts w:ascii="Verdana" w:eastAsia="MS PMincho" w:hAnsi="Verdana"/>
          <w:b/>
          <w:spacing w:val="-2"/>
          <w:sz w:val="20"/>
          <w:szCs w:val="20"/>
        </w:rPr>
        <w:t>t</w:t>
      </w:r>
      <w:r w:rsidRPr="00C47742">
        <w:rPr>
          <w:rFonts w:ascii="Verdana" w:eastAsia="MS PMincho" w:hAnsi="Verdana"/>
          <w:b/>
          <w:spacing w:val="-1"/>
          <w:sz w:val="20"/>
          <w:szCs w:val="20"/>
        </w:rPr>
        <w:t>e</w:t>
      </w:r>
      <w:r w:rsidRPr="00C47742">
        <w:rPr>
          <w:rFonts w:ascii="Verdana" w:eastAsia="MS PMincho" w:hAnsi="Verdana"/>
          <w:b/>
          <w:sz w:val="20"/>
          <w:szCs w:val="20"/>
        </w:rPr>
        <w:t>nancy</w:t>
      </w:r>
    </w:p>
    <w:p w14:paraId="6AB80FDF" w14:textId="77777777" w:rsidR="004C439B" w:rsidRDefault="004C439B" w:rsidP="004E4F70">
      <w:pPr>
        <w:widowControl w:val="0"/>
        <w:autoSpaceDE w:val="0"/>
        <w:autoSpaceDN w:val="0"/>
        <w:adjustRightInd w:val="0"/>
        <w:spacing w:line="110" w:lineRule="exact"/>
        <w:ind w:right="95"/>
        <w:rPr>
          <w:rFonts w:ascii="Verdana" w:eastAsia="MS PMincho" w:hAnsi="Verdana"/>
          <w:color w:val="000000"/>
          <w:sz w:val="20"/>
          <w:szCs w:val="20"/>
        </w:rPr>
      </w:pPr>
    </w:p>
    <w:p w14:paraId="3245CE7B" w14:textId="77777777" w:rsidR="004E4F70" w:rsidRPr="0083071A" w:rsidRDefault="004E4F70" w:rsidP="004E4F70">
      <w:pPr>
        <w:widowControl w:val="0"/>
        <w:autoSpaceDE w:val="0"/>
        <w:autoSpaceDN w:val="0"/>
        <w:adjustRightInd w:val="0"/>
        <w:spacing w:line="110" w:lineRule="exact"/>
        <w:ind w:right="95"/>
        <w:rPr>
          <w:rFonts w:ascii="Verdana" w:eastAsia="MS PMincho" w:hAnsi="Verdana"/>
          <w:color w:val="000000"/>
          <w:sz w:val="20"/>
          <w:szCs w:val="20"/>
        </w:rPr>
      </w:pPr>
    </w:p>
    <w:p w14:paraId="3B0F10D0" w14:textId="77777777" w:rsidR="004C439B" w:rsidRPr="000C1DB3" w:rsidRDefault="004C439B" w:rsidP="0083071A">
      <w:pPr>
        <w:widowControl w:val="0"/>
        <w:autoSpaceDE w:val="0"/>
        <w:autoSpaceDN w:val="0"/>
        <w:adjustRightInd w:val="0"/>
        <w:spacing w:line="243" w:lineRule="auto"/>
        <w:ind w:right="95"/>
        <w:rPr>
          <w:rFonts w:ascii="Verdana" w:eastAsia="MS PMincho" w:hAnsi="Verdana"/>
          <w:sz w:val="20"/>
          <w:szCs w:val="20"/>
        </w:rPr>
      </w:pPr>
      <w:r w:rsidRPr="000C1DB3">
        <w:rPr>
          <w:rFonts w:ascii="Verdana" w:eastAsia="MS PMincho" w:hAnsi="Verdana"/>
          <w:spacing w:val="-1"/>
          <w:sz w:val="20"/>
          <w:szCs w:val="20"/>
        </w:rPr>
        <w:t>S</w:t>
      </w:r>
      <w:r w:rsidRPr="000C1DB3">
        <w:rPr>
          <w:rFonts w:ascii="Verdana" w:eastAsia="MS PMincho" w:hAnsi="Verdana"/>
          <w:spacing w:val="2"/>
          <w:sz w:val="20"/>
          <w:szCs w:val="20"/>
        </w:rPr>
        <w:t>ubjec</w:t>
      </w:r>
      <w:r w:rsidRPr="000C1DB3">
        <w:rPr>
          <w:rFonts w:ascii="Verdana" w:eastAsia="MS PMincho" w:hAnsi="Verdana"/>
          <w:sz w:val="20"/>
          <w:szCs w:val="20"/>
        </w:rPr>
        <w:t>t</w:t>
      </w:r>
      <w:r w:rsidRPr="000C1DB3">
        <w:rPr>
          <w:rFonts w:ascii="Verdana" w:eastAsia="MS PMincho" w:hAnsi="Verdana"/>
          <w:spacing w:val="2"/>
          <w:sz w:val="20"/>
          <w:szCs w:val="20"/>
        </w:rPr>
        <w:t xml:space="preserve"> </w:t>
      </w:r>
      <w:r w:rsidRPr="000C1DB3">
        <w:rPr>
          <w:rFonts w:ascii="Verdana" w:eastAsia="MS PMincho" w:hAnsi="Verdana"/>
          <w:sz w:val="20"/>
          <w:szCs w:val="20"/>
        </w:rPr>
        <w:t>to</w:t>
      </w:r>
      <w:r w:rsidRPr="000C1DB3">
        <w:rPr>
          <w:rFonts w:ascii="Verdana" w:eastAsia="MS PMincho" w:hAnsi="Verdana"/>
          <w:spacing w:val="30"/>
          <w:sz w:val="20"/>
          <w:szCs w:val="20"/>
        </w:rPr>
        <w:t xml:space="preserve"> </w:t>
      </w:r>
      <w:r w:rsidRPr="000C1DB3">
        <w:rPr>
          <w:rFonts w:ascii="Verdana" w:eastAsia="MS PMincho" w:hAnsi="Verdana"/>
          <w:sz w:val="20"/>
          <w:szCs w:val="20"/>
        </w:rPr>
        <w:t>c</w:t>
      </w:r>
      <w:r w:rsidRPr="000C1DB3">
        <w:rPr>
          <w:rFonts w:ascii="Verdana" w:eastAsia="MS PMincho" w:hAnsi="Verdana"/>
          <w:spacing w:val="1"/>
          <w:sz w:val="20"/>
          <w:szCs w:val="20"/>
        </w:rPr>
        <w:t>e</w:t>
      </w:r>
      <w:r w:rsidR="00F90A85" w:rsidRPr="000C1DB3">
        <w:rPr>
          <w:rFonts w:ascii="Verdana" w:eastAsia="MS PMincho" w:hAnsi="Verdana"/>
          <w:spacing w:val="6"/>
          <w:sz w:val="20"/>
          <w:szCs w:val="20"/>
        </w:rPr>
        <w:t>rtain exceptions,</w:t>
      </w:r>
      <w:r w:rsidR="004E4F70" w:rsidRPr="000C1DB3">
        <w:rPr>
          <w:rFonts w:ascii="Verdana" w:eastAsia="MS PMincho" w:hAnsi="Verdana"/>
          <w:sz w:val="20"/>
          <w:szCs w:val="20"/>
        </w:rPr>
        <w:t xml:space="preserve"> leaseholders </w:t>
      </w:r>
      <w:r w:rsidRPr="000C1DB3">
        <w:rPr>
          <w:rFonts w:ascii="Verdana" w:eastAsia="MS PMincho" w:hAnsi="Verdana"/>
          <w:spacing w:val="6"/>
          <w:sz w:val="20"/>
          <w:szCs w:val="20"/>
        </w:rPr>
        <w:t>w</w:t>
      </w:r>
      <w:r w:rsidRPr="000C1DB3">
        <w:rPr>
          <w:rFonts w:ascii="Verdana" w:eastAsia="MS PMincho" w:hAnsi="Verdana"/>
          <w:spacing w:val="2"/>
          <w:sz w:val="20"/>
          <w:szCs w:val="20"/>
        </w:rPr>
        <w:t>it</w:t>
      </w:r>
      <w:r w:rsidRPr="000C1DB3">
        <w:rPr>
          <w:rFonts w:ascii="Verdana" w:eastAsia="MS PMincho" w:hAnsi="Verdana"/>
          <w:sz w:val="20"/>
          <w:szCs w:val="20"/>
        </w:rPr>
        <w:t>h</w:t>
      </w:r>
      <w:r w:rsidRPr="000C1DB3">
        <w:rPr>
          <w:rFonts w:ascii="Verdana" w:eastAsia="MS PMincho" w:hAnsi="Verdana"/>
          <w:spacing w:val="16"/>
          <w:sz w:val="20"/>
          <w:szCs w:val="20"/>
        </w:rPr>
        <w:t xml:space="preserve"> </w:t>
      </w:r>
      <w:r w:rsidRPr="000C1DB3">
        <w:rPr>
          <w:rFonts w:ascii="Verdana" w:eastAsia="MS PMincho" w:hAnsi="Verdana"/>
          <w:sz w:val="20"/>
          <w:szCs w:val="20"/>
        </w:rPr>
        <w:t>a</w:t>
      </w:r>
      <w:r w:rsidRPr="000C1DB3">
        <w:rPr>
          <w:rFonts w:ascii="Verdana" w:eastAsia="MS PMincho" w:hAnsi="Verdana"/>
          <w:spacing w:val="19"/>
          <w:sz w:val="20"/>
          <w:szCs w:val="20"/>
        </w:rPr>
        <w:t xml:space="preserve"> </w:t>
      </w:r>
      <w:r w:rsidRPr="000C1DB3">
        <w:rPr>
          <w:rFonts w:ascii="Verdana" w:eastAsia="MS PMincho" w:hAnsi="Verdana"/>
          <w:spacing w:val="2"/>
          <w:sz w:val="20"/>
          <w:szCs w:val="20"/>
        </w:rPr>
        <w:t>lon</w:t>
      </w:r>
      <w:r w:rsidRPr="000C1DB3">
        <w:rPr>
          <w:rFonts w:ascii="Verdana" w:eastAsia="MS PMincho" w:hAnsi="Verdana"/>
          <w:sz w:val="20"/>
          <w:szCs w:val="20"/>
        </w:rPr>
        <w:t>g</w:t>
      </w:r>
      <w:r w:rsidRPr="000C1DB3">
        <w:rPr>
          <w:rFonts w:ascii="Verdana" w:eastAsia="MS PMincho" w:hAnsi="Verdana"/>
          <w:spacing w:val="18"/>
          <w:sz w:val="20"/>
          <w:szCs w:val="20"/>
        </w:rPr>
        <w:t xml:space="preserve"> </w:t>
      </w:r>
      <w:r w:rsidRPr="000C1DB3">
        <w:rPr>
          <w:rFonts w:ascii="Verdana" w:eastAsia="MS PMincho" w:hAnsi="Verdana"/>
          <w:sz w:val="20"/>
          <w:szCs w:val="20"/>
        </w:rPr>
        <w:t>t</w:t>
      </w:r>
      <w:r w:rsidRPr="000C1DB3">
        <w:rPr>
          <w:rFonts w:ascii="Verdana" w:eastAsia="MS PMincho" w:hAnsi="Verdana"/>
          <w:spacing w:val="1"/>
          <w:sz w:val="20"/>
          <w:szCs w:val="20"/>
        </w:rPr>
        <w:t>e</w:t>
      </w:r>
      <w:r w:rsidRPr="000C1DB3">
        <w:rPr>
          <w:rFonts w:ascii="Verdana" w:eastAsia="MS PMincho" w:hAnsi="Verdana"/>
          <w:spacing w:val="2"/>
          <w:sz w:val="20"/>
          <w:szCs w:val="20"/>
        </w:rPr>
        <w:t>nanc</w:t>
      </w:r>
      <w:r w:rsidRPr="000C1DB3">
        <w:rPr>
          <w:rFonts w:ascii="Verdana" w:eastAsia="MS PMincho" w:hAnsi="Verdana"/>
          <w:sz w:val="20"/>
          <w:szCs w:val="20"/>
        </w:rPr>
        <w:t>y</w:t>
      </w:r>
      <w:r w:rsidRPr="000C1DB3">
        <w:rPr>
          <w:rFonts w:ascii="Verdana" w:eastAsia="MS PMincho" w:hAnsi="Verdana"/>
          <w:spacing w:val="22"/>
          <w:sz w:val="20"/>
          <w:szCs w:val="20"/>
        </w:rPr>
        <w:t xml:space="preserve"> </w:t>
      </w:r>
      <w:r w:rsidRPr="000C1DB3">
        <w:rPr>
          <w:rFonts w:ascii="Verdana" w:eastAsia="MS PMincho" w:hAnsi="Verdana"/>
          <w:spacing w:val="2"/>
          <w:sz w:val="20"/>
          <w:szCs w:val="20"/>
        </w:rPr>
        <w:t>h</w:t>
      </w:r>
      <w:r w:rsidRPr="000C1DB3">
        <w:rPr>
          <w:rFonts w:ascii="Verdana" w:eastAsia="MS PMincho" w:hAnsi="Verdana"/>
          <w:spacing w:val="-2"/>
          <w:sz w:val="20"/>
          <w:szCs w:val="20"/>
        </w:rPr>
        <w:t>av</w:t>
      </w:r>
      <w:r w:rsidRPr="000C1DB3">
        <w:rPr>
          <w:rFonts w:ascii="Verdana" w:eastAsia="MS PMincho" w:hAnsi="Verdana"/>
          <w:sz w:val="20"/>
          <w:szCs w:val="20"/>
        </w:rPr>
        <w:t>e</w:t>
      </w:r>
      <w:r w:rsidRPr="000C1DB3">
        <w:rPr>
          <w:rFonts w:ascii="Verdana" w:eastAsia="MS PMincho" w:hAnsi="Verdana"/>
          <w:spacing w:val="9"/>
          <w:sz w:val="20"/>
          <w:szCs w:val="20"/>
        </w:rPr>
        <w:t xml:space="preserve"> </w:t>
      </w:r>
      <w:r w:rsidRPr="000C1DB3">
        <w:rPr>
          <w:rFonts w:ascii="Verdana" w:eastAsia="MS PMincho" w:hAnsi="Verdana"/>
          <w:spacing w:val="2"/>
          <w:sz w:val="20"/>
          <w:szCs w:val="20"/>
        </w:rPr>
        <w:t>secu</w:t>
      </w:r>
      <w:r w:rsidRPr="000C1DB3">
        <w:rPr>
          <w:rFonts w:ascii="Verdana" w:eastAsia="MS PMincho" w:hAnsi="Verdana"/>
          <w:spacing w:val="5"/>
          <w:sz w:val="20"/>
          <w:szCs w:val="20"/>
        </w:rPr>
        <w:t>r</w:t>
      </w:r>
      <w:r w:rsidRPr="000C1DB3">
        <w:rPr>
          <w:rFonts w:ascii="Verdana" w:eastAsia="MS PMincho" w:hAnsi="Verdana"/>
          <w:spacing w:val="2"/>
          <w:sz w:val="20"/>
          <w:szCs w:val="20"/>
        </w:rPr>
        <w:t>i</w:t>
      </w:r>
      <w:r w:rsidRPr="000C1DB3">
        <w:rPr>
          <w:rFonts w:ascii="Verdana" w:eastAsia="MS PMincho" w:hAnsi="Verdana"/>
          <w:spacing w:val="5"/>
          <w:sz w:val="20"/>
          <w:szCs w:val="20"/>
        </w:rPr>
        <w:t>t</w:t>
      </w:r>
      <w:r w:rsidRPr="000C1DB3">
        <w:rPr>
          <w:rFonts w:ascii="Verdana" w:eastAsia="MS PMincho" w:hAnsi="Verdana"/>
          <w:sz w:val="20"/>
          <w:szCs w:val="20"/>
        </w:rPr>
        <w:t>y</w:t>
      </w:r>
      <w:r w:rsidRPr="000C1DB3">
        <w:rPr>
          <w:rFonts w:ascii="Verdana" w:eastAsia="MS PMincho" w:hAnsi="Verdana"/>
          <w:spacing w:val="10"/>
          <w:sz w:val="20"/>
          <w:szCs w:val="20"/>
        </w:rPr>
        <w:t xml:space="preserve"> </w:t>
      </w:r>
      <w:r w:rsidRPr="000C1DB3">
        <w:rPr>
          <w:rFonts w:ascii="Verdana" w:eastAsia="MS PMincho" w:hAnsi="Verdana"/>
          <w:spacing w:val="2"/>
          <w:sz w:val="20"/>
          <w:szCs w:val="20"/>
        </w:rPr>
        <w:t>of</w:t>
      </w:r>
      <w:r w:rsidRPr="000C1DB3">
        <w:rPr>
          <w:rFonts w:ascii="Verdana" w:eastAsia="MS PMincho" w:hAnsi="Verdana"/>
          <w:spacing w:val="-5"/>
          <w:sz w:val="20"/>
          <w:szCs w:val="20"/>
        </w:rPr>
        <w:t xml:space="preserve"> </w:t>
      </w:r>
      <w:r w:rsidRPr="000C1DB3">
        <w:rPr>
          <w:rFonts w:ascii="Verdana" w:eastAsia="MS PMincho" w:hAnsi="Verdana"/>
          <w:spacing w:val="-2"/>
          <w:sz w:val="20"/>
          <w:szCs w:val="20"/>
        </w:rPr>
        <w:t>t</w:t>
      </w:r>
      <w:r w:rsidRPr="000C1DB3">
        <w:rPr>
          <w:rFonts w:ascii="Verdana" w:eastAsia="MS PMincho" w:hAnsi="Verdana"/>
          <w:spacing w:val="-1"/>
          <w:sz w:val="20"/>
          <w:szCs w:val="20"/>
        </w:rPr>
        <w:t>e</w:t>
      </w:r>
      <w:r w:rsidRPr="000C1DB3">
        <w:rPr>
          <w:rFonts w:ascii="Verdana" w:eastAsia="MS PMincho" w:hAnsi="Verdana"/>
          <w:spacing w:val="-2"/>
          <w:sz w:val="20"/>
          <w:szCs w:val="20"/>
        </w:rPr>
        <w:t>n</w:t>
      </w:r>
      <w:r w:rsidRPr="000C1DB3">
        <w:rPr>
          <w:rFonts w:ascii="Verdana" w:eastAsia="MS PMincho" w:hAnsi="Verdana"/>
          <w:sz w:val="20"/>
          <w:szCs w:val="20"/>
        </w:rPr>
        <w:t>u</w:t>
      </w:r>
      <w:r w:rsidRPr="000C1DB3">
        <w:rPr>
          <w:rFonts w:ascii="Verdana" w:eastAsia="MS PMincho" w:hAnsi="Verdana"/>
          <w:spacing w:val="-3"/>
          <w:sz w:val="20"/>
          <w:szCs w:val="20"/>
        </w:rPr>
        <w:t>r</w:t>
      </w:r>
      <w:r w:rsidRPr="000C1DB3">
        <w:rPr>
          <w:rFonts w:ascii="Verdana" w:eastAsia="MS PMincho" w:hAnsi="Verdana"/>
          <w:sz w:val="20"/>
          <w:szCs w:val="20"/>
        </w:rPr>
        <w:t>e</w:t>
      </w:r>
      <w:r w:rsidRPr="000C1DB3">
        <w:rPr>
          <w:rFonts w:ascii="Verdana" w:eastAsia="MS PMincho" w:hAnsi="Verdana"/>
          <w:spacing w:val="11"/>
          <w:sz w:val="20"/>
          <w:szCs w:val="20"/>
        </w:rPr>
        <w:t xml:space="preserve"> </w:t>
      </w:r>
      <w:r w:rsidRPr="000C1DB3">
        <w:rPr>
          <w:rFonts w:ascii="Verdana" w:eastAsia="MS PMincho" w:hAnsi="Verdana"/>
          <w:sz w:val="20"/>
          <w:szCs w:val="20"/>
        </w:rPr>
        <w:t>at</w:t>
      </w:r>
      <w:r w:rsidRPr="000C1DB3">
        <w:rPr>
          <w:rFonts w:ascii="Verdana" w:eastAsia="MS PMincho" w:hAnsi="Verdana"/>
          <w:spacing w:val="-4"/>
          <w:sz w:val="20"/>
          <w:szCs w:val="20"/>
        </w:rPr>
        <w:t xml:space="preserve"> </w:t>
      </w:r>
      <w:r w:rsidRPr="000C1DB3">
        <w:rPr>
          <w:rFonts w:ascii="Verdana" w:eastAsia="MS PMincho" w:hAnsi="Verdana"/>
          <w:w w:val="103"/>
          <w:sz w:val="20"/>
          <w:szCs w:val="20"/>
        </w:rPr>
        <w:t>the</w:t>
      </w:r>
      <w:r w:rsidRPr="000C1DB3">
        <w:rPr>
          <w:rFonts w:ascii="Verdana" w:eastAsia="MS PMincho" w:hAnsi="Verdana"/>
          <w:spacing w:val="-8"/>
          <w:sz w:val="20"/>
          <w:szCs w:val="20"/>
        </w:rPr>
        <w:t xml:space="preserve"> </w:t>
      </w:r>
      <w:r w:rsidRPr="000C1DB3">
        <w:rPr>
          <w:rFonts w:ascii="Verdana" w:eastAsia="MS PMincho" w:hAnsi="Verdana"/>
          <w:sz w:val="20"/>
          <w:szCs w:val="20"/>
        </w:rPr>
        <w:t>end</w:t>
      </w:r>
      <w:r w:rsidRPr="000C1DB3">
        <w:rPr>
          <w:rFonts w:ascii="Verdana" w:eastAsia="MS PMincho" w:hAnsi="Verdana"/>
          <w:spacing w:val="1"/>
          <w:sz w:val="20"/>
          <w:szCs w:val="20"/>
        </w:rPr>
        <w:t xml:space="preserve"> </w:t>
      </w:r>
      <w:r w:rsidRPr="000C1DB3">
        <w:rPr>
          <w:rFonts w:ascii="Verdana" w:eastAsia="MS PMincho" w:hAnsi="Verdana"/>
          <w:sz w:val="20"/>
          <w:szCs w:val="20"/>
        </w:rPr>
        <w:t>of</w:t>
      </w:r>
      <w:r w:rsidRPr="000C1DB3">
        <w:rPr>
          <w:rFonts w:ascii="Verdana" w:eastAsia="MS PMincho" w:hAnsi="Verdana"/>
          <w:spacing w:val="-6"/>
          <w:sz w:val="20"/>
          <w:szCs w:val="20"/>
        </w:rPr>
        <w:t xml:space="preserve"> </w:t>
      </w:r>
      <w:r w:rsidRPr="000C1DB3">
        <w:rPr>
          <w:rFonts w:ascii="Verdana" w:eastAsia="MS PMincho" w:hAnsi="Verdana"/>
          <w:sz w:val="20"/>
          <w:szCs w:val="20"/>
        </w:rPr>
        <w:t>the</w:t>
      </w:r>
      <w:r w:rsidRPr="000C1DB3">
        <w:rPr>
          <w:rFonts w:ascii="Verdana" w:eastAsia="MS PMincho" w:hAnsi="Verdana"/>
          <w:spacing w:val="-1"/>
          <w:sz w:val="20"/>
          <w:szCs w:val="20"/>
        </w:rPr>
        <w:t xml:space="preserve"> </w:t>
      </w:r>
      <w:r w:rsidRPr="000C1DB3">
        <w:rPr>
          <w:rFonts w:ascii="Verdana" w:eastAsia="MS PMincho" w:hAnsi="Verdana"/>
          <w:spacing w:val="-2"/>
          <w:sz w:val="20"/>
          <w:szCs w:val="20"/>
        </w:rPr>
        <w:t>t</w:t>
      </w:r>
      <w:r w:rsidRPr="000C1DB3">
        <w:rPr>
          <w:rFonts w:ascii="Verdana" w:eastAsia="MS PMincho" w:hAnsi="Verdana"/>
          <w:spacing w:val="-1"/>
          <w:sz w:val="20"/>
          <w:szCs w:val="20"/>
        </w:rPr>
        <w:t>e</w:t>
      </w:r>
      <w:r w:rsidRPr="000C1DB3">
        <w:rPr>
          <w:rFonts w:ascii="Verdana" w:eastAsia="MS PMincho" w:hAnsi="Verdana"/>
          <w:sz w:val="20"/>
          <w:szCs w:val="20"/>
        </w:rPr>
        <w:t>nanc</w:t>
      </w:r>
      <w:r w:rsidRPr="000C1DB3">
        <w:rPr>
          <w:rFonts w:ascii="Verdana" w:eastAsia="MS PMincho" w:hAnsi="Verdana"/>
          <w:spacing w:val="-15"/>
          <w:sz w:val="20"/>
          <w:szCs w:val="20"/>
        </w:rPr>
        <w:t>y</w:t>
      </w:r>
      <w:r w:rsidRPr="000C1DB3">
        <w:rPr>
          <w:rFonts w:ascii="Verdana" w:eastAsia="MS PMincho" w:hAnsi="Verdana"/>
          <w:sz w:val="20"/>
          <w:szCs w:val="20"/>
        </w:rPr>
        <w:t>.</w:t>
      </w:r>
      <w:r w:rsidR="00615983" w:rsidRPr="000C1DB3">
        <w:rPr>
          <w:rFonts w:ascii="Verdana" w:eastAsia="MS PMincho" w:hAnsi="Verdana"/>
          <w:sz w:val="20"/>
          <w:szCs w:val="20"/>
        </w:rPr>
        <w:t xml:space="preserve"> </w:t>
      </w:r>
      <w:r w:rsidRPr="000C1DB3">
        <w:rPr>
          <w:rFonts w:ascii="Verdana" w:eastAsia="MS PMincho" w:hAnsi="Verdana"/>
          <w:sz w:val="20"/>
          <w:szCs w:val="20"/>
        </w:rPr>
        <w:t>This</w:t>
      </w:r>
      <w:r w:rsidRPr="000C1DB3">
        <w:rPr>
          <w:rFonts w:ascii="Verdana" w:eastAsia="MS PMincho" w:hAnsi="Verdana"/>
          <w:spacing w:val="-12"/>
          <w:sz w:val="20"/>
          <w:szCs w:val="20"/>
        </w:rPr>
        <w:t xml:space="preserve"> </w:t>
      </w:r>
      <w:r w:rsidRPr="000C1DB3">
        <w:rPr>
          <w:rFonts w:ascii="Verdana" w:eastAsia="MS PMincho" w:hAnsi="Verdana"/>
          <w:sz w:val="20"/>
          <w:szCs w:val="20"/>
        </w:rPr>
        <w:t>means</w:t>
      </w:r>
      <w:r w:rsidRPr="000C1DB3">
        <w:rPr>
          <w:rFonts w:ascii="Verdana" w:eastAsia="MS PMincho" w:hAnsi="Verdana"/>
          <w:spacing w:val="-3"/>
          <w:sz w:val="20"/>
          <w:szCs w:val="20"/>
        </w:rPr>
        <w:t xml:space="preserve"> </w:t>
      </w:r>
      <w:r w:rsidRPr="000C1DB3">
        <w:rPr>
          <w:rFonts w:ascii="Verdana" w:eastAsia="MS PMincho" w:hAnsi="Verdana"/>
          <w:sz w:val="20"/>
          <w:szCs w:val="20"/>
        </w:rPr>
        <w:t>that</w:t>
      </w:r>
      <w:r w:rsidRPr="000C1DB3">
        <w:rPr>
          <w:rFonts w:ascii="Verdana" w:eastAsia="MS PMincho" w:hAnsi="Verdana"/>
          <w:spacing w:val="10"/>
          <w:sz w:val="20"/>
          <w:szCs w:val="20"/>
        </w:rPr>
        <w:t xml:space="preserve"> </w:t>
      </w:r>
      <w:r w:rsidRPr="000C1DB3">
        <w:rPr>
          <w:rFonts w:ascii="Verdana" w:eastAsia="MS PMincho" w:hAnsi="Verdana"/>
          <w:sz w:val="20"/>
          <w:szCs w:val="20"/>
        </w:rPr>
        <w:t>th</w:t>
      </w:r>
      <w:r w:rsidRPr="000C1DB3">
        <w:rPr>
          <w:rFonts w:ascii="Verdana" w:eastAsia="MS PMincho" w:hAnsi="Verdana"/>
          <w:spacing w:val="2"/>
          <w:sz w:val="20"/>
          <w:szCs w:val="20"/>
        </w:rPr>
        <w:t>e</w:t>
      </w:r>
      <w:r w:rsidRPr="000C1DB3">
        <w:rPr>
          <w:rFonts w:ascii="Verdana" w:eastAsia="MS PMincho" w:hAnsi="Verdana"/>
          <w:sz w:val="20"/>
          <w:szCs w:val="20"/>
        </w:rPr>
        <w:t>y</w:t>
      </w:r>
      <w:r w:rsidRPr="000C1DB3">
        <w:rPr>
          <w:rFonts w:ascii="Verdana" w:eastAsia="MS PMincho" w:hAnsi="Verdana"/>
          <w:spacing w:val="-14"/>
          <w:sz w:val="20"/>
          <w:szCs w:val="20"/>
        </w:rPr>
        <w:t xml:space="preserve"> </w:t>
      </w:r>
      <w:r w:rsidRPr="000C1DB3">
        <w:rPr>
          <w:rFonts w:ascii="Verdana" w:eastAsia="MS PMincho" w:hAnsi="Verdana"/>
          <w:w w:val="96"/>
          <w:sz w:val="20"/>
          <w:szCs w:val="20"/>
        </w:rPr>
        <w:t>h</w:t>
      </w:r>
      <w:r w:rsidRPr="000C1DB3">
        <w:rPr>
          <w:rFonts w:ascii="Verdana" w:eastAsia="MS PMincho" w:hAnsi="Verdana"/>
          <w:spacing w:val="-4"/>
          <w:w w:val="96"/>
          <w:sz w:val="20"/>
          <w:szCs w:val="20"/>
        </w:rPr>
        <w:t>av</w:t>
      </w:r>
      <w:r w:rsidRPr="000C1DB3">
        <w:rPr>
          <w:rFonts w:ascii="Verdana" w:eastAsia="MS PMincho" w:hAnsi="Verdana"/>
          <w:w w:val="96"/>
          <w:sz w:val="20"/>
          <w:szCs w:val="20"/>
        </w:rPr>
        <w:t>e</w:t>
      </w:r>
      <w:r w:rsidRPr="000C1DB3">
        <w:rPr>
          <w:rFonts w:ascii="Verdana" w:eastAsia="MS PMincho" w:hAnsi="Verdana"/>
          <w:spacing w:val="-4"/>
          <w:w w:val="96"/>
          <w:sz w:val="20"/>
          <w:szCs w:val="20"/>
        </w:rPr>
        <w:t xml:space="preserve"> </w:t>
      </w:r>
      <w:r w:rsidRPr="000C1DB3">
        <w:rPr>
          <w:rFonts w:ascii="Verdana" w:eastAsia="MS PMincho" w:hAnsi="Verdana"/>
          <w:sz w:val="20"/>
          <w:szCs w:val="20"/>
        </w:rPr>
        <w:t>the</w:t>
      </w:r>
      <w:r w:rsidRPr="000C1DB3">
        <w:rPr>
          <w:rFonts w:ascii="Verdana" w:eastAsia="MS PMincho" w:hAnsi="Verdana"/>
          <w:spacing w:val="-1"/>
          <w:sz w:val="20"/>
          <w:szCs w:val="20"/>
        </w:rPr>
        <w:t xml:space="preserve"> </w:t>
      </w:r>
      <w:r w:rsidRPr="000C1DB3">
        <w:rPr>
          <w:rFonts w:ascii="Verdana" w:eastAsia="MS PMincho" w:hAnsi="Verdana"/>
          <w:spacing w:val="3"/>
          <w:sz w:val="20"/>
          <w:szCs w:val="20"/>
        </w:rPr>
        <w:t>r</w:t>
      </w:r>
      <w:r w:rsidRPr="000C1DB3">
        <w:rPr>
          <w:rFonts w:ascii="Verdana" w:eastAsia="MS PMincho" w:hAnsi="Verdana"/>
          <w:sz w:val="20"/>
          <w:szCs w:val="20"/>
        </w:rPr>
        <w:t>i</w:t>
      </w:r>
      <w:r w:rsidRPr="000C1DB3">
        <w:rPr>
          <w:rFonts w:ascii="Verdana" w:eastAsia="MS PMincho" w:hAnsi="Verdana"/>
          <w:spacing w:val="3"/>
          <w:sz w:val="20"/>
          <w:szCs w:val="20"/>
        </w:rPr>
        <w:t>g</w:t>
      </w:r>
      <w:r w:rsidRPr="000C1DB3">
        <w:rPr>
          <w:rFonts w:ascii="Verdana" w:eastAsia="MS PMincho" w:hAnsi="Verdana"/>
          <w:sz w:val="20"/>
          <w:szCs w:val="20"/>
        </w:rPr>
        <w:t xml:space="preserve">ht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1"/>
          <w:sz w:val="20"/>
          <w:szCs w:val="20"/>
        </w:rPr>
        <w:t xml:space="preserve"> </w:t>
      </w:r>
      <w:r w:rsidRPr="000C1DB3">
        <w:rPr>
          <w:rFonts w:ascii="Verdana" w:eastAsia="MS PMincho" w:hAnsi="Verdana"/>
          <w:w w:val="96"/>
          <w:sz w:val="20"/>
          <w:szCs w:val="20"/>
        </w:rPr>
        <w:t>st</w:t>
      </w:r>
      <w:r w:rsidRPr="000C1DB3">
        <w:rPr>
          <w:rFonts w:ascii="Verdana" w:eastAsia="MS PMincho" w:hAnsi="Verdana"/>
          <w:spacing w:val="-4"/>
          <w:w w:val="96"/>
          <w:sz w:val="20"/>
          <w:szCs w:val="20"/>
        </w:rPr>
        <w:t>a</w:t>
      </w:r>
      <w:r w:rsidRPr="000C1DB3">
        <w:rPr>
          <w:rFonts w:ascii="Verdana" w:eastAsia="MS PMincho" w:hAnsi="Verdana"/>
          <w:w w:val="96"/>
          <w:sz w:val="20"/>
          <w:szCs w:val="20"/>
        </w:rPr>
        <w:t>y</w:t>
      </w:r>
      <w:r w:rsidRPr="000C1DB3">
        <w:rPr>
          <w:rFonts w:ascii="Verdana" w:eastAsia="MS PMincho" w:hAnsi="Verdana"/>
          <w:spacing w:val="-6"/>
          <w:w w:val="96"/>
          <w:sz w:val="20"/>
          <w:szCs w:val="20"/>
        </w:rPr>
        <w:t xml:space="preserve"> </w:t>
      </w:r>
      <w:r w:rsidRPr="000C1DB3">
        <w:rPr>
          <w:rFonts w:ascii="Verdana" w:eastAsia="MS PMincho" w:hAnsi="Verdana"/>
          <w:sz w:val="20"/>
          <w:szCs w:val="20"/>
        </w:rPr>
        <w:t>in</w:t>
      </w:r>
      <w:r w:rsidRPr="000C1DB3">
        <w:rPr>
          <w:rFonts w:ascii="Verdana" w:eastAsia="MS PMincho" w:hAnsi="Verdana"/>
          <w:spacing w:val="6"/>
          <w:sz w:val="20"/>
          <w:szCs w:val="20"/>
        </w:rPr>
        <w:t xml:space="preserve"> </w:t>
      </w:r>
      <w:r w:rsidRPr="000C1DB3">
        <w:rPr>
          <w:rFonts w:ascii="Verdana" w:eastAsia="MS PMincho" w:hAnsi="Verdana"/>
          <w:sz w:val="20"/>
          <w:szCs w:val="20"/>
        </w:rPr>
        <w:t>the</w:t>
      </w:r>
      <w:r w:rsidRPr="000C1DB3">
        <w:rPr>
          <w:rFonts w:ascii="Verdana" w:eastAsia="MS PMincho" w:hAnsi="Verdana"/>
          <w:spacing w:val="-6"/>
          <w:sz w:val="20"/>
          <w:szCs w:val="20"/>
        </w:rPr>
        <w:t xml:space="preserve"> </w:t>
      </w:r>
      <w:r w:rsidRPr="000C1DB3">
        <w:rPr>
          <w:rFonts w:ascii="Verdana" w:eastAsia="MS PMincho" w:hAnsi="Verdana"/>
          <w:sz w:val="20"/>
          <w:szCs w:val="20"/>
        </w:rPr>
        <w:t>p</w:t>
      </w:r>
      <w:r w:rsidRPr="000C1DB3">
        <w:rPr>
          <w:rFonts w:ascii="Verdana" w:eastAsia="MS PMincho" w:hAnsi="Verdana"/>
          <w:spacing w:val="-3"/>
          <w:sz w:val="20"/>
          <w:szCs w:val="20"/>
        </w:rPr>
        <w:t>r</w:t>
      </w:r>
      <w:r w:rsidRPr="000C1DB3">
        <w:rPr>
          <w:rFonts w:ascii="Verdana" w:eastAsia="MS PMincho" w:hAnsi="Verdana"/>
          <w:spacing w:val="-1"/>
          <w:sz w:val="20"/>
          <w:szCs w:val="20"/>
        </w:rPr>
        <w:t>o</w:t>
      </w:r>
      <w:r w:rsidRPr="000C1DB3">
        <w:rPr>
          <w:rFonts w:ascii="Verdana" w:eastAsia="MS PMincho" w:hAnsi="Verdana"/>
          <w:spacing w:val="1"/>
          <w:sz w:val="20"/>
          <w:szCs w:val="20"/>
        </w:rPr>
        <w:t>p</w:t>
      </w:r>
      <w:r w:rsidRPr="000C1DB3">
        <w:rPr>
          <w:rFonts w:ascii="Verdana" w:eastAsia="MS PMincho" w:hAnsi="Verdana"/>
          <w:sz w:val="20"/>
          <w:szCs w:val="20"/>
        </w:rPr>
        <w:t>e</w:t>
      </w:r>
      <w:r w:rsidRPr="000C1DB3">
        <w:rPr>
          <w:rFonts w:ascii="Verdana" w:eastAsia="MS PMincho" w:hAnsi="Verdana"/>
          <w:spacing w:val="4"/>
          <w:sz w:val="20"/>
          <w:szCs w:val="20"/>
        </w:rPr>
        <w:t>r</w:t>
      </w:r>
      <w:r w:rsidRPr="000C1DB3">
        <w:rPr>
          <w:rFonts w:ascii="Verdana" w:eastAsia="MS PMincho" w:hAnsi="Verdana"/>
          <w:spacing w:val="3"/>
          <w:sz w:val="20"/>
          <w:szCs w:val="20"/>
        </w:rPr>
        <w:t>t</w:t>
      </w:r>
      <w:r w:rsidRPr="000C1DB3">
        <w:rPr>
          <w:rFonts w:ascii="Verdana" w:eastAsia="MS PMincho" w:hAnsi="Verdana"/>
          <w:sz w:val="20"/>
          <w:szCs w:val="20"/>
        </w:rPr>
        <w:t>y</w:t>
      </w:r>
      <w:r w:rsidRPr="000C1DB3">
        <w:rPr>
          <w:rFonts w:ascii="Verdana" w:eastAsia="MS PMincho" w:hAnsi="Verdana"/>
          <w:spacing w:val="-2"/>
          <w:sz w:val="20"/>
          <w:szCs w:val="20"/>
        </w:rPr>
        <w:t xml:space="preserve"> </w:t>
      </w:r>
      <w:r w:rsidRPr="000C1DB3">
        <w:rPr>
          <w:rFonts w:ascii="Verdana" w:eastAsia="MS PMincho" w:hAnsi="Verdana"/>
          <w:sz w:val="20"/>
          <w:szCs w:val="20"/>
        </w:rPr>
        <w:t>under</w:t>
      </w:r>
      <w:r w:rsidRPr="000C1DB3">
        <w:rPr>
          <w:rFonts w:ascii="Verdana" w:eastAsia="MS PMincho" w:hAnsi="Verdana"/>
          <w:spacing w:val="10"/>
          <w:sz w:val="20"/>
          <w:szCs w:val="20"/>
        </w:rPr>
        <w:t xml:space="preserve"> </w:t>
      </w:r>
      <w:r w:rsidRPr="000C1DB3">
        <w:rPr>
          <w:rFonts w:ascii="Verdana" w:eastAsia="MS PMincho" w:hAnsi="Verdana"/>
          <w:w w:val="104"/>
          <w:sz w:val="20"/>
          <w:szCs w:val="20"/>
        </w:rPr>
        <w:t>an</w:t>
      </w:r>
      <w:r w:rsidRPr="000C1DB3">
        <w:rPr>
          <w:rFonts w:ascii="Verdana" w:eastAsia="MS PMincho" w:hAnsi="Verdana"/>
          <w:spacing w:val="-13"/>
          <w:sz w:val="20"/>
          <w:szCs w:val="20"/>
        </w:rPr>
        <w:t xml:space="preserve"> </w:t>
      </w:r>
      <w:r w:rsidRPr="000C1DB3">
        <w:rPr>
          <w:rFonts w:ascii="Verdana" w:eastAsia="MS PMincho" w:hAnsi="Verdana"/>
          <w:sz w:val="20"/>
          <w:szCs w:val="20"/>
        </w:rPr>
        <w:t>assu</w:t>
      </w:r>
      <w:r w:rsidRPr="000C1DB3">
        <w:rPr>
          <w:rFonts w:ascii="Verdana" w:eastAsia="MS PMincho" w:hAnsi="Verdana"/>
          <w:spacing w:val="-3"/>
          <w:sz w:val="20"/>
          <w:szCs w:val="20"/>
        </w:rPr>
        <w:t>r</w:t>
      </w:r>
      <w:r w:rsidRPr="000C1DB3">
        <w:rPr>
          <w:rFonts w:ascii="Verdana" w:eastAsia="MS PMincho" w:hAnsi="Verdana"/>
          <w:sz w:val="20"/>
          <w:szCs w:val="20"/>
        </w:rPr>
        <w:t>ed</w:t>
      </w:r>
      <w:r w:rsidRPr="000C1DB3">
        <w:rPr>
          <w:rFonts w:ascii="Verdana" w:eastAsia="MS PMincho" w:hAnsi="Verdana"/>
          <w:spacing w:val="-17"/>
          <w:sz w:val="20"/>
          <w:szCs w:val="20"/>
        </w:rPr>
        <w:t xml:space="preserve"> </w:t>
      </w:r>
      <w:r w:rsidRPr="000C1DB3">
        <w:rPr>
          <w:rFonts w:ascii="Verdana" w:eastAsia="MS PMincho" w:hAnsi="Verdana"/>
          <w:sz w:val="20"/>
          <w:szCs w:val="20"/>
        </w:rPr>
        <w:t>pe</w:t>
      </w:r>
      <w:r w:rsidRPr="000C1DB3">
        <w:rPr>
          <w:rFonts w:ascii="Verdana" w:eastAsia="MS PMincho" w:hAnsi="Verdana"/>
          <w:spacing w:val="3"/>
          <w:sz w:val="20"/>
          <w:szCs w:val="20"/>
        </w:rPr>
        <w:t>r</w:t>
      </w:r>
      <w:r w:rsidRPr="000C1DB3">
        <w:rPr>
          <w:rFonts w:ascii="Verdana" w:eastAsia="MS PMincho" w:hAnsi="Verdana"/>
          <w:sz w:val="20"/>
          <w:szCs w:val="20"/>
        </w:rPr>
        <w:t>iodic</w:t>
      </w:r>
      <w:r w:rsidRPr="000C1DB3">
        <w:rPr>
          <w:rFonts w:ascii="Verdana" w:eastAsia="MS PMincho" w:hAnsi="Verdana"/>
          <w:spacing w:val="-10"/>
          <w:sz w:val="20"/>
          <w:szCs w:val="20"/>
        </w:rPr>
        <w:t xml:space="preserve"> </w:t>
      </w:r>
      <w:r w:rsidRPr="000C1DB3">
        <w:rPr>
          <w:rFonts w:ascii="Verdana" w:eastAsia="MS PMincho" w:hAnsi="Verdana"/>
          <w:spacing w:val="-2"/>
          <w:w w:val="99"/>
          <w:sz w:val="20"/>
          <w:szCs w:val="20"/>
        </w:rPr>
        <w:t>t</w:t>
      </w:r>
      <w:r w:rsidRPr="000C1DB3">
        <w:rPr>
          <w:rFonts w:ascii="Verdana" w:eastAsia="MS PMincho" w:hAnsi="Verdana"/>
          <w:spacing w:val="-1"/>
          <w:w w:val="99"/>
          <w:sz w:val="20"/>
          <w:szCs w:val="20"/>
        </w:rPr>
        <w:t>e</w:t>
      </w:r>
      <w:r w:rsidRPr="000C1DB3">
        <w:rPr>
          <w:rFonts w:ascii="Verdana" w:eastAsia="MS PMincho" w:hAnsi="Verdana"/>
          <w:w w:val="99"/>
          <w:sz w:val="20"/>
          <w:szCs w:val="20"/>
        </w:rPr>
        <w:t>nanc</w:t>
      </w:r>
      <w:r w:rsidRPr="000C1DB3">
        <w:rPr>
          <w:rFonts w:ascii="Verdana" w:eastAsia="MS PMincho" w:hAnsi="Verdana"/>
          <w:spacing w:val="-15"/>
          <w:w w:val="99"/>
          <w:sz w:val="20"/>
          <w:szCs w:val="20"/>
        </w:rPr>
        <w:t>y</w:t>
      </w:r>
      <w:r w:rsidRPr="000C1DB3">
        <w:rPr>
          <w:rFonts w:ascii="Verdana" w:eastAsia="MS PMincho" w:hAnsi="Verdana"/>
          <w:w w:val="99"/>
          <w:sz w:val="20"/>
          <w:szCs w:val="20"/>
        </w:rPr>
        <w:t>.</w:t>
      </w:r>
      <w:r w:rsidR="004E4F70" w:rsidRPr="000C1DB3">
        <w:rPr>
          <w:rFonts w:ascii="Verdana" w:eastAsia="MS PMincho" w:hAnsi="Verdana"/>
          <w:spacing w:val="-14"/>
          <w:w w:val="99"/>
          <w:sz w:val="20"/>
          <w:szCs w:val="20"/>
        </w:rPr>
        <w:t xml:space="preserve"> </w:t>
      </w:r>
      <w:r w:rsidRPr="000C1DB3">
        <w:rPr>
          <w:rFonts w:ascii="Verdana" w:eastAsia="MS PMincho" w:hAnsi="Verdana"/>
          <w:spacing w:val="-9"/>
          <w:sz w:val="20"/>
          <w:szCs w:val="20"/>
        </w:rPr>
        <w:t>P</w:t>
      </w:r>
      <w:r w:rsidRPr="000C1DB3">
        <w:rPr>
          <w:rFonts w:ascii="Verdana" w:eastAsia="MS PMincho" w:hAnsi="Verdana"/>
          <w:sz w:val="20"/>
          <w:szCs w:val="20"/>
        </w:rPr>
        <w:t>a</w:t>
      </w:r>
      <w:r w:rsidRPr="000C1DB3">
        <w:rPr>
          <w:rFonts w:ascii="Verdana" w:eastAsia="MS PMincho" w:hAnsi="Verdana"/>
          <w:spacing w:val="4"/>
          <w:sz w:val="20"/>
          <w:szCs w:val="20"/>
        </w:rPr>
        <w:t>r</w:t>
      </w:r>
      <w:r w:rsidRPr="000C1DB3">
        <w:rPr>
          <w:rFonts w:ascii="Verdana" w:eastAsia="MS PMincho" w:hAnsi="Verdana"/>
          <w:spacing w:val="1"/>
          <w:sz w:val="20"/>
          <w:szCs w:val="20"/>
        </w:rPr>
        <w:t>t</w:t>
      </w:r>
      <w:r w:rsidRPr="000C1DB3">
        <w:rPr>
          <w:rFonts w:ascii="Verdana" w:eastAsia="MS PMincho" w:hAnsi="Verdana"/>
          <w:sz w:val="20"/>
          <w:szCs w:val="20"/>
        </w:rPr>
        <w:t>icular</w:t>
      </w:r>
      <w:r w:rsidRPr="000C1DB3">
        <w:rPr>
          <w:rFonts w:ascii="Verdana" w:eastAsia="MS PMincho" w:hAnsi="Verdana"/>
          <w:spacing w:val="-2"/>
          <w:sz w:val="20"/>
          <w:szCs w:val="20"/>
        </w:rPr>
        <w:t xml:space="preserve"> </w:t>
      </w:r>
      <w:r w:rsidRPr="000C1DB3">
        <w:rPr>
          <w:rFonts w:ascii="Verdana" w:eastAsia="MS PMincho" w:hAnsi="Verdana"/>
          <w:sz w:val="20"/>
          <w:szCs w:val="20"/>
        </w:rPr>
        <w:t>p</w:t>
      </w:r>
      <w:r w:rsidRPr="000C1DB3">
        <w:rPr>
          <w:rFonts w:ascii="Verdana" w:eastAsia="MS PMincho" w:hAnsi="Verdana"/>
          <w:spacing w:val="-3"/>
          <w:sz w:val="20"/>
          <w:szCs w:val="20"/>
        </w:rPr>
        <w:t>r</w:t>
      </w:r>
      <w:r w:rsidRPr="000C1DB3">
        <w:rPr>
          <w:rFonts w:ascii="Verdana" w:eastAsia="MS PMincho" w:hAnsi="Verdana"/>
          <w:sz w:val="20"/>
          <w:szCs w:val="20"/>
        </w:rPr>
        <w:t>o</w:t>
      </w:r>
      <w:r w:rsidRPr="000C1DB3">
        <w:rPr>
          <w:rFonts w:ascii="Verdana" w:eastAsia="MS PMincho" w:hAnsi="Verdana"/>
          <w:spacing w:val="-3"/>
          <w:sz w:val="20"/>
          <w:szCs w:val="20"/>
        </w:rPr>
        <w:t>c</w:t>
      </w:r>
      <w:r w:rsidRPr="000C1DB3">
        <w:rPr>
          <w:rFonts w:ascii="Verdana" w:eastAsia="MS PMincho" w:hAnsi="Verdana"/>
          <w:sz w:val="20"/>
          <w:szCs w:val="20"/>
        </w:rPr>
        <w:t>edu</w:t>
      </w:r>
      <w:r w:rsidRPr="000C1DB3">
        <w:rPr>
          <w:rFonts w:ascii="Verdana" w:eastAsia="MS PMincho" w:hAnsi="Verdana"/>
          <w:spacing w:val="-3"/>
          <w:sz w:val="20"/>
          <w:szCs w:val="20"/>
        </w:rPr>
        <w:t>r</w:t>
      </w:r>
      <w:r w:rsidRPr="000C1DB3">
        <w:rPr>
          <w:rFonts w:ascii="Verdana" w:eastAsia="MS PMincho" w:hAnsi="Verdana"/>
          <w:sz w:val="20"/>
          <w:szCs w:val="20"/>
        </w:rPr>
        <w:t>es</w:t>
      </w:r>
      <w:r w:rsidRPr="000C1DB3">
        <w:rPr>
          <w:rFonts w:ascii="Verdana" w:eastAsia="MS PMincho" w:hAnsi="Verdana"/>
          <w:spacing w:val="-7"/>
          <w:sz w:val="20"/>
          <w:szCs w:val="20"/>
        </w:rPr>
        <w:t xml:space="preserve"> </w:t>
      </w:r>
      <w:r w:rsidRPr="000C1DB3">
        <w:rPr>
          <w:rFonts w:ascii="Verdana" w:eastAsia="MS PMincho" w:hAnsi="Verdana"/>
          <w:sz w:val="20"/>
          <w:szCs w:val="20"/>
        </w:rPr>
        <w:t>need</w:t>
      </w:r>
      <w:r w:rsidRPr="000C1DB3">
        <w:rPr>
          <w:rFonts w:ascii="Verdana" w:eastAsia="MS PMincho" w:hAnsi="Verdana"/>
          <w:spacing w:val="-9"/>
          <w:sz w:val="20"/>
          <w:szCs w:val="20"/>
        </w:rPr>
        <w:t xml:space="preserve"> </w:t>
      </w:r>
      <w:r w:rsidRPr="000C1DB3">
        <w:rPr>
          <w:rFonts w:ascii="Verdana" w:eastAsia="MS PMincho" w:hAnsi="Verdana"/>
          <w:spacing w:val="-2"/>
          <w:sz w:val="20"/>
          <w:szCs w:val="20"/>
        </w:rPr>
        <w:t>t</w:t>
      </w:r>
      <w:r w:rsidRPr="000C1DB3">
        <w:rPr>
          <w:rFonts w:ascii="Verdana" w:eastAsia="MS PMincho" w:hAnsi="Verdana"/>
          <w:sz w:val="20"/>
          <w:szCs w:val="20"/>
        </w:rPr>
        <w:t>o</w:t>
      </w:r>
      <w:r w:rsidRPr="000C1DB3">
        <w:rPr>
          <w:rFonts w:ascii="Verdana" w:eastAsia="MS PMincho" w:hAnsi="Verdana"/>
          <w:spacing w:val="9"/>
          <w:sz w:val="20"/>
          <w:szCs w:val="20"/>
        </w:rPr>
        <w:t xml:space="preserve"> </w:t>
      </w:r>
      <w:r w:rsidRPr="000C1DB3">
        <w:rPr>
          <w:rFonts w:ascii="Verdana" w:eastAsia="MS PMincho" w:hAnsi="Verdana"/>
          <w:sz w:val="20"/>
          <w:szCs w:val="20"/>
        </w:rPr>
        <w:t>be</w:t>
      </w:r>
      <w:r w:rsidRPr="000C1DB3">
        <w:rPr>
          <w:rFonts w:ascii="Verdana" w:eastAsia="MS PMincho" w:hAnsi="Verdana"/>
          <w:spacing w:val="-16"/>
          <w:sz w:val="20"/>
          <w:szCs w:val="20"/>
        </w:rPr>
        <w:t xml:space="preserve"> </w:t>
      </w:r>
      <w:r w:rsidRPr="000C1DB3">
        <w:rPr>
          <w:rFonts w:ascii="Verdana" w:eastAsia="MS PMincho" w:hAnsi="Verdana"/>
          <w:sz w:val="20"/>
          <w:szCs w:val="20"/>
        </w:rPr>
        <w:t>adhe</w:t>
      </w:r>
      <w:r w:rsidRPr="000C1DB3">
        <w:rPr>
          <w:rFonts w:ascii="Verdana" w:eastAsia="MS PMincho" w:hAnsi="Verdana"/>
          <w:spacing w:val="-3"/>
          <w:sz w:val="20"/>
          <w:szCs w:val="20"/>
        </w:rPr>
        <w:t>r</w:t>
      </w:r>
      <w:r w:rsidRPr="000C1DB3">
        <w:rPr>
          <w:rFonts w:ascii="Verdana" w:eastAsia="MS PMincho" w:hAnsi="Verdana"/>
          <w:sz w:val="20"/>
          <w:szCs w:val="20"/>
        </w:rPr>
        <w:t>ed</w:t>
      </w:r>
      <w:r w:rsidRPr="000C1DB3">
        <w:rPr>
          <w:rFonts w:ascii="Verdana" w:eastAsia="MS PMincho" w:hAnsi="Verdana"/>
          <w:spacing w:val="-7"/>
          <w:sz w:val="20"/>
          <w:szCs w:val="20"/>
        </w:rPr>
        <w:t xml:space="preserve"> </w:t>
      </w:r>
      <w:r w:rsidRPr="000C1DB3">
        <w:rPr>
          <w:rFonts w:ascii="Verdana" w:eastAsia="MS PMincho" w:hAnsi="Verdana"/>
          <w:spacing w:val="-3"/>
          <w:sz w:val="20"/>
          <w:szCs w:val="20"/>
        </w:rPr>
        <w:t>t</w:t>
      </w:r>
      <w:r w:rsidRPr="000C1DB3">
        <w:rPr>
          <w:rFonts w:ascii="Verdana" w:eastAsia="MS PMincho" w:hAnsi="Verdana"/>
          <w:sz w:val="20"/>
          <w:szCs w:val="20"/>
        </w:rPr>
        <w:t>o</w:t>
      </w:r>
      <w:r w:rsidRPr="000C1DB3">
        <w:rPr>
          <w:rFonts w:ascii="Verdana" w:eastAsia="MS PMincho" w:hAnsi="Verdana"/>
          <w:spacing w:val="-5"/>
          <w:sz w:val="20"/>
          <w:szCs w:val="20"/>
        </w:rPr>
        <w:t xml:space="preserve"> </w:t>
      </w:r>
      <w:r w:rsidRPr="000C1DB3">
        <w:rPr>
          <w:rFonts w:ascii="Verdana" w:eastAsia="MS PMincho" w:hAnsi="Verdana"/>
          <w:sz w:val="20"/>
          <w:szCs w:val="20"/>
        </w:rPr>
        <w:t>and</w:t>
      </w:r>
      <w:r w:rsidRPr="000C1DB3">
        <w:rPr>
          <w:rFonts w:ascii="Verdana" w:eastAsia="MS PMincho" w:hAnsi="Verdana"/>
          <w:spacing w:val="-2"/>
          <w:sz w:val="20"/>
          <w:szCs w:val="20"/>
        </w:rPr>
        <w:t xml:space="preserve"> </w:t>
      </w:r>
      <w:r w:rsidRPr="000C1DB3">
        <w:rPr>
          <w:rFonts w:ascii="Verdana" w:eastAsia="MS PMincho" w:hAnsi="Verdana"/>
          <w:sz w:val="20"/>
          <w:szCs w:val="20"/>
        </w:rPr>
        <w:t>whe</w:t>
      </w:r>
      <w:r w:rsidRPr="000C1DB3">
        <w:rPr>
          <w:rFonts w:ascii="Verdana" w:eastAsia="MS PMincho" w:hAnsi="Verdana"/>
          <w:spacing w:val="-3"/>
          <w:sz w:val="20"/>
          <w:szCs w:val="20"/>
        </w:rPr>
        <w:t>r</w:t>
      </w:r>
      <w:r w:rsidRPr="000C1DB3">
        <w:rPr>
          <w:rFonts w:ascii="Verdana" w:eastAsia="MS PMincho" w:hAnsi="Verdana"/>
          <w:sz w:val="20"/>
          <w:szCs w:val="20"/>
        </w:rPr>
        <w:t>e</w:t>
      </w:r>
      <w:r w:rsidRPr="000C1DB3">
        <w:rPr>
          <w:rFonts w:ascii="Verdana" w:eastAsia="MS PMincho" w:hAnsi="Verdana"/>
          <w:spacing w:val="-19"/>
          <w:sz w:val="20"/>
          <w:szCs w:val="20"/>
        </w:rPr>
        <w:t xml:space="preserve"> </w:t>
      </w:r>
      <w:r w:rsidRPr="000C1DB3">
        <w:rPr>
          <w:rFonts w:ascii="Verdana" w:eastAsia="MS PMincho" w:hAnsi="Verdana"/>
          <w:sz w:val="20"/>
          <w:szCs w:val="20"/>
        </w:rPr>
        <w:t>these</w:t>
      </w:r>
      <w:r w:rsidRPr="000C1DB3">
        <w:rPr>
          <w:rFonts w:ascii="Verdana" w:eastAsia="MS PMincho" w:hAnsi="Verdana"/>
          <w:spacing w:val="-14"/>
          <w:sz w:val="20"/>
          <w:szCs w:val="20"/>
        </w:rPr>
        <w:t xml:space="preserve"> </w:t>
      </w:r>
      <w:r w:rsidRPr="000C1DB3">
        <w:rPr>
          <w:rFonts w:ascii="Verdana" w:eastAsia="MS PMincho" w:hAnsi="Verdana"/>
          <w:w w:val="99"/>
          <w:sz w:val="20"/>
          <w:szCs w:val="20"/>
        </w:rPr>
        <w:t>ci</w:t>
      </w:r>
      <w:r w:rsidRPr="000C1DB3">
        <w:rPr>
          <w:rFonts w:ascii="Verdana" w:eastAsia="MS PMincho" w:hAnsi="Verdana"/>
          <w:spacing w:val="-3"/>
          <w:w w:val="99"/>
          <w:sz w:val="20"/>
          <w:szCs w:val="20"/>
        </w:rPr>
        <w:t>r</w:t>
      </w:r>
      <w:r w:rsidRPr="000C1DB3">
        <w:rPr>
          <w:rFonts w:ascii="Verdana" w:eastAsia="MS PMincho" w:hAnsi="Verdana"/>
          <w:w w:val="99"/>
          <w:sz w:val="20"/>
          <w:szCs w:val="20"/>
        </w:rPr>
        <w:t>cumstan</w:t>
      </w:r>
      <w:r w:rsidRPr="000C1DB3">
        <w:rPr>
          <w:rFonts w:ascii="Verdana" w:eastAsia="MS PMincho" w:hAnsi="Verdana"/>
          <w:spacing w:val="-3"/>
          <w:w w:val="99"/>
          <w:sz w:val="20"/>
          <w:szCs w:val="20"/>
        </w:rPr>
        <w:t>c</w:t>
      </w:r>
      <w:r w:rsidRPr="000C1DB3">
        <w:rPr>
          <w:rFonts w:ascii="Verdana" w:eastAsia="MS PMincho" w:hAnsi="Verdana"/>
          <w:w w:val="99"/>
          <w:sz w:val="20"/>
          <w:szCs w:val="20"/>
        </w:rPr>
        <w:t>es</w:t>
      </w:r>
      <w:r w:rsidRPr="000C1DB3">
        <w:rPr>
          <w:rFonts w:ascii="Verdana" w:eastAsia="MS PMincho" w:hAnsi="Verdana"/>
          <w:spacing w:val="-9"/>
          <w:w w:val="99"/>
          <w:sz w:val="20"/>
          <w:szCs w:val="20"/>
        </w:rPr>
        <w:t xml:space="preserve"> </w:t>
      </w:r>
      <w:r w:rsidRPr="000C1DB3">
        <w:rPr>
          <w:rFonts w:ascii="Verdana" w:eastAsia="MS PMincho" w:hAnsi="Verdana"/>
          <w:sz w:val="20"/>
          <w:szCs w:val="20"/>
        </w:rPr>
        <w:t>o</w:t>
      </w:r>
      <w:r w:rsidRPr="000C1DB3">
        <w:rPr>
          <w:rFonts w:ascii="Verdana" w:eastAsia="MS PMincho" w:hAnsi="Verdana"/>
          <w:spacing w:val="-3"/>
          <w:sz w:val="20"/>
          <w:szCs w:val="20"/>
        </w:rPr>
        <w:t>c</w:t>
      </w:r>
      <w:r w:rsidRPr="000C1DB3">
        <w:rPr>
          <w:rFonts w:ascii="Verdana" w:eastAsia="MS PMincho" w:hAnsi="Verdana"/>
          <w:sz w:val="20"/>
          <w:szCs w:val="20"/>
        </w:rPr>
        <w:t>cur</w:t>
      </w:r>
      <w:r w:rsidRPr="000C1DB3">
        <w:rPr>
          <w:rFonts w:ascii="Verdana" w:eastAsia="MS PMincho" w:hAnsi="Verdana"/>
          <w:spacing w:val="-7"/>
          <w:sz w:val="20"/>
          <w:szCs w:val="20"/>
        </w:rPr>
        <w:t xml:space="preserve"> </w:t>
      </w:r>
      <w:r w:rsidRPr="000C1DB3">
        <w:rPr>
          <w:rFonts w:ascii="Verdana" w:eastAsia="MS PMincho" w:hAnsi="Verdana"/>
          <w:sz w:val="20"/>
          <w:szCs w:val="20"/>
        </w:rPr>
        <w:t>it</w:t>
      </w:r>
      <w:r w:rsidRPr="000C1DB3">
        <w:rPr>
          <w:rFonts w:ascii="Verdana" w:eastAsia="MS PMincho" w:hAnsi="Verdana"/>
          <w:spacing w:val="-11"/>
          <w:sz w:val="20"/>
          <w:szCs w:val="20"/>
        </w:rPr>
        <w:t xml:space="preserve"> </w:t>
      </w:r>
      <w:r w:rsidRPr="000C1DB3">
        <w:rPr>
          <w:rFonts w:ascii="Verdana" w:eastAsia="MS PMincho" w:hAnsi="Verdana"/>
          <w:w w:val="98"/>
          <w:sz w:val="20"/>
          <w:szCs w:val="20"/>
        </w:rPr>
        <w:t>m</w:t>
      </w:r>
      <w:r w:rsidRPr="000C1DB3">
        <w:rPr>
          <w:rFonts w:ascii="Verdana" w:eastAsia="MS PMincho" w:hAnsi="Verdana"/>
          <w:spacing w:val="-4"/>
          <w:w w:val="98"/>
          <w:sz w:val="20"/>
          <w:szCs w:val="20"/>
        </w:rPr>
        <w:t>a</w:t>
      </w:r>
      <w:r w:rsidRPr="000C1DB3">
        <w:rPr>
          <w:rFonts w:ascii="Verdana" w:eastAsia="MS PMincho" w:hAnsi="Verdana"/>
          <w:w w:val="98"/>
          <w:sz w:val="20"/>
          <w:szCs w:val="20"/>
        </w:rPr>
        <w:t>y</w:t>
      </w:r>
      <w:r w:rsidRPr="000C1DB3">
        <w:rPr>
          <w:rFonts w:ascii="Verdana" w:eastAsia="MS PMincho" w:hAnsi="Verdana"/>
          <w:spacing w:val="-13"/>
          <w:w w:val="98"/>
          <w:sz w:val="20"/>
          <w:szCs w:val="20"/>
        </w:rPr>
        <w:t xml:space="preserve"> </w:t>
      </w:r>
      <w:r w:rsidRPr="000C1DB3">
        <w:rPr>
          <w:rFonts w:ascii="Verdana" w:eastAsia="MS PMincho" w:hAnsi="Verdana"/>
          <w:sz w:val="20"/>
          <w:szCs w:val="20"/>
        </w:rPr>
        <w:t>be</w:t>
      </w:r>
      <w:r w:rsidRPr="000C1DB3">
        <w:rPr>
          <w:rFonts w:ascii="Verdana" w:eastAsia="MS PMincho" w:hAnsi="Verdana"/>
          <w:spacing w:val="-16"/>
          <w:sz w:val="20"/>
          <w:szCs w:val="20"/>
        </w:rPr>
        <w:t xml:space="preserve"> </w:t>
      </w:r>
      <w:r w:rsidRPr="000C1DB3">
        <w:rPr>
          <w:rFonts w:ascii="Verdana" w:eastAsia="MS PMincho" w:hAnsi="Verdana"/>
          <w:w w:val="96"/>
          <w:sz w:val="20"/>
          <w:szCs w:val="20"/>
        </w:rPr>
        <w:t>ne</w:t>
      </w:r>
      <w:r w:rsidRPr="000C1DB3">
        <w:rPr>
          <w:rFonts w:ascii="Verdana" w:eastAsia="MS PMincho" w:hAnsi="Verdana"/>
          <w:spacing w:val="-3"/>
          <w:w w:val="96"/>
          <w:sz w:val="20"/>
          <w:szCs w:val="20"/>
        </w:rPr>
        <w:t>c</w:t>
      </w:r>
      <w:r w:rsidRPr="000C1DB3">
        <w:rPr>
          <w:rFonts w:ascii="Verdana" w:eastAsia="MS PMincho" w:hAnsi="Verdana"/>
          <w:w w:val="96"/>
          <w:sz w:val="20"/>
          <w:szCs w:val="20"/>
        </w:rPr>
        <w:t>essa</w:t>
      </w:r>
      <w:r w:rsidRPr="000C1DB3">
        <w:rPr>
          <w:rFonts w:ascii="Verdana" w:eastAsia="MS PMincho" w:hAnsi="Verdana"/>
          <w:spacing w:val="6"/>
          <w:w w:val="96"/>
          <w:sz w:val="20"/>
          <w:szCs w:val="20"/>
        </w:rPr>
        <w:t>r</w:t>
      </w:r>
      <w:r w:rsidRPr="000C1DB3">
        <w:rPr>
          <w:rFonts w:ascii="Verdana" w:eastAsia="MS PMincho" w:hAnsi="Verdana"/>
          <w:w w:val="96"/>
          <w:sz w:val="20"/>
          <w:szCs w:val="20"/>
        </w:rPr>
        <w:t>y</w:t>
      </w:r>
      <w:r w:rsidRPr="000C1DB3">
        <w:rPr>
          <w:rFonts w:ascii="Verdana" w:eastAsia="MS PMincho" w:hAnsi="Verdana"/>
          <w:spacing w:val="-7"/>
          <w:w w:val="96"/>
          <w:sz w:val="20"/>
          <w:szCs w:val="20"/>
        </w:rPr>
        <w:t xml:space="preserve"> </w:t>
      </w:r>
      <w:r w:rsidRPr="000C1DB3">
        <w:rPr>
          <w:rFonts w:ascii="Verdana" w:eastAsia="MS PMincho" w:hAnsi="Verdana"/>
          <w:spacing w:val="-3"/>
          <w:sz w:val="20"/>
          <w:szCs w:val="20"/>
        </w:rPr>
        <w:t>t</w:t>
      </w:r>
      <w:r w:rsidRPr="000C1DB3">
        <w:rPr>
          <w:rFonts w:ascii="Verdana" w:eastAsia="MS PMincho" w:hAnsi="Verdana"/>
          <w:sz w:val="20"/>
          <w:szCs w:val="20"/>
        </w:rPr>
        <w:t>o</w:t>
      </w:r>
      <w:r w:rsidRPr="000C1DB3">
        <w:rPr>
          <w:rFonts w:ascii="Verdana" w:eastAsia="MS PMincho" w:hAnsi="Verdana"/>
          <w:spacing w:val="-5"/>
          <w:sz w:val="20"/>
          <w:szCs w:val="20"/>
        </w:rPr>
        <w:t xml:space="preserve"> </w:t>
      </w:r>
      <w:r w:rsidRPr="000C1DB3">
        <w:rPr>
          <w:rFonts w:ascii="Verdana" w:eastAsia="MS PMincho" w:hAnsi="Verdana"/>
          <w:w w:val="94"/>
          <w:sz w:val="20"/>
          <w:szCs w:val="20"/>
        </w:rPr>
        <w:t>seek</w:t>
      </w:r>
      <w:r w:rsidRPr="000C1DB3">
        <w:rPr>
          <w:rFonts w:ascii="Verdana" w:eastAsia="MS PMincho" w:hAnsi="Verdana"/>
          <w:spacing w:val="3"/>
          <w:w w:val="94"/>
          <w:sz w:val="20"/>
          <w:szCs w:val="20"/>
        </w:rPr>
        <w:t xml:space="preserve"> </w:t>
      </w:r>
      <w:r w:rsidRPr="000C1DB3">
        <w:rPr>
          <w:rFonts w:ascii="Verdana" w:eastAsia="MS PMincho" w:hAnsi="Verdana"/>
          <w:sz w:val="20"/>
          <w:szCs w:val="20"/>
        </w:rPr>
        <w:t>independent</w:t>
      </w:r>
      <w:r w:rsidRPr="000C1DB3">
        <w:rPr>
          <w:rFonts w:ascii="Verdana" w:eastAsia="MS PMincho" w:hAnsi="Verdana"/>
          <w:spacing w:val="24"/>
          <w:sz w:val="20"/>
          <w:szCs w:val="20"/>
        </w:rPr>
        <w:t xml:space="preserve"> </w:t>
      </w:r>
      <w:r w:rsidRPr="000C1DB3">
        <w:rPr>
          <w:rFonts w:ascii="Verdana" w:eastAsia="MS PMincho" w:hAnsi="Verdana"/>
          <w:sz w:val="20"/>
          <w:szCs w:val="20"/>
        </w:rPr>
        <w:t>a</w:t>
      </w:r>
      <w:r w:rsidRPr="000C1DB3">
        <w:rPr>
          <w:rFonts w:ascii="Verdana" w:eastAsia="MS PMincho" w:hAnsi="Verdana"/>
          <w:spacing w:val="-2"/>
          <w:sz w:val="20"/>
          <w:szCs w:val="20"/>
        </w:rPr>
        <w:t>d</w:t>
      </w:r>
      <w:r w:rsidRPr="000C1DB3">
        <w:rPr>
          <w:rFonts w:ascii="Verdana" w:eastAsia="MS PMincho" w:hAnsi="Verdana"/>
          <w:spacing w:val="4"/>
          <w:sz w:val="20"/>
          <w:szCs w:val="20"/>
        </w:rPr>
        <w:t>v</w:t>
      </w:r>
      <w:r w:rsidRPr="000C1DB3">
        <w:rPr>
          <w:rFonts w:ascii="Verdana" w:eastAsia="MS PMincho" w:hAnsi="Verdana"/>
          <w:sz w:val="20"/>
          <w:szCs w:val="20"/>
        </w:rPr>
        <w:t>i</w:t>
      </w:r>
      <w:r w:rsidRPr="000C1DB3">
        <w:rPr>
          <w:rFonts w:ascii="Verdana" w:eastAsia="MS PMincho" w:hAnsi="Verdana"/>
          <w:spacing w:val="-3"/>
          <w:sz w:val="20"/>
          <w:szCs w:val="20"/>
        </w:rPr>
        <w:t>c</w:t>
      </w:r>
      <w:r w:rsidRPr="000C1DB3">
        <w:rPr>
          <w:rFonts w:ascii="Verdana" w:eastAsia="MS PMincho" w:hAnsi="Verdana"/>
          <w:sz w:val="20"/>
          <w:szCs w:val="20"/>
        </w:rPr>
        <w:t>e.</w:t>
      </w:r>
    </w:p>
    <w:tbl>
      <w:tblPr>
        <w:tblStyle w:val="TableGrid"/>
        <w:tblW w:w="0" w:type="auto"/>
        <w:tblLook w:val="04A0" w:firstRow="1" w:lastRow="0" w:firstColumn="1" w:lastColumn="0" w:noHBand="0" w:noVBand="1"/>
      </w:tblPr>
      <w:tblGrid>
        <w:gridCol w:w="9242"/>
      </w:tblGrid>
      <w:tr w:rsidR="00C47705" w:rsidRPr="000C1DB3" w14:paraId="28C2AB0E" w14:textId="77777777" w:rsidTr="00C47705">
        <w:tc>
          <w:tcPr>
            <w:tcW w:w="9242" w:type="dxa"/>
          </w:tcPr>
          <w:p w14:paraId="4C04C405" w14:textId="77777777" w:rsidR="00C47705" w:rsidRPr="000C1DB3" w:rsidRDefault="00C47705" w:rsidP="0083071A">
            <w:pPr>
              <w:widowControl w:val="0"/>
              <w:autoSpaceDE w:val="0"/>
              <w:autoSpaceDN w:val="0"/>
              <w:adjustRightInd w:val="0"/>
              <w:spacing w:line="243" w:lineRule="auto"/>
              <w:ind w:right="95"/>
              <w:rPr>
                <w:rFonts w:ascii="Verdana" w:eastAsia="MS PMincho" w:hAnsi="Verdana"/>
                <w:i/>
                <w:sz w:val="20"/>
                <w:szCs w:val="20"/>
              </w:rPr>
            </w:pPr>
            <w:r w:rsidRPr="000C1DB3">
              <w:rPr>
                <w:rFonts w:ascii="Verdana" w:eastAsia="MS PMincho" w:hAnsi="Verdana"/>
                <w:i/>
                <w:sz w:val="20"/>
                <w:szCs w:val="20"/>
              </w:rPr>
              <w:t>Schedule 10 Local Government and Housing Act 1989</w:t>
            </w:r>
          </w:p>
          <w:p w14:paraId="6DE0C017" w14:textId="77777777" w:rsidR="00C47705" w:rsidRPr="000C1DB3" w:rsidRDefault="00C47705" w:rsidP="0083071A">
            <w:pPr>
              <w:widowControl w:val="0"/>
              <w:autoSpaceDE w:val="0"/>
              <w:autoSpaceDN w:val="0"/>
              <w:adjustRightInd w:val="0"/>
              <w:spacing w:line="243" w:lineRule="auto"/>
              <w:ind w:right="95"/>
              <w:rPr>
                <w:rFonts w:ascii="Verdana" w:eastAsia="MS PMincho" w:hAnsi="Verdana"/>
                <w:i/>
                <w:sz w:val="20"/>
                <w:szCs w:val="20"/>
              </w:rPr>
            </w:pPr>
            <w:r w:rsidRPr="000C1DB3">
              <w:rPr>
                <w:rFonts w:ascii="Verdana" w:eastAsia="MS PMincho" w:hAnsi="Verdana"/>
                <w:i/>
                <w:sz w:val="20"/>
                <w:szCs w:val="20"/>
              </w:rPr>
              <w:t>Long Residential Tenancies (Principal Forms) Regulations 1997 (SI 19973008</w:t>
            </w:r>
          </w:p>
          <w:p w14:paraId="62362F1C" w14:textId="77777777" w:rsidR="00C47705" w:rsidRPr="000C1DB3" w:rsidRDefault="00C47705" w:rsidP="0083071A">
            <w:pPr>
              <w:widowControl w:val="0"/>
              <w:autoSpaceDE w:val="0"/>
              <w:autoSpaceDN w:val="0"/>
              <w:adjustRightInd w:val="0"/>
              <w:spacing w:line="243" w:lineRule="auto"/>
              <w:ind w:right="95"/>
              <w:rPr>
                <w:rFonts w:ascii="Verdana" w:eastAsia="MS PMincho" w:hAnsi="Verdana"/>
                <w:i/>
                <w:sz w:val="20"/>
                <w:szCs w:val="20"/>
              </w:rPr>
            </w:pPr>
            <w:r w:rsidRPr="000C1DB3">
              <w:rPr>
                <w:rFonts w:ascii="Verdana" w:eastAsia="MS PMincho" w:hAnsi="Verdana"/>
                <w:i/>
                <w:sz w:val="20"/>
                <w:szCs w:val="20"/>
              </w:rPr>
              <w:t>Long Residential Tenancies (Supplemental Forms) Regulations 1997 (SI 1997/3005)</w:t>
            </w:r>
          </w:p>
          <w:p w14:paraId="53BA2FA5" w14:textId="77777777" w:rsidR="00C47705" w:rsidRPr="000C1DB3" w:rsidRDefault="00C47705" w:rsidP="0083071A">
            <w:pPr>
              <w:widowControl w:val="0"/>
              <w:autoSpaceDE w:val="0"/>
              <w:autoSpaceDN w:val="0"/>
              <w:adjustRightInd w:val="0"/>
              <w:spacing w:line="243" w:lineRule="auto"/>
              <w:ind w:right="95"/>
              <w:rPr>
                <w:rFonts w:ascii="Verdana" w:eastAsia="MS PMincho" w:hAnsi="Verdana"/>
                <w:i/>
                <w:sz w:val="20"/>
                <w:szCs w:val="20"/>
              </w:rPr>
            </w:pPr>
            <w:r w:rsidRPr="000C1DB3">
              <w:rPr>
                <w:rFonts w:ascii="Verdana" w:eastAsia="MS PMincho" w:hAnsi="Verdana"/>
                <w:i/>
                <w:sz w:val="20"/>
                <w:szCs w:val="20"/>
              </w:rPr>
              <w:t>Long Residential Tenancies (Principal Forms)(Amendment)(England) Regulations 2002 (SI 2002/2227)</w:t>
            </w:r>
          </w:p>
        </w:tc>
      </w:tr>
    </w:tbl>
    <w:p w14:paraId="4F28F0F5" w14:textId="77777777" w:rsidR="00C47705" w:rsidRPr="000C1DB3" w:rsidRDefault="00C47705" w:rsidP="0083071A">
      <w:pPr>
        <w:widowControl w:val="0"/>
        <w:autoSpaceDE w:val="0"/>
        <w:autoSpaceDN w:val="0"/>
        <w:adjustRightInd w:val="0"/>
        <w:spacing w:line="243" w:lineRule="auto"/>
        <w:ind w:right="95"/>
        <w:rPr>
          <w:rFonts w:ascii="Verdana" w:eastAsia="MS PMincho" w:hAnsi="Verdana"/>
          <w:sz w:val="20"/>
          <w:szCs w:val="20"/>
        </w:rPr>
      </w:pPr>
    </w:p>
    <w:p w14:paraId="70B0BBAC" w14:textId="77777777" w:rsidR="004C439B" w:rsidRPr="000C1DB3" w:rsidRDefault="004C439B" w:rsidP="0083071A">
      <w:pPr>
        <w:widowControl w:val="0"/>
        <w:autoSpaceDE w:val="0"/>
        <w:autoSpaceDN w:val="0"/>
        <w:adjustRightInd w:val="0"/>
        <w:spacing w:line="243" w:lineRule="auto"/>
        <w:ind w:right="95"/>
        <w:rPr>
          <w:rFonts w:ascii="Verdana" w:eastAsia="MS PMincho" w:hAnsi="Verdana"/>
          <w:sz w:val="20"/>
          <w:szCs w:val="20"/>
        </w:rPr>
      </w:pPr>
    </w:p>
    <w:p w14:paraId="471C9910" w14:textId="77777777" w:rsidR="007A4194" w:rsidRPr="000C1DB3" w:rsidRDefault="001E31E0" w:rsidP="007A4194">
      <w:pPr>
        <w:ind w:right="95"/>
        <w:rPr>
          <w:rFonts w:ascii="Verdana" w:eastAsia="MS PMincho" w:hAnsi="Verdana"/>
          <w:sz w:val="20"/>
          <w:szCs w:val="20"/>
        </w:rPr>
      </w:pPr>
      <w:r w:rsidRPr="000C1DB3">
        <w:rPr>
          <w:rFonts w:ascii="Verdana" w:eastAsia="MS PMincho" w:hAnsi="Verdana"/>
          <w:b/>
          <w:sz w:val="20"/>
          <w:szCs w:val="20"/>
        </w:rPr>
        <w:t>Additional Advice</w:t>
      </w:r>
    </w:p>
    <w:p w14:paraId="2F28E417" w14:textId="77777777" w:rsidR="001E31E0" w:rsidRPr="000C1DB3" w:rsidRDefault="001E31E0" w:rsidP="007A4194">
      <w:pPr>
        <w:ind w:right="95"/>
        <w:rPr>
          <w:rFonts w:ascii="Verdana" w:eastAsia="MS PMincho" w:hAnsi="Verdana"/>
          <w:sz w:val="20"/>
          <w:szCs w:val="20"/>
        </w:rPr>
      </w:pPr>
    </w:p>
    <w:p w14:paraId="4EC301B3" w14:textId="77777777" w:rsidR="001E31E0" w:rsidRPr="000C1DB3" w:rsidRDefault="001E31E0" w:rsidP="007A4194">
      <w:pPr>
        <w:ind w:right="95"/>
        <w:rPr>
          <w:rFonts w:ascii="Verdana" w:eastAsia="MS PMincho" w:hAnsi="Verdana"/>
          <w:sz w:val="20"/>
          <w:szCs w:val="20"/>
        </w:rPr>
      </w:pPr>
      <w:r w:rsidRPr="000C1DB3">
        <w:rPr>
          <w:rFonts w:ascii="Verdana" w:eastAsia="MS PMincho" w:hAnsi="Verdana"/>
          <w:sz w:val="20"/>
          <w:szCs w:val="20"/>
        </w:rPr>
        <w:t>Further guidance is available from the following:</w:t>
      </w:r>
    </w:p>
    <w:p w14:paraId="2A250479" w14:textId="77777777" w:rsidR="001E31E0" w:rsidRPr="000C1DB3" w:rsidRDefault="001E31E0" w:rsidP="007A4194">
      <w:pPr>
        <w:ind w:right="95"/>
        <w:rPr>
          <w:rFonts w:ascii="Verdana" w:eastAsia="MS PMincho" w:hAnsi="Verdana"/>
          <w:sz w:val="20"/>
          <w:szCs w:val="20"/>
        </w:rPr>
      </w:pPr>
    </w:p>
    <w:p w14:paraId="692964A1" w14:textId="77777777" w:rsidR="001E31E0" w:rsidRPr="000C1DB3" w:rsidRDefault="001E31E0" w:rsidP="00F00A67">
      <w:pPr>
        <w:pStyle w:val="ListParagraph"/>
        <w:numPr>
          <w:ilvl w:val="0"/>
          <w:numId w:val="41"/>
        </w:numPr>
        <w:ind w:right="95"/>
        <w:rPr>
          <w:rFonts w:ascii="Verdana" w:eastAsia="MS PMincho" w:hAnsi="Verdana"/>
          <w:sz w:val="20"/>
          <w:szCs w:val="20"/>
        </w:rPr>
      </w:pPr>
      <w:r w:rsidRPr="000C1DB3">
        <w:rPr>
          <w:rFonts w:ascii="Verdana" w:eastAsia="MS PMincho" w:hAnsi="Verdana"/>
          <w:sz w:val="20"/>
          <w:szCs w:val="20"/>
        </w:rPr>
        <w:t xml:space="preserve">The Leasehold Advisory Service (LEASE) </w:t>
      </w:r>
      <w:hyperlink r:id="rId18" w:history="1">
        <w:r w:rsidRPr="000C1DB3">
          <w:rPr>
            <w:rStyle w:val="Hyperlink"/>
            <w:rFonts w:ascii="Verdana" w:eastAsia="MS PMincho" w:hAnsi="Verdana"/>
            <w:color w:val="auto"/>
            <w:sz w:val="20"/>
            <w:szCs w:val="20"/>
          </w:rPr>
          <w:t>www.lease-advice.org</w:t>
        </w:r>
      </w:hyperlink>
    </w:p>
    <w:p w14:paraId="74066A0C" w14:textId="77777777" w:rsidR="001E31E0" w:rsidRPr="000C1DB3" w:rsidRDefault="001E31E0" w:rsidP="00F00A67">
      <w:pPr>
        <w:pStyle w:val="ListParagraph"/>
        <w:numPr>
          <w:ilvl w:val="0"/>
          <w:numId w:val="41"/>
        </w:numPr>
        <w:ind w:right="95"/>
        <w:rPr>
          <w:rFonts w:ascii="Verdana" w:eastAsia="MS PMincho" w:hAnsi="Verdana"/>
          <w:sz w:val="20"/>
          <w:szCs w:val="20"/>
        </w:rPr>
      </w:pPr>
      <w:r w:rsidRPr="000C1DB3">
        <w:rPr>
          <w:rFonts w:ascii="Verdana" w:eastAsia="MS PMincho" w:hAnsi="Verdana"/>
          <w:sz w:val="20"/>
          <w:szCs w:val="20"/>
        </w:rPr>
        <w:t>Department of Communities and Local Government (DCLG) www.communities.gov.uk</w:t>
      </w:r>
    </w:p>
    <w:p w14:paraId="351F4E56" w14:textId="77777777" w:rsidR="00385024" w:rsidRPr="000C1DB3" w:rsidRDefault="00385024" w:rsidP="00EF6892">
      <w:pPr>
        <w:pStyle w:val="ListParagraph"/>
        <w:rPr>
          <w:rFonts w:ascii="Verdana" w:eastAsia="MS PMincho" w:hAnsi="Verdana"/>
        </w:rPr>
      </w:pPr>
    </w:p>
    <w:p w14:paraId="0D0D1C60" w14:textId="77777777" w:rsidR="00AD4F63" w:rsidRDefault="00AD4F63">
      <w:pPr>
        <w:jc w:val="center"/>
        <w:rPr>
          <w:rFonts w:ascii="Verdana" w:hAnsi="Verdana"/>
          <w:sz w:val="20"/>
          <w:szCs w:val="20"/>
        </w:rPr>
        <w:sectPr w:rsidR="00AD4F63" w:rsidSect="006A3A3F">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pgNumType w:start="1"/>
          <w:cols w:space="708"/>
          <w:docGrid w:linePitch="360"/>
        </w:sectPr>
      </w:pPr>
    </w:p>
    <w:p w14:paraId="4B064E44" w14:textId="77777777" w:rsidR="00D01D4D" w:rsidRDefault="00D01D4D">
      <w:pPr>
        <w:jc w:val="center"/>
        <w:rPr>
          <w:rFonts w:ascii="Verdana" w:hAnsi="Verdana"/>
          <w:sz w:val="20"/>
          <w:szCs w:val="20"/>
        </w:rPr>
      </w:pPr>
    </w:p>
    <w:p w14:paraId="4BF553CE" w14:textId="205B7281" w:rsidR="00D01D4D" w:rsidRPr="00A65ED1" w:rsidRDefault="00AD4F63" w:rsidP="00A65ED1">
      <w:pPr>
        <w:pStyle w:val="Heading1"/>
      </w:pPr>
      <w:bookmarkStart w:id="350" w:name="_Toc427051848"/>
      <w:bookmarkStart w:id="351" w:name="_Toc443380646"/>
      <w:r w:rsidRPr="00A65ED1">
        <w:t xml:space="preserve">Appendix C: </w:t>
      </w:r>
      <w:r w:rsidR="00D01D4D" w:rsidRPr="00A65ED1">
        <w:t>Information leaseholder</w:t>
      </w:r>
      <w:r w:rsidR="00A92883" w:rsidRPr="00A65ED1">
        <w:t>s</w:t>
      </w:r>
      <w:r w:rsidR="00A65ED1">
        <w:t xml:space="preserve"> </w:t>
      </w:r>
      <w:r w:rsidR="00D01D4D" w:rsidRPr="00A65ED1">
        <w:t xml:space="preserve">can expect to receive during </w:t>
      </w:r>
      <w:r w:rsidR="00A92883" w:rsidRPr="00A65ED1">
        <w:t xml:space="preserve">the </w:t>
      </w:r>
      <w:r w:rsidR="00D01D4D" w:rsidRPr="00A65ED1">
        <w:t>ownership of a flat</w:t>
      </w:r>
      <w:bookmarkEnd w:id="350"/>
      <w:bookmarkEnd w:id="351"/>
      <w:r w:rsidR="00D01D4D" w:rsidRPr="00A65ED1">
        <w:tab/>
      </w:r>
      <w:r w:rsidR="00D01D4D" w:rsidRPr="00A65ED1">
        <w:tab/>
      </w:r>
      <w:r w:rsidR="00D01D4D" w:rsidRPr="00A65ED1">
        <w:tab/>
      </w:r>
      <w:r w:rsidR="00D01D4D" w:rsidRPr="00A65ED1">
        <w:tab/>
      </w:r>
      <w:r w:rsidR="00D01D4D" w:rsidRPr="00A65ED1">
        <w:tab/>
      </w:r>
      <w:r w:rsidR="00D01D4D" w:rsidRPr="00A65ED1">
        <w:tab/>
      </w:r>
    </w:p>
    <w:p w14:paraId="1D9CDC28" w14:textId="77777777" w:rsidR="00D01D4D" w:rsidRDefault="00D01D4D" w:rsidP="00D01D4D">
      <w:pPr>
        <w:rPr>
          <w:b/>
          <w:u w:val="single"/>
        </w:rPr>
      </w:pPr>
    </w:p>
    <w:tbl>
      <w:tblPr>
        <w:tblStyle w:val="TableGrid"/>
        <w:tblW w:w="0" w:type="auto"/>
        <w:tblLook w:val="04A0" w:firstRow="1" w:lastRow="0" w:firstColumn="1" w:lastColumn="0" w:noHBand="0" w:noVBand="1"/>
      </w:tblPr>
      <w:tblGrid>
        <w:gridCol w:w="3543"/>
        <w:gridCol w:w="3543"/>
        <w:gridCol w:w="3544"/>
        <w:gridCol w:w="3544"/>
      </w:tblGrid>
      <w:tr w:rsidR="00D01D4D" w14:paraId="5EC6BC86" w14:textId="77777777" w:rsidTr="0039313A">
        <w:tc>
          <w:tcPr>
            <w:tcW w:w="3543" w:type="dxa"/>
          </w:tcPr>
          <w:p w14:paraId="25B6A79A" w14:textId="77777777" w:rsidR="00D01D4D" w:rsidRPr="0039313A" w:rsidRDefault="00D01D4D" w:rsidP="0039313A">
            <w:pPr>
              <w:rPr>
                <w:rFonts w:ascii="Verdana" w:hAnsi="Verdana"/>
                <w:b/>
                <w:sz w:val="20"/>
                <w:szCs w:val="20"/>
                <w:u w:val="single"/>
              </w:rPr>
            </w:pPr>
          </w:p>
          <w:p w14:paraId="6B4873D8" w14:textId="77777777" w:rsidR="00D01D4D" w:rsidRPr="0039313A" w:rsidRDefault="00D01D4D" w:rsidP="0039313A">
            <w:pPr>
              <w:rPr>
                <w:rFonts w:ascii="Verdana" w:hAnsi="Verdana"/>
                <w:b/>
                <w:sz w:val="20"/>
                <w:szCs w:val="20"/>
              </w:rPr>
            </w:pPr>
            <w:r w:rsidRPr="0039313A">
              <w:rPr>
                <w:rFonts w:ascii="Verdana" w:hAnsi="Verdana"/>
                <w:b/>
                <w:sz w:val="20"/>
                <w:szCs w:val="20"/>
              </w:rPr>
              <w:t>Item</w:t>
            </w:r>
          </w:p>
        </w:tc>
        <w:tc>
          <w:tcPr>
            <w:tcW w:w="3543" w:type="dxa"/>
          </w:tcPr>
          <w:p w14:paraId="55910873" w14:textId="77777777" w:rsidR="00D01D4D" w:rsidRPr="0039313A" w:rsidRDefault="00D01D4D" w:rsidP="0039313A">
            <w:pPr>
              <w:rPr>
                <w:rFonts w:ascii="Verdana" w:hAnsi="Verdana"/>
                <w:b/>
                <w:sz w:val="20"/>
                <w:szCs w:val="20"/>
                <w:u w:val="single"/>
              </w:rPr>
            </w:pPr>
          </w:p>
          <w:p w14:paraId="37FDFBAB" w14:textId="77777777" w:rsidR="00D01D4D" w:rsidRPr="0039313A" w:rsidRDefault="00D01D4D" w:rsidP="0039313A">
            <w:pPr>
              <w:rPr>
                <w:rFonts w:ascii="Verdana" w:hAnsi="Verdana"/>
                <w:b/>
                <w:sz w:val="20"/>
                <w:szCs w:val="20"/>
              </w:rPr>
            </w:pPr>
            <w:r w:rsidRPr="0039313A">
              <w:rPr>
                <w:rFonts w:ascii="Verdana" w:hAnsi="Verdana"/>
                <w:b/>
                <w:sz w:val="20"/>
                <w:szCs w:val="20"/>
              </w:rPr>
              <w:t>From Whom</w:t>
            </w:r>
          </w:p>
        </w:tc>
        <w:tc>
          <w:tcPr>
            <w:tcW w:w="3544" w:type="dxa"/>
          </w:tcPr>
          <w:p w14:paraId="25ACAB6F" w14:textId="77777777" w:rsidR="00D01D4D" w:rsidRPr="0039313A" w:rsidRDefault="00D01D4D" w:rsidP="0039313A">
            <w:pPr>
              <w:rPr>
                <w:rFonts w:ascii="Verdana" w:hAnsi="Verdana"/>
                <w:b/>
                <w:sz w:val="20"/>
                <w:szCs w:val="20"/>
                <w:u w:val="single"/>
              </w:rPr>
            </w:pPr>
          </w:p>
          <w:p w14:paraId="6C3992C5" w14:textId="77777777" w:rsidR="00D01D4D" w:rsidRPr="0039313A" w:rsidRDefault="00D01D4D" w:rsidP="0039313A">
            <w:pPr>
              <w:rPr>
                <w:rFonts w:ascii="Verdana" w:hAnsi="Verdana"/>
                <w:b/>
                <w:sz w:val="20"/>
                <w:szCs w:val="20"/>
              </w:rPr>
            </w:pPr>
            <w:r w:rsidRPr="0039313A">
              <w:rPr>
                <w:rFonts w:ascii="Verdana" w:hAnsi="Verdana"/>
                <w:b/>
                <w:sz w:val="20"/>
                <w:szCs w:val="20"/>
              </w:rPr>
              <w:t>When</w:t>
            </w:r>
          </w:p>
        </w:tc>
        <w:tc>
          <w:tcPr>
            <w:tcW w:w="3544" w:type="dxa"/>
          </w:tcPr>
          <w:p w14:paraId="77C07A69" w14:textId="77777777" w:rsidR="00D01D4D" w:rsidRPr="0039313A" w:rsidRDefault="00D01D4D" w:rsidP="0039313A">
            <w:pPr>
              <w:rPr>
                <w:rFonts w:ascii="Verdana" w:hAnsi="Verdana"/>
                <w:b/>
                <w:sz w:val="20"/>
                <w:szCs w:val="20"/>
                <w:u w:val="single"/>
              </w:rPr>
            </w:pPr>
          </w:p>
          <w:p w14:paraId="2E250F3F" w14:textId="77777777" w:rsidR="00D01D4D" w:rsidRPr="0039313A" w:rsidRDefault="00D01D4D" w:rsidP="0039313A">
            <w:pPr>
              <w:rPr>
                <w:rFonts w:ascii="Verdana" w:hAnsi="Verdana"/>
                <w:b/>
                <w:sz w:val="20"/>
                <w:szCs w:val="20"/>
              </w:rPr>
            </w:pPr>
            <w:r w:rsidRPr="0039313A">
              <w:rPr>
                <w:rFonts w:ascii="Verdana" w:hAnsi="Verdana"/>
                <w:b/>
                <w:sz w:val="20"/>
                <w:szCs w:val="20"/>
              </w:rPr>
              <w:t>Comments</w:t>
            </w:r>
          </w:p>
        </w:tc>
      </w:tr>
      <w:tr w:rsidR="00D01D4D" w:rsidRPr="009D4612" w14:paraId="52D729DD" w14:textId="77777777" w:rsidTr="0039313A">
        <w:tc>
          <w:tcPr>
            <w:tcW w:w="3543" w:type="dxa"/>
          </w:tcPr>
          <w:p w14:paraId="093B5C51" w14:textId="77777777" w:rsidR="00D01D4D" w:rsidRPr="0039313A" w:rsidRDefault="00D01D4D" w:rsidP="0039313A">
            <w:pPr>
              <w:rPr>
                <w:rFonts w:ascii="Verdana" w:hAnsi="Verdana"/>
                <w:sz w:val="20"/>
                <w:szCs w:val="20"/>
              </w:rPr>
            </w:pPr>
          </w:p>
          <w:p w14:paraId="455137AA" w14:textId="77777777" w:rsidR="00D01D4D" w:rsidRPr="0039313A" w:rsidRDefault="00D01D4D" w:rsidP="0039313A">
            <w:pPr>
              <w:rPr>
                <w:rFonts w:ascii="Verdana" w:hAnsi="Verdana"/>
                <w:sz w:val="20"/>
                <w:szCs w:val="20"/>
              </w:rPr>
            </w:pPr>
            <w:r w:rsidRPr="0039313A">
              <w:rPr>
                <w:rFonts w:ascii="Verdana" w:hAnsi="Verdana"/>
                <w:sz w:val="20"/>
                <w:szCs w:val="20"/>
              </w:rPr>
              <w:t>Information sheet about leasehold</w:t>
            </w:r>
          </w:p>
          <w:p w14:paraId="57D13CFD" w14:textId="77777777" w:rsidR="00D01D4D" w:rsidRPr="0039313A" w:rsidRDefault="00D01D4D" w:rsidP="0039313A">
            <w:pPr>
              <w:rPr>
                <w:rFonts w:ascii="Verdana" w:hAnsi="Verdana"/>
                <w:sz w:val="20"/>
                <w:szCs w:val="20"/>
              </w:rPr>
            </w:pPr>
          </w:p>
        </w:tc>
        <w:tc>
          <w:tcPr>
            <w:tcW w:w="3543" w:type="dxa"/>
          </w:tcPr>
          <w:p w14:paraId="111D93A6" w14:textId="77777777" w:rsidR="00D01D4D" w:rsidRPr="0039313A" w:rsidRDefault="00D01D4D" w:rsidP="0039313A">
            <w:pPr>
              <w:rPr>
                <w:rFonts w:ascii="Verdana" w:hAnsi="Verdana"/>
                <w:sz w:val="20"/>
                <w:szCs w:val="20"/>
              </w:rPr>
            </w:pPr>
          </w:p>
          <w:p w14:paraId="36B603B3" w14:textId="77777777" w:rsidR="00D01D4D" w:rsidRPr="0039313A" w:rsidRDefault="00D01D4D" w:rsidP="0039313A">
            <w:pPr>
              <w:rPr>
                <w:rFonts w:ascii="Verdana" w:hAnsi="Verdana"/>
                <w:sz w:val="20"/>
                <w:szCs w:val="20"/>
              </w:rPr>
            </w:pPr>
            <w:r w:rsidRPr="0039313A">
              <w:rPr>
                <w:rFonts w:ascii="Verdana" w:hAnsi="Verdana"/>
                <w:sz w:val="20"/>
                <w:szCs w:val="20"/>
              </w:rPr>
              <w:t>Estate Agent</w:t>
            </w:r>
          </w:p>
        </w:tc>
        <w:tc>
          <w:tcPr>
            <w:tcW w:w="3544" w:type="dxa"/>
          </w:tcPr>
          <w:p w14:paraId="7FB8ACEF" w14:textId="77777777" w:rsidR="00D01D4D" w:rsidRPr="0039313A" w:rsidRDefault="00D01D4D" w:rsidP="0039313A">
            <w:pPr>
              <w:rPr>
                <w:rFonts w:ascii="Verdana" w:hAnsi="Verdana"/>
                <w:sz w:val="20"/>
                <w:szCs w:val="20"/>
              </w:rPr>
            </w:pPr>
          </w:p>
          <w:p w14:paraId="6ACF54E4" w14:textId="77777777" w:rsidR="00D01D4D" w:rsidRPr="0039313A" w:rsidRDefault="00D01D4D" w:rsidP="0039313A">
            <w:pPr>
              <w:rPr>
                <w:rFonts w:ascii="Verdana" w:hAnsi="Verdana"/>
                <w:sz w:val="20"/>
                <w:szCs w:val="20"/>
              </w:rPr>
            </w:pPr>
            <w:r w:rsidRPr="0039313A">
              <w:rPr>
                <w:rFonts w:ascii="Verdana" w:hAnsi="Verdana"/>
                <w:sz w:val="20"/>
                <w:szCs w:val="20"/>
              </w:rPr>
              <w:t>When you first show interest in purchasing a flat</w:t>
            </w:r>
          </w:p>
        </w:tc>
        <w:tc>
          <w:tcPr>
            <w:tcW w:w="3544" w:type="dxa"/>
          </w:tcPr>
          <w:p w14:paraId="2EF8A9A3" w14:textId="77777777" w:rsidR="00D01D4D" w:rsidRPr="0039313A" w:rsidRDefault="00D01D4D" w:rsidP="0039313A">
            <w:pPr>
              <w:rPr>
                <w:rFonts w:ascii="Verdana" w:hAnsi="Verdana"/>
                <w:sz w:val="20"/>
                <w:szCs w:val="20"/>
              </w:rPr>
            </w:pPr>
          </w:p>
          <w:p w14:paraId="1490A0F8" w14:textId="77777777" w:rsidR="00D01D4D" w:rsidRPr="0039313A" w:rsidRDefault="00D01D4D" w:rsidP="0039313A">
            <w:pPr>
              <w:rPr>
                <w:rFonts w:ascii="Verdana" w:hAnsi="Verdana"/>
                <w:sz w:val="20"/>
                <w:szCs w:val="20"/>
              </w:rPr>
            </w:pPr>
            <w:r w:rsidRPr="0039313A">
              <w:rPr>
                <w:rFonts w:ascii="Verdana" w:hAnsi="Verdana"/>
                <w:sz w:val="20"/>
                <w:szCs w:val="20"/>
              </w:rPr>
              <w:t xml:space="preserve">Also available from </w:t>
            </w:r>
          </w:p>
          <w:p w14:paraId="0B7BF9E7" w14:textId="77777777" w:rsidR="00D01D4D" w:rsidRPr="0039313A" w:rsidRDefault="00D01D4D" w:rsidP="0039313A">
            <w:pPr>
              <w:rPr>
                <w:rFonts w:ascii="Verdana" w:hAnsi="Verdana"/>
                <w:sz w:val="20"/>
                <w:szCs w:val="20"/>
              </w:rPr>
            </w:pPr>
            <w:r w:rsidRPr="0039313A">
              <w:rPr>
                <w:rFonts w:ascii="Verdana" w:hAnsi="Verdana"/>
                <w:sz w:val="20"/>
                <w:szCs w:val="20"/>
              </w:rPr>
              <w:t>www.lease-advice.org</w:t>
            </w:r>
          </w:p>
          <w:p w14:paraId="2E2EC20D" w14:textId="77777777" w:rsidR="00D01D4D" w:rsidRPr="0039313A" w:rsidRDefault="00D01D4D" w:rsidP="0039313A">
            <w:pPr>
              <w:rPr>
                <w:rFonts w:ascii="Verdana" w:hAnsi="Verdana"/>
                <w:sz w:val="20"/>
                <w:szCs w:val="20"/>
              </w:rPr>
            </w:pPr>
          </w:p>
        </w:tc>
      </w:tr>
      <w:tr w:rsidR="00D01D4D" w:rsidRPr="009D4612" w14:paraId="025B9DDB" w14:textId="77777777" w:rsidTr="0039313A">
        <w:tc>
          <w:tcPr>
            <w:tcW w:w="3543" w:type="dxa"/>
          </w:tcPr>
          <w:p w14:paraId="236DE585" w14:textId="77777777" w:rsidR="00D01D4D" w:rsidRPr="0039313A" w:rsidRDefault="00D01D4D" w:rsidP="0039313A">
            <w:pPr>
              <w:rPr>
                <w:rFonts w:ascii="Verdana" w:hAnsi="Verdana"/>
                <w:sz w:val="20"/>
                <w:szCs w:val="20"/>
              </w:rPr>
            </w:pPr>
          </w:p>
          <w:p w14:paraId="4A0AD7D0" w14:textId="77777777" w:rsidR="00D01D4D" w:rsidRPr="0039313A" w:rsidRDefault="00D01D4D" w:rsidP="0039313A">
            <w:pPr>
              <w:rPr>
                <w:rFonts w:ascii="Verdana" w:hAnsi="Verdana"/>
                <w:sz w:val="20"/>
                <w:szCs w:val="20"/>
              </w:rPr>
            </w:pPr>
            <w:r w:rsidRPr="0039313A">
              <w:rPr>
                <w:rFonts w:ascii="Verdana" w:hAnsi="Verdana"/>
                <w:sz w:val="20"/>
                <w:szCs w:val="20"/>
              </w:rPr>
              <w:t>Pre-contract enquiries</w:t>
            </w:r>
          </w:p>
          <w:p w14:paraId="1D061EC1" w14:textId="77777777" w:rsidR="00D01D4D" w:rsidRPr="0039313A" w:rsidRDefault="00D01D4D" w:rsidP="0039313A">
            <w:pPr>
              <w:rPr>
                <w:rFonts w:ascii="Verdana" w:hAnsi="Verdana"/>
                <w:sz w:val="20"/>
                <w:szCs w:val="20"/>
              </w:rPr>
            </w:pPr>
          </w:p>
        </w:tc>
        <w:tc>
          <w:tcPr>
            <w:tcW w:w="3543" w:type="dxa"/>
          </w:tcPr>
          <w:p w14:paraId="0ED6A3F0" w14:textId="77777777" w:rsidR="00D01D4D" w:rsidRPr="0039313A" w:rsidRDefault="00D01D4D" w:rsidP="0039313A">
            <w:pPr>
              <w:rPr>
                <w:rFonts w:ascii="Verdana" w:hAnsi="Verdana"/>
                <w:sz w:val="20"/>
                <w:szCs w:val="20"/>
              </w:rPr>
            </w:pPr>
          </w:p>
          <w:p w14:paraId="5B5BEF26" w14:textId="77777777" w:rsidR="00D01D4D" w:rsidRPr="0039313A" w:rsidRDefault="00D01D4D" w:rsidP="0039313A">
            <w:pPr>
              <w:rPr>
                <w:rFonts w:ascii="Verdana" w:hAnsi="Verdana"/>
                <w:sz w:val="20"/>
                <w:szCs w:val="20"/>
              </w:rPr>
            </w:pPr>
            <w:r w:rsidRPr="0039313A">
              <w:rPr>
                <w:rFonts w:ascii="Verdana" w:hAnsi="Verdana"/>
                <w:sz w:val="20"/>
                <w:szCs w:val="20"/>
              </w:rPr>
              <w:t>Your solicitor/conveyancing practitioner will request information from the vendor’s solicitor/managing agent.  (see Glossary LPE1 form)</w:t>
            </w:r>
          </w:p>
          <w:p w14:paraId="70F27126" w14:textId="77777777" w:rsidR="00D01D4D" w:rsidRPr="0039313A" w:rsidRDefault="00D01D4D" w:rsidP="0039313A">
            <w:pPr>
              <w:rPr>
                <w:rFonts w:ascii="Verdana" w:hAnsi="Verdana"/>
                <w:sz w:val="20"/>
                <w:szCs w:val="20"/>
              </w:rPr>
            </w:pPr>
          </w:p>
        </w:tc>
        <w:tc>
          <w:tcPr>
            <w:tcW w:w="3544" w:type="dxa"/>
          </w:tcPr>
          <w:p w14:paraId="1FEBB1AC" w14:textId="77777777" w:rsidR="00D01D4D" w:rsidRPr="0039313A" w:rsidRDefault="00D01D4D" w:rsidP="0039313A">
            <w:pPr>
              <w:rPr>
                <w:rFonts w:ascii="Verdana" w:hAnsi="Verdana"/>
                <w:sz w:val="20"/>
                <w:szCs w:val="20"/>
              </w:rPr>
            </w:pPr>
          </w:p>
          <w:p w14:paraId="300BD87F" w14:textId="77777777" w:rsidR="00D01D4D" w:rsidRPr="0039313A" w:rsidRDefault="00D01D4D" w:rsidP="0039313A">
            <w:pPr>
              <w:rPr>
                <w:rFonts w:ascii="Verdana" w:hAnsi="Verdana"/>
                <w:sz w:val="20"/>
                <w:szCs w:val="20"/>
              </w:rPr>
            </w:pPr>
            <w:r w:rsidRPr="0039313A">
              <w:rPr>
                <w:rFonts w:ascii="Verdana" w:hAnsi="Verdana"/>
                <w:sz w:val="20"/>
                <w:szCs w:val="20"/>
              </w:rPr>
              <w:t>During the conveyance stage of your purchase</w:t>
            </w:r>
          </w:p>
        </w:tc>
        <w:tc>
          <w:tcPr>
            <w:tcW w:w="3544" w:type="dxa"/>
          </w:tcPr>
          <w:p w14:paraId="517D3EC7" w14:textId="77777777" w:rsidR="00D01D4D" w:rsidRPr="0039313A" w:rsidRDefault="00D01D4D" w:rsidP="0039313A">
            <w:pPr>
              <w:rPr>
                <w:rFonts w:ascii="Verdana" w:hAnsi="Verdana"/>
                <w:sz w:val="20"/>
                <w:szCs w:val="20"/>
              </w:rPr>
            </w:pPr>
          </w:p>
          <w:p w14:paraId="4CDE2C70" w14:textId="77777777" w:rsidR="00D01D4D" w:rsidRPr="0039313A" w:rsidRDefault="00D01D4D" w:rsidP="0039313A">
            <w:pPr>
              <w:rPr>
                <w:rFonts w:ascii="Verdana" w:hAnsi="Verdana"/>
                <w:sz w:val="20"/>
                <w:szCs w:val="20"/>
              </w:rPr>
            </w:pPr>
            <w:r w:rsidRPr="0039313A">
              <w:rPr>
                <w:rFonts w:ascii="Verdana" w:hAnsi="Verdana"/>
                <w:sz w:val="20"/>
                <w:szCs w:val="20"/>
              </w:rPr>
              <w:t>There is likely to be a separate charge made for this information.  See Code ‘Pre-Contract Enquiries’.</w:t>
            </w:r>
          </w:p>
        </w:tc>
      </w:tr>
      <w:tr w:rsidR="00D01D4D" w:rsidRPr="009D4612" w14:paraId="075C5995" w14:textId="77777777" w:rsidTr="0039313A">
        <w:tc>
          <w:tcPr>
            <w:tcW w:w="3543" w:type="dxa"/>
          </w:tcPr>
          <w:p w14:paraId="0FC393E2" w14:textId="77777777" w:rsidR="00D01D4D" w:rsidRPr="0039313A" w:rsidRDefault="00D01D4D" w:rsidP="0039313A">
            <w:pPr>
              <w:rPr>
                <w:rFonts w:ascii="Verdana" w:hAnsi="Verdana"/>
                <w:sz w:val="20"/>
                <w:szCs w:val="20"/>
              </w:rPr>
            </w:pPr>
          </w:p>
          <w:p w14:paraId="5D0CF6DB" w14:textId="77777777" w:rsidR="00D01D4D" w:rsidRPr="0039313A" w:rsidRDefault="00D01D4D" w:rsidP="0039313A">
            <w:pPr>
              <w:rPr>
                <w:rFonts w:ascii="Verdana" w:hAnsi="Verdana"/>
                <w:sz w:val="20"/>
                <w:szCs w:val="20"/>
              </w:rPr>
            </w:pPr>
            <w:r w:rsidRPr="0039313A">
              <w:rPr>
                <w:rFonts w:ascii="Verdana" w:hAnsi="Verdana"/>
                <w:sz w:val="20"/>
                <w:szCs w:val="20"/>
              </w:rPr>
              <w:t>A copy of your lease</w:t>
            </w:r>
          </w:p>
          <w:p w14:paraId="5567116A" w14:textId="77777777" w:rsidR="00D01D4D" w:rsidRPr="0039313A" w:rsidRDefault="00D01D4D" w:rsidP="0039313A">
            <w:pPr>
              <w:rPr>
                <w:rFonts w:ascii="Verdana" w:hAnsi="Verdana"/>
                <w:sz w:val="20"/>
                <w:szCs w:val="20"/>
              </w:rPr>
            </w:pPr>
          </w:p>
        </w:tc>
        <w:tc>
          <w:tcPr>
            <w:tcW w:w="3543" w:type="dxa"/>
          </w:tcPr>
          <w:p w14:paraId="6E13F1E3" w14:textId="77777777" w:rsidR="00D01D4D" w:rsidRPr="0039313A" w:rsidRDefault="00D01D4D" w:rsidP="0039313A">
            <w:pPr>
              <w:rPr>
                <w:rFonts w:ascii="Verdana" w:hAnsi="Verdana"/>
                <w:sz w:val="20"/>
                <w:szCs w:val="20"/>
              </w:rPr>
            </w:pPr>
          </w:p>
          <w:p w14:paraId="0E337E44" w14:textId="77777777" w:rsidR="00D01D4D" w:rsidRPr="0039313A" w:rsidRDefault="00D01D4D" w:rsidP="0039313A">
            <w:pPr>
              <w:rPr>
                <w:rFonts w:ascii="Verdana" w:hAnsi="Verdana"/>
                <w:sz w:val="20"/>
                <w:szCs w:val="20"/>
              </w:rPr>
            </w:pPr>
            <w:r w:rsidRPr="0039313A">
              <w:rPr>
                <w:rFonts w:ascii="Verdana" w:hAnsi="Verdana"/>
                <w:sz w:val="20"/>
                <w:szCs w:val="20"/>
              </w:rPr>
              <w:t>Your solicitor/conveyancing practitioner</w:t>
            </w:r>
          </w:p>
          <w:p w14:paraId="687FA049" w14:textId="77777777" w:rsidR="00D01D4D" w:rsidRPr="0039313A" w:rsidRDefault="00D01D4D" w:rsidP="0039313A">
            <w:pPr>
              <w:rPr>
                <w:rFonts w:ascii="Verdana" w:hAnsi="Verdana"/>
                <w:sz w:val="20"/>
                <w:szCs w:val="20"/>
              </w:rPr>
            </w:pPr>
          </w:p>
        </w:tc>
        <w:tc>
          <w:tcPr>
            <w:tcW w:w="3544" w:type="dxa"/>
          </w:tcPr>
          <w:p w14:paraId="03350975" w14:textId="77777777" w:rsidR="00D01D4D" w:rsidRPr="0039313A" w:rsidRDefault="00D01D4D" w:rsidP="0039313A">
            <w:pPr>
              <w:rPr>
                <w:rFonts w:ascii="Verdana" w:hAnsi="Verdana"/>
                <w:sz w:val="20"/>
                <w:szCs w:val="20"/>
              </w:rPr>
            </w:pPr>
          </w:p>
          <w:p w14:paraId="24B8876D" w14:textId="77777777" w:rsidR="00D01D4D" w:rsidRPr="0039313A" w:rsidRDefault="00D01D4D" w:rsidP="0039313A">
            <w:pPr>
              <w:rPr>
                <w:rFonts w:ascii="Verdana" w:hAnsi="Verdana"/>
                <w:sz w:val="20"/>
                <w:szCs w:val="20"/>
              </w:rPr>
            </w:pPr>
            <w:r w:rsidRPr="0039313A">
              <w:rPr>
                <w:rFonts w:ascii="Verdana" w:hAnsi="Verdana"/>
                <w:sz w:val="20"/>
                <w:szCs w:val="20"/>
              </w:rPr>
              <w:t>It should form part of the pack provided to you during the conveyancing process</w:t>
            </w:r>
          </w:p>
          <w:p w14:paraId="563023BC" w14:textId="77777777" w:rsidR="00D01D4D" w:rsidRPr="0039313A" w:rsidRDefault="00D01D4D" w:rsidP="0039313A">
            <w:pPr>
              <w:rPr>
                <w:rFonts w:ascii="Verdana" w:hAnsi="Verdana"/>
                <w:sz w:val="20"/>
                <w:szCs w:val="20"/>
              </w:rPr>
            </w:pPr>
          </w:p>
        </w:tc>
        <w:tc>
          <w:tcPr>
            <w:tcW w:w="3544" w:type="dxa"/>
          </w:tcPr>
          <w:p w14:paraId="0FD7CA8D" w14:textId="77777777" w:rsidR="00D01D4D" w:rsidRPr="0039313A" w:rsidRDefault="00D01D4D" w:rsidP="0039313A">
            <w:pPr>
              <w:rPr>
                <w:rFonts w:ascii="Verdana" w:hAnsi="Verdana"/>
                <w:sz w:val="20"/>
                <w:szCs w:val="20"/>
              </w:rPr>
            </w:pPr>
          </w:p>
          <w:p w14:paraId="6482423C" w14:textId="77777777" w:rsidR="00D01D4D" w:rsidRPr="0039313A" w:rsidRDefault="00D01D4D" w:rsidP="0039313A">
            <w:pPr>
              <w:rPr>
                <w:rFonts w:ascii="Verdana" w:hAnsi="Verdana"/>
                <w:sz w:val="20"/>
                <w:szCs w:val="20"/>
              </w:rPr>
            </w:pPr>
            <w:r w:rsidRPr="0039313A">
              <w:rPr>
                <w:rFonts w:ascii="Verdana" w:hAnsi="Verdana"/>
                <w:sz w:val="20"/>
                <w:szCs w:val="20"/>
              </w:rPr>
              <w:t>If you are not given a copy of your lease you should request one as it sets out the obligations of the parties.  It is the contract between you and your landlord.</w:t>
            </w:r>
          </w:p>
          <w:p w14:paraId="7433EEC8" w14:textId="77777777" w:rsidR="00D01D4D" w:rsidRPr="0039313A" w:rsidRDefault="00D01D4D" w:rsidP="0039313A">
            <w:pPr>
              <w:rPr>
                <w:rFonts w:ascii="Verdana" w:hAnsi="Verdana"/>
                <w:sz w:val="20"/>
                <w:szCs w:val="20"/>
              </w:rPr>
            </w:pPr>
          </w:p>
        </w:tc>
      </w:tr>
      <w:tr w:rsidR="00D01D4D" w:rsidRPr="009D4612" w14:paraId="343B5BA5" w14:textId="77777777" w:rsidTr="0039313A">
        <w:tc>
          <w:tcPr>
            <w:tcW w:w="3543" w:type="dxa"/>
          </w:tcPr>
          <w:p w14:paraId="7CE56465" w14:textId="77777777" w:rsidR="00D01D4D" w:rsidRPr="0039313A" w:rsidRDefault="00D01D4D" w:rsidP="0039313A">
            <w:pPr>
              <w:rPr>
                <w:rFonts w:ascii="Verdana" w:hAnsi="Verdana"/>
                <w:sz w:val="20"/>
                <w:szCs w:val="20"/>
              </w:rPr>
            </w:pPr>
          </w:p>
          <w:p w14:paraId="07496A89" w14:textId="77777777" w:rsidR="00D01D4D" w:rsidRPr="0039313A" w:rsidRDefault="00D01D4D" w:rsidP="0039313A">
            <w:pPr>
              <w:rPr>
                <w:rFonts w:ascii="Verdana" w:hAnsi="Verdana"/>
                <w:sz w:val="20"/>
                <w:szCs w:val="20"/>
              </w:rPr>
            </w:pPr>
            <w:r w:rsidRPr="0039313A">
              <w:rPr>
                <w:rFonts w:ascii="Verdana" w:hAnsi="Verdana"/>
                <w:sz w:val="20"/>
                <w:szCs w:val="20"/>
              </w:rPr>
              <w:t>Welcome letter</w:t>
            </w:r>
          </w:p>
        </w:tc>
        <w:tc>
          <w:tcPr>
            <w:tcW w:w="3543" w:type="dxa"/>
          </w:tcPr>
          <w:p w14:paraId="2688B65B" w14:textId="77777777" w:rsidR="00D01D4D" w:rsidRPr="0039313A" w:rsidRDefault="00D01D4D" w:rsidP="0039313A">
            <w:pPr>
              <w:rPr>
                <w:rFonts w:ascii="Verdana" w:hAnsi="Verdana"/>
                <w:sz w:val="20"/>
                <w:szCs w:val="20"/>
              </w:rPr>
            </w:pPr>
          </w:p>
          <w:p w14:paraId="65C87774" w14:textId="77777777" w:rsidR="00D01D4D" w:rsidRPr="0039313A" w:rsidRDefault="00D01D4D" w:rsidP="0039313A">
            <w:pPr>
              <w:rPr>
                <w:rFonts w:ascii="Verdana" w:hAnsi="Verdana"/>
                <w:sz w:val="20"/>
                <w:szCs w:val="20"/>
              </w:rPr>
            </w:pPr>
            <w:r w:rsidRPr="0039313A">
              <w:rPr>
                <w:rFonts w:ascii="Verdana" w:hAnsi="Verdana"/>
                <w:sz w:val="20"/>
                <w:szCs w:val="20"/>
              </w:rPr>
              <w:t>The managing agent of the block or perhaps your landlord, depending on the size and ownership of the block</w:t>
            </w:r>
          </w:p>
          <w:p w14:paraId="569B9866" w14:textId="77777777" w:rsidR="00D01D4D" w:rsidRPr="0039313A" w:rsidRDefault="00D01D4D" w:rsidP="0039313A">
            <w:pPr>
              <w:rPr>
                <w:rFonts w:ascii="Verdana" w:hAnsi="Verdana"/>
                <w:sz w:val="20"/>
                <w:szCs w:val="20"/>
              </w:rPr>
            </w:pPr>
          </w:p>
        </w:tc>
        <w:tc>
          <w:tcPr>
            <w:tcW w:w="3544" w:type="dxa"/>
          </w:tcPr>
          <w:p w14:paraId="2A32532E" w14:textId="77777777" w:rsidR="00D01D4D" w:rsidRPr="0039313A" w:rsidRDefault="00D01D4D" w:rsidP="0039313A">
            <w:pPr>
              <w:rPr>
                <w:rFonts w:ascii="Verdana" w:hAnsi="Verdana"/>
                <w:sz w:val="20"/>
                <w:szCs w:val="20"/>
              </w:rPr>
            </w:pPr>
          </w:p>
          <w:p w14:paraId="67ADC22F" w14:textId="77777777" w:rsidR="00D01D4D" w:rsidRPr="0039313A" w:rsidRDefault="00D01D4D" w:rsidP="0039313A">
            <w:pPr>
              <w:rPr>
                <w:rFonts w:ascii="Verdana" w:hAnsi="Verdana"/>
                <w:sz w:val="20"/>
                <w:szCs w:val="20"/>
              </w:rPr>
            </w:pPr>
            <w:r w:rsidRPr="0039313A">
              <w:rPr>
                <w:rFonts w:ascii="Verdana" w:hAnsi="Verdana"/>
                <w:sz w:val="20"/>
                <w:szCs w:val="20"/>
              </w:rPr>
              <w:t>When you have completed your purchase and/or moved into the flat</w:t>
            </w:r>
          </w:p>
        </w:tc>
        <w:tc>
          <w:tcPr>
            <w:tcW w:w="3544" w:type="dxa"/>
          </w:tcPr>
          <w:p w14:paraId="0FFF60F1" w14:textId="77777777" w:rsidR="00D01D4D" w:rsidRPr="0039313A" w:rsidRDefault="00D01D4D" w:rsidP="0039313A">
            <w:pPr>
              <w:rPr>
                <w:rFonts w:ascii="Verdana" w:hAnsi="Verdana"/>
                <w:sz w:val="20"/>
                <w:szCs w:val="20"/>
              </w:rPr>
            </w:pPr>
          </w:p>
          <w:p w14:paraId="5336A530" w14:textId="77777777" w:rsidR="00D01D4D" w:rsidRPr="0039313A" w:rsidRDefault="00D01D4D" w:rsidP="0039313A">
            <w:pPr>
              <w:rPr>
                <w:rFonts w:ascii="Verdana" w:hAnsi="Verdana"/>
                <w:sz w:val="20"/>
                <w:szCs w:val="20"/>
              </w:rPr>
            </w:pPr>
            <w:r w:rsidRPr="0039313A">
              <w:rPr>
                <w:rFonts w:ascii="Verdana" w:hAnsi="Verdana"/>
                <w:sz w:val="20"/>
                <w:szCs w:val="20"/>
              </w:rPr>
              <w:t>It is likely to include information about how to contact your managing agent and/or landlord including details of any out of hours emergency service provided.</w:t>
            </w:r>
          </w:p>
          <w:p w14:paraId="726BFFA5" w14:textId="77777777" w:rsidR="00D01D4D" w:rsidRPr="0039313A" w:rsidRDefault="00D01D4D" w:rsidP="0039313A">
            <w:pPr>
              <w:rPr>
                <w:rFonts w:ascii="Verdana" w:hAnsi="Verdana"/>
                <w:sz w:val="20"/>
                <w:szCs w:val="20"/>
              </w:rPr>
            </w:pPr>
          </w:p>
        </w:tc>
      </w:tr>
      <w:tr w:rsidR="00D01D4D" w:rsidRPr="009D4612" w14:paraId="25C4B75C" w14:textId="77777777" w:rsidTr="0039313A">
        <w:tc>
          <w:tcPr>
            <w:tcW w:w="3543" w:type="dxa"/>
          </w:tcPr>
          <w:p w14:paraId="6437A8C6" w14:textId="77777777" w:rsidR="00D01D4D" w:rsidRPr="0039313A" w:rsidRDefault="00D01D4D" w:rsidP="0039313A">
            <w:pPr>
              <w:rPr>
                <w:rFonts w:ascii="Verdana" w:hAnsi="Verdana"/>
                <w:sz w:val="20"/>
                <w:szCs w:val="20"/>
              </w:rPr>
            </w:pPr>
          </w:p>
          <w:p w14:paraId="465299FB" w14:textId="77777777" w:rsidR="00D01D4D" w:rsidRPr="0039313A" w:rsidRDefault="00D01D4D" w:rsidP="0039313A">
            <w:pPr>
              <w:rPr>
                <w:rFonts w:ascii="Verdana" w:hAnsi="Verdana"/>
                <w:sz w:val="20"/>
                <w:szCs w:val="20"/>
              </w:rPr>
            </w:pPr>
            <w:r w:rsidRPr="0039313A">
              <w:rPr>
                <w:rFonts w:ascii="Verdana" w:hAnsi="Verdana"/>
                <w:sz w:val="20"/>
                <w:szCs w:val="20"/>
              </w:rPr>
              <w:t>Landlord’s name and address</w:t>
            </w:r>
          </w:p>
          <w:p w14:paraId="69EA1B28" w14:textId="77777777" w:rsidR="00D01D4D" w:rsidRPr="0039313A" w:rsidRDefault="00D01D4D" w:rsidP="0039313A">
            <w:pPr>
              <w:rPr>
                <w:rFonts w:ascii="Verdana" w:hAnsi="Verdana"/>
                <w:sz w:val="20"/>
                <w:szCs w:val="20"/>
              </w:rPr>
            </w:pPr>
          </w:p>
        </w:tc>
        <w:tc>
          <w:tcPr>
            <w:tcW w:w="3543" w:type="dxa"/>
          </w:tcPr>
          <w:p w14:paraId="5520B9BA" w14:textId="77777777" w:rsidR="00D01D4D" w:rsidRPr="0039313A" w:rsidRDefault="00D01D4D" w:rsidP="0039313A">
            <w:pPr>
              <w:rPr>
                <w:rFonts w:ascii="Verdana" w:hAnsi="Verdana"/>
                <w:sz w:val="20"/>
                <w:szCs w:val="20"/>
              </w:rPr>
            </w:pPr>
          </w:p>
          <w:p w14:paraId="6381F97F" w14:textId="77777777" w:rsidR="00D01D4D" w:rsidRPr="0039313A" w:rsidRDefault="00D01D4D" w:rsidP="0039313A">
            <w:pPr>
              <w:rPr>
                <w:rFonts w:ascii="Verdana" w:hAnsi="Verdana"/>
                <w:sz w:val="20"/>
                <w:szCs w:val="20"/>
              </w:rPr>
            </w:pPr>
            <w:r w:rsidRPr="0039313A">
              <w:rPr>
                <w:rFonts w:ascii="Verdana" w:hAnsi="Verdana"/>
                <w:sz w:val="20"/>
                <w:szCs w:val="20"/>
              </w:rPr>
              <w:t>Landlord, Managing agent or other agent appointed by the landlord, for example, an auditor.</w:t>
            </w:r>
          </w:p>
          <w:p w14:paraId="0C4D70AE" w14:textId="77777777" w:rsidR="00D01D4D" w:rsidRPr="0039313A" w:rsidRDefault="00D01D4D" w:rsidP="0039313A">
            <w:pPr>
              <w:rPr>
                <w:rFonts w:ascii="Verdana" w:hAnsi="Verdana"/>
                <w:sz w:val="20"/>
                <w:szCs w:val="20"/>
              </w:rPr>
            </w:pPr>
          </w:p>
        </w:tc>
        <w:tc>
          <w:tcPr>
            <w:tcW w:w="3544" w:type="dxa"/>
          </w:tcPr>
          <w:p w14:paraId="11E87A23" w14:textId="77777777" w:rsidR="00D01D4D" w:rsidRPr="0039313A" w:rsidRDefault="00D01D4D" w:rsidP="0039313A">
            <w:pPr>
              <w:rPr>
                <w:rFonts w:ascii="Verdana" w:hAnsi="Verdana"/>
                <w:sz w:val="20"/>
                <w:szCs w:val="20"/>
              </w:rPr>
            </w:pPr>
          </w:p>
          <w:p w14:paraId="1EA249AA" w14:textId="77777777" w:rsidR="00D01D4D" w:rsidRPr="0039313A" w:rsidRDefault="00D01D4D" w:rsidP="00FB78BD">
            <w:pPr>
              <w:rPr>
                <w:rFonts w:ascii="Verdana" w:hAnsi="Verdana"/>
                <w:sz w:val="20"/>
                <w:szCs w:val="20"/>
              </w:rPr>
            </w:pPr>
            <w:r w:rsidRPr="0039313A">
              <w:rPr>
                <w:rFonts w:ascii="Verdana" w:hAnsi="Verdana"/>
                <w:sz w:val="20"/>
                <w:szCs w:val="20"/>
              </w:rPr>
              <w:t>When you have completed your purchase</w:t>
            </w:r>
            <w:r w:rsidR="00FB78BD">
              <w:rPr>
                <w:rFonts w:ascii="Verdana" w:hAnsi="Verdana"/>
                <w:sz w:val="20"/>
                <w:szCs w:val="20"/>
              </w:rPr>
              <w:t>, and on all subsequent demands for ground rent and service charges</w:t>
            </w:r>
            <w:r w:rsidRPr="0039313A">
              <w:rPr>
                <w:rFonts w:ascii="Verdana" w:hAnsi="Verdana"/>
                <w:sz w:val="20"/>
                <w:szCs w:val="20"/>
              </w:rPr>
              <w:t>.</w:t>
            </w:r>
          </w:p>
        </w:tc>
        <w:tc>
          <w:tcPr>
            <w:tcW w:w="3544" w:type="dxa"/>
          </w:tcPr>
          <w:p w14:paraId="52F0B408" w14:textId="77777777" w:rsidR="00D01D4D" w:rsidRPr="0039313A" w:rsidRDefault="00D01D4D" w:rsidP="0039313A">
            <w:pPr>
              <w:rPr>
                <w:rFonts w:ascii="Verdana" w:hAnsi="Verdana"/>
                <w:sz w:val="20"/>
                <w:szCs w:val="20"/>
              </w:rPr>
            </w:pPr>
          </w:p>
          <w:p w14:paraId="7737765D" w14:textId="77777777" w:rsidR="00D01D4D" w:rsidRPr="0039313A" w:rsidRDefault="00D01D4D" w:rsidP="0039313A">
            <w:pPr>
              <w:rPr>
                <w:rFonts w:ascii="Verdana" w:hAnsi="Verdana"/>
                <w:sz w:val="20"/>
                <w:szCs w:val="20"/>
              </w:rPr>
            </w:pPr>
            <w:r w:rsidRPr="0039313A">
              <w:rPr>
                <w:rFonts w:ascii="Verdana" w:hAnsi="Verdana"/>
                <w:sz w:val="20"/>
                <w:szCs w:val="20"/>
              </w:rPr>
              <w:t>See Code ‘Landlord’s Name and Address’.</w:t>
            </w:r>
          </w:p>
        </w:tc>
      </w:tr>
      <w:tr w:rsidR="00D01D4D" w:rsidRPr="009D4612" w14:paraId="07D2D54B" w14:textId="77777777" w:rsidTr="0039313A">
        <w:tc>
          <w:tcPr>
            <w:tcW w:w="3543" w:type="dxa"/>
          </w:tcPr>
          <w:p w14:paraId="06BB1BB8" w14:textId="77777777" w:rsidR="00D01D4D" w:rsidRPr="0039313A" w:rsidRDefault="00D01D4D" w:rsidP="0039313A">
            <w:pPr>
              <w:rPr>
                <w:rFonts w:ascii="Verdana" w:hAnsi="Verdana"/>
                <w:sz w:val="20"/>
                <w:szCs w:val="20"/>
              </w:rPr>
            </w:pPr>
          </w:p>
          <w:p w14:paraId="53230668" w14:textId="77777777" w:rsidR="00D01D4D" w:rsidRPr="0039313A" w:rsidRDefault="00D01D4D" w:rsidP="0039313A">
            <w:pPr>
              <w:rPr>
                <w:rFonts w:ascii="Verdana" w:hAnsi="Verdana"/>
                <w:sz w:val="20"/>
                <w:szCs w:val="20"/>
              </w:rPr>
            </w:pPr>
            <w:r w:rsidRPr="0039313A">
              <w:rPr>
                <w:rFonts w:ascii="Verdana" w:hAnsi="Verdana"/>
                <w:sz w:val="20"/>
                <w:szCs w:val="20"/>
              </w:rPr>
              <w:t>Details of the services provided by your managing agent and the fees they charge</w:t>
            </w:r>
          </w:p>
        </w:tc>
        <w:tc>
          <w:tcPr>
            <w:tcW w:w="3543" w:type="dxa"/>
          </w:tcPr>
          <w:p w14:paraId="01B9B633" w14:textId="77777777" w:rsidR="00D01D4D" w:rsidRPr="0039313A" w:rsidRDefault="00D01D4D" w:rsidP="0039313A">
            <w:pPr>
              <w:rPr>
                <w:rFonts w:ascii="Verdana" w:hAnsi="Verdana"/>
                <w:sz w:val="20"/>
                <w:szCs w:val="20"/>
              </w:rPr>
            </w:pPr>
          </w:p>
          <w:p w14:paraId="4C8F8404" w14:textId="77777777" w:rsidR="00D01D4D" w:rsidRPr="0039313A" w:rsidRDefault="00D01D4D" w:rsidP="0039313A">
            <w:pPr>
              <w:rPr>
                <w:rFonts w:ascii="Verdana" w:hAnsi="Verdana"/>
                <w:sz w:val="20"/>
                <w:szCs w:val="20"/>
              </w:rPr>
            </w:pPr>
            <w:r w:rsidRPr="0039313A">
              <w:rPr>
                <w:rFonts w:ascii="Verdana" w:hAnsi="Verdana"/>
                <w:sz w:val="20"/>
                <w:szCs w:val="20"/>
              </w:rPr>
              <w:t>Managing agent (if appointed)</w:t>
            </w:r>
          </w:p>
        </w:tc>
        <w:tc>
          <w:tcPr>
            <w:tcW w:w="3544" w:type="dxa"/>
          </w:tcPr>
          <w:p w14:paraId="38C85DDB" w14:textId="77777777" w:rsidR="00D01D4D" w:rsidRPr="0039313A" w:rsidRDefault="00D01D4D" w:rsidP="0039313A">
            <w:pPr>
              <w:rPr>
                <w:rFonts w:ascii="Verdana" w:hAnsi="Verdana"/>
                <w:sz w:val="20"/>
                <w:szCs w:val="20"/>
              </w:rPr>
            </w:pPr>
          </w:p>
          <w:p w14:paraId="79C56136" w14:textId="77777777" w:rsidR="00D01D4D" w:rsidRPr="0039313A" w:rsidRDefault="00D01D4D" w:rsidP="0039313A">
            <w:pPr>
              <w:rPr>
                <w:rFonts w:ascii="Verdana" w:hAnsi="Verdana"/>
                <w:sz w:val="20"/>
                <w:szCs w:val="20"/>
              </w:rPr>
            </w:pPr>
            <w:r w:rsidRPr="0039313A">
              <w:rPr>
                <w:rFonts w:ascii="Verdana" w:hAnsi="Verdana"/>
                <w:sz w:val="20"/>
                <w:szCs w:val="20"/>
              </w:rPr>
              <w:t>Upon request</w:t>
            </w:r>
          </w:p>
        </w:tc>
        <w:tc>
          <w:tcPr>
            <w:tcW w:w="3544" w:type="dxa"/>
          </w:tcPr>
          <w:p w14:paraId="242F5FD6" w14:textId="77777777" w:rsidR="00D01D4D" w:rsidRPr="0039313A" w:rsidRDefault="00D01D4D" w:rsidP="0039313A">
            <w:pPr>
              <w:rPr>
                <w:rFonts w:ascii="Verdana" w:hAnsi="Verdana"/>
                <w:sz w:val="20"/>
                <w:szCs w:val="20"/>
              </w:rPr>
            </w:pPr>
          </w:p>
          <w:p w14:paraId="487C5B1A" w14:textId="77777777" w:rsidR="00D01D4D" w:rsidRPr="0039313A" w:rsidRDefault="00D01D4D" w:rsidP="0039313A">
            <w:pPr>
              <w:rPr>
                <w:rFonts w:ascii="Verdana" w:hAnsi="Verdana"/>
                <w:sz w:val="20"/>
                <w:szCs w:val="20"/>
              </w:rPr>
            </w:pPr>
            <w:r w:rsidRPr="0039313A">
              <w:rPr>
                <w:rFonts w:ascii="Verdana" w:hAnsi="Verdana"/>
                <w:sz w:val="20"/>
                <w:szCs w:val="20"/>
              </w:rPr>
              <w:t>Depending on the terms of the lease, your managing agent will charge an annual fee for providing day to day management services.  In addition, they may have a ‘menu of charges’ for duties not covered by the annual fee.</w:t>
            </w:r>
          </w:p>
          <w:p w14:paraId="65BFBD6C" w14:textId="77777777" w:rsidR="00D01D4D" w:rsidRPr="0039313A" w:rsidRDefault="00D01D4D" w:rsidP="0039313A">
            <w:pPr>
              <w:rPr>
                <w:rFonts w:ascii="Verdana" w:hAnsi="Verdana"/>
                <w:sz w:val="20"/>
                <w:szCs w:val="20"/>
              </w:rPr>
            </w:pPr>
          </w:p>
        </w:tc>
      </w:tr>
      <w:tr w:rsidR="00D01D4D" w:rsidRPr="009D4612" w14:paraId="7B039436" w14:textId="77777777" w:rsidTr="0039313A">
        <w:tc>
          <w:tcPr>
            <w:tcW w:w="3543" w:type="dxa"/>
          </w:tcPr>
          <w:p w14:paraId="3E4D57CB" w14:textId="77777777" w:rsidR="00D01D4D" w:rsidRPr="0039313A" w:rsidRDefault="00D01D4D" w:rsidP="0039313A">
            <w:pPr>
              <w:rPr>
                <w:rFonts w:ascii="Verdana" w:hAnsi="Verdana"/>
                <w:sz w:val="20"/>
                <w:szCs w:val="20"/>
              </w:rPr>
            </w:pPr>
          </w:p>
          <w:p w14:paraId="382DCD67" w14:textId="77777777" w:rsidR="00D01D4D" w:rsidRPr="0039313A" w:rsidRDefault="00D01D4D" w:rsidP="0039313A">
            <w:pPr>
              <w:rPr>
                <w:rFonts w:ascii="Verdana" w:hAnsi="Verdana"/>
                <w:sz w:val="20"/>
                <w:szCs w:val="20"/>
              </w:rPr>
            </w:pPr>
            <w:r w:rsidRPr="0039313A">
              <w:rPr>
                <w:rFonts w:ascii="Verdana" w:hAnsi="Verdana"/>
                <w:sz w:val="20"/>
                <w:szCs w:val="20"/>
              </w:rPr>
              <w:t>Annual service charge Budget</w:t>
            </w:r>
          </w:p>
          <w:p w14:paraId="502DCD45" w14:textId="77777777" w:rsidR="00D01D4D" w:rsidRPr="0039313A" w:rsidRDefault="00D01D4D" w:rsidP="0039313A">
            <w:pPr>
              <w:rPr>
                <w:rFonts w:ascii="Verdana" w:hAnsi="Verdana"/>
                <w:sz w:val="20"/>
                <w:szCs w:val="20"/>
              </w:rPr>
            </w:pPr>
          </w:p>
        </w:tc>
        <w:tc>
          <w:tcPr>
            <w:tcW w:w="3543" w:type="dxa"/>
          </w:tcPr>
          <w:p w14:paraId="0828BCA4" w14:textId="77777777" w:rsidR="00D01D4D" w:rsidRPr="0039313A" w:rsidRDefault="00D01D4D" w:rsidP="0039313A">
            <w:pPr>
              <w:rPr>
                <w:rFonts w:ascii="Verdana" w:hAnsi="Verdana"/>
                <w:sz w:val="20"/>
                <w:szCs w:val="20"/>
              </w:rPr>
            </w:pPr>
          </w:p>
          <w:p w14:paraId="1DD99AA0" w14:textId="77777777" w:rsidR="00D01D4D" w:rsidRPr="0039313A" w:rsidRDefault="00D01D4D" w:rsidP="0039313A">
            <w:pPr>
              <w:rPr>
                <w:rFonts w:ascii="Verdana" w:hAnsi="Verdana"/>
                <w:sz w:val="20"/>
                <w:szCs w:val="20"/>
              </w:rPr>
            </w:pPr>
            <w:r w:rsidRPr="0039313A">
              <w:rPr>
                <w:rFonts w:ascii="Verdana" w:hAnsi="Verdana"/>
                <w:sz w:val="20"/>
                <w:szCs w:val="20"/>
              </w:rPr>
              <w:t>Managing agent or landlord if no managing agent appointed</w:t>
            </w:r>
          </w:p>
        </w:tc>
        <w:tc>
          <w:tcPr>
            <w:tcW w:w="3544" w:type="dxa"/>
          </w:tcPr>
          <w:p w14:paraId="400DA4B2" w14:textId="77777777" w:rsidR="00D01D4D" w:rsidRPr="0039313A" w:rsidRDefault="00D01D4D" w:rsidP="0039313A">
            <w:pPr>
              <w:rPr>
                <w:rFonts w:ascii="Verdana" w:hAnsi="Verdana"/>
                <w:sz w:val="20"/>
                <w:szCs w:val="20"/>
              </w:rPr>
            </w:pPr>
          </w:p>
          <w:p w14:paraId="66741FD2" w14:textId="77777777" w:rsidR="00D01D4D" w:rsidRPr="0039313A" w:rsidRDefault="00D01D4D" w:rsidP="0039313A">
            <w:pPr>
              <w:rPr>
                <w:rFonts w:ascii="Verdana" w:hAnsi="Verdana"/>
                <w:sz w:val="20"/>
                <w:szCs w:val="20"/>
              </w:rPr>
            </w:pPr>
            <w:r w:rsidRPr="0039313A">
              <w:rPr>
                <w:rFonts w:ascii="Verdana" w:hAnsi="Verdana"/>
                <w:sz w:val="20"/>
                <w:szCs w:val="20"/>
              </w:rPr>
              <w:t>Shortly before the start of the service charge year</w:t>
            </w:r>
          </w:p>
          <w:p w14:paraId="0FF5AF5B" w14:textId="77777777" w:rsidR="00D01D4D" w:rsidRPr="0039313A" w:rsidRDefault="00D01D4D" w:rsidP="0039313A">
            <w:pPr>
              <w:rPr>
                <w:rFonts w:ascii="Verdana" w:hAnsi="Verdana"/>
                <w:sz w:val="20"/>
                <w:szCs w:val="20"/>
              </w:rPr>
            </w:pPr>
          </w:p>
        </w:tc>
        <w:tc>
          <w:tcPr>
            <w:tcW w:w="3544" w:type="dxa"/>
          </w:tcPr>
          <w:p w14:paraId="5F54F765" w14:textId="77777777" w:rsidR="00D01D4D" w:rsidRPr="0039313A" w:rsidRDefault="00D01D4D" w:rsidP="0039313A">
            <w:pPr>
              <w:rPr>
                <w:rFonts w:ascii="Verdana" w:hAnsi="Verdana"/>
                <w:sz w:val="20"/>
                <w:szCs w:val="20"/>
              </w:rPr>
            </w:pPr>
          </w:p>
          <w:p w14:paraId="59A3C684" w14:textId="77777777" w:rsidR="00D01D4D" w:rsidRPr="0039313A" w:rsidRDefault="00D01D4D" w:rsidP="0039313A">
            <w:pPr>
              <w:rPr>
                <w:rFonts w:ascii="Verdana" w:hAnsi="Verdana"/>
                <w:sz w:val="20"/>
                <w:szCs w:val="20"/>
              </w:rPr>
            </w:pPr>
            <w:r w:rsidRPr="0039313A">
              <w:rPr>
                <w:rFonts w:ascii="Verdana" w:hAnsi="Verdana"/>
                <w:sz w:val="20"/>
                <w:szCs w:val="20"/>
              </w:rPr>
              <w:t>Dates of the service charge year are usually set out in your lease.  See Code ‘Budgeting/estimating Service Charges’.</w:t>
            </w:r>
          </w:p>
        </w:tc>
      </w:tr>
      <w:tr w:rsidR="00D01D4D" w:rsidRPr="009D4612" w14:paraId="7CF90CE6" w14:textId="77777777" w:rsidTr="0039313A">
        <w:tc>
          <w:tcPr>
            <w:tcW w:w="3543" w:type="dxa"/>
          </w:tcPr>
          <w:p w14:paraId="5359C8C9" w14:textId="77777777" w:rsidR="00D01D4D" w:rsidRPr="0039313A" w:rsidRDefault="00D01D4D" w:rsidP="0039313A">
            <w:pPr>
              <w:rPr>
                <w:rFonts w:ascii="Verdana" w:hAnsi="Verdana"/>
                <w:sz w:val="20"/>
                <w:szCs w:val="20"/>
              </w:rPr>
            </w:pPr>
          </w:p>
          <w:p w14:paraId="3678B9E3" w14:textId="77777777" w:rsidR="00D01D4D" w:rsidRPr="0039313A" w:rsidRDefault="00D01D4D" w:rsidP="0039313A">
            <w:pPr>
              <w:rPr>
                <w:rFonts w:ascii="Verdana" w:hAnsi="Verdana"/>
                <w:sz w:val="20"/>
                <w:szCs w:val="20"/>
              </w:rPr>
            </w:pPr>
            <w:r w:rsidRPr="0039313A">
              <w:rPr>
                <w:rFonts w:ascii="Verdana" w:hAnsi="Verdana"/>
                <w:sz w:val="20"/>
                <w:szCs w:val="20"/>
              </w:rPr>
              <w:t>Explanatory notes to the budget</w:t>
            </w:r>
          </w:p>
          <w:p w14:paraId="507FFE66" w14:textId="77777777" w:rsidR="00D01D4D" w:rsidRPr="0039313A" w:rsidRDefault="00D01D4D" w:rsidP="0039313A">
            <w:pPr>
              <w:rPr>
                <w:rFonts w:ascii="Verdana" w:hAnsi="Verdana"/>
                <w:sz w:val="20"/>
                <w:szCs w:val="20"/>
              </w:rPr>
            </w:pPr>
          </w:p>
        </w:tc>
        <w:tc>
          <w:tcPr>
            <w:tcW w:w="3543" w:type="dxa"/>
          </w:tcPr>
          <w:p w14:paraId="594F6D17" w14:textId="77777777" w:rsidR="00D01D4D" w:rsidRPr="0039313A" w:rsidRDefault="00D01D4D" w:rsidP="0039313A">
            <w:pPr>
              <w:rPr>
                <w:rFonts w:ascii="Verdana" w:hAnsi="Verdana"/>
                <w:sz w:val="20"/>
                <w:szCs w:val="20"/>
              </w:rPr>
            </w:pPr>
          </w:p>
          <w:p w14:paraId="5718E39F" w14:textId="77777777" w:rsidR="00D01D4D" w:rsidRPr="0039313A" w:rsidRDefault="00D01D4D" w:rsidP="0039313A">
            <w:pPr>
              <w:rPr>
                <w:rFonts w:ascii="Verdana" w:hAnsi="Verdana"/>
                <w:sz w:val="20"/>
                <w:szCs w:val="20"/>
              </w:rPr>
            </w:pPr>
            <w:r w:rsidRPr="0039313A">
              <w:rPr>
                <w:rFonts w:ascii="Verdana" w:hAnsi="Verdana"/>
                <w:sz w:val="20"/>
                <w:szCs w:val="20"/>
              </w:rPr>
              <w:t>Managing agent or landlord if no managing agent appointed</w:t>
            </w:r>
          </w:p>
          <w:p w14:paraId="70E1238D" w14:textId="77777777" w:rsidR="00D01D4D" w:rsidRPr="0039313A" w:rsidRDefault="00D01D4D" w:rsidP="0039313A">
            <w:pPr>
              <w:rPr>
                <w:rFonts w:ascii="Verdana" w:hAnsi="Verdana"/>
                <w:sz w:val="20"/>
                <w:szCs w:val="20"/>
              </w:rPr>
            </w:pPr>
          </w:p>
        </w:tc>
        <w:tc>
          <w:tcPr>
            <w:tcW w:w="3544" w:type="dxa"/>
          </w:tcPr>
          <w:p w14:paraId="081DBB6E" w14:textId="77777777" w:rsidR="00D01D4D" w:rsidRPr="0039313A" w:rsidRDefault="00D01D4D" w:rsidP="0039313A">
            <w:pPr>
              <w:rPr>
                <w:rFonts w:ascii="Verdana" w:hAnsi="Verdana"/>
                <w:sz w:val="20"/>
                <w:szCs w:val="20"/>
              </w:rPr>
            </w:pPr>
          </w:p>
          <w:p w14:paraId="77AC3151" w14:textId="77777777" w:rsidR="00D01D4D" w:rsidRPr="0039313A" w:rsidRDefault="00D01D4D" w:rsidP="0039313A">
            <w:pPr>
              <w:rPr>
                <w:rFonts w:ascii="Verdana" w:hAnsi="Verdana"/>
                <w:sz w:val="20"/>
                <w:szCs w:val="20"/>
              </w:rPr>
            </w:pPr>
            <w:r w:rsidRPr="0039313A">
              <w:rPr>
                <w:rFonts w:ascii="Verdana" w:hAnsi="Verdana"/>
                <w:sz w:val="20"/>
                <w:szCs w:val="20"/>
              </w:rPr>
              <w:t>With the budget</w:t>
            </w:r>
          </w:p>
        </w:tc>
        <w:tc>
          <w:tcPr>
            <w:tcW w:w="3544" w:type="dxa"/>
          </w:tcPr>
          <w:p w14:paraId="23ECDFC5" w14:textId="77777777" w:rsidR="00D01D4D" w:rsidRPr="0039313A" w:rsidRDefault="00D01D4D" w:rsidP="0039313A">
            <w:pPr>
              <w:rPr>
                <w:rFonts w:ascii="Verdana" w:hAnsi="Verdana"/>
                <w:sz w:val="20"/>
                <w:szCs w:val="20"/>
              </w:rPr>
            </w:pPr>
          </w:p>
          <w:p w14:paraId="51515F68" w14:textId="0BEDC456" w:rsidR="00D01D4D" w:rsidRPr="0039313A" w:rsidRDefault="00D01D4D" w:rsidP="0039313A">
            <w:pPr>
              <w:rPr>
                <w:rFonts w:ascii="Verdana" w:hAnsi="Verdana"/>
                <w:sz w:val="20"/>
                <w:szCs w:val="20"/>
              </w:rPr>
            </w:pPr>
            <w:r w:rsidRPr="0039313A">
              <w:rPr>
                <w:rFonts w:ascii="Verdana" w:hAnsi="Verdana"/>
                <w:sz w:val="20"/>
                <w:szCs w:val="20"/>
              </w:rPr>
              <w:t>Explanatory notes</w:t>
            </w:r>
            <w:r w:rsidR="00F121BA">
              <w:rPr>
                <w:rFonts w:ascii="Verdana" w:hAnsi="Verdana"/>
                <w:sz w:val="20"/>
                <w:szCs w:val="20"/>
              </w:rPr>
              <w:t xml:space="preserve"> may be included within an accompanying letter.  They</w:t>
            </w:r>
            <w:r w:rsidRPr="0039313A">
              <w:rPr>
                <w:rFonts w:ascii="Verdana" w:hAnsi="Verdana"/>
                <w:sz w:val="20"/>
                <w:szCs w:val="20"/>
              </w:rPr>
              <w:t xml:space="preserve"> may not always be needed if there is no unusual expenditure anticipated during the year</w:t>
            </w:r>
          </w:p>
          <w:p w14:paraId="39C606A0" w14:textId="77777777" w:rsidR="00D01D4D" w:rsidRPr="0039313A" w:rsidRDefault="00D01D4D" w:rsidP="0039313A">
            <w:pPr>
              <w:rPr>
                <w:rFonts w:ascii="Verdana" w:hAnsi="Verdana"/>
                <w:sz w:val="20"/>
                <w:szCs w:val="20"/>
              </w:rPr>
            </w:pPr>
          </w:p>
        </w:tc>
      </w:tr>
      <w:tr w:rsidR="00D01D4D" w:rsidRPr="009D4612" w14:paraId="433DAB96" w14:textId="77777777" w:rsidTr="0039313A">
        <w:tc>
          <w:tcPr>
            <w:tcW w:w="3543" w:type="dxa"/>
          </w:tcPr>
          <w:p w14:paraId="7970DF84" w14:textId="77777777" w:rsidR="00D01D4D" w:rsidRPr="0039313A" w:rsidRDefault="00D01D4D" w:rsidP="0039313A">
            <w:pPr>
              <w:rPr>
                <w:rFonts w:ascii="Verdana" w:hAnsi="Verdana"/>
                <w:sz w:val="20"/>
                <w:szCs w:val="20"/>
              </w:rPr>
            </w:pPr>
          </w:p>
          <w:p w14:paraId="7A3BD6D7" w14:textId="77777777" w:rsidR="00D01D4D" w:rsidRPr="0039313A" w:rsidRDefault="00D01D4D" w:rsidP="0039313A">
            <w:pPr>
              <w:rPr>
                <w:rFonts w:ascii="Verdana" w:hAnsi="Verdana"/>
                <w:sz w:val="20"/>
                <w:szCs w:val="20"/>
              </w:rPr>
            </w:pPr>
            <w:r w:rsidRPr="0039313A">
              <w:rPr>
                <w:rFonts w:ascii="Verdana" w:hAnsi="Verdana"/>
                <w:sz w:val="20"/>
                <w:szCs w:val="20"/>
              </w:rPr>
              <w:t>Major works plan</w:t>
            </w:r>
          </w:p>
          <w:p w14:paraId="64ADFB1A" w14:textId="77777777" w:rsidR="00D01D4D" w:rsidRPr="0039313A" w:rsidRDefault="00D01D4D" w:rsidP="0039313A">
            <w:pPr>
              <w:rPr>
                <w:rFonts w:ascii="Verdana" w:hAnsi="Verdana"/>
                <w:sz w:val="20"/>
                <w:szCs w:val="20"/>
              </w:rPr>
            </w:pPr>
          </w:p>
        </w:tc>
        <w:tc>
          <w:tcPr>
            <w:tcW w:w="3543" w:type="dxa"/>
          </w:tcPr>
          <w:p w14:paraId="0186FE2C" w14:textId="77777777" w:rsidR="00D01D4D" w:rsidRPr="0039313A" w:rsidRDefault="00D01D4D" w:rsidP="0039313A">
            <w:pPr>
              <w:rPr>
                <w:rFonts w:ascii="Verdana" w:hAnsi="Verdana"/>
                <w:sz w:val="20"/>
                <w:szCs w:val="20"/>
              </w:rPr>
            </w:pPr>
          </w:p>
          <w:p w14:paraId="32D19CC7" w14:textId="77777777" w:rsidR="00D01D4D" w:rsidRPr="0039313A" w:rsidRDefault="00D01D4D" w:rsidP="0039313A">
            <w:pPr>
              <w:rPr>
                <w:rFonts w:ascii="Verdana" w:hAnsi="Verdana"/>
                <w:sz w:val="20"/>
                <w:szCs w:val="20"/>
              </w:rPr>
            </w:pPr>
            <w:r w:rsidRPr="0039313A">
              <w:rPr>
                <w:rFonts w:ascii="Verdana" w:hAnsi="Verdana"/>
                <w:sz w:val="20"/>
                <w:szCs w:val="20"/>
              </w:rPr>
              <w:t>Managing agent or landlord if no managing agent appointed</w:t>
            </w:r>
          </w:p>
          <w:p w14:paraId="2E783A03" w14:textId="77777777" w:rsidR="00D01D4D" w:rsidRPr="0039313A" w:rsidRDefault="00D01D4D" w:rsidP="0039313A">
            <w:pPr>
              <w:rPr>
                <w:rFonts w:ascii="Verdana" w:hAnsi="Verdana"/>
                <w:sz w:val="20"/>
                <w:szCs w:val="20"/>
              </w:rPr>
            </w:pPr>
          </w:p>
        </w:tc>
        <w:tc>
          <w:tcPr>
            <w:tcW w:w="3544" w:type="dxa"/>
          </w:tcPr>
          <w:p w14:paraId="55566183" w14:textId="77777777" w:rsidR="00D01D4D" w:rsidRPr="0039313A" w:rsidRDefault="00D01D4D" w:rsidP="0039313A">
            <w:pPr>
              <w:rPr>
                <w:rFonts w:ascii="Verdana" w:hAnsi="Verdana"/>
                <w:sz w:val="20"/>
                <w:szCs w:val="20"/>
              </w:rPr>
            </w:pPr>
          </w:p>
          <w:p w14:paraId="6DE7CDAB" w14:textId="77777777" w:rsidR="00D01D4D" w:rsidRPr="0039313A" w:rsidRDefault="00D01D4D" w:rsidP="0039313A">
            <w:pPr>
              <w:rPr>
                <w:rFonts w:ascii="Verdana" w:hAnsi="Verdana"/>
                <w:sz w:val="20"/>
                <w:szCs w:val="20"/>
              </w:rPr>
            </w:pPr>
            <w:r w:rsidRPr="0039313A">
              <w:rPr>
                <w:rFonts w:ascii="Verdana" w:hAnsi="Verdana"/>
                <w:sz w:val="20"/>
                <w:szCs w:val="20"/>
              </w:rPr>
              <w:t>Usually with the Budget</w:t>
            </w:r>
          </w:p>
        </w:tc>
        <w:tc>
          <w:tcPr>
            <w:tcW w:w="3544" w:type="dxa"/>
          </w:tcPr>
          <w:p w14:paraId="70CA1101" w14:textId="77777777" w:rsidR="00D01D4D" w:rsidRPr="0039313A" w:rsidRDefault="00D01D4D" w:rsidP="0039313A">
            <w:pPr>
              <w:rPr>
                <w:rFonts w:ascii="Verdana" w:hAnsi="Verdana"/>
                <w:sz w:val="20"/>
                <w:szCs w:val="20"/>
              </w:rPr>
            </w:pPr>
          </w:p>
          <w:p w14:paraId="12FB452F" w14:textId="77777777" w:rsidR="00D01D4D" w:rsidRPr="0039313A" w:rsidRDefault="00D01D4D" w:rsidP="0039313A">
            <w:pPr>
              <w:rPr>
                <w:rFonts w:ascii="Verdana" w:hAnsi="Verdana"/>
                <w:sz w:val="20"/>
                <w:szCs w:val="20"/>
              </w:rPr>
            </w:pPr>
            <w:r w:rsidRPr="0039313A">
              <w:rPr>
                <w:rFonts w:ascii="Verdana" w:hAnsi="Verdana"/>
                <w:sz w:val="20"/>
                <w:szCs w:val="20"/>
              </w:rPr>
              <w:t>It should set out brief details of any anticipated major works to the block likely to be carried out during the course of the next 3 years.  For larger blocks/estates, the period covered is likely to be longer.  See Code ‘Planned or Cyclical Works’.</w:t>
            </w:r>
          </w:p>
          <w:p w14:paraId="4C99CC41" w14:textId="77777777" w:rsidR="00D01D4D" w:rsidRPr="0039313A" w:rsidRDefault="00D01D4D" w:rsidP="0039313A">
            <w:pPr>
              <w:rPr>
                <w:rFonts w:ascii="Verdana" w:hAnsi="Verdana"/>
                <w:sz w:val="20"/>
                <w:szCs w:val="20"/>
              </w:rPr>
            </w:pPr>
          </w:p>
        </w:tc>
      </w:tr>
      <w:tr w:rsidR="00D01D4D" w:rsidRPr="009D4612" w14:paraId="1AE7A3C6" w14:textId="77777777" w:rsidTr="0039313A">
        <w:tc>
          <w:tcPr>
            <w:tcW w:w="3543" w:type="dxa"/>
          </w:tcPr>
          <w:p w14:paraId="2FEC6865" w14:textId="77777777" w:rsidR="00D01D4D" w:rsidRPr="0039313A" w:rsidRDefault="00D01D4D" w:rsidP="0039313A">
            <w:pPr>
              <w:rPr>
                <w:rFonts w:ascii="Verdana" w:hAnsi="Verdana"/>
                <w:sz w:val="20"/>
                <w:szCs w:val="20"/>
              </w:rPr>
            </w:pPr>
          </w:p>
          <w:p w14:paraId="1B6DA86F" w14:textId="77777777" w:rsidR="00D01D4D" w:rsidRPr="0039313A" w:rsidRDefault="00D01D4D" w:rsidP="0039313A">
            <w:pPr>
              <w:rPr>
                <w:rFonts w:ascii="Verdana" w:hAnsi="Verdana"/>
                <w:sz w:val="20"/>
                <w:szCs w:val="20"/>
              </w:rPr>
            </w:pPr>
            <w:r w:rsidRPr="0039313A">
              <w:rPr>
                <w:rFonts w:ascii="Verdana" w:hAnsi="Verdana"/>
                <w:sz w:val="20"/>
                <w:szCs w:val="20"/>
              </w:rPr>
              <w:t>Invoice for service charges</w:t>
            </w:r>
          </w:p>
          <w:p w14:paraId="58E37793" w14:textId="77777777" w:rsidR="00D01D4D" w:rsidRPr="0039313A" w:rsidRDefault="00D01D4D" w:rsidP="0039313A">
            <w:pPr>
              <w:rPr>
                <w:rFonts w:ascii="Verdana" w:hAnsi="Verdana"/>
                <w:sz w:val="20"/>
                <w:szCs w:val="20"/>
              </w:rPr>
            </w:pPr>
          </w:p>
        </w:tc>
        <w:tc>
          <w:tcPr>
            <w:tcW w:w="3543" w:type="dxa"/>
          </w:tcPr>
          <w:p w14:paraId="296F26A8" w14:textId="77777777" w:rsidR="00D01D4D" w:rsidRPr="0039313A" w:rsidRDefault="00D01D4D" w:rsidP="0039313A">
            <w:pPr>
              <w:rPr>
                <w:rFonts w:ascii="Verdana" w:hAnsi="Verdana"/>
                <w:sz w:val="20"/>
                <w:szCs w:val="20"/>
              </w:rPr>
            </w:pPr>
          </w:p>
          <w:p w14:paraId="282AD639" w14:textId="77777777" w:rsidR="00D01D4D" w:rsidRPr="0039313A" w:rsidRDefault="00D01D4D" w:rsidP="0039313A">
            <w:pPr>
              <w:rPr>
                <w:rFonts w:ascii="Verdana" w:hAnsi="Verdana"/>
                <w:sz w:val="20"/>
                <w:szCs w:val="20"/>
              </w:rPr>
            </w:pPr>
            <w:r w:rsidRPr="0039313A">
              <w:rPr>
                <w:rFonts w:ascii="Verdana" w:hAnsi="Verdana"/>
                <w:sz w:val="20"/>
                <w:szCs w:val="20"/>
              </w:rPr>
              <w:t>Managing agent or landlord if no managing agent appointed</w:t>
            </w:r>
          </w:p>
          <w:p w14:paraId="0E68FE5C" w14:textId="77777777" w:rsidR="00D01D4D" w:rsidRPr="0039313A" w:rsidRDefault="00D01D4D" w:rsidP="0039313A">
            <w:pPr>
              <w:rPr>
                <w:rFonts w:ascii="Verdana" w:hAnsi="Verdana"/>
                <w:sz w:val="20"/>
                <w:szCs w:val="20"/>
              </w:rPr>
            </w:pPr>
          </w:p>
        </w:tc>
        <w:tc>
          <w:tcPr>
            <w:tcW w:w="3544" w:type="dxa"/>
          </w:tcPr>
          <w:p w14:paraId="6CF2C4FE" w14:textId="77777777" w:rsidR="00D01D4D" w:rsidRPr="0039313A" w:rsidRDefault="00D01D4D" w:rsidP="0039313A">
            <w:pPr>
              <w:rPr>
                <w:rFonts w:ascii="Verdana" w:hAnsi="Verdana"/>
                <w:sz w:val="20"/>
                <w:szCs w:val="20"/>
              </w:rPr>
            </w:pPr>
          </w:p>
          <w:p w14:paraId="387C3F9B" w14:textId="77777777" w:rsidR="00D01D4D" w:rsidRPr="0039313A" w:rsidRDefault="00D01D4D" w:rsidP="0039313A">
            <w:pPr>
              <w:rPr>
                <w:rFonts w:ascii="Verdana" w:hAnsi="Verdana"/>
                <w:sz w:val="20"/>
                <w:szCs w:val="20"/>
              </w:rPr>
            </w:pPr>
            <w:r w:rsidRPr="0039313A">
              <w:rPr>
                <w:rFonts w:ascii="Verdana" w:hAnsi="Verdana"/>
                <w:sz w:val="20"/>
                <w:szCs w:val="20"/>
              </w:rPr>
              <w:t>This will depend on the terms of your lease but most common are half yearly or quarterly</w:t>
            </w:r>
          </w:p>
          <w:p w14:paraId="11A0F68D" w14:textId="77777777" w:rsidR="00D01D4D" w:rsidRPr="0039313A" w:rsidRDefault="00D01D4D" w:rsidP="0039313A">
            <w:pPr>
              <w:rPr>
                <w:rFonts w:ascii="Verdana" w:hAnsi="Verdana"/>
                <w:sz w:val="20"/>
                <w:szCs w:val="20"/>
              </w:rPr>
            </w:pPr>
          </w:p>
        </w:tc>
        <w:tc>
          <w:tcPr>
            <w:tcW w:w="3544" w:type="dxa"/>
          </w:tcPr>
          <w:p w14:paraId="671F3F82" w14:textId="77777777" w:rsidR="00D01D4D" w:rsidRPr="0039313A" w:rsidRDefault="00D01D4D" w:rsidP="0039313A">
            <w:pPr>
              <w:rPr>
                <w:rFonts w:ascii="Verdana" w:hAnsi="Verdana"/>
                <w:sz w:val="20"/>
                <w:szCs w:val="20"/>
              </w:rPr>
            </w:pPr>
          </w:p>
          <w:p w14:paraId="34D45896" w14:textId="77777777" w:rsidR="00D01D4D" w:rsidRPr="0039313A" w:rsidRDefault="00D01D4D" w:rsidP="0039313A">
            <w:pPr>
              <w:rPr>
                <w:rFonts w:ascii="Verdana" w:hAnsi="Verdana"/>
                <w:sz w:val="20"/>
                <w:szCs w:val="20"/>
              </w:rPr>
            </w:pPr>
            <w:r w:rsidRPr="0039313A">
              <w:rPr>
                <w:rFonts w:ascii="Verdana" w:hAnsi="Verdana"/>
                <w:sz w:val="20"/>
                <w:szCs w:val="20"/>
              </w:rPr>
              <w:t>A copy of ‘Service Charges Rights and Obligations’ sheet</w:t>
            </w:r>
            <w:r w:rsidR="007D212E">
              <w:rPr>
                <w:rFonts w:ascii="Verdana" w:hAnsi="Verdana"/>
                <w:sz w:val="20"/>
                <w:szCs w:val="20"/>
              </w:rPr>
              <w:t xml:space="preserve"> must accompany the invoice</w:t>
            </w:r>
            <w:r w:rsidRPr="0039313A">
              <w:rPr>
                <w:rFonts w:ascii="Verdana" w:hAnsi="Verdana"/>
                <w:sz w:val="20"/>
                <w:szCs w:val="20"/>
              </w:rPr>
              <w:t>.  See Code ‘Demanding Service Charges’.</w:t>
            </w:r>
          </w:p>
          <w:p w14:paraId="51573DB8" w14:textId="77777777" w:rsidR="00D01D4D" w:rsidRPr="0039313A" w:rsidRDefault="00D01D4D" w:rsidP="0039313A">
            <w:pPr>
              <w:rPr>
                <w:rFonts w:ascii="Verdana" w:hAnsi="Verdana"/>
                <w:sz w:val="20"/>
                <w:szCs w:val="20"/>
              </w:rPr>
            </w:pPr>
          </w:p>
        </w:tc>
      </w:tr>
      <w:tr w:rsidR="00D01D4D" w:rsidRPr="009D4612" w14:paraId="1A193A4B" w14:textId="77777777" w:rsidTr="0039313A">
        <w:tc>
          <w:tcPr>
            <w:tcW w:w="3543" w:type="dxa"/>
          </w:tcPr>
          <w:p w14:paraId="438293EF" w14:textId="77777777" w:rsidR="00D01D4D" w:rsidRPr="0039313A" w:rsidRDefault="00D01D4D" w:rsidP="0039313A">
            <w:pPr>
              <w:rPr>
                <w:rFonts w:ascii="Verdana" w:hAnsi="Verdana"/>
                <w:sz w:val="20"/>
                <w:szCs w:val="20"/>
              </w:rPr>
            </w:pPr>
          </w:p>
          <w:p w14:paraId="037209BA" w14:textId="77777777" w:rsidR="00D01D4D" w:rsidRPr="0039313A" w:rsidRDefault="00D01D4D" w:rsidP="0039313A">
            <w:pPr>
              <w:rPr>
                <w:rFonts w:ascii="Verdana" w:hAnsi="Verdana"/>
                <w:sz w:val="20"/>
                <w:szCs w:val="20"/>
              </w:rPr>
            </w:pPr>
            <w:r w:rsidRPr="0039313A">
              <w:rPr>
                <w:rFonts w:ascii="Verdana" w:hAnsi="Verdana"/>
                <w:sz w:val="20"/>
                <w:szCs w:val="20"/>
              </w:rPr>
              <w:t>Invoice for ground rent (if applicable)</w:t>
            </w:r>
          </w:p>
        </w:tc>
        <w:tc>
          <w:tcPr>
            <w:tcW w:w="3543" w:type="dxa"/>
          </w:tcPr>
          <w:p w14:paraId="48EBC623" w14:textId="77777777" w:rsidR="00D01D4D" w:rsidRPr="0039313A" w:rsidRDefault="00D01D4D" w:rsidP="0039313A">
            <w:pPr>
              <w:rPr>
                <w:rFonts w:ascii="Verdana" w:hAnsi="Verdana"/>
                <w:sz w:val="20"/>
                <w:szCs w:val="20"/>
              </w:rPr>
            </w:pPr>
          </w:p>
          <w:p w14:paraId="181D14F1" w14:textId="77777777" w:rsidR="00D01D4D" w:rsidRPr="0039313A" w:rsidRDefault="00D01D4D" w:rsidP="0039313A">
            <w:pPr>
              <w:rPr>
                <w:rFonts w:ascii="Verdana" w:hAnsi="Verdana"/>
                <w:sz w:val="20"/>
                <w:szCs w:val="20"/>
              </w:rPr>
            </w:pPr>
            <w:r w:rsidRPr="0039313A">
              <w:rPr>
                <w:rFonts w:ascii="Verdana" w:hAnsi="Verdana"/>
                <w:sz w:val="20"/>
                <w:szCs w:val="20"/>
              </w:rPr>
              <w:t>Managing agent or landlord if no managing agent appointed</w:t>
            </w:r>
          </w:p>
          <w:p w14:paraId="2EB92E6E" w14:textId="77777777" w:rsidR="00D01D4D" w:rsidRPr="0039313A" w:rsidRDefault="00D01D4D" w:rsidP="0039313A">
            <w:pPr>
              <w:rPr>
                <w:rFonts w:ascii="Verdana" w:hAnsi="Verdana"/>
                <w:sz w:val="20"/>
                <w:szCs w:val="20"/>
              </w:rPr>
            </w:pPr>
          </w:p>
        </w:tc>
        <w:tc>
          <w:tcPr>
            <w:tcW w:w="3544" w:type="dxa"/>
          </w:tcPr>
          <w:p w14:paraId="1136F360" w14:textId="77777777" w:rsidR="00D01D4D" w:rsidRPr="0039313A" w:rsidRDefault="00D01D4D" w:rsidP="0039313A">
            <w:pPr>
              <w:rPr>
                <w:rFonts w:ascii="Verdana" w:hAnsi="Verdana"/>
                <w:sz w:val="20"/>
                <w:szCs w:val="20"/>
              </w:rPr>
            </w:pPr>
          </w:p>
          <w:p w14:paraId="0423734F" w14:textId="77777777" w:rsidR="00D01D4D" w:rsidRPr="0039313A" w:rsidRDefault="00D01D4D" w:rsidP="0039313A">
            <w:pPr>
              <w:rPr>
                <w:rFonts w:ascii="Verdana" w:hAnsi="Verdana"/>
                <w:sz w:val="20"/>
                <w:szCs w:val="20"/>
              </w:rPr>
            </w:pPr>
            <w:r w:rsidRPr="0039313A">
              <w:rPr>
                <w:rFonts w:ascii="Verdana" w:hAnsi="Verdana"/>
                <w:sz w:val="20"/>
                <w:szCs w:val="20"/>
              </w:rPr>
              <w:t>This will depend on the terms of your lease but most common are yearly or half yearly</w:t>
            </w:r>
          </w:p>
          <w:p w14:paraId="5F0B5179" w14:textId="77777777" w:rsidR="00D01D4D" w:rsidRPr="0039313A" w:rsidRDefault="00D01D4D" w:rsidP="0039313A">
            <w:pPr>
              <w:rPr>
                <w:rFonts w:ascii="Verdana" w:hAnsi="Verdana"/>
                <w:sz w:val="20"/>
                <w:szCs w:val="20"/>
              </w:rPr>
            </w:pPr>
          </w:p>
        </w:tc>
        <w:tc>
          <w:tcPr>
            <w:tcW w:w="3544" w:type="dxa"/>
          </w:tcPr>
          <w:p w14:paraId="50417C80" w14:textId="77777777" w:rsidR="00D01D4D" w:rsidRPr="0039313A" w:rsidRDefault="00D01D4D" w:rsidP="0039313A">
            <w:pPr>
              <w:rPr>
                <w:rFonts w:ascii="Verdana" w:hAnsi="Verdana"/>
                <w:sz w:val="20"/>
                <w:szCs w:val="20"/>
              </w:rPr>
            </w:pPr>
          </w:p>
          <w:p w14:paraId="7B5229C4" w14:textId="77777777" w:rsidR="00D01D4D" w:rsidRPr="0039313A" w:rsidRDefault="00D01D4D" w:rsidP="0039313A">
            <w:pPr>
              <w:rPr>
                <w:rFonts w:ascii="Verdana" w:hAnsi="Verdana"/>
                <w:sz w:val="20"/>
                <w:szCs w:val="20"/>
              </w:rPr>
            </w:pPr>
            <w:r w:rsidRPr="0039313A">
              <w:rPr>
                <w:rFonts w:ascii="Verdana" w:hAnsi="Verdana"/>
                <w:sz w:val="20"/>
                <w:szCs w:val="20"/>
              </w:rPr>
              <w:t>See Code ‘Ground Rent’.</w:t>
            </w:r>
          </w:p>
        </w:tc>
      </w:tr>
      <w:tr w:rsidR="00D01D4D" w:rsidRPr="009D4612" w14:paraId="569B21AA" w14:textId="77777777" w:rsidTr="0039313A">
        <w:tc>
          <w:tcPr>
            <w:tcW w:w="3543" w:type="dxa"/>
          </w:tcPr>
          <w:p w14:paraId="54DE0CE9" w14:textId="77777777" w:rsidR="00D01D4D" w:rsidRPr="0039313A" w:rsidRDefault="00D01D4D" w:rsidP="0039313A">
            <w:pPr>
              <w:rPr>
                <w:rFonts w:ascii="Verdana" w:hAnsi="Verdana"/>
                <w:sz w:val="20"/>
                <w:szCs w:val="20"/>
              </w:rPr>
            </w:pPr>
          </w:p>
          <w:p w14:paraId="65A2334A" w14:textId="77777777" w:rsidR="00D01D4D" w:rsidRPr="0039313A" w:rsidRDefault="00D01D4D" w:rsidP="0039313A">
            <w:pPr>
              <w:rPr>
                <w:rFonts w:ascii="Verdana" w:hAnsi="Verdana"/>
                <w:sz w:val="20"/>
                <w:szCs w:val="20"/>
              </w:rPr>
            </w:pPr>
            <w:r w:rsidRPr="0039313A">
              <w:rPr>
                <w:rFonts w:ascii="Verdana" w:hAnsi="Verdana"/>
                <w:sz w:val="20"/>
                <w:szCs w:val="20"/>
              </w:rPr>
              <w:t>Year-end service charge accounts</w:t>
            </w:r>
          </w:p>
        </w:tc>
        <w:tc>
          <w:tcPr>
            <w:tcW w:w="3543" w:type="dxa"/>
          </w:tcPr>
          <w:p w14:paraId="1A968643" w14:textId="77777777" w:rsidR="00D01D4D" w:rsidRPr="0039313A" w:rsidRDefault="00D01D4D" w:rsidP="0039313A">
            <w:pPr>
              <w:rPr>
                <w:rFonts w:ascii="Verdana" w:hAnsi="Verdana"/>
                <w:sz w:val="20"/>
                <w:szCs w:val="20"/>
              </w:rPr>
            </w:pPr>
          </w:p>
          <w:p w14:paraId="1BA96CCB" w14:textId="77777777" w:rsidR="00D01D4D" w:rsidRPr="0039313A" w:rsidRDefault="00D01D4D" w:rsidP="0039313A">
            <w:pPr>
              <w:rPr>
                <w:rFonts w:ascii="Verdana" w:hAnsi="Verdana"/>
                <w:sz w:val="20"/>
                <w:szCs w:val="20"/>
              </w:rPr>
            </w:pPr>
            <w:r w:rsidRPr="0039313A">
              <w:rPr>
                <w:rFonts w:ascii="Verdana" w:hAnsi="Verdana"/>
                <w:sz w:val="20"/>
                <w:szCs w:val="20"/>
              </w:rPr>
              <w:t>Managing agent or landlord if no managing agent appointed</w:t>
            </w:r>
          </w:p>
        </w:tc>
        <w:tc>
          <w:tcPr>
            <w:tcW w:w="3544" w:type="dxa"/>
          </w:tcPr>
          <w:p w14:paraId="4DBF60EA" w14:textId="77777777" w:rsidR="00D01D4D" w:rsidRPr="0039313A" w:rsidRDefault="00D01D4D" w:rsidP="0039313A">
            <w:pPr>
              <w:rPr>
                <w:rFonts w:ascii="Verdana" w:hAnsi="Verdana"/>
                <w:sz w:val="20"/>
                <w:szCs w:val="20"/>
              </w:rPr>
            </w:pPr>
          </w:p>
          <w:p w14:paraId="41F5E18D" w14:textId="77777777" w:rsidR="00D01D4D" w:rsidRPr="0039313A" w:rsidRDefault="00D01D4D" w:rsidP="0039313A">
            <w:pPr>
              <w:rPr>
                <w:rFonts w:ascii="Verdana" w:hAnsi="Verdana"/>
                <w:sz w:val="20"/>
                <w:szCs w:val="20"/>
              </w:rPr>
            </w:pPr>
            <w:r w:rsidRPr="0039313A">
              <w:rPr>
                <w:rFonts w:ascii="Verdana" w:hAnsi="Verdana"/>
                <w:sz w:val="20"/>
                <w:szCs w:val="20"/>
              </w:rPr>
              <w:t>Within six months of the end of the service charge year</w:t>
            </w:r>
          </w:p>
        </w:tc>
        <w:tc>
          <w:tcPr>
            <w:tcW w:w="3544" w:type="dxa"/>
          </w:tcPr>
          <w:p w14:paraId="10DAB152" w14:textId="77777777" w:rsidR="00D01D4D" w:rsidRPr="0039313A" w:rsidRDefault="00D01D4D" w:rsidP="0039313A">
            <w:pPr>
              <w:rPr>
                <w:rFonts w:ascii="Verdana" w:hAnsi="Verdana"/>
                <w:sz w:val="20"/>
                <w:szCs w:val="20"/>
              </w:rPr>
            </w:pPr>
          </w:p>
          <w:p w14:paraId="30D15B20" w14:textId="77777777" w:rsidR="00D01D4D" w:rsidRPr="0039313A" w:rsidRDefault="00D01D4D" w:rsidP="0039313A">
            <w:pPr>
              <w:rPr>
                <w:rFonts w:ascii="Verdana" w:hAnsi="Verdana"/>
                <w:sz w:val="20"/>
                <w:szCs w:val="20"/>
              </w:rPr>
            </w:pPr>
            <w:r w:rsidRPr="0039313A">
              <w:rPr>
                <w:rFonts w:ascii="Verdana" w:hAnsi="Verdana"/>
                <w:sz w:val="20"/>
                <w:szCs w:val="20"/>
              </w:rPr>
              <w:t>Dates of the service charge year are usually set out in your lease.  Depending on the size of your block and the terms of your lease, the accounts may be certified or audited.  See Code ‘External Examination of Service Charge Accounts’.</w:t>
            </w:r>
          </w:p>
          <w:p w14:paraId="6AA1A746" w14:textId="77777777" w:rsidR="00D01D4D" w:rsidRPr="0039313A" w:rsidRDefault="00D01D4D" w:rsidP="0039313A">
            <w:pPr>
              <w:rPr>
                <w:rFonts w:ascii="Verdana" w:hAnsi="Verdana"/>
                <w:sz w:val="20"/>
                <w:szCs w:val="20"/>
              </w:rPr>
            </w:pPr>
          </w:p>
        </w:tc>
      </w:tr>
      <w:tr w:rsidR="00D01D4D" w:rsidRPr="009D4612" w14:paraId="348EE889" w14:textId="77777777" w:rsidTr="0039313A">
        <w:tc>
          <w:tcPr>
            <w:tcW w:w="3543" w:type="dxa"/>
          </w:tcPr>
          <w:p w14:paraId="18674C8E" w14:textId="77777777" w:rsidR="00D01D4D" w:rsidRPr="0039313A" w:rsidRDefault="00D01D4D" w:rsidP="0039313A">
            <w:pPr>
              <w:rPr>
                <w:rFonts w:ascii="Verdana" w:hAnsi="Verdana"/>
                <w:sz w:val="20"/>
                <w:szCs w:val="20"/>
              </w:rPr>
            </w:pPr>
          </w:p>
          <w:p w14:paraId="4DF0963D" w14:textId="77777777" w:rsidR="00D01D4D" w:rsidRPr="0039313A" w:rsidRDefault="00D01D4D" w:rsidP="0039313A">
            <w:pPr>
              <w:rPr>
                <w:rFonts w:ascii="Verdana" w:hAnsi="Verdana"/>
                <w:sz w:val="20"/>
                <w:szCs w:val="20"/>
              </w:rPr>
            </w:pPr>
            <w:r w:rsidRPr="0039313A">
              <w:rPr>
                <w:rFonts w:ascii="Verdana" w:hAnsi="Verdana"/>
                <w:sz w:val="20"/>
                <w:szCs w:val="20"/>
              </w:rPr>
              <w:t>Explanatory notes to the year-end service charge accounts</w:t>
            </w:r>
          </w:p>
          <w:p w14:paraId="21C073E9" w14:textId="77777777" w:rsidR="00D01D4D" w:rsidRPr="0039313A" w:rsidRDefault="00D01D4D" w:rsidP="0039313A">
            <w:pPr>
              <w:rPr>
                <w:rFonts w:ascii="Verdana" w:hAnsi="Verdana"/>
                <w:sz w:val="20"/>
                <w:szCs w:val="20"/>
              </w:rPr>
            </w:pPr>
          </w:p>
        </w:tc>
        <w:tc>
          <w:tcPr>
            <w:tcW w:w="3543" w:type="dxa"/>
          </w:tcPr>
          <w:p w14:paraId="6F2B6BA3" w14:textId="77777777" w:rsidR="00D01D4D" w:rsidRPr="0039313A" w:rsidRDefault="00D01D4D" w:rsidP="0039313A">
            <w:pPr>
              <w:rPr>
                <w:rFonts w:ascii="Verdana" w:hAnsi="Verdana"/>
                <w:sz w:val="20"/>
                <w:szCs w:val="20"/>
              </w:rPr>
            </w:pPr>
          </w:p>
          <w:p w14:paraId="6FCD3CAE" w14:textId="77777777" w:rsidR="00D01D4D" w:rsidRPr="0039313A" w:rsidRDefault="00D01D4D" w:rsidP="0039313A">
            <w:pPr>
              <w:rPr>
                <w:rFonts w:ascii="Verdana" w:hAnsi="Verdana"/>
                <w:sz w:val="20"/>
                <w:szCs w:val="20"/>
              </w:rPr>
            </w:pPr>
            <w:r w:rsidRPr="0039313A">
              <w:rPr>
                <w:rFonts w:ascii="Verdana" w:hAnsi="Verdana"/>
                <w:sz w:val="20"/>
                <w:szCs w:val="20"/>
              </w:rPr>
              <w:t>Managing agent or landlord if no managing agent appointed</w:t>
            </w:r>
          </w:p>
        </w:tc>
        <w:tc>
          <w:tcPr>
            <w:tcW w:w="3544" w:type="dxa"/>
          </w:tcPr>
          <w:p w14:paraId="2F9DD1C7" w14:textId="77777777" w:rsidR="00D01D4D" w:rsidRPr="0039313A" w:rsidRDefault="00D01D4D" w:rsidP="0039313A">
            <w:pPr>
              <w:rPr>
                <w:rFonts w:ascii="Verdana" w:hAnsi="Verdana"/>
                <w:sz w:val="20"/>
                <w:szCs w:val="20"/>
              </w:rPr>
            </w:pPr>
          </w:p>
          <w:p w14:paraId="54858ECA" w14:textId="77777777" w:rsidR="00D01D4D" w:rsidRPr="0039313A" w:rsidRDefault="00D01D4D" w:rsidP="0039313A">
            <w:pPr>
              <w:rPr>
                <w:rFonts w:ascii="Verdana" w:hAnsi="Verdana"/>
                <w:sz w:val="20"/>
                <w:szCs w:val="20"/>
              </w:rPr>
            </w:pPr>
            <w:r w:rsidRPr="0039313A">
              <w:rPr>
                <w:rFonts w:ascii="Verdana" w:hAnsi="Verdana"/>
                <w:sz w:val="20"/>
                <w:szCs w:val="20"/>
              </w:rPr>
              <w:t>With the year-end service charge accounts</w:t>
            </w:r>
          </w:p>
        </w:tc>
        <w:tc>
          <w:tcPr>
            <w:tcW w:w="3544" w:type="dxa"/>
          </w:tcPr>
          <w:p w14:paraId="22C3D0DF" w14:textId="77777777" w:rsidR="00D01D4D" w:rsidRPr="0039313A" w:rsidRDefault="00D01D4D" w:rsidP="0039313A">
            <w:pPr>
              <w:rPr>
                <w:rFonts w:ascii="Verdana" w:hAnsi="Verdana"/>
                <w:sz w:val="20"/>
                <w:szCs w:val="20"/>
              </w:rPr>
            </w:pPr>
          </w:p>
          <w:p w14:paraId="4D30CDA8" w14:textId="2C718CD6" w:rsidR="00D01D4D" w:rsidRPr="0039313A" w:rsidRDefault="00D01D4D" w:rsidP="0039313A">
            <w:pPr>
              <w:rPr>
                <w:rFonts w:ascii="Verdana" w:hAnsi="Verdana"/>
                <w:sz w:val="20"/>
                <w:szCs w:val="20"/>
              </w:rPr>
            </w:pPr>
            <w:r w:rsidRPr="0039313A">
              <w:rPr>
                <w:rFonts w:ascii="Verdana" w:hAnsi="Verdana"/>
                <w:sz w:val="20"/>
                <w:szCs w:val="20"/>
              </w:rPr>
              <w:t>Explanatory notes may</w:t>
            </w:r>
            <w:r w:rsidR="00F121BA">
              <w:rPr>
                <w:rFonts w:ascii="Verdana" w:hAnsi="Verdana"/>
                <w:sz w:val="20"/>
                <w:szCs w:val="20"/>
              </w:rPr>
              <w:t>be included within an accompanying letter.  They may</w:t>
            </w:r>
            <w:r w:rsidRPr="0039313A">
              <w:rPr>
                <w:rFonts w:ascii="Verdana" w:hAnsi="Verdana"/>
                <w:sz w:val="20"/>
                <w:szCs w:val="20"/>
              </w:rPr>
              <w:t xml:space="preserve"> not always be needed if there has been no unusual expenditure during the year</w:t>
            </w:r>
          </w:p>
          <w:p w14:paraId="644E8D48" w14:textId="77777777" w:rsidR="00D01D4D" w:rsidRPr="0039313A" w:rsidRDefault="00D01D4D" w:rsidP="0039313A">
            <w:pPr>
              <w:rPr>
                <w:rFonts w:ascii="Verdana" w:hAnsi="Verdana"/>
                <w:sz w:val="20"/>
                <w:szCs w:val="20"/>
              </w:rPr>
            </w:pPr>
          </w:p>
        </w:tc>
      </w:tr>
      <w:tr w:rsidR="00D01D4D" w:rsidRPr="009D4612" w14:paraId="30CEF02A" w14:textId="77777777" w:rsidTr="0039313A">
        <w:tc>
          <w:tcPr>
            <w:tcW w:w="3543" w:type="dxa"/>
          </w:tcPr>
          <w:p w14:paraId="697BA064" w14:textId="77777777" w:rsidR="00D01D4D" w:rsidRPr="0039313A" w:rsidRDefault="00D01D4D" w:rsidP="0039313A">
            <w:pPr>
              <w:rPr>
                <w:rFonts w:ascii="Verdana" w:hAnsi="Verdana"/>
                <w:sz w:val="20"/>
                <w:szCs w:val="20"/>
              </w:rPr>
            </w:pPr>
          </w:p>
          <w:p w14:paraId="46C50740" w14:textId="77777777" w:rsidR="00D01D4D" w:rsidRPr="0039313A" w:rsidRDefault="00D01D4D" w:rsidP="0039313A">
            <w:pPr>
              <w:rPr>
                <w:rFonts w:ascii="Verdana" w:hAnsi="Verdana"/>
                <w:sz w:val="20"/>
                <w:szCs w:val="20"/>
              </w:rPr>
            </w:pPr>
            <w:r w:rsidRPr="0039313A">
              <w:rPr>
                <w:rFonts w:ascii="Verdana" w:hAnsi="Verdana"/>
                <w:sz w:val="20"/>
                <w:szCs w:val="20"/>
              </w:rPr>
              <w:t>Details of any additional income/commission/benefits the managing agent has received during the year arising out of the management of the block</w:t>
            </w:r>
          </w:p>
          <w:p w14:paraId="0FB403CF" w14:textId="77777777" w:rsidR="00D01D4D" w:rsidRPr="0039313A" w:rsidRDefault="00D01D4D" w:rsidP="0039313A">
            <w:pPr>
              <w:rPr>
                <w:rFonts w:ascii="Verdana" w:hAnsi="Verdana"/>
                <w:sz w:val="20"/>
                <w:szCs w:val="20"/>
              </w:rPr>
            </w:pPr>
          </w:p>
        </w:tc>
        <w:tc>
          <w:tcPr>
            <w:tcW w:w="3543" w:type="dxa"/>
          </w:tcPr>
          <w:p w14:paraId="0802E2B6" w14:textId="77777777" w:rsidR="00D01D4D" w:rsidRPr="0039313A" w:rsidRDefault="00D01D4D" w:rsidP="0039313A">
            <w:pPr>
              <w:rPr>
                <w:rFonts w:ascii="Verdana" w:hAnsi="Verdana"/>
                <w:sz w:val="20"/>
                <w:szCs w:val="20"/>
              </w:rPr>
            </w:pPr>
          </w:p>
          <w:p w14:paraId="71C010AB" w14:textId="77777777" w:rsidR="00D01D4D" w:rsidRPr="0039313A" w:rsidRDefault="00D01D4D" w:rsidP="0039313A">
            <w:pPr>
              <w:rPr>
                <w:rFonts w:ascii="Verdana" w:hAnsi="Verdana"/>
                <w:sz w:val="20"/>
                <w:szCs w:val="20"/>
              </w:rPr>
            </w:pPr>
            <w:r w:rsidRPr="0039313A">
              <w:rPr>
                <w:rFonts w:ascii="Verdana" w:hAnsi="Verdana"/>
                <w:sz w:val="20"/>
                <w:szCs w:val="20"/>
              </w:rPr>
              <w:t>Managing agent  (if appointed)</w:t>
            </w:r>
          </w:p>
        </w:tc>
        <w:tc>
          <w:tcPr>
            <w:tcW w:w="3544" w:type="dxa"/>
          </w:tcPr>
          <w:p w14:paraId="3DC9058F" w14:textId="4DDEEA94" w:rsidR="00D01D4D" w:rsidRPr="0039313A" w:rsidRDefault="00966CAB" w:rsidP="0039313A">
            <w:pPr>
              <w:rPr>
                <w:rFonts w:ascii="Verdana" w:hAnsi="Verdana"/>
                <w:sz w:val="20"/>
                <w:szCs w:val="20"/>
              </w:rPr>
            </w:pPr>
            <w:r w:rsidRPr="00803E3D">
              <w:rPr>
                <w:rStyle w:val="apple-style-span"/>
                <w:rFonts w:ascii="Verdana" w:hAnsi="Verdana" w:cs="Arial"/>
                <w:sz w:val="20"/>
                <w:szCs w:val="20"/>
              </w:rPr>
              <w:t>It is best practice to declare any other sources of income</w:t>
            </w:r>
            <w:r>
              <w:rPr>
                <w:rStyle w:val="apple-style-span"/>
                <w:rFonts w:ascii="Verdana" w:hAnsi="Verdana" w:cs="Arial"/>
                <w:sz w:val="20"/>
                <w:szCs w:val="20"/>
              </w:rPr>
              <w:t xml:space="preserve"> and related income or other benefits including commissions</w:t>
            </w:r>
            <w:r w:rsidRPr="00803E3D">
              <w:rPr>
                <w:rStyle w:val="apple-style-span"/>
                <w:rFonts w:ascii="Verdana" w:hAnsi="Verdana" w:cs="Arial"/>
                <w:sz w:val="20"/>
                <w:szCs w:val="20"/>
              </w:rPr>
              <w:t xml:space="preserve"> arising from the provision of services</w:t>
            </w:r>
            <w:r>
              <w:rPr>
                <w:rStyle w:val="apple-style-span"/>
                <w:rFonts w:ascii="Verdana" w:hAnsi="Verdana" w:cs="Arial"/>
                <w:sz w:val="20"/>
                <w:szCs w:val="20"/>
              </w:rPr>
              <w:t xml:space="preserve"> </w:t>
            </w:r>
            <w:r>
              <w:rPr>
                <w:rStyle w:val="apple-style-span"/>
                <w:rFonts w:ascii="Verdana" w:eastAsiaTheme="majorEastAsia" w:hAnsi="Verdana" w:cs="Arial"/>
                <w:sz w:val="20"/>
                <w:szCs w:val="20"/>
              </w:rPr>
              <w:t xml:space="preserve">with </w:t>
            </w:r>
            <w:r w:rsidRPr="00803E3D">
              <w:rPr>
                <w:rStyle w:val="apple-style-span"/>
                <w:rFonts w:ascii="Verdana" w:hAnsi="Verdana" w:cs="Arial"/>
                <w:sz w:val="20"/>
                <w:szCs w:val="20"/>
              </w:rPr>
              <w:t>the annual service charge accounts.</w:t>
            </w:r>
          </w:p>
        </w:tc>
        <w:tc>
          <w:tcPr>
            <w:tcW w:w="3544" w:type="dxa"/>
          </w:tcPr>
          <w:p w14:paraId="63E7059B" w14:textId="77777777" w:rsidR="00D01D4D" w:rsidRPr="0039313A" w:rsidRDefault="00D01D4D" w:rsidP="0039313A">
            <w:pPr>
              <w:rPr>
                <w:rFonts w:ascii="Verdana" w:hAnsi="Verdana"/>
                <w:sz w:val="20"/>
                <w:szCs w:val="20"/>
              </w:rPr>
            </w:pPr>
          </w:p>
        </w:tc>
      </w:tr>
      <w:tr w:rsidR="00D01D4D" w:rsidRPr="009D4612" w14:paraId="4922000B" w14:textId="77777777" w:rsidTr="0039313A">
        <w:tc>
          <w:tcPr>
            <w:tcW w:w="3543" w:type="dxa"/>
          </w:tcPr>
          <w:p w14:paraId="0DE04178" w14:textId="77777777" w:rsidR="00D01D4D" w:rsidRPr="0039313A" w:rsidRDefault="00D01D4D" w:rsidP="0039313A">
            <w:pPr>
              <w:rPr>
                <w:rFonts w:ascii="Verdana" w:hAnsi="Verdana"/>
                <w:sz w:val="20"/>
                <w:szCs w:val="20"/>
              </w:rPr>
            </w:pPr>
          </w:p>
          <w:p w14:paraId="6F3C53A2" w14:textId="77777777" w:rsidR="00D01D4D" w:rsidRPr="0039313A" w:rsidRDefault="00D01D4D" w:rsidP="0039313A">
            <w:pPr>
              <w:rPr>
                <w:rFonts w:ascii="Verdana" w:hAnsi="Verdana"/>
                <w:sz w:val="20"/>
                <w:szCs w:val="20"/>
              </w:rPr>
            </w:pPr>
            <w:r w:rsidRPr="0039313A">
              <w:rPr>
                <w:rFonts w:ascii="Verdana" w:hAnsi="Verdana"/>
                <w:sz w:val="20"/>
                <w:szCs w:val="20"/>
              </w:rPr>
              <w:t>Section 20 Consultation Notices for major works</w:t>
            </w:r>
          </w:p>
        </w:tc>
        <w:tc>
          <w:tcPr>
            <w:tcW w:w="3543" w:type="dxa"/>
          </w:tcPr>
          <w:p w14:paraId="78617325" w14:textId="77777777" w:rsidR="00D01D4D" w:rsidRPr="0039313A" w:rsidRDefault="00D01D4D" w:rsidP="0039313A">
            <w:pPr>
              <w:rPr>
                <w:rFonts w:ascii="Verdana" w:hAnsi="Verdana"/>
                <w:sz w:val="20"/>
                <w:szCs w:val="20"/>
              </w:rPr>
            </w:pPr>
          </w:p>
          <w:p w14:paraId="4D8B580A" w14:textId="77777777" w:rsidR="00D01D4D" w:rsidRPr="0039313A" w:rsidRDefault="00D01D4D" w:rsidP="0039313A">
            <w:pPr>
              <w:rPr>
                <w:rFonts w:ascii="Verdana" w:hAnsi="Verdana"/>
                <w:sz w:val="20"/>
                <w:szCs w:val="20"/>
              </w:rPr>
            </w:pPr>
            <w:r w:rsidRPr="0039313A">
              <w:rPr>
                <w:rFonts w:ascii="Verdana" w:hAnsi="Verdana"/>
                <w:sz w:val="20"/>
                <w:szCs w:val="20"/>
              </w:rPr>
              <w:t xml:space="preserve">Managing agent/appointed surveyor or landlord </w:t>
            </w:r>
          </w:p>
        </w:tc>
        <w:tc>
          <w:tcPr>
            <w:tcW w:w="3544" w:type="dxa"/>
          </w:tcPr>
          <w:p w14:paraId="75BD4C60" w14:textId="77777777" w:rsidR="00D01D4D" w:rsidRPr="0039313A" w:rsidRDefault="00D01D4D" w:rsidP="0039313A">
            <w:pPr>
              <w:rPr>
                <w:rFonts w:ascii="Verdana" w:hAnsi="Verdana"/>
                <w:sz w:val="20"/>
                <w:szCs w:val="20"/>
              </w:rPr>
            </w:pPr>
          </w:p>
          <w:p w14:paraId="7A27E96B" w14:textId="77777777" w:rsidR="00D01D4D" w:rsidRPr="0039313A" w:rsidRDefault="00D01D4D" w:rsidP="0039313A">
            <w:pPr>
              <w:rPr>
                <w:rFonts w:ascii="Verdana" w:hAnsi="Verdana"/>
                <w:sz w:val="20"/>
                <w:szCs w:val="20"/>
              </w:rPr>
            </w:pPr>
            <w:r w:rsidRPr="0039313A">
              <w:rPr>
                <w:rFonts w:ascii="Verdana" w:hAnsi="Verdana"/>
                <w:sz w:val="20"/>
                <w:szCs w:val="20"/>
              </w:rPr>
              <w:t xml:space="preserve">When major works </w:t>
            </w:r>
            <w:r w:rsidR="007D212E">
              <w:rPr>
                <w:rFonts w:ascii="Verdana" w:hAnsi="Verdana"/>
                <w:sz w:val="20"/>
                <w:szCs w:val="20"/>
              </w:rPr>
              <w:t xml:space="preserve">or long term agreements </w:t>
            </w:r>
            <w:r w:rsidRPr="0039313A">
              <w:rPr>
                <w:rFonts w:ascii="Verdana" w:hAnsi="Verdana"/>
                <w:sz w:val="20"/>
                <w:szCs w:val="20"/>
              </w:rPr>
              <w:t>are planned but before work commences</w:t>
            </w:r>
            <w:r w:rsidR="007D212E">
              <w:rPr>
                <w:rFonts w:ascii="Verdana" w:hAnsi="Verdana"/>
                <w:sz w:val="20"/>
                <w:szCs w:val="20"/>
              </w:rPr>
              <w:t xml:space="preserve"> or the agreement is entered into.</w:t>
            </w:r>
          </w:p>
        </w:tc>
        <w:tc>
          <w:tcPr>
            <w:tcW w:w="3544" w:type="dxa"/>
          </w:tcPr>
          <w:p w14:paraId="6832B976" w14:textId="77777777" w:rsidR="00D01D4D" w:rsidRPr="0039313A" w:rsidRDefault="00D01D4D" w:rsidP="0039313A">
            <w:pPr>
              <w:rPr>
                <w:rFonts w:ascii="Verdana" w:hAnsi="Verdana"/>
                <w:sz w:val="20"/>
                <w:szCs w:val="20"/>
              </w:rPr>
            </w:pPr>
          </w:p>
          <w:p w14:paraId="7D01CCFD" w14:textId="77777777" w:rsidR="00D01D4D" w:rsidRPr="0039313A" w:rsidRDefault="00D01D4D" w:rsidP="0039313A">
            <w:pPr>
              <w:rPr>
                <w:rFonts w:ascii="Verdana" w:hAnsi="Verdana"/>
                <w:sz w:val="20"/>
                <w:szCs w:val="20"/>
              </w:rPr>
            </w:pPr>
            <w:r w:rsidRPr="0039313A">
              <w:rPr>
                <w:rFonts w:ascii="Verdana" w:hAnsi="Verdana"/>
                <w:sz w:val="20"/>
                <w:szCs w:val="20"/>
              </w:rPr>
              <w:t>See Code ‘Section 20 Consultation’</w:t>
            </w:r>
          </w:p>
        </w:tc>
      </w:tr>
    </w:tbl>
    <w:p w14:paraId="386882D5" w14:textId="77777777" w:rsidR="00385024" w:rsidRPr="0033704E" w:rsidRDefault="00385024" w:rsidP="0033704E">
      <w:pPr>
        <w:rPr>
          <w:rFonts w:ascii="Verdana" w:hAnsi="Verdana"/>
          <w:sz w:val="20"/>
          <w:szCs w:val="20"/>
        </w:rPr>
      </w:pPr>
    </w:p>
    <w:sectPr w:rsidR="00385024" w:rsidRPr="0033704E" w:rsidSect="00F82A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8B25AC" w14:textId="77777777" w:rsidR="00836259" w:rsidRDefault="00836259" w:rsidP="0049268C">
      <w:r>
        <w:separator/>
      </w:r>
    </w:p>
  </w:endnote>
  <w:endnote w:type="continuationSeparator" w:id="0">
    <w:p w14:paraId="399D8CE3" w14:textId="77777777" w:rsidR="00836259" w:rsidRDefault="00836259" w:rsidP="00492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PMincho">
    <w:panose1 w:val="02020600040205080304"/>
    <w:charset w:val="80"/>
    <w:family w:val="roman"/>
    <w:pitch w:val="variable"/>
    <w:sig w:usb0="E00002FF" w:usb1="6AC7FDFB" w:usb2="00000012" w:usb3="00000000" w:csb0="0002009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Humanist521BT-Roman">
    <w:altName w:val="Times New Roman"/>
    <w:charset w:val="00"/>
    <w:family w:val="auto"/>
    <w:pitch w:val="default"/>
  </w:font>
  <w:font w:name="Minion-Regular">
    <w:altName w:val="Times New Roman"/>
    <w:charset w:val="00"/>
    <w:family w:val="roman"/>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kzidenzGroteskBE-Light">
    <w:altName w:val="Arial"/>
    <w:charset w:val="00"/>
    <w:family w:val="swiss"/>
    <w:pitch w:val="default"/>
  </w:font>
  <w:font w:name="ArialMT">
    <w:panose1 w:val="00000000000000000000"/>
    <w:charset w:val="00"/>
    <w:family w:val="auto"/>
    <w:notTrueType/>
    <w:pitch w:val="default"/>
    <w:sig w:usb0="00000003" w:usb1="00000000" w:usb2="00000000" w:usb3="00000000" w:csb0="00000001" w:csb1="00000000"/>
  </w:font>
  <w:font w:name="DejaVu LGC Sans">
    <w:charset w:val="00"/>
    <w:family w:val="swiss"/>
    <w:pitch w:val="variable"/>
    <w:sig w:usb0="00000003" w:usb1="00000000" w:usb2="00000000" w:usb3="00000000" w:csb0="00000001" w:csb1="00000000"/>
  </w:font>
  <w:font w:name="GaramondThree-Bold">
    <w:altName w:val="Times New Roman"/>
    <w:charset w:val="00"/>
    <w:family w:val="roman"/>
    <w:pitch w:val="default"/>
  </w:font>
  <w:font w:name="GaramondThree-BoldItalic">
    <w:altName w:val="Times New Roman"/>
    <w:charset w:val="00"/>
    <w:family w:val="roman"/>
    <w:pitch w:val="default"/>
  </w:font>
  <w:font w:name="GaramondThree">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D29723" w14:textId="77777777" w:rsidR="00FD72DC" w:rsidRDefault="00FD72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3004909"/>
      <w:docPartObj>
        <w:docPartGallery w:val="Page Numbers (Bottom of Page)"/>
        <w:docPartUnique/>
      </w:docPartObj>
    </w:sdtPr>
    <w:sdtEndPr>
      <w:rPr>
        <w:noProof/>
      </w:rPr>
    </w:sdtEndPr>
    <w:sdtContent>
      <w:p w14:paraId="626405E1" w14:textId="1BD97314" w:rsidR="00E21D74" w:rsidRDefault="00E21D74">
        <w:pPr>
          <w:pStyle w:val="Footer"/>
          <w:jc w:val="right"/>
        </w:pPr>
        <w:r>
          <w:fldChar w:fldCharType="begin"/>
        </w:r>
        <w:r>
          <w:instrText xml:space="preserve"> PAGE   \* MERGEFORMAT </w:instrText>
        </w:r>
        <w:r>
          <w:fldChar w:fldCharType="separate"/>
        </w:r>
        <w:r w:rsidR="00FD72DC">
          <w:rPr>
            <w:noProof/>
          </w:rPr>
          <w:t>8</w:t>
        </w:r>
        <w:r>
          <w:rPr>
            <w:noProof/>
          </w:rPr>
          <w:fldChar w:fldCharType="end"/>
        </w:r>
      </w:p>
    </w:sdtContent>
  </w:sdt>
  <w:p w14:paraId="3242833F" w14:textId="77777777" w:rsidR="00E21D74" w:rsidRDefault="00E21D7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7BF7EF" w14:textId="77777777" w:rsidR="00FD72DC" w:rsidRDefault="00FD72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D43A60" w14:textId="77777777" w:rsidR="00836259" w:rsidRDefault="00836259" w:rsidP="0049268C">
      <w:r>
        <w:separator/>
      </w:r>
    </w:p>
  </w:footnote>
  <w:footnote w:type="continuationSeparator" w:id="0">
    <w:p w14:paraId="22FE38F1" w14:textId="77777777" w:rsidR="00836259" w:rsidRDefault="00836259" w:rsidP="004926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8EA7C3" w14:textId="77777777" w:rsidR="00FD72DC" w:rsidRDefault="00FD72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AB16F" w14:textId="5C3F29C5" w:rsidR="00E21D74" w:rsidRDefault="00E21D7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90EF50" w14:textId="77777777" w:rsidR="00FD72DC" w:rsidRDefault="00FD72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
    <w:nsid w:val="00000004"/>
    <w:multiLevelType w:val="singleLevel"/>
    <w:tmpl w:val="00000004"/>
    <w:name w:val="WW8Num4"/>
    <w:lvl w:ilvl="0">
      <w:start w:val="1"/>
      <w:numFmt w:val="bullet"/>
      <w:lvlText w:val=""/>
      <w:lvlJc w:val="left"/>
      <w:pPr>
        <w:tabs>
          <w:tab w:val="num" w:pos="0"/>
        </w:tabs>
        <w:ind w:left="720" w:hanging="360"/>
      </w:pPr>
      <w:rPr>
        <w:rFonts w:ascii="Symbol" w:hAnsi="Symbol"/>
        <w:sz w:val="20"/>
      </w:rPr>
    </w:lvl>
  </w:abstractNum>
  <w:abstractNum w:abstractNumId="2">
    <w:nsid w:val="00000007"/>
    <w:multiLevelType w:val="multilevel"/>
    <w:tmpl w:val="00000007"/>
    <w:name w:val="WW8Num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
    <w:nsid w:val="00000008"/>
    <w:multiLevelType w:val="singleLevel"/>
    <w:tmpl w:val="00000008"/>
    <w:name w:val="WW8Num8"/>
    <w:lvl w:ilvl="0">
      <w:start w:val="1"/>
      <w:numFmt w:val="bullet"/>
      <w:lvlText w:val=""/>
      <w:lvlJc w:val="left"/>
      <w:pPr>
        <w:tabs>
          <w:tab w:val="num" w:pos="0"/>
        </w:tabs>
        <w:ind w:left="720" w:hanging="360"/>
      </w:pPr>
      <w:rPr>
        <w:rFonts w:ascii="Symbol" w:hAnsi="Symbol"/>
      </w:rPr>
    </w:lvl>
  </w:abstractNum>
  <w:abstractNum w:abstractNumId="4">
    <w:nsid w:val="0000000D"/>
    <w:multiLevelType w:val="singleLevel"/>
    <w:tmpl w:val="0000000D"/>
    <w:name w:val="WW8Num13"/>
    <w:lvl w:ilvl="0">
      <w:start w:val="1"/>
      <w:numFmt w:val="bullet"/>
      <w:lvlText w:val=""/>
      <w:lvlJc w:val="left"/>
      <w:pPr>
        <w:tabs>
          <w:tab w:val="num" w:pos="720"/>
        </w:tabs>
        <w:ind w:left="720" w:hanging="550"/>
      </w:pPr>
      <w:rPr>
        <w:rFonts w:ascii="Symbol" w:hAnsi="Symbol"/>
      </w:rPr>
    </w:lvl>
  </w:abstractNum>
  <w:abstractNum w:abstractNumId="5">
    <w:nsid w:val="0000000F"/>
    <w:multiLevelType w:val="singleLevel"/>
    <w:tmpl w:val="0000000F"/>
    <w:name w:val="WW8Num15"/>
    <w:lvl w:ilvl="0">
      <w:start w:val="1"/>
      <w:numFmt w:val="bullet"/>
      <w:lvlText w:val=""/>
      <w:lvlJc w:val="left"/>
      <w:pPr>
        <w:tabs>
          <w:tab w:val="num" w:pos="0"/>
        </w:tabs>
        <w:ind w:left="720" w:hanging="360"/>
      </w:pPr>
      <w:rPr>
        <w:rFonts w:ascii="Symbol" w:hAnsi="Symbol" w:cs="Times New Roman"/>
      </w:rPr>
    </w:lvl>
  </w:abstractNum>
  <w:abstractNum w:abstractNumId="6">
    <w:nsid w:val="00000013"/>
    <w:multiLevelType w:val="singleLevel"/>
    <w:tmpl w:val="00000013"/>
    <w:name w:val="WW8Num19"/>
    <w:lvl w:ilvl="0">
      <w:start w:val="1"/>
      <w:numFmt w:val="bullet"/>
      <w:lvlText w:val=""/>
      <w:lvlJc w:val="left"/>
      <w:pPr>
        <w:tabs>
          <w:tab w:val="num" w:pos="0"/>
        </w:tabs>
        <w:ind w:left="1074" w:hanging="360"/>
      </w:pPr>
      <w:rPr>
        <w:rFonts w:ascii="Symbol" w:hAnsi="Symbol"/>
      </w:rPr>
    </w:lvl>
  </w:abstractNum>
  <w:abstractNum w:abstractNumId="7">
    <w:nsid w:val="00000023"/>
    <w:multiLevelType w:val="multilevel"/>
    <w:tmpl w:val="00000023"/>
    <w:name w:val="WW8Num35"/>
    <w:lvl w:ilvl="0">
      <w:start w:val="1"/>
      <w:numFmt w:val="bullet"/>
      <w:lvlText w:val=""/>
      <w:lvlJc w:val="left"/>
      <w:pPr>
        <w:tabs>
          <w:tab w:val="num" w:pos="1211"/>
        </w:tabs>
        <w:ind w:left="1211"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Wingdings" w:hAnsi="Wingdings"/>
      </w:rPr>
    </w:lvl>
    <w:lvl w:ilvl="4">
      <w:start w:val="1"/>
      <w:numFmt w:val="bullet"/>
      <w:lvlText w:val=""/>
      <w:lvlJc w:val="left"/>
      <w:pPr>
        <w:tabs>
          <w:tab w:val="num" w:pos="3600"/>
        </w:tabs>
        <w:ind w:left="3600" w:hanging="360"/>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Wingdings" w:hAnsi="Wingdings"/>
      </w:rPr>
    </w:lvl>
    <w:lvl w:ilvl="7">
      <w:start w:val="1"/>
      <w:numFmt w:val="bullet"/>
      <w:lvlText w:val=""/>
      <w:lvlJc w:val="left"/>
      <w:pPr>
        <w:tabs>
          <w:tab w:val="num" w:pos="5760"/>
        </w:tabs>
        <w:ind w:left="5760" w:hanging="360"/>
      </w:pPr>
      <w:rPr>
        <w:rFonts w:ascii="Wingdings" w:hAnsi="Wingdings"/>
      </w:rPr>
    </w:lvl>
    <w:lvl w:ilvl="8">
      <w:start w:val="1"/>
      <w:numFmt w:val="bullet"/>
      <w:lvlText w:val=""/>
      <w:lvlJc w:val="left"/>
      <w:pPr>
        <w:tabs>
          <w:tab w:val="num" w:pos="6480"/>
        </w:tabs>
        <w:ind w:left="6480" w:hanging="360"/>
      </w:pPr>
      <w:rPr>
        <w:rFonts w:ascii="Wingdings" w:hAnsi="Wingdings"/>
      </w:rPr>
    </w:lvl>
  </w:abstractNum>
  <w:abstractNum w:abstractNumId="8">
    <w:nsid w:val="027D27DD"/>
    <w:multiLevelType w:val="hybridMultilevel"/>
    <w:tmpl w:val="40AC9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2B45342"/>
    <w:multiLevelType w:val="hybridMultilevel"/>
    <w:tmpl w:val="8B640B60"/>
    <w:lvl w:ilvl="0" w:tplc="51E09844">
      <w:start w:val="1"/>
      <w:numFmt w:val="lowerLetter"/>
      <w:pStyle w:val="onlinelistalpha"/>
      <w:lvlText w:val="%1)"/>
      <w:lvlJc w:val="left"/>
      <w:pPr>
        <w:tabs>
          <w:tab w:val="num" w:pos="1077"/>
        </w:tabs>
        <w:ind w:left="1077" w:hanging="360"/>
      </w:pPr>
      <w:rPr>
        <w:rFonts w:cs="Times New Roman" w:hint="default"/>
      </w:rPr>
    </w:lvl>
    <w:lvl w:ilvl="1" w:tplc="08090019" w:tentative="1">
      <w:start w:val="1"/>
      <w:numFmt w:val="lowerLetter"/>
      <w:lvlText w:val="%2."/>
      <w:lvlJc w:val="left"/>
      <w:pPr>
        <w:tabs>
          <w:tab w:val="num" w:pos="1797"/>
        </w:tabs>
        <w:ind w:left="1797" w:hanging="360"/>
      </w:pPr>
    </w:lvl>
    <w:lvl w:ilvl="2" w:tplc="0809001B" w:tentative="1">
      <w:start w:val="1"/>
      <w:numFmt w:val="lowerRoman"/>
      <w:lvlText w:val="%3."/>
      <w:lvlJc w:val="right"/>
      <w:pPr>
        <w:tabs>
          <w:tab w:val="num" w:pos="2517"/>
        </w:tabs>
        <w:ind w:left="2517" w:hanging="180"/>
      </w:pPr>
    </w:lvl>
    <w:lvl w:ilvl="3" w:tplc="0809000F" w:tentative="1">
      <w:start w:val="1"/>
      <w:numFmt w:val="decimal"/>
      <w:lvlText w:val="%4."/>
      <w:lvlJc w:val="left"/>
      <w:pPr>
        <w:tabs>
          <w:tab w:val="num" w:pos="3237"/>
        </w:tabs>
        <w:ind w:left="3237" w:hanging="360"/>
      </w:pPr>
    </w:lvl>
    <w:lvl w:ilvl="4" w:tplc="08090019" w:tentative="1">
      <w:start w:val="1"/>
      <w:numFmt w:val="lowerLetter"/>
      <w:lvlText w:val="%5."/>
      <w:lvlJc w:val="left"/>
      <w:pPr>
        <w:tabs>
          <w:tab w:val="num" w:pos="3957"/>
        </w:tabs>
        <w:ind w:left="3957" w:hanging="360"/>
      </w:pPr>
    </w:lvl>
    <w:lvl w:ilvl="5" w:tplc="0809001B" w:tentative="1">
      <w:start w:val="1"/>
      <w:numFmt w:val="lowerRoman"/>
      <w:lvlText w:val="%6."/>
      <w:lvlJc w:val="right"/>
      <w:pPr>
        <w:tabs>
          <w:tab w:val="num" w:pos="4677"/>
        </w:tabs>
        <w:ind w:left="4677" w:hanging="180"/>
      </w:pPr>
    </w:lvl>
    <w:lvl w:ilvl="6" w:tplc="0809000F" w:tentative="1">
      <w:start w:val="1"/>
      <w:numFmt w:val="decimal"/>
      <w:lvlText w:val="%7."/>
      <w:lvlJc w:val="left"/>
      <w:pPr>
        <w:tabs>
          <w:tab w:val="num" w:pos="5397"/>
        </w:tabs>
        <w:ind w:left="5397" w:hanging="360"/>
      </w:pPr>
    </w:lvl>
    <w:lvl w:ilvl="7" w:tplc="08090019" w:tentative="1">
      <w:start w:val="1"/>
      <w:numFmt w:val="lowerLetter"/>
      <w:lvlText w:val="%8."/>
      <w:lvlJc w:val="left"/>
      <w:pPr>
        <w:tabs>
          <w:tab w:val="num" w:pos="6117"/>
        </w:tabs>
        <w:ind w:left="6117" w:hanging="360"/>
      </w:pPr>
    </w:lvl>
    <w:lvl w:ilvl="8" w:tplc="0809001B" w:tentative="1">
      <w:start w:val="1"/>
      <w:numFmt w:val="lowerRoman"/>
      <w:lvlText w:val="%9."/>
      <w:lvlJc w:val="right"/>
      <w:pPr>
        <w:tabs>
          <w:tab w:val="num" w:pos="6837"/>
        </w:tabs>
        <w:ind w:left="6837" w:hanging="180"/>
      </w:pPr>
    </w:lvl>
  </w:abstractNum>
  <w:abstractNum w:abstractNumId="10">
    <w:nsid w:val="02D54A61"/>
    <w:multiLevelType w:val="hybridMultilevel"/>
    <w:tmpl w:val="9AE4CBCC"/>
    <w:lvl w:ilvl="0" w:tplc="08090001">
      <w:start w:val="1"/>
      <w:numFmt w:val="bullet"/>
      <w:lvlText w:val=""/>
      <w:lvlJc w:val="left"/>
      <w:pPr>
        <w:ind w:left="1401" w:hanging="360"/>
      </w:pPr>
      <w:rPr>
        <w:rFonts w:ascii="Symbol" w:hAnsi="Symbol" w:hint="default"/>
      </w:rPr>
    </w:lvl>
    <w:lvl w:ilvl="1" w:tplc="08090003" w:tentative="1">
      <w:start w:val="1"/>
      <w:numFmt w:val="bullet"/>
      <w:lvlText w:val="o"/>
      <w:lvlJc w:val="left"/>
      <w:pPr>
        <w:ind w:left="2121" w:hanging="360"/>
      </w:pPr>
      <w:rPr>
        <w:rFonts w:ascii="Courier New" w:hAnsi="Courier New" w:cs="Courier New" w:hint="default"/>
      </w:rPr>
    </w:lvl>
    <w:lvl w:ilvl="2" w:tplc="08090005" w:tentative="1">
      <w:start w:val="1"/>
      <w:numFmt w:val="bullet"/>
      <w:lvlText w:val=""/>
      <w:lvlJc w:val="left"/>
      <w:pPr>
        <w:ind w:left="2841" w:hanging="360"/>
      </w:pPr>
      <w:rPr>
        <w:rFonts w:ascii="Wingdings" w:hAnsi="Wingdings" w:hint="default"/>
      </w:rPr>
    </w:lvl>
    <w:lvl w:ilvl="3" w:tplc="08090001" w:tentative="1">
      <w:start w:val="1"/>
      <w:numFmt w:val="bullet"/>
      <w:lvlText w:val=""/>
      <w:lvlJc w:val="left"/>
      <w:pPr>
        <w:ind w:left="3561" w:hanging="360"/>
      </w:pPr>
      <w:rPr>
        <w:rFonts w:ascii="Symbol" w:hAnsi="Symbol" w:hint="default"/>
      </w:rPr>
    </w:lvl>
    <w:lvl w:ilvl="4" w:tplc="08090003" w:tentative="1">
      <w:start w:val="1"/>
      <w:numFmt w:val="bullet"/>
      <w:lvlText w:val="o"/>
      <w:lvlJc w:val="left"/>
      <w:pPr>
        <w:ind w:left="4281" w:hanging="360"/>
      </w:pPr>
      <w:rPr>
        <w:rFonts w:ascii="Courier New" w:hAnsi="Courier New" w:cs="Courier New" w:hint="default"/>
      </w:rPr>
    </w:lvl>
    <w:lvl w:ilvl="5" w:tplc="08090005" w:tentative="1">
      <w:start w:val="1"/>
      <w:numFmt w:val="bullet"/>
      <w:lvlText w:val=""/>
      <w:lvlJc w:val="left"/>
      <w:pPr>
        <w:ind w:left="5001" w:hanging="360"/>
      </w:pPr>
      <w:rPr>
        <w:rFonts w:ascii="Wingdings" w:hAnsi="Wingdings" w:hint="default"/>
      </w:rPr>
    </w:lvl>
    <w:lvl w:ilvl="6" w:tplc="08090001" w:tentative="1">
      <w:start w:val="1"/>
      <w:numFmt w:val="bullet"/>
      <w:lvlText w:val=""/>
      <w:lvlJc w:val="left"/>
      <w:pPr>
        <w:ind w:left="5721" w:hanging="360"/>
      </w:pPr>
      <w:rPr>
        <w:rFonts w:ascii="Symbol" w:hAnsi="Symbol" w:hint="default"/>
      </w:rPr>
    </w:lvl>
    <w:lvl w:ilvl="7" w:tplc="08090003" w:tentative="1">
      <w:start w:val="1"/>
      <w:numFmt w:val="bullet"/>
      <w:lvlText w:val="o"/>
      <w:lvlJc w:val="left"/>
      <w:pPr>
        <w:ind w:left="6441" w:hanging="360"/>
      </w:pPr>
      <w:rPr>
        <w:rFonts w:ascii="Courier New" w:hAnsi="Courier New" w:cs="Courier New" w:hint="default"/>
      </w:rPr>
    </w:lvl>
    <w:lvl w:ilvl="8" w:tplc="08090005" w:tentative="1">
      <w:start w:val="1"/>
      <w:numFmt w:val="bullet"/>
      <w:lvlText w:val=""/>
      <w:lvlJc w:val="left"/>
      <w:pPr>
        <w:ind w:left="7161" w:hanging="360"/>
      </w:pPr>
      <w:rPr>
        <w:rFonts w:ascii="Wingdings" w:hAnsi="Wingdings" w:hint="default"/>
      </w:rPr>
    </w:lvl>
  </w:abstractNum>
  <w:abstractNum w:abstractNumId="11">
    <w:nsid w:val="03DF2155"/>
    <w:multiLevelType w:val="hybridMultilevel"/>
    <w:tmpl w:val="2FAC52FA"/>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nsid w:val="07C24C09"/>
    <w:multiLevelType w:val="hybridMultilevel"/>
    <w:tmpl w:val="8BBE779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0B7B116A"/>
    <w:multiLevelType w:val="hybridMultilevel"/>
    <w:tmpl w:val="A3A20ED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0FA67365"/>
    <w:multiLevelType w:val="hybridMultilevel"/>
    <w:tmpl w:val="84B46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14635FC1"/>
    <w:multiLevelType w:val="hybridMultilevel"/>
    <w:tmpl w:val="5E9E3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14792972"/>
    <w:multiLevelType w:val="hybridMultilevel"/>
    <w:tmpl w:val="49603E8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15C26B7E"/>
    <w:multiLevelType w:val="hybridMultilevel"/>
    <w:tmpl w:val="2730D39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16EC17A6"/>
    <w:multiLevelType w:val="hybridMultilevel"/>
    <w:tmpl w:val="FECCA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1A5D2A23"/>
    <w:multiLevelType w:val="hybridMultilevel"/>
    <w:tmpl w:val="6374AE0E"/>
    <w:lvl w:ilvl="0" w:tplc="C3E0FE86">
      <w:start w:val="1"/>
      <w:numFmt w:val="decimal"/>
      <w:lvlText w:val="%1."/>
      <w:lvlJc w:val="left"/>
      <w:pPr>
        <w:ind w:left="720" w:hanging="360"/>
      </w:pPr>
      <w:rPr>
        <w:strike w:val="0"/>
        <w:color w:val="auto"/>
      </w:r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0">
    <w:nsid w:val="1B8B5C35"/>
    <w:multiLevelType w:val="hybridMultilevel"/>
    <w:tmpl w:val="AC92D5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nsid w:val="1C2023AD"/>
    <w:multiLevelType w:val="hybridMultilevel"/>
    <w:tmpl w:val="9996B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1E4C10FF"/>
    <w:multiLevelType w:val="hybridMultilevel"/>
    <w:tmpl w:val="262E184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3">
    <w:nsid w:val="295139FD"/>
    <w:multiLevelType w:val="hybridMultilevel"/>
    <w:tmpl w:val="A1B4E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2B342992"/>
    <w:multiLevelType w:val="hybridMultilevel"/>
    <w:tmpl w:val="E7402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2CCD6084"/>
    <w:multiLevelType w:val="hybridMultilevel"/>
    <w:tmpl w:val="DAB6F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2CEF0444"/>
    <w:multiLevelType w:val="hybridMultilevel"/>
    <w:tmpl w:val="A16A0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2FB6090F"/>
    <w:multiLevelType w:val="hybridMultilevel"/>
    <w:tmpl w:val="79843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36C44846"/>
    <w:multiLevelType w:val="hybridMultilevel"/>
    <w:tmpl w:val="DBCEF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384B659F"/>
    <w:multiLevelType w:val="hybridMultilevel"/>
    <w:tmpl w:val="C122E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3A190F71"/>
    <w:multiLevelType w:val="hybridMultilevel"/>
    <w:tmpl w:val="062641D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41481FE6"/>
    <w:multiLevelType w:val="hybridMultilevel"/>
    <w:tmpl w:val="0AC69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41BB725E"/>
    <w:multiLevelType w:val="hybridMultilevel"/>
    <w:tmpl w:val="90603EA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465A1D54"/>
    <w:multiLevelType w:val="hybridMultilevel"/>
    <w:tmpl w:val="A1B06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485106F1"/>
    <w:multiLevelType w:val="hybridMultilevel"/>
    <w:tmpl w:val="19226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4A0B53AF"/>
    <w:multiLevelType w:val="hybridMultilevel"/>
    <w:tmpl w:val="4894BE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nsid w:val="530E0EED"/>
    <w:multiLevelType w:val="multilevel"/>
    <w:tmpl w:val="9F8A00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84468DA"/>
    <w:multiLevelType w:val="hybridMultilevel"/>
    <w:tmpl w:val="7B3C2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59C064B1"/>
    <w:multiLevelType w:val="hybridMultilevel"/>
    <w:tmpl w:val="70A8433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5E18049E"/>
    <w:multiLevelType w:val="hybridMultilevel"/>
    <w:tmpl w:val="BC50F46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60957127"/>
    <w:multiLevelType w:val="hybridMultilevel"/>
    <w:tmpl w:val="55668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6259440E"/>
    <w:multiLevelType w:val="hybridMultilevel"/>
    <w:tmpl w:val="1C82F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64B659FD"/>
    <w:multiLevelType w:val="hybridMultilevel"/>
    <w:tmpl w:val="EE002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655951E9"/>
    <w:multiLevelType w:val="hybridMultilevel"/>
    <w:tmpl w:val="3460922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6ACA1A54"/>
    <w:multiLevelType w:val="hybridMultilevel"/>
    <w:tmpl w:val="6C02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6BC81F8F"/>
    <w:multiLevelType w:val="hybridMultilevel"/>
    <w:tmpl w:val="BFE2E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6BED3FED"/>
    <w:multiLevelType w:val="hybridMultilevel"/>
    <w:tmpl w:val="3A728C4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6E4C249C"/>
    <w:multiLevelType w:val="hybridMultilevel"/>
    <w:tmpl w:val="78F01294"/>
    <w:lvl w:ilvl="0" w:tplc="280E2982">
      <w:start w:val="1"/>
      <w:numFmt w:val="decimal"/>
      <w:lvlText w:val="%1"/>
      <w:lvlJc w:val="left"/>
      <w:pPr>
        <w:ind w:left="720" w:hanging="360"/>
      </w:pPr>
      <w:rPr>
        <w:rFonts w:cstheme="minorHAnsi" w:hint="default"/>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7A6300EC"/>
    <w:multiLevelType w:val="hybridMultilevel"/>
    <w:tmpl w:val="E4BA5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7A8169C5"/>
    <w:multiLevelType w:val="hybridMultilevel"/>
    <w:tmpl w:val="DE1ED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7E350BAA"/>
    <w:multiLevelType w:val="hybridMultilevel"/>
    <w:tmpl w:val="490E0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7E4738E7"/>
    <w:multiLevelType w:val="hybridMultilevel"/>
    <w:tmpl w:val="75163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5"/>
  </w:num>
  <w:num w:numId="3">
    <w:abstractNumId w:val="34"/>
  </w:num>
  <w:num w:numId="4">
    <w:abstractNumId w:val="4"/>
  </w:num>
  <w:num w:numId="5">
    <w:abstractNumId w:val="24"/>
  </w:num>
  <w:num w:numId="6">
    <w:abstractNumId w:val="6"/>
  </w:num>
  <w:num w:numId="7">
    <w:abstractNumId w:val="37"/>
  </w:num>
  <w:num w:numId="8">
    <w:abstractNumId w:val="9"/>
  </w:num>
  <w:num w:numId="9">
    <w:abstractNumId w:val="8"/>
  </w:num>
  <w:num w:numId="10">
    <w:abstractNumId w:val="48"/>
  </w:num>
  <w:num w:numId="11">
    <w:abstractNumId w:val="10"/>
  </w:num>
  <w:num w:numId="12">
    <w:abstractNumId w:val="25"/>
  </w:num>
  <w:num w:numId="13">
    <w:abstractNumId w:val="7"/>
  </w:num>
  <w:num w:numId="14">
    <w:abstractNumId w:val="26"/>
  </w:num>
  <w:num w:numId="15">
    <w:abstractNumId w:val="29"/>
  </w:num>
  <w:num w:numId="16">
    <w:abstractNumId w:val="22"/>
  </w:num>
  <w:num w:numId="17">
    <w:abstractNumId w:val="11"/>
  </w:num>
  <w:num w:numId="18">
    <w:abstractNumId w:val="20"/>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5"/>
  </w:num>
  <w:num w:numId="21">
    <w:abstractNumId w:val="23"/>
  </w:num>
  <w:num w:numId="22">
    <w:abstractNumId w:val="49"/>
  </w:num>
  <w:num w:numId="23">
    <w:abstractNumId w:val="44"/>
  </w:num>
  <w:num w:numId="24">
    <w:abstractNumId w:val="40"/>
  </w:num>
  <w:num w:numId="25">
    <w:abstractNumId w:val="38"/>
  </w:num>
  <w:num w:numId="26">
    <w:abstractNumId w:val="16"/>
  </w:num>
  <w:num w:numId="27">
    <w:abstractNumId w:val="46"/>
  </w:num>
  <w:num w:numId="28">
    <w:abstractNumId w:val="32"/>
  </w:num>
  <w:num w:numId="29">
    <w:abstractNumId w:val="17"/>
  </w:num>
  <w:num w:numId="30">
    <w:abstractNumId w:val="39"/>
  </w:num>
  <w:num w:numId="31">
    <w:abstractNumId w:val="12"/>
  </w:num>
  <w:num w:numId="32">
    <w:abstractNumId w:val="30"/>
  </w:num>
  <w:num w:numId="33">
    <w:abstractNumId w:val="14"/>
  </w:num>
  <w:num w:numId="34">
    <w:abstractNumId w:val="43"/>
  </w:num>
  <w:num w:numId="35">
    <w:abstractNumId w:val="51"/>
  </w:num>
  <w:num w:numId="36">
    <w:abstractNumId w:val="13"/>
  </w:num>
  <w:num w:numId="37">
    <w:abstractNumId w:val="33"/>
  </w:num>
  <w:num w:numId="38">
    <w:abstractNumId w:val="47"/>
  </w:num>
  <w:num w:numId="39">
    <w:abstractNumId w:val="36"/>
  </w:num>
  <w:num w:numId="40">
    <w:abstractNumId w:val="18"/>
  </w:num>
  <w:num w:numId="41">
    <w:abstractNumId w:val="28"/>
  </w:num>
  <w:num w:numId="42">
    <w:abstractNumId w:val="42"/>
  </w:num>
  <w:num w:numId="43">
    <w:abstractNumId w:val="41"/>
  </w:num>
  <w:num w:numId="44">
    <w:abstractNumId w:val="27"/>
  </w:num>
  <w:num w:numId="45">
    <w:abstractNumId w:val="31"/>
  </w:num>
  <w:num w:numId="46">
    <w:abstractNumId w:val="50"/>
  </w:num>
  <w:num w:numId="47">
    <w:abstractNumId w:val="21"/>
  </w:num>
  <w:num w:numId="48">
    <w:abstractNumId w:val="45"/>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anie Strange">
    <w15:presenceInfo w15:providerId="None" w15:userId="Janie Strange"/>
  </w15:person>
  <w15:person w15:author="Janie Strange [2]">
    <w15:presenceInfo w15:providerId="Windows Live" w15:userId="a31e762d563638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A1B"/>
    <w:rsid w:val="00000892"/>
    <w:rsid w:val="00000DD2"/>
    <w:rsid w:val="000017A7"/>
    <w:rsid w:val="000027C2"/>
    <w:rsid w:val="0000379A"/>
    <w:rsid w:val="0001078C"/>
    <w:rsid w:val="0001111B"/>
    <w:rsid w:val="00012F44"/>
    <w:rsid w:val="0001475E"/>
    <w:rsid w:val="00014E03"/>
    <w:rsid w:val="00016968"/>
    <w:rsid w:val="00017B76"/>
    <w:rsid w:val="00021723"/>
    <w:rsid w:val="00021EAA"/>
    <w:rsid w:val="0002324A"/>
    <w:rsid w:val="000232C4"/>
    <w:rsid w:val="000237B7"/>
    <w:rsid w:val="00024A14"/>
    <w:rsid w:val="0002504C"/>
    <w:rsid w:val="0002504E"/>
    <w:rsid w:val="00027243"/>
    <w:rsid w:val="00027BCB"/>
    <w:rsid w:val="000311BE"/>
    <w:rsid w:val="00032600"/>
    <w:rsid w:val="00032D81"/>
    <w:rsid w:val="00033512"/>
    <w:rsid w:val="00033CDC"/>
    <w:rsid w:val="0003411D"/>
    <w:rsid w:val="00034CDA"/>
    <w:rsid w:val="0003542F"/>
    <w:rsid w:val="00036723"/>
    <w:rsid w:val="00036C13"/>
    <w:rsid w:val="00043665"/>
    <w:rsid w:val="00045A86"/>
    <w:rsid w:val="00046717"/>
    <w:rsid w:val="00046EC3"/>
    <w:rsid w:val="00052BEE"/>
    <w:rsid w:val="00053B43"/>
    <w:rsid w:val="00054729"/>
    <w:rsid w:val="000554A4"/>
    <w:rsid w:val="000568D8"/>
    <w:rsid w:val="00060257"/>
    <w:rsid w:val="00060529"/>
    <w:rsid w:val="00060DE8"/>
    <w:rsid w:val="00061684"/>
    <w:rsid w:val="00061F4B"/>
    <w:rsid w:val="00062C9D"/>
    <w:rsid w:val="00064ACA"/>
    <w:rsid w:val="0006565A"/>
    <w:rsid w:val="0006799D"/>
    <w:rsid w:val="00071294"/>
    <w:rsid w:val="00072DDE"/>
    <w:rsid w:val="00074455"/>
    <w:rsid w:val="000753C5"/>
    <w:rsid w:val="00075B51"/>
    <w:rsid w:val="0007736B"/>
    <w:rsid w:val="000779D7"/>
    <w:rsid w:val="00082BC5"/>
    <w:rsid w:val="00083933"/>
    <w:rsid w:val="0008459C"/>
    <w:rsid w:val="000853F7"/>
    <w:rsid w:val="00085B9F"/>
    <w:rsid w:val="00085F2E"/>
    <w:rsid w:val="000906CA"/>
    <w:rsid w:val="00090ECD"/>
    <w:rsid w:val="00091E81"/>
    <w:rsid w:val="000923E6"/>
    <w:rsid w:val="000926C0"/>
    <w:rsid w:val="0009270C"/>
    <w:rsid w:val="00092ADF"/>
    <w:rsid w:val="000935C8"/>
    <w:rsid w:val="00094296"/>
    <w:rsid w:val="00094B11"/>
    <w:rsid w:val="0009581F"/>
    <w:rsid w:val="000A0C15"/>
    <w:rsid w:val="000A1511"/>
    <w:rsid w:val="000A366A"/>
    <w:rsid w:val="000A3A9F"/>
    <w:rsid w:val="000A3DE4"/>
    <w:rsid w:val="000A4BA2"/>
    <w:rsid w:val="000A5676"/>
    <w:rsid w:val="000A6302"/>
    <w:rsid w:val="000A6A92"/>
    <w:rsid w:val="000A6D2F"/>
    <w:rsid w:val="000A7B02"/>
    <w:rsid w:val="000B190C"/>
    <w:rsid w:val="000B31FD"/>
    <w:rsid w:val="000B385E"/>
    <w:rsid w:val="000B4B14"/>
    <w:rsid w:val="000B6B74"/>
    <w:rsid w:val="000B79C9"/>
    <w:rsid w:val="000C09D1"/>
    <w:rsid w:val="000C0B11"/>
    <w:rsid w:val="000C1BF2"/>
    <w:rsid w:val="000C1DB3"/>
    <w:rsid w:val="000C24ED"/>
    <w:rsid w:val="000C72E9"/>
    <w:rsid w:val="000D6BD4"/>
    <w:rsid w:val="000E067D"/>
    <w:rsid w:val="000E0AA4"/>
    <w:rsid w:val="000E1FDE"/>
    <w:rsid w:val="000E3718"/>
    <w:rsid w:val="000E4E40"/>
    <w:rsid w:val="000F1086"/>
    <w:rsid w:val="000F1FD0"/>
    <w:rsid w:val="000F33C0"/>
    <w:rsid w:val="000F57BE"/>
    <w:rsid w:val="000F6ECC"/>
    <w:rsid w:val="000F6FF6"/>
    <w:rsid w:val="000F7C27"/>
    <w:rsid w:val="00100E6A"/>
    <w:rsid w:val="00101228"/>
    <w:rsid w:val="001041B6"/>
    <w:rsid w:val="0010499D"/>
    <w:rsid w:val="00105232"/>
    <w:rsid w:val="00105764"/>
    <w:rsid w:val="00105A3E"/>
    <w:rsid w:val="0010607B"/>
    <w:rsid w:val="00106472"/>
    <w:rsid w:val="00106658"/>
    <w:rsid w:val="00113133"/>
    <w:rsid w:val="00113188"/>
    <w:rsid w:val="001131E1"/>
    <w:rsid w:val="00113366"/>
    <w:rsid w:val="00113C05"/>
    <w:rsid w:val="00114E30"/>
    <w:rsid w:val="00115AC3"/>
    <w:rsid w:val="00116A3C"/>
    <w:rsid w:val="00120444"/>
    <w:rsid w:val="001206E0"/>
    <w:rsid w:val="0012075E"/>
    <w:rsid w:val="001215CE"/>
    <w:rsid w:val="001246A6"/>
    <w:rsid w:val="0012478E"/>
    <w:rsid w:val="001259DD"/>
    <w:rsid w:val="00125E23"/>
    <w:rsid w:val="00130947"/>
    <w:rsid w:val="00131627"/>
    <w:rsid w:val="00132DB8"/>
    <w:rsid w:val="00132E5D"/>
    <w:rsid w:val="0013345D"/>
    <w:rsid w:val="0013350B"/>
    <w:rsid w:val="001356D1"/>
    <w:rsid w:val="00135A20"/>
    <w:rsid w:val="00136B1D"/>
    <w:rsid w:val="00137118"/>
    <w:rsid w:val="00141FE0"/>
    <w:rsid w:val="0014276E"/>
    <w:rsid w:val="00142F88"/>
    <w:rsid w:val="001452CA"/>
    <w:rsid w:val="00145FA4"/>
    <w:rsid w:val="00147153"/>
    <w:rsid w:val="00153A8F"/>
    <w:rsid w:val="00157442"/>
    <w:rsid w:val="00161E19"/>
    <w:rsid w:val="00161EF2"/>
    <w:rsid w:val="00162A3C"/>
    <w:rsid w:val="001635C7"/>
    <w:rsid w:val="00164046"/>
    <w:rsid w:val="00164766"/>
    <w:rsid w:val="00166602"/>
    <w:rsid w:val="00166D94"/>
    <w:rsid w:val="0016773E"/>
    <w:rsid w:val="00167F04"/>
    <w:rsid w:val="00170057"/>
    <w:rsid w:val="001701ED"/>
    <w:rsid w:val="00171695"/>
    <w:rsid w:val="00171FB9"/>
    <w:rsid w:val="001720CF"/>
    <w:rsid w:val="00172C05"/>
    <w:rsid w:val="0017384F"/>
    <w:rsid w:val="00176F41"/>
    <w:rsid w:val="001779C7"/>
    <w:rsid w:val="00180E39"/>
    <w:rsid w:val="00181513"/>
    <w:rsid w:val="001817EE"/>
    <w:rsid w:val="0018195C"/>
    <w:rsid w:val="001845DE"/>
    <w:rsid w:val="001847FB"/>
    <w:rsid w:val="00184D24"/>
    <w:rsid w:val="00185C0C"/>
    <w:rsid w:val="001909ED"/>
    <w:rsid w:val="0019243B"/>
    <w:rsid w:val="00196B8B"/>
    <w:rsid w:val="00197DFC"/>
    <w:rsid w:val="001A0782"/>
    <w:rsid w:val="001A0DFE"/>
    <w:rsid w:val="001A0F62"/>
    <w:rsid w:val="001A145C"/>
    <w:rsid w:val="001A312A"/>
    <w:rsid w:val="001A3DAF"/>
    <w:rsid w:val="001A488C"/>
    <w:rsid w:val="001A58C7"/>
    <w:rsid w:val="001A6C74"/>
    <w:rsid w:val="001B02D0"/>
    <w:rsid w:val="001B11CC"/>
    <w:rsid w:val="001B18E0"/>
    <w:rsid w:val="001B1E0B"/>
    <w:rsid w:val="001B1E69"/>
    <w:rsid w:val="001B1EFE"/>
    <w:rsid w:val="001B25D4"/>
    <w:rsid w:val="001B2CE5"/>
    <w:rsid w:val="001B3273"/>
    <w:rsid w:val="001B43B8"/>
    <w:rsid w:val="001B6A6B"/>
    <w:rsid w:val="001C1437"/>
    <w:rsid w:val="001C1E17"/>
    <w:rsid w:val="001C2F51"/>
    <w:rsid w:val="001C387A"/>
    <w:rsid w:val="001C3C7B"/>
    <w:rsid w:val="001C3F72"/>
    <w:rsid w:val="001C4FCF"/>
    <w:rsid w:val="001C5653"/>
    <w:rsid w:val="001C7F12"/>
    <w:rsid w:val="001D0094"/>
    <w:rsid w:val="001D082F"/>
    <w:rsid w:val="001D191D"/>
    <w:rsid w:val="001D3404"/>
    <w:rsid w:val="001D516A"/>
    <w:rsid w:val="001D6464"/>
    <w:rsid w:val="001E00B6"/>
    <w:rsid w:val="001E0E15"/>
    <w:rsid w:val="001E224D"/>
    <w:rsid w:val="001E2D9E"/>
    <w:rsid w:val="001E31E0"/>
    <w:rsid w:val="001E462A"/>
    <w:rsid w:val="001E5624"/>
    <w:rsid w:val="001E5833"/>
    <w:rsid w:val="001E69AD"/>
    <w:rsid w:val="001E6D84"/>
    <w:rsid w:val="001F0661"/>
    <w:rsid w:val="001F1143"/>
    <w:rsid w:val="001F1311"/>
    <w:rsid w:val="001F19CF"/>
    <w:rsid w:val="001F2060"/>
    <w:rsid w:val="001F4BB9"/>
    <w:rsid w:val="001F5217"/>
    <w:rsid w:val="001F5D8C"/>
    <w:rsid w:val="001F6037"/>
    <w:rsid w:val="001F6F98"/>
    <w:rsid w:val="00200AC8"/>
    <w:rsid w:val="00202B7E"/>
    <w:rsid w:val="00202CEF"/>
    <w:rsid w:val="00202EAE"/>
    <w:rsid w:val="0020381D"/>
    <w:rsid w:val="00204020"/>
    <w:rsid w:val="0020597B"/>
    <w:rsid w:val="0020622D"/>
    <w:rsid w:val="00212CD3"/>
    <w:rsid w:val="00216240"/>
    <w:rsid w:val="00216F36"/>
    <w:rsid w:val="00216FE6"/>
    <w:rsid w:val="00220927"/>
    <w:rsid w:val="00220C25"/>
    <w:rsid w:val="002214B3"/>
    <w:rsid w:val="00221F91"/>
    <w:rsid w:val="002220D0"/>
    <w:rsid w:val="00222DB1"/>
    <w:rsid w:val="00225960"/>
    <w:rsid w:val="002306F7"/>
    <w:rsid w:val="00230C55"/>
    <w:rsid w:val="0023215F"/>
    <w:rsid w:val="00233D39"/>
    <w:rsid w:val="002407BE"/>
    <w:rsid w:val="00241113"/>
    <w:rsid w:val="002419B7"/>
    <w:rsid w:val="00241A5A"/>
    <w:rsid w:val="0024200E"/>
    <w:rsid w:val="0024265E"/>
    <w:rsid w:val="00243174"/>
    <w:rsid w:val="002450DA"/>
    <w:rsid w:val="0024609E"/>
    <w:rsid w:val="00250006"/>
    <w:rsid w:val="00252DC6"/>
    <w:rsid w:val="00253DFB"/>
    <w:rsid w:val="0025461E"/>
    <w:rsid w:val="00254BCA"/>
    <w:rsid w:val="0026183B"/>
    <w:rsid w:val="00261899"/>
    <w:rsid w:val="002621FE"/>
    <w:rsid w:val="00262607"/>
    <w:rsid w:val="00262729"/>
    <w:rsid w:val="00266C19"/>
    <w:rsid w:val="0026774C"/>
    <w:rsid w:val="00270627"/>
    <w:rsid w:val="00270ED7"/>
    <w:rsid w:val="00270FC4"/>
    <w:rsid w:val="00271AAE"/>
    <w:rsid w:val="002720D6"/>
    <w:rsid w:val="002723F5"/>
    <w:rsid w:val="00273129"/>
    <w:rsid w:val="002732D8"/>
    <w:rsid w:val="00276FE4"/>
    <w:rsid w:val="00277884"/>
    <w:rsid w:val="00277F01"/>
    <w:rsid w:val="00280D3C"/>
    <w:rsid w:val="00280D3D"/>
    <w:rsid w:val="00280E05"/>
    <w:rsid w:val="00281F6E"/>
    <w:rsid w:val="00282640"/>
    <w:rsid w:val="00282BC4"/>
    <w:rsid w:val="002848A7"/>
    <w:rsid w:val="0028564F"/>
    <w:rsid w:val="00290874"/>
    <w:rsid w:val="00290F07"/>
    <w:rsid w:val="0029319A"/>
    <w:rsid w:val="002953C8"/>
    <w:rsid w:val="00296AC8"/>
    <w:rsid w:val="00296ACB"/>
    <w:rsid w:val="002A008D"/>
    <w:rsid w:val="002A1C4D"/>
    <w:rsid w:val="002A1D95"/>
    <w:rsid w:val="002A429B"/>
    <w:rsid w:val="002A6376"/>
    <w:rsid w:val="002A7ADD"/>
    <w:rsid w:val="002B0610"/>
    <w:rsid w:val="002B5187"/>
    <w:rsid w:val="002B522A"/>
    <w:rsid w:val="002B6831"/>
    <w:rsid w:val="002B75E5"/>
    <w:rsid w:val="002B767B"/>
    <w:rsid w:val="002B7CEC"/>
    <w:rsid w:val="002C22AB"/>
    <w:rsid w:val="002C3982"/>
    <w:rsid w:val="002C50F0"/>
    <w:rsid w:val="002C70A7"/>
    <w:rsid w:val="002D0E39"/>
    <w:rsid w:val="002D145B"/>
    <w:rsid w:val="002D2135"/>
    <w:rsid w:val="002D618B"/>
    <w:rsid w:val="002D7272"/>
    <w:rsid w:val="002D7A64"/>
    <w:rsid w:val="002E247C"/>
    <w:rsid w:val="002E2D69"/>
    <w:rsid w:val="002E2DBB"/>
    <w:rsid w:val="002E3B3F"/>
    <w:rsid w:val="002E5AF9"/>
    <w:rsid w:val="002E6B99"/>
    <w:rsid w:val="002E6E87"/>
    <w:rsid w:val="002E732F"/>
    <w:rsid w:val="002F15C9"/>
    <w:rsid w:val="002F1EFE"/>
    <w:rsid w:val="002F3A46"/>
    <w:rsid w:val="002F3C4F"/>
    <w:rsid w:val="002F3F11"/>
    <w:rsid w:val="002F7726"/>
    <w:rsid w:val="00306F9E"/>
    <w:rsid w:val="0030720A"/>
    <w:rsid w:val="00312325"/>
    <w:rsid w:val="0031287A"/>
    <w:rsid w:val="00313C88"/>
    <w:rsid w:val="00316A3E"/>
    <w:rsid w:val="003175FA"/>
    <w:rsid w:val="003209E4"/>
    <w:rsid w:val="00321E33"/>
    <w:rsid w:val="00322415"/>
    <w:rsid w:val="0032257B"/>
    <w:rsid w:val="00323A49"/>
    <w:rsid w:val="00323AC1"/>
    <w:rsid w:val="003245E8"/>
    <w:rsid w:val="00324690"/>
    <w:rsid w:val="00324739"/>
    <w:rsid w:val="003278CE"/>
    <w:rsid w:val="00327B91"/>
    <w:rsid w:val="00331387"/>
    <w:rsid w:val="003340CD"/>
    <w:rsid w:val="00334E96"/>
    <w:rsid w:val="00336686"/>
    <w:rsid w:val="00336991"/>
    <w:rsid w:val="0033704E"/>
    <w:rsid w:val="00337B2A"/>
    <w:rsid w:val="003436C9"/>
    <w:rsid w:val="003453E8"/>
    <w:rsid w:val="003453FF"/>
    <w:rsid w:val="00346E83"/>
    <w:rsid w:val="0035252E"/>
    <w:rsid w:val="00354E58"/>
    <w:rsid w:val="00355963"/>
    <w:rsid w:val="00357142"/>
    <w:rsid w:val="00357645"/>
    <w:rsid w:val="00364385"/>
    <w:rsid w:val="00364B0C"/>
    <w:rsid w:val="00364D1A"/>
    <w:rsid w:val="00364F25"/>
    <w:rsid w:val="003650DE"/>
    <w:rsid w:val="00365A36"/>
    <w:rsid w:val="00366D6C"/>
    <w:rsid w:val="00371746"/>
    <w:rsid w:val="00372C60"/>
    <w:rsid w:val="00380091"/>
    <w:rsid w:val="00380B69"/>
    <w:rsid w:val="0038199A"/>
    <w:rsid w:val="00381D71"/>
    <w:rsid w:val="00382C66"/>
    <w:rsid w:val="00385024"/>
    <w:rsid w:val="003851A2"/>
    <w:rsid w:val="00385244"/>
    <w:rsid w:val="00385521"/>
    <w:rsid w:val="0038617A"/>
    <w:rsid w:val="00386E4E"/>
    <w:rsid w:val="00386E63"/>
    <w:rsid w:val="00387FC6"/>
    <w:rsid w:val="003906DD"/>
    <w:rsid w:val="00392473"/>
    <w:rsid w:val="0039313A"/>
    <w:rsid w:val="003934D2"/>
    <w:rsid w:val="00394073"/>
    <w:rsid w:val="00394BD8"/>
    <w:rsid w:val="00394EDD"/>
    <w:rsid w:val="003957ED"/>
    <w:rsid w:val="00395F95"/>
    <w:rsid w:val="003A0010"/>
    <w:rsid w:val="003A07B6"/>
    <w:rsid w:val="003A0F7C"/>
    <w:rsid w:val="003A2A5B"/>
    <w:rsid w:val="003A3B22"/>
    <w:rsid w:val="003A52E7"/>
    <w:rsid w:val="003A5D5B"/>
    <w:rsid w:val="003A6577"/>
    <w:rsid w:val="003A68A1"/>
    <w:rsid w:val="003B0B29"/>
    <w:rsid w:val="003B20CA"/>
    <w:rsid w:val="003B35AA"/>
    <w:rsid w:val="003B3BD0"/>
    <w:rsid w:val="003B4AC6"/>
    <w:rsid w:val="003B5639"/>
    <w:rsid w:val="003C0A45"/>
    <w:rsid w:val="003C2D3E"/>
    <w:rsid w:val="003C2DBC"/>
    <w:rsid w:val="003C4749"/>
    <w:rsid w:val="003C53FF"/>
    <w:rsid w:val="003C605F"/>
    <w:rsid w:val="003C793B"/>
    <w:rsid w:val="003D1F63"/>
    <w:rsid w:val="003D36D6"/>
    <w:rsid w:val="003D4D5F"/>
    <w:rsid w:val="003D4E79"/>
    <w:rsid w:val="003D68EF"/>
    <w:rsid w:val="003D7007"/>
    <w:rsid w:val="003E0417"/>
    <w:rsid w:val="003E2AEF"/>
    <w:rsid w:val="003E2D31"/>
    <w:rsid w:val="003E30B7"/>
    <w:rsid w:val="003E57CD"/>
    <w:rsid w:val="003E5800"/>
    <w:rsid w:val="003F0DE5"/>
    <w:rsid w:val="003F231F"/>
    <w:rsid w:val="003F3E92"/>
    <w:rsid w:val="003F3FAF"/>
    <w:rsid w:val="003F5F4D"/>
    <w:rsid w:val="00400D36"/>
    <w:rsid w:val="004014AE"/>
    <w:rsid w:val="0040377A"/>
    <w:rsid w:val="00404702"/>
    <w:rsid w:val="0040481D"/>
    <w:rsid w:val="004062B7"/>
    <w:rsid w:val="004077F8"/>
    <w:rsid w:val="00407D96"/>
    <w:rsid w:val="00412158"/>
    <w:rsid w:val="004122E5"/>
    <w:rsid w:val="00413158"/>
    <w:rsid w:val="00414DDF"/>
    <w:rsid w:val="00415014"/>
    <w:rsid w:val="00416A1E"/>
    <w:rsid w:val="00422C21"/>
    <w:rsid w:val="00423243"/>
    <w:rsid w:val="00423954"/>
    <w:rsid w:val="00424F7F"/>
    <w:rsid w:val="004250E2"/>
    <w:rsid w:val="004252E2"/>
    <w:rsid w:val="00425687"/>
    <w:rsid w:val="00426881"/>
    <w:rsid w:val="0042727D"/>
    <w:rsid w:val="004278A7"/>
    <w:rsid w:val="0043120E"/>
    <w:rsid w:val="0043232F"/>
    <w:rsid w:val="00432E2C"/>
    <w:rsid w:val="00433588"/>
    <w:rsid w:val="00435ABF"/>
    <w:rsid w:val="00435DB5"/>
    <w:rsid w:val="004362B5"/>
    <w:rsid w:val="00441695"/>
    <w:rsid w:val="004420DF"/>
    <w:rsid w:val="0044332A"/>
    <w:rsid w:val="00443842"/>
    <w:rsid w:val="00444384"/>
    <w:rsid w:val="004448C0"/>
    <w:rsid w:val="00444F23"/>
    <w:rsid w:val="004458B7"/>
    <w:rsid w:val="00445941"/>
    <w:rsid w:val="00447294"/>
    <w:rsid w:val="00447D40"/>
    <w:rsid w:val="004500F3"/>
    <w:rsid w:val="00450A42"/>
    <w:rsid w:val="00450E14"/>
    <w:rsid w:val="00450E6D"/>
    <w:rsid w:val="00452FB2"/>
    <w:rsid w:val="00453A35"/>
    <w:rsid w:val="004542CA"/>
    <w:rsid w:val="00461681"/>
    <w:rsid w:val="00462D7D"/>
    <w:rsid w:val="00463297"/>
    <w:rsid w:val="0046615F"/>
    <w:rsid w:val="0046641E"/>
    <w:rsid w:val="00466706"/>
    <w:rsid w:val="0046768F"/>
    <w:rsid w:val="00472939"/>
    <w:rsid w:val="0047322E"/>
    <w:rsid w:val="00473B58"/>
    <w:rsid w:val="004816A4"/>
    <w:rsid w:val="004835E5"/>
    <w:rsid w:val="0048397D"/>
    <w:rsid w:val="00483D79"/>
    <w:rsid w:val="00484DD2"/>
    <w:rsid w:val="004857A3"/>
    <w:rsid w:val="00485B90"/>
    <w:rsid w:val="004873C2"/>
    <w:rsid w:val="00487AAB"/>
    <w:rsid w:val="00487B37"/>
    <w:rsid w:val="00492478"/>
    <w:rsid w:val="0049268C"/>
    <w:rsid w:val="00493876"/>
    <w:rsid w:val="004946C1"/>
    <w:rsid w:val="00494719"/>
    <w:rsid w:val="00495626"/>
    <w:rsid w:val="00495E4F"/>
    <w:rsid w:val="0049645F"/>
    <w:rsid w:val="00496A89"/>
    <w:rsid w:val="00496DCC"/>
    <w:rsid w:val="004A0A99"/>
    <w:rsid w:val="004A0F74"/>
    <w:rsid w:val="004A1191"/>
    <w:rsid w:val="004A429A"/>
    <w:rsid w:val="004A467D"/>
    <w:rsid w:val="004A59FA"/>
    <w:rsid w:val="004A6BF0"/>
    <w:rsid w:val="004A712E"/>
    <w:rsid w:val="004A7ECC"/>
    <w:rsid w:val="004B0320"/>
    <w:rsid w:val="004B08E6"/>
    <w:rsid w:val="004B2AEE"/>
    <w:rsid w:val="004B3736"/>
    <w:rsid w:val="004B3D81"/>
    <w:rsid w:val="004B4073"/>
    <w:rsid w:val="004B4A1A"/>
    <w:rsid w:val="004B52CF"/>
    <w:rsid w:val="004B5BEA"/>
    <w:rsid w:val="004B5CF6"/>
    <w:rsid w:val="004B5E18"/>
    <w:rsid w:val="004B6124"/>
    <w:rsid w:val="004C0128"/>
    <w:rsid w:val="004C0594"/>
    <w:rsid w:val="004C23E5"/>
    <w:rsid w:val="004C439B"/>
    <w:rsid w:val="004C4627"/>
    <w:rsid w:val="004C4F5A"/>
    <w:rsid w:val="004C645D"/>
    <w:rsid w:val="004C654A"/>
    <w:rsid w:val="004D0431"/>
    <w:rsid w:val="004D11EC"/>
    <w:rsid w:val="004D1852"/>
    <w:rsid w:val="004D418B"/>
    <w:rsid w:val="004D5778"/>
    <w:rsid w:val="004D5785"/>
    <w:rsid w:val="004D7425"/>
    <w:rsid w:val="004E0100"/>
    <w:rsid w:val="004E026E"/>
    <w:rsid w:val="004E2EAA"/>
    <w:rsid w:val="004E3B69"/>
    <w:rsid w:val="004E4F70"/>
    <w:rsid w:val="004E709A"/>
    <w:rsid w:val="004E73FC"/>
    <w:rsid w:val="004E7876"/>
    <w:rsid w:val="004E7AE3"/>
    <w:rsid w:val="004F159E"/>
    <w:rsid w:val="004F16EE"/>
    <w:rsid w:val="004F535F"/>
    <w:rsid w:val="004F5B50"/>
    <w:rsid w:val="004F697D"/>
    <w:rsid w:val="004F69D0"/>
    <w:rsid w:val="004F7F3D"/>
    <w:rsid w:val="00500148"/>
    <w:rsid w:val="00500498"/>
    <w:rsid w:val="00503BB2"/>
    <w:rsid w:val="00507507"/>
    <w:rsid w:val="0051228A"/>
    <w:rsid w:val="00512A60"/>
    <w:rsid w:val="00512C90"/>
    <w:rsid w:val="0051325E"/>
    <w:rsid w:val="0051558B"/>
    <w:rsid w:val="00515F4C"/>
    <w:rsid w:val="00517F33"/>
    <w:rsid w:val="005222EC"/>
    <w:rsid w:val="00524211"/>
    <w:rsid w:val="005242E8"/>
    <w:rsid w:val="005246E7"/>
    <w:rsid w:val="00524E90"/>
    <w:rsid w:val="0052601B"/>
    <w:rsid w:val="0053083A"/>
    <w:rsid w:val="00531453"/>
    <w:rsid w:val="0053160E"/>
    <w:rsid w:val="005326CB"/>
    <w:rsid w:val="00532A1D"/>
    <w:rsid w:val="00533549"/>
    <w:rsid w:val="0053415A"/>
    <w:rsid w:val="0053555D"/>
    <w:rsid w:val="00535E49"/>
    <w:rsid w:val="005363CC"/>
    <w:rsid w:val="00536B93"/>
    <w:rsid w:val="00536C66"/>
    <w:rsid w:val="0054270A"/>
    <w:rsid w:val="005435B6"/>
    <w:rsid w:val="00543813"/>
    <w:rsid w:val="005454EF"/>
    <w:rsid w:val="0054760C"/>
    <w:rsid w:val="00550167"/>
    <w:rsid w:val="0055151D"/>
    <w:rsid w:val="00551A1C"/>
    <w:rsid w:val="00551C70"/>
    <w:rsid w:val="00552E72"/>
    <w:rsid w:val="00554F56"/>
    <w:rsid w:val="005568E4"/>
    <w:rsid w:val="005579C4"/>
    <w:rsid w:val="00557FAE"/>
    <w:rsid w:val="005609B8"/>
    <w:rsid w:val="0056171A"/>
    <w:rsid w:val="00561BF8"/>
    <w:rsid w:val="00562E8A"/>
    <w:rsid w:val="00563D0F"/>
    <w:rsid w:val="00565DC3"/>
    <w:rsid w:val="0056650B"/>
    <w:rsid w:val="00571383"/>
    <w:rsid w:val="0057164B"/>
    <w:rsid w:val="0057287C"/>
    <w:rsid w:val="00573277"/>
    <w:rsid w:val="00573EFB"/>
    <w:rsid w:val="00574ED3"/>
    <w:rsid w:val="00576506"/>
    <w:rsid w:val="00577B24"/>
    <w:rsid w:val="00583D47"/>
    <w:rsid w:val="0058742F"/>
    <w:rsid w:val="0059150F"/>
    <w:rsid w:val="00592C04"/>
    <w:rsid w:val="00596669"/>
    <w:rsid w:val="005A05C2"/>
    <w:rsid w:val="005A1D79"/>
    <w:rsid w:val="005A24DF"/>
    <w:rsid w:val="005A30B7"/>
    <w:rsid w:val="005A3D53"/>
    <w:rsid w:val="005A463C"/>
    <w:rsid w:val="005A5FD4"/>
    <w:rsid w:val="005A6D3C"/>
    <w:rsid w:val="005A76C7"/>
    <w:rsid w:val="005A7E8D"/>
    <w:rsid w:val="005B0027"/>
    <w:rsid w:val="005B0113"/>
    <w:rsid w:val="005B0C52"/>
    <w:rsid w:val="005B170D"/>
    <w:rsid w:val="005B1BC9"/>
    <w:rsid w:val="005B3652"/>
    <w:rsid w:val="005B3EA2"/>
    <w:rsid w:val="005B6091"/>
    <w:rsid w:val="005B75B0"/>
    <w:rsid w:val="005C03D6"/>
    <w:rsid w:val="005C0BA1"/>
    <w:rsid w:val="005C37A8"/>
    <w:rsid w:val="005C3D34"/>
    <w:rsid w:val="005C478D"/>
    <w:rsid w:val="005C6500"/>
    <w:rsid w:val="005C706F"/>
    <w:rsid w:val="005C7DB7"/>
    <w:rsid w:val="005D0BD8"/>
    <w:rsid w:val="005D1638"/>
    <w:rsid w:val="005D3F48"/>
    <w:rsid w:val="005D417E"/>
    <w:rsid w:val="005D464D"/>
    <w:rsid w:val="005D4926"/>
    <w:rsid w:val="005D5EE7"/>
    <w:rsid w:val="005D6010"/>
    <w:rsid w:val="005D748D"/>
    <w:rsid w:val="005E1509"/>
    <w:rsid w:val="005E1D0D"/>
    <w:rsid w:val="005E29B6"/>
    <w:rsid w:val="005E2E58"/>
    <w:rsid w:val="005E3DD4"/>
    <w:rsid w:val="005E673C"/>
    <w:rsid w:val="005E72AF"/>
    <w:rsid w:val="005F01A7"/>
    <w:rsid w:val="005F0813"/>
    <w:rsid w:val="005F2B10"/>
    <w:rsid w:val="005F311C"/>
    <w:rsid w:val="005F3F40"/>
    <w:rsid w:val="005F40D5"/>
    <w:rsid w:val="005F4D03"/>
    <w:rsid w:val="005F6BF4"/>
    <w:rsid w:val="006050D9"/>
    <w:rsid w:val="006053CA"/>
    <w:rsid w:val="00610719"/>
    <w:rsid w:val="006108AC"/>
    <w:rsid w:val="00612697"/>
    <w:rsid w:val="006136DA"/>
    <w:rsid w:val="00614C31"/>
    <w:rsid w:val="00615983"/>
    <w:rsid w:val="0061735B"/>
    <w:rsid w:val="00621EA5"/>
    <w:rsid w:val="0062239A"/>
    <w:rsid w:val="006227EA"/>
    <w:rsid w:val="00622C03"/>
    <w:rsid w:val="00622CDF"/>
    <w:rsid w:val="00622FAB"/>
    <w:rsid w:val="006234C8"/>
    <w:rsid w:val="0062517A"/>
    <w:rsid w:val="006251E8"/>
    <w:rsid w:val="006258DE"/>
    <w:rsid w:val="00625991"/>
    <w:rsid w:val="006275F5"/>
    <w:rsid w:val="006308DD"/>
    <w:rsid w:val="00631BEB"/>
    <w:rsid w:val="00634223"/>
    <w:rsid w:val="00635AB9"/>
    <w:rsid w:val="00635B32"/>
    <w:rsid w:val="00635D46"/>
    <w:rsid w:val="00636823"/>
    <w:rsid w:val="00637E59"/>
    <w:rsid w:val="00640A04"/>
    <w:rsid w:val="006435DA"/>
    <w:rsid w:val="006443D0"/>
    <w:rsid w:val="0064443C"/>
    <w:rsid w:val="0064449E"/>
    <w:rsid w:val="0064465D"/>
    <w:rsid w:val="0064658A"/>
    <w:rsid w:val="00647682"/>
    <w:rsid w:val="006511B0"/>
    <w:rsid w:val="00651424"/>
    <w:rsid w:val="006532A5"/>
    <w:rsid w:val="0065513E"/>
    <w:rsid w:val="0065688D"/>
    <w:rsid w:val="0065691C"/>
    <w:rsid w:val="006572CA"/>
    <w:rsid w:val="0065760D"/>
    <w:rsid w:val="00661235"/>
    <w:rsid w:val="00661980"/>
    <w:rsid w:val="00661AFB"/>
    <w:rsid w:val="00662A32"/>
    <w:rsid w:val="00663C2B"/>
    <w:rsid w:val="00663C3B"/>
    <w:rsid w:val="00665278"/>
    <w:rsid w:val="00665A4A"/>
    <w:rsid w:val="0066660D"/>
    <w:rsid w:val="0066672F"/>
    <w:rsid w:val="00667674"/>
    <w:rsid w:val="00671BE3"/>
    <w:rsid w:val="00671D9F"/>
    <w:rsid w:val="0067253E"/>
    <w:rsid w:val="00672808"/>
    <w:rsid w:val="00672AAE"/>
    <w:rsid w:val="006733A4"/>
    <w:rsid w:val="00674705"/>
    <w:rsid w:val="006769D8"/>
    <w:rsid w:val="00676A7B"/>
    <w:rsid w:val="006822F6"/>
    <w:rsid w:val="006829C3"/>
    <w:rsid w:val="00683272"/>
    <w:rsid w:val="006838E1"/>
    <w:rsid w:val="00684211"/>
    <w:rsid w:val="006856E9"/>
    <w:rsid w:val="00685D7C"/>
    <w:rsid w:val="006873D3"/>
    <w:rsid w:val="006907CA"/>
    <w:rsid w:val="0069222F"/>
    <w:rsid w:val="006928A2"/>
    <w:rsid w:val="00692E41"/>
    <w:rsid w:val="00693B85"/>
    <w:rsid w:val="00694784"/>
    <w:rsid w:val="00694D70"/>
    <w:rsid w:val="00696A0E"/>
    <w:rsid w:val="00696CD1"/>
    <w:rsid w:val="00696D2B"/>
    <w:rsid w:val="0069719D"/>
    <w:rsid w:val="006971FA"/>
    <w:rsid w:val="006A07FB"/>
    <w:rsid w:val="006A08EA"/>
    <w:rsid w:val="006A0D88"/>
    <w:rsid w:val="006A0F5E"/>
    <w:rsid w:val="006A1553"/>
    <w:rsid w:val="006A1BE8"/>
    <w:rsid w:val="006A1ECD"/>
    <w:rsid w:val="006A22DC"/>
    <w:rsid w:val="006A22E2"/>
    <w:rsid w:val="006A2771"/>
    <w:rsid w:val="006A3A3F"/>
    <w:rsid w:val="006A436F"/>
    <w:rsid w:val="006A4D51"/>
    <w:rsid w:val="006A6257"/>
    <w:rsid w:val="006A684C"/>
    <w:rsid w:val="006A6C05"/>
    <w:rsid w:val="006A7444"/>
    <w:rsid w:val="006B2C53"/>
    <w:rsid w:val="006B316F"/>
    <w:rsid w:val="006B34BB"/>
    <w:rsid w:val="006B3D3C"/>
    <w:rsid w:val="006B61C5"/>
    <w:rsid w:val="006B6226"/>
    <w:rsid w:val="006B696F"/>
    <w:rsid w:val="006C015D"/>
    <w:rsid w:val="006C07B4"/>
    <w:rsid w:val="006C0B94"/>
    <w:rsid w:val="006C1FF2"/>
    <w:rsid w:val="006C384C"/>
    <w:rsid w:val="006C4AA8"/>
    <w:rsid w:val="006C5D33"/>
    <w:rsid w:val="006C7537"/>
    <w:rsid w:val="006D0C1A"/>
    <w:rsid w:val="006D29F7"/>
    <w:rsid w:val="006D3C7A"/>
    <w:rsid w:val="006D5CCB"/>
    <w:rsid w:val="006D6B2D"/>
    <w:rsid w:val="006E0DAC"/>
    <w:rsid w:val="006E0E63"/>
    <w:rsid w:val="006E257C"/>
    <w:rsid w:val="006E3AF2"/>
    <w:rsid w:val="006E3B41"/>
    <w:rsid w:val="006E7A1B"/>
    <w:rsid w:val="006F2ECF"/>
    <w:rsid w:val="006F30CF"/>
    <w:rsid w:val="006F3FF5"/>
    <w:rsid w:val="006F65FD"/>
    <w:rsid w:val="006F6D23"/>
    <w:rsid w:val="00702667"/>
    <w:rsid w:val="00702C2C"/>
    <w:rsid w:val="00703426"/>
    <w:rsid w:val="007047C1"/>
    <w:rsid w:val="00704AF0"/>
    <w:rsid w:val="007051E8"/>
    <w:rsid w:val="00705ADC"/>
    <w:rsid w:val="00706182"/>
    <w:rsid w:val="0070681B"/>
    <w:rsid w:val="00711F16"/>
    <w:rsid w:val="00713F77"/>
    <w:rsid w:val="00714585"/>
    <w:rsid w:val="00716BCA"/>
    <w:rsid w:val="00716E81"/>
    <w:rsid w:val="007176BE"/>
    <w:rsid w:val="007179D5"/>
    <w:rsid w:val="00717CD4"/>
    <w:rsid w:val="00721778"/>
    <w:rsid w:val="007217E9"/>
    <w:rsid w:val="00721C5E"/>
    <w:rsid w:val="00721CE4"/>
    <w:rsid w:val="0072583D"/>
    <w:rsid w:val="0072669C"/>
    <w:rsid w:val="007268EB"/>
    <w:rsid w:val="00732914"/>
    <w:rsid w:val="00732A6D"/>
    <w:rsid w:val="00734532"/>
    <w:rsid w:val="00735E1A"/>
    <w:rsid w:val="007366DE"/>
    <w:rsid w:val="00736868"/>
    <w:rsid w:val="00742CF2"/>
    <w:rsid w:val="00742F1D"/>
    <w:rsid w:val="00743647"/>
    <w:rsid w:val="00743860"/>
    <w:rsid w:val="00745FC1"/>
    <w:rsid w:val="00750861"/>
    <w:rsid w:val="00750A21"/>
    <w:rsid w:val="00751207"/>
    <w:rsid w:val="007517AE"/>
    <w:rsid w:val="00751AC0"/>
    <w:rsid w:val="007524B8"/>
    <w:rsid w:val="00752DC5"/>
    <w:rsid w:val="00753222"/>
    <w:rsid w:val="00756D1F"/>
    <w:rsid w:val="00756E83"/>
    <w:rsid w:val="007575AA"/>
    <w:rsid w:val="00757A63"/>
    <w:rsid w:val="00760078"/>
    <w:rsid w:val="0076095D"/>
    <w:rsid w:val="00761C57"/>
    <w:rsid w:val="00762801"/>
    <w:rsid w:val="00762ED8"/>
    <w:rsid w:val="007634B2"/>
    <w:rsid w:val="007636C6"/>
    <w:rsid w:val="007640D3"/>
    <w:rsid w:val="0076573F"/>
    <w:rsid w:val="00766540"/>
    <w:rsid w:val="00766D67"/>
    <w:rsid w:val="007706F7"/>
    <w:rsid w:val="00770C08"/>
    <w:rsid w:val="00770CAB"/>
    <w:rsid w:val="00770F6E"/>
    <w:rsid w:val="00771C5E"/>
    <w:rsid w:val="00771EAA"/>
    <w:rsid w:val="00772220"/>
    <w:rsid w:val="0077271D"/>
    <w:rsid w:val="00773402"/>
    <w:rsid w:val="00774F9D"/>
    <w:rsid w:val="0077588F"/>
    <w:rsid w:val="007759E1"/>
    <w:rsid w:val="00780FE6"/>
    <w:rsid w:val="007821F5"/>
    <w:rsid w:val="007830B3"/>
    <w:rsid w:val="00784B71"/>
    <w:rsid w:val="00786539"/>
    <w:rsid w:val="007902D9"/>
    <w:rsid w:val="00791620"/>
    <w:rsid w:val="007917A3"/>
    <w:rsid w:val="00791B79"/>
    <w:rsid w:val="00792135"/>
    <w:rsid w:val="007929CA"/>
    <w:rsid w:val="00794040"/>
    <w:rsid w:val="0079460A"/>
    <w:rsid w:val="007954E3"/>
    <w:rsid w:val="00795F63"/>
    <w:rsid w:val="007972BC"/>
    <w:rsid w:val="00797541"/>
    <w:rsid w:val="007A08EE"/>
    <w:rsid w:val="007A0F01"/>
    <w:rsid w:val="007A1113"/>
    <w:rsid w:val="007A3521"/>
    <w:rsid w:val="007A3F50"/>
    <w:rsid w:val="007A4194"/>
    <w:rsid w:val="007A4820"/>
    <w:rsid w:val="007A516F"/>
    <w:rsid w:val="007A7646"/>
    <w:rsid w:val="007A79FB"/>
    <w:rsid w:val="007B0D05"/>
    <w:rsid w:val="007B24B1"/>
    <w:rsid w:val="007B52A1"/>
    <w:rsid w:val="007B662A"/>
    <w:rsid w:val="007C2863"/>
    <w:rsid w:val="007C399D"/>
    <w:rsid w:val="007C47E8"/>
    <w:rsid w:val="007C49FC"/>
    <w:rsid w:val="007C4CB1"/>
    <w:rsid w:val="007D0EB4"/>
    <w:rsid w:val="007D1638"/>
    <w:rsid w:val="007D212E"/>
    <w:rsid w:val="007D4228"/>
    <w:rsid w:val="007D4F2F"/>
    <w:rsid w:val="007D4F4A"/>
    <w:rsid w:val="007D5F5F"/>
    <w:rsid w:val="007E0B8D"/>
    <w:rsid w:val="007E2BB0"/>
    <w:rsid w:val="007E36DA"/>
    <w:rsid w:val="007E4069"/>
    <w:rsid w:val="007E5751"/>
    <w:rsid w:val="007E5806"/>
    <w:rsid w:val="007E6916"/>
    <w:rsid w:val="007E79D2"/>
    <w:rsid w:val="007E7A58"/>
    <w:rsid w:val="007F4EB0"/>
    <w:rsid w:val="007F657B"/>
    <w:rsid w:val="007F7C11"/>
    <w:rsid w:val="008035B5"/>
    <w:rsid w:val="00803E3D"/>
    <w:rsid w:val="008054CA"/>
    <w:rsid w:val="008104A1"/>
    <w:rsid w:val="00812B6D"/>
    <w:rsid w:val="00813801"/>
    <w:rsid w:val="00813E22"/>
    <w:rsid w:val="00814F46"/>
    <w:rsid w:val="00817682"/>
    <w:rsid w:val="00821631"/>
    <w:rsid w:val="00821B9C"/>
    <w:rsid w:val="008242C3"/>
    <w:rsid w:val="00824327"/>
    <w:rsid w:val="00824777"/>
    <w:rsid w:val="00825CA8"/>
    <w:rsid w:val="008275C6"/>
    <w:rsid w:val="008276A1"/>
    <w:rsid w:val="00830133"/>
    <w:rsid w:val="0083071A"/>
    <w:rsid w:val="00832213"/>
    <w:rsid w:val="0083600B"/>
    <w:rsid w:val="00836259"/>
    <w:rsid w:val="00841C31"/>
    <w:rsid w:val="008426FD"/>
    <w:rsid w:val="008446DB"/>
    <w:rsid w:val="008459CB"/>
    <w:rsid w:val="00845A1B"/>
    <w:rsid w:val="00846DFA"/>
    <w:rsid w:val="00857038"/>
    <w:rsid w:val="00860CD2"/>
    <w:rsid w:val="00861118"/>
    <w:rsid w:val="00862EC8"/>
    <w:rsid w:val="008657C5"/>
    <w:rsid w:val="00865AE3"/>
    <w:rsid w:val="00870B07"/>
    <w:rsid w:val="00871557"/>
    <w:rsid w:val="00872AC5"/>
    <w:rsid w:val="00873059"/>
    <w:rsid w:val="008730E2"/>
    <w:rsid w:val="00873F8B"/>
    <w:rsid w:val="00874BE5"/>
    <w:rsid w:val="00880079"/>
    <w:rsid w:val="0088089C"/>
    <w:rsid w:val="00881803"/>
    <w:rsid w:val="0088199F"/>
    <w:rsid w:val="0088287B"/>
    <w:rsid w:val="00882CFC"/>
    <w:rsid w:val="00885289"/>
    <w:rsid w:val="00886544"/>
    <w:rsid w:val="00886921"/>
    <w:rsid w:val="0088694C"/>
    <w:rsid w:val="00886F7B"/>
    <w:rsid w:val="008902E0"/>
    <w:rsid w:val="0089077A"/>
    <w:rsid w:val="00890CED"/>
    <w:rsid w:val="0089150D"/>
    <w:rsid w:val="00891917"/>
    <w:rsid w:val="0089259F"/>
    <w:rsid w:val="00892EF2"/>
    <w:rsid w:val="00893D61"/>
    <w:rsid w:val="00895E57"/>
    <w:rsid w:val="00896993"/>
    <w:rsid w:val="008A03B8"/>
    <w:rsid w:val="008A04CE"/>
    <w:rsid w:val="008A0A8F"/>
    <w:rsid w:val="008A248B"/>
    <w:rsid w:val="008A35ED"/>
    <w:rsid w:val="008A3A2E"/>
    <w:rsid w:val="008A3E11"/>
    <w:rsid w:val="008A3ED6"/>
    <w:rsid w:val="008A4C90"/>
    <w:rsid w:val="008A5260"/>
    <w:rsid w:val="008A5400"/>
    <w:rsid w:val="008A5D89"/>
    <w:rsid w:val="008A5D8A"/>
    <w:rsid w:val="008A7FBD"/>
    <w:rsid w:val="008B0F7C"/>
    <w:rsid w:val="008B2572"/>
    <w:rsid w:val="008B268A"/>
    <w:rsid w:val="008B4F43"/>
    <w:rsid w:val="008B65FF"/>
    <w:rsid w:val="008B68E0"/>
    <w:rsid w:val="008C1E70"/>
    <w:rsid w:val="008C2F62"/>
    <w:rsid w:val="008C42ED"/>
    <w:rsid w:val="008C48B1"/>
    <w:rsid w:val="008C54D6"/>
    <w:rsid w:val="008D06D1"/>
    <w:rsid w:val="008D2223"/>
    <w:rsid w:val="008D24B8"/>
    <w:rsid w:val="008D258B"/>
    <w:rsid w:val="008D27D1"/>
    <w:rsid w:val="008D6294"/>
    <w:rsid w:val="008E02A0"/>
    <w:rsid w:val="008E03A0"/>
    <w:rsid w:val="008E082E"/>
    <w:rsid w:val="008E2126"/>
    <w:rsid w:val="008E3EDA"/>
    <w:rsid w:val="008E4384"/>
    <w:rsid w:val="008F2519"/>
    <w:rsid w:val="008F312B"/>
    <w:rsid w:val="008F6BBC"/>
    <w:rsid w:val="008F7261"/>
    <w:rsid w:val="008F7A62"/>
    <w:rsid w:val="008F7AEF"/>
    <w:rsid w:val="00900766"/>
    <w:rsid w:val="009009C8"/>
    <w:rsid w:val="00902FAB"/>
    <w:rsid w:val="00907277"/>
    <w:rsid w:val="009102A8"/>
    <w:rsid w:val="009102AB"/>
    <w:rsid w:val="0091061F"/>
    <w:rsid w:val="00911028"/>
    <w:rsid w:val="009120B6"/>
    <w:rsid w:val="009136F3"/>
    <w:rsid w:val="009143D0"/>
    <w:rsid w:val="00914594"/>
    <w:rsid w:val="00915E2B"/>
    <w:rsid w:val="00915EF6"/>
    <w:rsid w:val="00921645"/>
    <w:rsid w:val="00921AC1"/>
    <w:rsid w:val="0092629B"/>
    <w:rsid w:val="00932231"/>
    <w:rsid w:val="00932333"/>
    <w:rsid w:val="00933275"/>
    <w:rsid w:val="00933CB4"/>
    <w:rsid w:val="00933D3B"/>
    <w:rsid w:val="00934574"/>
    <w:rsid w:val="0093458B"/>
    <w:rsid w:val="009361DB"/>
    <w:rsid w:val="00941B17"/>
    <w:rsid w:val="009425E9"/>
    <w:rsid w:val="00942AB1"/>
    <w:rsid w:val="00947D37"/>
    <w:rsid w:val="00954319"/>
    <w:rsid w:val="009556D6"/>
    <w:rsid w:val="009571F6"/>
    <w:rsid w:val="0096135E"/>
    <w:rsid w:val="009635BA"/>
    <w:rsid w:val="00965527"/>
    <w:rsid w:val="009661B1"/>
    <w:rsid w:val="00966CAB"/>
    <w:rsid w:val="00967013"/>
    <w:rsid w:val="00967C1E"/>
    <w:rsid w:val="00970FA3"/>
    <w:rsid w:val="00974691"/>
    <w:rsid w:val="00975EFC"/>
    <w:rsid w:val="0097645F"/>
    <w:rsid w:val="0097665C"/>
    <w:rsid w:val="00977DE5"/>
    <w:rsid w:val="009801E5"/>
    <w:rsid w:val="009833A1"/>
    <w:rsid w:val="00983C01"/>
    <w:rsid w:val="00983E42"/>
    <w:rsid w:val="009879FD"/>
    <w:rsid w:val="0099010A"/>
    <w:rsid w:val="00991DEC"/>
    <w:rsid w:val="00994658"/>
    <w:rsid w:val="00996C95"/>
    <w:rsid w:val="0099762E"/>
    <w:rsid w:val="009A0031"/>
    <w:rsid w:val="009A23FB"/>
    <w:rsid w:val="009A2BAF"/>
    <w:rsid w:val="009A2F00"/>
    <w:rsid w:val="009A3ED7"/>
    <w:rsid w:val="009A4E06"/>
    <w:rsid w:val="009A5748"/>
    <w:rsid w:val="009A5FBB"/>
    <w:rsid w:val="009A62E9"/>
    <w:rsid w:val="009A72FF"/>
    <w:rsid w:val="009A7D65"/>
    <w:rsid w:val="009B0001"/>
    <w:rsid w:val="009B1357"/>
    <w:rsid w:val="009B302A"/>
    <w:rsid w:val="009B3D46"/>
    <w:rsid w:val="009B4C46"/>
    <w:rsid w:val="009B54B4"/>
    <w:rsid w:val="009B5921"/>
    <w:rsid w:val="009B67A3"/>
    <w:rsid w:val="009B6E29"/>
    <w:rsid w:val="009C089C"/>
    <w:rsid w:val="009C1E1F"/>
    <w:rsid w:val="009C2D92"/>
    <w:rsid w:val="009C3731"/>
    <w:rsid w:val="009C4B1B"/>
    <w:rsid w:val="009C4C41"/>
    <w:rsid w:val="009C5EFA"/>
    <w:rsid w:val="009C6746"/>
    <w:rsid w:val="009D1686"/>
    <w:rsid w:val="009D23A4"/>
    <w:rsid w:val="009D2428"/>
    <w:rsid w:val="009D365C"/>
    <w:rsid w:val="009D7408"/>
    <w:rsid w:val="009D75A9"/>
    <w:rsid w:val="009D7CC8"/>
    <w:rsid w:val="009E1B7F"/>
    <w:rsid w:val="009E1C72"/>
    <w:rsid w:val="009E3854"/>
    <w:rsid w:val="009E3A81"/>
    <w:rsid w:val="009E44A7"/>
    <w:rsid w:val="009E58E1"/>
    <w:rsid w:val="009F1F4E"/>
    <w:rsid w:val="009F54F2"/>
    <w:rsid w:val="009F569A"/>
    <w:rsid w:val="00A01B11"/>
    <w:rsid w:val="00A029FF"/>
    <w:rsid w:val="00A05115"/>
    <w:rsid w:val="00A06D1E"/>
    <w:rsid w:val="00A10C30"/>
    <w:rsid w:val="00A1242A"/>
    <w:rsid w:val="00A13973"/>
    <w:rsid w:val="00A140C2"/>
    <w:rsid w:val="00A16236"/>
    <w:rsid w:val="00A1769B"/>
    <w:rsid w:val="00A17CCE"/>
    <w:rsid w:val="00A210C3"/>
    <w:rsid w:val="00A21195"/>
    <w:rsid w:val="00A219E9"/>
    <w:rsid w:val="00A21A6D"/>
    <w:rsid w:val="00A226DD"/>
    <w:rsid w:val="00A245F5"/>
    <w:rsid w:val="00A312B7"/>
    <w:rsid w:val="00A312B9"/>
    <w:rsid w:val="00A31570"/>
    <w:rsid w:val="00A32998"/>
    <w:rsid w:val="00A33F6A"/>
    <w:rsid w:val="00A343AD"/>
    <w:rsid w:val="00A35806"/>
    <w:rsid w:val="00A3609C"/>
    <w:rsid w:val="00A37F06"/>
    <w:rsid w:val="00A419FB"/>
    <w:rsid w:val="00A4537F"/>
    <w:rsid w:val="00A45883"/>
    <w:rsid w:val="00A4758E"/>
    <w:rsid w:val="00A476A0"/>
    <w:rsid w:val="00A51BC0"/>
    <w:rsid w:val="00A55182"/>
    <w:rsid w:val="00A60BFF"/>
    <w:rsid w:val="00A615A0"/>
    <w:rsid w:val="00A61F01"/>
    <w:rsid w:val="00A626E9"/>
    <w:rsid w:val="00A628E0"/>
    <w:rsid w:val="00A62B70"/>
    <w:rsid w:val="00A64D6A"/>
    <w:rsid w:val="00A64F9F"/>
    <w:rsid w:val="00A65ED1"/>
    <w:rsid w:val="00A67F20"/>
    <w:rsid w:val="00A727D3"/>
    <w:rsid w:val="00A72DE2"/>
    <w:rsid w:val="00A734BD"/>
    <w:rsid w:val="00A75444"/>
    <w:rsid w:val="00A759FF"/>
    <w:rsid w:val="00A76DD0"/>
    <w:rsid w:val="00A7790E"/>
    <w:rsid w:val="00A77E10"/>
    <w:rsid w:val="00A80AAF"/>
    <w:rsid w:val="00A82311"/>
    <w:rsid w:val="00A835A0"/>
    <w:rsid w:val="00A85E66"/>
    <w:rsid w:val="00A9170B"/>
    <w:rsid w:val="00A919C1"/>
    <w:rsid w:val="00A91AAF"/>
    <w:rsid w:val="00A92883"/>
    <w:rsid w:val="00A929A8"/>
    <w:rsid w:val="00A941F8"/>
    <w:rsid w:val="00A9441F"/>
    <w:rsid w:val="00A947A4"/>
    <w:rsid w:val="00A94CD3"/>
    <w:rsid w:val="00AA1959"/>
    <w:rsid w:val="00AA3215"/>
    <w:rsid w:val="00AA336D"/>
    <w:rsid w:val="00AA3837"/>
    <w:rsid w:val="00AA46B4"/>
    <w:rsid w:val="00AA64BF"/>
    <w:rsid w:val="00AA694E"/>
    <w:rsid w:val="00AA7365"/>
    <w:rsid w:val="00AA7882"/>
    <w:rsid w:val="00AB0AD2"/>
    <w:rsid w:val="00AB2138"/>
    <w:rsid w:val="00AB351B"/>
    <w:rsid w:val="00AB3E47"/>
    <w:rsid w:val="00AB4EA4"/>
    <w:rsid w:val="00AB5561"/>
    <w:rsid w:val="00AB58F9"/>
    <w:rsid w:val="00AB6EA5"/>
    <w:rsid w:val="00AB7C3B"/>
    <w:rsid w:val="00AC0876"/>
    <w:rsid w:val="00AC22A0"/>
    <w:rsid w:val="00AC2900"/>
    <w:rsid w:val="00AC2C59"/>
    <w:rsid w:val="00AC3A7D"/>
    <w:rsid w:val="00AC596D"/>
    <w:rsid w:val="00AC622B"/>
    <w:rsid w:val="00AC67E1"/>
    <w:rsid w:val="00AC6B17"/>
    <w:rsid w:val="00AC716A"/>
    <w:rsid w:val="00AC7389"/>
    <w:rsid w:val="00AD0048"/>
    <w:rsid w:val="00AD23AD"/>
    <w:rsid w:val="00AD23C0"/>
    <w:rsid w:val="00AD2870"/>
    <w:rsid w:val="00AD4F63"/>
    <w:rsid w:val="00AD55E9"/>
    <w:rsid w:val="00AD6C27"/>
    <w:rsid w:val="00AD76BA"/>
    <w:rsid w:val="00AE1DCC"/>
    <w:rsid w:val="00AE292A"/>
    <w:rsid w:val="00AE2CC8"/>
    <w:rsid w:val="00AE36A5"/>
    <w:rsid w:val="00AE57B5"/>
    <w:rsid w:val="00AE5C7E"/>
    <w:rsid w:val="00AE628A"/>
    <w:rsid w:val="00AF04DB"/>
    <w:rsid w:val="00AF238A"/>
    <w:rsid w:val="00AF2A7B"/>
    <w:rsid w:val="00AF2CD1"/>
    <w:rsid w:val="00AF35CA"/>
    <w:rsid w:val="00AF4C2F"/>
    <w:rsid w:val="00AF6A05"/>
    <w:rsid w:val="00AF6A15"/>
    <w:rsid w:val="00AF6F1D"/>
    <w:rsid w:val="00AF756A"/>
    <w:rsid w:val="00B01B5A"/>
    <w:rsid w:val="00B02E8A"/>
    <w:rsid w:val="00B043C1"/>
    <w:rsid w:val="00B05D4B"/>
    <w:rsid w:val="00B07126"/>
    <w:rsid w:val="00B10DB8"/>
    <w:rsid w:val="00B1181F"/>
    <w:rsid w:val="00B11882"/>
    <w:rsid w:val="00B123D8"/>
    <w:rsid w:val="00B132BA"/>
    <w:rsid w:val="00B1389F"/>
    <w:rsid w:val="00B138E7"/>
    <w:rsid w:val="00B14A14"/>
    <w:rsid w:val="00B16146"/>
    <w:rsid w:val="00B16E7F"/>
    <w:rsid w:val="00B1768F"/>
    <w:rsid w:val="00B17997"/>
    <w:rsid w:val="00B2395B"/>
    <w:rsid w:val="00B251C1"/>
    <w:rsid w:val="00B266C4"/>
    <w:rsid w:val="00B269BD"/>
    <w:rsid w:val="00B26AE6"/>
    <w:rsid w:val="00B27CF7"/>
    <w:rsid w:val="00B30667"/>
    <w:rsid w:val="00B31624"/>
    <w:rsid w:val="00B31E93"/>
    <w:rsid w:val="00B32A8D"/>
    <w:rsid w:val="00B33D4E"/>
    <w:rsid w:val="00B34AA7"/>
    <w:rsid w:val="00B35978"/>
    <w:rsid w:val="00B37F30"/>
    <w:rsid w:val="00B40AF1"/>
    <w:rsid w:val="00B40C06"/>
    <w:rsid w:val="00B40C3E"/>
    <w:rsid w:val="00B40DAB"/>
    <w:rsid w:val="00B41B65"/>
    <w:rsid w:val="00B41BE0"/>
    <w:rsid w:val="00B420F6"/>
    <w:rsid w:val="00B439ED"/>
    <w:rsid w:val="00B449A1"/>
    <w:rsid w:val="00B4554B"/>
    <w:rsid w:val="00B478C8"/>
    <w:rsid w:val="00B51D88"/>
    <w:rsid w:val="00B53296"/>
    <w:rsid w:val="00B538D6"/>
    <w:rsid w:val="00B548CD"/>
    <w:rsid w:val="00B553E2"/>
    <w:rsid w:val="00B55B7D"/>
    <w:rsid w:val="00B55E6D"/>
    <w:rsid w:val="00B56A0B"/>
    <w:rsid w:val="00B63049"/>
    <w:rsid w:val="00B648DE"/>
    <w:rsid w:val="00B65CDB"/>
    <w:rsid w:val="00B67834"/>
    <w:rsid w:val="00B67BEE"/>
    <w:rsid w:val="00B67FC9"/>
    <w:rsid w:val="00B705F5"/>
    <w:rsid w:val="00B708DE"/>
    <w:rsid w:val="00B7164B"/>
    <w:rsid w:val="00B74343"/>
    <w:rsid w:val="00B75352"/>
    <w:rsid w:val="00B76F22"/>
    <w:rsid w:val="00B773D6"/>
    <w:rsid w:val="00B77ACE"/>
    <w:rsid w:val="00B83F0D"/>
    <w:rsid w:val="00B8463D"/>
    <w:rsid w:val="00B85971"/>
    <w:rsid w:val="00B85D45"/>
    <w:rsid w:val="00B874F9"/>
    <w:rsid w:val="00B87898"/>
    <w:rsid w:val="00B90A18"/>
    <w:rsid w:val="00B90F0C"/>
    <w:rsid w:val="00B92791"/>
    <w:rsid w:val="00B95175"/>
    <w:rsid w:val="00B97B0F"/>
    <w:rsid w:val="00BA1EBB"/>
    <w:rsid w:val="00BA5F52"/>
    <w:rsid w:val="00BA68AB"/>
    <w:rsid w:val="00BA7A34"/>
    <w:rsid w:val="00BB0306"/>
    <w:rsid w:val="00BB2341"/>
    <w:rsid w:val="00BB24C0"/>
    <w:rsid w:val="00BB3529"/>
    <w:rsid w:val="00BB4BB8"/>
    <w:rsid w:val="00BB5B2A"/>
    <w:rsid w:val="00BC05E1"/>
    <w:rsid w:val="00BC315C"/>
    <w:rsid w:val="00BC3552"/>
    <w:rsid w:val="00BC70DA"/>
    <w:rsid w:val="00BD2C08"/>
    <w:rsid w:val="00BD66F3"/>
    <w:rsid w:val="00BE0F5F"/>
    <w:rsid w:val="00BE1615"/>
    <w:rsid w:val="00BE1999"/>
    <w:rsid w:val="00BE5CB2"/>
    <w:rsid w:val="00BE7198"/>
    <w:rsid w:val="00BE79DC"/>
    <w:rsid w:val="00BE7C8F"/>
    <w:rsid w:val="00BF14FE"/>
    <w:rsid w:val="00BF1E59"/>
    <w:rsid w:val="00BF2DEC"/>
    <w:rsid w:val="00BF33C5"/>
    <w:rsid w:val="00BF5026"/>
    <w:rsid w:val="00BF7CAD"/>
    <w:rsid w:val="00C02853"/>
    <w:rsid w:val="00C031E1"/>
    <w:rsid w:val="00C0352F"/>
    <w:rsid w:val="00C041FE"/>
    <w:rsid w:val="00C06DFF"/>
    <w:rsid w:val="00C07A61"/>
    <w:rsid w:val="00C10E00"/>
    <w:rsid w:val="00C11C1E"/>
    <w:rsid w:val="00C127DE"/>
    <w:rsid w:val="00C135E3"/>
    <w:rsid w:val="00C15CB1"/>
    <w:rsid w:val="00C15FAB"/>
    <w:rsid w:val="00C174D6"/>
    <w:rsid w:val="00C176C2"/>
    <w:rsid w:val="00C17E8D"/>
    <w:rsid w:val="00C21351"/>
    <w:rsid w:val="00C22914"/>
    <w:rsid w:val="00C2297C"/>
    <w:rsid w:val="00C24047"/>
    <w:rsid w:val="00C2447B"/>
    <w:rsid w:val="00C2609C"/>
    <w:rsid w:val="00C26297"/>
    <w:rsid w:val="00C2679F"/>
    <w:rsid w:val="00C2734F"/>
    <w:rsid w:val="00C30059"/>
    <w:rsid w:val="00C31621"/>
    <w:rsid w:val="00C34314"/>
    <w:rsid w:val="00C4312A"/>
    <w:rsid w:val="00C45D9E"/>
    <w:rsid w:val="00C4687D"/>
    <w:rsid w:val="00C4692B"/>
    <w:rsid w:val="00C46C67"/>
    <w:rsid w:val="00C47705"/>
    <w:rsid w:val="00C47742"/>
    <w:rsid w:val="00C4788E"/>
    <w:rsid w:val="00C479DF"/>
    <w:rsid w:val="00C51A0E"/>
    <w:rsid w:val="00C51AF7"/>
    <w:rsid w:val="00C51D3B"/>
    <w:rsid w:val="00C523E1"/>
    <w:rsid w:val="00C52E20"/>
    <w:rsid w:val="00C5349C"/>
    <w:rsid w:val="00C53B73"/>
    <w:rsid w:val="00C56625"/>
    <w:rsid w:val="00C56D42"/>
    <w:rsid w:val="00C604AA"/>
    <w:rsid w:val="00C629B9"/>
    <w:rsid w:val="00C62F4E"/>
    <w:rsid w:val="00C64FDE"/>
    <w:rsid w:val="00C65C5F"/>
    <w:rsid w:val="00C65C73"/>
    <w:rsid w:val="00C66973"/>
    <w:rsid w:val="00C6706F"/>
    <w:rsid w:val="00C707D6"/>
    <w:rsid w:val="00C724DF"/>
    <w:rsid w:val="00C737A3"/>
    <w:rsid w:val="00C73EAC"/>
    <w:rsid w:val="00C7475D"/>
    <w:rsid w:val="00C76825"/>
    <w:rsid w:val="00C77559"/>
    <w:rsid w:val="00C77D23"/>
    <w:rsid w:val="00C8033E"/>
    <w:rsid w:val="00C8085B"/>
    <w:rsid w:val="00C81534"/>
    <w:rsid w:val="00C8250C"/>
    <w:rsid w:val="00C82CE8"/>
    <w:rsid w:val="00C84C27"/>
    <w:rsid w:val="00C85133"/>
    <w:rsid w:val="00C85938"/>
    <w:rsid w:val="00C90F29"/>
    <w:rsid w:val="00C93055"/>
    <w:rsid w:val="00C930CF"/>
    <w:rsid w:val="00C931F4"/>
    <w:rsid w:val="00C9342C"/>
    <w:rsid w:val="00C9350E"/>
    <w:rsid w:val="00C94C13"/>
    <w:rsid w:val="00C94E22"/>
    <w:rsid w:val="00C977D4"/>
    <w:rsid w:val="00C97CBA"/>
    <w:rsid w:val="00CA01E8"/>
    <w:rsid w:val="00CA07EE"/>
    <w:rsid w:val="00CA0D36"/>
    <w:rsid w:val="00CA0F92"/>
    <w:rsid w:val="00CA2CB9"/>
    <w:rsid w:val="00CA4405"/>
    <w:rsid w:val="00CA68AA"/>
    <w:rsid w:val="00CA6EBC"/>
    <w:rsid w:val="00CB0486"/>
    <w:rsid w:val="00CB17C6"/>
    <w:rsid w:val="00CB2C00"/>
    <w:rsid w:val="00CB36C2"/>
    <w:rsid w:val="00CB5F63"/>
    <w:rsid w:val="00CB64A4"/>
    <w:rsid w:val="00CB727D"/>
    <w:rsid w:val="00CC03E7"/>
    <w:rsid w:val="00CC132B"/>
    <w:rsid w:val="00CC25F7"/>
    <w:rsid w:val="00CC3E6E"/>
    <w:rsid w:val="00CC51AD"/>
    <w:rsid w:val="00CC51EF"/>
    <w:rsid w:val="00CC714A"/>
    <w:rsid w:val="00CC72BA"/>
    <w:rsid w:val="00CC77D0"/>
    <w:rsid w:val="00CD008B"/>
    <w:rsid w:val="00CD446C"/>
    <w:rsid w:val="00CD793E"/>
    <w:rsid w:val="00CE2A23"/>
    <w:rsid w:val="00CE46BA"/>
    <w:rsid w:val="00CE5A3C"/>
    <w:rsid w:val="00CE7313"/>
    <w:rsid w:val="00CE7528"/>
    <w:rsid w:val="00CE7B52"/>
    <w:rsid w:val="00CF02E1"/>
    <w:rsid w:val="00CF15D2"/>
    <w:rsid w:val="00CF18ED"/>
    <w:rsid w:val="00CF3359"/>
    <w:rsid w:val="00CF3A37"/>
    <w:rsid w:val="00CF54FE"/>
    <w:rsid w:val="00CF5C82"/>
    <w:rsid w:val="00CF5D0F"/>
    <w:rsid w:val="00CF5D76"/>
    <w:rsid w:val="00CF6234"/>
    <w:rsid w:val="00CF6E5F"/>
    <w:rsid w:val="00D005A6"/>
    <w:rsid w:val="00D01D4D"/>
    <w:rsid w:val="00D01E2D"/>
    <w:rsid w:val="00D0293E"/>
    <w:rsid w:val="00D0455C"/>
    <w:rsid w:val="00D04C88"/>
    <w:rsid w:val="00D04F3C"/>
    <w:rsid w:val="00D05E16"/>
    <w:rsid w:val="00D06CDF"/>
    <w:rsid w:val="00D073D1"/>
    <w:rsid w:val="00D07E2E"/>
    <w:rsid w:val="00D12F50"/>
    <w:rsid w:val="00D1371D"/>
    <w:rsid w:val="00D137D8"/>
    <w:rsid w:val="00D13AAD"/>
    <w:rsid w:val="00D14A6E"/>
    <w:rsid w:val="00D155A6"/>
    <w:rsid w:val="00D16B30"/>
    <w:rsid w:val="00D1710B"/>
    <w:rsid w:val="00D1727F"/>
    <w:rsid w:val="00D219A4"/>
    <w:rsid w:val="00D233C1"/>
    <w:rsid w:val="00D2397B"/>
    <w:rsid w:val="00D23BBA"/>
    <w:rsid w:val="00D243A6"/>
    <w:rsid w:val="00D24E41"/>
    <w:rsid w:val="00D2593C"/>
    <w:rsid w:val="00D271D5"/>
    <w:rsid w:val="00D27B6B"/>
    <w:rsid w:val="00D302B5"/>
    <w:rsid w:val="00D309F7"/>
    <w:rsid w:val="00D3176A"/>
    <w:rsid w:val="00D32D44"/>
    <w:rsid w:val="00D335C7"/>
    <w:rsid w:val="00D336B2"/>
    <w:rsid w:val="00D37201"/>
    <w:rsid w:val="00D37688"/>
    <w:rsid w:val="00D44B7A"/>
    <w:rsid w:val="00D4719E"/>
    <w:rsid w:val="00D5063C"/>
    <w:rsid w:val="00D51445"/>
    <w:rsid w:val="00D518FB"/>
    <w:rsid w:val="00D53966"/>
    <w:rsid w:val="00D56A62"/>
    <w:rsid w:val="00D578EC"/>
    <w:rsid w:val="00D604D6"/>
    <w:rsid w:val="00D614EC"/>
    <w:rsid w:val="00D626B1"/>
    <w:rsid w:val="00D64EE8"/>
    <w:rsid w:val="00D67068"/>
    <w:rsid w:val="00D67360"/>
    <w:rsid w:val="00D6783B"/>
    <w:rsid w:val="00D72D6C"/>
    <w:rsid w:val="00D7336B"/>
    <w:rsid w:val="00D73D5A"/>
    <w:rsid w:val="00D73DD5"/>
    <w:rsid w:val="00D74203"/>
    <w:rsid w:val="00D74BA1"/>
    <w:rsid w:val="00D752A7"/>
    <w:rsid w:val="00D7710D"/>
    <w:rsid w:val="00D77E1D"/>
    <w:rsid w:val="00D80724"/>
    <w:rsid w:val="00D80B54"/>
    <w:rsid w:val="00D812ED"/>
    <w:rsid w:val="00D81545"/>
    <w:rsid w:val="00D8190C"/>
    <w:rsid w:val="00D82D50"/>
    <w:rsid w:val="00D84D45"/>
    <w:rsid w:val="00D875EE"/>
    <w:rsid w:val="00D90262"/>
    <w:rsid w:val="00D902B3"/>
    <w:rsid w:val="00D91A7F"/>
    <w:rsid w:val="00D923A7"/>
    <w:rsid w:val="00D936A2"/>
    <w:rsid w:val="00D94D7D"/>
    <w:rsid w:val="00D94E59"/>
    <w:rsid w:val="00D973CC"/>
    <w:rsid w:val="00D97A57"/>
    <w:rsid w:val="00D97E14"/>
    <w:rsid w:val="00DA0678"/>
    <w:rsid w:val="00DA2DB5"/>
    <w:rsid w:val="00DA4960"/>
    <w:rsid w:val="00DA5ED6"/>
    <w:rsid w:val="00DA5FDB"/>
    <w:rsid w:val="00DA60A8"/>
    <w:rsid w:val="00DA7284"/>
    <w:rsid w:val="00DB03C8"/>
    <w:rsid w:val="00DB235B"/>
    <w:rsid w:val="00DB60D3"/>
    <w:rsid w:val="00DB6230"/>
    <w:rsid w:val="00DB6DC9"/>
    <w:rsid w:val="00DB71BB"/>
    <w:rsid w:val="00DC0D3F"/>
    <w:rsid w:val="00DC0E0C"/>
    <w:rsid w:val="00DC11AB"/>
    <w:rsid w:val="00DC1503"/>
    <w:rsid w:val="00DC4266"/>
    <w:rsid w:val="00DC4B2F"/>
    <w:rsid w:val="00DC4D47"/>
    <w:rsid w:val="00DC4FAE"/>
    <w:rsid w:val="00DC5272"/>
    <w:rsid w:val="00DC613B"/>
    <w:rsid w:val="00DC70F9"/>
    <w:rsid w:val="00DC7856"/>
    <w:rsid w:val="00DC7B44"/>
    <w:rsid w:val="00DC7D89"/>
    <w:rsid w:val="00DD0246"/>
    <w:rsid w:val="00DD0770"/>
    <w:rsid w:val="00DD2A3F"/>
    <w:rsid w:val="00DD2A90"/>
    <w:rsid w:val="00DD32C7"/>
    <w:rsid w:val="00DD43E6"/>
    <w:rsid w:val="00DD5640"/>
    <w:rsid w:val="00DE087E"/>
    <w:rsid w:val="00DE0B63"/>
    <w:rsid w:val="00DE1F00"/>
    <w:rsid w:val="00DE2024"/>
    <w:rsid w:val="00DE286B"/>
    <w:rsid w:val="00DE434F"/>
    <w:rsid w:val="00DE5929"/>
    <w:rsid w:val="00DE6B1C"/>
    <w:rsid w:val="00DF2B99"/>
    <w:rsid w:val="00DF2C6D"/>
    <w:rsid w:val="00DF4CAE"/>
    <w:rsid w:val="00E0045A"/>
    <w:rsid w:val="00E022A1"/>
    <w:rsid w:val="00E02D25"/>
    <w:rsid w:val="00E047D7"/>
    <w:rsid w:val="00E067D8"/>
    <w:rsid w:val="00E0715F"/>
    <w:rsid w:val="00E07650"/>
    <w:rsid w:val="00E07EC0"/>
    <w:rsid w:val="00E113B2"/>
    <w:rsid w:val="00E11611"/>
    <w:rsid w:val="00E1190A"/>
    <w:rsid w:val="00E138DC"/>
    <w:rsid w:val="00E148F7"/>
    <w:rsid w:val="00E15D09"/>
    <w:rsid w:val="00E15D2F"/>
    <w:rsid w:val="00E162AC"/>
    <w:rsid w:val="00E16F97"/>
    <w:rsid w:val="00E2014C"/>
    <w:rsid w:val="00E20E55"/>
    <w:rsid w:val="00E21D74"/>
    <w:rsid w:val="00E21DBA"/>
    <w:rsid w:val="00E24979"/>
    <w:rsid w:val="00E26265"/>
    <w:rsid w:val="00E27F3C"/>
    <w:rsid w:val="00E30C3F"/>
    <w:rsid w:val="00E353AD"/>
    <w:rsid w:val="00E363EF"/>
    <w:rsid w:val="00E369A4"/>
    <w:rsid w:val="00E369BD"/>
    <w:rsid w:val="00E3792A"/>
    <w:rsid w:val="00E41792"/>
    <w:rsid w:val="00E428AE"/>
    <w:rsid w:val="00E4656D"/>
    <w:rsid w:val="00E5142D"/>
    <w:rsid w:val="00E5151B"/>
    <w:rsid w:val="00E516EA"/>
    <w:rsid w:val="00E52402"/>
    <w:rsid w:val="00E5241A"/>
    <w:rsid w:val="00E54F1E"/>
    <w:rsid w:val="00E55562"/>
    <w:rsid w:val="00E55783"/>
    <w:rsid w:val="00E57435"/>
    <w:rsid w:val="00E62774"/>
    <w:rsid w:val="00E639D9"/>
    <w:rsid w:val="00E63F55"/>
    <w:rsid w:val="00E649FA"/>
    <w:rsid w:val="00E64FD1"/>
    <w:rsid w:val="00E654FF"/>
    <w:rsid w:val="00E657DE"/>
    <w:rsid w:val="00E660C1"/>
    <w:rsid w:val="00E67834"/>
    <w:rsid w:val="00E67FBD"/>
    <w:rsid w:val="00E701C0"/>
    <w:rsid w:val="00E72B52"/>
    <w:rsid w:val="00E76A3B"/>
    <w:rsid w:val="00E76AED"/>
    <w:rsid w:val="00E76BBF"/>
    <w:rsid w:val="00E76F42"/>
    <w:rsid w:val="00E81648"/>
    <w:rsid w:val="00E846BE"/>
    <w:rsid w:val="00E8492C"/>
    <w:rsid w:val="00E8597C"/>
    <w:rsid w:val="00E85D63"/>
    <w:rsid w:val="00E85DBA"/>
    <w:rsid w:val="00E90361"/>
    <w:rsid w:val="00E91AF6"/>
    <w:rsid w:val="00E948D2"/>
    <w:rsid w:val="00E954FB"/>
    <w:rsid w:val="00E959F9"/>
    <w:rsid w:val="00E960F8"/>
    <w:rsid w:val="00E96139"/>
    <w:rsid w:val="00E96214"/>
    <w:rsid w:val="00E96296"/>
    <w:rsid w:val="00EA4527"/>
    <w:rsid w:val="00EA463B"/>
    <w:rsid w:val="00EA7582"/>
    <w:rsid w:val="00EB3BBB"/>
    <w:rsid w:val="00EB670F"/>
    <w:rsid w:val="00EB7C16"/>
    <w:rsid w:val="00EC12E0"/>
    <w:rsid w:val="00EC32F1"/>
    <w:rsid w:val="00EC3F65"/>
    <w:rsid w:val="00EC416B"/>
    <w:rsid w:val="00EC447E"/>
    <w:rsid w:val="00EC54DE"/>
    <w:rsid w:val="00EC5A7D"/>
    <w:rsid w:val="00EC5BCB"/>
    <w:rsid w:val="00EC6599"/>
    <w:rsid w:val="00EC668C"/>
    <w:rsid w:val="00EC68DF"/>
    <w:rsid w:val="00ED18FA"/>
    <w:rsid w:val="00ED1D38"/>
    <w:rsid w:val="00ED3EA3"/>
    <w:rsid w:val="00ED4D06"/>
    <w:rsid w:val="00ED5D1E"/>
    <w:rsid w:val="00EE0CC4"/>
    <w:rsid w:val="00EE4769"/>
    <w:rsid w:val="00EE4B05"/>
    <w:rsid w:val="00EE4CEB"/>
    <w:rsid w:val="00EE69A5"/>
    <w:rsid w:val="00EE7B23"/>
    <w:rsid w:val="00EE7EC3"/>
    <w:rsid w:val="00EF1D24"/>
    <w:rsid w:val="00EF22DE"/>
    <w:rsid w:val="00EF2700"/>
    <w:rsid w:val="00EF3631"/>
    <w:rsid w:val="00EF6892"/>
    <w:rsid w:val="00F00765"/>
    <w:rsid w:val="00F00A67"/>
    <w:rsid w:val="00F019B1"/>
    <w:rsid w:val="00F02609"/>
    <w:rsid w:val="00F054AF"/>
    <w:rsid w:val="00F05DF6"/>
    <w:rsid w:val="00F07E3F"/>
    <w:rsid w:val="00F10507"/>
    <w:rsid w:val="00F11146"/>
    <w:rsid w:val="00F11F7D"/>
    <w:rsid w:val="00F121BA"/>
    <w:rsid w:val="00F138A0"/>
    <w:rsid w:val="00F14A12"/>
    <w:rsid w:val="00F1614E"/>
    <w:rsid w:val="00F1633A"/>
    <w:rsid w:val="00F17A42"/>
    <w:rsid w:val="00F17B62"/>
    <w:rsid w:val="00F23F90"/>
    <w:rsid w:val="00F251BF"/>
    <w:rsid w:val="00F2585F"/>
    <w:rsid w:val="00F25E4D"/>
    <w:rsid w:val="00F30700"/>
    <w:rsid w:val="00F314BF"/>
    <w:rsid w:val="00F31A22"/>
    <w:rsid w:val="00F31D9C"/>
    <w:rsid w:val="00F323AE"/>
    <w:rsid w:val="00F324E1"/>
    <w:rsid w:val="00F328DB"/>
    <w:rsid w:val="00F3439C"/>
    <w:rsid w:val="00F34A12"/>
    <w:rsid w:val="00F353E4"/>
    <w:rsid w:val="00F35A80"/>
    <w:rsid w:val="00F3726A"/>
    <w:rsid w:val="00F37495"/>
    <w:rsid w:val="00F44B92"/>
    <w:rsid w:val="00F4521F"/>
    <w:rsid w:val="00F45BA4"/>
    <w:rsid w:val="00F46018"/>
    <w:rsid w:val="00F46C7A"/>
    <w:rsid w:val="00F4796E"/>
    <w:rsid w:val="00F50382"/>
    <w:rsid w:val="00F52C7F"/>
    <w:rsid w:val="00F5334A"/>
    <w:rsid w:val="00F536ED"/>
    <w:rsid w:val="00F53969"/>
    <w:rsid w:val="00F54CED"/>
    <w:rsid w:val="00F56699"/>
    <w:rsid w:val="00F568B8"/>
    <w:rsid w:val="00F56C8E"/>
    <w:rsid w:val="00F5728B"/>
    <w:rsid w:val="00F6203E"/>
    <w:rsid w:val="00F62A7B"/>
    <w:rsid w:val="00F62FFD"/>
    <w:rsid w:val="00F642F2"/>
    <w:rsid w:val="00F6483C"/>
    <w:rsid w:val="00F64DD5"/>
    <w:rsid w:val="00F7074E"/>
    <w:rsid w:val="00F72B1C"/>
    <w:rsid w:val="00F7394F"/>
    <w:rsid w:val="00F739F4"/>
    <w:rsid w:val="00F73E6E"/>
    <w:rsid w:val="00F74AFB"/>
    <w:rsid w:val="00F74DD4"/>
    <w:rsid w:val="00F751E7"/>
    <w:rsid w:val="00F7689C"/>
    <w:rsid w:val="00F76CB3"/>
    <w:rsid w:val="00F770CA"/>
    <w:rsid w:val="00F77CEF"/>
    <w:rsid w:val="00F808D2"/>
    <w:rsid w:val="00F82221"/>
    <w:rsid w:val="00F826A5"/>
    <w:rsid w:val="00F82A12"/>
    <w:rsid w:val="00F83A82"/>
    <w:rsid w:val="00F84910"/>
    <w:rsid w:val="00F85092"/>
    <w:rsid w:val="00F859E3"/>
    <w:rsid w:val="00F86C96"/>
    <w:rsid w:val="00F90487"/>
    <w:rsid w:val="00F90A85"/>
    <w:rsid w:val="00F90CEA"/>
    <w:rsid w:val="00F91319"/>
    <w:rsid w:val="00F9135E"/>
    <w:rsid w:val="00F91474"/>
    <w:rsid w:val="00F91861"/>
    <w:rsid w:val="00F92244"/>
    <w:rsid w:val="00F929C3"/>
    <w:rsid w:val="00F93002"/>
    <w:rsid w:val="00F9346B"/>
    <w:rsid w:val="00F93E83"/>
    <w:rsid w:val="00F943AC"/>
    <w:rsid w:val="00F95BB9"/>
    <w:rsid w:val="00F95DF7"/>
    <w:rsid w:val="00F9625D"/>
    <w:rsid w:val="00F96F36"/>
    <w:rsid w:val="00FA2C80"/>
    <w:rsid w:val="00FA2D19"/>
    <w:rsid w:val="00FA3815"/>
    <w:rsid w:val="00FA39AD"/>
    <w:rsid w:val="00FA4E43"/>
    <w:rsid w:val="00FA4EE0"/>
    <w:rsid w:val="00FA618A"/>
    <w:rsid w:val="00FB119C"/>
    <w:rsid w:val="00FB12F2"/>
    <w:rsid w:val="00FB2CFB"/>
    <w:rsid w:val="00FB34B7"/>
    <w:rsid w:val="00FB5506"/>
    <w:rsid w:val="00FB744B"/>
    <w:rsid w:val="00FB76AD"/>
    <w:rsid w:val="00FB78BD"/>
    <w:rsid w:val="00FB7B5D"/>
    <w:rsid w:val="00FC09DE"/>
    <w:rsid w:val="00FC1A14"/>
    <w:rsid w:val="00FC3448"/>
    <w:rsid w:val="00FC434F"/>
    <w:rsid w:val="00FC52A7"/>
    <w:rsid w:val="00FC61AC"/>
    <w:rsid w:val="00FC7F0B"/>
    <w:rsid w:val="00FC7FAA"/>
    <w:rsid w:val="00FD0814"/>
    <w:rsid w:val="00FD0924"/>
    <w:rsid w:val="00FD0D6D"/>
    <w:rsid w:val="00FD1C6A"/>
    <w:rsid w:val="00FD273E"/>
    <w:rsid w:val="00FD59CE"/>
    <w:rsid w:val="00FD7230"/>
    <w:rsid w:val="00FD72DC"/>
    <w:rsid w:val="00FE433B"/>
    <w:rsid w:val="00FE4974"/>
    <w:rsid w:val="00FE4AA5"/>
    <w:rsid w:val="00FE585C"/>
    <w:rsid w:val="00FE7926"/>
    <w:rsid w:val="00FF05F5"/>
    <w:rsid w:val="00FF5187"/>
    <w:rsid w:val="00FF6D97"/>
    <w:rsid w:val="00FF78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7F7D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A1B"/>
    <w:pPr>
      <w:jc w:val="left"/>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845A1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42324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42324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7179D5"/>
    <w:pPr>
      <w:keepNext/>
      <w:outlineLvl w:val="3"/>
    </w:pPr>
    <w:rPr>
      <w:rFonts w:ascii="Verdana" w:hAnsi="Verdana"/>
      <w:sz w:val="36"/>
      <w:szCs w:val="36"/>
      <w:lang w:eastAsia="ar-SA"/>
    </w:rPr>
  </w:style>
  <w:style w:type="paragraph" w:styleId="Heading5">
    <w:name w:val="heading 5"/>
    <w:basedOn w:val="Normal"/>
    <w:next w:val="Normal"/>
    <w:link w:val="Heading5Char"/>
    <w:unhideWhenUsed/>
    <w:qFormat/>
    <w:rsid w:val="007179D5"/>
    <w:pPr>
      <w:keepNext/>
      <w:outlineLvl w:val="4"/>
    </w:pPr>
    <w:rPr>
      <w:rFonts w:ascii="Verdana" w:hAnsi="Verdana"/>
      <w:b/>
      <w:sz w:val="36"/>
      <w:szCs w:val="36"/>
      <w:lang w:eastAsia="ar-SA"/>
    </w:rPr>
  </w:style>
  <w:style w:type="paragraph" w:styleId="Heading6">
    <w:name w:val="heading 6"/>
    <w:basedOn w:val="Normal"/>
    <w:next w:val="Normal"/>
    <w:link w:val="Heading6Char"/>
    <w:unhideWhenUsed/>
    <w:qFormat/>
    <w:rsid w:val="00A37F06"/>
    <w:pPr>
      <w:keepNext/>
      <w:spacing w:line="276" w:lineRule="auto"/>
      <w:ind w:left="709"/>
      <w:outlineLvl w:val="5"/>
    </w:pPr>
    <w:rPr>
      <w:rFonts w:ascii="Calibri" w:hAnsi="Calibri"/>
      <w:sz w:val="22"/>
      <w:szCs w:val="22"/>
      <w:lang w:val="en-US"/>
    </w:rPr>
  </w:style>
  <w:style w:type="paragraph" w:styleId="Heading7">
    <w:name w:val="heading 7"/>
    <w:basedOn w:val="Normal"/>
    <w:next w:val="Normal"/>
    <w:link w:val="Heading7Char"/>
    <w:unhideWhenUsed/>
    <w:qFormat/>
    <w:rsid w:val="00A37F06"/>
    <w:pPr>
      <w:keepNext/>
      <w:widowControl w:val="0"/>
      <w:autoSpaceDE w:val="0"/>
      <w:autoSpaceDN w:val="0"/>
      <w:adjustRightInd w:val="0"/>
      <w:spacing w:line="200" w:lineRule="exact"/>
      <w:outlineLvl w:val="6"/>
    </w:pPr>
    <w:rPr>
      <w:rFonts w:eastAsia="MS PMincho"/>
      <w:b/>
      <w:color w:val="000000"/>
      <w:lang w:val="en-US"/>
    </w:rPr>
  </w:style>
  <w:style w:type="paragraph" w:styleId="Heading8">
    <w:name w:val="heading 8"/>
    <w:basedOn w:val="Normal"/>
    <w:next w:val="Normal"/>
    <w:link w:val="Heading8Char"/>
    <w:unhideWhenUsed/>
    <w:qFormat/>
    <w:rsid w:val="00A37F06"/>
    <w:pPr>
      <w:keepNext/>
      <w:widowControl w:val="0"/>
      <w:autoSpaceDE w:val="0"/>
      <w:autoSpaceDN w:val="0"/>
      <w:adjustRightInd w:val="0"/>
      <w:spacing w:line="200" w:lineRule="exact"/>
      <w:ind w:left="709"/>
      <w:outlineLvl w:val="7"/>
    </w:pPr>
    <w:rPr>
      <w:rFonts w:eastAsia="MS PMincho"/>
      <w:color w:val="000000"/>
      <w:sz w:val="20"/>
      <w:szCs w:val="20"/>
      <w:lang w:val="en-US"/>
    </w:rPr>
  </w:style>
  <w:style w:type="paragraph" w:styleId="Heading9">
    <w:name w:val="heading 9"/>
    <w:basedOn w:val="Normal"/>
    <w:next w:val="Normal"/>
    <w:link w:val="Heading9Char"/>
    <w:unhideWhenUsed/>
    <w:qFormat/>
    <w:rsid w:val="00A37F06"/>
    <w:pPr>
      <w:keepNext/>
      <w:spacing w:after="200" w:line="276" w:lineRule="auto"/>
      <w:outlineLvl w:val="8"/>
    </w:pPr>
    <w:rPr>
      <w:rFonts w:ascii="Calibri" w:eastAsia="MS PMincho" w:hAnsi="Calibr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5A1B"/>
    <w:rPr>
      <w:rFonts w:ascii="Arial" w:eastAsia="Times New Roman" w:hAnsi="Arial" w:cs="Arial"/>
      <w:b/>
      <w:bCs/>
      <w:kern w:val="32"/>
      <w:sz w:val="32"/>
      <w:szCs w:val="32"/>
    </w:rPr>
  </w:style>
  <w:style w:type="character" w:customStyle="1" w:styleId="Heading2Char">
    <w:name w:val="Heading 2 Char"/>
    <w:basedOn w:val="DefaultParagraphFont"/>
    <w:link w:val="Heading2"/>
    <w:rsid w:val="0042324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423243"/>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rsid w:val="007179D5"/>
    <w:rPr>
      <w:rFonts w:ascii="Verdana" w:eastAsia="Times New Roman" w:hAnsi="Verdana" w:cs="Times New Roman"/>
      <w:sz w:val="36"/>
      <w:szCs w:val="36"/>
      <w:lang w:eastAsia="ar-SA"/>
    </w:rPr>
  </w:style>
  <w:style w:type="character" w:customStyle="1" w:styleId="Heading5Char">
    <w:name w:val="Heading 5 Char"/>
    <w:basedOn w:val="DefaultParagraphFont"/>
    <w:link w:val="Heading5"/>
    <w:rsid w:val="007179D5"/>
    <w:rPr>
      <w:rFonts w:ascii="Verdana" w:eastAsia="Times New Roman" w:hAnsi="Verdana" w:cs="Times New Roman"/>
      <w:b/>
      <w:sz w:val="36"/>
      <w:szCs w:val="36"/>
      <w:lang w:eastAsia="ar-SA"/>
    </w:rPr>
  </w:style>
  <w:style w:type="character" w:customStyle="1" w:styleId="Heading6Char">
    <w:name w:val="Heading 6 Char"/>
    <w:basedOn w:val="DefaultParagraphFont"/>
    <w:link w:val="Heading6"/>
    <w:rsid w:val="00A37F06"/>
    <w:rPr>
      <w:rFonts w:ascii="Calibri" w:eastAsia="Times New Roman" w:hAnsi="Calibri" w:cs="Times New Roman"/>
      <w:lang w:val="en-US"/>
    </w:rPr>
  </w:style>
  <w:style w:type="character" w:customStyle="1" w:styleId="Heading7Char">
    <w:name w:val="Heading 7 Char"/>
    <w:basedOn w:val="DefaultParagraphFont"/>
    <w:link w:val="Heading7"/>
    <w:rsid w:val="00A37F06"/>
    <w:rPr>
      <w:rFonts w:ascii="Times New Roman" w:eastAsia="MS PMincho" w:hAnsi="Times New Roman" w:cs="Times New Roman"/>
      <w:b/>
      <w:color w:val="000000"/>
      <w:sz w:val="24"/>
      <w:szCs w:val="24"/>
      <w:lang w:val="en-US"/>
    </w:rPr>
  </w:style>
  <w:style w:type="character" w:customStyle="1" w:styleId="Heading8Char">
    <w:name w:val="Heading 8 Char"/>
    <w:basedOn w:val="DefaultParagraphFont"/>
    <w:link w:val="Heading8"/>
    <w:rsid w:val="00A37F06"/>
    <w:rPr>
      <w:rFonts w:ascii="Times New Roman" w:eastAsia="MS PMincho" w:hAnsi="Times New Roman" w:cs="Times New Roman"/>
      <w:color w:val="000000"/>
      <w:sz w:val="20"/>
      <w:szCs w:val="20"/>
      <w:lang w:val="en-US"/>
    </w:rPr>
  </w:style>
  <w:style w:type="character" w:customStyle="1" w:styleId="Heading9Char">
    <w:name w:val="Heading 9 Char"/>
    <w:basedOn w:val="DefaultParagraphFont"/>
    <w:link w:val="Heading9"/>
    <w:rsid w:val="00A37F06"/>
    <w:rPr>
      <w:rFonts w:ascii="Calibri" w:eastAsia="MS PMincho" w:hAnsi="Calibri" w:cs="Times New Roman"/>
      <w:lang w:val="en-US"/>
    </w:rPr>
  </w:style>
  <w:style w:type="character" w:styleId="Hyperlink">
    <w:name w:val="Hyperlink"/>
    <w:uiPriority w:val="99"/>
    <w:rsid w:val="00423243"/>
    <w:rPr>
      <w:color w:val="0000FF"/>
      <w:u w:val="single"/>
    </w:rPr>
  </w:style>
  <w:style w:type="paragraph" w:styleId="BodyText2">
    <w:name w:val="Body Text 2"/>
    <w:basedOn w:val="Normal"/>
    <w:link w:val="BodyText2Char"/>
    <w:uiPriority w:val="99"/>
    <w:unhideWhenUsed/>
    <w:rsid w:val="00423243"/>
    <w:pPr>
      <w:spacing w:after="120" w:line="480" w:lineRule="auto"/>
    </w:pPr>
    <w:rPr>
      <w:lang w:val="x-none"/>
    </w:rPr>
  </w:style>
  <w:style w:type="character" w:customStyle="1" w:styleId="BodyText2Char">
    <w:name w:val="Body Text 2 Char"/>
    <w:basedOn w:val="DefaultParagraphFont"/>
    <w:link w:val="BodyText2"/>
    <w:uiPriority w:val="99"/>
    <w:rsid w:val="00423243"/>
    <w:rPr>
      <w:rFonts w:ascii="Times New Roman" w:eastAsia="Times New Roman" w:hAnsi="Times New Roman" w:cs="Times New Roman"/>
      <w:sz w:val="24"/>
      <w:szCs w:val="24"/>
      <w:lang w:val="x-none"/>
    </w:rPr>
  </w:style>
  <w:style w:type="paragraph" w:customStyle="1" w:styleId="Index">
    <w:name w:val="Index"/>
    <w:basedOn w:val="Normal"/>
    <w:rsid w:val="00423243"/>
    <w:pPr>
      <w:suppressLineNumbers/>
      <w:suppressAutoHyphens/>
    </w:pPr>
    <w:rPr>
      <w:rFonts w:cs="Mangal"/>
      <w:lang w:eastAsia="ar-SA"/>
    </w:rPr>
  </w:style>
  <w:style w:type="paragraph" w:customStyle="1" w:styleId="onlinetext">
    <w:name w:val="online text"/>
    <w:basedOn w:val="Normal"/>
    <w:link w:val="onlinetextChar"/>
    <w:rsid w:val="00423243"/>
    <w:pPr>
      <w:spacing w:after="240"/>
    </w:pPr>
    <w:rPr>
      <w:rFonts w:ascii="Verdana" w:eastAsia="MS Mincho" w:hAnsi="Verdana"/>
      <w:sz w:val="20"/>
    </w:rPr>
  </w:style>
  <w:style w:type="character" w:customStyle="1" w:styleId="onlinetextChar">
    <w:name w:val="online text Char"/>
    <w:link w:val="onlinetext"/>
    <w:rsid w:val="00423243"/>
    <w:rPr>
      <w:rFonts w:ascii="Verdana" w:eastAsia="MS Mincho" w:hAnsi="Verdana" w:cs="Times New Roman"/>
      <w:sz w:val="20"/>
      <w:szCs w:val="24"/>
    </w:rPr>
  </w:style>
  <w:style w:type="paragraph" w:styleId="BodyText3">
    <w:name w:val="Body Text 3"/>
    <w:basedOn w:val="Normal"/>
    <w:link w:val="BodyText3Char"/>
    <w:uiPriority w:val="99"/>
    <w:semiHidden/>
    <w:unhideWhenUsed/>
    <w:rsid w:val="00423243"/>
    <w:pPr>
      <w:spacing w:after="120"/>
    </w:pPr>
    <w:rPr>
      <w:sz w:val="16"/>
      <w:szCs w:val="16"/>
      <w:lang w:val="x-none"/>
    </w:rPr>
  </w:style>
  <w:style w:type="character" w:customStyle="1" w:styleId="BodyText3Char">
    <w:name w:val="Body Text 3 Char"/>
    <w:basedOn w:val="DefaultParagraphFont"/>
    <w:link w:val="BodyText3"/>
    <w:uiPriority w:val="99"/>
    <w:semiHidden/>
    <w:rsid w:val="00423243"/>
    <w:rPr>
      <w:rFonts w:ascii="Times New Roman" w:eastAsia="Times New Roman" w:hAnsi="Times New Roman" w:cs="Times New Roman"/>
      <w:sz w:val="16"/>
      <w:szCs w:val="16"/>
      <w:lang w:val="x-none"/>
    </w:rPr>
  </w:style>
  <w:style w:type="character" w:styleId="Strong">
    <w:name w:val="Strong"/>
    <w:uiPriority w:val="22"/>
    <w:qFormat/>
    <w:rsid w:val="00423243"/>
    <w:rPr>
      <w:b/>
      <w:bCs/>
    </w:rPr>
  </w:style>
  <w:style w:type="paragraph" w:customStyle="1" w:styleId="Pa1">
    <w:name w:val="Pa1"/>
    <w:basedOn w:val="Normal"/>
    <w:next w:val="Normal"/>
    <w:rsid w:val="00423243"/>
    <w:pPr>
      <w:suppressAutoHyphens/>
      <w:autoSpaceDE w:val="0"/>
      <w:spacing w:line="241" w:lineRule="atLeast"/>
    </w:pPr>
    <w:rPr>
      <w:rFonts w:ascii="Century Gothic" w:eastAsia="Calibri" w:hAnsi="Century Gothic"/>
      <w:lang w:eastAsia="ar-SA"/>
    </w:rPr>
  </w:style>
  <w:style w:type="paragraph" w:customStyle="1" w:styleId="Online">
    <w:name w:val="Online"/>
    <w:basedOn w:val="Normal"/>
    <w:rsid w:val="00423243"/>
    <w:pPr>
      <w:suppressAutoHyphens/>
      <w:spacing w:after="240"/>
    </w:pPr>
    <w:rPr>
      <w:rFonts w:ascii="Verdana" w:hAnsi="Verdana"/>
      <w:sz w:val="20"/>
      <w:lang w:eastAsia="ar-SA"/>
    </w:rPr>
  </w:style>
  <w:style w:type="paragraph" w:styleId="ListParagraph">
    <w:name w:val="List Paragraph"/>
    <w:basedOn w:val="Normal"/>
    <w:uiPriority w:val="34"/>
    <w:qFormat/>
    <w:rsid w:val="00423243"/>
    <w:pPr>
      <w:ind w:left="720"/>
      <w:contextualSpacing/>
    </w:pPr>
  </w:style>
  <w:style w:type="paragraph" w:customStyle="1" w:styleId="onlinequote">
    <w:name w:val="online quote"/>
    <w:basedOn w:val="onlinetext"/>
    <w:rsid w:val="00423243"/>
    <w:pPr>
      <w:spacing w:after="120"/>
      <w:ind w:left="851" w:right="851"/>
    </w:pPr>
  </w:style>
  <w:style w:type="paragraph" w:styleId="NormalWeb">
    <w:name w:val="Normal (Web)"/>
    <w:basedOn w:val="Normal"/>
    <w:uiPriority w:val="99"/>
    <w:rsid w:val="007179D5"/>
    <w:pPr>
      <w:suppressAutoHyphens/>
      <w:spacing w:before="100" w:after="100"/>
    </w:pPr>
    <w:rPr>
      <w:lang w:eastAsia="ar-SA"/>
    </w:rPr>
  </w:style>
  <w:style w:type="paragraph" w:customStyle="1" w:styleId="Objectwitharrow">
    <w:name w:val="Object with arrow"/>
    <w:basedOn w:val="Normal"/>
    <w:rsid w:val="007179D5"/>
    <w:pPr>
      <w:suppressAutoHyphens/>
    </w:pPr>
    <w:rPr>
      <w:lang w:eastAsia="ar-SA"/>
    </w:rPr>
  </w:style>
  <w:style w:type="character" w:customStyle="1" w:styleId="apple-style-span">
    <w:name w:val="apple-style-span"/>
    <w:uiPriority w:val="99"/>
    <w:rsid w:val="007179D5"/>
  </w:style>
  <w:style w:type="paragraph" w:styleId="BalloonText">
    <w:name w:val="Balloon Text"/>
    <w:basedOn w:val="Normal"/>
    <w:link w:val="BalloonTextChar"/>
    <w:uiPriority w:val="99"/>
    <w:semiHidden/>
    <w:unhideWhenUsed/>
    <w:rsid w:val="007179D5"/>
    <w:rPr>
      <w:rFonts w:ascii="Tahoma" w:hAnsi="Tahoma" w:cs="Tahoma"/>
      <w:sz w:val="16"/>
      <w:szCs w:val="16"/>
    </w:rPr>
  </w:style>
  <w:style w:type="character" w:customStyle="1" w:styleId="BalloonTextChar">
    <w:name w:val="Balloon Text Char"/>
    <w:basedOn w:val="DefaultParagraphFont"/>
    <w:link w:val="BalloonText"/>
    <w:uiPriority w:val="99"/>
    <w:semiHidden/>
    <w:rsid w:val="007179D5"/>
    <w:rPr>
      <w:rFonts w:ascii="Tahoma" w:eastAsia="Times New Roman" w:hAnsi="Tahoma" w:cs="Tahoma"/>
      <w:sz w:val="16"/>
      <w:szCs w:val="16"/>
    </w:rPr>
  </w:style>
  <w:style w:type="character" w:styleId="CommentReference">
    <w:name w:val="annotation reference"/>
    <w:basedOn w:val="DefaultParagraphFont"/>
    <w:uiPriority w:val="99"/>
    <w:semiHidden/>
    <w:rsid w:val="00A37F06"/>
    <w:rPr>
      <w:rFonts w:cs="Times New Roman"/>
      <w:sz w:val="16"/>
      <w:szCs w:val="16"/>
    </w:rPr>
  </w:style>
  <w:style w:type="paragraph" w:styleId="CommentText">
    <w:name w:val="annotation text"/>
    <w:basedOn w:val="Normal"/>
    <w:link w:val="CommentTextChar"/>
    <w:uiPriority w:val="99"/>
    <w:semiHidden/>
    <w:rsid w:val="00A37F06"/>
    <w:pPr>
      <w:spacing w:after="200" w:line="276" w:lineRule="auto"/>
    </w:pPr>
    <w:rPr>
      <w:rFonts w:ascii="Calibri" w:hAnsi="Calibri"/>
      <w:sz w:val="20"/>
      <w:szCs w:val="20"/>
      <w:lang w:val="en-US"/>
    </w:rPr>
  </w:style>
  <w:style w:type="character" w:customStyle="1" w:styleId="CommentTextChar">
    <w:name w:val="Comment Text Char"/>
    <w:basedOn w:val="DefaultParagraphFont"/>
    <w:link w:val="CommentText"/>
    <w:uiPriority w:val="99"/>
    <w:semiHidden/>
    <w:rsid w:val="00A37F06"/>
    <w:rPr>
      <w:rFonts w:ascii="Calibri" w:eastAsia="Times New Roman" w:hAnsi="Calibri" w:cs="Times New Roman"/>
      <w:sz w:val="20"/>
      <w:szCs w:val="20"/>
      <w:lang w:val="en-US"/>
    </w:rPr>
  </w:style>
  <w:style w:type="paragraph" w:styleId="CommentSubject">
    <w:name w:val="annotation subject"/>
    <w:basedOn w:val="CommentText"/>
    <w:next w:val="CommentText"/>
    <w:link w:val="CommentSubjectChar"/>
    <w:uiPriority w:val="99"/>
    <w:semiHidden/>
    <w:rsid w:val="00A37F06"/>
    <w:rPr>
      <w:b/>
      <w:bCs/>
    </w:rPr>
  </w:style>
  <w:style w:type="character" w:customStyle="1" w:styleId="CommentSubjectChar">
    <w:name w:val="Comment Subject Char"/>
    <w:basedOn w:val="CommentTextChar"/>
    <w:link w:val="CommentSubject"/>
    <w:uiPriority w:val="99"/>
    <w:semiHidden/>
    <w:rsid w:val="00A37F06"/>
    <w:rPr>
      <w:rFonts w:ascii="Calibri" w:eastAsia="Times New Roman" w:hAnsi="Calibri" w:cs="Times New Roman"/>
      <w:b/>
      <w:bCs/>
      <w:sz w:val="20"/>
      <w:szCs w:val="20"/>
      <w:lang w:val="en-US"/>
    </w:rPr>
  </w:style>
  <w:style w:type="paragraph" w:customStyle="1" w:styleId="Default">
    <w:name w:val="Default"/>
    <w:rsid w:val="00A37F06"/>
    <w:pPr>
      <w:autoSpaceDE w:val="0"/>
      <w:autoSpaceDN w:val="0"/>
      <w:adjustRightInd w:val="0"/>
      <w:jc w:val="left"/>
    </w:pPr>
    <w:rPr>
      <w:rFonts w:ascii="Arial" w:eastAsia="Times New Roman" w:hAnsi="Arial" w:cs="Arial"/>
      <w:color w:val="000000"/>
      <w:sz w:val="24"/>
      <w:szCs w:val="24"/>
      <w:lang w:eastAsia="en-GB"/>
    </w:rPr>
  </w:style>
  <w:style w:type="paragraph" w:styleId="DocumentMap">
    <w:name w:val="Document Map"/>
    <w:basedOn w:val="Normal"/>
    <w:link w:val="DocumentMapChar"/>
    <w:uiPriority w:val="99"/>
    <w:semiHidden/>
    <w:rsid w:val="00A37F06"/>
    <w:pPr>
      <w:shd w:val="clear" w:color="auto" w:fill="000080"/>
      <w:spacing w:after="200" w:line="276" w:lineRule="auto"/>
    </w:pPr>
    <w:rPr>
      <w:rFonts w:ascii="Tahoma" w:hAnsi="Tahoma" w:cs="Tahoma"/>
      <w:sz w:val="20"/>
      <w:szCs w:val="20"/>
      <w:lang w:val="en-US"/>
    </w:rPr>
  </w:style>
  <w:style w:type="character" w:customStyle="1" w:styleId="DocumentMapChar">
    <w:name w:val="Document Map Char"/>
    <w:basedOn w:val="DefaultParagraphFont"/>
    <w:link w:val="DocumentMap"/>
    <w:uiPriority w:val="99"/>
    <w:semiHidden/>
    <w:rsid w:val="00A37F06"/>
    <w:rPr>
      <w:rFonts w:ascii="Tahoma" w:eastAsia="Times New Roman" w:hAnsi="Tahoma" w:cs="Tahoma"/>
      <w:sz w:val="20"/>
      <w:szCs w:val="20"/>
      <w:shd w:val="clear" w:color="auto" w:fill="000080"/>
      <w:lang w:val="en-US"/>
    </w:rPr>
  </w:style>
  <w:style w:type="paragraph" w:styleId="BlockText">
    <w:name w:val="Block Text"/>
    <w:basedOn w:val="Normal"/>
    <w:uiPriority w:val="99"/>
    <w:unhideWhenUsed/>
    <w:rsid w:val="00A37F06"/>
    <w:pPr>
      <w:widowControl w:val="0"/>
      <w:autoSpaceDE w:val="0"/>
      <w:autoSpaceDN w:val="0"/>
      <w:adjustRightInd w:val="0"/>
      <w:spacing w:line="243" w:lineRule="auto"/>
      <w:ind w:left="142" w:right="2342"/>
      <w:jc w:val="both"/>
    </w:pPr>
    <w:rPr>
      <w:b/>
      <w:color w:val="363435"/>
      <w:w w:val="103"/>
      <w:lang w:val="en-US"/>
    </w:rPr>
  </w:style>
  <w:style w:type="character" w:customStyle="1" w:styleId="apple-converted-space">
    <w:name w:val="apple-converted-space"/>
    <w:basedOn w:val="DefaultParagraphFont"/>
    <w:rsid w:val="00A37F06"/>
  </w:style>
  <w:style w:type="table" w:styleId="TableGrid">
    <w:name w:val="Table Grid"/>
    <w:basedOn w:val="TableNormal"/>
    <w:uiPriority w:val="59"/>
    <w:rsid w:val="004037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9268C"/>
    <w:pPr>
      <w:tabs>
        <w:tab w:val="center" w:pos="4513"/>
        <w:tab w:val="right" w:pos="9026"/>
      </w:tabs>
    </w:pPr>
  </w:style>
  <w:style w:type="character" w:customStyle="1" w:styleId="HeaderChar">
    <w:name w:val="Header Char"/>
    <w:basedOn w:val="DefaultParagraphFont"/>
    <w:link w:val="Header"/>
    <w:uiPriority w:val="99"/>
    <w:rsid w:val="0049268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9268C"/>
    <w:pPr>
      <w:tabs>
        <w:tab w:val="center" w:pos="4513"/>
        <w:tab w:val="right" w:pos="9026"/>
      </w:tabs>
    </w:pPr>
  </w:style>
  <w:style w:type="character" w:customStyle="1" w:styleId="FooterChar">
    <w:name w:val="Footer Char"/>
    <w:basedOn w:val="DefaultParagraphFont"/>
    <w:link w:val="Footer"/>
    <w:uiPriority w:val="99"/>
    <w:rsid w:val="0049268C"/>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AE2CC8"/>
    <w:pPr>
      <w:ind w:right="-3"/>
    </w:pPr>
    <w:rPr>
      <w:rFonts w:ascii="Verdana" w:hAnsi="Verdana"/>
      <w:sz w:val="20"/>
      <w:szCs w:val="20"/>
      <w:lang w:eastAsia="ar-SA"/>
    </w:rPr>
  </w:style>
  <w:style w:type="character" w:customStyle="1" w:styleId="BodyTextChar">
    <w:name w:val="Body Text Char"/>
    <w:basedOn w:val="DefaultParagraphFont"/>
    <w:link w:val="BodyText"/>
    <w:uiPriority w:val="99"/>
    <w:rsid w:val="00AE2CC8"/>
    <w:rPr>
      <w:rFonts w:ascii="Verdana" w:eastAsia="Times New Roman" w:hAnsi="Verdana" w:cs="Times New Roman"/>
      <w:sz w:val="20"/>
      <w:szCs w:val="20"/>
      <w:lang w:eastAsia="ar-SA"/>
    </w:rPr>
  </w:style>
  <w:style w:type="paragraph" w:customStyle="1" w:styleId="onlinelistalpha">
    <w:name w:val="online list alpha"/>
    <w:basedOn w:val="onlinetext"/>
    <w:rsid w:val="00885289"/>
    <w:pPr>
      <w:numPr>
        <w:numId w:val="8"/>
      </w:numPr>
      <w:tabs>
        <w:tab w:val="left" w:pos="720"/>
      </w:tabs>
    </w:pPr>
  </w:style>
  <w:style w:type="paragraph" w:styleId="BodyTextIndent">
    <w:name w:val="Body Text Indent"/>
    <w:basedOn w:val="Normal"/>
    <w:link w:val="BodyTextIndentChar"/>
    <w:uiPriority w:val="99"/>
    <w:unhideWhenUsed/>
    <w:rsid w:val="00424F7F"/>
    <w:pPr>
      <w:ind w:left="1440"/>
    </w:pPr>
    <w:rPr>
      <w:rFonts w:ascii="Verdana" w:hAnsi="Verdana"/>
      <w:iCs/>
      <w:sz w:val="20"/>
      <w:szCs w:val="20"/>
      <w:lang w:eastAsia="ar-SA"/>
    </w:rPr>
  </w:style>
  <w:style w:type="character" w:customStyle="1" w:styleId="BodyTextIndentChar">
    <w:name w:val="Body Text Indent Char"/>
    <w:basedOn w:val="DefaultParagraphFont"/>
    <w:link w:val="BodyTextIndent"/>
    <w:uiPriority w:val="99"/>
    <w:rsid w:val="00424F7F"/>
    <w:rPr>
      <w:rFonts w:ascii="Verdana" w:eastAsia="Times New Roman" w:hAnsi="Verdana" w:cs="Times New Roman"/>
      <w:iCs/>
      <w:sz w:val="20"/>
      <w:szCs w:val="20"/>
      <w:lang w:eastAsia="ar-SA"/>
    </w:rPr>
  </w:style>
  <w:style w:type="paragraph" w:customStyle="1" w:styleId="onlinelistbullet">
    <w:name w:val="online list bullet"/>
    <w:basedOn w:val="onlinetext"/>
    <w:rsid w:val="00B77ACE"/>
    <w:pPr>
      <w:tabs>
        <w:tab w:val="left" w:pos="1077"/>
      </w:tabs>
    </w:pPr>
  </w:style>
  <w:style w:type="character" w:styleId="Emphasis">
    <w:name w:val="Emphasis"/>
    <w:uiPriority w:val="20"/>
    <w:qFormat/>
    <w:rsid w:val="00B77ACE"/>
    <w:rPr>
      <w:i/>
      <w:iCs/>
    </w:rPr>
  </w:style>
  <w:style w:type="paragraph" w:customStyle="1" w:styleId="Bhead">
    <w:name w:val="B head"/>
    <w:basedOn w:val="Normal"/>
    <w:rsid w:val="00921AC1"/>
    <w:pPr>
      <w:spacing w:after="240"/>
    </w:pPr>
    <w:rPr>
      <w:rFonts w:eastAsia="MS Mincho" w:cs="Courier New"/>
      <w:b/>
      <w:sz w:val="28"/>
      <w:szCs w:val="20"/>
    </w:rPr>
  </w:style>
  <w:style w:type="paragraph" w:styleId="PlainText">
    <w:name w:val="Plain Text"/>
    <w:basedOn w:val="Normal"/>
    <w:link w:val="PlainTextChar"/>
    <w:uiPriority w:val="99"/>
    <w:semiHidden/>
    <w:unhideWhenUsed/>
    <w:rsid w:val="006928A2"/>
    <w:rPr>
      <w:rFonts w:ascii="Consolas" w:eastAsiaTheme="minorHAnsi" w:hAnsi="Consolas" w:cs="Consolas"/>
      <w:sz w:val="21"/>
      <w:szCs w:val="21"/>
      <w:lang w:eastAsia="en-GB"/>
    </w:rPr>
  </w:style>
  <w:style w:type="character" w:customStyle="1" w:styleId="PlainTextChar">
    <w:name w:val="Plain Text Char"/>
    <w:basedOn w:val="DefaultParagraphFont"/>
    <w:link w:val="PlainText"/>
    <w:uiPriority w:val="99"/>
    <w:semiHidden/>
    <w:rsid w:val="006928A2"/>
    <w:rPr>
      <w:rFonts w:ascii="Consolas" w:hAnsi="Consolas" w:cs="Consolas"/>
      <w:sz w:val="21"/>
      <w:szCs w:val="21"/>
      <w:lang w:eastAsia="en-GB"/>
    </w:rPr>
  </w:style>
  <w:style w:type="paragraph" w:styleId="Revision">
    <w:name w:val="Revision"/>
    <w:hidden/>
    <w:uiPriority w:val="99"/>
    <w:semiHidden/>
    <w:rsid w:val="00282BC4"/>
    <w:pPr>
      <w:jc w:val="left"/>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C6746"/>
    <w:rPr>
      <w:color w:val="800080" w:themeColor="followedHyperlink"/>
      <w:u w:val="single"/>
    </w:rPr>
  </w:style>
  <w:style w:type="table" w:styleId="LightShading-Accent2">
    <w:name w:val="Light Shading Accent 2"/>
    <w:basedOn w:val="TableNormal"/>
    <w:uiPriority w:val="60"/>
    <w:rsid w:val="00E85DBA"/>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big">
    <w:name w:val="big"/>
    <w:basedOn w:val="DefaultParagraphFont"/>
    <w:rsid w:val="00A76DD0"/>
  </w:style>
  <w:style w:type="paragraph" w:customStyle="1" w:styleId="List1">
    <w:name w:val="List1"/>
    <w:basedOn w:val="Normal"/>
    <w:rsid w:val="00A76DD0"/>
    <w:pPr>
      <w:spacing w:before="100" w:beforeAutospacing="1" w:after="100" w:afterAutospacing="1"/>
    </w:pPr>
    <w:rPr>
      <w:lang w:eastAsia="en-GB"/>
    </w:rPr>
  </w:style>
  <w:style w:type="paragraph" w:styleId="z-TopofForm">
    <w:name w:val="HTML Top of Form"/>
    <w:basedOn w:val="Normal"/>
    <w:next w:val="Normal"/>
    <w:link w:val="z-TopofFormChar"/>
    <w:hidden/>
    <w:uiPriority w:val="99"/>
    <w:semiHidden/>
    <w:unhideWhenUsed/>
    <w:rsid w:val="00A76DD0"/>
    <w:pPr>
      <w:pBdr>
        <w:bottom w:val="single" w:sz="6" w:space="1" w:color="auto"/>
      </w:pBdr>
      <w:jc w:val="center"/>
    </w:pPr>
    <w:rPr>
      <w:rFonts w:ascii="Arial" w:hAnsi="Arial" w:cs="Arial"/>
      <w:vanish/>
      <w:sz w:val="16"/>
      <w:szCs w:val="16"/>
      <w:lang w:eastAsia="en-GB"/>
    </w:rPr>
  </w:style>
  <w:style w:type="character" w:customStyle="1" w:styleId="z-TopofFormChar">
    <w:name w:val="z-Top of Form Char"/>
    <w:basedOn w:val="DefaultParagraphFont"/>
    <w:link w:val="z-TopofForm"/>
    <w:uiPriority w:val="99"/>
    <w:semiHidden/>
    <w:rsid w:val="00A76DD0"/>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A76DD0"/>
    <w:pPr>
      <w:pBdr>
        <w:top w:val="single" w:sz="6" w:space="1" w:color="auto"/>
      </w:pBdr>
      <w:jc w:val="center"/>
    </w:pPr>
    <w:rPr>
      <w:rFonts w:ascii="Arial"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A76DD0"/>
    <w:rPr>
      <w:rFonts w:ascii="Arial" w:eastAsia="Times New Roman" w:hAnsi="Arial" w:cs="Arial"/>
      <w:vanish/>
      <w:sz w:val="16"/>
      <w:szCs w:val="16"/>
      <w:lang w:eastAsia="en-GB"/>
    </w:rPr>
  </w:style>
  <w:style w:type="paragraph" w:styleId="NoSpacing">
    <w:name w:val="No Spacing"/>
    <w:uiPriority w:val="1"/>
    <w:qFormat/>
    <w:rsid w:val="00F770CA"/>
    <w:pPr>
      <w:jc w:val="left"/>
    </w:pPr>
    <w:rPr>
      <w:rFonts w:ascii="Times New Roman" w:eastAsia="Times New Roman" w:hAnsi="Times New Roman" w:cs="Times New Roman"/>
      <w:sz w:val="24"/>
      <w:szCs w:val="24"/>
    </w:rPr>
  </w:style>
  <w:style w:type="paragraph" w:customStyle="1" w:styleId="legp1paratext1">
    <w:name w:val="legp1paratext1"/>
    <w:basedOn w:val="Normal"/>
    <w:rsid w:val="00E07EC0"/>
    <w:pPr>
      <w:shd w:val="clear" w:color="auto" w:fill="FFFFFF"/>
      <w:spacing w:after="120" w:line="360" w:lineRule="atLeast"/>
      <w:ind w:firstLine="240"/>
      <w:jc w:val="both"/>
    </w:pPr>
    <w:rPr>
      <w:color w:val="494949"/>
      <w:sz w:val="19"/>
      <w:szCs w:val="19"/>
      <w:lang w:eastAsia="en-GB"/>
    </w:rPr>
  </w:style>
  <w:style w:type="character" w:customStyle="1" w:styleId="legp1no3">
    <w:name w:val="legp1no3"/>
    <w:basedOn w:val="DefaultParagraphFont"/>
    <w:rsid w:val="00E07EC0"/>
    <w:rPr>
      <w:b/>
      <w:bCs/>
    </w:rPr>
  </w:style>
  <w:style w:type="paragraph" w:customStyle="1" w:styleId="legclearfix2">
    <w:name w:val="legclearfix2"/>
    <w:basedOn w:val="Normal"/>
    <w:rsid w:val="00E07EC0"/>
    <w:pPr>
      <w:shd w:val="clear" w:color="auto" w:fill="FFFFFF"/>
      <w:spacing w:after="120" w:line="360" w:lineRule="atLeast"/>
    </w:pPr>
    <w:rPr>
      <w:color w:val="494949"/>
      <w:sz w:val="19"/>
      <w:szCs w:val="19"/>
      <w:lang w:eastAsia="en-GB"/>
    </w:rPr>
  </w:style>
  <w:style w:type="character" w:customStyle="1" w:styleId="legds2">
    <w:name w:val="legds2"/>
    <w:basedOn w:val="DefaultParagraphFont"/>
    <w:rsid w:val="00E07EC0"/>
    <w:rPr>
      <w:vanish w:val="0"/>
      <w:webHidden w:val="0"/>
      <w:specVanish w:val="0"/>
    </w:rPr>
  </w:style>
  <w:style w:type="paragraph" w:styleId="Title">
    <w:name w:val="Title"/>
    <w:basedOn w:val="Normal"/>
    <w:next w:val="Normal"/>
    <w:link w:val="TitleChar"/>
    <w:uiPriority w:val="10"/>
    <w:qFormat/>
    <w:rsid w:val="00F00A67"/>
    <w:pPr>
      <w:pBdr>
        <w:bottom w:val="single" w:sz="8" w:space="4" w:color="4F81BD" w:themeColor="accent1"/>
      </w:pBdr>
      <w:spacing w:after="300"/>
      <w:contextualSpacing/>
    </w:pPr>
    <w:rPr>
      <w:rFonts w:ascii="Arial" w:eastAsiaTheme="majorEastAsia" w:hAnsi="Arial" w:cstheme="majorBidi"/>
      <w:color w:val="000000" w:themeColor="text1"/>
      <w:spacing w:val="5"/>
      <w:kern w:val="28"/>
      <w:sz w:val="36"/>
      <w:szCs w:val="52"/>
    </w:rPr>
  </w:style>
  <w:style w:type="character" w:customStyle="1" w:styleId="TitleChar">
    <w:name w:val="Title Char"/>
    <w:basedOn w:val="DefaultParagraphFont"/>
    <w:link w:val="Title"/>
    <w:uiPriority w:val="10"/>
    <w:rsid w:val="00F00A67"/>
    <w:rPr>
      <w:rFonts w:ascii="Arial" w:eastAsiaTheme="majorEastAsia" w:hAnsi="Arial" w:cstheme="majorBidi"/>
      <w:color w:val="000000" w:themeColor="text1"/>
      <w:spacing w:val="5"/>
      <w:kern w:val="28"/>
      <w:sz w:val="36"/>
      <w:szCs w:val="52"/>
    </w:rPr>
  </w:style>
  <w:style w:type="paragraph" w:styleId="TOCHeading">
    <w:name w:val="TOC Heading"/>
    <w:basedOn w:val="Heading1"/>
    <w:next w:val="Normal"/>
    <w:uiPriority w:val="39"/>
    <w:semiHidden/>
    <w:unhideWhenUsed/>
    <w:qFormat/>
    <w:rsid w:val="00F00A67"/>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qFormat/>
    <w:rsid w:val="00F00A67"/>
    <w:pPr>
      <w:spacing w:after="100"/>
    </w:pPr>
  </w:style>
  <w:style w:type="paragraph" w:styleId="TOC2">
    <w:name w:val="toc 2"/>
    <w:basedOn w:val="Normal"/>
    <w:next w:val="Normal"/>
    <w:autoRedefine/>
    <w:uiPriority w:val="39"/>
    <w:unhideWhenUsed/>
    <w:qFormat/>
    <w:rsid w:val="00F00A67"/>
    <w:pPr>
      <w:spacing w:after="100"/>
      <w:ind w:left="240"/>
    </w:pPr>
  </w:style>
  <w:style w:type="paragraph" w:styleId="TOC3">
    <w:name w:val="toc 3"/>
    <w:basedOn w:val="Normal"/>
    <w:next w:val="Normal"/>
    <w:autoRedefine/>
    <w:uiPriority w:val="39"/>
    <w:unhideWhenUsed/>
    <w:rsid w:val="004458B7"/>
    <w:pPr>
      <w:spacing w:after="100" w:line="276" w:lineRule="auto"/>
      <w:ind w:left="440"/>
    </w:pPr>
    <w:rPr>
      <w:rFonts w:asciiTheme="minorHAnsi" w:eastAsiaTheme="minorEastAsia" w:hAnsiTheme="minorHAnsi" w:cstheme="minorBidi"/>
      <w:sz w:val="22"/>
      <w:szCs w:val="22"/>
      <w:lang w:eastAsia="en-GB"/>
    </w:rPr>
  </w:style>
  <w:style w:type="paragraph" w:styleId="TOC4">
    <w:name w:val="toc 4"/>
    <w:basedOn w:val="Normal"/>
    <w:next w:val="Normal"/>
    <w:autoRedefine/>
    <w:uiPriority w:val="39"/>
    <w:unhideWhenUsed/>
    <w:rsid w:val="004458B7"/>
    <w:pPr>
      <w:spacing w:after="100" w:line="276" w:lineRule="auto"/>
      <w:ind w:left="660"/>
    </w:pPr>
    <w:rPr>
      <w:rFonts w:asciiTheme="minorHAnsi" w:eastAsiaTheme="minorEastAsia" w:hAnsiTheme="minorHAnsi" w:cstheme="minorBidi"/>
      <w:sz w:val="22"/>
      <w:szCs w:val="22"/>
      <w:lang w:eastAsia="en-GB"/>
    </w:rPr>
  </w:style>
  <w:style w:type="paragraph" w:styleId="TOC5">
    <w:name w:val="toc 5"/>
    <w:basedOn w:val="Normal"/>
    <w:next w:val="Normal"/>
    <w:autoRedefine/>
    <w:uiPriority w:val="39"/>
    <w:unhideWhenUsed/>
    <w:rsid w:val="004458B7"/>
    <w:pPr>
      <w:spacing w:after="100" w:line="276" w:lineRule="auto"/>
      <w:ind w:left="880"/>
    </w:pPr>
    <w:rPr>
      <w:rFonts w:asciiTheme="minorHAnsi" w:eastAsiaTheme="minorEastAsia" w:hAnsiTheme="minorHAnsi" w:cstheme="minorBidi"/>
      <w:sz w:val="22"/>
      <w:szCs w:val="22"/>
      <w:lang w:eastAsia="en-GB"/>
    </w:rPr>
  </w:style>
  <w:style w:type="paragraph" w:styleId="TOC6">
    <w:name w:val="toc 6"/>
    <w:basedOn w:val="Normal"/>
    <w:next w:val="Normal"/>
    <w:autoRedefine/>
    <w:uiPriority w:val="39"/>
    <w:unhideWhenUsed/>
    <w:rsid w:val="004458B7"/>
    <w:pPr>
      <w:spacing w:after="100" w:line="276" w:lineRule="auto"/>
      <w:ind w:left="1100"/>
    </w:pPr>
    <w:rPr>
      <w:rFonts w:asciiTheme="minorHAnsi" w:eastAsiaTheme="minorEastAsia" w:hAnsiTheme="minorHAnsi" w:cstheme="minorBidi"/>
      <w:sz w:val="22"/>
      <w:szCs w:val="22"/>
      <w:lang w:eastAsia="en-GB"/>
    </w:rPr>
  </w:style>
  <w:style w:type="paragraph" w:styleId="TOC7">
    <w:name w:val="toc 7"/>
    <w:basedOn w:val="Normal"/>
    <w:next w:val="Normal"/>
    <w:autoRedefine/>
    <w:uiPriority w:val="39"/>
    <w:unhideWhenUsed/>
    <w:rsid w:val="004458B7"/>
    <w:pPr>
      <w:spacing w:after="100" w:line="276" w:lineRule="auto"/>
      <w:ind w:left="1320"/>
    </w:pPr>
    <w:rPr>
      <w:rFonts w:asciiTheme="minorHAnsi" w:eastAsiaTheme="minorEastAsia" w:hAnsiTheme="minorHAnsi" w:cstheme="minorBidi"/>
      <w:sz w:val="22"/>
      <w:szCs w:val="22"/>
      <w:lang w:eastAsia="en-GB"/>
    </w:rPr>
  </w:style>
  <w:style w:type="paragraph" w:styleId="TOC8">
    <w:name w:val="toc 8"/>
    <w:basedOn w:val="Normal"/>
    <w:next w:val="Normal"/>
    <w:autoRedefine/>
    <w:uiPriority w:val="39"/>
    <w:unhideWhenUsed/>
    <w:rsid w:val="004458B7"/>
    <w:pPr>
      <w:spacing w:after="100" w:line="276" w:lineRule="auto"/>
      <w:ind w:left="1540"/>
    </w:pPr>
    <w:rPr>
      <w:rFonts w:asciiTheme="minorHAnsi" w:eastAsiaTheme="minorEastAsia" w:hAnsiTheme="minorHAnsi" w:cstheme="minorBidi"/>
      <w:sz w:val="22"/>
      <w:szCs w:val="22"/>
      <w:lang w:eastAsia="en-GB"/>
    </w:rPr>
  </w:style>
  <w:style w:type="paragraph" w:styleId="TOC9">
    <w:name w:val="toc 9"/>
    <w:basedOn w:val="Normal"/>
    <w:next w:val="Normal"/>
    <w:autoRedefine/>
    <w:uiPriority w:val="39"/>
    <w:unhideWhenUsed/>
    <w:rsid w:val="004458B7"/>
    <w:pPr>
      <w:spacing w:after="100" w:line="276" w:lineRule="auto"/>
      <w:ind w:left="1760"/>
    </w:pPr>
    <w:rPr>
      <w:rFonts w:asciiTheme="minorHAnsi" w:eastAsiaTheme="minorEastAsia" w:hAnsiTheme="minorHAnsi" w:cstheme="minorBidi"/>
      <w:sz w:val="22"/>
      <w:szCs w:val="22"/>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A1B"/>
    <w:pPr>
      <w:jc w:val="left"/>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845A1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42324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42324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7179D5"/>
    <w:pPr>
      <w:keepNext/>
      <w:outlineLvl w:val="3"/>
    </w:pPr>
    <w:rPr>
      <w:rFonts w:ascii="Verdana" w:hAnsi="Verdana"/>
      <w:sz w:val="36"/>
      <w:szCs w:val="36"/>
      <w:lang w:eastAsia="ar-SA"/>
    </w:rPr>
  </w:style>
  <w:style w:type="paragraph" w:styleId="Heading5">
    <w:name w:val="heading 5"/>
    <w:basedOn w:val="Normal"/>
    <w:next w:val="Normal"/>
    <w:link w:val="Heading5Char"/>
    <w:unhideWhenUsed/>
    <w:qFormat/>
    <w:rsid w:val="007179D5"/>
    <w:pPr>
      <w:keepNext/>
      <w:outlineLvl w:val="4"/>
    </w:pPr>
    <w:rPr>
      <w:rFonts w:ascii="Verdana" w:hAnsi="Verdana"/>
      <w:b/>
      <w:sz w:val="36"/>
      <w:szCs w:val="36"/>
      <w:lang w:eastAsia="ar-SA"/>
    </w:rPr>
  </w:style>
  <w:style w:type="paragraph" w:styleId="Heading6">
    <w:name w:val="heading 6"/>
    <w:basedOn w:val="Normal"/>
    <w:next w:val="Normal"/>
    <w:link w:val="Heading6Char"/>
    <w:unhideWhenUsed/>
    <w:qFormat/>
    <w:rsid w:val="00A37F06"/>
    <w:pPr>
      <w:keepNext/>
      <w:spacing w:line="276" w:lineRule="auto"/>
      <w:ind w:left="709"/>
      <w:outlineLvl w:val="5"/>
    </w:pPr>
    <w:rPr>
      <w:rFonts w:ascii="Calibri" w:hAnsi="Calibri"/>
      <w:sz w:val="22"/>
      <w:szCs w:val="22"/>
      <w:lang w:val="en-US"/>
    </w:rPr>
  </w:style>
  <w:style w:type="paragraph" w:styleId="Heading7">
    <w:name w:val="heading 7"/>
    <w:basedOn w:val="Normal"/>
    <w:next w:val="Normal"/>
    <w:link w:val="Heading7Char"/>
    <w:unhideWhenUsed/>
    <w:qFormat/>
    <w:rsid w:val="00A37F06"/>
    <w:pPr>
      <w:keepNext/>
      <w:widowControl w:val="0"/>
      <w:autoSpaceDE w:val="0"/>
      <w:autoSpaceDN w:val="0"/>
      <w:adjustRightInd w:val="0"/>
      <w:spacing w:line="200" w:lineRule="exact"/>
      <w:outlineLvl w:val="6"/>
    </w:pPr>
    <w:rPr>
      <w:rFonts w:eastAsia="MS PMincho"/>
      <w:b/>
      <w:color w:val="000000"/>
      <w:lang w:val="en-US"/>
    </w:rPr>
  </w:style>
  <w:style w:type="paragraph" w:styleId="Heading8">
    <w:name w:val="heading 8"/>
    <w:basedOn w:val="Normal"/>
    <w:next w:val="Normal"/>
    <w:link w:val="Heading8Char"/>
    <w:unhideWhenUsed/>
    <w:qFormat/>
    <w:rsid w:val="00A37F06"/>
    <w:pPr>
      <w:keepNext/>
      <w:widowControl w:val="0"/>
      <w:autoSpaceDE w:val="0"/>
      <w:autoSpaceDN w:val="0"/>
      <w:adjustRightInd w:val="0"/>
      <w:spacing w:line="200" w:lineRule="exact"/>
      <w:ind w:left="709"/>
      <w:outlineLvl w:val="7"/>
    </w:pPr>
    <w:rPr>
      <w:rFonts w:eastAsia="MS PMincho"/>
      <w:color w:val="000000"/>
      <w:sz w:val="20"/>
      <w:szCs w:val="20"/>
      <w:lang w:val="en-US"/>
    </w:rPr>
  </w:style>
  <w:style w:type="paragraph" w:styleId="Heading9">
    <w:name w:val="heading 9"/>
    <w:basedOn w:val="Normal"/>
    <w:next w:val="Normal"/>
    <w:link w:val="Heading9Char"/>
    <w:unhideWhenUsed/>
    <w:qFormat/>
    <w:rsid w:val="00A37F06"/>
    <w:pPr>
      <w:keepNext/>
      <w:spacing w:after="200" w:line="276" w:lineRule="auto"/>
      <w:outlineLvl w:val="8"/>
    </w:pPr>
    <w:rPr>
      <w:rFonts w:ascii="Calibri" w:eastAsia="MS PMincho" w:hAnsi="Calibr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5A1B"/>
    <w:rPr>
      <w:rFonts w:ascii="Arial" w:eastAsia="Times New Roman" w:hAnsi="Arial" w:cs="Arial"/>
      <w:b/>
      <w:bCs/>
      <w:kern w:val="32"/>
      <w:sz w:val="32"/>
      <w:szCs w:val="32"/>
    </w:rPr>
  </w:style>
  <w:style w:type="character" w:customStyle="1" w:styleId="Heading2Char">
    <w:name w:val="Heading 2 Char"/>
    <w:basedOn w:val="DefaultParagraphFont"/>
    <w:link w:val="Heading2"/>
    <w:rsid w:val="0042324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423243"/>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rsid w:val="007179D5"/>
    <w:rPr>
      <w:rFonts w:ascii="Verdana" w:eastAsia="Times New Roman" w:hAnsi="Verdana" w:cs="Times New Roman"/>
      <w:sz w:val="36"/>
      <w:szCs w:val="36"/>
      <w:lang w:eastAsia="ar-SA"/>
    </w:rPr>
  </w:style>
  <w:style w:type="character" w:customStyle="1" w:styleId="Heading5Char">
    <w:name w:val="Heading 5 Char"/>
    <w:basedOn w:val="DefaultParagraphFont"/>
    <w:link w:val="Heading5"/>
    <w:rsid w:val="007179D5"/>
    <w:rPr>
      <w:rFonts w:ascii="Verdana" w:eastAsia="Times New Roman" w:hAnsi="Verdana" w:cs="Times New Roman"/>
      <w:b/>
      <w:sz w:val="36"/>
      <w:szCs w:val="36"/>
      <w:lang w:eastAsia="ar-SA"/>
    </w:rPr>
  </w:style>
  <w:style w:type="character" w:customStyle="1" w:styleId="Heading6Char">
    <w:name w:val="Heading 6 Char"/>
    <w:basedOn w:val="DefaultParagraphFont"/>
    <w:link w:val="Heading6"/>
    <w:rsid w:val="00A37F06"/>
    <w:rPr>
      <w:rFonts w:ascii="Calibri" w:eastAsia="Times New Roman" w:hAnsi="Calibri" w:cs="Times New Roman"/>
      <w:lang w:val="en-US"/>
    </w:rPr>
  </w:style>
  <w:style w:type="character" w:customStyle="1" w:styleId="Heading7Char">
    <w:name w:val="Heading 7 Char"/>
    <w:basedOn w:val="DefaultParagraphFont"/>
    <w:link w:val="Heading7"/>
    <w:rsid w:val="00A37F06"/>
    <w:rPr>
      <w:rFonts w:ascii="Times New Roman" w:eastAsia="MS PMincho" w:hAnsi="Times New Roman" w:cs="Times New Roman"/>
      <w:b/>
      <w:color w:val="000000"/>
      <w:sz w:val="24"/>
      <w:szCs w:val="24"/>
      <w:lang w:val="en-US"/>
    </w:rPr>
  </w:style>
  <w:style w:type="character" w:customStyle="1" w:styleId="Heading8Char">
    <w:name w:val="Heading 8 Char"/>
    <w:basedOn w:val="DefaultParagraphFont"/>
    <w:link w:val="Heading8"/>
    <w:rsid w:val="00A37F06"/>
    <w:rPr>
      <w:rFonts w:ascii="Times New Roman" w:eastAsia="MS PMincho" w:hAnsi="Times New Roman" w:cs="Times New Roman"/>
      <w:color w:val="000000"/>
      <w:sz w:val="20"/>
      <w:szCs w:val="20"/>
      <w:lang w:val="en-US"/>
    </w:rPr>
  </w:style>
  <w:style w:type="character" w:customStyle="1" w:styleId="Heading9Char">
    <w:name w:val="Heading 9 Char"/>
    <w:basedOn w:val="DefaultParagraphFont"/>
    <w:link w:val="Heading9"/>
    <w:rsid w:val="00A37F06"/>
    <w:rPr>
      <w:rFonts w:ascii="Calibri" w:eastAsia="MS PMincho" w:hAnsi="Calibri" w:cs="Times New Roman"/>
      <w:lang w:val="en-US"/>
    </w:rPr>
  </w:style>
  <w:style w:type="character" w:styleId="Hyperlink">
    <w:name w:val="Hyperlink"/>
    <w:uiPriority w:val="99"/>
    <w:rsid w:val="00423243"/>
    <w:rPr>
      <w:color w:val="0000FF"/>
      <w:u w:val="single"/>
    </w:rPr>
  </w:style>
  <w:style w:type="paragraph" w:styleId="BodyText2">
    <w:name w:val="Body Text 2"/>
    <w:basedOn w:val="Normal"/>
    <w:link w:val="BodyText2Char"/>
    <w:uiPriority w:val="99"/>
    <w:unhideWhenUsed/>
    <w:rsid w:val="00423243"/>
    <w:pPr>
      <w:spacing w:after="120" w:line="480" w:lineRule="auto"/>
    </w:pPr>
    <w:rPr>
      <w:lang w:val="x-none"/>
    </w:rPr>
  </w:style>
  <w:style w:type="character" w:customStyle="1" w:styleId="BodyText2Char">
    <w:name w:val="Body Text 2 Char"/>
    <w:basedOn w:val="DefaultParagraphFont"/>
    <w:link w:val="BodyText2"/>
    <w:uiPriority w:val="99"/>
    <w:rsid w:val="00423243"/>
    <w:rPr>
      <w:rFonts w:ascii="Times New Roman" w:eastAsia="Times New Roman" w:hAnsi="Times New Roman" w:cs="Times New Roman"/>
      <w:sz w:val="24"/>
      <w:szCs w:val="24"/>
      <w:lang w:val="x-none"/>
    </w:rPr>
  </w:style>
  <w:style w:type="paragraph" w:customStyle="1" w:styleId="Index">
    <w:name w:val="Index"/>
    <w:basedOn w:val="Normal"/>
    <w:rsid w:val="00423243"/>
    <w:pPr>
      <w:suppressLineNumbers/>
      <w:suppressAutoHyphens/>
    </w:pPr>
    <w:rPr>
      <w:rFonts w:cs="Mangal"/>
      <w:lang w:eastAsia="ar-SA"/>
    </w:rPr>
  </w:style>
  <w:style w:type="paragraph" w:customStyle="1" w:styleId="onlinetext">
    <w:name w:val="online text"/>
    <w:basedOn w:val="Normal"/>
    <w:link w:val="onlinetextChar"/>
    <w:rsid w:val="00423243"/>
    <w:pPr>
      <w:spacing w:after="240"/>
    </w:pPr>
    <w:rPr>
      <w:rFonts w:ascii="Verdana" w:eastAsia="MS Mincho" w:hAnsi="Verdana"/>
      <w:sz w:val="20"/>
    </w:rPr>
  </w:style>
  <w:style w:type="character" w:customStyle="1" w:styleId="onlinetextChar">
    <w:name w:val="online text Char"/>
    <w:link w:val="onlinetext"/>
    <w:rsid w:val="00423243"/>
    <w:rPr>
      <w:rFonts w:ascii="Verdana" w:eastAsia="MS Mincho" w:hAnsi="Verdana" w:cs="Times New Roman"/>
      <w:sz w:val="20"/>
      <w:szCs w:val="24"/>
    </w:rPr>
  </w:style>
  <w:style w:type="paragraph" w:styleId="BodyText3">
    <w:name w:val="Body Text 3"/>
    <w:basedOn w:val="Normal"/>
    <w:link w:val="BodyText3Char"/>
    <w:uiPriority w:val="99"/>
    <w:semiHidden/>
    <w:unhideWhenUsed/>
    <w:rsid w:val="00423243"/>
    <w:pPr>
      <w:spacing w:after="120"/>
    </w:pPr>
    <w:rPr>
      <w:sz w:val="16"/>
      <w:szCs w:val="16"/>
      <w:lang w:val="x-none"/>
    </w:rPr>
  </w:style>
  <w:style w:type="character" w:customStyle="1" w:styleId="BodyText3Char">
    <w:name w:val="Body Text 3 Char"/>
    <w:basedOn w:val="DefaultParagraphFont"/>
    <w:link w:val="BodyText3"/>
    <w:uiPriority w:val="99"/>
    <w:semiHidden/>
    <w:rsid w:val="00423243"/>
    <w:rPr>
      <w:rFonts w:ascii="Times New Roman" w:eastAsia="Times New Roman" w:hAnsi="Times New Roman" w:cs="Times New Roman"/>
      <w:sz w:val="16"/>
      <w:szCs w:val="16"/>
      <w:lang w:val="x-none"/>
    </w:rPr>
  </w:style>
  <w:style w:type="character" w:styleId="Strong">
    <w:name w:val="Strong"/>
    <w:uiPriority w:val="22"/>
    <w:qFormat/>
    <w:rsid w:val="00423243"/>
    <w:rPr>
      <w:b/>
      <w:bCs/>
    </w:rPr>
  </w:style>
  <w:style w:type="paragraph" w:customStyle="1" w:styleId="Pa1">
    <w:name w:val="Pa1"/>
    <w:basedOn w:val="Normal"/>
    <w:next w:val="Normal"/>
    <w:rsid w:val="00423243"/>
    <w:pPr>
      <w:suppressAutoHyphens/>
      <w:autoSpaceDE w:val="0"/>
      <w:spacing w:line="241" w:lineRule="atLeast"/>
    </w:pPr>
    <w:rPr>
      <w:rFonts w:ascii="Century Gothic" w:eastAsia="Calibri" w:hAnsi="Century Gothic"/>
      <w:lang w:eastAsia="ar-SA"/>
    </w:rPr>
  </w:style>
  <w:style w:type="paragraph" w:customStyle="1" w:styleId="Online">
    <w:name w:val="Online"/>
    <w:basedOn w:val="Normal"/>
    <w:rsid w:val="00423243"/>
    <w:pPr>
      <w:suppressAutoHyphens/>
      <w:spacing w:after="240"/>
    </w:pPr>
    <w:rPr>
      <w:rFonts w:ascii="Verdana" w:hAnsi="Verdana"/>
      <w:sz w:val="20"/>
      <w:lang w:eastAsia="ar-SA"/>
    </w:rPr>
  </w:style>
  <w:style w:type="paragraph" w:styleId="ListParagraph">
    <w:name w:val="List Paragraph"/>
    <w:basedOn w:val="Normal"/>
    <w:uiPriority w:val="34"/>
    <w:qFormat/>
    <w:rsid w:val="00423243"/>
    <w:pPr>
      <w:ind w:left="720"/>
      <w:contextualSpacing/>
    </w:pPr>
  </w:style>
  <w:style w:type="paragraph" w:customStyle="1" w:styleId="onlinequote">
    <w:name w:val="online quote"/>
    <w:basedOn w:val="onlinetext"/>
    <w:rsid w:val="00423243"/>
    <w:pPr>
      <w:spacing w:after="120"/>
      <w:ind w:left="851" w:right="851"/>
    </w:pPr>
  </w:style>
  <w:style w:type="paragraph" w:styleId="NormalWeb">
    <w:name w:val="Normal (Web)"/>
    <w:basedOn w:val="Normal"/>
    <w:uiPriority w:val="99"/>
    <w:rsid w:val="007179D5"/>
    <w:pPr>
      <w:suppressAutoHyphens/>
      <w:spacing w:before="100" w:after="100"/>
    </w:pPr>
    <w:rPr>
      <w:lang w:eastAsia="ar-SA"/>
    </w:rPr>
  </w:style>
  <w:style w:type="paragraph" w:customStyle="1" w:styleId="Objectwitharrow">
    <w:name w:val="Object with arrow"/>
    <w:basedOn w:val="Normal"/>
    <w:rsid w:val="007179D5"/>
    <w:pPr>
      <w:suppressAutoHyphens/>
    </w:pPr>
    <w:rPr>
      <w:lang w:eastAsia="ar-SA"/>
    </w:rPr>
  </w:style>
  <w:style w:type="character" w:customStyle="1" w:styleId="apple-style-span">
    <w:name w:val="apple-style-span"/>
    <w:uiPriority w:val="99"/>
    <w:rsid w:val="007179D5"/>
  </w:style>
  <w:style w:type="paragraph" w:styleId="BalloonText">
    <w:name w:val="Balloon Text"/>
    <w:basedOn w:val="Normal"/>
    <w:link w:val="BalloonTextChar"/>
    <w:uiPriority w:val="99"/>
    <w:semiHidden/>
    <w:unhideWhenUsed/>
    <w:rsid w:val="007179D5"/>
    <w:rPr>
      <w:rFonts w:ascii="Tahoma" w:hAnsi="Tahoma" w:cs="Tahoma"/>
      <w:sz w:val="16"/>
      <w:szCs w:val="16"/>
    </w:rPr>
  </w:style>
  <w:style w:type="character" w:customStyle="1" w:styleId="BalloonTextChar">
    <w:name w:val="Balloon Text Char"/>
    <w:basedOn w:val="DefaultParagraphFont"/>
    <w:link w:val="BalloonText"/>
    <w:uiPriority w:val="99"/>
    <w:semiHidden/>
    <w:rsid w:val="007179D5"/>
    <w:rPr>
      <w:rFonts w:ascii="Tahoma" w:eastAsia="Times New Roman" w:hAnsi="Tahoma" w:cs="Tahoma"/>
      <w:sz w:val="16"/>
      <w:szCs w:val="16"/>
    </w:rPr>
  </w:style>
  <w:style w:type="character" w:styleId="CommentReference">
    <w:name w:val="annotation reference"/>
    <w:basedOn w:val="DefaultParagraphFont"/>
    <w:uiPriority w:val="99"/>
    <w:semiHidden/>
    <w:rsid w:val="00A37F06"/>
    <w:rPr>
      <w:rFonts w:cs="Times New Roman"/>
      <w:sz w:val="16"/>
      <w:szCs w:val="16"/>
    </w:rPr>
  </w:style>
  <w:style w:type="paragraph" w:styleId="CommentText">
    <w:name w:val="annotation text"/>
    <w:basedOn w:val="Normal"/>
    <w:link w:val="CommentTextChar"/>
    <w:uiPriority w:val="99"/>
    <w:semiHidden/>
    <w:rsid w:val="00A37F06"/>
    <w:pPr>
      <w:spacing w:after="200" w:line="276" w:lineRule="auto"/>
    </w:pPr>
    <w:rPr>
      <w:rFonts w:ascii="Calibri" w:hAnsi="Calibri"/>
      <w:sz w:val="20"/>
      <w:szCs w:val="20"/>
      <w:lang w:val="en-US"/>
    </w:rPr>
  </w:style>
  <w:style w:type="character" w:customStyle="1" w:styleId="CommentTextChar">
    <w:name w:val="Comment Text Char"/>
    <w:basedOn w:val="DefaultParagraphFont"/>
    <w:link w:val="CommentText"/>
    <w:uiPriority w:val="99"/>
    <w:semiHidden/>
    <w:rsid w:val="00A37F06"/>
    <w:rPr>
      <w:rFonts w:ascii="Calibri" w:eastAsia="Times New Roman" w:hAnsi="Calibri" w:cs="Times New Roman"/>
      <w:sz w:val="20"/>
      <w:szCs w:val="20"/>
      <w:lang w:val="en-US"/>
    </w:rPr>
  </w:style>
  <w:style w:type="paragraph" w:styleId="CommentSubject">
    <w:name w:val="annotation subject"/>
    <w:basedOn w:val="CommentText"/>
    <w:next w:val="CommentText"/>
    <w:link w:val="CommentSubjectChar"/>
    <w:uiPriority w:val="99"/>
    <w:semiHidden/>
    <w:rsid w:val="00A37F06"/>
    <w:rPr>
      <w:b/>
      <w:bCs/>
    </w:rPr>
  </w:style>
  <w:style w:type="character" w:customStyle="1" w:styleId="CommentSubjectChar">
    <w:name w:val="Comment Subject Char"/>
    <w:basedOn w:val="CommentTextChar"/>
    <w:link w:val="CommentSubject"/>
    <w:uiPriority w:val="99"/>
    <w:semiHidden/>
    <w:rsid w:val="00A37F06"/>
    <w:rPr>
      <w:rFonts w:ascii="Calibri" w:eastAsia="Times New Roman" w:hAnsi="Calibri" w:cs="Times New Roman"/>
      <w:b/>
      <w:bCs/>
      <w:sz w:val="20"/>
      <w:szCs w:val="20"/>
      <w:lang w:val="en-US"/>
    </w:rPr>
  </w:style>
  <w:style w:type="paragraph" w:customStyle="1" w:styleId="Default">
    <w:name w:val="Default"/>
    <w:rsid w:val="00A37F06"/>
    <w:pPr>
      <w:autoSpaceDE w:val="0"/>
      <w:autoSpaceDN w:val="0"/>
      <w:adjustRightInd w:val="0"/>
      <w:jc w:val="left"/>
    </w:pPr>
    <w:rPr>
      <w:rFonts w:ascii="Arial" w:eastAsia="Times New Roman" w:hAnsi="Arial" w:cs="Arial"/>
      <w:color w:val="000000"/>
      <w:sz w:val="24"/>
      <w:szCs w:val="24"/>
      <w:lang w:eastAsia="en-GB"/>
    </w:rPr>
  </w:style>
  <w:style w:type="paragraph" w:styleId="DocumentMap">
    <w:name w:val="Document Map"/>
    <w:basedOn w:val="Normal"/>
    <w:link w:val="DocumentMapChar"/>
    <w:uiPriority w:val="99"/>
    <w:semiHidden/>
    <w:rsid w:val="00A37F06"/>
    <w:pPr>
      <w:shd w:val="clear" w:color="auto" w:fill="000080"/>
      <w:spacing w:after="200" w:line="276" w:lineRule="auto"/>
    </w:pPr>
    <w:rPr>
      <w:rFonts w:ascii="Tahoma" w:hAnsi="Tahoma" w:cs="Tahoma"/>
      <w:sz w:val="20"/>
      <w:szCs w:val="20"/>
      <w:lang w:val="en-US"/>
    </w:rPr>
  </w:style>
  <w:style w:type="character" w:customStyle="1" w:styleId="DocumentMapChar">
    <w:name w:val="Document Map Char"/>
    <w:basedOn w:val="DefaultParagraphFont"/>
    <w:link w:val="DocumentMap"/>
    <w:uiPriority w:val="99"/>
    <w:semiHidden/>
    <w:rsid w:val="00A37F06"/>
    <w:rPr>
      <w:rFonts w:ascii="Tahoma" w:eastAsia="Times New Roman" w:hAnsi="Tahoma" w:cs="Tahoma"/>
      <w:sz w:val="20"/>
      <w:szCs w:val="20"/>
      <w:shd w:val="clear" w:color="auto" w:fill="000080"/>
      <w:lang w:val="en-US"/>
    </w:rPr>
  </w:style>
  <w:style w:type="paragraph" w:styleId="BlockText">
    <w:name w:val="Block Text"/>
    <w:basedOn w:val="Normal"/>
    <w:uiPriority w:val="99"/>
    <w:unhideWhenUsed/>
    <w:rsid w:val="00A37F06"/>
    <w:pPr>
      <w:widowControl w:val="0"/>
      <w:autoSpaceDE w:val="0"/>
      <w:autoSpaceDN w:val="0"/>
      <w:adjustRightInd w:val="0"/>
      <w:spacing w:line="243" w:lineRule="auto"/>
      <w:ind w:left="142" w:right="2342"/>
      <w:jc w:val="both"/>
    </w:pPr>
    <w:rPr>
      <w:b/>
      <w:color w:val="363435"/>
      <w:w w:val="103"/>
      <w:lang w:val="en-US"/>
    </w:rPr>
  </w:style>
  <w:style w:type="character" w:customStyle="1" w:styleId="apple-converted-space">
    <w:name w:val="apple-converted-space"/>
    <w:basedOn w:val="DefaultParagraphFont"/>
    <w:rsid w:val="00A37F06"/>
  </w:style>
  <w:style w:type="table" w:styleId="TableGrid">
    <w:name w:val="Table Grid"/>
    <w:basedOn w:val="TableNormal"/>
    <w:uiPriority w:val="59"/>
    <w:rsid w:val="004037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9268C"/>
    <w:pPr>
      <w:tabs>
        <w:tab w:val="center" w:pos="4513"/>
        <w:tab w:val="right" w:pos="9026"/>
      </w:tabs>
    </w:pPr>
  </w:style>
  <w:style w:type="character" w:customStyle="1" w:styleId="HeaderChar">
    <w:name w:val="Header Char"/>
    <w:basedOn w:val="DefaultParagraphFont"/>
    <w:link w:val="Header"/>
    <w:uiPriority w:val="99"/>
    <w:rsid w:val="0049268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9268C"/>
    <w:pPr>
      <w:tabs>
        <w:tab w:val="center" w:pos="4513"/>
        <w:tab w:val="right" w:pos="9026"/>
      </w:tabs>
    </w:pPr>
  </w:style>
  <w:style w:type="character" w:customStyle="1" w:styleId="FooterChar">
    <w:name w:val="Footer Char"/>
    <w:basedOn w:val="DefaultParagraphFont"/>
    <w:link w:val="Footer"/>
    <w:uiPriority w:val="99"/>
    <w:rsid w:val="0049268C"/>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AE2CC8"/>
    <w:pPr>
      <w:ind w:right="-3"/>
    </w:pPr>
    <w:rPr>
      <w:rFonts w:ascii="Verdana" w:hAnsi="Verdana"/>
      <w:sz w:val="20"/>
      <w:szCs w:val="20"/>
      <w:lang w:eastAsia="ar-SA"/>
    </w:rPr>
  </w:style>
  <w:style w:type="character" w:customStyle="1" w:styleId="BodyTextChar">
    <w:name w:val="Body Text Char"/>
    <w:basedOn w:val="DefaultParagraphFont"/>
    <w:link w:val="BodyText"/>
    <w:uiPriority w:val="99"/>
    <w:rsid w:val="00AE2CC8"/>
    <w:rPr>
      <w:rFonts w:ascii="Verdana" w:eastAsia="Times New Roman" w:hAnsi="Verdana" w:cs="Times New Roman"/>
      <w:sz w:val="20"/>
      <w:szCs w:val="20"/>
      <w:lang w:eastAsia="ar-SA"/>
    </w:rPr>
  </w:style>
  <w:style w:type="paragraph" w:customStyle="1" w:styleId="onlinelistalpha">
    <w:name w:val="online list alpha"/>
    <w:basedOn w:val="onlinetext"/>
    <w:rsid w:val="00885289"/>
    <w:pPr>
      <w:numPr>
        <w:numId w:val="8"/>
      </w:numPr>
      <w:tabs>
        <w:tab w:val="left" w:pos="720"/>
      </w:tabs>
    </w:pPr>
  </w:style>
  <w:style w:type="paragraph" w:styleId="BodyTextIndent">
    <w:name w:val="Body Text Indent"/>
    <w:basedOn w:val="Normal"/>
    <w:link w:val="BodyTextIndentChar"/>
    <w:uiPriority w:val="99"/>
    <w:unhideWhenUsed/>
    <w:rsid w:val="00424F7F"/>
    <w:pPr>
      <w:ind w:left="1440"/>
    </w:pPr>
    <w:rPr>
      <w:rFonts w:ascii="Verdana" w:hAnsi="Verdana"/>
      <w:iCs/>
      <w:sz w:val="20"/>
      <w:szCs w:val="20"/>
      <w:lang w:eastAsia="ar-SA"/>
    </w:rPr>
  </w:style>
  <w:style w:type="character" w:customStyle="1" w:styleId="BodyTextIndentChar">
    <w:name w:val="Body Text Indent Char"/>
    <w:basedOn w:val="DefaultParagraphFont"/>
    <w:link w:val="BodyTextIndent"/>
    <w:uiPriority w:val="99"/>
    <w:rsid w:val="00424F7F"/>
    <w:rPr>
      <w:rFonts w:ascii="Verdana" w:eastAsia="Times New Roman" w:hAnsi="Verdana" w:cs="Times New Roman"/>
      <w:iCs/>
      <w:sz w:val="20"/>
      <w:szCs w:val="20"/>
      <w:lang w:eastAsia="ar-SA"/>
    </w:rPr>
  </w:style>
  <w:style w:type="paragraph" w:customStyle="1" w:styleId="onlinelistbullet">
    <w:name w:val="online list bullet"/>
    <w:basedOn w:val="onlinetext"/>
    <w:rsid w:val="00B77ACE"/>
    <w:pPr>
      <w:tabs>
        <w:tab w:val="left" w:pos="1077"/>
      </w:tabs>
    </w:pPr>
  </w:style>
  <w:style w:type="character" w:styleId="Emphasis">
    <w:name w:val="Emphasis"/>
    <w:uiPriority w:val="20"/>
    <w:qFormat/>
    <w:rsid w:val="00B77ACE"/>
    <w:rPr>
      <w:i/>
      <w:iCs/>
    </w:rPr>
  </w:style>
  <w:style w:type="paragraph" w:customStyle="1" w:styleId="Bhead">
    <w:name w:val="B head"/>
    <w:basedOn w:val="Normal"/>
    <w:rsid w:val="00921AC1"/>
    <w:pPr>
      <w:spacing w:after="240"/>
    </w:pPr>
    <w:rPr>
      <w:rFonts w:eastAsia="MS Mincho" w:cs="Courier New"/>
      <w:b/>
      <w:sz w:val="28"/>
      <w:szCs w:val="20"/>
    </w:rPr>
  </w:style>
  <w:style w:type="paragraph" w:styleId="PlainText">
    <w:name w:val="Plain Text"/>
    <w:basedOn w:val="Normal"/>
    <w:link w:val="PlainTextChar"/>
    <w:uiPriority w:val="99"/>
    <w:semiHidden/>
    <w:unhideWhenUsed/>
    <w:rsid w:val="006928A2"/>
    <w:rPr>
      <w:rFonts w:ascii="Consolas" w:eastAsiaTheme="minorHAnsi" w:hAnsi="Consolas" w:cs="Consolas"/>
      <w:sz w:val="21"/>
      <w:szCs w:val="21"/>
      <w:lang w:eastAsia="en-GB"/>
    </w:rPr>
  </w:style>
  <w:style w:type="character" w:customStyle="1" w:styleId="PlainTextChar">
    <w:name w:val="Plain Text Char"/>
    <w:basedOn w:val="DefaultParagraphFont"/>
    <w:link w:val="PlainText"/>
    <w:uiPriority w:val="99"/>
    <w:semiHidden/>
    <w:rsid w:val="006928A2"/>
    <w:rPr>
      <w:rFonts w:ascii="Consolas" w:hAnsi="Consolas" w:cs="Consolas"/>
      <w:sz w:val="21"/>
      <w:szCs w:val="21"/>
      <w:lang w:eastAsia="en-GB"/>
    </w:rPr>
  </w:style>
  <w:style w:type="paragraph" w:styleId="Revision">
    <w:name w:val="Revision"/>
    <w:hidden/>
    <w:uiPriority w:val="99"/>
    <w:semiHidden/>
    <w:rsid w:val="00282BC4"/>
    <w:pPr>
      <w:jc w:val="left"/>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C6746"/>
    <w:rPr>
      <w:color w:val="800080" w:themeColor="followedHyperlink"/>
      <w:u w:val="single"/>
    </w:rPr>
  </w:style>
  <w:style w:type="table" w:styleId="LightShading-Accent2">
    <w:name w:val="Light Shading Accent 2"/>
    <w:basedOn w:val="TableNormal"/>
    <w:uiPriority w:val="60"/>
    <w:rsid w:val="00E85DBA"/>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big">
    <w:name w:val="big"/>
    <w:basedOn w:val="DefaultParagraphFont"/>
    <w:rsid w:val="00A76DD0"/>
  </w:style>
  <w:style w:type="paragraph" w:customStyle="1" w:styleId="List1">
    <w:name w:val="List1"/>
    <w:basedOn w:val="Normal"/>
    <w:rsid w:val="00A76DD0"/>
    <w:pPr>
      <w:spacing w:before="100" w:beforeAutospacing="1" w:after="100" w:afterAutospacing="1"/>
    </w:pPr>
    <w:rPr>
      <w:lang w:eastAsia="en-GB"/>
    </w:rPr>
  </w:style>
  <w:style w:type="paragraph" w:styleId="z-TopofForm">
    <w:name w:val="HTML Top of Form"/>
    <w:basedOn w:val="Normal"/>
    <w:next w:val="Normal"/>
    <w:link w:val="z-TopofFormChar"/>
    <w:hidden/>
    <w:uiPriority w:val="99"/>
    <w:semiHidden/>
    <w:unhideWhenUsed/>
    <w:rsid w:val="00A76DD0"/>
    <w:pPr>
      <w:pBdr>
        <w:bottom w:val="single" w:sz="6" w:space="1" w:color="auto"/>
      </w:pBdr>
      <w:jc w:val="center"/>
    </w:pPr>
    <w:rPr>
      <w:rFonts w:ascii="Arial" w:hAnsi="Arial" w:cs="Arial"/>
      <w:vanish/>
      <w:sz w:val="16"/>
      <w:szCs w:val="16"/>
      <w:lang w:eastAsia="en-GB"/>
    </w:rPr>
  </w:style>
  <w:style w:type="character" w:customStyle="1" w:styleId="z-TopofFormChar">
    <w:name w:val="z-Top of Form Char"/>
    <w:basedOn w:val="DefaultParagraphFont"/>
    <w:link w:val="z-TopofForm"/>
    <w:uiPriority w:val="99"/>
    <w:semiHidden/>
    <w:rsid w:val="00A76DD0"/>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A76DD0"/>
    <w:pPr>
      <w:pBdr>
        <w:top w:val="single" w:sz="6" w:space="1" w:color="auto"/>
      </w:pBdr>
      <w:jc w:val="center"/>
    </w:pPr>
    <w:rPr>
      <w:rFonts w:ascii="Arial"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A76DD0"/>
    <w:rPr>
      <w:rFonts w:ascii="Arial" w:eastAsia="Times New Roman" w:hAnsi="Arial" w:cs="Arial"/>
      <w:vanish/>
      <w:sz w:val="16"/>
      <w:szCs w:val="16"/>
      <w:lang w:eastAsia="en-GB"/>
    </w:rPr>
  </w:style>
  <w:style w:type="paragraph" w:styleId="NoSpacing">
    <w:name w:val="No Spacing"/>
    <w:uiPriority w:val="1"/>
    <w:qFormat/>
    <w:rsid w:val="00F770CA"/>
    <w:pPr>
      <w:jc w:val="left"/>
    </w:pPr>
    <w:rPr>
      <w:rFonts w:ascii="Times New Roman" w:eastAsia="Times New Roman" w:hAnsi="Times New Roman" w:cs="Times New Roman"/>
      <w:sz w:val="24"/>
      <w:szCs w:val="24"/>
    </w:rPr>
  </w:style>
  <w:style w:type="paragraph" w:customStyle="1" w:styleId="legp1paratext1">
    <w:name w:val="legp1paratext1"/>
    <w:basedOn w:val="Normal"/>
    <w:rsid w:val="00E07EC0"/>
    <w:pPr>
      <w:shd w:val="clear" w:color="auto" w:fill="FFFFFF"/>
      <w:spacing w:after="120" w:line="360" w:lineRule="atLeast"/>
      <w:ind w:firstLine="240"/>
      <w:jc w:val="both"/>
    </w:pPr>
    <w:rPr>
      <w:color w:val="494949"/>
      <w:sz w:val="19"/>
      <w:szCs w:val="19"/>
      <w:lang w:eastAsia="en-GB"/>
    </w:rPr>
  </w:style>
  <w:style w:type="character" w:customStyle="1" w:styleId="legp1no3">
    <w:name w:val="legp1no3"/>
    <w:basedOn w:val="DefaultParagraphFont"/>
    <w:rsid w:val="00E07EC0"/>
    <w:rPr>
      <w:b/>
      <w:bCs/>
    </w:rPr>
  </w:style>
  <w:style w:type="paragraph" w:customStyle="1" w:styleId="legclearfix2">
    <w:name w:val="legclearfix2"/>
    <w:basedOn w:val="Normal"/>
    <w:rsid w:val="00E07EC0"/>
    <w:pPr>
      <w:shd w:val="clear" w:color="auto" w:fill="FFFFFF"/>
      <w:spacing w:after="120" w:line="360" w:lineRule="atLeast"/>
    </w:pPr>
    <w:rPr>
      <w:color w:val="494949"/>
      <w:sz w:val="19"/>
      <w:szCs w:val="19"/>
      <w:lang w:eastAsia="en-GB"/>
    </w:rPr>
  </w:style>
  <w:style w:type="character" w:customStyle="1" w:styleId="legds2">
    <w:name w:val="legds2"/>
    <w:basedOn w:val="DefaultParagraphFont"/>
    <w:rsid w:val="00E07EC0"/>
    <w:rPr>
      <w:vanish w:val="0"/>
      <w:webHidden w:val="0"/>
      <w:specVanish w:val="0"/>
    </w:rPr>
  </w:style>
  <w:style w:type="paragraph" w:styleId="Title">
    <w:name w:val="Title"/>
    <w:basedOn w:val="Normal"/>
    <w:next w:val="Normal"/>
    <w:link w:val="TitleChar"/>
    <w:uiPriority w:val="10"/>
    <w:qFormat/>
    <w:rsid w:val="00F00A67"/>
    <w:pPr>
      <w:pBdr>
        <w:bottom w:val="single" w:sz="8" w:space="4" w:color="4F81BD" w:themeColor="accent1"/>
      </w:pBdr>
      <w:spacing w:after="300"/>
      <w:contextualSpacing/>
    </w:pPr>
    <w:rPr>
      <w:rFonts w:ascii="Arial" w:eastAsiaTheme="majorEastAsia" w:hAnsi="Arial" w:cstheme="majorBidi"/>
      <w:color w:val="000000" w:themeColor="text1"/>
      <w:spacing w:val="5"/>
      <w:kern w:val="28"/>
      <w:sz w:val="36"/>
      <w:szCs w:val="52"/>
    </w:rPr>
  </w:style>
  <w:style w:type="character" w:customStyle="1" w:styleId="TitleChar">
    <w:name w:val="Title Char"/>
    <w:basedOn w:val="DefaultParagraphFont"/>
    <w:link w:val="Title"/>
    <w:uiPriority w:val="10"/>
    <w:rsid w:val="00F00A67"/>
    <w:rPr>
      <w:rFonts w:ascii="Arial" w:eastAsiaTheme="majorEastAsia" w:hAnsi="Arial" w:cstheme="majorBidi"/>
      <w:color w:val="000000" w:themeColor="text1"/>
      <w:spacing w:val="5"/>
      <w:kern w:val="28"/>
      <w:sz w:val="36"/>
      <w:szCs w:val="52"/>
    </w:rPr>
  </w:style>
  <w:style w:type="paragraph" w:styleId="TOCHeading">
    <w:name w:val="TOC Heading"/>
    <w:basedOn w:val="Heading1"/>
    <w:next w:val="Normal"/>
    <w:uiPriority w:val="39"/>
    <w:semiHidden/>
    <w:unhideWhenUsed/>
    <w:qFormat/>
    <w:rsid w:val="00F00A67"/>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qFormat/>
    <w:rsid w:val="00F00A67"/>
    <w:pPr>
      <w:spacing w:after="100"/>
    </w:pPr>
  </w:style>
  <w:style w:type="paragraph" w:styleId="TOC2">
    <w:name w:val="toc 2"/>
    <w:basedOn w:val="Normal"/>
    <w:next w:val="Normal"/>
    <w:autoRedefine/>
    <w:uiPriority w:val="39"/>
    <w:unhideWhenUsed/>
    <w:qFormat/>
    <w:rsid w:val="00F00A67"/>
    <w:pPr>
      <w:spacing w:after="100"/>
      <w:ind w:left="240"/>
    </w:pPr>
  </w:style>
  <w:style w:type="paragraph" w:styleId="TOC3">
    <w:name w:val="toc 3"/>
    <w:basedOn w:val="Normal"/>
    <w:next w:val="Normal"/>
    <w:autoRedefine/>
    <w:uiPriority w:val="39"/>
    <w:unhideWhenUsed/>
    <w:rsid w:val="004458B7"/>
    <w:pPr>
      <w:spacing w:after="100" w:line="276" w:lineRule="auto"/>
      <w:ind w:left="440"/>
    </w:pPr>
    <w:rPr>
      <w:rFonts w:asciiTheme="minorHAnsi" w:eastAsiaTheme="minorEastAsia" w:hAnsiTheme="minorHAnsi" w:cstheme="minorBidi"/>
      <w:sz w:val="22"/>
      <w:szCs w:val="22"/>
      <w:lang w:eastAsia="en-GB"/>
    </w:rPr>
  </w:style>
  <w:style w:type="paragraph" w:styleId="TOC4">
    <w:name w:val="toc 4"/>
    <w:basedOn w:val="Normal"/>
    <w:next w:val="Normal"/>
    <w:autoRedefine/>
    <w:uiPriority w:val="39"/>
    <w:unhideWhenUsed/>
    <w:rsid w:val="004458B7"/>
    <w:pPr>
      <w:spacing w:after="100" w:line="276" w:lineRule="auto"/>
      <w:ind w:left="660"/>
    </w:pPr>
    <w:rPr>
      <w:rFonts w:asciiTheme="minorHAnsi" w:eastAsiaTheme="minorEastAsia" w:hAnsiTheme="minorHAnsi" w:cstheme="minorBidi"/>
      <w:sz w:val="22"/>
      <w:szCs w:val="22"/>
      <w:lang w:eastAsia="en-GB"/>
    </w:rPr>
  </w:style>
  <w:style w:type="paragraph" w:styleId="TOC5">
    <w:name w:val="toc 5"/>
    <w:basedOn w:val="Normal"/>
    <w:next w:val="Normal"/>
    <w:autoRedefine/>
    <w:uiPriority w:val="39"/>
    <w:unhideWhenUsed/>
    <w:rsid w:val="004458B7"/>
    <w:pPr>
      <w:spacing w:after="100" w:line="276" w:lineRule="auto"/>
      <w:ind w:left="880"/>
    </w:pPr>
    <w:rPr>
      <w:rFonts w:asciiTheme="minorHAnsi" w:eastAsiaTheme="minorEastAsia" w:hAnsiTheme="minorHAnsi" w:cstheme="minorBidi"/>
      <w:sz w:val="22"/>
      <w:szCs w:val="22"/>
      <w:lang w:eastAsia="en-GB"/>
    </w:rPr>
  </w:style>
  <w:style w:type="paragraph" w:styleId="TOC6">
    <w:name w:val="toc 6"/>
    <w:basedOn w:val="Normal"/>
    <w:next w:val="Normal"/>
    <w:autoRedefine/>
    <w:uiPriority w:val="39"/>
    <w:unhideWhenUsed/>
    <w:rsid w:val="004458B7"/>
    <w:pPr>
      <w:spacing w:after="100" w:line="276" w:lineRule="auto"/>
      <w:ind w:left="1100"/>
    </w:pPr>
    <w:rPr>
      <w:rFonts w:asciiTheme="minorHAnsi" w:eastAsiaTheme="minorEastAsia" w:hAnsiTheme="minorHAnsi" w:cstheme="minorBidi"/>
      <w:sz w:val="22"/>
      <w:szCs w:val="22"/>
      <w:lang w:eastAsia="en-GB"/>
    </w:rPr>
  </w:style>
  <w:style w:type="paragraph" w:styleId="TOC7">
    <w:name w:val="toc 7"/>
    <w:basedOn w:val="Normal"/>
    <w:next w:val="Normal"/>
    <w:autoRedefine/>
    <w:uiPriority w:val="39"/>
    <w:unhideWhenUsed/>
    <w:rsid w:val="004458B7"/>
    <w:pPr>
      <w:spacing w:after="100" w:line="276" w:lineRule="auto"/>
      <w:ind w:left="1320"/>
    </w:pPr>
    <w:rPr>
      <w:rFonts w:asciiTheme="minorHAnsi" w:eastAsiaTheme="minorEastAsia" w:hAnsiTheme="minorHAnsi" w:cstheme="minorBidi"/>
      <w:sz w:val="22"/>
      <w:szCs w:val="22"/>
      <w:lang w:eastAsia="en-GB"/>
    </w:rPr>
  </w:style>
  <w:style w:type="paragraph" w:styleId="TOC8">
    <w:name w:val="toc 8"/>
    <w:basedOn w:val="Normal"/>
    <w:next w:val="Normal"/>
    <w:autoRedefine/>
    <w:uiPriority w:val="39"/>
    <w:unhideWhenUsed/>
    <w:rsid w:val="004458B7"/>
    <w:pPr>
      <w:spacing w:after="100" w:line="276" w:lineRule="auto"/>
      <w:ind w:left="1540"/>
    </w:pPr>
    <w:rPr>
      <w:rFonts w:asciiTheme="minorHAnsi" w:eastAsiaTheme="minorEastAsia" w:hAnsiTheme="minorHAnsi" w:cstheme="minorBidi"/>
      <w:sz w:val="22"/>
      <w:szCs w:val="22"/>
      <w:lang w:eastAsia="en-GB"/>
    </w:rPr>
  </w:style>
  <w:style w:type="paragraph" w:styleId="TOC9">
    <w:name w:val="toc 9"/>
    <w:basedOn w:val="Normal"/>
    <w:next w:val="Normal"/>
    <w:autoRedefine/>
    <w:uiPriority w:val="39"/>
    <w:unhideWhenUsed/>
    <w:rsid w:val="004458B7"/>
    <w:pPr>
      <w:spacing w:after="100" w:line="276" w:lineRule="auto"/>
      <w:ind w:left="1760"/>
    </w:pPr>
    <w:rPr>
      <w:rFonts w:asciiTheme="minorHAnsi" w:eastAsiaTheme="minorEastAsia" w:hAnsiTheme="minorHAnsi" w:cstheme="minorBidi"/>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96536">
      <w:bodyDiv w:val="1"/>
      <w:marLeft w:val="0"/>
      <w:marRight w:val="0"/>
      <w:marTop w:val="0"/>
      <w:marBottom w:val="0"/>
      <w:divBdr>
        <w:top w:val="none" w:sz="0" w:space="0" w:color="auto"/>
        <w:left w:val="none" w:sz="0" w:space="0" w:color="auto"/>
        <w:bottom w:val="none" w:sz="0" w:space="0" w:color="auto"/>
        <w:right w:val="none" w:sz="0" w:space="0" w:color="auto"/>
      </w:divBdr>
    </w:div>
    <w:div w:id="88433326">
      <w:bodyDiv w:val="1"/>
      <w:marLeft w:val="0"/>
      <w:marRight w:val="0"/>
      <w:marTop w:val="0"/>
      <w:marBottom w:val="0"/>
      <w:divBdr>
        <w:top w:val="none" w:sz="0" w:space="0" w:color="auto"/>
        <w:left w:val="none" w:sz="0" w:space="0" w:color="auto"/>
        <w:bottom w:val="none" w:sz="0" w:space="0" w:color="auto"/>
        <w:right w:val="none" w:sz="0" w:space="0" w:color="auto"/>
      </w:divBdr>
    </w:div>
    <w:div w:id="103699573">
      <w:bodyDiv w:val="1"/>
      <w:marLeft w:val="0"/>
      <w:marRight w:val="0"/>
      <w:marTop w:val="0"/>
      <w:marBottom w:val="0"/>
      <w:divBdr>
        <w:top w:val="none" w:sz="0" w:space="0" w:color="auto"/>
        <w:left w:val="none" w:sz="0" w:space="0" w:color="auto"/>
        <w:bottom w:val="none" w:sz="0" w:space="0" w:color="auto"/>
        <w:right w:val="none" w:sz="0" w:space="0" w:color="auto"/>
      </w:divBdr>
    </w:div>
    <w:div w:id="405226005">
      <w:bodyDiv w:val="1"/>
      <w:marLeft w:val="0"/>
      <w:marRight w:val="0"/>
      <w:marTop w:val="0"/>
      <w:marBottom w:val="0"/>
      <w:divBdr>
        <w:top w:val="none" w:sz="0" w:space="0" w:color="auto"/>
        <w:left w:val="none" w:sz="0" w:space="0" w:color="auto"/>
        <w:bottom w:val="none" w:sz="0" w:space="0" w:color="auto"/>
        <w:right w:val="none" w:sz="0" w:space="0" w:color="auto"/>
      </w:divBdr>
    </w:div>
    <w:div w:id="462386872">
      <w:bodyDiv w:val="1"/>
      <w:marLeft w:val="0"/>
      <w:marRight w:val="0"/>
      <w:marTop w:val="0"/>
      <w:marBottom w:val="0"/>
      <w:divBdr>
        <w:top w:val="none" w:sz="0" w:space="0" w:color="auto"/>
        <w:left w:val="none" w:sz="0" w:space="0" w:color="auto"/>
        <w:bottom w:val="none" w:sz="0" w:space="0" w:color="auto"/>
        <w:right w:val="none" w:sz="0" w:space="0" w:color="auto"/>
      </w:divBdr>
    </w:div>
    <w:div w:id="965701380">
      <w:bodyDiv w:val="1"/>
      <w:marLeft w:val="0"/>
      <w:marRight w:val="0"/>
      <w:marTop w:val="0"/>
      <w:marBottom w:val="0"/>
      <w:divBdr>
        <w:top w:val="none" w:sz="0" w:space="0" w:color="auto"/>
        <w:left w:val="none" w:sz="0" w:space="0" w:color="auto"/>
        <w:bottom w:val="none" w:sz="0" w:space="0" w:color="auto"/>
        <w:right w:val="none" w:sz="0" w:space="0" w:color="auto"/>
      </w:divBdr>
    </w:div>
    <w:div w:id="969166820">
      <w:bodyDiv w:val="1"/>
      <w:marLeft w:val="0"/>
      <w:marRight w:val="0"/>
      <w:marTop w:val="0"/>
      <w:marBottom w:val="0"/>
      <w:divBdr>
        <w:top w:val="none" w:sz="0" w:space="0" w:color="auto"/>
        <w:left w:val="none" w:sz="0" w:space="0" w:color="auto"/>
        <w:bottom w:val="none" w:sz="0" w:space="0" w:color="auto"/>
        <w:right w:val="none" w:sz="0" w:space="0" w:color="auto"/>
      </w:divBdr>
    </w:div>
    <w:div w:id="1086269615">
      <w:bodyDiv w:val="1"/>
      <w:marLeft w:val="0"/>
      <w:marRight w:val="0"/>
      <w:marTop w:val="0"/>
      <w:marBottom w:val="0"/>
      <w:divBdr>
        <w:top w:val="none" w:sz="0" w:space="0" w:color="auto"/>
        <w:left w:val="none" w:sz="0" w:space="0" w:color="auto"/>
        <w:bottom w:val="none" w:sz="0" w:space="0" w:color="auto"/>
        <w:right w:val="none" w:sz="0" w:space="0" w:color="auto"/>
      </w:divBdr>
      <w:divsChild>
        <w:div w:id="1376812866">
          <w:marLeft w:val="0"/>
          <w:marRight w:val="0"/>
          <w:marTop w:val="0"/>
          <w:marBottom w:val="0"/>
          <w:divBdr>
            <w:top w:val="none" w:sz="0" w:space="0" w:color="auto"/>
            <w:left w:val="none" w:sz="0" w:space="0" w:color="auto"/>
            <w:bottom w:val="none" w:sz="0" w:space="0" w:color="auto"/>
            <w:right w:val="none" w:sz="0" w:space="0" w:color="auto"/>
          </w:divBdr>
          <w:divsChild>
            <w:div w:id="456485744">
              <w:marLeft w:val="0"/>
              <w:marRight w:val="0"/>
              <w:marTop w:val="0"/>
              <w:marBottom w:val="0"/>
              <w:divBdr>
                <w:top w:val="single" w:sz="2" w:space="0" w:color="FFFFFF"/>
                <w:left w:val="single" w:sz="6" w:space="0" w:color="FFFFFF"/>
                <w:bottom w:val="single" w:sz="6" w:space="0" w:color="FFFFFF"/>
                <w:right w:val="single" w:sz="6" w:space="0" w:color="FFFFFF"/>
              </w:divBdr>
              <w:divsChild>
                <w:div w:id="1061683217">
                  <w:marLeft w:val="0"/>
                  <w:marRight w:val="0"/>
                  <w:marTop w:val="0"/>
                  <w:marBottom w:val="0"/>
                  <w:divBdr>
                    <w:top w:val="single" w:sz="6" w:space="1" w:color="D3D3D3"/>
                    <w:left w:val="none" w:sz="0" w:space="0" w:color="auto"/>
                    <w:bottom w:val="none" w:sz="0" w:space="0" w:color="auto"/>
                    <w:right w:val="none" w:sz="0" w:space="0" w:color="auto"/>
                  </w:divBdr>
                  <w:divsChild>
                    <w:div w:id="1751148319">
                      <w:marLeft w:val="0"/>
                      <w:marRight w:val="0"/>
                      <w:marTop w:val="0"/>
                      <w:marBottom w:val="0"/>
                      <w:divBdr>
                        <w:top w:val="none" w:sz="0" w:space="0" w:color="auto"/>
                        <w:left w:val="none" w:sz="0" w:space="0" w:color="auto"/>
                        <w:bottom w:val="none" w:sz="0" w:space="0" w:color="auto"/>
                        <w:right w:val="none" w:sz="0" w:space="0" w:color="auto"/>
                      </w:divBdr>
                      <w:divsChild>
                        <w:div w:id="17627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896885">
      <w:bodyDiv w:val="1"/>
      <w:marLeft w:val="0"/>
      <w:marRight w:val="0"/>
      <w:marTop w:val="0"/>
      <w:marBottom w:val="0"/>
      <w:divBdr>
        <w:top w:val="none" w:sz="0" w:space="0" w:color="auto"/>
        <w:left w:val="none" w:sz="0" w:space="0" w:color="auto"/>
        <w:bottom w:val="none" w:sz="0" w:space="0" w:color="auto"/>
        <w:right w:val="none" w:sz="0" w:space="0" w:color="auto"/>
      </w:divBdr>
    </w:div>
    <w:div w:id="1566136947">
      <w:bodyDiv w:val="1"/>
      <w:marLeft w:val="0"/>
      <w:marRight w:val="0"/>
      <w:marTop w:val="0"/>
      <w:marBottom w:val="0"/>
      <w:divBdr>
        <w:top w:val="none" w:sz="0" w:space="0" w:color="auto"/>
        <w:left w:val="none" w:sz="0" w:space="0" w:color="auto"/>
        <w:bottom w:val="none" w:sz="0" w:space="0" w:color="auto"/>
        <w:right w:val="none" w:sz="0" w:space="0" w:color="auto"/>
      </w:divBdr>
    </w:div>
    <w:div w:id="1599556978">
      <w:bodyDiv w:val="1"/>
      <w:marLeft w:val="0"/>
      <w:marRight w:val="0"/>
      <w:marTop w:val="0"/>
      <w:marBottom w:val="0"/>
      <w:divBdr>
        <w:top w:val="none" w:sz="0" w:space="0" w:color="auto"/>
        <w:left w:val="none" w:sz="0" w:space="0" w:color="auto"/>
        <w:bottom w:val="none" w:sz="0" w:space="0" w:color="auto"/>
        <w:right w:val="none" w:sz="0" w:space="0" w:color="auto"/>
      </w:divBdr>
      <w:divsChild>
        <w:div w:id="160699658">
          <w:marLeft w:val="0"/>
          <w:marRight w:val="0"/>
          <w:marTop w:val="0"/>
          <w:marBottom w:val="0"/>
          <w:divBdr>
            <w:top w:val="none" w:sz="0" w:space="0" w:color="auto"/>
            <w:left w:val="none" w:sz="0" w:space="0" w:color="auto"/>
            <w:bottom w:val="none" w:sz="0" w:space="0" w:color="auto"/>
            <w:right w:val="none" w:sz="0" w:space="0" w:color="auto"/>
          </w:divBdr>
        </w:div>
        <w:div w:id="796416869">
          <w:marLeft w:val="0"/>
          <w:marRight w:val="0"/>
          <w:marTop w:val="0"/>
          <w:marBottom w:val="0"/>
          <w:divBdr>
            <w:top w:val="none" w:sz="0" w:space="0" w:color="auto"/>
            <w:left w:val="none" w:sz="0" w:space="0" w:color="auto"/>
            <w:bottom w:val="none" w:sz="0" w:space="0" w:color="auto"/>
            <w:right w:val="none" w:sz="0" w:space="0" w:color="auto"/>
          </w:divBdr>
        </w:div>
        <w:div w:id="1729497035">
          <w:marLeft w:val="0"/>
          <w:marRight w:val="0"/>
          <w:marTop w:val="0"/>
          <w:marBottom w:val="0"/>
          <w:divBdr>
            <w:top w:val="none" w:sz="0" w:space="0" w:color="auto"/>
            <w:left w:val="none" w:sz="0" w:space="0" w:color="auto"/>
            <w:bottom w:val="none" w:sz="0" w:space="0" w:color="auto"/>
            <w:right w:val="none" w:sz="0" w:space="0" w:color="auto"/>
          </w:divBdr>
        </w:div>
        <w:div w:id="271018302">
          <w:marLeft w:val="0"/>
          <w:marRight w:val="0"/>
          <w:marTop w:val="0"/>
          <w:marBottom w:val="0"/>
          <w:divBdr>
            <w:top w:val="none" w:sz="0" w:space="0" w:color="auto"/>
            <w:left w:val="none" w:sz="0" w:space="0" w:color="auto"/>
            <w:bottom w:val="none" w:sz="0" w:space="0" w:color="auto"/>
            <w:right w:val="none" w:sz="0" w:space="0" w:color="auto"/>
          </w:divBdr>
        </w:div>
        <w:div w:id="287585770">
          <w:marLeft w:val="0"/>
          <w:marRight w:val="0"/>
          <w:marTop w:val="0"/>
          <w:marBottom w:val="0"/>
          <w:divBdr>
            <w:top w:val="none" w:sz="0" w:space="0" w:color="auto"/>
            <w:left w:val="none" w:sz="0" w:space="0" w:color="auto"/>
            <w:bottom w:val="none" w:sz="0" w:space="0" w:color="auto"/>
            <w:right w:val="none" w:sz="0" w:space="0" w:color="auto"/>
          </w:divBdr>
        </w:div>
        <w:div w:id="1954819557">
          <w:marLeft w:val="0"/>
          <w:marRight w:val="0"/>
          <w:marTop w:val="0"/>
          <w:marBottom w:val="0"/>
          <w:divBdr>
            <w:top w:val="none" w:sz="0" w:space="0" w:color="auto"/>
            <w:left w:val="none" w:sz="0" w:space="0" w:color="auto"/>
            <w:bottom w:val="none" w:sz="0" w:space="0" w:color="auto"/>
            <w:right w:val="none" w:sz="0" w:space="0" w:color="auto"/>
          </w:divBdr>
        </w:div>
        <w:div w:id="1202279942">
          <w:marLeft w:val="0"/>
          <w:marRight w:val="0"/>
          <w:marTop w:val="0"/>
          <w:marBottom w:val="0"/>
          <w:divBdr>
            <w:top w:val="none" w:sz="0" w:space="0" w:color="auto"/>
            <w:left w:val="none" w:sz="0" w:space="0" w:color="auto"/>
            <w:bottom w:val="none" w:sz="0" w:space="0" w:color="auto"/>
            <w:right w:val="none" w:sz="0" w:space="0" w:color="auto"/>
          </w:divBdr>
        </w:div>
        <w:div w:id="858741034">
          <w:marLeft w:val="0"/>
          <w:marRight w:val="0"/>
          <w:marTop w:val="0"/>
          <w:marBottom w:val="0"/>
          <w:divBdr>
            <w:top w:val="none" w:sz="0" w:space="0" w:color="auto"/>
            <w:left w:val="none" w:sz="0" w:space="0" w:color="auto"/>
            <w:bottom w:val="none" w:sz="0" w:space="0" w:color="auto"/>
            <w:right w:val="none" w:sz="0" w:space="0" w:color="auto"/>
          </w:divBdr>
        </w:div>
        <w:div w:id="1060053935">
          <w:marLeft w:val="0"/>
          <w:marRight w:val="0"/>
          <w:marTop w:val="0"/>
          <w:marBottom w:val="0"/>
          <w:divBdr>
            <w:top w:val="none" w:sz="0" w:space="0" w:color="auto"/>
            <w:left w:val="none" w:sz="0" w:space="0" w:color="auto"/>
            <w:bottom w:val="none" w:sz="0" w:space="0" w:color="auto"/>
            <w:right w:val="none" w:sz="0" w:space="0" w:color="auto"/>
          </w:divBdr>
        </w:div>
        <w:div w:id="2008243343">
          <w:marLeft w:val="0"/>
          <w:marRight w:val="0"/>
          <w:marTop w:val="0"/>
          <w:marBottom w:val="0"/>
          <w:divBdr>
            <w:top w:val="none" w:sz="0" w:space="0" w:color="auto"/>
            <w:left w:val="none" w:sz="0" w:space="0" w:color="auto"/>
            <w:bottom w:val="none" w:sz="0" w:space="0" w:color="auto"/>
            <w:right w:val="none" w:sz="0" w:space="0" w:color="auto"/>
          </w:divBdr>
        </w:div>
        <w:div w:id="200822815">
          <w:marLeft w:val="0"/>
          <w:marRight w:val="0"/>
          <w:marTop w:val="0"/>
          <w:marBottom w:val="0"/>
          <w:divBdr>
            <w:top w:val="none" w:sz="0" w:space="0" w:color="auto"/>
            <w:left w:val="none" w:sz="0" w:space="0" w:color="auto"/>
            <w:bottom w:val="none" w:sz="0" w:space="0" w:color="auto"/>
            <w:right w:val="none" w:sz="0" w:space="0" w:color="auto"/>
          </w:divBdr>
        </w:div>
        <w:div w:id="1329094130">
          <w:marLeft w:val="0"/>
          <w:marRight w:val="0"/>
          <w:marTop w:val="0"/>
          <w:marBottom w:val="0"/>
          <w:divBdr>
            <w:top w:val="none" w:sz="0" w:space="0" w:color="auto"/>
            <w:left w:val="none" w:sz="0" w:space="0" w:color="auto"/>
            <w:bottom w:val="none" w:sz="0" w:space="0" w:color="auto"/>
            <w:right w:val="none" w:sz="0" w:space="0" w:color="auto"/>
          </w:divBdr>
        </w:div>
        <w:div w:id="948585106">
          <w:marLeft w:val="0"/>
          <w:marRight w:val="0"/>
          <w:marTop w:val="0"/>
          <w:marBottom w:val="0"/>
          <w:divBdr>
            <w:top w:val="none" w:sz="0" w:space="0" w:color="auto"/>
            <w:left w:val="none" w:sz="0" w:space="0" w:color="auto"/>
            <w:bottom w:val="none" w:sz="0" w:space="0" w:color="auto"/>
            <w:right w:val="none" w:sz="0" w:space="0" w:color="auto"/>
          </w:divBdr>
        </w:div>
        <w:div w:id="1957133856">
          <w:marLeft w:val="0"/>
          <w:marRight w:val="0"/>
          <w:marTop w:val="0"/>
          <w:marBottom w:val="0"/>
          <w:divBdr>
            <w:top w:val="none" w:sz="0" w:space="0" w:color="auto"/>
            <w:left w:val="none" w:sz="0" w:space="0" w:color="auto"/>
            <w:bottom w:val="none" w:sz="0" w:space="0" w:color="auto"/>
            <w:right w:val="none" w:sz="0" w:space="0" w:color="auto"/>
          </w:divBdr>
        </w:div>
        <w:div w:id="904871449">
          <w:marLeft w:val="0"/>
          <w:marRight w:val="0"/>
          <w:marTop w:val="0"/>
          <w:marBottom w:val="0"/>
          <w:divBdr>
            <w:top w:val="none" w:sz="0" w:space="0" w:color="auto"/>
            <w:left w:val="none" w:sz="0" w:space="0" w:color="auto"/>
            <w:bottom w:val="none" w:sz="0" w:space="0" w:color="auto"/>
            <w:right w:val="none" w:sz="0" w:space="0" w:color="auto"/>
          </w:divBdr>
        </w:div>
      </w:divsChild>
    </w:div>
    <w:div w:id="1624574215">
      <w:bodyDiv w:val="1"/>
      <w:marLeft w:val="0"/>
      <w:marRight w:val="0"/>
      <w:marTop w:val="0"/>
      <w:marBottom w:val="0"/>
      <w:divBdr>
        <w:top w:val="none" w:sz="0" w:space="0" w:color="auto"/>
        <w:left w:val="none" w:sz="0" w:space="0" w:color="auto"/>
        <w:bottom w:val="none" w:sz="0" w:space="0" w:color="auto"/>
        <w:right w:val="none" w:sz="0" w:space="0" w:color="auto"/>
      </w:divBdr>
    </w:div>
    <w:div w:id="1647472324">
      <w:bodyDiv w:val="1"/>
      <w:marLeft w:val="0"/>
      <w:marRight w:val="0"/>
      <w:marTop w:val="0"/>
      <w:marBottom w:val="0"/>
      <w:divBdr>
        <w:top w:val="none" w:sz="0" w:space="0" w:color="auto"/>
        <w:left w:val="none" w:sz="0" w:space="0" w:color="auto"/>
        <w:bottom w:val="none" w:sz="0" w:space="0" w:color="auto"/>
        <w:right w:val="none" w:sz="0" w:space="0" w:color="auto"/>
      </w:divBdr>
      <w:divsChild>
        <w:div w:id="639573116">
          <w:marLeft w:val="0"/>
          <w:marRight w:val="0"/>
          <w:marTop w:val="0"/>
          <w:marBottom w:val="0"/>
          <w:divBdr>
            <w:top w:val="none" w:sz="0" w:space="0" w:color="auto"/>
            <w:left w:val="none" w:sz="0" w:space="0" w:color="auto"/>
            <w:bottom w:val="none" w:sz="0" w:space="0" w:color="auto"/>
            <w:right w:val="none" w:sz="0" w:space="0" w:color="auto"/>
          </w:divBdr>
          <w:divsChild>
            <w:div w:id="938873251">
              <w:marLeft w:val="0"/>
              <w:marRight w:val="0"/>
              <w:marTop w:val="0"/>
              <w:marBottom w:val="0"/>
              <w:divBdr>
                <w:top w:val="none" w:sz="0" w:space="0" w:color="auto"/>
                <w:left w:val="none" w:sz="0" w:space="0" w:color="auto"/>
                <w:bottom w:val="none" w:sz="0" w:space="0" w:color="auto"/>
                <w:right w:val="none" w:sz="0" w:space="0" w:color="auto"/>
              </w:divBdr>
              <w:divsChild>
                <w:div w:id="1220747921">
                  <w:marLeft w:val="0"/>
                  <w:marRight w:val="0"/>
                  <w:marTop w:val="0"/>
                  <w:marBottom w:val="0"/>
                  <w:divBdr>
                    <w:top w:val="none" w:sz="0" w:space="0" w:color="auto"/>
                    <w:left w:val="none" w:sz="0" w:space="0" w:color="auto"/>
                    <w:bottom w:val="none" w:sz="0" w:space="0" w:color="auto"/>
                    <w:right w:val="none" w:sz="0" w:space="0" w:color="auto"/>
                  </w:divBdr>
                  <w:divsChild>
                    <w:div w:id="88236748">
                      <w:marLeft w:val="0"/>
                      <w:marRight w:val="0"/>
                      <w:marTop w:val="0"/>
                      <w:marBottom w:val="0"/>
                      <w:divBdr>
                        <w:top w:val="none" w:sz="0" w:space="0" w:color="auto"/>
                        <w:left w:val="none" w:sz="0" w:space="0" w:color="auto"/>
                        <w:bottom w:val="none" w:sz="0" w:space="0" w:color="auto"/>
                        <w:right w:val="none" w:sz="0" w:space="0" w:color="auto"/>
                      </w:divBdr>
                      <w:divsChild>
                        <w:div w:id="1727413215">
                          <w:marLeft w:val="0"/>
                          <w:marRight w:val="0"/>
                          <w:marTop w:val="45"/>
                          <w:marBottom w:val="0"/>
                          <w:divBdr>
                            <w:top w:val="none" w:sz="0" w:space="0" w:color="auto"/>
                            <w:left w:val="none" w:sz="0" w:space="0" w:color="auto"/>
                            <w:bottom w:val="none" w:sz="0" w:space="0" w:color="auto"/>
                            <w:right w:val="none" w:sz="0" w:space="0" w:color="auto"/>
                          </w:divBdr>
                          <w:divsChild>
                            <w:div w:id="37510580">
                              <w:marLeft w:val="0"/>
                              <w:marRight w:val="0"/>
                              <w:marTop w:val="0"/>
                              <w:marBottom w:val="0"/>
                              <w:divBdr>
                                <w:top w:val="none" w:sz="0" w:space="0" w:color="auto"/>
                                <w:left w:val="none" w:sz="0" w:space="0" w:color="auto"/>
                                <w:bottom w:val="none" w:sz="0" w:space="0" w:color="auto"/>
                                <w:right w:val="none" w:sz="0" w:space="0" w:color="auto"/>
                              </w:divBdr>
                              <w:divsChild>
                                <w:div w:id="776145180">
                                  <w:marLeft w:val="2070"/>
                                  <w:marRight w:val="3810"/>
                                  <w:marTop w:val="0"/>
                                  <w:marBottom w:val="0"/>
                                  <w:divBdr>
                                    <w:top w:val="none" w:sz="0" w:space="0" w:color="auto"/>
                                    <w:left w:val="none" w:sz="0" w:space="0" w:color="auto"/>
                                    <w:bottom w:val="none" w:sz="0" w:space="0" w:color="auto"/>
                                    <w:right w:val="none" w:sz="0" w:space="0" w:color="auto"/>
                                  </w:divBdr>
                                  <w:divsChild>
                                    <w:div w:id="1050038796">
                                      <w:marLeft w:val="0"/>
                                      <w:marRight w:val="0"/>
                                      <w:marTop w:val="0"/>
                                      <w:marBottom w:val="0"/>
                                      <w:divBdr>
                                        <w:top w:val="none" w:sz="0" w:space="0" w:color="auto"/>
                                        <w:left w:val="none" w:sz="0" w:space="0" w:color="auto"/>
                                        <w:bottom w:val="none" w:sz="0" w:space="0" w:color="auto"/>
                                        <w:right w:val="none" w:sz="0" w:space="0" w:color="auto"/>
                                      </w:divBdr>
                                      <w:divsChild>
                                        <w:div w:id="2041934247">
                                          <w:marLeft w:val="0"/>
                                          <w:marRight w:val="0"/>
                                          <w:marTop w:val="0"/>
                                          <w:marBottom w:val="0"/>
                                          <w:divBdr>
                                            <w:top w:val="none" w:sz="0" w:space="0" w:color="auto"/>
                                            <w:left w:val="none" w:sz="0" w:space="0" w:color="auto"/>
                                            <w:bottom w:val="none" w:sz="0" w:space="0" w:color="auto"/>
                                            <w:right w:val="none" w:sz="0" w:space="0" w:color="auto"/>
                                          </w:divBdr>
                                          <w:divsChild>
                                            <w:div w:id="2092651646">
                                              <w:marLeft w:val="0"/>
                                              <w:marRight w:val="0"/>
                                              <w:marTop w:val="0"/>
                                              <w:marBottom w:val="0"/>
                                              <w:divBdr>
                                                <w:top w:val="none" w:sz="0" w:space="0" w:color="auto"/>
                                                <w:left w:val="none" w:sz="0" w:space="0" w:color="auto"/>
                                                <w:bottom w:val="none" w:sz="0" w:space="0" w:color="auto"/>
                                                <w:right w:val="none" w:sz="0" w:space="0" w:color="auto"/>
                                              </w:divBdr>
                                              <w:divsChild>
                                                <w:div w:id="836850961">
                                                  <w:marLeft w:val="0"/>
                                                  <w:marRight w:val="0"/>
                                                  <w:marTop w:val="0"/>
                                                  <w:marBottom w:val="0"/>
                                                  <w:divBdr>
                                                    <w:top w:val="none" w:sz="0" w:space="0" w:color="auto"/>
                                                    <w:left w:val="none" w:sz="0" w:space="0" w:color="auto"/>
                                                    <w:bottom w:val="none" w:sz="0" w:space="0" w:color="auto"/>
                                                    <w:right w:val="none" w:sz="0" w:space="0" w:color="auto"/>
                                                  </w:divBdr>
                                                  <w:divsChild>
                                                    <w:div w:id="184640287">
                                                      <w:marLeft w:val="0"/>
                                                      <w:marRight w:val="0"/>
                                                      <w:marTop w:val="0"/>
                                                      <w:marBottom w:val="0"/>
                                                      <w:divBdr>
                                                        <w:top w:val="none" w:sz="0" w:space="0" w:color="auto"/>
                                                        <w:left w:val="none" w:sz="0" w:space="0" w:color="auto"/>
                                                        <w:bottom w:val="none" w:sz="0" w:space="0" w:color="auto"/>
                                                        <w:right w:val="none" w:sz="0" w:space="0" w:color="auto"/>
                                                      </w:divBdr>
                                                      <w:divsChild>
                                                        <w:div w:id="1389067059">
                                                          <w:marLeft w:val="0"/>
                                                          <w:marRight w:val="0"/>
                                                          <w:marTop w:val="0"/>
                                                          <w:marBottom w:val="0"/>
                                                          <w:divBdr>
                                                            <w:top w:val="none" w:sz="0" w:space="0" w:color="auto"/>
                                                            <w:left w:val="none" w:sz="0" w:space="0" w:color="auto"/>
                                                            <w:bottom w:val="none" w:sz="0" w:space="0" w:color="auto"/>
                                                            <w:right w:val="none" w:sz="0" w:space="0" w:color="auto"/>
                                                          </w:divBdr>
                                                          <w:divsChild>
                                                            <w:div w:id="1732343315">
                                                              <w:marLeft w:val="0"/>
                                                              <w:marRight w:val="0"/>
                                                              <w:marTop w:val="0"/>
                                                              <w:marBottom w:val="0"/>
                                                              <w:divBdr>
                                                                <w:top w:val="none" w:sz="0" w:space="0" w:color="auto"/>
                                                                <w:left w:val="none" w:sz="0" w:space="0" w:color="auto"/>
                                                                <w:bottom w:val="none" w:sz="0" w:space="0" w:color="auto"/>
                                                                <w:right w:val="none" w:sz="0" w:space="0" w:color="auto"/>
                                                              </w:divBdr>
                                                              <w:divsChild>
                                                                <w:div w:id="740370714">
                                                                  <w:marLeft w:val="0"/>
                                                                  <w:marRight w:val="0"/>
                                                                  <w:marTop w:val="0"/>
                                                                  <w:marBottom w:val="0"/>
                                                                  <w:divBdr>
                                                                    <w:top w:val="none" w:sz="0" w:space="0" w:color="auto"/>
                                                                    <w:left w:val="none" w:sz="0" w:space="0" w:color="auto"/>
                                                                    <w:bottom w:val="none" w:sz="0" w:space="0" w:color="auto"/>
                                                                    <w:right w:val="none" w:sz="0" w:space="0" w:color="auto"/>
                                                                  </w:divBdr>
                                                                  <w:divsChild>
                                                                    <w:div w:id="64767652">
                                                                      <w:marLeft w:val="0"/>
                                                                      <w:marRight w:val="0"/>
                                                                      <w:marTop w:val="0"/>
                                                                      <w:marBottom w:val="0"/>
                                                                      <w:divBdr>
                                                                        <w:top w:val="none" w:sz="0" w:space="0" w:color="auto"/>
                                                                        <w:left w:val="none" w:sz="0" w:space="0" w:color="auto"/>
                                                                        <w:bottom w:val="none" w:sz="0" w:space="0" w:color="auto"/>
                                                                        <w:right w:val="none" w:sz="0" w:space="0" w:color="auto"/>
                                                                      </w:divBdr>
                                                                      <w:divsChild>
                                                                        <w:div w:id="812986081">
                                                                          <w:marLeft w:val="0"/>
                                                                          <w:marRight w:val="0"/>
                                                                          <w:marTop w:val="0"/>
                                                                          <w:marBottom w:val="0"/>
                                                                          <w:divBdr>
                                                                            <w:top w:val="none" w:sz="0" w:space="0" w:color="auto"/>
                                                                            <w:left w:val="none" w:sz="0" w:space="0" w:color="auto"/>
                                                                            <w:bottom w:val="none" w:sz="0" w:space="0" w:color="auto"/>
                                                                            <w:right w:val="none" w:sz="0" w:space="0" w:color="auto"/>
                                                                          </w:divBdr>
                                                                          <w:divsChild>
                                                                            <w:div w:id="1101488136">
                                                                              <w:marLeft w:val="0"/>
                                                                              <w:marRight w:val="0"/>
                                                                              <w:marTop w:val="0"/>
                                                                              <w:marBottom w:val="0"/>
                                                                              <w:divBdr>
                                                                                <w:top w:val="none" w:sz="0" w:space="0" w:color="auto"/>
                                                                                <w:left w:val="none" w:sz="0" w:space="0" w:color="auto"/>
                                                                                <w:bottom w:val="none" w:sz="0" w:space="0" w:color="auto"/>
                                                                                <w:right w:val="none" w:sz="0" w:space="0" w:color="auto"/>
                                                                              </w:divBdr>
                                                                              <w:divsChild>
                                                                                <w:div w:id="900557743">
                                                                                  <w:marLeft w:val="0"/>
                                                                                  <w:marRight w:val="0"/>
                                                                                  <w:marTop w:val="0"/>
                                                                                  <w:marBottom w:val="0"/>
                                                                                  <w:divBdr>
                                                                                    <w:top w:val="none" w:sz="0" w:space="0" w:color="auto"/>
                                                                                    <w:left w:val="none" w:sz="0" w:space="0" w:color="auto"/>
                                                                                    <w:bottom w:val="none" w:sz="0" w:space="0" w:color="auto"/>
                                                                                    <w:right w:val="none" w:sz="0" w:space="0" w:color="auto"/>
                                                                                  </w:divBdr>
                                                                                  <w:divsChild>
                                                                                    <w:div w:id="348608446">
                                                                                      <w:marLeft w:val="0"/>
                                                                                      <w:marRight w:val="0"/>
                                                                                      <w:marTop w:val="0"/>
                                                                                      <w:marBottom w:val="0"/>
                                                                                      <w:divBdr>
                                                                                        <w:top w:val="none" w:sz="0" w:space="0" w:color="auto"/>
                                                                                        <w:left w:val="none" w:sz="0" w:space="0" w:color="auto"/>
                                                                                        <w:bottom w:val="none" w:sz="0" w:space="0" w:color="auto"/>
                                                                                        <w:right w:val="none" w:sz="0" w:space="0" w:color="auto"/>
                                                                                      </w:divBdr>
                                                                                      <w:divsChild>
                                                                                        <w:div w:id="223106181">
                                                                                          <w:marLeft w:val="0"/>
                                                                                          <w:marRight w:val="0"/>
                                                                                          <w:marTop w:val="0"/>
                                                                                          <w:marBottom w:val="0"/>
                                                                                          <w:divBdr>
                                                                                            <w:top w:val="none" w:sz="0" w:space="0" w:color="auto"/>
                                                                                            <w:left w:val="none" w:sz="0" w:space="0" w:color="auto"/>
                                                                                            <w:bottom w:val="none" w:sz="0" w:space="0" w:color="auto"/>
                                                                                            <w:right w:val="none" w:sz="0" w:space="0" w:color="auto"/>
                                                                                          </w:divBdr>
                                                                                          <w:divsChild>
                                                                                            <w:div w:id="1918444497">
                                                                                              <w:marLeft w:val="300"/>
                                                                                              <w:marRight w:val="0"/>
                                                                                              <w:marTop w:val="0"/>
                                                                                              <w:marBottom w:val="0"/>
                                                                                              <w:divBdr>
                                                                                                <w:top w:val="none" w:sz="0" w:space="0" w:color="auto"/>
                                                                                                <w:left w:val="none" w:sz="0" w:space="0" w:color="auto"/>
                                                                                                <w:bottom w:val="none" w:sz="0" w:space="0" w:color="auto"/>
                                                                                                <w:right w:val="none" w:sz="0" w:space="0" w:color="auto"/>
                                                                                              </w:divBdr>
                                                                                              <w:divsChild>
                                                                                                <w:div w:id="1759401823">
                                                                                                  <w:marLeft w:val="-300"/>
                                                                                                  <w:marRight w:val="0"/>
                                                                                                  <w:marTop w:val="0"/>
                                                                                                  <w:marBottom w:val="0"/>
                                                                                                  <w:divBdr>
                                                                                                    <w:top w:val="none" w:sz="0" w:space="0" w:color="auto"/>
                                                                                                    <w:left w:val="none" w:sz="0" w:space="0" w:color="auto"/>
                                                                                                    <w:bottom w:val="none" w:sz="0" w:space="0" w:color="auto"/>
                                                                                                    <w:right w:val="none" w:sz="0" w:space="0" w:color="auto"/>
                                                                                                  </w:divBdr>
                                                                                                  <w:divsChild>
                                                                                                    <w:div w:id="9798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5792436">
      <w:bodyDiv w:val="1"/>
      <w:marLeft w:val="0"/>
      <w:marRight w:val="0"/>
      <w:marTop w:val="0"/>
      <w:marBottom w:val="0"/>
      <w:divBdr>
        <w:top w:val="none" w:sz="0" w:space="0" w:color="auto"/>
        <w:left w:val="none" w:sz="0" w:space="0" w:color="auto"/>
        <w:bottom w:val="none" w:sz="0" w:space="0" w:color="auto"/>
        <w:right w:val="none" w:sz="0" w:space="0" w:color="auto"/>
      </w:divBdr>
    </w:div>
    <w:div w:id="1694460413">
      <w:bodyDiv w:val="1"/>
      <w:marLeft w:val="0"/>
      <w:marRight w:val="0"/>
      <w:marTop w:val="0"/>
      <w:marBottom w:val="0"/>
      <w:divBdr>
        <w:top w:val="none" w:sz="0" w:space="0" w:color="auto"/>
        <w:left w:val="none" w:sz="0" w:space="0" w:color="auto"/>
        <w:bottom w:val="none" w:sz="0" w:space="0" w:color="auto"/>
        <w:right w:val="none" w:sz="0" w:space="0" w:color="auto"/>
      </w:divBdr>
    </w:div>
    <w:div w:id="1810128867">
      <w:bodyDiv w:val="1"/>
      <w:marLeft w:val="0"/>
      <w:marRight w:val="0"/>
      <w:marTop w:val="0"/>
      <w:marBottom w:val="0"/>
      <w:divBdr>
        <w:top w:val="none" w:sz="0" w:space="0" w:color="auto"/>
        <w:left w:val="none" w:sz="0" w:space="0" w:color="auto"/>
        <w:bottom w:val="none" w:sz="0" w:space="0" w:color="auto"/>
        <w:right w:val="none" w:sz="0" w:space="0" w:color="auto"/>
      </w:divBdr>
      <w:divsChild>
        <w:div w:id="1002395967">
          <w:marLeft w:val="0"/>
          <w:marRight w:val="0"/>
          <w:marTop w:val="0"/>
          <w:marBottom w:val="0"/>
          <w:divBdr>
            <w:top w:val="none" w:sz="0" w:space="0" w:color="auto"/>
            <w:left w:val="none" w:sz="0" w:space="0" w:color="auto"/>
            <w:bottom w:val="none" w:sz="0" w:space="0" w:color="auto"/>
            <w:right w:val="none" w:sz="0" w:space="0" w:color="auto"/>
          </w:divBdr>
          <w:divsChild>
            <w:div w:id="1841189995">
              <w:marLeft w:val="0"/>
              <w:marRight w:val="0"/>
              <w:marTop w:val="0"/>
              <w:marBottom w:val="0"/>
              <w:divBdr>
                <w:top w:val="none" w:sz="0" w:space="0" w:color="auto"/>
                <w:left w:val="none" w:sz="0" w:space="0" w:color="auto"/>
                <w:bottom w:val="none" w:sz="0" w:space="0" w:color="auto"/>
                <w:right w:val="none" w:sz="0" w:space="0" w:color="auto"/>
              </w:divBdr>
              <w:divsChild>
                <w:div w:id="997031085">
                  <w:marLeft w:val="0"/>
                  <w:marRight w:val="0"/>
                  <w:marTop w:val="0"/>
                  <w:marBottom w:val="0"/>
                  <w:divBdr>
                    <w:top w:val="none" w:sz="0" w:space="0" w:color="auto"/>
                    <w:left w:val="none" w:sz="0" w:space="0" w:color="auto"/>
                    <w:bottom w:val="none" w:sz="0" w:space="0" w:color="auto"/>
                    <w:right w:val="none" w:sz="0" w:space="0" w:color="auto"/>
                  </w:divBdr>
                  <w:divsChild>
                    <w:div w:id="1252817076">
                      <w:marLeft w:val="0"/>
                      <w:marRight w:val="0"/>
                      <w:marTop w:val="0"/>
                      <w:marBottom w:val="0"/>
                      <w:divBdr>
                        <w:top w:val="none" w:sz="0" w:space="0" w:color="auto"/>
                        <w:left w:val="none" w:sz="0" w:space="0" w:color="auto"/>
                        <w:bottom w:val="none" w:sz="0" w:space="0" w:color="auto"/>
                        <w:right w:val="none" w:sz="0" w:space="0" w:color="auto"/>
                      </w:divBdr>
                    </w:div>
                    <w:div w:id="1011031217">
                      <w:marLeft w:val="0"/>
                      <w:marRight w:val="0"/>
                      <w:marTop w:val="0"/>
                      <w:marBottom w:val="0"/>
                      <w:divBdr>
                        <w:top w:val="none" w:sz="0" w:space="0" w:color="auto"/>
                        <w:left w:val="none" w:sz="0" w:space="0" w:color="auto"/>
                        <w:bottom w:val="none" w:sz="0" w:space="0" w:color="auto"/>
                        <w:right w:val="none" w:sz="0" w:space="0" w:color="auto"/>
                      </w:divBdr>
                    </w:div>
                    <w:div w:id="1142425905">
                      <w:marLeft w:val="0"/>
                      <w:marRight w:val="0"/>
                      <w:marTop w:val="0"/>
                      <w:marBottom w:val="0"/>
                      <w:divBdr>
                        <w:top w:val="none" w:sz="0" w:space="0" w:color="auto"/>
                        <w:left w:val="none" w:sz="0" w:space="0" w:color="auto"/>
                        <w:bottom w:val="none" w:sz="0" w:space="0" w:color="auto"/>
                        <w:right w:val="none" w:sz="0" w:space="0" w:color="auto"/>
                      </w:divBdr>
                    </w:div>
                    <w:div w:id="910043837">
                      <w:marLeft w:val="0"/>
                      <w:marRight w:val="0"/>
                      <w:marTop w:val="0"/>
                      <w:marBottom w:val="0"/>
                      <w:divBdr>
                        <w:top w:val="none" w:sz="0" w:space="0" w:color="auto"/>
                        <w:left w:val="none" w:sz="0" w:space="0" w:color="auto"/>
                        <w:bottom w:val="none" w:sz="0" w:space="0" w:color="auto"/>
                        <w:right w:val="none" w:sz="0" w:space="0" w:color="auto"/>
                      </w:divBdr>
                      <w:divsChild>
                        <w:div w:id="951478044">
                          <w:marLeft w:val="0"/>
                          <w:marRight w:val="0"/>
                          <w:marTop w:val="0"/>
                          <w:marBottom w:val="0"/>
                          <w:divBdr>
                            <w:top w:val="none" w:sz="0" w:space="0" w:color="auto"/>
                            <w:left w:val="none" w:sz="0" w:space="0" w:color="auto"/>
                            <w:bottom w:val="none" w:sz="0" w:space="0" w:color="auto"/>
                            <w:right w:val="none" w:sz="0" w:space="0" w:color="auto"/>
                          </w:divBdr>
                          <w:divsChild>
                            <w:div w:id="836069194">
                              <w:marLeft w:val="0"/>
                              <w:marRight w:val="0"/>
                              <w:marTop w:val="0"/>
                              <w:marBottom w:val="75"/>
                              <w:divBdr>
                                <w:top w:val="none" w:sz="0" w:space="0" w:color="auto"/>
                                <w:left w:val="none" w:sz="0" w:space="0" w:color="auto"/>
                                <w:bottom w:val="none" w:sz="0" w:space="0" w:color="auto"/>
                                <w:right w:val="none" w:sz="0" w:space="0" w:color="auto"/>
                              </w:divBdr>
                            </w:div>
                            <w:div w:id="712658276">
                              <w:marLeft w:val="0"/>
                              <w:marRight w:val="0"/>
                              <w:marTop w:val="0"/>
                              <w:marBottom w:val="75"/>
                              <w:divBdr>
                                <w:top w:val="none" w:sz="0" w:space="0" w:color="auto"/>
                                <w:left w:val="none" w:sz="0" w:space="0" w:color="auto"/>
                                <w:bottom w:val="none" w:sz="0" w:space="0" w:color="auto"/>
                                <w:right w:val="none" w:sz="0" w:space="0" w:color="auto"/>
                              </w:divBdr>
                            </w:div>
                            <w:div w:id="539633196">
                              <w:marLeft w:val="0"/>
                              <w:marRight w:val="0"/>
                              <w:marTop w:val="0"/>
                              <w:marBottom w:val="75"/>
                              <w:divBdr>
                                <w:top w:val="none" w:sz="0" w:space="0" w:color="auto"/>
                                <w:left w:val="none" w:sz="0" w:space="0" w:color="auto"/>
                                <w:bottom w:val="none" w:sz="0" w:space="0" w:color="auto"/>
                                <w:right w:val="none" w:sz="0" w:space="0" w:color="auto"/>
                              </w:divBdr>
                            </w:div>
                            <w:div w:id="2040739552">
                              <w:marLeft w:val="0"/>
                              <w:marRight w:val="0"/>
                              <w:marTop w:val="0"/>
                              <w:marBottom w:val="75"/>
                              <w:divBdr>
                                <w:top w:val="none" w:sz="0" w:space="0" w:color="auto"/>
                                <w:left w:val="none" w:sz="0" w:space="0" w:color="auto"/>
                                <w:bottom w:val="none" w:sz="0" w:space="0" w:color="auto"/>
                                <w:right w:val="none" w:sz="0" w:space="0" w:color="auto"/>
                              </w:divBdr>
                            </w:div>
                            <w:div w:id="1365138046">
                              <w:marLeft w:val="0"/>
                              <w:marRight w:val="0"/>
                              <w:marTop w:val="0"/>
                              <w:marBottom w:val="75"/>
                              <w:divBdr>
                                <w:top w:val="none" w:sz="0" w:space="0" w:color="auto"/>
                                <w:left w:val="none" w:sz="0" w:space="0" w:color="auto"/>
                                <w:bottom w:val="none" w:sz="0" w:space="0" w:color="auto"/>
                                <w:right w:val="none" w:sz="0" w:space="0" w:color="auto"/>
                              </w:divBdr>
                            </w:div>
                            <w:div w:id="114369795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4444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1902">
      <w:bodyDiv w:val="1"/>
      <w:marLeft w:val="0"/>
      <w:marRight w:val="0"/>
      <w:marTop w:val="0"/>
      <w:marBottom w:val="0"/>
      <w:divBdr>
        <w:top w:val="none" w:sz="0" w:space="0" w:color="auto"/>
        <w:left w:val="none" w:sz="0" w:space="0" w:color="auto"/>
        <w:bottom w:val="none" w:sz="0" w:space="0" w:color="auto"/>
        <w:right w:val="none" w:sz="0" w:space="0" w:color="auto"/>
      </w:divBdr>
    </w:div>
    <w:div w:id="214218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justice.gov.uk/tribunals/property-chamber" TargetMode="External"/><Relationship Id="rId18" Type="http://schemas.openxmlformats.org/officeDocument/2006/relationships/hyperlink" Target="http://www.lease-advice.org"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mailto:residential@rics.org" TargetMode="External"/><Relationship Id="rId17" Type="http://schemas.openxmlformats.org/officeDocument/2006/relationships/hyperlink" Target="http://www.hse.gov.uk"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justice.gov.uk"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ih.org" TargetMode="External"/><Relationship Id="rId24" Type="http://schemas.openxmlformats.org/officeDocument/2006/relationships/footer" Target="footer3.xml"/><Relationship Id="rId5" Type="http://schemas.microsoft.com/office/2007/relationships/stylesWithEffects" Target="stylesWithEffects.xml"/><Relationship Id="rId15" Type="http://schemas.openxmlformats.org/officeDocument/2006/relationships/hyperlink" Target="http://www.icaew.com" TargetMode="External"/><Relationship Id="rId23" Type="http://schemas.openxmlformats.org/officeDocument/2006/relationships/header" Target="header3.xml"/><Relationship Id="rId10" Type="http://schemas.openxmlformats.org/officeDocument/2006/relationships/hyperlink" Target="http://www.rics.org"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lease-advice.org" TargetMode="External"/><Relationship Id="rId22" Type="http://schemas.openxmlformats.org/officeDocument/2006/relationships/footer" Target="footer2.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i="http://www.w3.org/2001/XMLSchema-instance" xmlns:xsd="http://www.w3.org/2001/XMLSchema" xmlns="http://www.boldonjames.com/2008/01/sie/internal/label" sislVersion="0" policy="8270c081-d9f3-48ae-83c7-c2320a8ca25c"/>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2CE0A3-BFD9-4C3F-B8E5-E45CF23A651C}">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93BB24C-1DFE-4EF0-AACB-653DA461D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78</Pages>
  <Words>32972</Words>
  <Characters>187943</Characters>
  <Application>Microsoft Office Word</Application>
  <DocSecurity>4</DocSecurity>
  <Lines>1566</Lines>
  <Paragraphs>440</Paragraphs>
  <ScaleCrop>false</ScaleCrop>
  <HeadingPairs>
    <vt:vector size="2" baseType="variant">
      <vt:variant>
        <vt:lpstr>Title</vt:lpstr>
      </vt:variant>
      <vt:variant>
        <vt:i4>1</vt:i4>
      </vt:variant>
    </vt:vector>
  </HeadingPairs>
  <TitlesOfParts>
    <vt:vector size="1" baseType="lpstr">
      <vt:lpstr/>
    </vt:vector>
  </TitlesOfParts>
  <Company>RICS</Company>
  <LinksUpToDate>false</LinksUpToDate>
  <CharactersWithSpaces>220475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Janie</dc:creator>
  <cp:lastModifiedBy>Philippa Porteous</cp:lastModifiedBy>
  <cp:revision>2</cp:revision>
  <cp:lastPrinted>2015-04-01T09:29:00Z</cp:lastPrinted>
  <dcterms:created xsi:type="dcterms:W3CDTF">2016-04-29T14:30:00Z</dcterms:created>
  <dcterms:modified xsi:type="dcterms:W3CDTF">2016-04-29T14:30:00Z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084fdd37-623e-4865-b142-327add37c783</vt:lpwstr>
  </property>
  <property fmtid="{D5CDD505-2E9C-101B-9397-08002B2CF9AE}" pid="3" name="bjDocumentSecurityLabel">
    <vt:lpwstr>No Marking</vt:lpwstr>
  </property>
  <property fmtid="{D5CDD505-2E9C-101B-9397-08002B2CF9AE}" pid="4" name="bjSaver">
    <vt:lpwstr>L55L/xeA1ihIpCNybPSOQ1W0ycudfN1a</vt:lpwstr>
  </property>
</Properties>
</file>