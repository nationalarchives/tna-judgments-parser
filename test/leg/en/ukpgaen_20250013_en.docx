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D819B6" w14:textId="5E6BAE1F" w:rsidR="00E718E1" w:rsidRPr="00CA4237" w:rsidRDefault="002576C4" w:rsidP="0067758B">
      <w:pPr>
        <w:pStyle w:val="StyleENBilltitleText1"/>
        <w:rPr>
          <w:color w:val="auto"/>
          <w:lang w:val="en-GB"/>
        </w:rPr>
      </w:pPr>
      <w:sdt>
        <w:sdtPr>
          <w:rPr>
            <w:color w:val="auto"/>
            <w:lang w:val="en-GB"/>
          </w:rPr>
          <w:alias w:val="Title"/>
          <w:tag w:val="Title"/>
          <w:id w:val="8930836"/>
          <w:lock w:val="sdtLocked"/>
          <w:placeholder>
            <w:docPart w:val="A1C3CCBDFF27457F93E7B1377D83F480"/>
          </w:placeholder>
          <w:dataBinding w:prefixMappings="xmlns:ns0='http://purl.org/dc/elements/1.1/' xmlns:ns1='http://schemas.openxmlformats.org/package/2006/metadata/core-properties' " w:xpath="/ns1:coreProperties[1]/ns0:title[1]" w:storeItemID="{6C3C8BC8-F283-45AE-878A-BAB7291924A1}"/>
          <w:text/>
        </w:sdtPr>
        <w:sdtEndPr/>
        <w:sdtContent>
          <w:r>
            <w:rPr>
              <w:color w:val="auto"/>
              <w:lang w:val="en-GB"/>
            </w:rPr>
            <w:t>Steel Industry (Special Measures)</w:t>
          </w:r>
        </w:sdtContent>
      </w:sdt>
      <w:r w:rsidR="00FE2640" w:rsidRPr="00AE5693">
        <w:rPr>
          <w:rFonts w:cs="Arial"/>
          <w:bCs w:val="0"/>
          <w:color w:val="000000"/>
          <w:lang w:val="en-GB"/>
        </w:rPr>
        <w:t xml:space="preserve"> </w:t>
      </w:r>
      <w:sdt>
        <w:sdtPr>
          <w:rPr>
            <w:color w:val="auto"/>
            <w:lang w:val="en-GB"/>
          </w:rPr>
          <w:alias w:val="BillAct1"/>
          <w:tag w:val="BillAct1"/>
          <w:id w:val="22676688"/>
          <w:lock w:val="sdtLocked"/>
          <w:placeholder>
            <w:docPart w:val="AA6E0A2FDC944D3F973BC56C7811C961"/>
          </w:placeholder>
        </w:sdtPr>
        <w:sdtEndPr/>
        <w:sdtContent>
          <w:r w:rsidR="00AB3FEE">
            <w:rPr>
              <w:color w:val="auto"/>
              <w:lang w:val="en-GB"/>
            </w:rPr>
            <w:t>Act</w:t>
          </w:r>
        </w:sdtContent>
      </w:sdt>
      <w:r w:rsidR="00630235">
        <w:rPr>
          <w:color w:val="auto"/>
          <w:lang w:val="en-GB"/>
        </w:rPr>
        <w:t xml:space="preserve"> </w:t>
      </w:r>
      <w:r w:rsidR="00315F43">
        <w:rPr>
          <w:color w:val="auto"/>
          <w:lang w:val="en-GB"/>
        </w:rPr>
        <w:t>2025</w:t>
      </w:r>
    </w:p>
    <w:p w14:paraId="2E5F3735" w14:textId="77777777" w:rsidR="00E718E1" w:rsidRPr="00AE5693" w:rsidRDefault="00E61E06" w:rsidP="00FD6AE0">
      <w:pPr>
        <w:pStyle w:val="ENnotestitle"/>
        <w:rPr>
          <w:rFonts w:cs="Arial"/>
          <w:lang w:val="en-GB"/>
        </w:rPr>
      </w:pPr>
      <w:r w:rsidRPr="00AE5693">
        <w:rPr>
          <w:rFonts w:cs="Arial"/>
          <w:lang w:val="en-GB"/>
        </w:rPr>
        <w:t>EXPLANATOR</w:t>
      </w:r>
      <w:r w:rsidR="00E718E1" w:rsidRPr="00AE5693">
        <w:rPr>
          <w:rFonts w:cs="Arial"/>
          <w:lang w:val="en-GB"/>
        </w:rPr>
        <w:t>Y NOTES</w:t>
      </w:r>
    </w:p>
    <w:sdt>
      <w:sdtPr>
        <w:rPr>
          <w:lang w:val="en-GB"/>
        </w:rPr>
        <w:id w:val="2373131"/>
        <w:lock w:val="sdtContentLocked"/>
        <w:placeholder>
          <w:docPart w:val="E981BF7FA6DB4EBF8FCB1771437805B3"/>
        </w:placeholder>
        <w:group/>
      </w:sdtPr>
      <w:sdtEndPr/>
      <w:sdtContent>
        <w:p w14:paraId="15D5A8CD" w14:textId="77777777" w:rsidR="00E718E1" w:rsidRPr="00CA4237" w:rsidRDefault="00E718E1" w:rsidP="00174D63">
          <w:pPr>
            <w:pStyle w:val="ENHeading1Unindexed"/>
            <w:rPr>
              <w:lang w:val="en-GB"/>
            </w:rPr>
          </w:pPr>
          <w:r w:rsidRPr="00CA4237">
            <w:rPr>
              <w:lang w:val="en-GB"/>
            </w:rPr>
            <w:t>What these notes do</w:t>
          </w:r>
          <w:r w:rsidRPr="00CA4237">
            <w:rPr>
              <w:lang w:val="en-GB"/>
            </w:rPr>
            <w:t> </w:t>
          </w:r>
        </w:p>
      </w:sdtContent>
    </w:sdt>
    <w:p w14:paraId="40B96AF5" w14:textId="2FA3B1D1" w:rsidR="00E718E1" w:rsidRPr="007879DF" w:rsidRDefault="00E718E1" w:rsidP="00146FE0">
      <w:pPr>
        <w:pStyle w:val="StyleStyleENIntroTextLatinPalatinoLinotype-RomanBackg"/>
        <w:rPr>
          <w:color w:val="auto"/>
        </w:rPr>
      </w:pPr>
      <w:r w:rsidRPr="007879DF">
        <w:rPr>
          <w:color w:val="auto"/>
        </w:rPr>
        <w:t>These Explanatory Notes re</w:t>
      </w:r>
      <w:r w:rsidR="007959B1" w:rsidRPr="007879DF">
        <w:rPr>
          <w:color w:val="auto"/>
        </w:rPr>
        <w:t>l</w:t>
      </w:r>
      <w:r w:rsidRPr="007879DF">
        <w:rPr>
          <w:color w:val="auto"/>
        </w:rPr>
        <w:t>ate to the</w:t>
      </w:r>
      <w:r w:rsidR="00C90D4A" w:rsidRPr="007879DF">
        <w:rPr>
          <w:color w:val="auto"/>
        </w:rPr>
        <w:t xml:space="preserve"> </w:t>
      </w:r>
      <w:sdt>
        <w:sdtPr>
          <w:rPr>
            <w:rStyle w:val="ENIntroTextChar"/>
            <w:rFonts w:ascii="Palatino Linotype-Roman" w:hAnsi="Palatino Linotype-Roman"/>
            <w:color w:val="auto"/>
            <w:lang w:val="en-GB"/>
          </w:rPr>
          <w:alias w:val="Title"/>
          <w:tag w:val="Title"/>
          <w:id w:val="8930838"/>
          <w:lock w:val="sdtLocked"/>
          <w:placeholder>
            <w:docPart w:val="3F122097670E4C96A395D23927D586E8"/>
          </w:placeholder>
          <w:dataBinding w:prefixMappings="xmlns:ns0='http://purl.org/dc/elements/1.1/' xmlns:ns1='http://schemas.openxmlformats.org/package/2006/metadata/core-properties' " w:xpath="/ns1:coreProperties[1]/ns0:title[1]" w:storeItemID="{6C3C8BC8-F283-45AE-878A-BAB7291924A1}"/>
          <w:text/>
        </w:sdtPr>
        <w:sdtEndPr>
          <w:rPr>
            <w:rStyle w:val="DefaultParagraphFont"/>
            <w:rFonts w:ascii="Palatino Linotype" w:hAnsi="Palatino Linotype"/>
            <w:lang w:val="en-US"/>
          </w:rPr>
        </w:sdtEndPr>
        <w:sdtContent>
          <w:r w:rsidR="002576C4">
            <w:rPr>
              <w:rStyle w:val="ENIntroTextChar"/>
              <w:rFonts w:ascii="Palatino Linotype-Roman" w:hAnsi="Palatino Linotype-Roman"/>
              <w:color w:val="auto"/>
              <w:lang w:val="en-GB"/>
            </w:rPr>
            <w:t>Steel Industry (Special Measures)</w:t>
          </w:r>
        </w:sdtContent>
      </w:sdt>
      <w:r w:rsidRPr="007879DF">
        <w:rPr>
          <w:color w:val="auto"/>
        </w:rPr>
        <w:t xml:space="preserve"> </w:t>
      </w:r>
      <w:sdt>
        <w:sdtPr>
          <w:rPr>
            <w:color w:val="auto"/>
          </w:rPr>
          <w:alias w:val="BillAct"/>
          <w:tag w:val="BillAct"/>
          <w:id w:val="22676691"/>
          <w:lock w:val="sdtLocked"/>
          <w:placeholder>
            <w:docPart w:val="AA6E0A2FDC944D3F973BC56C7811C961"/>
          </w:placeholder>
        </w:sdtPr>
        <w:sdtEndPr/>
        <w:sdtContent>
          <w:r w:rsidR="00AB3FEE">
            <w:rPr>
              <w:color w:val="auto"/>
            </w:rPr>
            <w:t>Act</w:t>
          </w:r>
        </w:sdtContent>
      </w:sdt>
      <w:r w:rsidR="00444E06" w:rsidRPr="007879DF">
        <w:rPr>
          <w:color w:val="auto"/>
        </w:rPr>
        <w:t xml:space="preserve"> </w:t>
      </w:r>
      <w:sdt>
        <w:sdtPr>
          <w:rPr>
            <w:color w:val="auto"/>
          </w:rPr>
          <w:alias w:val="Stage"/>
          <w:tag w:val="Stage"/>
          <w:id w:val="15540177"/>
          <w:lock w:val="sdtLocked"/>
          <w:placeholder>
            <w:docPart w:val="6E18831CD9A8448481441BB6E1544FFD"/>
          </w:placeholder>
          <w:dropDownList>
            <w:listItem w:value="Select a Stage"/>
            <w:listItem w:displayText="as introduced in the House of Commons" w:value="Bill|as introduced in the House of Commons|Bill|of the Bill and to help inform debate on it|Bill|the House of Commons"/>
            <w:listItem w:displayText="as brought from the House of Commons" w:value="HL Bill|as brought from the House of Commons|Bill|of the Bill and to help inform debate on it|Bill|the House of Lords"/>
            <w:listItem w:displayText="as introduced in the House of Lords" w:value="HL Bill|as introduced in the House of Lords|Bill [HL]|of the Bill and to help inform debate on it|Bill|the House of Lords"/>
            <w:listItem w:displayText="as brought from the House of Lords" w:value="Bill|as brought from the House of Lords|Bill [HL]|of the Bill and to help inform debate on it|Bill|the House of Commons"/>
            <w:listItem w:displayText="which received Royal Assent" w:value="c.|which received Royal Assent|Act|in understanding the Act|Act|HM Government"/>
            <w:listItem w:displayText="as published in Draft" w:value="Bill|as published in Draft|Bill|of the Bill and to help inform debate on it|Bill|the Department"/>
          </w:dropDownList>
        </w:sdtPr>
        <w:sdtEndPr/>
        <w:sdtContent>
          <w:r w:rsidR="002576C4">
            <w:rPr>
              <w:color w:val="auto"/>
            </w:rPr>
            <w:t>which received Royal Assent</w:t>
          </w:r>
        </w:sdtContent>
      </w:sdt>
      <w:r w:rsidRPr="007879DF">
        <w:rPr>
          <w:color w:val="auto"/>
        </w:rPr>
        <w:t xml:space="preserve"> on </w:t>
      </w:r>
      <w:sdt>
        <w:sdtPr>
          <w:rPr>
            <w:color w:val="auto"/>
          </w:rPr>
          <w:alias w:val="Publish Date"/>
          <w:tag w:val="Publish Date"/>
          <w:id w:val="11451112"/>
          <w:lock w:val="sdtLocked"/>
          <w:placeholder>
            <w:docPart w:val="CD3D908E5859454DA8862ED367C34F9E"/>
          </w:placeholder>
          <w:dataBinding w:prefixMappings="xmlns:ns0='http://schemas.microsoft.com/office/2006/coverPageProps' " w:xpath="/ns0:CoverPageProperties[1]/ns0:PublishDate[1]" w:storeItemID="{55AF091B-3C7A-41E3-B477-F2FDAA23CFDA}"/>
          <w:date w:fullDate="2025-04-12T00:00:00Z">
            <w:dateFormat w:val="d MMMM yyyy"/>
            <w:lid w:val="en-GB"/>
            <w:storeMappedDataAs w:val="dateTime"/>
            <w:calendar w:val="gregorian"/>
          </w:date>
        </w:sdtPr>
        <w:sdtEndPr/>
        <w:sdtContent>
          <w:r w:rsidR="002576C4">
            <w:rPr>
              <w:color w:val="auto"/>
              <w:lang w:val="en-GB"/>
            </w:rPr>
            <w:t>12 April 2025</w:t>
          </w:r>
        </w:sdtContent>
      </w:sdt>
      <w:r w:rsidRPr="007879DF">
        <w:rPr>
          <w:color w:val="auto"/>
        </w:rPr>
        <w:t xml:space="preserve"> (</w:t>
      </w:r>
      <w:sdt>
        <w:sdtPr>
          <w:rPr>
            <w:color w:val="auto"/>
          </w:rPr>
          <w:alias w:val="BNumber"/>
          <w:tag w:val="BNumber"/>
          <w:id w:val="15540180"/>
          <w:lock w:val="sdtLocked"/>
          <w:placeholder>
            <w:docPart w:val="246ADE67FC014772B2EF02DA894C34DC"/>
          </w:placeholder>
        </w:sdtPr>
        <w:sdtEndPr/>
        <w:sdtContent>
          <w:r w:rsidR="00AB3FEE">
            <w:rPr>
              <w:color w:val="auto"/>
            </w:rPr>
            <w:t>c.</w:t>
          </w:r>
        </w:sdtContent>
      </w:sdt>
      <w:r w:rsidR="00E151B3" w:rsidRPr="007879DF">
        <w:rPr>
          <w:color w:val="auto"/>
        </w:rPr>
        <w:t xml:space="preserve"> </w:t>
      </w:r>
      <w:sdt>
        <w:sdtPr>
          <w:rPr>
            <w:color w:val="auto"/>
          </w:rPr>
          <w:alias w:val="BillNumber"/>
          <w:tag w:val="BillNumber"/>
          <w:id w:val="15540186"/>
          <w:lock w:val="sdtLocked"/>
          <w:placeholder>
            <w:docPart w:val="429B95C62CE54A678415E0E7152C4720"/>
          </w:placeholder>
          <w:dataBinding w:prefixMappings="xmlns:ns0='http://purl.org/dc/elements/1.1/' xmlns:ns1='http://schemas.openxmlformats.org/package/2006/metadata/core-properties' " w:xpath="/ns1:coreProperties[1]/ns1:category[1]" w:storeItemID="{6C3C8BC8-F283-45AE-878A-BAB7291924A1}"/>
          <w:text/>
        </w:sdtPr>
        <w:sdtEndPr/>
        <w:sdtContent>
          <w:r w:rsidR="002576C4">
            <w:rPr>
              <w:color w:val="auto"/>
            </w:rPr>
            <w:t>13</w:t>
          </w:r>
        </w:sdtContent>
      </w:sdt>
      <w:r w:rsidR="00782D13" w:rsidRPr="007879DF">
        <w:rPr>
          <w:color w:val="auto"/>
        </w:rPr>
        <w:t>).</w:t>
      </w:r>
      <w:r w:rsidR="005F4902" w:rsidRPr="007879DF">
        <w:rPr>
          <w:color w:val="auto"/>
        </w:rPr>
        <w:t xml:space="preserve"> </w:t>
      </w:r>
    </w:p>
    <w:p w14:paraId="24491278" w14:textId="4046EACC" w:rsidR="00E718E1" w:rsidRPr="00AE5693" w:rsidRDefault="00E718E1" w:rsidP="5BACDCBE">
      <w:pPr>
        <w:pStyle w:val="StyleENIntroTextBulletedLatinPalatinoLinotype-Roman"/>
        <w:numPr>
          <w:ilvl w:val="0"/>
          <w:numId w:val="0"/>
        </w:numPr>
      </w:pPr>
      <w:r w:rsidRPr="5BACDCBE">
        <w:rPr>
          <w:color w:val="auto"/>
          <w:lang w:val="en-GB"/>
        </w:rPr>
        <w:t xml:space="preserve">These Explanatory Notes have been </w:t>
      </w:r>
      <w:sdt>
        <w:sdtPr>
          <w:rPr>
            <w:color w:val="auto"/>
          </w:rPr>
          <w:alias w:val="Department"/>
          <w:tag w:val="Department"/>
          <w:id w:val="8930886"/>
          <w:lock w:val="sdtLocked"/>
          <w:placeholder>
            <w:docPart w:val="30336CFBD2894D8AA66A1E1BD8489F6E"/>
          </w:placeholder>
          <w:dataBinding w:prefixMappings="xmlns:ns0='http://schemas.openxmlformats.org/officeDocument/2006/extended-properties' " w:xpath="/ns0:Properties[1]/ns0:Company[1]" w:storeItemID="{6668398D-A668-4E3E-A5EB-62B293D839F1}"/>
          <w:text/>
        </w:sdtPr>
        <w:sdtEndPr/>
        <w:sdtContent>
          <w:r w:rsidR="002576C4">
            <w:rPr>
              <w:color w:val="auto"/>
            </w:rPr>
            <w:t>prepared by the Department for Business and Trade</w:t>
          </w:r>
        </w:sdtContent>
      </w:sdt>
      <w:r w:rsidRPr="5BACDCBE">
        <w:rPr>
          <w:color w:val="auto"/>
          <w:lang w:val="en-GB"/>
        </w:rPr>
        <w:t xml:space="preserve"> in order to assist the reader </w:t>
      </w:r>
      <w:sdt>
        <w:sdtPr>
          <w:rPr>
            <w:color w:val="auto"/>
          </w:rPr>
          <w:alias w:val="BillAct2"/>
          <w:tag w:val="BillAct2"/>
          <w:id w:val="22676694"/>
          <w:lock w:val="sdtLocked"/>
          <w:placeholder>
            <w:docPart w:val="AA6E0A2FDC944D3F973BC56C7811C961"/>
          </w:placeholder>
        </w:sdtPr>
        <w:sdtEndPr/>
        <w:sdtContent>
          <w:r w:rsidR="00AB3FEE">
            <w:rPr>
              <w:color w:val="auto"/>
            </w:rPr>
            <w:t>in understanding the Act</w:t>
          </w:r>
        </w:sdtContent>
      </w:sdt>
      <w:r w:rsidRPr="5BACDCBE">
        <w:rPr>
          <w:color w:val="auto"/>
          <w:lang w:val="en-GB"/>
        </w:rPr>
        <w:t>. They do not form part of the</w:t>
      </w:r>
      <w:r w:rsidRPr="5BACDCBE">
        <w:rPr>
          <w:lang w:val="en-GB"/>
        </w:rPr>
        <w:t xml:space="preserve"> </w:t>
      </w:r>
      <w:sdt>
        <w:sdtPr>
          <w:alias w:val="BillAct3"/>
          <w:tag w:val="BillAct3"/>
          <w:id w:val="22676698"/>
          <w:lock w:val="sdtLocked"/>
          <w:placeholder>
            <w:docPart w:val="AA6E0A2FDC944D3F973BC56C7811C961"/>
          </w:placeholder>
        </w:sdtPr>
        <w:sdtEndPr/>
        <w:sdtContent>
          <w:r w:rsidR="00AB3FEE">
            <w:t>Act</w:t>
          </w:r>
        </w:sdtContent>
      </w:sdt>
      <w:r w:rsidR="00F4644B" w:rsidRPr="5BACDCBE">
        <w:rPr>
          <w:lang w:val="en-GB"/>
        </w:rPr>
        <w:t xml:space="preserve"> </w:t>
      </w:r>
      <w:r w:rsidRPr="5BACDCBE">
        <w:rPr>
          <w:lang w:val="en-GB"/>
        </w:rPr>
        <w:t>and have not been endorsed by Parliament.</w:t>
      </w:r>
    </w:p>
    <w:p w14:paraId="22565ACA" w14:textId="7C64E368" w:rsidR="00FD6AE0" w:rsidRPr="00AE5693" w:rsidRDefault="00D063E5" w:rsidP="5BACDCBE">
      <w:pPr>
        <w:pStyle w:val="StyleENIntroTextBulletedLatinPalatinoLinotype-Roman"/>
        <w:numPr>
          <w:ilvl w:val="0"/>
          <w:numId w:val="0"/>
        </w:numPr>
      </w:pPr>
      <w:r w:rsidRPr="5BACDCBE">
        <w:rPr>
          <w:lang w:val="en-GB"/>
        </w:rPr>
        <w:t xml:space="preserve">These </w:t>
      </w:r>
      <w:r w:rsidR="004D14CE" w:rsidRPr="5BACDCBE">
        <w:rPr>
          <w:lang w:val="en-GB"/>
        </w:rPr>
        <w:t xml:space="preserve">Explanatory </w:t>
      </w:r>
      <w:r w:rsidRPr="5BACDCBE">
        <w:rPr>
          <w:lang w:val="en-GB"/>
        </w:rPr>
        <w:t>N</w:t>
      </w:r>
      <w:r w:rsidR="00FD6AE0" w:rsidRPr="5BACDCBE">
        <w:rPr>
          <w:lang w:val="en-GB"/>
        </w:rPr>
        <w:t xml:space="preserve">otes explain what each part of the </w:t>
      </w:r>
      <w:sdt>
        <w:sdtPr>
          <w:alias w:val="BillAct4"/>
          <w:tag w:val="BillAct4"/>
          <w:id w:val="22676700"/>
          <w:lock w:val="sdtLocked"/>
          <w:placeholder>
            <w:docPart w:val="AA6E0A2FDC944D3F973BC56C7811C961"/>
          </w:placeholder>
        </w:sdtPr>
        <w:sdtEndPr/>
        <w:sdtContent>
          <w:r w:rsidR="00AB3FEE">
            <w:t>Act</w:t>
          </w:r>
        </w:sdtContent>
      </w:sdt>
      <w:r w:rsidR="00F4644B" w:rsidRPr="5BACDCBE">
        <w:rPr>
          <w:lang w:val="en-GB"/>
        </w:rPr>
        <w:t xml:space="preserve"> </w:t>
      </w:r>
      <w:r w:rsidR="00FD6AE0" w:rsidRPr="5BACDCBE">
        <w:rPr>
          <w:lang w:val="en-GB"/>
        </w:rPr>
        <w:t xml:space="preserve">will mean in practice; provide background information on the development of policy; and provide additional information on how the </w:t>
      </w:r>
      <w:sdt>
        <w:sdtPr>
          <w:alias w:val="BillAct5"/>
          <w:tag w:val="BillAct5"/>
          <w:id w:val="22676702"/>
          <w:lock w:val="sdtLocked"/>
          <w:placeholder>
            <w:docPart w:val="AA6E0A2FDC944D3F973BC56C7811C961"/>
          </w:placeholder>
        </w:sdtPr>
        <w:sdtEndPr/>
        <w:sdtContent>
          <w:r w:rsidR="00AB3FEE">
            <w:t>Act</w:t>
          </w:r>
        </w:sdtContent>
      </w:sdt>
      <w:r w:rsidR="00F4644B" w:rsidRPr="5BACDCBE">
        <w:rPr>
          <w:lang w:val="en-GB"/>
        </w:rPr>
        <w:t xml:space="preserve"> </w:t>
      </w:r>
      <w:r w:rsidR="00FD6AE0" w:rsidRPr="5BACDCBE">
        <w:rPr>
          <w:lang w:val="en-GB"/>
        </w:rPr>
        <w:t xml:space="preserve">will affect existing legislation in this area. </w:t>
      </w:r>
    </w:p>
    <w:p w14:paraId="65E5BF03" w14:textId="6B55EBAF" w:rsidR="00E718E1" w:rsidRPr="00146FE0" w:rsidRDefault="00E718E1" w:rsidP="00146FE0">
      <w:pPr>
        <w:pStyle w:val="StyleENIntroTextBulletedLatinPalatinoLinotype-Roman"/>
      </w:pPr>
      <w:r w:rsidRPr="00AE5693">
        <w:t xml:space="preserve">These </w:t>
      </w:r>
      <w:r w:rsidR="004D14CE" w:rsidRPr="00AE5693">
        <w:t xml:space="preserve">Explanatory </w:t>
      </w:r>
      <w:r w:rsidRPr="00AE5693">
        <w:t xml:space="preserve">Notes might best be read alongside the </w:t>
      </w:r>
      <w:sdt>
        <w:sdtPr>
          <w:alias w:val="BillAct6"/>
          <w:tag w:val="BillAct6"/>
          <w:id w:val="22676704"/>
          <w:lock w:val="sdtLocked"/>
          <w:placeholder>
            <w:docPart w:val="AA6E0A2FDC944D3F973BC56C7811C961"/>
          </w:placeholder>
        </w:sdtPr>
        <w:sdtEndPr/>
        <w:sdtContent>
          <w:r w:rsidR="00AB3FEE">
            <w:t>Act</w:t>
          </w:r>
        </w:sdtContent>
      </w:sdt>
      <w:r w:rsidRPr="00146FE0">
        <w:t xml:space="preserve">. They are not, and are not intended to be, a comprehensive description of the </w:t>
      </w:r>
      <w:sdt>
        <w:sdtPr>
          <w:alias w:val="BillAct7"/>
          <w:tag w:val="BillAct7"/>
          <w:id w:val="22676706"/>
          <w:lock w:val="sdtLocked"/>
          <w:placeholder>
            <w:docPart w:val="AA6E0A2FDC944D3F973BC56C7811C961"/>
          </w:placeholder>
        </w:sdtPr>
        <w:sdtEndPr/>
        <w:sdtContent>
          <w:r w:rsidR="00AB3FEE">
            <w:t>Act</w:t>
          </w:r>
        </w:sdtContent>
      </w:sdt>
      <w:r w:rsidR="005D36BD" w:rsidRPr="00146FE0">
        <w:t>.</w:t>
      </w:r>
    </w:p>
    <w:p w14:paraId="39DDC8CE" w14:textId="77777777" w:rsidR="00C54216" w:rsidRPr="00CA4237" w:rsidRDefault="000815DA" w:rsidP="00EC4FF9">
      <w:pPr>
        <w:pStyle w:val="ENHeading1Unindexed"/>
        <w:rPr>
          <w:lang w:val="en-GB"/>
        </w:rPr>
      </w:pPr>
      <w:r w:rsidRPr="00CA4237">
        <w:rPr>
          <w:lang w:val="en-GB"/>
        </w:rPr>
        <w:br w:type="page"/>
      </w:r>
      <w:sdt>
        <w:sdtPr>
          <w:rPr>
            <w:lang w:val="en-GB"/>
          </w:rPr>
          <w:id w:val="10370503"/>
          <w:lock w:val="sdtContentLocked"/>
          <w:placeholder>
            <w:docPart w:val="E981BF7FA6DB4EBF8FCB1771437805B3"/>
          </w:placeholder>
          <w:group/>
        </w:sdtPr>
        <w:sdtEndPr/>
        <w:sdtContent>
          <w:r w:rsidR="00EC4FF9" w:rsidRPr="00CA4237">
            <w:rPr>
              <w:lang w:val="en-GB"/>
            </w:rPr>
            <w:t>Table of C</w:t>
          </w:r>
          <w:r w:rsidR="00E718E1" w:rsidRPr="00CA4237">
            <w:rPr>
              <w:lang w:val="en-GB"/>
            </w:rPr>
            <w:t>ontents</w:t>
          </w:r>
        </w:sdtContent>
      </w:sdt>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8"/>
        <w:gridCol w:w="4533"/>
      </w:tblGrid>
      <w:sdt>
        <w:sdtPr>
          <w:rPr>
            <w:rFonts w:eastAsia="Times New Roman" w:cs="Times New Roman"/>
            <w:b/>
          </w:rPr>
          <w:id w:val="21846932"/>
          <w:lock w:val="sdtContentLocked"/>
          <w:placeholder>
            <w:docPart w:val="77D4665386684680939F5D96B66B7879"/>
          </w:placeholder>
          <w:group/>
        </w:sdtPr>
        <w:sdtEndPr/>
        <w:sdtContent>
          <w:tr w:rsidR="00EC4FF9" w:rsidRPr="00AE5693" w14:paraId="19159E92" w14:textId="77777777" w:rsidTr="00EC4FF9">
            <w:tc>
              <w:tcPr>
                <w:tcW w:w="4643" w:type="dxa"/>
              </w:tcPr>
              <w:p w14:paraId="0C6D6433" w14:textId="77777777" w:rsidR="00EC4FF9" w:rsidRPr="00AE5693" w:rsidRDefault="00EC4FF9" w:rsidP="0067758B">
                <w:pPr>
                  <w:pStyle w:val="StyleTOC1Bold"/>
                  <w:jc w:val="left"/>
                  <w:rPr>
                    <w:b/>
                  </w:rPr>
                </w:pPr>
                <w:r w:rsidRPr="00AE5693">
                  <w:rPr>
                    <w:b/>
                  </w:rPr>
                  <w:t>Subject</w:t>
                </w:r>
              </w:p>
            </w:tc>
            <w:tc>
              <w:tcPr>
                <w:tcW w:w="4644" w:type="dxa"/>
              </w:tcPr>
              <w:p w14:paraId="5BA9B871" w14:textId="77777777" w:rsidR="00EC4FF9" w:rsidRPr="00AE5693" w:rsidRDefault="00EC4FF9" w:rsidP="0067758B">
                <w:pPr>
                  <w:pStyle w:val="StyleTOC1BoldRight"/>
                  <w:rPr>
                    <w:b/>
                  </w:rPr>
                </w:pPr>
                <w:r w:rsidRPr="00AE5693">
                  <w:rPr>
                    <w:b/>
                  </w:rPr>
                  <w:t>Page of these Notes</w:t>
                </w:r>
              </w:p>
            </w:tc>
          </w:tr>
        </w:sdtContent>
      </w:sdt>
    </w:tbl>
    <w:p w14:paraId="7B196A70" w14:textId="77777777" w:rsidR="000816E8" w:rsidRDefault="00970E42">
      <w:pPr>
        <w:pStyle w:val="TOC1"/>
        <w:rPr>
          <w:del w:id="0" w:author="Microsoft Word" w:date="2025-05-07T12:12:00Z"/>
          <w:rFonts w:asciiTheme="minorHAnsi" w:hAnsiTheme="minorHAnsi"/>
          <w:b w:val="0"/>
          <w:bCs w:val="0"/>
          <w:noProof/>
          <w:kern w:val="2"/>
          <w:sz w:val="24"/>
          <w:szCs w:val="24"/>
          <w:lang w:eastAsia="en-GB" w:bidi="ar-SA"/>
          <w14:ligatures w14:val="standardContextual"/>
        </w:rPr>
      </w:pPr>
      <w:del w:id="1" w:author="Microsoft Word" w:date="2025-05-07T12:12:00Z">
        <w:r>
          <w:fldChar w:fldCharType="begin"/>
        </w:r>
        <w:r>
          <w:delInstrText xml:space="preserve"> TOC \o "1-3" \h \z \t "Heading 4,4,Heading 5,5,H: Subheading 4,4,Section Heading,4,H: Subheading 5,5" </w:delInstrText>
        </w:r>
        <w:r>
          <w:fldChar w:fldCharType="separate"/>
        </w:r>
        <w:r w:rsidR="002576C4">
          <w:fldChar w:fldCharType="begin"/>
        </w:r>
        <w:r w:rsidR="002576C4">
          <w:delInstrText>HYPERLINK \l "_Toc197512278"</w:delInstrText>
        </w:r>
        <w:r w:rsidR="002576C4">
          <w:fldChar w:fldCharType="separate"/>
        </w:r>
        <w:r w:rsidR="000816E8" w:rsidRPr="00E03B10">
          <w:rPr>
            <w:rStyle w:val="Hyperlink"/>
            <w:noProof/>
          </w:rPr>
          <w:delText>Overview of the Act</w:delText>
        </w:r>
        <w:r w:rsidR="000816E8">
          <w:rPr>
            <w:noProof/>
            <w:webHidden/>
          </w:rPr>
          <w:tab/>
        </w:r>
        <w:r w:rsidR="000816E8">
          <w:rPr>
            <w:noProof/>
            <w:webHidden/>
          </w:rPr>
          <w:fldChar w:fldCharType="begin"/>
        </w:r>
        <w:r w:rsidR="000816E8">
          <w:rPr>
            <w:noProof/>
            <w:webHidden/>
          </w:rPr>
          <w:delInstrText xml:space="preserve"> PAGEREF _Toc197512278 \h </w:delInstrText>
        </w:r>
        <w:r w:rsidR="000816E8">
          <w:rPr>
            <w:noProof/>
            <w:webHidden/>
          </w:rPr>
        </w:r>
        <w:r w:rsidR="000816E8">
          <w:rPr>
            <w:noProof/>
            <w:webHidden/>
          </w:rPr>
          <w:fldChar w:fldCharType="separate"/>
        </w:r>
        <w:r w:rsidR="000816E8">
          <w:rPr>
            <w:noProof/>
            <w:webHidden/>
          </w:rPr>
          <w:delText>3</w:delText>
        </w:r>
        <w:r w:rsidR="000816E8">
          <w:rPr>
            <w:noProof/>
            <w:webHidden/>
          </w:rPr>
          <w:fldChar w:fldCharType="end"/>
        </w:r>
        <w:r w:rsidR="002576C4">
          <w:rPr>
            <w:noProof/>
          </w:rPr>
          <w:fldChar w:fldCharType="end"/>
        </w:r>
      </w:del>
    </w:p>
    <w:p w14:paraId="19154952" w14:textId="77777777" w:rsidR="000816E8" w:rsidRDefault="002576C4">
      <w:pPr>
        <w:pStyle w:val="TOC1"/>
        <w:rPr>
          <w:del w:id="2" w:author="Microsoft Word" w:date="2025-05-07T12:12:00Z"/>
          <w:rFonts w:asciiTheme="minorHAnsi" w:hAnsiTheme="minorHAnsi"/>
          <w:b w:val="0"/>
          <w:bCs w:val="0"/>
          <w:noProof/>
          <w:kern w:val="2"/>
          <w:sz w:val="24"/>
          <w:szCs w:val="24"/>
          <w:lang w:eastAsia="en-GB" w:bidi="ar-SA"/>
          <w14:ligatures w14:val="standardContextual"/>
        </w:rPr>
      </w:pPr>
      <w:del w:id="3" w:author="Microsoft Word" w:date="2025-05-07T12:12:00Z">
        <w:r>
          <w:fldChar w:fldCharType="begin"/>
        </w:r>
        <w:r>
          <w:delInstrText>HYPERLINK \l "_Toc197512279"</w:delInstrText>
        </w:r>
        <w:r>
          <w:fldChar w:fldCharType="separate"/>
        </w:r>
        <w:r w:rsidR="000816E8" w:rsidRPr="00E03B10">
          <w:rPr>
            <w:rStyle w:val="Hyperlink"/>
            <w:noProof/>
          </w:rPr>
          <w:delText>Policy background</w:delText>
        </w:r>
        <w:r w:rsidR="000816E8">
          <w:rPr>
            <w:noProof/>
            <w:webHidden/>
          </w:rPr>
          <w:tab/>
        </w:r>
        <w:r w:rsidR="000816E8">
          <w:rPr>
            <w:noProof/>
            <w:webHidden/>
          </w:rPr>
          <w:fldChar w:fldCharType="begin"/>
        </w:r>
        <w:r w:rsidR="000816E8">
          <w:rPr>
            <w:noProof/>
            <w:webHidden/>
          </w:rPr>
          <w:delInstrText xml:space="preserve"> PAGEREF _Toc197512279 \h </w:delInstrText>
        </w:r>
        <w:r w:rsidR="000816E8">
          <w:rPr>
            <w:noProof/>
            <w:webHidden/>
          </w:rPr>
        </w:r>
        <w:r w:rsidR="000816E8">
          <w:rPr>
            <w:noProof/>
            <w:webHidden/>
          </w:rPr>
          <w:fldChar w:fldCharType="separate"/>
        </w:r>
        <w:r w:rsidR="000816E8">
          <w:rPr>
            <w:noProof/>
            <w:webHidden/>
          </w:rPr>
          <w:delText>3</w:delText>
        </w:r>
        <w:r w:rsidR="000816E8">
          <w:rPr>
            <w:noProof/>
            <w:webHidden/>
          </w:rPr>
          <w:fldChar w:fldCharType="end"/>
        </w:r>
        <w:r>
          <w:rPr>
            <w:noProof/>
          </w:rPr>
          <w:fldChar w:fldCharType="end"/>
        </w:r>
      </w:del>
    </w:p>
    <w:p w14:paraId="60AA815D" w14:textId="77777777" w:rsidR="000816E8" w:rsidRDefault="002576C4">
      <w:pPr>
        <w:pStyle w:val="TOC1"/>
        <w:rPr>
          <w:del w:id="4" w:author="Microsoft Word" w:date="2025-05-07T12:12:00Z"/>
          <w:rFonts w:asciiTheme="minorHAnsi" w:hAnsiTheme="minorHAnsi"/>
          <w:b w:val="0"/>
          <w:bCs w:val="0"/>
          <w:noProof/>
          <w:kern w:val="2"/>
          <w:sz w:val="24"/>
          <w:szCs w:val="24"/>
          <w:lang w:eastAsia="en-GB" w:bidi="ar-SA"/>
          <w14:ligatures w14:val="standardContextual"/>
        </w:rPr>
      </w:pPr>
      <w:del w:id="5" w:author="Microsoft Word" w:date="2025-05-07T12:12:00Z">
        <w:r>
          <w:fldChar w:fldCharType="begin"/>
        </w:r>
        <w:r>
          <w:delInstrText>HYPERLINK \l "_Toc197512280"</w:delInstrText>
        </w:r>
        <w:r>
          <w:fldChar w:fldCharType="separate"/>
        </w:r>
        <w:r w:rsidR="000816E8" w:rsidRPr="00E03B10">
          <w:rPr>
            <w:rStyle w:val="Hyperlink"/>
            <w:noProof/>
          </w:rPr>
          <w:delText>Legal background</w:delText>
        </w:r>
        <w:r w:rsidR="000816E8">
          <w:rPr>
            <w:noProof/>
            <w:webHidden/>
          </w:rPr>
          <w:tab/>
        </w:r>
        <w:r w:rsidR="000816E8">
          <w:rPr>
            <w:noProof/>
            <w:webHidden/>
          </w:rPr>
          <w:fldChar w:fldCharType="begin"/>
        </w:r>
        <w:r w:rsidR="000816E8">
          <w:rPr>
            <w:noProof/>
            <w:webHidden/>
          </w:rPr>
          <w:delInstrText xml:space="preserve"> PAGEREF _Toc197512280 \h </w:delInstrText>
        </w:r>
        <w:r w:rsidR="000816E8">
          <w:rPr>
            <w:noProof/>
            <w:webHidden/>
          </w:rPr>
        </w:r>
        <w:r w:rsidR="000816E8">
          <w:rPr>
            <w:noProof/>
            <w:webHidden/>
          </w:rPr>
          <w:fldChar w:fldCharType="separate"/>
        </w:r>
        <w:r w:rsidR="000816E8">
          <w:rPr>
            <w:noProof/>
            <w:webHidden/>
          </w:rPr>
          <w:delText>3</w:delText>
        </w:r>
        <w:r w:rsidR="000816E8">
          <w:rPr>
            <w:noProof/>
            <w:webHidden/>
          </w:rPr>
          <w:fldChar w:fldCharType="end"/>
        </w:r>
        <w:r>
          <w:rPr>
            <w:noProof/>
          </w:rPr>
          <w:fldChar w:fldCharType="end"/>
        </w:r>
      </w:del>
    </w:p>
    <w:p w14:paraId="0831BDEE" w14:textId="77777777" w:rsidR="000816E8" w:rsidRDefault="002576C4">
      <w:pPr>
        <w:pStyle w:val="TOC1"/>
        <w:rPr>
          <w:del w:id="6" w:author="Microsoft Word" w:date="2025-05-07T12:12:00Z"/>
          <w:rFonts w:asciiTheme="minorHAnsi" w:hAnsiTheme="minorHAnsi"/>
          <w:b w:val="0"/>
          <w:bCs w:val="0"/>
          <w:noProof/>
          <w:kern w:val="2"/>
          <w:sz w:val="24"/>
          <w:szCs w:val="24"/>
          <w:lang w:eastAsia="en-GB" w:bidi="ar-SA"/>
          <w14:ligatures w14:val="standardContextual"/>
        </w:rPr>
      </w:pPr>
      <w:del w:id="7" w:author="Microsoft Word" w:date="2025-05-07T12:12:00Z">
        <w:r>
          <w:fldChar w:fldCharType="begin"/>
        </w:r>
        <w:r>
          <w:delInstrText>HYPERLINK \l "_Toc197512281"</w:delInstrText>
        </w:r>
        <w:r>
          <w:fldChar w:fldCharType="separate"/>
        </w:r>
        <w:r w:rsidR="000816E8" w:rsidRPr="00E03B10">
          <w:rPr>
            <w:rStyle w:val="Hyperlink"/>
            <w:noProof/>
          </w:rPr>
          <w:delText>Territorial extent and application</w:delText>
        </w:r>
        <w:r w:rsidR="000816E8">
          <w:rPr>
            <w:noProof/>
            <w:webHidden/>
          </w:rPr>
          <w:tab/>
        </w:r>
        <w:r w:rsidR="000816E8">
          <w:rPr>
            <w:noProof/>
            <w:webHidden/>
          </w:rPr>
          <w:fldChar w:fldCharType="begin"/>
        </w:r>
        <w:r w:rsidR="000816E8">
          <w:rPr>
            <w:noProof/>
            <w:webHidden/>
          </w:rPr>
          <w:delInstrText xml:space="preserve"> PAGEREF _Toc197512281 \h </w:delInstrText>
        </w:r>
        <w:r w:rsidR="000816E8">
          <w:rPr>
            <w:noProof/>
            <w:webHidden/>
          </w:rPr>
        </w:r>
        <w:r w:rsidR="000816E8">
          <w:rPr>
            <w:noProof/>
            <w:webHidden/>
          </w:rPr>
          <w:fldChar w:fldCharType="separate"/>
        </w:r>
        <w:r w:rsidR="000816E8">
          <w:rPr>
            <w:noProof/>
            <w:webHidden/>
          </w:rPr>
          <w:delText>3</w:delText>
        </w:r>
        <w:r w:rsidR="000816E8">
          <w:rPr>
            <w:noProof/>
            <w:webHidden/>
          </w:rPr>
          <w:fldChar w:fldCharType="end"/>
        </w:r>
        <w:r>
          <w:rPr>
            <w:noProof/>
          </w:rPr>
          <w:fldChar w:fldCharType="end"/>
        </w:r>
      </w:del>
    </w:p>
    <w:p w14:paraId="77501193" w14:textId="77777777" w:rsidR="000816E8" w:rsidRDefault="002576C4">
      <w:pPr>
        <w:pStyle w:val="TOC1"/>
        <w:rPr>
          <w:del w:id="8" w:author="Microsoft Word" w:date="2025-05-07T12:12:00Z"/>
          <w:rFonts w:asciiTheme="minorHAnsi" w:hAnsiTheme="minorHAnsi"/>
          <w:b w:val="0"/>
          <w:bCs w:val="0"/>
          <w:noProof/>
          <w:kern w:val="2"/>
          <w:sz w:val="24"/>
          <w:szCs w:val="24"/>
          <w:lang w:eastAsia="en-GB" w:bidi="ar-SA"/>
          <w14:ligatures w14:val="standardContextual"/>
        </w:rPr>
      </w:pPr>
      <w:del w:id="9" w:author="Microsoft Word" w:date="2025-05-07T12:12:00Z">
        <w:r>
          <w:fldChar w:fldCharType="begin"/>
        </w:r>
        <w:r>
          <w:delInstrText>HYPERLINK \l "_Toc197512282"</w:delInstrText>
        </w:r>
        <w:r>
          <w:fldChar w:fldCharType="separate"/>
        </w:r>
        <w:r w:rsidR="000816E8" w:rsidRPr="00E03B10">
          <w:rPr>
            <w:rStyle w:val="Hyperlink"/>
            <w:noProof/>
          </w:rPr>
          <w:delText>Commentary on provisions of Act</w:delText>
        </w:r>
        <w:r w:rsidR="000816E8">
          <w:rPr>
            <w:noProof/>
            <w:webHidden/>
          </w:rPr>
          <w:tab/>
        </w:r>
        <w:r w:rsidR="000816E8">
          <w:rPr>
            <w:noProof/>
            <w:webHidden/>
          </w:rPr>
          <w:fldChar w:fldCharType="begin"/>
        </w:r>
        <w:r w:rsidR="000816E8">
          <w:rPr>
            <w:noProof/>
            <w:webHidden/>
          </w:rPr>
          <w:delInstrText xml:space="preserve"> PAGEREF _Toc197512282 \h </w:delInstrText>
        </w:r>
        <w:r w:rsidR="000816E8">
          <w:rPr>
            <w:noProof/>
            <w:webHidden/>
          </w:rPr>
        </w:r>
        <w:r w:rsidR="000816E8">
          <w:rPr>
            <w:noProof/>
            <w:webHidden/>
          </w:rPr>
          <w:fldChar w:fldCharType="separate"/>
        </w:r>
        <w:r w:rsidR="000816E8">
          <w:rPr>
            <w:noProof/>
            <w:webHidden/>
          </w:rPr>
          <w:delText>3</w:delText>
        </w:r>
        <w:r w:rsidR="000816E8">
          <w:rPr>
            <w:noProof/>
            <w:webHidden/>
          </w:rPr>
          <w:fldChar w:fldCharType="end"/>
        </w:r>
        <w:r>
          <w:rPr>
            <w:noProof/>
          </w:rPr>
          <w:fldChar w:fldCharType="end"/>
        </w:r>
      </w:del>
    </w:p>
    <w:p w14:paraId="55BF247E" w14:textId="77777777" w:rsidR="000816E8" w:rsidRDefault="002576C4">
      <w:pPr>
        <w:pStyle w:val="TOC4"/>
        <w:tabs>
          <w:tab w:val="right" w:pos="9061"/>
        </w:tabs>
        <w:rPr>
          <w:del w:id="10" w:author="Microsoft Word" w:date="2025-05-07T12:12:00Z"/>
          <w:noProof/>
          <w:kern w:val="2"/>
          <w:sz w:val="24"/>
          <w:szCs w:val="24"/>
          <w:lang w:eastAsia="en-GB" w:bidi="ar-SA"/>
          <w14:ligatures w14:val="standardContextual"/>
        </w:rPr>
      </w:pPr>
      <w:del w:id="11" w:author="Microsoft Word" w:date="2025-05-07T12:12:00Z">
        <w:r>
          <w:fldChar w:fldCharType="begin"/>
        </w:r>
        <w:r>
          <w:delInstrText>HYPERLINK \l "_Toc197512283"</w:delInstrText>
        </w:r>
        <w:r>
          <w:fldChar w:fldCharType="separate"/>
        </w:r>
        <w:r w:rsidR="000816E8" w:rsidRPr="00E03B10">
          <w:rPr>
            <w:rStyle w:val="Hyperlink"/>
            <w:noProof/>
          </w:rPr>
          <w:delText>Section 1 and Section 2: Meaning of ‘steel undertaking’ and Directions about use of assets</w:delText>
        </w:r>
        <w:r w:rsidR="000816E8">
          <w:rPr>
            <w:noProof/>
            <w:webHidden/>
          </w:rPr>
          <w:tab/>
        </w:r>
        <w:r w:rsidR="000816E8">
          <w:rPr>
            <w:noProof/>
            <w:webHidden/>
          </w:rPr>
          <w:fldChar w:fldCharType="begin"/>
        </w:r>
        <w:r w:rsidR="000816E8">
          <w:rPr>
            <w:noProof/>
            <w:webHidden/>
          </w:rPr>
          <w:delInstrText xml:space="preserve"> PAGEREF _Toc197512283 \h </w:delInstrText>
        </w:r>
        <w:r w:rsidR="000816E8">
          <w:rPr>
            <w:noProof/>
            <w:webHidden/>
          </w:rPr>
        </w:r>
        <w:r w:rsidR="000816E8">
          <w:rPr>
            <w:noProof/>
            <w:webHidden/>
          </w:rPr>
          <w:fldChar w:fldCharType="separate"/>
        </w:r>
        <w:r w:rsidR="000816E8">
          <w:rPr>
            <w:noProof/>
            <w:webHidden/>
          </w:rPr>
          <w:delText>3</w:delText>
        </w:r>
        <w:r w:rsidR="000816E8">
          <w:rPr>
            <w:noProof/>
            <w:webHidden/>
          </w:rPr>
          <w:fldChar w:fldCharType="end"/>
        </w:r>
        <w:r>
          <w:rPr>
            <w:noProof/>
          </w:rPr>
          <w:fldChar w:fldCharType="end"/>
        </w:r>
      </w:del>
    </w:p>
    <w:p w14:paraId="20E7EBCA" w14:textId="77777777" w:rsidR="000816E8" w:rsidRDefault="002576C4">
      <w:pPr>
        <w:pStyle w:val="TOC4"/>
        <w:tabs>
          <w:tab w:val="right" w:pos="9061"/>
        </w:tabs>
        <w:rPr>
          <w:del w:id="12" w:author="Microsoft Word" w:date="2025-05-07T12:12:00Z"/>
          <w:noProof/>
          <w:kern w:val="2"/>
          <w:sz w:val="24"/>
          <w:szCs w:val="24"/>
          <w:lang w:eastAsia="en-GB" w:bidi="ar-SA"/>
          <w14:ligatures w14:val="standardContextual"/>
        </w:rPr>
      </w:pPr>
      <w:del w:id="13" w:author="Microsoft Word" w:date="2025-05-07T12:12:00Z">
        <w:r>
          <w:fldChar w:fldCharType="begin"/>
        </w:r>
        <w:r>
          <w:delInstrText>HYPERLINK \l "_Toc197512284"</w:delInstrText>
        </w:r>
        <w:r>
          <w:fldChar w:fldCharType="separate"/>
        </w:r>
        <w:r w:rsidR="000816E8" w:rsidRPr="00E03B10">
          <w:rPr>
            <w:rStyle w:val="Hyperlink"/>
            <w:noProof/>
          </w:rPr>
          <w:delText>Section 3: Breach of directions: power to take control of assets</w:delText>
        </w:r>
        <w:r w:rsidR="000816E8">
          <w:rPr>
            <w:noProof/>
            <w:webHidden/>
          </w:rPr>
          <w:tab/>
        </w:r>
        <w:r w:rsidR="000816E8">
          <w:rPr>
            <w:noProof/>
            <w:webHidden/>
          </w:rPr>
          <w:fldChar w:fldCharType="begin"/>
        </w:r>
        <w:r w:rsidR="000816E8">
          <w:rPr>
            <w:noProof/>
            <w:webHidden/>
          </w:rPr>
          <w:delInstrText xml:space="preserve"> PAGEREF _Toc197512284 \h </w:delInstrText>
        </w:r>
        <w:r w:rsidR="000816E8">
          <w:rPr>
            <w:noProof/>
            <w:webHidden/>
          </w:rPr>
        </w:r>
        <w:r w:rsidR="000816E8">
          <w:rPr>
            <w:noProof/>
            <w:webHidden/>
          </w:rPr>
          <w:fldChar w:fldCharType="separate"/>
        </w:r>
        <w:r w:rsidR="000816E8">
          <w:rPr>
            <w:noProof/>
            <w:webHidden/>
          </w:rPr>
          <w:delText>4</w:delText>
        </w:r>
        <w:r w:rsidR="000816E8">
          <w:rPr>
            <w:noProof/>
            <w:webHidden/>
          </w:rPr>
          <w:fldChar w:fldCharType="end"/>
        </w:r>
        <w:r>
          <w:rPr>
            <w:noProof/>
          </w:rPr>
          <w:fldChar w:fldCharType="end"/>
        </w:r>
      </w:del>
    </w:p>
    <w:p w14:paraId="7C4D5B14" w14:textId="77777777" w:rsidR="000816E8" w:rsidRDefault="002576C4">
      <w:pPr>
        <w:pStyle w:val="TOC4"/>
        <w:tabs>
          <w:tab w:val="right" w:pos="9061"/>
        </w:tabs>
        <w:rPr>
          <w:del w:id="14" w:author="Microsoft Word" w:date="2025-05-07T12:12:00Z"/>
          <w:noProof/>
          <w:kern w:val="2"/>
          <w:sz w:val="24"/>
          <w:szCs w:val="24"/>
          <w:lang w:eastAsia="en-GB" w:bidi="ar-SA"/>
          <w14:ligatures w14:val="standardContextual"/>
        </w:rPr>
      </w:pPr>
      <w:del w:id="15" w:author="Microsoft Word" w:date="2025-05-07T12:12:00Z">
        <w:r>
          <w:fldChar w:fldCharType="begin"/>
        </w:r>
        <w:r>
          <w:delInstrText>HYPERLINK \l "_Toc197512285"</w:delInstrText>
        </w:r>
        <w:r>
          <w:fldChar w:fldCharType="separate"/>
        </w:r>
        <w:r w:rsidR="000816E8" w:rsidRPr="00E03B10">
          <w:rPr>
            <w:rStyle w:val="Hyperlink"/>
            <w:noProof/>
          </w:rPr>
          <w:delText>Section 4: Offences</w:delText>
        </w:r>
        <w:r w:rsidR="000816E8">
          <w:rPr>
            <w:noProof/>
            <w:webHidden/>
          </w:rPr>
          <w:tab/>
        </w:r>
        <w:r w:rsidR="000816E8">
          <w:rPr>
            <w:noProof/>
            <w:webHidden/>
          </w:rPr>
          <w:fldChar w:fldCharType="begin"/>
        </w:r>
        <w:r w:rsidR="000816E8">
          <w:rPr>
            <w:noProof/>
            <w:webHidden/>
          </w:rPr>
          <w:delInstrText xml:space="preserve"> PAGEREF _Toc197512285 \h </w:delInstrText>
        </w:r>
        <w:r w:rsidR="000816E8">
          <w:rPr>
            <w:noProof/>
            <w:webHidden/>
          </w:rPr>
        </w:r>
        <w:r w:rsidR="000816E8">
          <w:rPr>
            <w:noProof/>
            <w:webHidden/>
          </w:rPr>
          <w:fldChar w:fldCharType="separate"/>
        </w:r>
        <w:r w:rsidR="000816E8">
          <w:rPr>
            <w:noProof/>
            <w:webHidden/>
          </w:rPr>
          <w:delText>4</w:delText>
        </w:r>
        <w:r w:rsidR="000816E8">
          <w:rPr>
            <w:noProof/>
            <w:webHidden/>
          </w:rPr>
          <w:fldChar w:fldCharType="end"/>
        </w:r>
        <w:r>
          <w:rPr>
            <w:noProof/>
          </w:rPr>
          <w:fldChar w:fldCharType="end"/>
        </w:r>
      </w:del>
    </w:p>
    <w:p w14:paraId="3EABFF08" w14:textId="77777777" w:rsidR="000816E8" w:rsidRDefault="002576C4">
      <w:pPr>
        <w:pStyle w:val="TOC4"/>
        <w:tabs>
          <w:tab w:val="right" w:pos="9061"/>
        </w:tabs>
        <w:rPr>
          <w:del w:id="16" w:author="Microsoft Word" w:date="2025-05-07T12:12:00Z"/>
          <w:noProof/>
          <w:kern w:val="2"/>
          <w:sz w:val="24"/>
          <w:szCs w:val="24"/>
          <w:lang w:eastAsia="en-GB" w:bidi="ar-SA"/>
          <w14:ligatures w14:val="standardContextual"/>
        </w:rPr>
      </w:pPr>
      <w:del w:id="17" w:author="Microsoft Word" w:date="2025-05-07T12:12:00Z">
        <w:r>
          <w:fldChar w:fldCharType="begin"/>
        </w:r>
        <w:r>
          <w:delInstrText>HYPERLINK \l "_Toc197512286"</w:delInstrText>
        </w:r>
        <w:r>
          <w:fldChar w:fldCharType="separate"/>
        </w:r>
        <w:r w:rsidR="000816E8" w:rsidRPr="00E03B10">
          <w:rPr>
            <w:rStyle w:val="Hyperlink"/>
            <w:noProof/>
          </w:rPr>
          <w:delText>Section 5: Injunctions</w:delText>
        </w:r>
        <w:r w:rsidR="000816E8">
          <w:rPr>
            <w:noProof/>
            <w:webHidden/>
          </w:rPr>
          <w:tab/>
        </w:r>
        <w:r w:rsidR="000816E8">
          <w:rPr>
            <w:noProof/>
            <w:webHidden/>
          </w:rPr>
          <w:fldChar w:fldCharType="begin"/>
        </w:r>
        <w:r w:rsidR="000816E8">
          <w:rPr>
            <w:noProof/>
            <w:webHidden/>
          </w:rPr>
          <w:delInstrText xml:space="preserve"> PAGEREF _Toc197512286 \h </w:delInstrText>
        </w:r>
        <w:r w:rsidR="000816E8">
          <w:rPr>
            <w:noProof/>
            <w:webHidden/>
          </w:rPr>
        </w:r>
        <w:r w:rsidR="000816E8">
          <w:rPr>
            <w:noProof/>
            <w:webHidden/>
          </w:rPr>
          <w:fldChar w:fldCharType="separate"/>
        </w:r>
        <w:r w:rsidR="000816E8">
          <w:rPr>
            <w:noProof/>
            <w:webHidden/>
          </w:rPr>
          <w:delText>4</w:delText>
        </w:r>
        <w:r w:rsidR="000816E8">
          <w:rPr>
            <w:noProof/>
            <w:webHidden/>
          </w:rPr>
          <w:fldChar w:fldCharType="end"/>
        </w:r>
        <w:r>
          <w:rPr>
            <w:noProof/>
          </w:rPr>
          <w:fldChar w:fldCharType="end"/>
        </w:r>
      </w:del>
    </w:p>
    <w:p w14:paraId="6763BDFB" w14:textId="77777777" w:rsidR="000816E8" w:rsidRDefault="002576C4">
      <w:pPr>
        <w:pStyle w:val="TOC4"/>
        <w:tabs>
          <w:tab w:val="right" w:pos="9061"/>
        </w:tabs>
        <w:rPr>
          <w:del w:id="18" w:author="Microsoft Word" w:date="2025-05-07T12:12:00Z"/>
          <w:noProof/>
          <w:kern w:val="2"/>
          <w:sz w:val="24"/>
          <w:szCs w:val="24"/>
          <w:lang w:eastAsia="en-GB" w:bidi="ar-SA"/>
          <w14:ligatures w14:val="standardContextual"/>
        </w:rPr>
      </w:pPr>
      <w:del w:id="19" w:author="Microsoft Word" w:date="2025-05-07T12:12:00Z">
        <w:r>
          <w:fldChar w:fldCharType="begin"/>
        </w:r>
        <w:r>
          <w:delInstrText>HYPERLINK \l "_Toc197512287"</w:delInstrText>
        </w:r>
        <w:r>
          <w:fldChar w:fldCharType="separate"/>
        </w:r>
        <w:r w:rsidR="000816E8" w:rsidRPr="00E03B10">
          <w:rPr>
            <w:rStyle w:val="Hyperlink"/>
            <w:noProof/>
          </w:rPr>
          <w:delText>Section 6: Indemnities</w:delText>
        </w:r>
        <w:r w:rsidR="000816E8">
          <w:rPr>
            <w:noProof/>
            <w:webHidden/>
          </w:rPr>
          <w:tab/>
        </w:r>
        <w:r w:rsidR="000816E8">
          <w:rPr>
            <w:noProof/>
            <w:webHidden/>
          </w:rPr>
          <w:fldChar w:fldCharType="begin"/>
        </w:r>
        <w:r w:rsidR="000816E8">
          <w:rPr>
            <w:noProof/>
            <w:webHidden/>
          </w:rPr>
          <w:delInstrText xml:space="preserve"> PAGEREF _Toc197512287 \h </w:delInstrText>
        </w:r>
        <w:r w:rsidR="000816E8">
          <w:rPr>
            <w:noProof/>
            <w:webHidden/>
          </w:rPr>
        </w:r>
        <w:r w:rsidR="000816E8">
          <w:rPr>
            <w:noProof/>
            <w:webHidden/>
          </w:rPr>
          <w:fldChar w:fldCharType="separate"/>
        </w:r>
        <w:r w:rsidR="000816E8">
          <w:rPr>
            <w:noProof/>
            <w:webHidden/>
          </w:rPr>
          <w:delText>4</w:delText>
        </w:r>
        <w:r w:rsidR="000816E8">
          <w:rPr>
            <w:noProof/>
            <w:webHidden/>
          </w:rPr>
          <w:fldChar w:fldCharType="end"/>
        </w:r>
        <w:r>
          <w:rPr>
            <w:noProof/>
          </w:rPr>
          <w:fldChar w:fldCharType="end"/>
        </w:r>
      </w:del>
    </w:p>
    <w:p w14:paraId="787C2B7C" w14:textId="77777777" w:rsidR="000816E8" w:rsidRDefault="002576C4">
      <w:pPr>
        <w:pStyle w:val="TOC4"/>
        <w:tabs>
          <w:tab w:val="right" w:pos="9061"/>
        </w:tabs>
        <w:rPr>
          <w:del w:id="20" w:author="Microsoft Word" w:date="2025-05-07T12:12:00Z"/>
          <w:noProof/>
          <w:kern w:val="2"/>
          <w:sz w:val="24"/>
          <w:szCs w:val="24"/>
          <w:lang w:eastAsia="en-GB" w:bidi="ar-SA"/>
          <w14:ligatures w14:val="standardContextual"/>
        </w:rPr>
      </w:pPr>
      <w:del w:id="21" w:author="Microsoft Word" w:date="2025-05-07T12:12:00Z">
        <w:r>
          <w:fldChar w:fldCharType="begin"/>
        </w:r>
        <w:r>
          <w:delInstrText>HYPERLINK \l "_Toc197512288"</w:delInstrText>
        </w:r>
        <w:r>
          <w:fldChar w:fldCharType="separate"/>
        </w:r>
        <w:r w:rsidR="000816E8" w:rsidRPr="00E03B10">
          <w:rPr>
            <w:rStyle w:val="Hyperlink"/>
            <w:noProof/>
          </w:rPr>
          <w:delText>Section 7: Compensation scheme</w:delText>
        </w:r>
        <w:r w:rsidR="000816E8">
          <w:rPr>
            <w:noProof/>
            <w:webHidden/>
          </w:rPr>
          <w:tab/>
        </w:r>
        <w:r w:rsidR="000816E8">
          <w:rPr>
            <w:noProof/>
            <w:webHidden/>
          </w:rPr>
          <w:fldChar w:fldCharType="begin"/>
        </w:r>
        <w:r w:rsidR="000816E8">
          <w:rPr>
            <w:noProof/>
            <w:webHidden/>
          </w:rPr>
          <w:delInstrText xml:space="preserve"> PAGEREF _Toc197512288 \h </w:delInstrText>
        </w:r>
        <w:r w:rsidR="000816E8">
          <w:rPr>
            <w:noProof/>
            <w:webHidden/>
          </w:rPr>
        </w:r>
        <w:r w:rsidR="000816E8">
          <w:rPr>
            <w:noProof/>
            <w:webHidden/>
          </w:rPr>
          <w:fldChar w:fldCharType="separate"/>
        </w:r>
        <w:r w:rsidR="000816E8">
          <w:rPr>
            <w:noProof/>
            <w:webHidden/>
          </w:rPr>
          <w:delText>4</w:delText>
        </w:r>
        <w:r w:rsidR="000816E8">
          <w:rPr>
            <w:noProof/>
            <w:webHidden/>
          </w:rPr>
          <w:fldChar w:fldCharType="end"/>
        </w:r>
        <w:r>
          <w:rPr>
            <w:noProof/>
          </w:rPr>
          <w:fldChar w:fldCharType="end"/>
        </w:r>
      </w:del>
    </w:p>
    <w:p w14:paraId="4E9D2410" w14:textId="77777777" w:rsidR="000816E8" w:rsidRDefault="002576C4">
      <w:pPr>
        <w:pStyle w:val="TOC4"/>
        <w:tabs>
          <w:tab w:val="right" w:pos="9061"/>
        </w:tabs>
        <w:rPr>
          <w:del w:id="22" w:author="Microsoft Word" w:date="2025-05-07T12:12:00Z"/>
          <w:noProof/>
          <w:kern w:val="2"/>
          <w:sz w:val="24"/>
          <w:szCs w:val="24"/>
          <w:lang w:eastAsia="en-GB" w:bidi="ar-SA"/>
          <w14:ligatures w14:val="standardContextual"/>
        </w:rPr>
      </w:pPr>
      <w:del w:id="23" w:author="Microsoft Word" w:date="2025-05-07T12:12:00Z">
        <w:r>
          <w:fldChar w:fldCharType="begin"/>
        </w:r>
        <w:r>
          <w:delInstrText>HYPERLINK \l "_Toc197512289"</w:delInstrText>
        </w:r>
        <w:r>
          <w:fldChar w:fldCharType="separate"/>
        </w:r>
        <w:r w:rsidR="000816E8" w:rsidRPr="00E03B10">
          <w:rPr>
            <w:rStyle w:val="Hyperlink"/>
            <w:noProof/>
          </w:rPr>
          <w:delText>Section 8: Financial provision</w:delText>
        </w:r>
        <w:r w:rsidR="000816E8">
          <w:rPr>
            <w:noProof/>
            <w:webHidden/>
          </w:rPr>
          <w:tab/>
        </w:r>
        <w:r w:rsidR="000816E8">
          <w:rPr>
            <w:noProof/>
            <w:webHidden/>
          </w:rPr>
          <w:fldChar w:fldCharType="begin"/>
        </w:r>
        <w:r w:rsidR="000816E8">
          <w:rPr>
            <w:noProof/>
            <w:webHidden/>
          </w:rPr>
          <w:delInstrText xml:space="preserve"> PAGEREF _Toc197512289 \h </w:delInstrText>
        </w:r>
        <w:r w:rsidR="000816E8">
          <w:rPr>
            <w:noProof/>
            <w:webHidden/>
          </w:rPr>
        </w:r>
        <w:r w:rsidR="000816E8">
          <w:rPr>
            <w:noProof/>
            <w:webHidden/>
          </w:rPr>
          <w:fldChar w:fldCharType="separate"/>
        </w:r>
        <w:r w:rsidR="000816E8">
          <w:rPr>
            <w:noProof/>
            <w:webHidden/>
          </w:rPr>
          <w:delText>4</w:delText>
        </w:r>
        <w:r w:rsidR="000816E8">
          <w:rPr>
            <w:noProof/>
            <w:webHidden/>
          </w:rPr>
          <w:fldChar w:fldCharType="end"/>
        </w:r>
        <w:r>
          <w:rPr>
            <w:noProof/>
          </w:rPr>
          <w:fldChar w:fldCharType="end"/>
        </w:r>
      </w:del>
    </w:p>
    <w:p w14:paraId="7D7D68ED" w14:textId="77777777" w:rsidR="000816E8" w:rsidRDefault="002576C4">
      <w:pPr>
        <w:pStyle w:val="TOC4"/>
        <w:tabs>
          <w:tab w:val="right" w:pos="9061"/>
        </w:tabs>
        <w:rPr>
          <w:del w:id="24" w:author="Microsoft Word" w:date="2025-05-07T12:12:00Z"/>
          <w:noProof/>
          <w:kern w:val="2"/>
          <w:sz w:val="24"/>
          <w:szCs w:val="24"/>
          <w:lang w:eastAsia="en-GB" w:bidi="ar-SA"/>
          <w14:ligatures w14:val="standardContextual"/>
        </w:rPr>
      </w:pPr>
      <w:del w:id="25" w:author="Microsoft Word" w:date="2025-05-07T12:12:00Z">
        <w:r>
          <w:fldChar w:fldCharType="begin"/>
        </w:r>
        <w:r>
          <w:delInstrText>HYPERLINK \l "_Toc197512290"</w:delInstrText>
        </w:r>
        <w:r>
          <w:fldChar w:fldCharType="separate"/>
        </w:r>
        <w:r w:rsidR="000816E8" w:rsidRPr="00E03B10">
          <w:rPr>
            <w:rStyle w:val="Hyperlink"/>
            <w:noProof/>
          </w:rPr>
          <w:delText>Section 9 and 10: Interpretation, Extent, commencement and short title</w:delText>
        </w:r>
        <w:r w:rsidR="000816E8">
          <w:rPr>
            <w:noProof/>
            <w:webHidden/>
          </w:rPr>
          <w:tab/>
        </w:r>
        <w:r w:rsidR="000816E8">
          <w:rPr>
            <w:noProof/>
            <w:webHidden/>
          </w:rPr>
          <w:fldChar w:fldCharType="begin"/>
        </w:r>
        <w:r w:rsidR="000816E8">
          <w:rPr>
            <w:noProof/>
            <w:webHidden/>
          </w:rPr>
          <w:delInstrText xml:space="preserve"> PAGEREF _Toc197512290 \h </w:delInstrText>
        </w:r>
        <w:r w:rsidR="000816E8">
          <w:rPr>
            <w:noProof/>
            <w:webHidden/>
          </w:rPr>
        </w:r>
        <w:r w:rsidR="000816E8">
          <w:rPr>
            <w:noProof/>
            <w:webHidden/>
          </w:rPr>
          <w:fldChar w:fldCharType="separate"/>
        </w:r>
        <w:r w:rsidR="000816E8">
          <w:rPr>
            <w:noProof/>
            <w:webHidden/>
          </w:rPr>
          <w:delText>5</w:delText>
        </w:r>
        <w:r w:rsidR="000816E8">
          <w:rPr>
            <w:noProof/>
            <w:webHidden/>
          </w:rPr>
          <w:fldChar w:fldCharType="end"/>
        </w:r>
        <w:r>
          <w:rPr>
            <w:noProof/>
          </w:rPr>
          <w:fldChar w:fldCharType="end"/>
        </w:r>
      </w:del>
    </w:p>
    <w:p w14:paraId="4F2F5A9C" w14:textId="77777777" w:rsidR="000816E8" w:rsidRDefault="002576C4">
      <w:pPr>
        <w:pStyle w:val="TOC1"/>
        <w:rPr>
          <w:del w:id="26" w:author="Microsoft Word" w:date="2025-05-07T12:12:00Z"/>
          <w:rFonts w:asciiTheme="minorHAnsi" w:hAnsiTheme="minorHAnsi"/>
          <w:b w:val="0"/>
          <w:bCs w:val="0"/>
          <w:noProof/>
          <w:kern w:val="2"/>
          <w:sz w:val="24"/>
          <w:szCs w:val="24"/>
          <w:lang w:eastAsia="en-GB" w:bidi="ar-SA"/>
          <w14:ligatures w14:val="standardContextual"/>
        </w:rPr>
      </w:pPr>
      <w:del w:id="27" w:author="Microsoft Word" w:date="2025-05-07T12:12:00Z">
        <w:r>
          <w:fldChar w:fldCharType="begin"/>
        </w:r>
        <w:r>
          <w:delInstrText>HYPERLINK \l "_Toc197512291"</w:delInstrText>
        </w:r>
        <w:r>
          <w:fldChar w:fldCharType="separate"/>
        </w:r>
        <w:r w:rsidR="000816E8" w:rsidRPr="00E03B10">
          <w:rPr>
            <w:rStyle w:val="Hyperlink"/>
            <w:noProof/>
          </w:rPr>
          <w:delText>Commencement</w:delText>
        </w:r>
        <w:r w:rsidR="000816E8">
          <w:rPr>
            <w:noProof/>
            <w:webHidden/>
          </w:rPr>
          <w:tab/>
        </w:r>
        <w:r w:rsidR="000816E8">
          <w:rPr>
            <w:noProof/>
            <w:webHidden/>
          </w:rPr>
          <w:fldChar w:fldCharType="begin"/>
        </w:r>
        <w:r w:rsidR="000816E8">
          <w:rPr>
            <w:noProof/>
            <w:webHidden/>
          </w:rPr>
          <w:delInstrText xml:space="preserve"> PAGEREF _Toc197512291 \h </w:delInstrText>
        </w:r>
        <w:r w:rsidR="000816E8">
          <w:rPr>
            <w:noProof/>
            <w:webHidden/>
          </w:rPr>
        </w:r>
        <w:r w:rsidR="000816E8">
          <w:rPr>
            <w:noProof/>
            <w:webHidden/>
          </w:rPr>
          <w:fldChar w:fldCharType="separate"/>
        </w:r>
        <w:r w:rsidR="000816E8">
          <w:rPr>
            <w:noProof/>
            <w:webHidden/>
          </w:rPr>
          <w:delText>5</w:delText>
        </w:r>
        <w:r w:rsidR="000816E8">
          <w:rPr>
            <w:noProof/>
            <w:webHidden/>
          </w:rPr>
          <w:fldChar w:fldCharType="end"/>
        </w:r>
        <w:r>
          <w:rPr>
            <w:noProof/>
          </w:rPr>
          <w:fldChar w:fldCharType="end"/>
        </w:r>
      </w:del>
    </w:p>
    <w:p w14:paraId="66B3FF17" w14:textId="77777777" w:rsidR="000816E8" w:rsidRDefault="002576C4">
      <w:pPr>
        <w:pStyle w:val="TOC1"/>
        <w:rPr>
          <w:del w:id="28" w:author="Microsoft Word" w:date="2025-05-07T12:12:00Z"/>
          <w:rFonts w:asciiTheme="minorHAnsi" w:hAnsiTheme="minorHAnsi"/>
          <w:b w:val="0"/>
          <w:bCs w:val="0"/>
          <w:noProof/>
          <w:kern w:val="2"/>
          <w:sz w:val="24"/>
          <w:szCs w:val="24"/>
          <w:lang w:eastAsia="en-GB" w:bidi="ar-SA"/>
          <w14:ligatures w14:val="standardContextual"/>
        </w:rPr>
      </w:pPr>
      <w:del w:id="29" w:author="Microsoft Word" w:date="2025-05-07T12:12:00Z">
        <w:r>
          <w:fldChar w:fldCharType="begin"/>
        </w:r>
        <w:r>
          <w:delInstrText>HYPERLINK \l "_Toc197512292"</w:delInstrText>
        </w:r>
        <w:r>
          <w:fldChar w:fldCharType="separate"/>
        </w:r>
        <w:r w:rsidR="000816E8" w:rsidRPr="00E03B10">
          <w:rPr>
            <w:rStyle w:val="Hyperlink"/>
            <w:noProof/>
          </w:rPr>
          <w:delText>Annex A - Hansard References</w:delText>
        </w:r>
        <w:r w:rsidR="000816E8">
          <w:rPr>
            <w:noProof/>
            <w:webHidden/>
          </w:rPr>
          <w:tab/>
        </w:r>
        <w:r w:rsidR="000816E8">
          <w:rPr>
            <w:noProof/>
            <w:webHidden/>
          </w:rPr>
          <w:fldChar w:fldCharType="begin"/>
        </w:r>
        <w:r w:rsidR="000816E8">
          <w:rPr>
            <w:noProof/>
            <w:webHidden/>
          </w:rPr>
          <w:delInstrText xml:space="preserve"> PAGEREF _Toc197512292 \h </w:delInstrText>
        </w:r>
        <w:r w:rsidR="000816E8">
          <w:rPr>
            <w:noProof/>
            <w:webHidden/>
          </w:rPr>
        </w:r>
        <w:r w:rsidR="000816E8">
          <w:rPr>
            <w:noProof/>
            <w:webHidden/>
          </w:rPr>
          <w:fldChar w:fldCharType="separate"/>
        </w:r>
        <w:r w:rsidR="000816E8">
          <w:rPr>
            <w:noProof/>
            <w:webHidden/>
          </w:rPr>
          <w:delText>6</w:delText>
        </w:r>
        <w:r w:rsidR="000816E8">
          <w:rPr>
            <w:noProof/>
            <w:webHidden/>
          </w:rPr>
          <w:fldChar w:fldCharType="end"/>
        </w:r>
        <w:r>
          <w:rPr>
            <w:noProof/>
          </w:rPr>
          <w:fldChar w:fldCharType="end"/>
        </w:r>
      </w:del>
    </w:p>
    <w:p w14:paraId="004F8581" w14:textId="224E0F31" w:rsidR="00D22F8D" w:rsidRDefault="00970E42">
      <w:pPr>
        <w:pStyle w:val="TOC1"/>
        <w:rPr>
          <w:ins w:id="30" w:author="Microsoft Word" w:date="2025-05-07T12:12:00Z"/>
          <w:rFonts w:asciiTheme="minorHAnsi" w:hAnsiTheme="minorHAnsi"/>
          <w:b w:val="0"/>
          <w:bCs w:val="0"/>
          <w:noProof/>
          <w:kern w:val="2"/>
          <w:sz w:val="24"/>
          <w:szCs w:val="24"/>
          <w:lang w:eastAsia="en-GB" w:bidi="ar-SA"/>
          <w14:ligatures w14:val="standardContextual"/>
        </w:rPr>
      </w:pPr>
      <w:del w:id="31" w:author="Microsoft Word" w:date="2025-05-07T12:12:00Z">
        <w:r>
          <w:rPr>
            <w:rFonts w:ascii="PalatinoLinotype-Roman" w:hAnsi="PalatinoLinotype-Roman"/>
          </w:rPr>
          <w:fldChar w:fldCharType="end"/>
        </w:r>
      </w:del>
      <w:ins w:id="32" w:author="Microsoft Word" w:date="2025-05-07T12:12:00Z">
        <w:r>
          <w:fldChar w:fldCharType="begin"/>
        </w:r>
        <w:r>
          <w:instrText xml:space="preserve"> TOC \o "1-3" \h \z \t "Heading 4,4,Heading 5,5,H: Subheading 4,4,Section Heading,4,H: Subheading 5,5" </w:instrText>
        </w:r>
        <w:r>
          <w:fldChar w:fldCharType="separate"/>
        </w:r>
        <w:r w:rsidR="00D22F8D" w:rsidRPr="009D3068">
          <w:rPr>
            <w:rStyle w:val="Hyperlink"/>
            <w:noProof/>
          </w:rPr>
          <w:fldChar w:fldCharType="begin"/>
        </w:r>
        <w:r w:rsidR="00D22F8D" w:rsidRPr="009D3068">
          <w:rPr>
            <w:rStyle w:val="Hyperlink"/>
            <w:noProof/>
          </w:rPr>
          <w:instrText xml:space="preserve"> </w:instrText>
        </w:r>
        <w:r w:rsidR="00D22F8D">
          <w:rPr>
            <w:noProof/>
          </w:rPr>
          <w:instrText>HYPERLINK \l "_Toc197512359"</w:instrText>
        </w:r>
        <w:r w:rsidR="00D22F8D" w:rsidRPr="009D3068">
          <w:rPr>
            <w:rStyle w:val="Hyperlink"/>
            <w:noProof/>
          </w:rPr>
          <w:instrText xml:space="preserve"> </w:instrText>
        </w:r>
        <w:r w:rsidR="00D22F8D" w:rsidRPr="009D3068">
          <w:rPr>
            <w:rStyle w:val="Hyperlink"/>
            <w:noProof/>
          </w:rPr>
        </w:r>
        <w:r w:rsidR="00D22F8D" w:rsidRPr="009D3068">
          <w:rPr>
            <w:rStyle w:val="Hyperlink"/>
            <w:noProof/>
          </w:rPr>
          <w:fldChar w:fldCharType="separate"/>
        </w:r>
        <w:r w:rsidR="00D22F8D" w:rsidRPr="009D3068">
          <w:rPr>
            <w:rStyle w:val="Hyperlink"/>
            <w:noProof/>
          </w:rPr>
          <w:t>Overview of the Act</w:t>
        </w:r>
        <w:r w:rsidR="00D22F8D">
          <w:rPr>
            <w:noProof/>
            <w:webHidden/>
          </w:rPr>
          <w:tab/>
        </w:r>
        <w:r w:rsidR="00D22F8D">
          <w:rPr>
            <w:noProof/>
            <w:webHidden/>
          </w:rPr>
          <w:fldChar w:fldCharType="begin"/>
        </w:r>
        <w:r w:rsidR="00D22F8D">
          <w:rPr>
            <w:noProof/>
            <w:webHidden/>
          </w:rPr>
          <w:instrText xml:space="preserve"> PAGEREF _Toc197512359 \h </w:instrText>
        </w:r>
        <w:r w:rsidR="00D22F8D">
          <w:rPr>
            <w:noProof/>
            <w:webHidden/>
          </w:rPr>
        </w:r>
        <w:r w:rsidR="00D22F8D">
          <w:rPr>
            <w:noProof/>
            <w:webHidden/>
          </w:rPr>
          <w:fldChar w:fldCharType="separate"/>
        </w:r>
        <w:r w:rsidR="00D22F8D">
          <w:rPr>
            <w:noProof/>
            <w:webHidden/>
          </w:rPr>
          <w:t>3</w:t>
        </w:r>
        <w:r w:rsidR="00D22F8D">
          <w:rPr>
            <w:noProof/>
            <w:webHidden/>
          </w:rPr>
          <w:fldChar w:fldCharType="end"/>
        </w:r>
        <w:r w:rsidR="00D22F8D" w:rsidRPr="009D3068">
          <w:rPr>
            <w:rStyle w:val="Hyperlink"/>
            <w:noProof/>
          </w:rPr>
          <w:fldChar w:fldCharType="end"/>
        </w:r>
      </w:ins>
    </w:p>
    <w:p w14:paraId="05C15AFE" w14:textId="7EE65F14" w:rsidR="00D22F8D" w:rsidRDefault="00D22F8D">
      <w:pPr>
        <w:pStyle w:val="TOC1"/>
        <w:rPr>
          <w:ins w:id="33" w:author="Microsoft Word" w:date="2025-05-07T12:12:00Z"/>
          <w:rFonts w:asciiTheme="minorHAnsi" w:hAnsiTheme="minorHAnsi"/>
          <w:b w:val="0"/>
          <w:bCs w:val="0"/>
          <w:noProof/>
          <w:kern w:val="2"/>
          <w:sz w:val="24"/>
          <w:szCs w:val="24"/>
          <w:lang w:eastAsia="en-GB" w:bidi="ar-SA"/>
          <w14:ligatures w14:val="standardContextual"/>
        </w:rPr>
      </w:pPr>
      <w:ins w:id="34" w:author="Microsoft Word" w:date="2025-05-07T12:12:00Z">
        <w:r w:rsidRPr="009D3068">
          <w:rPr>
            <w:rStyle w:val="Hyperlink"/>
            <w:noProof/>
          </w:rPr>
          <w:fldChar w:fldCharType="begin"/>
        </w:r>
        <w:r w:rsidRPr="009D3068">
          <w:rPr>
            <w:rStyle w:val="Hyperlink"/>
            <w:noProof/>
          </w:rPr>
          <w:instrText xml:space="preserve"> </w:instrText>
        </w:r>
        <w:r>
          <w:rPr>
            <w:noProof/>
          </w:rPr>
          <w:instrText>HYPERLINK \l "_Toc197512360"</w:instrText>
        </w:r>
        <w:r w:rsidRPr="009D3068">
          <w:rPr>
            <w:rStyle w:val="Hyperlink"/>
            <w:noProof/>
          </w:rPr>
          <w:instrText xml:space="preserve"> </w:instrText>
        </w:r>
        <w:r w:rsidRPr="009D3068">
          <w:rPr>
            <w:rStyle w:val="Hyperlink"/>
            <w:noProof/>
          </w:rPr>
        </w:r>
        <w:r w:rsidRPr="009D3068">
          <w:rPr>
            <w:rStyle w:val="Hyperlink"/>
            <w:noProof/>
          </w:rPr>
          <w:fldChar w:fldCharType="separate"/>
        </w:r>
        <w:r w:rsidRPr="009D3068">
          <w:rPr>
            <w:rStyle w:val="Hyperlink"/>
            <w:noProof/>
          </w:rPr>
          <w:t>Policy background</w:t>
        </w:r>
        <w:r>
          <w:rPr>
            <w:noProof/>
            <w:webHidden/>
          </w:rPr>
          <w:tab/>
        </w:r>
        <w:r>
          <w:rPr>
            <w:noProof/>
            <w:webHidden/>
          </w:rPr>
          <w:fldChar w:fldCharType="begin"/>
        </w:r>
        <w:r>
          <w:rPr>
            <w:noProof/>
            <w:webHidden/>
          </w:rPr>
          <w:instrText xml:space="preserve"> PAGEREF _Toc197512360 \h </w:instrText>
        </w:r>
        <w:r>
          <w:rPr>
            <w:noProof/>
            <w:webHidden/>
          </w:rPr>
        </w:r>
        <w:r>
          <w:rPr>
            <w:noProof/>
            <w:webHidden/>
          </w:rPr>
          <w:fldChar w:fldCharType="separate"/>
        </w:r>
        <w:r>
          <w:rPr>
            <w:noProof/>
            <w:webHidden/>
          </w:rPr>
          <w:t>3</w:t>
        </w:r>
        <w:r>
          <w:rPr>
            <w:noProof/>
            <w:webHidden/>
          </w:rPr>
          <w:fldChar w:fldCharType="end"/>
        </w:r>
        <w:r w:rsidRPr="009D3068">
          <w:rPr>
            <w:rStyle w:val="Hyperlink"/>
            <w:noProof/>
          </w:rPr>
          <w:fldChar w:fldCharType="end"/>
        </w:r>
      </w:ins>
    </w:p>
    <w:p w14:paraId="65CC6D6E" w14:textId="386B64A1" w:rsidR="00D22F8D" w:rsidRDefault="00D22F8D">
      <w:pPr>
        <w:pStyle w:val="TOC1"/>
        <w:rPr>
          <w:ins w:id="35" w:author="Microsoft Word" w:date="2025-05-07T12:12:00Z"/>
          <w:rFonts w:asciiTheme="minorHAnsi" w:hAnsiTheme="minorHAnsi"/>
          <w:b w:val="0"/>
          <w:bCs w:val="0"/>
          <w:noProof/>
          <w:kern w:val="2"/>
          <w:sz w:val="24"/>
          <w:szCs w:val="24"/>
          <w:lang w:eastAsia="en-GB" w:bidi="ar-SA"/>
          <w14:ligatures w14:val="standardContextual"/>
        </w:rPr>
      </w:pPr>
      <w:ins w:id="36" w:author="Microsoft Word" w:date="2025-05-07T12:12:00Z">
        <w:r w:rsidRPr="009D3068">
          <w:rPr>
            <w:rStyle w:val="Hyperlink"/>
            <w:noProof/>
          </w:rPr>
          <w:fldChar w:fldCharType="begin"/>
        </w:r>
        <w:r w:rsidRPr="009D3068">
          <w:rPr>
            <w:rStyle w:val="Hyperlink"/>
            <w:noProof/>
          </w:rPr>
          <w:instrText xml:space="preserve"> </w:instrText>
        </w:r>
        <w:r>
          <w:rPr>
            <w:noProof/>
          </w:rPr>
          <w:instrText>HYPERLINK \l "_Toc197512361"</w:instrText>
        </w:r>
        <w:r w:rsidRPr="009D3068">
          <w:rPr>
            <w:rStyle w:val="Hyperlink"/>
            <w:noProof/>
          </w:rPr>
          <w:instrText xml:space="preserve"> </w:instrText>
        </w:r>
        <w:r w:rsidRPr="009D3068">
          <w:rPr>
            <w:rStyle w:val="Hyperlink"/>
            <w:noProof/>
          </w:rPr>
        </w:r>
        <w:r w:rsidRPr="009D3068">
          <w:rPr>
            <w:rStyle w:val="Hyperlink"/>
            <w:noProof/>
          </w:rPr>
          <w:fldChar w:fldCharType="separate"/>
        </w:r>
        <w:r w:rsidRPr="009D3068">
          <w:rPr>
            <w:rStyle w:val="Hyperlink"/>
            <w:noProof/>
          </w:rPr>
          <w:t>Legal background</w:t>
        </w:r>
        <w:r>
          <w:rPr>
            <w:noProof/>
            <w:webHidden/>
          </w:rPr>
          <w:tab/>
        </w:r>
        <w:r>
          <w:rPr>
            <w:noProof/>
            <w:webHidden/>
          </w:rPr>
          <w:fldChar w:fldCharType="begin"/>
        </w:r>
        <w:r>
          <w:rPr>
            <w:noProof/>
            <w:webHidden/>
          </w:rPr>
          <w:instrText xml:space="preserve"> PAGEREF _Toc197512361 \h </w:instrText>
        </w:r>
        <w:r>
          <w:rPr>
            <w:noProof/>
            <w:webHidden/>
          </w:rPr>
        </w:r>
        <w:r>
          <w:rPr>
            <w:noProof/>
            <w:webHidden/>
          </w:rPr>
          <w:fldChar w:fldCharType="separate"/>
        </w:r>
        <w:r>
          <w:rPr>
            <w:noProof/>
            <w:webHidden/>
          </w:rPr>
          <w:t>3</w:t>
        </w:r>
        <w:r>
          <w:rPr>
            <w:noProof/>
            <w:webHidden/>
          </w:rPr>
          <w:fldChar w:fldCharType="end"/>
        </w:r>
        <w:r w:rsidRPr="009D3068">
          <w:rPr>
            <w:rStyle w:val="Hyperlink"/>
            <w:noProof/>
          </w:rPr>
          <w:fldChar w:fldCharType="end"/>
        </w:r>
      </w:ins>
    </w:p>
    <w:p w14:paraId="6E8F1526" w14:textId="53F45211" w:rsidR="00D22F8D" w:rsidRDefault="00D22F8D">
      <w:pPr>
        <w:pStyle w:val="TOC1"/>
        <w:rPr>
          <w:ins w:id="37" w:author="Microsoft Word" w:date="2025-05-07T12:12:00Z"/>
          <w:rFonts w:asciiTheme="minorHAnsi" w:hAnsiTheme="minorHAnsi"/>
          <w:b w:val="0"/>
          <w:bCs w:val="0"/>
          <w:noProof/>
          <w:kern w:val="2"/>
          <w:sz w:val="24"/>
          <w:szCs w:val="24"/>
          <w:lang w:eastAsia="en-GB" w:bidi="ar-SA"/>
          <w14:ligatures w14:val="standardContextual"/>
        </w:rPr>
      </w:pPr>
      <w:ins w:id="38" w:author="Microsoft Word" w:date="2025-05-07T12:12:00Z">
        <w:r w:rsidRPr="009D3068">
          <w:rPr>
            <w:rStyle w:val="Hyperlink"/>
            <w:noProof/>
          </w:rPr>
          <w:fldChar w:fldCharType="begin"/>
        </w:r>
        <w:r w:rsidRPr="009D3068">
          <w:rPr>
            <w:rStyle w:val="Hyperlink"/>
            <w:noProof/>
          </w:rPr>
          <w:instrText xml:space="preserve"> </w:instrText>
        </w:r>
        <w:r>
          <w:rPr>
            <w:noProof/>
          </w:rPr>
          <w:instrText>HYPERLINK \l "_Toc197512362"</w:instrText>
        </w:r>
        <w:r w:rsidRPr="009D3068">
          <w:rPr>
            <w:rStyle w:val="Hyperlink"/>
            <w:noProof/>
          </w:rPr>
          <w:instrText xml:space="preserve"> </w:instrText>
        </w:r>
        <w:r w:rsidRPr="009D3068">
          <w:rPr>
            <w:rStyle w:val="Hyperlink"/>
            <w:noProof/>
          </w:rPr>
        </w:r>
        <w:r w:rsidRPr="009D3068">
          <w:rPr>
            <w:rStyle w:val="Hyperlink"/>
            <w:noProof/>
          </w:rPr>
          <w:fldChar w:fldCharType="separate"/>
        </w:r>
        <w:r w:rsidRPr="009D3068">
          <w:rPr>
            <w:rStyle w:val="Hyperlink"/>
            <w:noProof/>
          </w:rPr>
          <w:t>Territorial extent and application</w:t>
        </w:r>
        <w:r>
          <w:rPr>
            <w:noProof/>
            <w:webHidden/>
          </w:rPr>
          <w:tab/>
        </w:r>
        <w:r>
          <w:rPr>
            <w:noProof/>
            <w:webHidden/>
          </w:rPr>
          <w:fldChar w:fldCharType="begin"/>
        </w:r>
        <w:r>
          <w:rPr>
            <w:noProof/>
            <w:webHidden/>
          </w:rPr>
          <w:instrText xml:space="preserve"> PAGEREF _Toc197512362 \h </w:instrText>
        </w:r>
        <w:r>
          <w:rPr>
            <w:noProof/>
            <w:webHidden/>
          </w:rPr>
        </w:r>
        <w:r>
          <w:rPr>
            <w:noProof/>
            <w:webHidden/>
          </w:rPr>
          <w:fldChar w:fldCharType="separate"/>
        </w:r>
        <w:r>
          <w:rPr>
            <w:noProof/>
            <w:webHidden/>
          </w:rPr>
          <w:t>3</w:t>
        </w:r>
        <w:r>
          <w:rPr>
            <w:noProof/>
            <w:webHidden/>
          </w:rPr>
          <w:fldChar w:fldCharType="end"/>
        </w:r>
        <w:r w:rsidRPr="009D3068">
          <w:rPr>
            <w:rStyle w:val="Hyperlink"/>
            <w:noProof/>
          </w:rPr>
          <w:fldChar w:fldCharType="end"/>
        </w:r>
      </w:ins>
    </w:p>
    <w:p w14:paraId="022B33FE" w14:textId="5DD2B536" w:rsidR="00D22F8D" w:rsidRDefault="00D22F8D">
      <w:pPr>
        <w:pStyle w:val="TOC1"/>
        <w:rPr>
          <w:ins w:id="39" w:author="Microsoft Word" w:date="2025-05-07T12:12:00Z"/>
          <w:rFonts w:asciiTheme="minorHAnsi" w:hAnsiTheme="minorHAnsi"/>
          <w:b w:val="0"/>
          <w:bCs w:val="0"/>
          <w:noProof/>
          <w:kern w:val="2"/>
          <w:sz w:val="24"/>
          <w:szCs w:val="24"/>
          <w:lang w:eastAsia="en-GB" w:bidi="ar-SA"/>
          <w14:ligatures w14:val="standardContextual"/>
        </w:rPr>
      </w:pPr>
      <w:ins w:id="40" w:author="Microsoft Word" w:date="2025-05-07T12:12:00Z">
        <w:r w:rsidRPr="009D3068">
          <w:rPr>
            <w:rStyle w:val="Hyperlink"/>
            <w:noProof/>
          </w:rPr>
          <w:fldChar w:fldCharType="begin"/>
        </w:r>
        <w:r w:rsidRPr="009D3068">
          <w:rPr>
            <w:rStyle w:val="Hyperlink"/>
            <w:noProof/>
          </w:rPr>
          <w:instrText xml:space="preserve"> </w:instrText>
        </w:r>
        <w:r>
          <w:rPr>
            <w:noProof/>
          </w:rPr>
          <w:instrText>HYPERLINK \l "_Toc197512363"</w:instrText>
        </w:r>
        <w:r w:rsidRPr="009D3068">
          <w:rPr>
            <w:rStyle w:val="Hyperlink"/>
            <w:noProof/>
          </w:rPr>
          <w:instrText xml:space="preserve"> </w:instrText>
        </w:r>
        <w:r w:rsidRPr="009D3068">
          <w:rPr>
            <w:rStyle w:val="Hyperlink"/>
            <w:noProof/>
          </w:rPr>
        </w:r>
        <w:r w:rsidRPr="009D3068">
          <w:rPr>
            <w:rStyle w:val="Hyperlink"/>
            <w:noProof/>
          </w:rPr>
          <w:fldChar w:fldCharType="separate"/>
        </w:r>
        <w:r w:rsidRPr="009D3068">
          <w:rPr>
            <w:rStyle w:val="Hyperlink"/>
            <w:noProof/>
          </w:rPr>
          <w:t>Commentary on provisions of Act</w:t>
        </w:r>
        <w:r>
          <w:rPr>
            <w:noProof/>
            <w:webHidden/>
          </w:rPr>
          <w:tab/>
        </w:r>
        <w:r>
          <w:rPr>
            <w:noProof/>
            <w:webHidden/>
          </w:rPr>
          <w:fldChar w:fldCharType="begin"/>
        </w:r>
        <w:r>
          <w:rPr>
            <w:noProof/>
            <w:webHidden/>
          </w:rPr>
          <w:instrText xml:space="preserve"> PAGEREF _Toc197512363 \h </w:instrText>
        </w:r>
        <w:r>
          <w:rPr>
            <w:noProof/>
            <w:webHidden/>
          </w:rPr>
        </w:r>
        <w:r>
          <w:rPr>
            <w:noProof/>
            <w:webHidden/>
          </w:rPr>
          <w:fldChar w:fldCharType="separate"/>
        </w:r>
        <w:r>
          <w:rPr>
            <w:noProof/>
            <w:webHidden/>
          </w:rPr>
          <w:t>3</w:t>
        </w:r>
        <w:r>
          <w:rPr>
            <w:noProof/>
            <w:webHidden/>
          </w:rPr>
          <w:fldChar w:fldCharType="end"/>
        </w:r>
        <w:r w:rsidRPr="009D3068">
          <w:rPr>
            <w:rStyle w:val="Hyperlink"/>
            <w:noProof/>
          </w:rPr>
          <w:fldChar w:fldCharType="end"/>
        </w:r>
      </w:ins>
    </w:p>
    <w:p w14:paraId="4E763B04" w14:textId="143604B7" w:rsidR="00D22F8D" w:rsidRDefault="00D22F8D">
      <w:pPr>
        <w:pStyle w:val="TOC4"/>
        <w:tabs>
          <w:tab w:val="right" w:pos="9061"/>
        </w:tabs>
        <w:rPr>
          <w:ins w:id="41" w:author="Microsoft Word" w:date="2025-05-07T12:12:00Z"/>
          <w:noProof/>
          <w:kern w:val="2"/>
          <w:sz w:val="24"/>
          <w:szCs w:val="24"/>
          <w:lang w:eastAsia="en-GB" w:bidi="ar-SA"/>
          <w14:ligatures w14:val="standardContextual"/>
        </w:rPr>
      </w:pPr>
      <w:ins w:id="42" w:author="Microsoft Word" w:date="2025-05-07T12:12:00Z">
        <w:r w:rsidRPr="009D3068">
          <w:rPr>
            <w:rStyle w:val="Hyperlink"/>
            <w:noProof/>
          </w:rPr>
          <w:fldChar w:fldCharType="begin"/>
        </w:r>
        <w:r w:rsidRPr="009D3068">
          <w:rPr>
            <w:rStyle w:val="Hyperlink"/>
            <w:noProof/>
          </w:rPr>
          <w:instrText xml:space="preserve"> </w:instrText>
        </w:r>
        <w:r>
          <w:rPr>
            <w:noProof/>
          </w:rPr>
          <w:instrText>HYPERLINK \l "_Toc197512364"</w:instrText>
        </w:r>
        <w:r w:rsidRPr="009D3068">
          <w:rPr>
            <w:rStyle w:val="Hyperlink"/>
            <w:noProof/>
          </w:rPr>
          <w:instrText xml:space="preserve"> </w:instrText>
        </w:r>
        <w:r w:rsidRPr="009D3068">
          <w:rPr>
            <w:rStyle w:val="Hyperlink"/>
            <w:noProof/>
          </w:rPr>
        </w:r>
        <w:r w:rsidRPr="009D3068">
          <w:rPr>
            <w:rStyle w:val="Hyperlink"/>
            <w:noProof/>
          </w:rPr>
          <w:fldChar w:fldCharType="separate"/>
        </w:r>
        <w:r w:rsidRPr="009D3068">
          <w:rPr>
            <w:rStyle w:val="Hyperlink"/>
            <w:noProof/>
          </w:rPr>
          <w:t>Section 1 and Section 2: Meaning of ‘steel undertaking’ and Directions about use of assets</w:t>
        </w:r>
        <w:r>
          <w:rPr>
            <w:noProof/>
            <w:webHidden/>
          </w:rPr>
          <w:tab/>
        </w:r>
        <w:r>
          <w:rPr>
            <w:noProof/>
            <w:webHidden/>
          </w:rPr>
          <w:fldChar w:fldCharType="begin"/>
        </w:r>
        <w:r>
          <w:rPr>
            <w:noProof/>
            <w:webHidden/>
          </w:rPr>
          <w:instrText xml:space="preserve"> PAGEREF _Toc197512364 \h </w:instrText>
        </w:r>
        <w:r>
          <w:rPr>
            <w:noProof/>
            <w:webHidden/>
          </w:rPr>
        </w:r>
        <w:r>
          <w:rPr>
            <w:noProof/>
            <w:webHidden/>
          </w:rPr>
          <w:fldChar w:fldCharType="separate"/>
        </w:r>
        <w:r>
          <w:rPr>
            <w:noProof/>
            <w:webHidden/>
          </w:rPr>
          <w:t>3</w:t>
        </w:r>
        <w:r>
          <w:rPr>
            <w:noProof/>
            <w:webHidden/>
          </w:rPr>
          <w:fldChar w:fldCharType="end"/>
        </w:r>
        <w:r w:rsidRPr="009D3068">
          <w:rPr>
            <w:rStyle w:val="Hyperlink"/>
            <w:noProof/>
          </w:rPr>
          <w:fldChar w:fldCharType="end"/>
        </w:r>
      </w:ins>
    </w:p>
    <w:p w14:paraId="28C2D496" w14:textId="3EBC911E" w:rsidR="00D22F8D" w:rsidRDefault="00D22F8D">
      <w:pPr>
        <w:pStyle w:val="TOC4"/>
        <w:tabs>
          <w:tab w:val="right" w:pos="9061"/>
        </w:tabs>
        <w:rPr>
          <w:ins w:id="43" w:author="Microsoft Word" w:date="2025-05-07T12:12:00Z"/>
          <w:noProof/>
          <w:kern w:val="2"/>
          <w:sz w:val="24"/>
          <w:szCs w:val="24"/>
          <w:lang w:eastAsia="en-GB" w:bidi="ar-SA"/>
          <w14:ligatures w14:val="standardContextual"/>
        </w:rPr>
      </w:pPr>
      <w:ins w:id="44" w:author="Microsoft Word" w:date="2025-05-07T12:12:00Z">
        <w:r w:rsidRPr="009D3068">
          <w:rPr>
            <w:rStyle w:val="Hyperlink"/>
            <w:noProof/>
          </w:rPr>
          <w:fldChar w:fldCharType="begin"/>
        </w:r>
        <w:r w:rsidRPr="009D3068">
          <w:rPr>
            <w:rStyle w:val="Hyperlink"/>
            <w:noProof/>
          </w:rPr>
          <w:instrText xml:space="preserve"> </w:instrText>
        </w:r>
        <w:r>
          <w:rPr>
            <w:noProof/>
          </w:rPr>
          <w:instrText>HYPERLINK \l "_Toc197512365"</w:instrText>
        </w:r>
        <w:r w:rsidRPr="009D3068">
          <w:rPr>
            <w:rStyle w:val="Hyperlink"/>
            <w:noProof/>
          </w:rPr>
          <w:instrText xml:space="preserve"> </w:instrText>
        </w:r>
        <w:r w:rsidRPr="009D3068">
          <w:rPr>
            <w:rStyle w:val="Hyperlink"/>
            <w:noProof/>
          </w:rPr>
        </w:r>
        <w:r w:rsidRPr="009D3068">
          <w:rPr>
            <w:rStyle w:val="Hyperlink"/>
            <w:noProof/>
          </w:rPr>
          <w:fldChar w:fldCharType="separate"/>
        </w:r>
        <w:r w:rsidRPr="009D3068">
          <w:rPr>
            <w:rStyle w:val="Hyperlink"/>
            <w:noProof/>
          </w:rPr>
          <w:t>Section 3: Breach of directions: power to take control of assets</w:t>
        </w:r>
        <w:r>
          <w:rPr>
            <w:noProof/>
            <w:webHidden/>
          </w:rPr>
          <w:tab/>
        </w:r>
        <w:r>
          <w:rPr>
            <w:noProof/>
            <w:webHidden/>
          </w:rPr>
          <w:fldChar w:fldCharType="begin"/>
        </w:r>
        <w:r>
          <w:rPr>
            <w:noProof/>
            <w:webHidden/>
          </w:rPr>
          <w:instrText xml:space="preserve"> PAGEREF _Toc197512365 \h </w:instrText>
        </w:r>
        <w:r>
          <w:rPr>
            <w:noProof/>
            <w:webHidden/>
          </w:rPr>
        </w:r>
        <w:r>
          <w:rPr>
            <w:noProof/>
            <w:webHidden/>
          </w:rPr>
          <w:fldChar w:fldCharType="separate"/>
        </w:r>
        <w:r>
          <w:rPr>
            <w:noProof/>
            <w:webHidden/>
          </w:rPr>
          <w:t>4</w:t>
        </w:r>
        <w:r>
          <w:rPr>
            <w:noProof/>
            <w:webHidden/>
          </w:rPr>
          <w:fldChar w:fldCharType="end"/>
        </w:r>
        <w:r w:rsidRPr="009D3068">
          <w:rPr>
            <w:rStyle w:val="Hyperlink"/>
            <w:noProof/>
          </w:rPr>
          <w:fldChar w:fldCharType="end"/>
        </w:r>
      </w:ins>
    </w:p>
    <w:p w14:paraId="55623796" w14:textId="43693908" w:rsidR="00D22F8D" w:rsidRDefault="00D22F8D">
      <w:pPr>
        <w:pStyle w:val="TOC4"/>
        <w:tabs>
          <w:tab w:val="right" w:pos="9061"/>
        </w:tabs>
        <w:rPr>
          <w:ins w:id="45" w:author="Microsoft Word" w:date="2025-05-07T12:12:00Z"/>
          <w:noProof/>
          <w:kern w:val="2"/>
          <w:sz w:val="24"/>
          <w:szCs w:val="24"/>
          <w:lang w:eastAsia="en-GB" w:bidi="ar-SA"/>
          <w14:ligatures w14:val="standardContextual"/>
        </w:rPr>
      </w:pPr>
      <w:ins w:id="46" w:author="Microsoft Word" w:date="2025-05-07T12:12:00Z">
        <w:r w:rsidRPr="009D3068">
          <w:rPr>
            <w:rStyle w:val="Hyperlink"/>
            <w:noProof/>
          </w:rPr>
          <w:fldChar w:fldCharType="begin"/>
        </w:r>
        <w:r w:rsidRPr="009D3068">
          <w:rPr>
            <w:rStyle w:val="Hyperlink"/>
            <w:noProof/>
          </w:rPr>
          <w:instrText xml:space="preserve"> </w:instrText>
        </w:r>
        <w:r>
          <w:rPr>
            <w:noProof/>
          </w:rPr>
          <w:instrText>HYPERLINK \l "_Toc197512366"</w:instrText>
        </w:r>
        <w:r w:rsidRPr="009D3068">
          <w:rPr>
            <w:rStyle w:val="Hyperlink"/>
            <w:noProof/>
          </w:rPr>
          <w:instrText xml:space="preserve"> </w:instrText>
        </w:r>
        <w:r w:rsidRPr="009D3068">
          <w:rPr>
            <w:rStyle w:val="Hyperlink"/>
            <w:noProof/>
          </w:rPr>
        </w:r>
        <w:r w:rsidRPr="009D3068">
          <w:rPr>
            <w:rStyle w:val="Hyperlink"/>
            <w:noProof/>
          </w:rPr>
          <w:fldChar w:fldCharType="separate"/>
        </w:r>
        <w:r w:rsidRPr="009D3068">
          <w:rPr>
            <w:rStyle w:val="Hyperlink"/>
            <w:noProof/>
          </w:rPr>
          <w:t>Section 4: Offences</w:t>
        </w:r>
        <w:r>
          <w:rPr>
            <w:noProof/>
            <w:webHidden/>
          </w:rPr>
          <w:tab/>
        </w:r>
        <w:r>
          <w:rPr>
            <w:noProof/>
            <w:webHidden/>
          </w:rPr>
          <w:fldChar w:fldCharType="begin"/>
        </w:r>
        <w:r>
          <w:rPr>
            <w:noProof/>
            <w:webHidden/>
          </w:rPr>
          <w:instrText xml:space="preserve"> PAGEREF _Toc197512366 \h </w:instrText>
        </w:r>
        <w:r>
          <w:rPr>
            <w:noProof/>
            <w:webHidden/>
          </w:rPr>
        </w:r>
        <w:r>
          <w:rPr>
            <w:noProof/>
            <w:webHidden/>
          </w:rPr>
          <w:fldChar w:fldCharType="separate"/>
        </w:r>
        <w:r>
          <w:rPr>
            <w:noProof/>
            <w:webHidden/>
          </w:rPr>
          <w:t>4</w:t>
        </w:r>
        <w:r>
          <w:rPr>
            <w:noProof/>
            <w:webHidden/>
          </w:rPr>
          <w:fldChar w:fldCharType="end"/>
        </w:r>
        <w:r w:rsidRPr="009D3068">
          <w:rPr>
            <w:rStyle w:val="Hyperlink"/>
            <w:noProof/>
          </w:rPr>
          <w:fldChar w:fldCharType="end"/>
        </w:r>
      </w:ins>
    </w:p>
    <w:p w14:paraId="33FB5F11" w14:textId="0DE982A0" w:rsidR="00D22F8D" w:rsidRDefault="00D22F8D">
      <w:pPr>
        <w:pStyle w:val="TOC4"/>
        <w:tabs>
          <w:tab w:val="right" w:pos="9061"/>
        </w:tabs>
        <w:rPr>
          <w:ins w:id="47" w:author="Microsoft Word" w:date="2025-05-07T12:12:00Z"/>
          <w:noProof/>
          <w:kern w:val="2"/>
          <w:sz w:val="24"/>
          <w:szCs w:val="24"/>
          <w:lang w:eastAsia="en-GB" w:bidi="ar-SA"/>
          <w14:ligatures w14:val="standardContextual"/>
        </w:rPr>
      </w:pPr>
      <w:ins w:id="48" w:author="Microsoft Word" w:date="2025-05-07T12:12:00Z">
        <w:r w:rsidRPr="009D3068">
          <w:rPr>
            <w:rStyle w:val="Hyperlink"/>
            <w:noProof/>
          </w:rPr>
          <w:fldChar w:fldCharType="begin"/>
        </w:r>
        <w:r w:rsidRPr="009D3068">
          <w:rPr>
            <w:rStyle w:val="Hyperlink"/>
            <w:noProof/>
          </w:rPr>
          <w:instrText xml:space="preserve"> </w:instrText>
        </w:r>
        <w:r>
          <w:rPr>
            <w:noProof/>
          </w:rPr>
          <w:instrText>HYPERLINK \l "_Toc197512367"</w:instrText>
        </w:r>
        <w:r w:rsidRPr="009D3068">
          <w:rPr>
            <w:rStyle w:val="Hyperlink"/>
            <w:noProof/>
          </w:rPr>
          <w:instrText xml:space="preserve"> </w:instrText>
        </w:r>
        <w:r w:rsidRPr="009D3068">
          <w:rPr>
            <w:rStyle w:val="Hyperlink"/>
            <w:noProof/>
          </w:rPr>
        </w:r>
        <w:r w:rsidRPr="009D3068">
          <w:rPr>
            <w:rStyle w:val="Hyperlink"/>
            <w:noProof/>
          </w:rPr>
          <w:fldChar w:fldCharType="separate"/>
        </w:r>
        <w:r w:rsidRPr="009D3068">
          <w:rPr>
            <w:rStyle w:val="Hyperlink"/>
            <w:noProof/>
          </w:rPr>
          <w:t>Section 5: Injunctions</w:t>
        </w:r>
        <w:r>
          <w:rPr>
            <w:noProof/>
            <w:webHidden/>
          </w:rPr>
          <w:tab/>
        </w:r>
        <w:r>
          <w:rPr>
            <w:noProof/>
            <w:webHidden/>
          </w:rPr>
          <w:fldChar w:fldCharType="begin"/>
        </w:r>
        <w:r>
          <w:rPr>
            <w:noProof/>
            <w:webHidden/>
          </w:rPr>
          <w:instrText xml:space="preserve"> PAGEREF _Toc197512367 \h </w:instrText>
        </w:r>
        <w:r>
          <w:rPr>
            <w:noProof/>
            <w:webHidden/>
          </w:rPr>
        </w:r>
        <w:r>
          <w:rPr>
            <w:noProof/>
            <w:webHidden/>
          </w:rPr>
          <w:fldChar w:fldCharType="separate"/>
        </w:r>
        <w:r>
          <w:rPr>
            <w:noProof/>
            <w:webHidden/>
          </w:rPr>
          <w:t>4</w:t>
        </w:r>
        <w:r>
          <w:rPr>
            <w:noProof/>
            <w:webHidden/>
          </w:rPr>
          <w:fldChar w:fldCharType="end"/>
        </w:r>
        <w:r w:rsidRPr="009D3068">
          <w:rPr>
            <w:rStyle w:val="Hyperlink"/>
            <w:noProof/>
          </w:rPr>
          <w:fldChar w:fldCharType="end"/>
        </w:r>
      </w:ins>
    </w:p>
    <w:p w14:paraId="4D7AE664" w14:textId="24EF1CA5" w:rsidR="00D22F8D" w:rsidRDefault="00D22F8D">
      <w:pPr>
        <w:pStyle w:val="TOC4"/>
        <w:tabs>
          <w:tab w:val="right" w:pos="9061"/>
        </w:tabs>
        <w:rPr>
          <w:ins w:id="49" w:author="Microsoft Word" w:date="2025-05-07T12:12:00Z"/>
          <w:noProof/>
          <w:kern w:val="2"/>
          <w:sz w:val="24"/>
          <w:szCs w:val="24"/>
          <w:lang w:eastAsia="en-GB" w:bidi="ar-SA"/>
          <w14:ligatures w14:val="standardContextual"/>
        </w:rPr>
      </w:pPr>
      <w:ins w:id="50" w:author="Microsoft Word" w:date="2025-05-07T12:12:00Z">
        <w:r w:rsidRPr="009D3068">
          <w:rPr>
            <w:rStyle w:val="Hyperlink"/>
            <w:noProof/>
          </w:rPr>
          <w:fldChar w:fldCharType="begin"/>
        </w:r>
        <w:r w:rsidRPr="009D3068">
          <w:rPr>
            <w:rStyle w:val="Hyperlink"/>
            <w:noProof/>
          </w:rPr>
          <w:instrText xml:space="preserve"> </w:instrText>
        </w:r>
        <w:r>
          <w:rPr>
            <w:noProof/>
          </w:rPr>
          <w:instrText>HYPERLINK \l "_Toc197512368"</w:instrText>
        </w:r>
        <w:r w:rsidRPr="009D3068">
          <w:rPr>
            <w:rStyle w:val="Hyperlink"/>
            <w:noProof/>
          </w:rPr>
          <w:instrText xml:space="preserve"> </w:instrText>
        </w:r>
        <w:r w:rsidRPr="009D3068">
          <w:rPr>
            <w:rStyle w:val="Hyperlink"/>
            <w:noProof/>
          </w:rPr>
        </w:r>
        <w:r w:rsidRPr="009D3068">
          <w:rPr>
            <w:rStyle w:val="Hyperlink"/>
            <w:noProof/>
          </w:rPr>
          <w:fldChar w:fldCharType="separate"/>
        </w:r>
        <w:r w:rsidRPr="009D3068">
          <w:rPr>
            <w:rStyle w:val="Hyperlink"/>
            <w:noProof/>
          </w:rPr>
          <w:t>Section 6: Indemnities</w:t>
        </w:r>
        <w:r>
          <w:rPr>
            <w:noProof/>
            <w:webHidden/>
          </w:rPr>
          <w:tab/>
        </w:r>
        <w:r>
          <w:rPr>
            <w:noProof/>
            <w:webHidden/>
          </w:rPr>
          <w:fldChar w:fldCharType="begin"/>
        </w:r>
        <w:r>
          <w:rPr>
            <w:noProof/>
            <w:webHidden/>
          </w:rPr>
          <w:instrText xml:space="preserve"> PAGEREF _Toc197512368 \h </w:instrText>
        </w:r>
        <w:r>
          <w:rPr>
            <w:noProof/>
            <w:webHidden/>
          </w:rPr>
        </w:r>
        <w:r>
          <w:rPr>
            <w:noProof/>
            <w:webHidden/>
          </w:rPr>
          <w:fldChar w:fldCharType="separate"/>
        </w:r>
        <w:r>
          <w:rPr>
            <w:noProof/>
            <w:webHidden/>
          </w:rPr>
          <w:t>4</w:t>
        </w:r>
        <w:r>
          <w:rPr>
            <w:noProof/>
            <w:webHidden/>
          </w:rPr>
          <w:fldChar w:fldCharType="end"/>
        </w:r>
        <w:r w:rsidRPr="009D3068">
          <w:rPr>
            <w:rStyle w:val="Hyperlink"/>
            <w:noProof/>
          </w:rPr>
          <w:fldChar w:fldCharType="end"/>
        </w:r>
      </w:ins>
    </w:p>
    <w:p w14:paraId="7EE574A6" w14:textId="23FB9125" w:rsidR="00D22F8D" w:rsidRDefault="00D22F8D">
      <w:pPr>
        <w:pStyle w:val="TOC4"/>
        <w:tabs>
          <w:tab w:val="right" w:pos="9061"/>
        </w:tabs>
        <w:rPr>
          <w:ins w:id="51" w:author="Microsoft Word" w:date="2025-05-07T12:12:00Z"/>
          <w:noProof/>
          <w:kern w:val="2"/>
          <w:sz w:val="24"/>
          <w:szCs w:val="24"/>
          <w:lang w:eastAsia="en-GB" w:bidi="ar-SA"/>
          <w14:ligatures w14:val="standardContextual"/>
        </w:rPr>
      </w:pPr>
      <w:ins w:id="52" w:author="Microsoft Word" w:date="2025-05-07T12:12:00Z">
        <w:r w:rsidRPr="009D3068">
          <w:rPr>
            <w:rStyle w:val="Hyperlink"/>
            <w:noProof/>
          </w:rPr>
          <w:fldChar w:fldCharType="begin"/>
        </w:r>
        <w:r w:rsidRPr="009D3068">
          <w:rPr>
            <w:rStyle w:val="Hyperlink"/>
            <w:noProof/>
          </w:rPr>
          <w:instrText xml:space="preserve"> </w:instrText>
        </w:r>
        <w:r>
          <w:rPr>
            <w:noProof/>
          </w:rPr>
          <w:instrText>HYPERLINK \l "_Toc197512369"</w:instrText>
        </w:r>
        <w:r w:rsidRPr="009D3068">
          <w:rPr>
            <w:rStyle w:val="Hyperlink"/>
            <w:noProof/>
          </w:rPr>
          <w:instrText xml:space="preserve"> </w:instrText>
        </w:r>
        <w:r w:rsidRPr="009D3068">
          <w:rPr>
            <w:rStyle w:val="Hyperlink"/>
            <w:noProof/>
          </w:rPr>
        </w:r>
        <w:r w:rsidRPr="009D3068">
          <w:rPr>
            <w:rStyle w:val="Hyperlink"/>
            <w:noProof/>
          </w:rPr>
          <w:fldChar w:fldCharType="separate"/>
        </w:r>
        <w:r w:rsidRPr="009D3068">
          <w:rPr>
            <w:rStyle w:val="Hyperlink"/>
            <w:noProof/>
          </w:rPr>
          <w:t>Section 7: Compensation scheme</w:t>
        </w:r>
        <w:r>
          <w:rPr>
            <w:noProof/>
            <w:webHidden/>
          </w:rPr>
          <w:tab/>
        </w:r>
        <w:r>
          <w:rPr>
            <w:noProof/>
            <w:webHidden/>
          </w:rPr>
          <w:fldChar w:fldCharType="begin"/>
        </w:r>
        <w:r>
          <w:rPr>
            <w:noProof/>
            <w:webHidden/>
          </w:rPr>
          <w:instrText xml:space="preserve"> PAGEREF _Toc197512369 \h </w:instrText>
        </w:r>
        <w:r>
          <w:rPr>
            <w:noProof/>
            <w:webHidden/>
          </w:rPr>
        </w:r>
        <w:r>
          <w:rPr>
            <w:noProof/>
            <w:webHidden/>
          </w:rPr>
          <w:fldChar w:fldCharType="separate"/>
        </w:r>
        <w:r>
          <w:rPr>
            <w:noProof/>
            <w:webHidden/>
          </w:rPr>
          <w:t>4</w:t>
        </w:r>
        <w:r>
          <w:rPr>
            <w:noProof/>
            <w:webHidden/>
          </w:rPr>
          <w:fldChar w:fldCharType="end"/>
        </w:r>
        <w:r w:rsidRPr="009D3068">
          <w:rPr>
            <w:rStyle w:val="Hyperlink"/>
            <w:noProof/>
          </w:rPr>
          <w:fldChar w:fldCharType="end"/>
        </w:r>
      </w:ins>
    </w:p>
    <w:p w14:paraId="43B8FAD7" w14:textId="1AFC9D7C" w:rsidR="00D22F8D" w:rsidRDefault="00D22F8D">
      <w:pPr>
        <w:pStyle w:val="TOC4"/>
        <w:tabs>
          <w:tab w:val="right" w:pos="9061"/>
        </w:tabs>
        <w:rPr>
          <w:ins w:id="53" w:author="Microsoft Word" w:date="2025-05-07T12:12:00Z"/>
          <w:noProof/>
          <w:kern w:val="2"/>
          <w:sz w:val="24"/>
          <w:szCs w:val="24"/>
          <w:lang w:eastAsia="en-GB" w:bidi="ar-SA"/>
          <w14:ligatures w14:val="standardContextual"/>
        </w:rPr>
      </w:pPr>
      <w:ins w:id="54" w:author="Microsoft Word" w:date="2025-05-07T12:12:00Z">
        <w:r w:rsidRPr="009D3068">
          <w:rPr>
            <w:rStyle w:val="Hyperlink"/>
            <w:noProof/>
          </w:rPr>
          <w:fldChar w:fldCharType="begin"/>
        </w:r>
        <w:r w:rsidRPr="009D3068">
          <w:rPr>
            <w:rStyle w:val="Hyperlink"/>
            <w:noProof/>
          </w:rPr>
          <w:instrText xml:space="preserve"> </w:instrText>
        </w:r>
        <w:r>
          <w:rPr>
            <w:noProof/>
          </w:rPr>
          <w:instrText>HYPERLINK \l "_Toc197512370"</w:instrText>
        </w:r>
        <w:r w:rsidRPr="009D3068">
          <w:rPr>
            <w:rStyle w:val="Hyperlink"/>
            <w:noProof/>
          </w:rPr>
          <w:instrText xml:space="preserve"> </w:instrText>
        </w:r>
        <w:r w:rsidRPr="009D3068">
          <w:rPr>
            <w:rStyle w:val="Hyperlink"/>
            <w:noProof/>
          </w:rPr>
        </w:r>
        <w:r w:rsidRPr="009D3068">
          <w:rPr>
            <w:rStyle w:val="Hyperlink"/>
            <w:noProof/>
          </w:rPr>
          <w:fldChar w:fldCharType="separate"/>
        </w:r>
        <w:r w:rsidRPr="009D3068">
          <w:rPr>
            <w:rStyle w:val="Hyperlink"/>
            <w:noProof/>
          </w:rPr>
          <w:t>Section 8: Financial provision</w:t>
        </w:r>
        <w:r>
          <w:rPr>
            <w:noProof/>
            <w:webHidden/>
          </w:rPr>
          <w:tab/>
        </w:r>
        <w:r>
          <w:rPr>
            <w:noProof/>
            <w:webHidden/>
          </w:rPr>
          <w:fldChar w:fldCharType="begin"/>
        </w:r>
        <w:r>
          <w:rPr>
            <w:noProof/>
            <w:webHidden/>
          </w:rPr>
          <w:instrText xml:space="preserve"> PAGEREF _Toc197512370 \h </w:instrText>
        </w:r>
        <w:r>
          <w:rPr>
            <w:noProof/>
            <w:webHidden/>
          </w:rPr>
        </w:r>
        <w:r>
          <w:rPr>
            <w:noProof/>
            <w:webHidden/>
          </w:rPr>
          <w:fldChar w:fldCharType="separate"/>
        </w:r>
        <w:r>
          <w:rPr>
            <w:noProof/>
            <w:webHidden/>
          </w:rPr>
          <w:t>4</w:t>
        </w:r>
        <w:r>
          <w:rPr>
            <w:noProof/>
            <w:webHidden/>
          </w:rPr>
          <w:fldChar w:fldCharType="end"/>
        </w:r>
        <w:r w:rsidRPr="009D3068">
          <w:rPr>
            <w:rStyle w:val="Hyperlink"/>
            <w:noProof/>
          </w:rPr>
          <w:fldChar w:fldCharType="end"/>
        </w:r>
      </w:ins>
    </w:p>
    <w:p w14:paraId="2A7BF1BC" w14:textId="46220E83" w:rsidR="00D22F8D" w:rsidRDefault="00D22F8D">
      <w:pPr>
        <w:pStyle w:val="TOC4"/>
        <w:tabs>
          <w:tab w:val="right" w:pos="9061"/>
        </w:tabs>
        <w:rPr>
          <w:ins w:id="55" w:author="Microsoft Word" w:date="2025-05-07T12:12:00Z"/>
          <w:noProof/>
          <w:kern w:val="2"/>
          <w:sz w:val="24"/>
          <w:szCs w:val="24"/>
          <w:lang w:eastAsia="en-GB" w:bidi="ar-SA"/>
          <w14:ligatures w14:val="standardContextual"/>
        </w:rPr>
      </w:pPr>
      <w:ins w:id="56" w:author="Microsoft Word" w:date="2025-05-07T12:12:00Z">
        <w:r w:rsidRPr="009D3068">
          <w:rPr>
            <w:rStyle w:val="Hyperlink"/>
            <w:noProof/>
          </w:rPr>
          <w:fldChar w:fldCharType="begin"/>
        </w:r>
        <w:r w:rsidRPr="009D3068">
          <w:rPr>
            <w:rStyle w:val="Hyperlink"/>
            <w:noProof/>
          </w:rPr>
          <w:instrText xml:space="preserve"> </w:instrText>
        </w:r>
        <w:r>
          <w:rPr>
            <w:noProof/>
          </w:rPr>
          <w:instrText>HYPERLINK \l "_Toc197512371"</w:instrText>
        </w:r>
        <w:r w:rsidRPr="009D3068">
          <w:rPr>
            <w:rStyle w:val="Hyperlink"/>
            <w:noProof/>
          </w:rPr>
          <w:instrText xml:space="preserve"> </w:instrText>
        </w:r>
        <w:r w:rsidRPr="009D3068">
          <w:rPr>
            <w:rStyle w:val="Hyperlink"/>
            <w:noProof/>
          </w:rPr>
        </w:r>
        <w:r w:rsidRPr="009D3068">
          <w:rPr>
            <w:rStyle w:val="Hyperlink"/>
            <w:noProof/>
          </w:rPr>
          <w:fldChar w:fldCharType="separate"/>
        </w:r>
        <w:r w:rsidRPr="009D3068">
          <w:rPr>
            <w:rStyle w:val="Hyperlink"/>
            <w:noProof/>
          </w:rPr>
          <w:t>Section 9 and 10: Interpretation, Extent, commencement and short title</w:t>
        </w:r>
        <w:r>
          <w:rPr>
            <w:noProof/>
            <w:webHidden/>
          </w:rPr>
          <w:tab/>
        </w:r>
        <w:r>
          <w:rPr>
            <w:noProof/>
            <w:webHidden/>
          </w:rPr>
          <w:fldChar w:fldCharType="begin"/>
        </w:r>
        <w:r>
          <w:rPr>
            <w:noProof/>
            <w:webHidden/>
          </w:rPr>
          <w:instrText xml:space="preserve"> PAGEREF _Toc197512371 \h </w:instrText>
        </w:r>
        <w:r>
          <w:rPr>
            <w:noProof/>
            <w:webHidden/>
          </w:rPr>
        </w:r>
        <w:r>
          <w:rPr>
            <w:noProof/>
            <w:webHidden/>
          </w:rPr>
          <w:fldChar w:fldCharType="separate"/>
        </w:r>
        <w:r>
          <w:rPr>
            <w:noProof/>
            <w:webHidden/>
          </w:rPr>
          <w:t>5</w:t>
        </w:r>
        <w:r>
          <w:rPr>
            <w:noProof/>
            <w:webHidden/>
          </w:rPr>
          <w:fldChar w:fldCharType="end"/>
        </w:r>
        <w:r w:rsidRPr="009D3068">
          <w:rPr>
            <w:rStyle w:val="Hyperlink"/>
            <w:noProof/>
          </w:rPr>
          <w:fldChar w:fldCharType="end"/>
        </w:r>
      </w:ins>
    </w:p>
    <w:p w14:paraId="6FF574CA" w14:textId="3CD3E44D" w:rsidR="00D22F8D" w:rsidRDefault="00D22F8D">
      <w:pPr>
        <w:pStyle w:val="TOC1"/>
        <w:rPr>
          <w:ins w:id="57" w:author="Microsoft Word" w:date="2025-05-07T12:12:00Z"/>
          <w:rFonts w:asciiTheme="minorHAnsi" w:hAnsiTheme="minorHAnsi"/>
          <w:b w:val="0"/>
          <w:bCs w:val="0"/>
          <w:noProof/>
          <w:kern w:val="2"/>
          <w:sz w:val="24"/>
          <w:szCs w:val="24"/>
          <w:lang w:eastAsia="en-GB" w:bidi="ar-SA"/>
          <w14:ligatures w14:val="standardContextual"/>
        </w:rPr>
      </w:pPr>
      <w:ins w:id="58" w:author="Microsoft Word" w:date="2025-05-07T12:12:00Z">
        <w:r w:rsidRPr="009D3068">
          <w:rPr>
            <w:rStyle w:val="Hyperlink"/>
            <w:noProof/>
          </w:rPr>
          <w:fldChar w:fldCharType="begin"/>
        </w:r>
        <w:r w:rsidRPr="009D3068">
          <w:rPr>
            <w:rStyle w:val="Hyperlink"/>
            <w:noProof/>
          </w:rPr>
          <w:instrText xml:space="preserve"> </w:instrText>
        </w:r>
        <w:r>
          <w:rPr>
            <w:noProof/>
          </w:rPr>
          <w:instrText>HYPERLINK \l "_Toc197512372"</w:instrText>
        </w:r>
        <w:r w:rsidRPr="009D3068">
          <w:rPr>
            <w:rStyle w:val="Hyperlink"/>
            <w:noProof/>
          </w:rPr>
          <w:instrText xml:space="preserve"> </w:instrText>
        </w:r>
        <w:r w:rsidRPr="009D3068">
          <w:rPr>
            <w:rStyle w:val="Hyperlink"/>
            <w:noProof/>
          </w:rPr>
        </w:r>
        <w:r w:rsidRPr="009D3068">
          <w:rPr>
            <w:rStyle w:val="Hyperlink"/>
            <w:noProof/>
          </w:rPr>
          <w:fldChar w:fldCharType="separate"/>
        </w:r>
        <w:r w:rsidRPr="009D3068">
          <w:rPr>
            <w:rStyle w:val="Hyperlink"/>
            <w:noProof/>
          </w:rPr>
          <w:t>Commencement</w:t>
        </w:r>
        <w:r>
          <w:rPr>
            <w:noProof/>
            <w:webHidden/>
          </w:rPr>
          <w:tab/>
        </w:r>
        <w:r>
          <w:rPr>
            <w:noProof/>
            <w:webHidden/>
          </w:rPr>
          <w:fldChar w:fldCharType="begin"/>
        </w:r>
        <w:r>
          <w:rPr>
            <w:noProof/>
            <w:webHidden/>
          </w:rPr>
          <w:instrText xml:space="preserve"> PAGEREF _Toc197512372 \h </w:instrText>
        </w:r>
        <w:r>
          <w:rPr>
            <w:noProof/>
            <w:webHidden/>
          </w:rPr>
        </w:r>
        <w:r>
          <w:rPr>
            <w:noProof/>
            <w:webHidden/>
          </w:rPr>
          <w:fldChar w:fldCharType="separate"/>
        </w:r>
        <w:r>
          <w:rPr>
            <w:noProof/>
            <w:webHidden/>
          </w:rPr>
          <w:t>5</w:t>
        </w:r>
        <w:r>
          <w:rPr>
            <w:noProof/>
            <w:webHidden/>
          </w:rPr>
          <w:fldChar w:fldCharType="end"/>
        </w:r>
        <w:r w:rsidRPr="009D3068">
          <w:rPr>
            <w:rStyle w:val="Hyperlink"/>
            <w:noProof/>
          </w:rPr>
          <w:fldChar w:fldCharType="end"/>
        </w:r>
      </w:ins>
    </w:p>
    <w:p w14:paraId="368E4BC4" w14:textId="5C10BE56" w:rsidR="00D22F8D" w:rsidRDefault="00D22F8D">
      <w:pPr>
        <w:pStyle w:val="TOC1"/>
        <w:rPr>
          <w:ins w:id="59" w:author="Microsoft Word" w:date="2025-05-07T12:12:00Z"/>
          <w:rFonts w:asciiTheme="minorHAnsi" w:hAnsiTheme="minorHAnsi"/>
          <w:b w:val="0"/>
          <w:bCs w:val="0"/>
          <w:noProof/>
          <w:kern w:val="2"/>
          <w:sz w:val="24"/>
          <w:szCs w:val="24"/>
          <w:lang w:eastAsia="en-GB" w:bidi="ar-SA"/>
          <w14:ligatures w14:val="standardContextual"/>
        </w:rPr>
      </w:pPr>
      <w:ins w:id="60" w:author="Microsoft Word" w:date="2025-05-07T12:12:00Z">
        <w:r w:rsidRPr="009D3068">
          <w:rPr>
            <w:rStyle w:val="Hyperlink"/>
            <w:noProof/>
          </w:rPr>
          <w:fldChar w:fldCharType="begin"/>
        </w:r>
        <w:r w:rsidRPr="009D3068">
          <w:rPr>
            <w:rStyle w:val="Hyperlink"/>
            <w:noProof/>
          </w:rPr>
          <w:instrText xml:space="preserve"> </w:instrText>
        </w:r>
        <w:r>
          <w:rPr>
            <w:noProof/>
          </w:rPr>
          <w:instrText>HYPERLINK \l "_Toc197512373"</w:instrText>
        </w:r>
        <w:r w:rsidRPr="009D3068">
          <w:rPr>
            <w:rStyle w:val="Hyperlink"/>
            <w:noProof/>
          </w:rPr>
          <w:instrText xml:space="preserve"> </w:instrText>
        </w:r>
        <w:r w:rsidRPr="009D3068">
          <w:rPr>
            <w:rStyle w:val="Hyperlink"/>
            <w:noProof/>
          </w:rPr>
        </w:r>
        <w:r w:rsidRPr="009D3068">
          <w:rPr>
            <w:rStyle w:val="Hyperlink"/>
            <w:noProof/>
          </w:rPr>
          <w:fldChar w:fldCharType="separate"/>
        </w:r>
        <w:r w:rsidRPr="009D3068">
          <w:rPr>
            <w:rStyle w:val="Hyperlink"/>
            <w:noProof/>
          </w:rPr>
          <w:t>Annex A - Hansard References</w:t>
        </w:r>
        <w:r>
          <w:rPr>
            <w:noProof/>
            <w:webHidden/>
          </w:rPr>
          <w:tab/>
        </w:r>
        <w:r>
          <w:rPr>
            <w:noProof/>
            <w:webHidden/>
          </w:rPr>
          <w:fldChar w:fldCharType="begin"/>
        </w:r>
        <w:r>
          <w:rPr>
            <w:noProof/>
            <w:webHidden/>
          </w:rPr>
          <w:instrText xml:space="preserve"> PAGEREF _Toc197512373 \h </w:instrText>
        </w:r>
        <w:r>
          <w:rPr>
            <w:noProof/>
            <w:webHidden/>
          </w:rPr>
        </w:r>
        <w:r>
          <w:rPr>
            <w:noProof/>
            <w:webHidden/>
          </w:rPr>
          <w:fldChar w:fldCharType="separate"/>
        </w:r>
        <w:r>
          <w:rPr>
            <w:noProof/>
            <w:webHidden/>
          </w:rPr>
          <w:t>6</w:t>
        </w:r>
        <w:r>
          <w:rPr>
            <w:noProof/>
            <w:webHidden/>
          </w:rPr>
          <w:fldChar w:fldCharType="end"/>
        </w:r>
        <w:r w:rsidRPr="009D3068">
          <w:rPr>
            <w:rStyle w:val="Hyperlink"/>
            <w:noProof/>
          </w:rPr>
          <w:fldChar w:fldCharType="end"/>
        </w:r>
      </w:ins>
    </w:p>
    <w:p w14:paraId="39B2E5D3" w14:textId="0BFD64B7" w:rsidR="00E718E1" w:rsidRPr="00CA4237" w:rsidRDefault="00970E42" w:rsidP="005E1288">
      <w:pPr>
        <w:pStyle w:val="Heading1"/>
        <w:keepNext/>
      </w:pPr>
      <w:ins w:id="61" w:author="Microsoft Word" w:date="2025-05-07T12:12:00Z">
        <w:r>
          <w:rPr>
            <w:rFonts w:ascii="PalatinoLinotype-Roman" w:eastAsiaTheme="minorEastAsia" w:hAnsi="PalatinoLinotype-Roman" w:cstheme="minorBidi"/>
            <w:color w:val="auto"/>
            <w:sz w:val="28"/>
            <w:szCs w:val="20"/>
          </w:rPr>
          <w:fldChar w:fldCharType="end"/>
        </w:r>
      </w:ins>
      <w:r w:rsidR="000815DA" w:rsidRPr="00CA4237">
        <w:br w:type="page"/>
      </w:r>
      <w:bookmarkStart w:id="62" w:name="_Toc416612126"/>
      <w:bookmarkStart w:id="63" w:name="_Toc410653883"/>
      <w:bookmarkStart w:id="64" w:name="_Toc197512359"/>
      <w:bookmarkStart w:id="65" w:name="_Toc197512278"/>
      <w:sdt>
        <w:sdtPr>
          <w:id w:val="263719"/>
          <w:lock w:val="sdtContentLocked"/>
          <w:placeholder>
            <w:docPart w:val="E981BF7FA6DB4EBF8FCB1771437805B3"/>
          </w:placeholder>
          <w:group/>
        </w:sdtPr>
        <w:sdtEndPr/>
        <w:sdtContent>
          <w:bookmarkStart w:id="66" w:name="_Toc417648111"/>
          <w:bookmarkStart w:id="67" w:name="_Toc418587917"/>
          <w:r w:rsidR="00E718E1" w:rsidRPr="00CA4237">
            <w:t xml:space="preserve">Overview of the </w:t>
          </w:r>
          <w:sdt>
            <w:sdtPr>
              <w:alias w:val="BillAct9"/>
              <w:tag w:val="BillAct9"/>
              <w:id w:val="18684895"/>
              <w:lock w:val="sdtLocked"/>
              <w:placeholder>
                <w:docPart w:val="E82D3A18923F41CBA63F45B87893E40A"/>
              </w:placeholder>
            </w:sdtPr>
            <w:sdtEndPr/>
            <w:sdtContent>
              <w:bookmarkEnd w:id="63"/>
              <w:r w:rsidR="00AB3FEE">
                <w:t>Act</w:t>
              </w:r>
            </w:sdtContent>
          </w:sdt>
        </w:sdtContent>
      </w:sdt>
      <w:bookmarkEnd w:id="62"/>
      <w:bookmarkEnd w:id="66"/>
      <w:bookmarkEnd w:id="67"/>
      <w:bookmarkEnd w:id="64"/>
      <w:bookmarkEnd w:id="65"/>
    </w:p>
    <w:p w14:paraId="58CE2D9A" w14:textId="428A5351" w:rsidR="00BA78EF" w:rsidRPr="00BA78EF" w:rsidRDefault="00BA78EF" w:rsidP="00BA78EF">
      <w:pPr>
        <w:pStyle w:val="ParaNumbered"/>
      </w:pPr>
      <w:bookmarkStart w:id="68" w:name="_Toc410653884"/>
      <w:bookmarkStart w:id="69" w:name="_Toc417648112"/>
      <w:bookmarkStart w:id="70" w:name="_Toc418587918"/>
      <w:bookmarkStart w:id="71" w:name="_Toc416612127"/>
      <w:r w:rsidRPr="00BA78EF">
        <w:t xml:space="preserve">The </w:t>
      </w:r>
      <w:r w:rsidR="004E7771">
        <w:t>Act</w:t>
      </w:r>
      <w:r w:rsidRPr="00BA78EF">
        <w:t xml:space="preserve"> introduces a set of new powers for the Secretary of State to make interventions in relation to steel undertakings in England whose assets are, or are at risk of, ceasing to be used, whether on a permanent or temporary basis. It provides for the circumstances in which, and purposes for which, the powers may be exercised. The </w:t>
      </w:r>
      <w:r w:rsidR="004E7771">
        <w:t>Act</w:t>
      </w:r>
      <w:r w:rsidRPr="00BA78EF">
        <w:t xml:space="preserve"> also creates criminal offences for non-compliance with directions made under the </w:t>
      </w:r>
      <w:r w:rsidR="004E7771">
        <w:t>Act</w:t>
      </w:r>
      <w:r w:rsidRPr="00BA78EF">
        <w:t xml:space="preserve"> by the Secretary of State. It also includes a mechanism for the Secretary of State to seek a High Court injunction to secure the continued and safe operation of specified assets. </w:t>
      </w:r>
    </w:p>
    <w:bookmarkStart w:id="72" w:name="_Toc197512279" w:displacedByCustomXml="next"/>
    <w:bookmarkStart w:id="73" w:name="_Toc197512360" w:displacedByCustomXml="next"/>
    <w:sdt>
      <w:sdtPr>
        <w:id w:val="263720"/>
        <w:lock w:val="sdtContentLocked"/>
        <w:placeholder>
          <w:docPart w:val="E981BF7FA6DB4EBF8FCB1771437805B3"/>
        </w:placeholder>
        <w:group/>
      </w:sdtPr>
      <w:sdtEndPr/>
      <w:sdtContent>
        <w:p w14:paraId="1BE2545B" w14:textId="77777777" w:rsidR="00E718E1" w:rsidRPr="00CA4237" w:rsidRDefault="00E718E1" w:rsidP="005E1288">
          <w:pPr>
            <w:pStyle w:val="Heading1"/>
            <w:keepNext/>
          </w:pPr>
          <w:r w:rsidRPr="00CA4237">
            <w:t>Policy background</w:t>
          </w:r>
        </w:p>
      </w:sdtContent>
    </w:sdt>
    <w:bookmarkEnd w:id="72" w:displacedByCustomXml="prev"/>
    <w:bookmarkEnd w:id="73" w:displacedByCustomXml="prev"/>
    <w:bookmarkEnd w:id="71" w:displacedByCustomXml="prev"/>
    <w:bookmarkEnd w:id="70" w:displacedByCustomXml="prev"/>
    <w:bookmarkEnd w:id="69" w:displacedByCustomXml="prev"/>
    <w:p w14:paraId="54567CCB" w14:textId="1F4A6BB4" w:rsidR="00BA78EF" w:rsidRPr="00BA78EF" w:rsidRDefault="00BA78EF" w:rsidP="00BA78EF">
      <w:pPr>
        <w:pStyle w:val="ParaNumbered"/>
      </w:pPr>
      <w:bookmarkStart w:id="74" w:name="_Toc418587920"/>
      <w:r w:rsidRPr="00BA78EF">
        <w:t xml:space="preserve">The Government is committed to continuing the support of steel production in the UK. This involves preserving current production capacity to ensure resilience in the production of steel.  This </w:t>
      </w:r>
      <w:r w:rsidR="004E7771">
        <w:t xml:space="preserve">Act </w:t>
      </w:r>
      <w:r w:rsidRPr="00BA78EF">
        <w:t xml:space="preserve">enables the Secretary of State to protect steel assets including blast furnaces to continue producing steel. In addition, it seeks to ensure that economic, environmental and safety-related policies that are engaged in steel manufacturing are complied with. </w:t>
      </w:r>
    </w:p>
    <w:bookmarkEnd w:id="68" w:displacedByCustomXml="next"/>
    <w:bookmarkEnd w:id="74" w:displacedByCustomXml="next"/>
    <w:bookmarkStart w:id="75" w:name="_Toc197512280" w:displacedByCustomXml="next"/>
    <w:bookmarkStart w:id="76" w:name="_Toc197512361" w:displacedByCustomXml="next"/>
    <w:bookmarkStart w:id="77" w:name="_Toc418587922" w:displacedByCustomXml="next"/>
    <w:bookmarkStart w:id="78" w:name="_Toc417648113" w:displacedByCustomXml="next"/>
    <w:bookmarkStart w:id="79" w:name="_Toc410653885" w:displacedByCustomXml="next"/>
    <w:bookmarkStart w:id="80" w:name="_Toc416612128" w:displacedByCustomXml="next"/>
    <w:sdt>
      <w:sdtPr>
        <w:id w:val="-916626073"/>
        <w:lock w:val="sdtContentLocked"/>
        <w:placeholder>
          <w:docPart w:val="DefaultPlaceholder_1081868574"/>
        </w:placeholder>
        <w:group/>
      </w:sdtPr>
      <w:sdtEndPr/>
      <w:sdtContent>
        <w:p w14:paraId="460847F1" w14:textId="77777777" w:rsidR="00E718E1" w:rsidRPr="00CA4237" w:rsidRDefault="00E718E1" w:rsidP="005E1288">
          <w:pPr>
            <w:pStyle w:val="Heading1"/>
            <w:keepNext/>
          </w:pPr>
          <w:r w:rsidRPr="00CA4237">
            <w:t>Legal background</w:t>
          </w:r>
        </w:p>
      </w:sdtContent>
    </w:sdt>
    <w:bookmarkEnd w:id="75" w:displacedByCustomXml="prev"/>
    <w:bookmarkEnd w:id="76" w:displacedByCustomXml="prev"/>
    <w:p w14:paraId="6F9BDDA6" w14:textId="05796B57" w:rsidR="00BA33C6" w:rsidRPr="00BA78EF" w:rsidRDefault="00BA78EF" w:rsidP="00BA78EF">
      <w:pPr>
        <w:pStyle w:val="ParaNumbered"/>
      </w:pPr>
      <w:r w:rsidRPr="00BA78EF">
        <w:t xml:space="preserve">This </w:t>
      </w:r>
      <w:r w:rsidR="004E7771">
        <w:t>Act</w:t>
      </w:r>
      <w:r w:rsidRPr="00BA78EF">
        <w:t xml:space="preserve"> creates new powers for the Secretary of State to make interventions in relation to steel undertakings in England whose assets are at risk of ceasing to be used, whether on a permanent or temporary basis.   </w:t>
      </w:r>
      <w:bookmarkStart w:id="81" w:name="_Toc410653886"/>
      <w:bookmarkStart w:id="82" w:name="_Toc416612130"/>
      <w:bookmarkStart w:id="83" w:name="_Toc417648115"/>
      <w:bookmarkStart w:id="84" w:name="_Toc418587924"/>
    </w:p>
    <w:bookmarkEnd w:id="77" w:displacedByCustomXml="next"/>
    <w:bookmarkEnd w:id="78" w:displacedByCustomXml="next"/>
    <w:bookmarkEnd w:id="79" w:displacedByCustomXml="next"/>
    <w:bookmarkEnd w:id="80" w:displacedByCustomXml="next"/>
    <w:bookmarkStart w:id="85" w:name="_Toc197512281" w:displacedByCustomXml="next"/>
    <w:bookmarkStart w:id="86" w:name="_Toc197512362" w:displacedByCustomXml="next"/>
    <w:sdt>
      <w:sdtPr>
        <w:id w:val="263728"/>
        <w:lock w:val="sdtContentLocked"/>
        <w:placeholder>
          <w:docPart w:val="E981BF7FA6DB4EBF8FCB1771437805B3"/>
        </w:placeholder>
        <w:group/>
      </w:sdtPr>
      <w:sdtEndPr/>
      <w:sdtContent>
        <w:p w14:paraId="49931CEB" w14:textId="77777777" w:rsidR="00E718E1" w:rsidRPr="00CA4237" w:rsidRDefault="00E718E1" w:rsidP="005E1288">
          <w:pPr>
            <w:pStyle w:val="Heading1"/>
            <w:keepNext/>
          </w:pPr>
          <w:r w:rsidRPr="00CA4237">
            <w:t>Territorial extent and application</w:t>
          </w:r>
        </w:p>
      </w:sdtContent>
    </w:sdt>
    <w:bookmarkEnd w:id="85" w:displacedByCustomXml="prev"/>
    <w:bookmarkEnd w:id="86" w:displacedByCustomXml="prev"/>
    <w:bookmarkEnd w:id="84" w:displacedByCustomXml="prev"/>
    <w:bookmarkEnd w:id="83" w:displacedByCustomXml="prev"/>
    <w:bookmarkEnd w:id="82" w:displacedByCustomXml="prev"/>
    <w:p w14:paraId="2BC947B4" w14:textId="6D6E53D2" w:rsidR="0035622C" w:rsidRPr="00BA78EF" w:rsidRDefault="00BA78EF" w:rsidP="00BA78EF">
      <w:pPr>
        <w:pStyle w:val="ParaNumbered"/>
      </w:pPr>
      <w:r>
        <w:t xml:space="preserve">The </w:t>
      </w:r>
      <w:r w:rsidR="004E7771">
        <w:t>Act</w:t>
      </w:r>
      <w:r>
        <w:t xml:space="preserve"> extends to England and Wales and applies to undertakings in England.</w:t>
      </w:r>
    </w:p>
    <w:bookmarkEnd w:id="81" w:displacedByCustomXml="next"/>
    <w:bookmarkStart w:id="87" w:name="_Toc197512282" w:displacedByCustomXml="next"/>
    <w:bookmarkStart w:id="88" w:name="_Toc197512363" w:displacedByCustomXml="next"/>
    <w:bookmarkStart w:id="89" w:name="_Toc416612131" w:displacedByCustomXml="next"/>
    <w:bookmarkStart w:id="90" w:name="_Toc410653887" w:displacedByCustomXml="next"/>
    <w:bookmarkStart w:id="91" w:name="_Toc418587925" w:displacedByCustomXml="next"/>
    <w:bookmarkStart w:id="92" w:name="_Toc417648116" w:displacedByCustomXml="next"/>
    <w:sdt>
      <w:sdtPr>
        <w:rPr>
          <w:rFonts w:ascii="Palatino Linotype" w:hAnsi="Palatino Linotype"/>
          <w:color w:val="000000"/>
          <w:sz w:val="20"/>
        </w:rPr>
        <w:id w:val="263729"/>
        <w:lock w:val="sdtContentLocked"/>
        <w:placeholder>
          <w:docPart w:val="E981BF7FA6DB4EBF8FCB1771437805B3"/>
        </w:placeholder>
        <w:group/>
      </w:sdtPr>
      <w:sdtEndPr>
        <w:rPr>
          <w:rFonts w:ascii="Arial" w:hAnsi="Arial"/>
          <w:color w:val="0070C0"/>
          <w:sz w:val="36"/>
        </w:rPr>
      </w:sdtEndPr>
      <w:sdtContent>
        <w:p w14:paraId="322B7A0B" w14:textId="1232071A" w:rsidR="00E718E1" w:rsidRPr="00CA4237" w:rsidRDefault="00E718E1" w:rsidP="005E1288">
          <w:pPr>
            <w:pStyle w:val="Heading1"/>
            <w:keepNext/>
          </w:pPr>
          <w:r w:rsidRPr="00CA4237">
            <w:t xml:space="preserve">Commentary on provisions of </w:t>
          </w:r>
          <w:sdt>
            <w:sdtPr>
              <w:alias w:val="BillAct10"/>
              <w:tag w:val="BillAct10"/>
              <w:id w:val="18684897"/>
              <w:lock w:val="sdtLocked"/>
              <w:placeholder>
                <w:docPart w:val="22630BC27A5B4C0F9A412C8D3E205356"/>
              </w:placeholder>
            </w:sdtPr>
            <w:sdtEndPr/>
            <w:sdtContent>
              <w:r w:rsidR="00AB3FEE">
                <w:t>Act</w:t>
              </w:r>
            </w:sdtContent>
          </w:sdt>
          <w:r w:rsidRPr="00CA4237">
            <w:t> </w:t>
          </w:r>
        </w:p>
      </w:sdtContent>
    </w:sdt>
    <w:bookmarkEnd w:id="87" w:displacedByCustomXml="prev"/>
    <w:bookmarkEnd w:id="88" w:displacedByCustomXml="prev"/>
    <w:bookmarkEnd w:id="89" w:displacedByCustomXml="prev"/>
    <w:bookmarkEnd w:id="91" w:displacedByCustomXml="prev"/>
    <w:bookmarkEnd w:id="92" w:displacedByCustomXml="prev"/>
    <w:p w14:paraId="189CF825" w14:textId="0C5AB47A" w:rsidR="00E718E1" w:rsidRPr="00ED6E6E" w:rsidRDefault="003E6EF8" w:rsidP="00ED6E6E">
      <w:pPr>
        <w:pStyle w:val="HSubheading4"/>
      </w:pPr>
      <w:bookmarkStart w:id="93" w:name="_Toc410653889"/>
      <w:bookmarkStart w:id="94" w:name="_Toc416612134"/>
      <w:bookmarkStart w:id="95" w:name="_Toc417648119"/>
      <w:bookmarkStart w:id="96" w:name="_Toc418587928"/>
      <w:bookmarkStart w:id="97" w:name="_Toc197512364"/>
      <w:bookmarkStart w:id="98" w:name="_Toc197512283"/>
      <w:r>
        <w:t>Section</w:t>
      </w:r>
      <w:r w:rsidR="00CE3859" w:rsidRPr="00ED6E6E">
        <w:t xml:space="preserve"> 1</w:t>
      </w:r>
      <w:r w:rsidR="00ED18AB" w:rsidRPr="00ED6E6E">
        <w:t xml:space="preserve"> and </w:t>
      </w:r>
      <w:r>
        <w:t>Section</w:t>
      </w:r>
      <w:r w:rsidR="00CE3859" w:rsidRPr="00ED6E6E">
        <w:t xml:space="preserve"> 2</w:t>
      </w:r>
      <w:r w:rsidR="00ED18AB" w:rsidRPr="00ED6E6E">
        <w:t xml:space="preserve">: </w:t>
      </w:r>
      <w:bookmarkEnd w:id="93"/>
      <w:bookmarkEnd w:id="94"/>
      <w:bookmarkEnd w:id="95"/>
      <w:bookmarkEnd w:id="96"/>
      <w:r w:rsidR="00ED6E6E" w:rsidRPr="00ED6E6E">
        <w:t>Meaning of ‘steel undertaking’ and Directions about use of assets</w:t>
      </w:r>
      <w:bookmarkEnd w:id="97"/>
      <w:bookmarkEnd w:id="98"/>
    </w:p>
    <w:p w14:paraId="0E957AAF" w14:textId="1C23BD11" w:rsidR="00ED6E6E" w:rsidRPr="00ED6E6E" w:rsidRDefault="003E6EF8" w:rsidP="00ED6E6E">
      <w:pPr>
        <w:pStyle w:val="ParaNumbered"/>
      </w:pPr>
      <w:r>
        <w:t>Section</w:t>
      </w:r>
      <w:r w:rsidR="00ED6E6E" w:rsidRPr="00ED6E6E">
        <w:t xml:space="preserve"> 1 defines ‘steel undertaking’ as an undertaking in England that manufactures steel. </w:t>
      </w:r>
    </w:p>
    <w:p w14:paraId="1790390F" w14:textId="21FF65A9" w:rsidR="00ED6E6E" w:rsidRDefault="003E6EF8" w:rsidP="00ED6E6E">
      <w:pPr>
        <w:pStyle w:val="ParaNumbered"/>
        <w:rPr>
          <w:lang w:val="en-GB"/>
        </w:rPr>
      </w:pPr>
      <w:r>
        <w:rPr>
          <w:lang w:val="en-GB"/>
        </w:rPr>
        <w:t>Section</w:t>
      </w:r>
      <w:r w:rsidR="00ED6E6E">
        <w:rPr>
          <w:lang w:val="en-GB"/>
        </w:rPr>
        <w:t xml:space="preserve"> 2(1) gives the Secretary of State the power to give a notice to a steel undertaking if it appears to the Secretary of State that the assets have </w:t>
      </w:r>
      <w:r w:rsidR="00ED6E6E" w:rsidRPr="00EA5345">
        <w:rPr>
          <w:lang w:val="en-GB"/>
        </w:rPr>
        <w:t>ceased to be used, are at risk of ceasing to be used</w:t>
      </w:r>
      <w:r w:rsidR="00ED6E6E">
        <w:rPr>
          <w:lang w:val="en-GB"/>
        </w:rPr>
        <w:t xml:space="preserve">, or it is in the public interest that their use should resume or continue. Where the Secretary of State has given a notice under </w:t>
      </w:r>
      <w:r w:rsidR="00612367">
        <w:rPr>
          <w:lang w:val="en-GB"/>
        </w:rPr>
        <w:t>S</w:t>
      </w:r>
      <w:r>
        <w:rPr>
          <w:lang w:val="en-GB"/>
        </w:rPr>
        <w:t>ection</w:t>
      </w:r>
      <w:r w:rsidR="00ED6E6E">
        <w:rPr>
          <w:lang w:val="en-GB"/>
        </w:rPr>
        <w:t xml:space="preserve"> 2(1), the Secretary of State may give direction</w:t>
      </w:r>
      <w:r w:rsidR="00236265">
        <w:rPr>
          <w:lang w:val="en-GB"/>
        </w:rPr>
        <w:t>s</w:t>
      </w:r>
      <w:r w:rsidR="00ED6E6E">
        <w:rPr>
          <w:lang w:val="en-GB"/>
        </w:rPr>
        <w:t xml:space="preserve"> requiring the steel undertaking and relevant persons associated with it to use specified assets in a specified way or </w:t>
      </w:r>
      <w:r w:rsidR="00ED6E6E" w:rsidRPr="006B147A">
        <w:rPr>
          <w:lang w:val="en-GB"/>
        </w:rPr>
        <w:t xml:space="preserve">to take (or </w:t>
      </w:r>
      <w:r w:rsidR="00ED6E6E">
        <w:rPr>
          <w:lang w:val="en-GB"/>
        </w:rPr>
        <w:t>avoid taking</w:t>
      </w:r>
      <w:r w:rsidR="00ED6E6E" w:rsidRPr="006B147A">
        <w:rPr>
          <w:lang w:val="en-GB"/>
        </w:rPr>
        <w:t xml:space="preserve">) specified steps to </w:t>
      </w:r>
      <w:r w:rsidR="00ED6E6E">
        <w:rPr>
          <w:lang w:val="en-GB"/>
        </w:rPr>
        <w:t xml:space="preserve">ensure the </w:t>
      </w:r>
      <w:r w:rsidR="00ED6E6E" w:rsidRPr="006B147A">
        <w:rPr>
          <w:lang w:val="en-GB"/>
        </w:rPr>
        <w:t>continued and safe use of the specified assets</w:t>
      </w:r>
      <w:r w:rsidR="00ED6E6E">
        <w:rPr>
          <w:lang w:val="en-GB"/>
        </w:rPr>
        <w:t>. This includes the power to direct the undertaking to enter into agreements, make payments, refrain from taking insolvency proceedings and sharing information with the Secretary of State.</w:t>
      </w:r>
    </w:p>
    <w:p w14:paraId="12E9B1BE" w14:textId="77777777" w:rsidR="00ED6E6E" w:rsidRDefault="00ED6E6E" w:rsidP="00ED6E6E">
      <w:pPr>
        <w:pStyle w:val="ParaNumbered"/>
        <w:rPr>
          <w:lang w:val="en-GB"/>
        </w:rPr>
      </w:pPr>
      <w:r>
        <w:rPr>
          <w:lang w:val="en-GB"/>
        </w:rPr>
        <w:t xml:space="preserve">A notice or direction by the Secretary of State must be in writing and may </w:t>
      </w:r>
      <w:r w:rsidRPr="006E790D">
        <w:rPr>
          <w:lang w:val="en-GB"/>
        </w:rPr>
        <w:t xml:space="preserve">be varied or revoked by </w:t>
      </w:r>
      <w:r>
        <w:rPr>
          <w:lang w:val="en-GB"/>
        </w:rPr>
        <w:t xml:space="preserve">a subsequent </w:t>
      </w:r>
      <w:r w:rsidRPr="006E790D">
        <w:rPr>
          <w:lang w:val="en-GB"/>
        </w:rPr>
        <w:t>notice or direction.</w:t>
      </w:r>
      <w:r>
        <w:rPr>
          <w:lang w:val="en-GB"/>
        </w:rPr>
        <w:t xml:space="preserve"> The </w:t>
      </w:r>
      <w:r w:rsidRPr="006E790D">
        <w:rPr>
          <w:lang w:val="en-GB"/>
        </w:rPr>
        <w:t>undertaking and relevant persons associated with it</w:t>
      </w:r>
      <w:r>
        <w:rPr>
          <w:lang w:val="en-GB"/>
        </w:rPr>
        <w:t xml:space="preserve"> must comply with any directions given by the Secretary of State. </w:t>
      </w:r>
    </w:p>
    <w:p w14:paraId="7620C882" w14:textId="7CB30830" w:rsidR="00AB3FEE" w:rsidRDefault="00AB3FEE" w:rsidP="00ED6E6E">
      <w:pPr>
        <w:pStyle w:val="ParaNumbered"/>
        <w:rPr>
          <w:lang w:val="en-GB"/>
        </w:rPr>
      </w:pPr>
      <w:r>
        <w:lastRenderedPageBreak/>
        <w:t xml:space="preserve">The power to issue directions under </w:t>
      </w:r>
      <w:r w:rsidR="003E6EF8">
        <w:t>section</w:t>
      </w:r>
      <w:r>
        <w:t xml:space="preserve"> 2(3) is a broad one</w:t>
      </w:r>
      <w:r w:rsidR="00236265">
        <w:t xml:space="preserve"> and includes powers to require the steel undertaking to take (or not to take) specified steps</w:t>
      </w:r>
      <w:r>
        <w:t xml:space="preserve">. </w:t>
      </w:r>
      <w:r w:rsidR="003E6EF8">
        <w:t>Section</w:t>
      </w:r>
      <w:r>
        <w:t xml:space="preserve"> 2(5) gives </w:t>
      </w:r>
      <w:r w:rsidR="00236265">
        <w:t>e</w:t>
      </w:r>
      <w:r>
        <w:t>xample</w:t>
      </w:r>
      <w:r w:rsidR="00236265">
        <w:t>s</w:t>
      </w:r>
      <w:r>
        <w:t xml:space="preserve"> </w:t>
      </w:r>
      <w:r w:rsidR="00236265">
        <w:t xml:space="preserve">of the steps that a steel undertaking could be required to take (or not to take). Other steps that a steel undertaking might be required to take (or not to take) include, for example, </w:t>
      </w:r>
      <w:r>
        <w:t>rescind</w:t>
      </w:r>
      <w:r w:rsidR="00236265">
        <w:t>ing, varying</w:t>
      </w:r>
      <w:r w:rsidR="008B797E">
        <w:t>, entering</w:t>
      </w:r>
      <w:r>
        <w:t xml:space="preserve"> or not enter</w:t>
      </w:r>
      <w:r w:rsidR="00236265">
        <w:t>ing</w:t>
      </w:r>
      <w:r>
        <w:t xml:space="preserve"> into contracts </w:t>
      </w:r>
      <w:r w:rsidR="00236265">
        <w:t>of any description</w:t>
      </w:r>
      <w:r>
        <w:t xml:space="preserve">, </w:t>
      </w:r>
      <w:r w:rsidR="00236265">
        <w:t>including</w:t>
      </w:r>
      <w:r>
        <w:t xml:space="preserve"> contracts of sale, supply or carriage.</w:t>
      </w:r>
    </w:p>
    <w:p w14:paraId="396C54D8" w14:textId="3BF91877" w:rsidR="0092700D" w:rsidRPr="00ED6E6E" w:rsidRDefault="00E771A3" w:rsidP="00ED6E6E">
      <w:pPr>
        <w:pStyle w:val="HSubheading4"/>
      </w:pPr>
      <w:bookmarkStart w:id="99" w:name="_Toc410653890"/>
      <w:bookmarkStart w:id="100" w:name="_Toc416612135"/>
      <w:bookmarkStart w:id="101" w:name="_Toc417648120"/>
      <w:bookmarkStart w:id="102" w:name="_Toc418587930"/>
      <w:bookmarkStart w:id="103" w:name="_Toc197512365"/>
      <w:bookmarkStart w:id="104" w:name="_Toc197512284"/>
      <w:r>
        <w:t>Section</w:t>
      </w:r>
      <w:r w:rsidR="00CE3859" w:rsidRPr="00ED6E6E">
        <w:t xml:space="preserve"> 3</w:t>
      </w:r>
      <w:r w:rsidR="00ED18AB" w:rsidRPr="00ED6E6E">
        <w:t xml:space="preserve">: </w:t>
      </w:r>
      <w:bookmarkEnd w:id="99"/>
      <w:bookmarkEnd w:id="100"/>
      <w:bookmarkEnd w:id="101"/>
      <w:bookmarkEnd w:id="102"/>
      <w:r w:rsidR="00ED6E6E" w:rsidRPr="00ED6E6E">
        <w:t>Breach of directions: power to take control of assets</w:t>
      </w:r>
      <w:bookmarkEnd w:id="103"/>
      <w:bookmarkEnd w:id="104"/>
    </w:p>
    <w:p w14:paraId="33B51FBA" w14:textId="1A1F9387" w:rsidR="00ED6E6E" w:rsidRPr="00ED6E6E" w:rsidRDefault="003E6EF8" w:rsidP="00ED6E6E">
      <w:pPr>
        <w:pStyle w:val="ParaNumbered"/>
      </w:pPr>
      <w:bookmarkStart w:id="105" w:name="_Toc416612136"/>
      <w:bookmarkStart w:id="106" w:name="_Toc417648121"/>
      <w:bookmarkStart w:id="107" w:name="_Toc418587931"/>
      <w:bookmarkStart w:id="108" w:name="_Toc410653892"/>
      <w:r>
        <w:t>Section</w:t>
      </w:r>
      <w:r w:rsidR="00ED6E6E" w:rsidRPr="00ED6E6E">
        <w:t xml:space="preserve"> 3 gives the Secretary of State the power to take control of assets if </w:t>
      </w:r>
      <w:r w:rsidR="00117E25">
        <w:t>they</w:t>
      </w:r>
      <w:r w:rsidR="00ED6E6E" w:rsidRPr="00ED6E6E">
        <w:t xml:space="preserve"> consider that a steel undertaking or a relevant person associated with it has failed or is failing to comply with a direction, or there is a risk the undertaking or the relevant person might fail to comply or frustrate the purpose for which the direction was given.</w:t>
      </w:r>
    </w:p>
    <w:p w14:paraId="468EF0DF" w14:textId="57F6D828" w:rsidR="00ED6E6E" w:rsidRPr="00ED6E6E" w:rsidRDefault="00ED6E6E" w:rsidP="00ED6E6E">
      <w:pPr>
        <w:pStyle w:val="ParaNumbered"/>
      </w:pPr>
      <w:r w:rsidRPr="00ED6E6E">
        <w:t xml:space="preserve">Upon taking control of the steel undertaking, the Secretary of State may do anything the steel undertaking, or any relevant person, could do to secure the continued and safe use of the specified assets. This includes entry into the premises, preventing disposal of or dealing with assets, exercising managerial functions and entering into contracts. Anything done by the Secretary of State in this regard is deemed as done by the steel undertaking unless stated otherwise by the Secretary of State in writing. Expenses incurred by the Secretary of State in connection with, the exercise of powers under this </w:t>
      </w:r>
      <w:r w:rsidR="003E6EF8">
        <w:t>section</w:t>
      </w:r>
      <w:r w:rsidRPr="00ED6E6E">
        <w:t xml:space="preserve"> are recoverable as a debt due to the Crown from the steel undertaking or the group undertaking in relation to the steel undertaking.</w:t>
      </w:r>
    </w:p>
    <w:p w14:paraId="6E71C2A7" w14:textId="24492CF1" w:rsidR="0096299C" w:rsidRPr="00ED6E6E" w:rsidRDefault="00E771A3" w:rsidP="00ED6E6E">
      <w:pPr>
        <w:pStyle w:val="HSubheading4"/>
      </w:pPr>
      <w:bookmarkStart w:id="109" w:name="_Toc197512366"/>
      <w:bookmarkStart w:id="110" w:name="_Toc197512285"/>
      <w:r>
        <w:t>Section</w:t>
      </w:r>
      <w:r w:rsidR="00CE3859" w:rsidRPr="00ED6E6E">
        <w:t xml:space="preserve"> </w:t>
      </w:r>
      <w:r w:rsidR="00B207FC" w:rsidRPr="00ED6E6E">
        <w:t>4</w:t>
      </w:r>
      <w:r w:rsidR="00ED18AB" w:rsidRPr="00ED6E6E">
        <w:t xml:space="preserve">: </w:t>
      </w:r>
      <w:bookmarkEnd w:id="105"/>
      <w:bookmarkEnd w:id="106"/>
      <w:bookmarkEnd w:id="107"/>
      <w:r w:rsidR="00ED6E6E" w:rsidRPr="00ED6E6E">
        <w:t>Offences</w:t>
      </w:r>
      <w:bookmarkEnd w:id="109"/>
      <w:bookmarkEnd w:id="110"/>
      <w:r w:rsidR="00ED6E6E" w:rsidRPr="00ED6E6E">
        <w:t xml:space="preserve"> </w:t>
      </w:r>
    </w:p>
    <w:p w14:paraId="244B737C" w14:textId="6A3DDC03" w:rsidR="00ED6E6E" w:rsidRDefault="00ED6E6E" w:rsidP="001208B2">
      <w:pPr>
        <w:pStyle w:val="ParaNumbered"/>
      </w:pPr>
      <w:r w:rsidRPr="00ED6E6E">
        <w:t xml:space="preserve">The steel undertaking and relevant associated persons commits an offence if they fail to comply with a direction from the Secretary of State without a without reasonable excuse. A group undertaking also commits an offence if it does (or fails to do) something with the intention of preventing or hindering the steel undertaking or a relevant person from complying with the Secretary of State’s direction. A person found guilty of the offence is liable, on conviction, to be imprisoned for up to 2 years or a fine or both.    </w:t>
      </w:r>
      <w:bookmarkStart w:id="111" w:name="_Toc416612139"/>
      <w:bookmarkStart w:id="112" w:name="_Toc417648124"/>
      <w:bookmarkStart w:id="113" w:name="_Toc418587934"/>
    </w:p>
    <w:p w14:paraId="6AB5A77F" w14:textId="11D7EE91" w:rsidR="00BC36D7" w:rsidRPr="00CA4237" w:rsidRDefault="00E771A3" w:rsidP="001208B2">
      <w:pPr>
        <w:pStyle w:val="HSubheading4"/>
      </w:pPr>
      <w:bookmarkStart w:id="114" w:name="_Toc416612140"/>
      <w:bookmarkStart w:id="115" w:name="_Toc417648125"/>
      <w:bookmarkStart w:id="116" w:name="_Toc418587936"/>
      <w:bookmarkStart w:id="117" w:name="_Toc197512367"/>
      <w:bookmarkStart w:id="118" w:name="_Toc197512286"/>
      <w:bookmarkEnd w:id="111"/>
      <w:bookmarkEnd w:id="112"/>
      <w:bookmarkEnd w:id="113"/>
      <w:r>
        <w:t>Section</w:t>
      </w:r>
      <w:r w:rsidR="00CE3859" w:rsidRPr="00CA4237">
        <w:t xml:space="preserve"> 5</w:t>
      </w:r>
      <w:r w:rsidR="00ED18AB" w:rsidRPr="00CA4237">
        <w:t xml:space="preserve">: </w:t>
      </w:r>
      <w:bookmarkEnd w:id="114"/>
      <w:bookmarkEnd w:id="115"/>
      <w:bookmarkEnd w:id="116"/>
      <w:r w:rsidR="009B55AC">
        <w:t>Injunctions</w:t>
      </w:r>
      <w:bookmarkEnd w:id="117"/>
      <w:bookmarkEnd w:id="118"/>
      <w:r w:rsidR="009B55AC">
        <w:t xml:space="preserve"> </w:t>
      </w:r>
      <w:r w:rsidR="009B55AC" w:rsidRPr="00CA4237">
        <w:t xml:space="preserve"> </w:t>
      </w:r>
    </w:p>
    <w:p w14:paraId="0421E7C5" w14:textId="2EC01B25" w:rsidR="009B55AC" w:rsidRPr="009B55AC" w:rsidRDefault="00E771A3" w:rsidP="009B55AC">
      <w:pPr>
        <w:pStyle w:val="ParaNumbered"/>
      </w:pPr>
      <w:bookmarkStart w:id="119" w:name="_Toc416612143"/>
      <w:bookmarkStart w:id="120" w:name="_Toc417648128"/>
      <w:bookmarkStart w:id="121" w:name="_Toc418587937"/>
      <w:r>
        <w:t>Section</w:t>
      </w:r>
      <w:r w:rsidR="009B55AC" w:rsidRPr="009B55AC">
        <w:t xml:space="preserve"> 5 gives the Secretary of State power to apply to the High Court for an injunction if </w:t>
      </w:r>
      <w:r w:rsidR="00612367">
        <w:t>they</w:t>
      </w:r>
      <w:r w:rsidR="009B55AC" w:rsidRPr="009B55AC">
        <w:t xml:space="preserve"> consider that a steel undertaking, a relevant person or a group undertaking in relation to the steel undertaking has committed or might commit an offence under </w:t>
      </w:r>
      <w:r>
        <w:t>Section</w:t>
      </w:r>
      <w:r w:rsidR="009B55AC" w:rsidRPr="009B55AC">
        <w:t xml:space="preserve"> 4. The High Court may grant an injunction (or interim injunction) on such terms as it thinks fit to secure the continued and safe operation of the specified assets.</w:t>
      </w:r>
    </w:p>
    <w:p w14:paraId="19378440" w14:textId="51B4C9D1" w:rsidR="009B55AC" w:rsidRPr="009B55AC" w:rsidRDefault="00E771A3" w:rsidP="009B55AC">
      <w:pPr>
        <w:pStyle w:val="HSubheading4"/>
      </w:pPr>
      <w:bookmarkStart w:id="122" w:name="_Toc195293684"/>
      <w:bookmarkStart w:id="123" w:name="_Toc410653894"/>
      <w:bookmarkStart w:id="124" w:name="_Toc416612144"/>
      <w:bookmarkStart w:id="125" w:name="_Toc197512368"/>
      <w:bookmarkStart w:id="126" w:name="_Toc197512287"/>
      <w:bookmarkEnd w:id="108"/>
      <w:bookmarkEnd w:id="119"/>
      <w:bookmarkEnd w:id="120"/>
      <w:bookmarkEnd w:id="121"/>
      <w:r>
        <w:t>Section</w:t>
      </w:r>
      <w:r w:rsidR="009B55AC" w:rsidRPr="009B55AC">
        <w:t xml:space="preserve"> 6: Indemnities</w:t>
      </w:r>
      <w:bookmarkEnd w:id="122"/>
      <w:bookmarkEnd w:id="125"/>
      <w:bookmarkEnd w:id="126"/>
      <w:r w:rsidR="009B55AC" w:rsidRPr="009B55AC">
        <w:t xml:space="preserve"> </w:t>
      </w:r>
    </w:p>
    <w:p w14:paraId="01D94DA4" w14:textId="2EE5CA37" w:rsidR="009B55AC" w:rsidRPr="009B55AC" w:rsidRDefault="00E771A3" w:rsidP="009B55AC">
      <w:pPr>
        <w:pStyle w:val="ParaNumbered"/>
      </w:pPr>
      <w:r>
        <w:t>Section</w:t>
      </w:r>
      <w:r w:rsidR="009B55AC" w:rsidRPr="009B55AC">
        <w:t xml:space="preserve"> 6 provides an exemption from liability for a person for anything done (or not done) in in compliance with a direction from the Secretary of State or as a result of a step taken by the Secretary of State to secure the continued and safe use of the specified assets. The Secretary of State may pay compensation to any person in respect of any loss incurred by them as a result of actions taken to comply with directions.</w:t>
      </w:r>
    </w:p>
    <w:p w14:paraId="08843D83" w14:textId="4C2A369E" w:rsidR="009B55AC" w:rsidRPr="009B55AC" w:rsidRDefault="00E771A3" w:rsidP="009B55AC">
      <w:pPr>
        <w:pStyle w:val="HSubheading4"/>
      </w:pPr>
      <w:bookmarkStart w:id="127" w:name="_Toc195293685"/>
      <w:bookmarkStart w:id="128" w:name="_Toc197512369"/>
      <w:bookmarkStart w:id="129" w:name="_Toc197512288"/>
      <w:r>
        <w:t>Section</w:t>
      </w:r>
      <w:r w:rsidR="009B55AC" w:rsidRPr="009B55AC">
        <w:t xml:space="preserve"> 7: Compensation scheme</w:t>
      </w:r>
      <w:bookmarkEnd w:id="127"/>
      <w:bookmarkEnd w:id="128"/>
      <w:bookmarkEnd w:id="129"/>
      <w:r w:rsidR="009B55AC" w:rsidRPr="009B55AC">
        <w:t xml:space="preserve"> </w:t>
      </w:r>
    </w:p>
    <w:p w14:paraId="3BEACB9B" w14:textId="2FCE3645" w:rsidR="00CF73EB" w:rsidRPr="009B55AC" w:rsidRDefault="00E771A3" w:rsidP="005C0C1D">
      <w:pPr>
        <w:pStyle w:val="ParaNumbered"/>
      </w:pPr>
      <w:r>
        <w:t>Section</w:t>
      </w:r>
      <w:r w:rsidR="009B55AC" w:rsidRPr="009B55AC">
        <w:t xml:space="preserve"> 7 confers a power on the Secretary of State to make regulations providing for paying compensation to a steel undertaking to which a notice has been given under </w:t>
      </w:r>
      <w:r>
        <w:t>Section</w:t>
      </w:r>
      <w:r w:rsidR="009B55AC" w:rsidRPr="009B55AC">
        <w:t xml:space="preserve"> 2 as a result of the exercise of the Secretary of State’s functions under the</w:t>
      </w:r>
      <w:r w:rsidR="004E7771">
        <w:t xml:space="preserve"> Act</w:t>
      </w:r>
      <w:r w:rsidR="009B55AC" w:rsidRPr="009B55AC">
        <w:t xml:space="preserve">. </w:t>
      </w:r>
    </w:p>
    <w:p w14:paraId="27A98B9E" w14:textId="77777777" w:rsidR="00CF73EB" w:rsidRDefault="00CF73EB" w:rsidP="00CF73EB">
      <w:pPr>
        <w:pStyle w:val="ParaNumbered"/>
        <w:numPr>
          <w:ilvl w:val="0"/>
          <w:numId w:val="0"/>
        </w:numPr>
        <w:ind w:left="720" w:hanging="360"/>
        <w:rPr>
          <w:del w:id="130" w:author="Microsoft Word" w:date="2025-05-07T12:12:00Z"/>
        </w:rPr>
      </w:pPr>
    </w:p>
    <w:p w14:paraId="2E5DE472" w14:textId="77777777" w:rsidR="00CF73EB" w:rsidRPr="009B55AC" w:rsidRDefault="00CF73EB" w:rsidP="00CF73EB">
      <w:pPr>
        <w:pStyle w:val="ParaNumbered"/>
        <w:numPr>
          <w:ilvl w:val="0"/>
          <w:numId w:val="0"/>
        </w:numPr>
        <w:ind w:left="720" w:hanging="360"/>
        <w:rPr>
          <w:del w:id="131" w:author="Microsoft Word" w:date="2025-05-07T12:12:00Z"/>
        </w:rPr>
      </w:pPr>
    </w:p>
    <w:p w14:paraId="140D3495" w14:textId="109E289B" w:rsidR="009B55AC" w:rsidRPr="009B55AC" w:rsidRDefault="00E771A3" w:rsidP="009B55AC">
      <w:pPr>
        <w:pStyle w:val="HSubheading4"/>
      </w:pPr>
      <w:bookmarkStart w:id="132" w:name="_Toc195293686"/>
      <w:bookmarkStart w:id="133" w:name="_Toc197512370"/>
      <w:bookmarkStart w:id="134" w:name="_Toc197512289"/>
      <w:r>
        <w:t>Section</w:t>
      </w:r>
      <w:r w:rsidR="009B55AC" w:rsidRPr="009B55AC">
        <w:t xml:space="preserve"> 8: Financial provision</w:t>
      </w:r>
      <w:bookmarkEnd w:id="132"/>
      <w:bookmarkEnd w:id="133"/>
      <w:bookmarkEnd w:id="134"/>
      <w:r w:rsidR="009B55AC" w:rsidRPr="009B55AC">
        <w:t xml:space="preserve">  </w:t>
      </w:r>
    </w:p>
    <w:p w14:paraId="59A6E143" w14:textId="5E84662A" w:rsidR="009B55AC" w:rsidRPr="009B55AC" w:rsidRDefault="00E771A3" w:rsidP="009B55AC">
      <w:pPr>
        <w:pStyle w:val="ParaNumbered"/>
      </w:pPr>
      <w:r>
        <w:t>Section</w:t>
      </w:r>
      <w:r w:rsidR="009B55AC" w:rsidRPr="009B55AC">
        <w:t xml:space="preserve"> 8 provides that any expenses incurred by the Secretary of State under or by virtue of this Act or any increase under any other Act attributable to this Act is to be paid out of money provided by Parliament.</w:t>
      </w:r>
    </w:p>
    <w:p w14:paraId="721CBCD3" w14:textId="209DEBE8" w:rsidR="009B55AC" w:rsidRPr="009B55AC" w:rsidRDefault="00E771A3" w:rsidP="009B55AC">
      <w:pPr>
        <w:pStyle w:val="HSubheading4"/>
      </w:pPr>
      <w:bookmarkStart w:id="135" w:name="_Toc195293687"/>
      <w:bookmarkStart w:id="136" w:name="_Toc197512371"/>
      <w:bookmarkStart w:id="137" w:name="_Toc197512290"/>
      <w:r>
        <w:t>Section</w:t>
      </w:r>
      <w:r w:rsidR="009B55AC" w:rsidRPr="009B55AC">
        <w:t xml:space="preserve"> 9 and 10: Interpretation, Extent, commencement and short title</w:t>
      </w:r>
      <w:bookmarkEnd w:id="135"/>
      <w:bookmarkEnd w:id="136"/>
      <w:bookmarkEnd w:id="137"/>
    </w:p>
    <w:p w14:paraId="5384E3A9" w14:textId="6E786A3B" w:rsidR="009B55AC" w:rsidRPr="009B55AC" w:rsidRDefault="00E771A3" w:rsidP="009B55AC">
      <w:pPr>
        <w:pStyle w:val="ParaNumbered"/>
      </w:pPr>
      <w:r>
        <w:t>Section</w:t>
      </w:r>
      <w:r w:rsidR="009B55AC" w:rsidRPr="009B55AC">
        <w:t xml:space="preserve"> 9 sets out the key definitions used in the </w:t>
      </w:r>
      <w:r w:rsidR="004E7771">
        <w:t>Act</w:t>
      </w:r>
      <w:r w:rsidR="009B55AC" w:rsidRPr="009B55AC">
        <w:t xml:space="preserve">. </w:t>
      </w:r>
    </w:p>
    <w:p w14:paraId="75F4A5A9" w14:textId="359CBF5B" w:rsidR="00A24CCB" w:rsidRPr="009B55AC" w:rsidRDefault="00E771A3" w:rsidP="009B55AC">
      <w:pPr>
        <w:pStyle w:val="ParaNumbered"/>
        <w:rPr>
          <w:rStyle w:val="StyleLatinArial"/>
          <w:rFonts w:ascii="Palatino Linotype" w:hAnsi="Palatino Linotype"/>
          <w:b w:val="0"/>
          <w:bCs w:val="0"/>
          <w:color w:val="000000"/>
          <w:sz w:val="20"/>
        </w:rPr>
      </w:pPr>
      <w:r>
        <w:t>Section</w:t>
      </w:r>
      <w:r w:rsidR="009B55AC" w:rsidRPr="009B55AC">
        <w:t xml:space="preserve"> 10 provides that the </w:t>
      </w:r>
      <w:r w:rsidR="004E7771">
        <w:t>Act</w:t>
      </w:r>
      <w:r w:rsidR="009B55AC" w:rsidRPr="009B55AC">
        <w:t xml:space="preserve"> extend</w:t>
      </w:r>
      <w:r w:rsidR="004E7771">
        <w:t>s</w:t>
      </w:r>
      <w:r w:rsidR="009B55AC" w:rsidRPr="009B55AC">
        <w:t xml:space="preserve"> to England and Wales only. The </w:t>
      </w:r>
      <w:r w:rsidR="004E7771">
        <w:t>Act</w:t>
      </w:r>
      <w:r w:rsidR="009B55AC" w:rsidRPr="009B55AC">
        <w:t xml:space="preserve"> c</w:t>
      </w:r>
      <w:r w:rsidR="004E7771">
        <w:t>ame</w:t>
      </w:r>
      <w:r w:rsidR="009B55AC" w:rsidRPr="009B55AC">
        <w:t xml:space="preserve"> into force on the day on which it </w:t>
      </w:r>
      <w:r w:rsidR="004E7771">
        <w:t>was</w:t>
      </w:r>
      <w:r w:rsidR="009B55AC" w:rsidRPr="009B55AC">
        <w:t xml:space="preserve"> passed.</w:t>
      </w:r>
      <w:bookmarkStart w:id="138" w:name="_Toc417648129"/>
      <w:bookmarkStart w:id="139" w:name="_Toc418587938"/>
    </w:p>
    <w:bookmarkEnd w:id="90" w:displacedByCustomXml="next"/>
    <w:bookmarkStart w:id="140" w:name="_Toc197512291" w:displacedByCustomXml="next"/>
    <w:bookmarkStart w:id="141" w:name="_Toc197512372" w:displacedByCustomXml="next"/>
    <w:sdt>
      <w:sdtPr>
        <w:id w:val="2609824"/>
        <w:lock w:val="contentLocked"/>
        <w:placeholder>
          <w:docPart w:val="E981BF7FA6DB4EBF8FCB1771437805B3"/>
        </w:placeholder>
        <w:group/>
      </w:sdtPr>
      <w:sdtEndPr/>
      <w:sdtContent>
        <w:p w14:paraId="45843ADB" w14:textId="77777777" w:rsidR="00E718E1" w:rsidRPr="00CA4237" w:rsidRDefault="00E718E1" w:rsidP="005E1288">
          <w:pPr>
            <w:pStyle w:val="Heading1"/>
            <w:keepNext/>
          </w:pPr>
          <w:r w:rsidRPr="00CA4237">
            <w:t>Commencement</w:t>
          </w:r>
        </w:p>
      </w:sdtContent>
    </w:sdt>
    <w:bookmarkEnd w:id="140" w:displacedByCustomXml="prev"/>
    <w:bookmarkEnd w:id="141" w:displacedByCustomXml="prev"/>
    <w:bookmarkEnd w:id="139" w:displacedByCustomXml="prev"/>
    <w:bookmarkEnd w:id="138" w:displacedByCustomXml="prev"/>
    <w:bookmarkEnd w:id="124" w:displacedByCustomXml="prev"/>
    <w:p w14:paraId="783A25A7" w14:textId="6AD891F9" w:rsidR="009B55AC" w:rsidRPr="009B55AC" w:rsidRDefault="009B55AC" w:rsidP="009B55AC">
      <w:pPr>
        <w:pStyle w:val="ParaNumbered"/>
      </w:pPr>
      <w:bookmarkStart w:id="142" w:name="_Toc410653895"/>
      <w:bookmarkStart w:id="143" w:name="_Toc416612145"/>
      <w:bookmarkStart w:id="144" w:name="_Toc417648130"/>
      <w:bookmarkStart w:id="145" w:name="_Toc418587939"/>
      <w:r w:rsidRPr="009B55AC">
        <w:t xml:space="preserve">The provisions in the </w:t>
      </w:r>
      <w:r w:rsidR="004E7771">
        <w:t>Act</w:t>
      </w:r>
      <w:r w:rsidRPr="009B55AC">
        <w:t xml:space="preserve"> c</w:t>
      </w:r>
      <w:r w:rsidR="004E7771">
        <w:t>ame</w:t>
      </w:r>
      <w:r w:rsidRPr="009B55AC">
        <w:t xml:space="preserve"> into force on the day the </w:t>
      </w:r>
      <w:r w:rsidR="004E7771">
        <w:t>Act</w:t>
      </w:r>
      <w:r w:rsidRPr="009B55AC">
        <w:t xml:space="preserve"> </w:t>
      </w:r>
      <w:r w:rsidR="004E7771">
        <w:t>was</w:t>
      </w:r>
      <w:r w:rsidRPr="009B55AC">
        <w:t xml:space="preserve"> passed.</w:t>
      </w:r>
    </w:p>
    <w:p w14:paraId="3BCDA642" w14:textId="7E107B05" w:rsidR="003E6EF8" w:rsidRDefault="003E6EF8" w:rsidP="008553C6">
      <w:pPr>
        <w:pStyle w:val="ParaNumbered"/>
        <w:numPr>
          <w:ilvl w:val="0"/>
          <w:numId w:val="0"/>
        </w:numPr>
      </w:pPr>
      <w:bookmarkStart w:id="146" w:name="_Toc410653897"/>
      <w:bookmarkStart w:id="147" w:name="_Toc416612149"/>
      <w:bookmarkStart w:id="148" w:name="_Toc417648134"/>
      <w:bookmarkStart w:id="149" w:name="_Toc418587943"/>
      <w:bookmarkStart w:id="150" w:name="_Toc416612148"/>
      <w:bookmarkStart w:id="151" w:name="_Toc417648133"/>
      <w:bookmarkEnd w:id="142"/>
      <w:bookmarkEnd w:id="143"/>
      <w:bookmarkEnd w:id="144"/>
      <w:bookmarkEnd w:id="145"/>
    </w:p>
    <w:p w14:paraId="7B9ED829" w14:textId="6250FE28" w:rsidR="000816E8" w:rsidRDefault="000816E8">
      <w:pPr>
        <w:rPr>
          <w:rFonts w:ascii="Palatino Linotype" w:hAnsi="Palatino Linotype" w:cs="PalatinoLinotype-Roman"/>
          <w:color w:val="000000"/>
          <w:sz w:val="20"/>
          <w:szCs w:val="24"/>
          <w:lang w:val="en-US"/>
        </w:rPr>
      </w:pPr>
      <w:r>
        <w:br w:type="page"/>
      </w:r>
    </w:p>
    <w:p w14:paraId="31CE614F" w14:textId="4138AD65" w:rsidR="007031A8" w:rsidRDefault="007031A8" w:rsidP="007031A8">
      <w:pPr>
        <w:pStyle w:val="Heading1"/>
        <w:keepNext/>
      </w:pPr>
      <w:bookmarkStart w:id="152" w:name="_Toc418587944"/>
      <w:bookmarkStart w:id="153" w:name="_Toc170475872"/>
      <w:bookmarkStart w:id="154" w:name="_Toc197512373"/>
      <w:bookmarkStart w:id="155" w:name="_Toc197512292"/>
      <w:bookmarkEnd w:id="146"/>
      <w:bookmarkEnd w:id="147"/>
      <w:bookmarkEnd w:id="148"/>
      <w:bookmarkEnd w:id="149"/>
      <w:bookmarkEnd w:id="150"/>
      <w:bookmarkEnd w:id="151"/>
      <w:r w:rsidRPr="00CA4237">
        <w:lastRenderedPageBreak/>
        <w:t xml:space="preserve">Annex </w:t>
      </w:r>
      <w:r w:rsidR="000816E8">
        <w:t>A</w:t>
      </w:r>
      <w:r w:rsidRPr="00CA4237">
        <w:t xml:space="preserve"> - Hansard References</w:t>
      </w:r>
      <w:bookmarkEnd w:id="152"/>
      <w:bookmarkEnd w:id="153"/>
      <w:bookmarkEnd w:id="154"/>
      <w:bookmarkEnd w:id="155"/>
    </w:p>
    <w:p w14:paraId="73202CFA" w14:textId="2D8F828F" w:rsidR="007031A8" w:rsidRPr="007031A8" w:rsidRDefault="007031A8" w:rsidP="008553C6">
      <w:pPr>
        <w:pStyle w:val="ParaNumbered"/>
        <w:rPr>
          <w:rStyle w:val="CDefault"/>
          <w:lang w:val="en-GB"/>
        </w:rPr>
      </w:pPr>
      <w:r w:rsidRPr="007031A8">
        <w:t xml:space="preserve">The following table sets out the dates and Hansard references for each stage of the Act's passage through Parliament. </w:t>
      </w:r>
    </w:p>
    <w:tbl>
      <w:tblPr>
        <w:tblStyle w:val="ENGeneralTable"/>
        <w:tblW w:w="0" w:type="auto"/>
        <w:tblLook w:val="0000" w:firstRow="0" w:lastRow="0" w:firstColumn="0" w:lastColumn="0" w:noHBand="0" w:noVBand="0"/>
        <w:tblPrChange w:id="156" w:author="Microsoft Word" w:date="2025-05-07T12:12:00Z">
          <w:tblPr>
            <w:tblStyle w:val="ENGeneralTable"/>
            <w:tblW w:w="0" w:type="auto"/>
            <w:jc w:val="center"/>
            <w:tblLook w:val="0000" w:firstRow="0" w:lastRow="0" w:firstColumn="0" w:lastColumn="0" w:noHBand="0" w:noVBand="0"/>
          </w:tblPr>
        </w:tblPrChange>
      </w:tblPr>
      <w:tblGrid>
        <w:gridCol w:w="2473"/>
        <w:gridCol w:w="2072"/>
        <w:gridCol w:w="4516"/>
        <w:tblGridChange w:id="157">
          <w:tblGrid>
            <w:gridCol w:w="2473"/>
            <w:gridCol w:w="2072"/>
            <w:gridCol w:w="3955"/>
            <w:gridCol w:w="561"/>
          </w:tblGrid>
        </w:tblGridChange>
      </w:tblGrid>
      <w:tr w:rsidR="007031A8" w:rsidRPr="00CA4237" w14:paraId="5D95DA3F" w14:textId="77777777" w:rsidTr="008553C6">
        <w:trPr>
          <w:tblHeader/>
          <w:trPrChange w:id="158" w:author="Microsoft Word" w:date="2025-05-07T12:12:00Z">
            <w:trPr>
              <w:gridAfter w:val="0"/>
              <w:tblHeader/>
              <w:jc w:val="center"/>
            </w:trPr>
          </w:trPrChange>
        </w:trPr>
        <w:tc>
          <w:tcPr>
            <w:tcW w:w="2473" w:type="dxa"/>
            <w:tcPrChange w:id="159" w:author="Microsoft Word" w:date="2025-05-07T12:12:00Z">
              <w:tcPr>
                <w:tcW w:w="2473" w:type="dxa"/>
              </w:tcPr>
            </w:tcPrChange>
          </w:tcPr>
          <w:p w14:paraId="346A6948" w14:textId="77777777" w:rsidR="007031A8" w:rsidRPr="00CA4237" w:rsidRDefault="007031A8" w:rsidP="00CE261C">
            <w:pPr>
              <w:pStyle w:val="TTableText"/>
              <w:rPr>
                <w:rStyle w:val="TTableHeadings"/>
                <w:lang w:val="en-GB"/>
              </w:rPr>
            </w:pPr>
            <w:r w:rsidRPr="00CA4237">
              <w:rPr>
                <w:rStyle w:val="TTableHeadings"/>
                <w:lang w:val="en-GB"/>
              </w:rPr>
              <w:t>Stage</w:t>
            </w:r>
          </w:p>
        </w:tc>
        <w:tc>
          <w:tcPr>
            <w:tcW w:w="2072" w:type="dxa"/>
            <w:tcPrChange w:id="160" w:author="Microsoft Word" w:date="2025-05-07T12:12:00Z">
              <w:tcPr>
                <w:tcW w:w="2072" w:type="dxa"/>
              </w:tcPr>
            </w:tcPrChange>
          </w:tcPr>
          <w:p w14:paraId="7155CFBC" w14:textId="77777777" w:rsidR="007031A8" w:rsidRPr="00CA4237" w:rsidRDefault="007031A8" w:rsidP="00CE261C">
            <w:pPr>
              <w:pStyle w:val="TTableText"/>
              <w:rPr>
                <w:rStyle w:val="TTableHeadings"/>
                <w:lang w:val="en-GB"/>
              </w:rPr>
            </w:pPr>
            <w:r w:rsidRPr="00CA4237">
              <w:rPr>
                <w:rStyle w:val="TTableHeadings"/>
                <w:lang w:val="en-GB"/>
              </w:rPr>
              <w:t>Date</w:t>
            </w:r>
          </w:p>
        </w:tc>
        <w:tc>
          <w:tcPr>
            <w:tcW w:w="4516" w:type="dxa"/>
            <w:tcPrChange w:id="161" w:author="Microsoft Word" w:date="2025-05-07T12:12:00Z">
              <w:tcPr>
                <w:tcW w:w="3955" w:type="dxa"/>
              </w:tcPr>
            </w:tcPrChange>
          </w:tcPr>
          <w:p w14:paraId="040F64AC" w14:textId="77777777" w:rsidR="007031A8" w:rsidRPr="00CA4237" w:rsidRDefault="007031A8" w:rsidP="00CE261C">
            <w:pPr>
              <w:pStyle w:val="TTableText"/>
              <w:rPr>
                <w:rStyle w:val="TTableHeadings"/>
                <w:lang w:val="en-GB"/>
              </w:rPr>
            </w:pPr>
            <w:r w:rsidRPr="00CA4237">
              <w:rPr>
                <w:rStyle w:val="TTableHeadings"/>
                <w:lang w:val="en-GB"/>
              </w:rPr>
              <w:t>Hansard Reference</w:t>
            </w:r>
          </w:p>
        </w:tc>
      </w:tr>
      <w:tr w:rsidR="007031A8" w:rsidRPr="00CA4237" w14:paraId="0727B718" w14:textId="77777777" w:rsidTr="008553C6">
        <w:trPr>
          <w:trPrChange w:id="162" w:author="Microsoft Word" w:date="2025-05-07T12:12:00Z">
            <w:trPr>
              <w:gridAfter w:val="0"/>
              <w:jc w:val="center"/>
            </w:trPr>
          </w:trPrChange>
        </w:trPr>
        <w:tc>
          <w:tcPr>
            <w:tcW w:w="9061" w:type="dxa"/>
            <w:gridSpan w:val="3"/>
            <w:tcPrChange w:id="163" w:author="Microsoft Word" w:date="2025-05-07T12:12:00Z">
              <w:tcPr>
                <w:tcW w:w="8500" w:type="dxa"/>
                <w:gridSpan w:val="3"/>
              </w:tcPr>
            </w:tcPrChange>
          </w:tcPr>
          <w:p w14:paraId="58E292D4" w14:textId="77777777" w:rsidR="007031A8" w:rsidRPr="00CA4237" w:rsidRDefault="007031A8" w:rsidP="00CE261C">
            <w:pPr>
              <w:pStyle w:val="TTableText"/>
              <w:rPr>
                <w:rStyle w:val="CItalic"/>
                <w:lang w:val="en-GB"/>
              </w:rPr>
            </w:pPr>
            <w:r w:rsidRPr="00CA4237">
              <w:rPr>
                <w:rStyle w:val="CItalic"/>
                <w:lang w:val="en-GB"/>
              </w:rPr>
              <w:t>House of Commons</w:t>
            </w:r>
          </w:p>
        </w:tc>
      </w:tr>
      <w:tr w:rsidR="007031A8" w:rsidRPr="00CA4237" w14:paraId="68E51E99" w14:textId="77777777" w:rsidTr="008553C6">
        <w:trPr>
          <w:trPrChange w:id="164" w:author="Microsoft Word" w:date="2025-05-07T12:12:00Z">
            <w:trPr>
              <w:gridAfter w:val="0"/>
              <w:jc w:val="center"/>
            </w:trPr>
          </w:trPrChange>
        </w:trPr>
        <w:tc>
          <w:tcPr>
            <w:tcW w:w="2473" w:type="dxa"/>
            <w:tcPrChange w:id="165" w:author="Microsoft Word" w:date="2025-05-07T12:12:00Z">
              <w:tcPr>
                <w:tcW w:w="2473" w:type="dxa"/>
              </w:tcPr>
            </w:tcPrChange>
          </w:tcPr>
          <w:p w14:paraId="19A7D2A9" w14:textId="77777777" w:rsidR="007031A8" w:rsidRPr="00CA4237" w:rsidRDefault="007031A8" w:rsidP="00CE261C">
            <w:pPr>
              <w:pStyle w:val="TTableText"/>
              <w:rPr>
                <w:lang w:val="en-GB"/>
              </w:rPr>
            </w:pPr>
            <w:r w:rsidRPr="00CA4237">
              <w:rPr>
                <w:lang w:val="en-GB"/>
              </w:rPr>
              <w:t>Introduction</w:t>
            </w:r>
          </w:p>
        </w:tc>
        <w:tc>
          <w:tcPr>
            <w:tcW w:w="2072" w:type="dxa"/>
            <w:tcPrChange w:id="166" w:author="Microsoft Word" w:date="2025-05-07T12:12:00Z">
              <w:tcPr>
                <w:tcW w:w="2072" w:type="dxa"/>
              </w:tcPr>
            </w:tcPrChange>
          </w:tcPr>
          <w:p w14:paraId="5649670C" w14:textId="0556D4A7" w:rsidR="007031A8" w:rsidRPr="00CA4237" w:rsidRDefault="008553C6" w:rsidP="00CE261C">
            <w:pPr>
              <w:pStyle w:val="TTableText"/>
              <w:rPr>
                <w:lang w:val="en-GB"/>
              </w:rPr>
            </w:pPr>
            <w:r>
              <w:rPr>
                <w:lang w:val="en-GB"/>
              </w:rPr>
              <w:t>12 April 2025</w:t>
            </w:r>
          </w:p>
        </w:tc>
        <w:tc>
          <w:tcPr>
            <w:tcW w:w="4516" w:type="dxa"/>
            <w:tcPrChange w:id="167" w:author="Microsoft Word" w:date="2025-05-07T12:12:00Z">
              <w:tcPr>
                <w:tcW w:w="3955" w:type="dxa"/>
              </w:tcPr>
            </w:tcPrChange>
          </w:tcPr>
          <w:p w14:paraId="59032667" w14:textId="67C697F1" w:rsidR="007031A8" w:rsidRPr="00CA4237" w:rsidRDefault="00B524CE" w:rsidP="00CE261C">
            <w:pPr>
              <w:pStyle w:val="TTableText"/>
              <w:rPr>
                <w:lang w:val="en-GB"/>
              </w:rPr>
            </w:pPr>
            <w:r w:rsidRPr="00CA4237">
              <w:rPr>
                <w:lang w:val="en-GB"/>
              </w:rPr>
              <w:t xml:space="preserve">House of Commons </w:t>
            </w:r>
            <w:r w:rsidR="002576C4">
              <w:fldChar w:fldCharType="begin"/>
            </w:r>
            <w:r w:rsidR="002576C4">
              <w:instrText>HYPERLINK "https://hansard.parliament.uk/Commons/2025-04-12/debates/9EA1FD8C-D15B-445B-8C2B-14934924EFBD/HouseOfCommons"</w:instrText>
            </w:r>
            <w:r w:rsidR="002576C4">
              <w:fldChar w:fldCharType="separate"/>
            </w:r>
            <w:r w:rsidR="007031A8" w:rsidRPr="00B524CE">
              <w:rPr>
                <w:rStyle w:val="Hyperlink"/>
                <w:lang w:val="en-GB"/>
              </w:rPr>
              <w:t xml:space="preserve">Vol. </w:t>
            </w:r>
            <w:r w:rsidR="008553C6" w:rsidRPr="00B524CE">
              <w:rPr>
                <w:rStyle w:val="Hyperlink"/>
                <w:lang w:val="en-GB"/>
              </w:rPr>
              <w:t>765</w:t>
            </w:r>
            <w:r w:rsidR="007031A8" w:rsidRPr="00B524CE">
              <w:rPr>
                <w:rStyle w:val="Hyperlink"/>
                <w:lang w:val="en-GB"/>
              </w:rPr>
              <w:t xml:space="preserve"> Col. </w:t>
            </w:r>
            <w:r w:rsidR="008553C6" w:rsidRPr="00B524CE">
              <w:rPr>
                <w:rStyle w:val="Hyperlink"/>
                <w:lang w:val="en-GB"/>
              </w:rPr>
              <w:t>835</w:t>
            </w:r>
            <w:r w:rsidR="002576C4">
              <w:rPr>
                <w:rStyle w:val="Hyperlink"/>
                <w:lang w:val="en-GB"/>
              </w:rPr>
              <w:fldChar w:fldCharType="end"/>
            </w:r>
          </w:p>
        </w:tc>
      </w:tr>
      <w:tr w:rsidR="007031A8" w:rsidRPr="00CA4237" w14:paraId="328A4BBE" w14:textId="77777777" w:rsidTr="008553C6">
        <w:trPr>
          <w:trPrChange w:id="168" w:author="Microsoft Word" w:date="2025-05-07T12:12:00Z">
            <w:trPr>
              <w:gridAfter w:val="0"/>
              <w:jc w:val="center"/>
            </w:trPr>
          </w:trPrChange>
        </w:trPr>
        <w:tc>
          <w:tcPr>
            <w:tcW w:w="2473" w:type="dxa"/>
            <w:tcPrChange w:id="169" w:author="Microsoft Word" w:date="2025-05-07T12:12:00Z">
              <w:tcPr>
                <w:tcW w:w="2473" w:type="dxa"/>
              </w:tcPr>
            </w:tcPrChange>
          </w:tcPr>
          <w:p w14:paraId="38D3C3FA" w14:textId="77777777" w:rsidR="007031A8" w:rsidRPr="00CA4237" w:rsidRDefault="007031A8" w:rsidP="00CE261C">
            <w:pPr>
              <w:pStyle w:val="TTableText"/>
              <w:rPr>
                <w:lang w:val="en-GB"/>
              </w:rPr>
            </w:pPr>
            <w:r w:rsidRPr="00CA4237">
              <w:rPr>
                <w:lang w:val="en-GB"/>
              </w:rPr>
              <w:t>Second Reading</w:t>
            </w:r>
          </w:p>
        </w:tc>
        <w:tc>
          <w:tcPr>
            <w:tcW w:w="2072" w:type="dxa"/>
            <w:tcPrChange w:id="170" w:author="Microsoft Word" w:date="2025-05-07T12:12:00Z">
              <w:tcPr>
                <w:tcW w:w="2072" w:type="dxa"/>
              </w:tcPr>
            </w:tcPrChange>
          </w:tcPr>
          <w:p w14:paraId="2F1212FB" w14:textId="54C17223" w:rsidR="007031A8" w:rsidRPr="00CA4237" w:rsidRDefault="008553C6" w:rsidP="00CE261C">
            <w:pPr>
              <w:pStyle w:val="TTableText"/>
              <w:rPr>
                <w:lang w:val="en-GB"/>
              </w:rPr>
            </w:pPr>
            <w:r>
              <w:rPr>
                <w:lang w:val="en-GB"/>
              </w:rPr>
              <w:t>12 April 2025</w:t>
            </w:r>
          </w:p>
        </w:tc>
        <w:tc>
          <w:tcPr>
            <w:tcW w:w="4516" w:type="dxa"/>
            <w:tcPrChange w:id="171" w:author="Microsoft Word" w:date="2025-05-07T12:12:00Z">
              <w:tcPr>
                <w:tcW w:w="3955" w:type="dxa"/>
              </w:tcPr>
            </w:tcPrChange>
          </w:tcPr>
          <w:p w14:paraId="636EF3C2" w14:textId="6466ACA6" w:rsidR="007031A8" w:rsidRPr="00CA4237" w:rsidRDefault="00B524CE" w:rsidP="00CE261C">
            <w:pPr>
              <w:pStyle w:val="TTableText"/>
              <w:rPr>
                <w:lang w:val="en-GB"/>
              </w:rPr>
            </w:pPr>
            <w:r w:rsidRPr="00CA4237">
              <w:rPr>
                <w:lang w:val="en-GB"/>
              </w:rPr>
              <w:t xml:space="preserve">House of Commons </w:t>
            </w:r>
            <w:r w:rsidR="002576C4">
              <w:fldChar w:fldCharType="begin"/>
            </w:r>
            <w:r w:rsidR="002576C4">
              <w:instrText>HYPERLINK "https://hansard.parliament.uk/Commons/2025-04-12/debates/1F7B8ADD-0705-44A0-8EF5-EFB936CDED25/SteelIndustry(SpecialMeasures)Bill"</w:instrText>
            </w:r>
            <w:r w:rsidR="002576C4">
              <w:fldChar w:fldCharType="separate"/>
            </w:r>
            <w:r w:rsidR="008553C6" w:rsidRPr="00B524CE">
              <w:rPr>
                <w:rStyle w:val="Hyperlink"/>
                <w:lang w:val="en-GB"/>
              </w:rPr>
              <w:t>Vol. 765 Col. 839</w:t>
            </w:r>
            <w:r w:rsidR="002576C4">
              <w:rPr>
                <w:rStyle w:val="Hyperlink"/>
                <w:lang w:val="en-GB"/>
              </w:rPr>
              <w:fldChar w:fldCharType="end"/>
            </w:r>
          </w:p>
        </w:tc>
      </w:tr>
      <w:tr w:rsidR="007031A8" w:rsidRPr="00CA4237" w14:paraId="1942ECFE" w14:textId="77777777" w:rsidTr="008553C6">
        <w:trPr>
          <w:trPrChange w:id="172" w:author="Microsoft Word" w:date="2025-05-07T12:12:00Z">
            <w:trPr>
              <w:gridAfter w:val="0"/>
              <w:jc w:val="center"/>
            </w:trPr>
          </w:trPrChange>
        </w:trPr>
        <w:tc>
          <w:tcPr>
            <w:tcW w:w="2473" w:type="dxa"/>
            <w:tcPrChange w:id="173" w:author="Microsoft Word" w:date="2025-05-07T12:12:00Z">
              <w:tcPr>
                <w:tcW w:w="2473" w:type="dxa"/>
              </w:tcPr>
            </w:tcPrChange>
          </w:tcPr>
          <w:p w14:paraId="7E8891EF" w14:textId="6F64A01D" w:rsidR="007031A8" w:rsidRPr="00CA4237" w:rsidRDefault="008553C6" w:rsidP="00CE261C">
            <w:pPr>
              <w:pStyle w:val="TTableText"/>
              <w:rPr>
                <w:lang w:val="en-GB"/>
              </w:rPr>
            </w:pPr>
            <w:r>
              <w:rPr>
                <w:lang w:val="en-GB"/>
              </w:rPr>
              <w:t>Committee of the whole House</w:t>
            </w:r>
          </w:p>
        </w:tc>
        <w:tc>
          <w:tcPr>
            <w:tcW w:w="2072" w:type="dxa"/>
            <w:tcPrChange w:id="174" w:author="Microsoft Word" w:date="2025-05-07T12:12:00Z">
              <w:tcPr>
                <w:tcW w:w="2072" w:type="dxa"/>
              </w:tcPr>
            </w:tcPrChange>
          </w:tcPr>
          <w:p w14:paraId="58537CD4" w14:textId="0DDAF609" w:rsidR="007031A8" w:rsidRPr="00CA4237" w:rsidRDefault="008553C6" w:rsidP="00CE261C">
            <w:pPr>
              <w:pStyle w:val="TTableText"/>
              <w:rPr>
                <w:lang w:val="en-GB"/>
              </w:rPr>
            </w:pPr>
            <w:r>
              <w:rPr>
                <w:lang w:val="en-GB"/>
              </w:rPr>
              <w:t>12 April 2025</w:t>
            </w:r>
          </w:p>
        </w:tc>
        <w:tc>
          <w:tcPr>
            <w:tcW w:w="4516" w:type="dxa"/>
            <w:tcPrChange w:id="175" w:author="Microsoft Word" w:date="2025-05-07T12:12:00Z">
              <w:tcPr>
                <w:tcW w:w="3955" w:type="dxa"/>
              </w:tcPr>
            </w:tcPrChange>
          </w:tcPr>
          <w:p w14:paraId="15E8A65D" w14:textId="6F2A1443" w:rsidR="007031A8" w:rsidRPr="00CA4237" w:rsidRDefault="00B524CE" w:rsidP="00CE261C">
            <w:pPr>
              <w:pStyle w:val="TTableText"/>
              <w:rPr>
                <w:lang w:val="en-GB"/>
              </w:rPr>
            </w:pPr>
            <w:r w:rsidRPr="00CA4237">
              <w:rPr>
                <w:lang w:val="en-GB"/>
              </w:rPr>
              <w:t xml:space="preserve">House of Commons </w:t>
            </w:r>
            <w:r w:rsidR="002576C4">
              <w:fldChar w:fldCharType="begin"/>
            </w:r>
            <w:r w:rsidR="002576C4">
              <w:instrText>HYPERLINK "https://hansard.parliament.uk/Commons/2025-04-12/debates/8CAD60C6-FCAE-4A36-A9C0-09E78160A18E/SteelIndustry(SpecialMeasures)Bill"</w:instrText>
            </w:r>
            <w:r w:rsidR="002576C4">
              <w:fldChar w:fldCharType="separate"/>
            </w:r>
            <w:r w:rsidR="008553C6" w:rsidRPr="00B524CE">
              <w:rPr>
                <w:rStyle w:val="Hyperlink"/>
                <w:lang w:val="en-GB"/>
              </w:rPr>
              <w:t>Vol. 765 Col. 887</w:t>
            </w:r>
            <w:r w:rsidR="002576C4">
              <w:rPr>
                <w:rStyle w:val="Hyperlink"/>
                <w:lang w:val="en-GB"/>
              </w:rPr>
              <w:fldChar w:fldCharType="end"/>
            </w:r>
          </w:p>
        </w:tc>
      </w:tr>
      <w:tr w:rsidR="007031A8" w:rsidRPr="00CA4237" w14:paraId="471D475D" w14:textId="77777777" w:rsidTr="008553C6">
        <w:trPr>
          <w:trPrChange w:id="176" w:author="Microsoft Word" w:date="2025-05-07T12:12:00Z">
            <w:trPr>
              <w:gridAfter w:val="0"/>
              <w:jc w:val="center"/>
            </w:trPr>
          </w:trPrChange>
        </w:trPr>
        <w:tc>
          <w:tcPr>
            <w:tcW w:w="2473" w:type="dxa"/>
            <w:tcPrChange w:id="177" w:author="Microsoft Word" w:date="2025-05-07T12:12:00Z">
              <w:tcPr>
                <w:tcW w:w="2473" w:type="dxa"/>
              </w:tcPr>
            </w:tcPrChange>
          </w:tcPr>
          <w:p w14:paraId="378A9062" w14:textId="77777777" w:rsidR="007031A8" w:rsidRPr="00CA4237" w:rsidRDefault="007031A8" w:rsidP="00CE261C">
            <w:pPr>
              <w:pStyle w:val="TTableText"/>
              <w:rPr>
                <w:lang w:val="en-GB"/>
              </w:rPr>
            </w:pPr>
            <w:r w:rsidRPr="00CA4237">
              <w:rPr>
                <w:lang w:val="en-GB"/>
              </w:rPr>
              <w:t>Report and Third Reading</w:t>
            </w:r>
          </w:p>
        </w:tc>
        <w:tc>
          <w:tcPr>
            <w:tcW w:w="2072" w:type="dxa"/>
            <w:tcPrChange w:id="178" w:author="Microsoft Word" w:date="2025-05-07T12:12:00Z">
              <w:tcPr>
                <w:tcW w:w="2072" w:type="dxa"/>
              </w:tcPr>
            </w:tcPrChange>
          </w:tcPr>
          <w:p w14:paraId="59D1DDB6" w14:textId="15EB8634" w:rsidR="007031A8" w:rsidRPr="00CA4237" w:rsidRDefault="008553C6" w:rsidP="00CE261C">
            <w:pPr>
              <w:pStyle w:val="TTableText"/>
              <w:rPr>
                <w:lang w:val="en-GB"/>
              </w:rPr>
            </w:pPr>
            <w:r>
              <w:rPr>
                <w:lang w:val="en-GB"/>
              </w:rPr>
              <w:t>12 April 2025</w:t>
            </w:r>
          </w:p>
        </w:tc>
        <w:tc>
          <w:tcPr>
            <w:tcW w:w="4516" w:type="dxa"/>
            <w:tcPrChange w:id="179" w:author="Microsoft Word" w:date="2025-05-07T12:12:00Z">
              <w:tcPr>
                <w:tcW w:w="3955" w:type="dxa"/>
              </w:tcPr>
            </w:tcPrChange>
          </w:tcPr>
          <w:p w14:paraId="63336E59" w14:textId="3C58325F" w:rsidR="007031A8" w:rsidRPr="00CA4237" w:rsidRDefault="00B524CE" w:rsidP="00CE261C">
            <w:pPr>
              <w:pStyle w:val="TTableText"/>
              <w:rPr>
                <w:lang w:val="en-GB"/>
              </w:rPr>
            </w:pPr>
            <w:r w:rsidRPr="00CA4237">
              <w:rPr>
                <w:lang w:val="en-GB"/>
              </w:rPr>
              <w:t xml:space="preserve">House of Commons </w:t>
            </w:r>
            <w:r w:rsidR="002576C4">
              <w:fldChar w:fldCharType="begin"/>
            </w:r>
            <w:r w:rsidR="002576C4">
              <w:instrText>HYPERLINK "https://hansard.parliament.uk/Commons/2025-04-12/debates/8CAD60C6-FCAE-4A36-A9C0-09E78160A18E/SteelIndustry(SpecialMeasures)Bill"</w:instrText>
            </w:r>
            <w:r w:rsidR="002576C4">
              <w:fldChar w:fldCharType="separate"/>
            </w:r>
            <w:r w:rsidR="008553C6" w:rsidRPr="008553C6">
              <w:rPr>
                <w:rStyle w:val="Hyperlink"/>
                <w:lang w:val="en-GB"/>
              </w:rPr>
              <w:t>Vol. 765 Col. 888</w:t>
            </w:r>
            <w:r w:rsidR="002576C4">
              <w:rPr>
                <w:rStyle w:val="Hyperlink"/>
                <w:lang w:val="en-GB"/>
              </w:rPr>
              <w:fldChar w:fldCharType="end"/>
            </w:r>
          </w:p>
        </w:tc>
      </w:tr>
      <w:tr w:rsidR="007031A8" w:rsidRPr="00CA4237" w14:paraId="5B933EFC" w14:textId="77777777" w:rsidTr="008553C6">
        <w:trPr>
          <w:trPrChange w:id="180" w:author="Microsoft Word" w:date="2025-05-07T12:12:00Z">
            <w:trPr>
              <w:gridAfter w:val="0"/>
              <w:jc w:val="center"/>
            </w:trPr>
          </w:trPrChange>
        </w:trPr>
        <w:tc>
          <w:tcPr>
            <w:tcW w:w="9061" w:type="dxa"/>
            <w:gridSpan w:val="3"/>
            <w:tcPrChange w:id="181" w:author="Microsoft Word" w:date="2025-05-07T12:12:00Z">
              <w:tcPr>
                <w:tcW w:w="8500" w:type="dxa"/>
                <w:gridSpan w:val="3"/>
              </w:tcPr>
            </w:tcPrChange>
          </w:tcPr>
          <w:p w14:paraId="49479E5D" w14:textId="77777777" w:rsidR="007031A8" w:rsidRPr="00CA4237" w:rsidRDefault="007031A8" w:rsidP="00CE261C">
            <w:pPr>
              <w:pStyle w:val="TTableText"/>
              <w:rPr>
                <w:rStyle w:val="CItalic"/>
                <w:lang w:val="en-GB"/>
              </w:rPr>
            </w:pPr>
            <w:r w:rsidRPr="00CA4237">
              <w:rPr>
                <w:rStyle w:val="CItalic"/>
                <w:lang w:val="en-GB"/>
              </w:rPr>
              <w:t>House of Lords</w:t>
            </w:r>
          </w:p>
        </w:tc>
      </w:tr>
      <w:tr w:rsidR="007031A8" w:rsidRPr="00CA4237" w14:paraId="2E7406F8" w14:textId="77777777" w:rsidTr="008553C6">
        <w:trPr>
          <w:trPrChange w:id="182" w:author="Microsoft Word" w:date="2025-05-07T12:12:00Z">
            <w:trPr>
              <w:gridAfter w:val="0"/>
              <w:jc w:val="center"/>
            </w:trPr>
          </w:trPrChange>
        </w:trPr>
        <w:tc>
          <w:tcPr>
            <w:tcW w:w="2473" w:type="dxa"/>
            <w:tcPrChange w:id="183" w:author="Microsoft Word" w:date="2025-05-07T12:12:00Z">
              <w:tcPr>
                <w:tcW w:w="2473" w:type="dxa"/>
              </w:tcPr>
            </w:tcPrChange>
          </w:tcPr>
          <w:p w14:paraId="3AE42449" w14:textId="77777777" w:rsidR="007031A8" w:rsidRPr="00CA4237" w:rsidRDefault="007031A8" w:rsidP="00CE261C">
            <w:pPr>
              <w:pStyle w:val="TTableText"/>
              <w:rPr>
                <w:lang w:val="en-GB"/>
              </w:rPr>
            </w:pPr>
            <w:r w:rsidRPr="00CA4237">
              <w:rPr>
                <w:lang w:val="en-GB"/>
              </w:rPr>
              <w:t>Introduction</w:t>
            </w:r>
          </w:p>
        </w:tc>
        <w:tc>
          <w:tcPr>
            <w:tcW w:w="2072" w:type="dxa"/>
            <w:tcPrChange w:id="184" w:author="Microsoft Word" w:date="2025-05-07T12:12:00Z">
              <w:tcPr>
                <w:tcW w:w="2072" w:type="dxa"/>
              </w:tcPr>
            </w:tcPrChange>
          </w:tcPr>
          <w:p w14:paraId="5D50DD15" w14:textId="0D742B53" w:rsidR="007031A8" w:rsidRPr="00CA4237" w:rsidRDefault="008553C6" w:rsidP="00CE261C">
            <w:pPr>
              <w:pStyle w:val="TTableText"/>
              <w:rPr>
                <w:lang w:val="en-GB"/>
              </w:rPr>
            </w:pPr>
            <w:r>
              <w:rPr>
                <w:lang w:val="en-GB"/>
              </w:rPr>
              <w:t>12 April 2025</w:t>
            </w:r>
          </w:p>
        </w:tc>
        <w:tc>
          <w:tcPr>
            <w:tcW w:w="4516" w:type="dxa"/>
            <w:tcPrChange w:id="185" w:author="Microsoft Word" w:date="2025-05-07T12:12:00Z">
              <w:tcPr>
                <w:tcW w:w="3955" w:type="dxa"/>
              </w:tcPr>
            </w:tcPrChange>
          </w:tcPr>
          <w:p w14:paraId="023E634C" w14:textId="784A9437" w:rsidR="007031A8" w:rsidRPr="00CA4237" w:rsidRDefault="00B524CE" w:rsidP="00CE261C">
            <w:pPr>
              <w:pStyle w:val="TTableText"/>
              <w:rPr>
                <w:lang w:val="en-GB"/>
              </w:rPr>
            </w:pPr>
            <w:r w:rsidRPr="00CA4237">
              <w:rPr>
                <w:lang w:val="en-GB"/>
              </w:rPr>
              <w:t xml:space="preserve">House of Lords </w:t>
            </w:r>
            <w:r w:rsidR="002576C4">
              <w:fldChar w:fldCharType="begin"/>
            </w:r>
            <w:r w:rsidR="002576C4">
              <w:instrText>HYPERLINK "https://hansard.parliament.uk/Lords/2025-04-12/debates/A1F20E0A-63EA-4BB3-8D92-AF79A7181EB9/SteelIndustry(SpecialMeasures)Bill"</w:instrText>
            </w:r>
            <w:r w:rsidR="002576C4">
              <w:fldChar w:fldCharType="separate"/>
            </w:r>
            <w:r w:rsidR="007031A8" w:rsidRPr="00B524CE">
              <w:rPr>
                <w:rStyle w:val="Hyperlink"/>
                <w:lang w:val="en-GB"/>
              </w:rPr>
              <w:t xml:space="preserve">Vol. </w:t>
            </w:r>
            <w:r w:rsidRPr="00B524CE">
              <w:rPr>
                <w:rStyle w:val="Hyperlink"/>
                <w:lang w:val="en-GB"/>
              </w:rPr>
              <w:t>845</w:t>
            </w:r>
            <w:r w:rsidR="007031A8" w:rsidRPr="00B524CE">
              <w:rPr>
                <w:rStyle w:val="Hyperlink"/>
                <w:lang w:val="en-GB"/>
              </w:rPr>
              <w:t xml:space="preserve"> Col. </w:t>
            </w:r>
            <w:r w:rsidRPr="00B524CE">
              <w:rPr>
                <w:rStyle w:val="Hyperlink"/>
                <w:lang w:val="en-GB"/>
              </w:rPr>
              <w:t>528</w:t>
            </w:r>
            <w:r w:rsidR="002576C4">
              <w:rPr>
                <w:rStyle w:val="Hyperlink"/>
                <w:lang w:val="en-GB"/>
              </w:rPr>
              <w:fldChar w:fldCharType="end"/>
            </w:r>
          </w:p>
        </w:tc>
      </w:tr>
      <w:tr w:rsidR="007031A8" w:rsidRPr="00CA4237" w14:paraId="653FB909" w14:textId="77777777" w:rsidTr="008553C6">
        <w:trPr>
          <w:trPrChange w:id="186" w:author="Microsoft Word" w:date="2025-05-07T12:12:00Z">
            <w:trPr>
              <w:gridAfter w:val="0"/>
              <w:jc w:val="center"/>
            </w:trPr>
          </w:trPrChange>
        </w:trPr>
        <w:tc>
          <w:tcPr>
            <w:tcW w:w="2473" w:type="dxa"/>
            <w:tcPrChange w:id="187" w:author="Microsoft Word" w:date="2025-05-07T12:12:00Z">
              <w:tcPr>
                <w:tcW w:w="2473" w:type="dxa"/>
              </w:tcPr>
            </w:tcPrChange>
          </w:tcPr>
          <w:p w14:paraId="343C1FF4" w14:textId="77777777" w:rsidR="007031A8" w:rsidRPr="00CA4237" w:rsidRDefault="007031A8" w:rsidP="00CE261C">
            <w:pPr>
              <w:pStyle w:val="TTableText"/>
              <w:rPr>
                <w:lang w:val="en-GB"/>
              </w:rPr>
            </w:pPr>
            <w:r w:rsidRPr="00CA4237">
              <w:rPr>
                <w:lang w:val="en-GB"/>
              </w:rPr>
              <w:t>Second Reading</w:t>
            </w:r>
          </w:p>
        </w:tc>
        <w:tc>
          <w:tcPr>
            <w:tcW w:w="2072" w:type="dxa"/>
            <w:tcPrChange w:id="188" w:author="Microsoft Word" w:date="2025-05-07T12:12:00Z">
              <w:tcPr>
                <w:tcW w:w="2072" w:type="dxa"/>
              </w:tcPr>
            </w:tcPrChange>
          </w:tcPr>
          <w:p w14:paraId="01A2A58B" w14:textId="18AF5DAE" w:rsidR="007031A8" w:rsidRPr="00CA4237" w:rsidRDefault="008553C6" w:rsidP="00CE261C">
            <w:pPr>
              <w:pStyle w:val="TTableText"/>
              <w:rPr>
                <w:lang w:val="en-GB"/>
              </w:rPr>
            </w:pPr>
            <w:r>
              <w:rPr>
                <w:lang w:val="en-GB"/>
              </w:rPr>
              <w:t>12 April 2025</w:t>
            </w:r>
          </w:p>
        </w:tc>
        <w:tc>
          <w:tcPr>
            <w:tcW w:w="4516" w:type="dxa"/>
            <w:tcPrChange w:id="189" w:author="Microsoft Word" w:date="2025-05-07T12:12:00Z">
              <w:tcPr>
                <w:tcW w:w="3955" w:type="dxa"/>
              </w:tcPr>
            </w:tcPrChange>
          </w:tcPr>
          <w:p w14:paraId="57B56710" w14:textId="56CCC8B9" w:rsidR="007031A8" w:rsidRPr="00CA4237" w:rsidRDefault="00B524CE" w:rsidP="00CE261C">
            <w:pPr>
              <w:pStyle w:val="TTableText"/>
              <w:rPr>
                <w:lang w:val="en-GB"/>
              </w:rPr>
            </w:pPr>
            <w:r w:rsidRPr="00CA4237">
              <w:rPr>
                <w:lang w:val="en-GB"/>
              </w:rPr>
              <w:t xml:space="preserve">House of Lords </w:t>
            </w:r>
            <w:r w:rsidR="002576C4">
              <w:fldChar w:fldCharType="begin"/>
            </w:r>
            <w:r w:rsidR="002576C4">
              <w:instrText>HYPERLINK "https://hansard.parliament.uk/Lords/2025-04-12/debates/B483DAFA-C093-499F-A912-7E6D4EDE758E/SteelIndustry(SpecialMeasures)Bill"</w:instrText>
            </w:r>
            <w:r w:rsidR="002576C4">
              <w:fldChar w:fldCharType="separate"/>
            </w:r>
            <w:r w:rsidRPr="00B524CE">
              <w:rPr>
                <w:rStyle w:val="Hyperlink"/>
                <w:lang w:val="en-GB"/>
              </w:rPr>
              <w:t>Vol. 845 Col. 529</w:t>
            </w:r>
            <w:r w:rsidR="002576C4">
              <w:rPr>
                <w:rStyle w:val="Hyperlink"/>
                <w:lang w:val="en-GB"/>
              </w:rPr>
              <w:fldChar w:fldCharType="end"/>
            </w:r>
          </w:p>
        </w:tc>
      </w:tr>
      <w:tr w:rsidR="008553C6" w:rsidRPr="00CA4237" w14:paraId="289547E9" w14:textId="77777777" w:rsidTr="008553C6">
        <w:trPr>
          <w:trPrChange w:id="190" w:author="Microsoft Word" w:date="2025-05-07T12:12:00Z">
            <w:trPr>
              <w:gridAfter w:val="0"/>
              <w:jc w:val="center"/>
            </w:trPr>
          </w:trPrChange>
        </w:trPr>
        <w:tc>
          <w:tcPr>
            <w:tcW w:w="2473" w:type="dxa"/>
            <w:tcPrChange w:id="191" w:author="Microsoft Word" w:date="2025-05-07T12:12:00Z">
              <w:tcPr>
                <w:tcW w:w="2473" w:type="dxa"/>
              </w:tcPr>
            </w:tcPrChange>
          </w:tcPr>
          <w:p w14:paraId="58AA8CF9" w14:textId="601917E8" w:rsidR="008553C6" w:rsidRPr="00CA4237" w:rsidRDefault="008553C6" w:rsidP="008553C6">
            <w:pPr>
              <w:pStyle w:val="TTableText"/>
              <w:rPr>
                <w:lang w:val="en-GB"/>
              </w:rPr>
            </w:pPr>
            <w:r>
              <w:rPr>
                <w:lang w:val="en-GB"/>
              </w:rPr>
              <w:t>Committee of the whole House</w:t>
            </w:r>
          </w:p>
        </w:tc>
        <w:tc>
          <w:tcPr>
            <w:tcW w:w="2072" w:type="dxa"/>
            <w:tcPrChange w:id="192" w:author="Microsoft Word" w:date="2025-05-07T12:12:00Z">
              <w:tcPr>
                <w:tcW w:w="2072" w:type="dxa"/>
              </w:tcPr>
            </w:tcPrChange>
          </w:tcPr>
          <w:p w14:paraId="21EF0C38" w14:textId="75BAE774" w:rsidR="008553C6" w:rsidRPr="00CA4237" w:rsidRDefault="008553C6" w:rsidP="008553C6">
            <w:pPr>
              <w:pStyle w:val="TTableText"/>
              <w:rPr>
                <w:lang w:val="en-GB"/>
              </w:rPr>
            </w:pPr>
            <w:r>
              <w:rPr>
                <w:lang w:val="en-GB"/>
              </w:rPr>
              <w:t>12 April 2025</w:t>
            </w:r>
          </w:p>
        </w:tc>
        <w:tc>
          <w:tcPr>
            <w:tcW w:w="4516" w:type="dxa"/>
            <w:tcPrChange w:id="193" w:author="Microsoft Word" w:date="2025-05-07T12:12:00Z">
              <w:tcPr>
                <w:tcW w:w="3955" w:type="dxa"/>
              </w:tcPr>
            </w:tcPrChange>
          </w:tcPr>
          <w:p w14:paraId="6AB47910" w14:textId="449F2142" w:rsidR="008553C6" w:rsidRPr="00CA4237" w:rsidRDefault="00B524CE" w:rsidP="008553C6">
            <w:pPr>
              <w:pStyle w:val="TTableText"/>
              <w:rPr>
                <w:lang w:val="en-GB"/>
              </w:rPr>
            </w:pPr>
            <w:r w:rsidRPr="00CA4237">
              <w:rPr>
                <w:lang w:val="en-GB"/>
              </w:rPr>
              <w:t xml:space="preserve">House of Lords </w:t>
            </w:r>
            <w:r w:rsidR="002576C4">
              <w:fldChar w:fldCharType="begin"/>
            </w:r>
            <w:r w:rsidR="002576C4">
              <w:instrText>HYPERLINK "https://hansard.parliament.uk/Lords/2025-04-12/debates/EB823451-5BA1-445D-80FE-B227DD26CF17/SteelIndustry(SpecialMeasures)Bill"</w:instrText>
            </w:r>
            <w:r w:rsidR="002576C4">
              <w:fldChar w:fldCharType="separate"/>
            </w:r>
            <w:r w:rsidRPr="00B524CE">
              <w:rPr>
                <w:rStyle w:val="Hyperlink"/>
                <w:lang w:val="en-GB"/>
              </w:rPr>
              <w:t>Vol. 845 Col. 529</w:t>
            </w:r>
            <w:r w:rsidR="002576C4">
              <w:rPr>
                <w:rStyle w:val="Hyperlink"/>
                <w:lang w:val="en-GB"/>
              </w:rPr>
              <w:fldChar w:fldCharType="end"/>
            </w:r>
          </w:p>
        </w:tc>
      </w:tr>
      <w:tr w:rsidR="007031A8" w:rsidRPr="00CA4237" w14:paraId="022BC8E0" w14:textId="77777777" w:rsidTr="008553C6">
        <w:trPr>
          <w:trPrChange w:id="194" w:author="Microsoft Word" w:date="2025-05-07T12:12:00Z">
            <w:trPr>
              <w:gridAfter w:val="0"/>
              <w:jc w:val="center"/>
            </w:trPr>
          </w:trPrChange>
        </w:trPr>
        <w:tc>
          <w:tcPr>
            <w:tcW w:w="2473" w:type="dxa"/>
            <w:tcPrChange w:id="195" w:author="Microsoft Word" w:date="2025-05-07T12:12:00Z">
              <w:tcPr>
                <w:tcW w:w="2473" w:type="dxa"/>
              </w:tcPr>
            </w:tcPrChange>
          </w:tcPr>
          <w:p w14:paraId="01F47B1B" w14:textId="77777777" w:rsidR="007031A8" w:rsidRPr="00CA4237" w:rsidRDefault="007031A8" w:rsidP="00CE261C">
            <w:pPr>
              <w:pStyle w:val="TTableText"/>
              <w:rPr>
                <w:lang w:val="en-GB"/>
              </w:rPr>
            </w:pPr>
            <w:r w:rsidRPr="00CA4237">
              <w:rPr>
                <w:lang w:val="en-GB"/>
              </w:rPr>
              <w:t xml:space="preserve">Report </w:t>
            </w:r>
          </w:p>
        </w:tc>
        <w:tc>
          <w:tcPr>
            <w:tcW w:w="2072" w:type="dxa"/>
            <w:tcPrChange w:id="196" w:author="Microsoft Word" w:date="2025-05-07T12:12:00Z">
              <w:tcPr>
                <w:tcW w:w="2072" w:type="dxa"/>
              </w:tcPr>
            </w:tcPrChange>
          </w:tcPr>
          <w:p w14:paraId="1B237CE6" w14:textId="393FA5A7" w:rsidR="007031A8" w:rsidRPr="00CA4237" w:rsidRDefault="008553C6" w:rsidP="00CE261C">
            <w:pPr>
              <w:pStyle w:val="TTableText"/>
              <w:rPr>
                <w:lang w:val="en-GB"/>
              </w:rPr>
            </w:pPr>
            <w:r>
              <w:rPr>
                <w:lang w:val="en-GB"/>
              </w:rPr>
              <w:t>12 April 2025</w:t>
            </w:r>
          </w:p>
        </w:tc>
        <w:tc>
          <w:tcPr>
            <w:tcW w:w="4516" w:type="dxa"/>
            <w:tcPrChange w:id="197" w:author="Microsoft Word" w:date="2025-05-07T12:12:00Z">
              <w:tcPr>
                <w:tcW w:w="3955" w:type="dxa"/>
              </w:tcPr>
            </w:tcPrChange>
          </w:tcPr>
          <w:p w14:paraId="3B7B3EFA" w14:textId="44B7DC76" w:rsidR="007031A8" w:rsidRPr="00CA4237" w:rsidRDefault="00B524CE" w:rsidP="00CE261C">
            <w:pPr>
              <w:pStyle w:val="TTableText"/>
              <w:rPr>
                <w:lang w:val="en-GB"/>
              </w:rPr>
            </w:pPr>
            <w:r w:rsidRPr="00CA4237">
              <w:rPr>
                <w:lang w:val="en-GB"/>
              </w:rPr>
              <w:t xml:space="preserve">House of Lords </w:t>
            </w:r>
            <w:r w:rsidR="002576C4">
              <w:fldChar w:fldCharType="begin"/>
            </w:r>
            <w:r w:rsidR="002576C4">
              <w:instrText>HYPERLINK "https://hansard.parliament.uk/Lords/2025-04-12/debates/C7C94D65-34BC-429C-A2B8-A4D70D8C944A/SteelIndustry(SpecialMeasures)Bill"</w:instrText>
            </w:r>
            <w:r w:rsidR="002576C4">
              <w:fldChar w:fldCharType="separate"/>
            </w:r>
            <w:r w:rsidRPr="00B524CE">
              <w:rPr>
                <w:rStyle w:val="Hyperlink"/>
                <w:lang w:val="en-GB"/>
              </w:rPr>
              <w:t>Vol. 845 Col. 536</w:t>
            </w:r>
            <w:r w:rsidR="002576C4">
              <w:rPr>
                <w:rStyle w:val="Hyperlink"/>
                <w:lang w:val="en-GB"/>
              </w:rPr>
              <w:fldChar w:fldCharType="end"/>
            </w:r>
          </w:p>
        </w:tc>
      </w:tr>
      <w:tr w:rsidR="007031A8" w:rsidRPr="00CA4237" w14:paraId="4AF43A12" w14:textId="77777777" w:rsidTr="008553C6">
        <w:trPr>
          <w:trPrChange w:id="198" w:author="Microsoft Word" w:date="2025-05-07T12:12:00Z">
            <w:trPr>
              <w:gridAfter w:val="0"/>
              <w:jc w:val="center"/>
            </w:trPr>
          </w:trPrChange>
        </w:trPr>
        <w:tc>
          <w:tcPr>
            <w:tcW w:w="2473" w:type="dxa"/>
            <w:tcPrChange w:id="199" w:author="Microsoft Word" w:date="2025-05-07T12:12:00Z">
              <w:tcPr>
                <w:tcW w:w="2473" w:type="dxa"/>
              </w:tcPr>
            </w:tcPrChange>
          </w:tcPr>
          <w:p w14:paraId="64C5FADC" w14:textId="77777777" w:rsidR="007031A8" w:rsidRPr="00CA4237" w:rsidRDefault="007031A8" w:rsidP="00CE261C">
            <w:pPr>
              <w:pStyle w:val="TTableText"/>
              <w:rPr>
                <w:lang w:val="en-GB"/>
              </w:rPr>
            </w:pPr>
            <w:r w:rsidRPr="00CA4237">
              <w:rPr>
                <w:lang w:val="en-GB"/>
              </w:rPr>
              <w:t>Third Reading</w:t>
            </w:r>
          </w:p>
        </w:tc>
        <w:tc>
          <w:tcPr>
            <w:tcW w:w="2072" w:type="dxa"/>
            <w:tcPrChange w:id="200" w:author="Microsoft Word" w:date="2025-05-07T12:12:00Z">
              <w:tcPr>
                <w:tcW w:w="2072" w:type="dxa"/>
              </w:tcPr>
            </w:tcPrChange>
          </w:tcPr>
          <w:p w14:paraId="1A35C0B0" w14:textId="20F7E4E5" w:rsidR="007031A8" w:rsidRPr="00CA4237" w:rsidRDefault="008553C6" w:rsidP="00CE261C">
            <w:pPr>
              <w:pStyle w:val="TTableText"/>
              <w:rPr>
                <w:lang w:val="en-GB"/>
              </w:rPr>
            </w:pPr>
            <w:r>
              <w:rPr>
                <w:lang w:val="en-GB"/>
              </w:rPr>
              <w:t>12 April 2025</w:t>
            </w:r>
          </w:p>
        </w:tc>
        <w:tc>
          <w:tcPr>
            <w:tcW w:w="4516" w:type="dxa"/>
            <w:tcPrChange w:id="201" w:author="Microsoft Word" w:date="2025-05-07T12:12:00Z">
              <w:tcPr>
                <w:tcW w:w="3955" w:type="dxa"/>
              </w:tcPr>
            </w:tcPrChange>
          </w:tcPr>
          <w:p w14:paraId="1B2DE699" w14:textId="5A08B33A" w:rsidR="007031A8" w:rsidRPr="00CA4237" w:rsidRDefault="00B524CE" w:rsidP="00CE261C">
            <w:pPr>
              <w:pStyle w:val="TTableText"/>
              <w:rPr>
                <w:lang w:val="en-GB"/>
              </w:rPr>
            </w:pPr>
            <w:r w:rsidRPr="00CA4237">
              <w:rPr>
                <w:lang w:val="en-GB"/>
              </w:rPr>
              <w:t xml:space="preserve">House of Lords </w:t>
            </w:r>
            <w:r w:rsidR="002576C4">
              <w:fldChar w:fldCharType="begin"/>
            </w:r>
            <w:r w:rsidR="002576C4">
              <w:instrText>HYPERLINK "https://hansard.parliament.uk/Lords/2025-04-12/debates/76FBF713-6710-473A-9F02-A1C3BD729B7C/SteelIndustry(SpecialMeasures)Bill"</w:instrText>
            </w:r>
            <w:r w:rsidR="002576C4">
              <w:fldChar w:fldCharType="separate"/>
            </w:r>
            <w:r w:rsidRPr="00B524CE">
              <w:rPr>
                <w:rStyle w:val="Hyperlink"/>
                <w:lang w:val="en-GB"/>
              </w:rPr>
              <w:t>Vol. 845 Col. 536</w:t>
            </w:r>
            <w:r w:rsidR="002576C4">
              <w:rPr>
                <w:rStyle w:val="Hyperlink"/>
                <w:lang w:val="en-GB"/>
              </w:rPr>
              <w:fldChar w:fldCharType="end"/>
            </w:r>
          </w:p>
        </w:tc>
      </w:tr>
      <w:tr w:rsidR="007031A8" w:rsidRPr="00CA4237" w14:paraId="43DFF937" w14:textId="77777777" w:rsidTr="008553C6">
        <w:trPr>
          <w:trPrChange w:id="202" w:author="Microsoft Word" w:date="2025-05-07T12:12:00Z">
            <w:trPr>
              <w:gridAfter w:val="0"/>
              <w:jc w:val="center"/>
            </w:trPr>
          </w:trPrChange>
        </w:trPr>
        <w:tc>
          <w:tcPr>
            <w:tcW w:w="2473" w:type="dxa"/>
            <w:vMerge w:val="restart"/>
            <w:tcPrChange w:id="203" w:author="Microsoft Word" w:date="2025-05-07T12:12:00Z">
              <w:tcPr>
                <w:tcW w:w="2473" w:type="dxa"/>
                <w:vMerge w:val="restart"/>
              </w:tcPr>
            </w:tcPrChange>
          </w:tcPr>
          <w:p w14:paraId="71E4F523" w14:textId="77777777" w:rsidR="007031A8" w:rsidRPr="00CA4237" w:rsidRDefault="007031A8" w:rsidP="00CE261C">
            <w:pPr>
              <w:pStyle w:val="TTableText"/>
              <w:rPr>
                <w:lang w:val="en-GB"/>
              </w:rPr>
            </w:pPr>
            <w:r w:rsidRPr="00CA4237">
              <w:rPr>
                <w:lang w:val="en-GB"/>
              </w:rPr>
              <w:t>Royal Assent</w:t>
            </w:r>
          </w:p>
        </w:tc>
        <w:tc>
          <w:tcPr>
            <w:tcW w:w="2072" w:type="dxa"/>
            <w:vMerge w:val="restart"/>
            <w:tcPrChange w:id="204" w:author="Microsoft Word" w:date="2025-05-07T12:12:00Z">
              <w:tcPr>
                <w:tcW w:w="2072" w:type="dxa"/>
                <w:vMerge w:val="restart"/>
              </w:tcPr>
            </w:tcPrChange>
          </w:tcPr>
          <w:p w14:paraId="779D276A" w14:textId="66FB2B4F" w:rsidR="007031A8" w:rsidRPr="00CA4237" w:rsidRDefault="008553C6" w:rsidP="00CE261C">
            <w:pPr>
              <w:pStyle w:val="TTableText"/>
              <w:rPr>
                <w:lang w:val="en-GB"/>
              </w:rPr>
            </w:pPr>
            <w:r>
              <w:rPr>
                <w:lang w:val="en-GB"/>
              </w:rPr>
              <w:t>12 April 2025</w:t>
            </w:r>
          </w:p>
        </w:tc>
        <w:tc>
          <w:tcPr>
            <w:tcW w:w="4516" w:type="dxa"/>
            <w:tcPrChange w:id="205" w:author="Microsoft Word" w:date="2025-05-07T12:12:00Z">
              <w:tcPr>
                <w:tcW w:w="3955" w:type="dxa"/>
              </w:tcPr>
            </w:tcPrChange>
          </w:tcPr>
          <w:p w14:paraId="62FDF655" w14:textId="7CF6EF1C" w:rsidR="007031A8" w:rsidRPr="00CA4237" w:rsidRDefault="007031A8" w:rsidP="00CE261C">
            <w:pPr>
              <w:pStyle w:val="TTableText"/>
              <w:rPr>
                <w:lang w:val="en-GB"/>
              </w:rPr>
            </w:pPr>
            <w:r w:rsidRPr="00CA4237">
              <w:rPr>
                <w:lang w:val="en-GB"/>
              </w:rPr>
              <w:t xml:space="preserve">House of Commons </w:t>
            </w:r>
            <w:r w:rsidR="002576C4">
              <w:fldChar w:fldCharType="begin"/>
            </w:r>
            <w:r w:rsidR="002576C4">
              <w:instrText>HYPERLINK "https://hansard.parliament.uk/Commons/2025-04-12/debates/8CAD60C6-FCAE-4A36-A9C0-09E78160A18E/SteelIndustry(SpecialMeasures)Bill"</w:instrText>
            </w:r>
            <w:r w:rsidR="002576C4">
              <w:fldChar w:fldCharType="separate"/>
            </w:r>
            <w:r w:rsidR="00B524CE" w:rsidRPr="008553C6">
              <w:rPr>
                <w:rStyle w:val="Hyperlink"/>
                <w:lang w:val="en-GB"/>
              </w:rPr>
              <w:t>Vol. 765 Col. 888</w:t>
            </w:r>
            <w:r w:rsidR="002576C4">
              <w:rPr>
                <w:rStyle w:val="Hyperlink"/>
                <w:lang w:val="en-GB"/>
              </w:rPr>
              <w:fldChar w:fldCharType="end"/>
            </w:r>
          </w:p>
        </w:tc>
      </w:tr>
      <w:tr w:rsidR="007031A8" w:rsidRPr="00CA4237" w14:paraId="6653B1FB" w14:textId="77777777" w:rsidTr="008553C6">
        <w:trPr>
          <w:trPrChange w:id="206" w:author="Microsoft Word" w:date="2025-05-07T12:12:00Z">
            <w:trPr>
              <w:gridAfter w:val="0"/>
              <w:jc w:val="center"/>
            </w:trPr>
          </w:trPrChange>
        </w:trPr>
        <w:tc>
          <w:tcPr>
            <w:tcW w:w="2473" w:type="dxa"/>
            <w:vMerge/>
            <w:tcPrChange w:id="207" w:author="Microsoft Word" w:date="2025-05-07T12:12:00Z">
              <w:tcPr>
                <w:tcW w:w="2473" w:type="dxa"/>
                <w:vMerge/>
              </w:tcPr>
            </w:tcPrChange>
          </w:tcPr>
          <w:p w14:paraId="026880C3" w14:textId="77777777" w:rsidR="007031A8" w:rsidRPr="00CA4237" w:rsidRDefault="007031A8" w:rsidP="00CE261C">
            <w:pPr>
              <w:pStyle w:val="TTableText"/>
              <w:rPr>
                <w:lang w:val="en-GB"/>
              </w:rPr>
            </w:pPr>
          </w:p>
        </w:tc>
        <w:tc>
          <w:tcPr>
            <w:tcW w:w="2072" w:type="dxa"/>
            <w:vMerge/>
            <w:tcPrChange w:id="208" w:author="Microsoft Word" w:date="2025-05-07T12:12:00Z">
              <w:tcPr>
                <w:tcW w:w="2072" w:type="dxa"/>
                <w:vMerge/>
              </w:tcPr>
            </w:tcPrChange>
          </w:tcPr>
          <w:p w14:paraId="7E205AC7" w14:textId="77777777" w:rsidR="007031A8" w:rsidRPr="00CA4237" w:rsidRDefault="007031A8" w:rsidP="00CE261C">
            <w:pPr>
              <w:pStyle w:val="TTableText"/>
              <w:rPr>
                <w:lang w:val="en-GB"/>
              </w:rPr>
            </w:pPr>
          </w:p>
        </w:tc>
        <w:tc>
          <w:tcPr>
            <w:tcW w:w="4516" w:type="dxa"/>
            <w:tcPrChange w:id="209" w:author="Microsoft Word" w:date="2025-05-07T12:12:00Z">
              <w:tcPr>
                <w:tcW w:w="3955" w:type="dxa"/>
              </w:tcPr>
            </w:tcPrChange>
          </w:tcPr>
          <w:p w14:paraId="3A478F5D" w14:textId="028FE93B" w:rsidR="007031A8" w:rsidRPr="00CA4237" w:rsidRDefault="007031A8" w:rsidP="00CE261C">
            <w:pPr>
              <w:pStyle w:val="TTableText"/>
              <w:rPr>
                <w:lang w:val="en-GB"/>
              </w:rPr>
            </w:pPr>
            <w:r w:rsidRPr="00CA4237">
              <w:rPr>
                <w:lang w:val="en-GB"/>
              </w:rPr>
              <w:t xml:space="preserve">House of Lords </w:t>
            </w:r>
            <w:r w:rsidR="002576C4">
              <w:fldChar w:fldCharType="begin"/>
            </w:r>
            <w:r w:rsidR="002576C4">
              <w:instrText>HYPERLINK "https://hansard.parliament.uk/Lords/2025-04-12/debates/59D77A01-E69A-423E-B0C8-AC5E24D3A6EA/RoyalAssent"</w:instrText>
            </w:r>
            <w:r w:rsidR="002576C4">
              <w:fldChar w:fldCharType="separate"/>
            </w:r>
            <w:r w:rsidRPr="00ED15BD">
              <w:rPr>
                <w:rStyle w:val="Hyperlink"/>
                <w:lang w:val="en-GB"/>
              </w:rPr>
              <w:t xml:space="preserve">Vol. </w:t>
            </w:r>
            <w:r w:rsidR="00B524CE" w:rsidRPr="00ED15BD">
              <w:rPr>
                <w:rStyle w:val="Hyperlink"/>
                <w:lang w:val="en-GB"/>
              </w:rPr>
              <w:t>Vol. 845 Col. 5</w:t>
            </w:r>
            <w:r w:rsidR="00ED15BD" w:rsidRPr="00ED15BD">
              <w:rPr>
                <w:rStyle w:val="Hyperlink"/>
                <w:lang w:val="en-GB"/>
              </w:rPr>
              <w:t>3</w:t>
            </w:r>
            <w:r w:rsidR="00B524CE" w:rsidRPr="00ED15BD">
              <w:rPr>
                <w:rStyle w:val="Hyperlink"/>
                <w:lang w:val="en-GB"/>
              </w:rPr>
              <w:t>8</w:t>
            </w:r>
            <w:r w:rsidR="002576C4">
              <w:rPr>
                <w:rStyle w:val="Hyperlink"/>
                <w:lang w:val="en-GB"/>
              </w:rPr>
              <w:fldChar w:fldCharType="end"/>
            </w:r>
          </w:p>
        </w:tc>
      </w:tr>
    </w:tbl>
    <w:p w14:paraId="3EA500D0" w14:textId="77777777" w:rsidR="007031A8" w:rsidRDefault="007031A8" w:rsidP="007031A8">
      <w:pPr>
        <w:pStyle w:val="ParaMainText"/>
      </w:pPr>
    </w:p>
    <w:p w14:paraId="0FE9DF08" w14:textId="7C90CCBE" w:rsidR="005F6F2A" w:rsidRPr="000816E8" w:rsidRDefault="007031A8" w:rsidP="00A27BF0">
      <w:pPr>
        <w:pStyle w:val="ParaNumbered"/>
      </w:pPr>
      <w:r>
        <w:t xml:space="preserve">In order to provide time for debate in the Lords whilst the Act was being </w:t>
      </w:r>
      <w:r w:rsidR="008553C6">
        <w:t>considered</w:t>
      </w:r>
      <w:r>
        <w:t xml:space="preserve"> in the Commons, a general take-note debate was held ahead of the formal Lords Second Reading. A record of this debate can be found at </w:t>
      </w:r>
      <w:hyperlink r:id="rId13" w:history="1">
        <w:r w:rsidR="00FB3448">
          <w:rPr>
            <w:rStyle w:val="Hyperlink"/>
          </w:rPr>
          <w:t>House of Lords Vol. 845 Col. 490</w:t>
        </w:r>
      </w:hyperlink>
      <w:bookmarkEnd w:id="123"/>
    </w:p>
    <w:sectPr w:rsidR="005F6F2A" w:rsidRPr="000816E8" w:rsidSect="005B5D58">
      <w:headerReference w:type="even" r:id="rId14"/>
      <w:headerReference w:type="default" r:id="rId15"/>
      <w:footerReference w:type="even" r:id="rId16"/>
      <w:footerReference w:type="default" r:id="rId17"/>
      <w:headerReference w:type="first" r:id="rId18"/>
      <w:footerReference w:type="first" r:id="rId19"/>
      <w:type w:val="oddPage"/>
      <w:pgSz w:w="11906" w:h="16838" w:code="9"/>
      <w:pgMar w:top="1134" w:right="1134" w:bottom="1673" w:left="1701" w:header="720" w:footer="720" w:gutter="0"/>
      <w:pgNumType w:start="0"/>
      <w:cols w:space="72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4FE02D" w14:textId="77777777" w:rsidR="00720DAD" w:rsidRDefault="00720DAD">
      <w:r>
        <w:separator/>
      </w:r>
    </w:p>
    <w:p w14:paraId="3057E47B" w14:textId="77777777" w:rsidR="00720DAD" w:rsidRDefault="00720DAD"/>
    <w:p w14:paraId="36E51D1F" w14:textId="77777777" w:rsidR="00720DAD" w:rsidRDefault="00720DAD"/>
  </w:endnote>
  <w:endnote w:type="continuationSeparator" w:id="0">
    <w:p w14:paraId="6DF42F35" w14:textId="77777777" w:rsidR="00720DAD" w:rsidRDefault="00720DAD">
      <w:r>
        <w:continuationSeparator/>
      </w:r>
    </w:p>
    <w:p w14:paraId="4BC3FBD7" w14:textId="77777777" w:rsidR="00720DAD" w:rsidRDefault="00720DAD"/>
    <w:p w14:paraId="38A13D0D" w14:textId="77777777" w:rsidR="00720DAD" w:rsidRDefault="00720DAD"/>
  </w:endnote>
  <w:endnote w:type="continuationNotice" w:id="1">
    <w:p w14:paraId="77AA243D" w14:textId="77777777" w:rsidR="002576C4" w:rsidRDefault="002576C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RdgSwift-Regular">
    <w:altName w:val="Times New Roman"/>
    <w:charset w:val="00"/>
    <w:family w:val="auto"/>
    <w:pitch w:val="variable"/>
    <w:sig w:usb0="00000001" w:usb1="4000204A" w:usb2="00000000" w:usb3="00000000" w:csb0="0000009B" w:csb1="00000000"/>
  </w:font>
  <w:font w:name="HelveticaNeue-Bold">
    <w:altName w:val="Arial"/>
    <w:charset w:val="4D"/>
    <w:family w:val="auto"/>
    <w:pitch w:val="default"/>
    <w:sig w:usb0="00000003" w:usb1="00000000" w:usb2="00000000" w:usb3="00000000" w:csb0="00000001" w:csb1="00000000"/>
  </w:font>
  <w:font w:name="HelveticaNeue">
    <w:altName w:val="Arial"/>
    <w:charset w:val="4D"/>
    <w:family w:val="auto"/>
    <w:pitch w:val="default"/>
    <w:sig w:usb0="00000003" w:usb1="00000000" w:usb2="00000000" w:usb3="00000000" w:csb0="00000001" w:csb1="00000000"/>
  </w:font>
  <w:font w:name="PalatinoLinotype-Roman">
    <w:altName w:val="Palatino Linotype"/>
    <w:charset w:val="4D"/>
    <w:family w:val="auto"/>
    <w:pitch w:val="default"/>
    <w:sig w:usb0="00000003" w:usb1="00000000" w:usb2="00000000" w:usb3="00000000" w:csb0="00000001" w:csb1="00000000"/>
  </w:font>
  <w:font w:name="PalatinoLinotype-Bold">
    <w:altName w:val="Palatino Linotype"/>
    <w:charset w:val="4D"/>
    <w:family w:val="auto"/>
    <w:pitch w:val="default"/>
    <w:sig w:usb0="00000003" w:usb1="00000000" w:usb2="00000000" w:usb3="00000000" w:csb0="00000001" w:csb1="00000000"/>
  </w:font>
  <w:font w:name="HelveticaNeue-Italic">
    <w:altName w:val="Arial"/>
    <w:charset w:val="4D"/>
    <w:family w:val="auto"/>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Palatino Linotype-Roman">
    <w:altName w:val="Times New Roman"/>
    <w:charset w:val="00"/>
    <w:family w:val="roman"/>
    <w:pitch w:val="default"/>
  </w:font>
  <w:font w:name="Helvetica Neue">
    <w:altName w:val="Times New Roman"/>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1E12EC" w14:textId="77777777" w:rsidR="00A9344E" w:rsidRDefault="00A9344E" w:rsidP="000815D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9C8BE6E" w14:textId="77777777" w:rsidR="00A9344E" w:rsidRDefault="00A9344E" w:rsidP="00A1272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20780208"/>
      <w:docPartObj>
        <w:docPartGallery w:val="Page Numbers (Bottom of Page)"/>
        <w:docPartUnique/>
      </w:docPartObj>
    </w:sdtPr>
    <w:sdtEndPr/>
    <w:sdtContent>
      <w:p w14:paraId="6F7DB0E2" w14:textId="1603A6E8" w:rsidR="00A9344E" w:rsidRDefault="00A9344E" w:rsidP="005B1515">
        <w:pPr>
          <w:pStyle w:val="Footer"/>
          <w:framePr w:w="441" w:h="311" w:hRule="exact" w:wrap="around" w:vAnchor="text" w:hAnchor="page" w:x="5869" w:y="700"/>
          <w:jc w:val="center"/>
        </w:pPr>
        <w:r>
          <w:fldChar w:fldCharType="begin"/>
        </w:r>
        <w:r>
          <w:instrText xml:space="preserve"> PAGE   \* MERGEFORMAT </w:instrText>
        </w:r>
        <w:r>
          <w:fldChar w:fldCharType="separate"/>
        </w:r>
        <w:r w:rsidR="008B797E">
          <w:rPr>
            <w:noProof/>
          </w:rPr>
          <w:t>4</w:t>
        </w:r>
        <w:r>
          <w:rPr>
            <w:noProof/>
          </w:rPr>
          <w:fldChar w:fldCharType="end"/>
        </w:r>
      </w:p>
    </w:sdtContent>
  </w:sdt>
  <w:p w14:paraId="43F7B308" w14:textId="5ACE1D09" w:rsidR="00A9344E" w:rsidRPr="006A0D49" w:rsidRDefault="00A9344E" w:rsidP="005B1515">
    <w:pPr>
      <w:pStyle w:val="Footer"/>
      <w:framePr w:w="441" w:h="311" w:hRule="exact" w:wrap="around" w:vAnchor="text" w:hAnchor="page" w:x="5869" w:y="700"/>
      <w:jc w:val="right"/>
      <w:rPr>
        <w:rStyle w:val="PageNumber"/>
        <w:rFonts w:ascii="Helvetica Neue" w:hAnsi="Helvetica Neue"/>
      </w:rPr>
    </w:pPr>
    <w:r>
      <w:fldChar w:fldCharType="begin"/>
    </w:r>
    <w:r>
      <w:instrText xml:space="preserve">PAGE  </w:instrText>
    </w:r>
    <w:r>
      <w:fldChar w:fldCharType="separate"/>
    </w:r>
    <w:r w:rsidR="008B797E">
      <w:rPr>
        <w:noProof/>
      </w:rPr>
      <w:t>4</w:t>
    </w:r>
    <w:r>
      <w:rPr>
        <w:noProof/>
      </w:rPr>
      <w:fldChar w:fldCharType="end"/>
    </w:r>
  </w:p>
  <w:p w14:paraId="109C0729" w14:textId="0BEEF3A3" w:rsidR="00A9344E" w:rsidRPr="00DE0805" w:rsidRDefault="00A9344E" w:rsidP="00AE7634">
    <w:pPr>
      <w:pStyle w:val="Footer"/>
      <w:rPr>
        <w:rStyle w:val="FooterText"/>
      </w:rPr>
    </w:pPr>
    <w:r w:rsidRPr="00DE0805">
      <w:rPr>
        <w:rStyle w:val="FooterText"/>
      </w:rPr>
      <w:t xml:space="preserve">These Explanatory Notes relate to the </w:t>
    </w:r>
    <w:sdt>
      <w:sdtPr>
        <w:rPr>
          <w:rStyle w:val="FooterText"/>
        </w:rPr>
        <w:alias w:val="Title"/>
        <w:tag w:val="Title"/>
        <w:id w:val="-575052222"/>
        <w:lock w:val="sdtLocked"/>
        <w:placeholder>
          <w:docPart w:val="77D4665386684680939F5D96B66B7879"/>
        </w:placeholder>
        <w:dataBinding w:prefixMappings="xmlns:ns0='http://purl.org/dc/elements/1.1/' xmlns:ns1='http://schemas.openxmlformats.org/package/2006/metadata/core-properties' " w:xpath="/ns1:coreProperties[1]/ns0:title[1]" w:storeItemID="{6C3C8BC8-F283-45AE-878A-BAB7291924A1}"/>
        <w:text/>
      </w:sdtPr>
      <w:sdtEndPr>
        <w:rPr>
          <w:rStyle w:val="FooterText"/>
        </w:rPr>
      </w:sdtEndPr>
      <w:sdtContent>
        <w:r w:rsidR="00BA78EF">
          <w:rPr>
            <w:rStyle w:val="FooterText"/>
          </w:rPr>
          <w:t>Steel Industry (Special Measures)</w:t>
        </w:r>
      </w:sdtContent>
    </w:sdt>
    <w:r w:rsidRPr="00DE0805">
      <w:rPr>
        <w:rStyle w:val="FooterText"/>
      </w:rPr>
      <w:t xml:space="preserve"> </w:t>
    </w:r>
    <w:sdt>
      <w:sdtPr>
        <w:rPr>
          <w:rStyle w:val="FooterText"/>
        </w:rPr>
        <w:alias w:val="BillAct8"/>
        <w:tag w:val="BillAct8"/>
        <w:id w:val="1495910491"/>
        <w:lock w:val="sdtLocked"/>
        <w:placeholder>
          <w:docPart w:val="E981BF7FA6DB4EBF8FCB1771437805B3"/>
        </w:placeholder>
      </w:sdtPr>
      <w:sdtEndPr>
        <w:rPr>
          <w:rStyle w:val="FooterText"/>
        </w:rPr>
      </w:sdtEndPr>
      <w:sdtContent>
        <w:r w:rsidR="00AB3FEE">
          <w:rPr>
            <w:rStyle w:val="FooterText"/>
          </w:rPr>
          <w:t>Act</w:t>
        </w:r>
      </w:sdtContent>
    </w:sdt>
    <w:r w:rsidR="000816E8">
      <w:rPr>
        <w:rStyle w:val="FooterText"/>
      </w:rPr>
      <w:t xml:space="preserve"> 2025</w:t>
    </w:r>
    <w:r w:rsidRPr="00DE0805">
      <w:rPr>
        <w:rStyle w:val="FooterText"/>
      </w:rPr>
      <w:t xml:space="preserve"> </w:t>
    </w:r>
    <w:sdt>
      <w:sdtPr>
        <w:rPr>
          <w:rStyle w:val="FooterText"/>
        </w:rPr>
        <w:alias w:val="Stage2"/>
        <w:tag w:val="Stage2"/>
        <w:id w:val="-1163623114"/>
        <w:lock w:val="sdtLocked"/>
        <w:placeholder>
          <w:docPart w:val="CD3D908E5859454DA8862ED367C34F9E"/>
        </w:placeholder>
      </w:sdtPr>
      <w:sdtEndPr>
        <w:rPr>
          <w:rStyle w:val="FooterText"/>
        </w:rPr>
      </w:sdtEndPr>
      <w:sdtContent>
        <w:r w:rsidR="00AB3FEE">
          <w:rPr>
            <w:rStyle w:val="FooterText"/>
          </w:rPr>
          <w:t>which received Royal Assent</w:t>
        </w:r>
      </w:sdtContent>
    </w:sdt>
    <w:r w:rsidRPr="00DE0805">
      <w:rPr>
        <w:rStyle w:val="FooterText"/>
      </w:rPr>
      <w:t xml:space="preserve"> on </w:t>
    </w:r>
    <w:sdt>
      <w:sdtPr>
        <w:rPr>
          <w:rStyle w:val="FooterText"/>
        </w:rPr>
        <w:alias w:val="Publish Date"/>
        <w:tag w:val="Publish Date"/>
        <w:id w:val="-772318191"/>
        <w:lock w:val="sdtLocked"/>
        <w:placeholder>
          <w:docPart w:val="E82D3A18923F41CBA63F45B87893E40A"/>
        </w:placeholder>
        <w:dataBinding w:prefixMappings="xmlns:ns0='http://schemas.microsoft.com/office/2006/coverPageProps' " w:xpath="/ns0:CoverPageProperties[1]/ns0:PublishDate[1]" w:storeItemID="{55AF091B-3C7A-41E3-B477-F2FDAA23CFDA}"/>
        <w:date w:fullDate="2025-04-12T00:00:00Z">
          <w:dateFormat w:val="d MMMM yyyy"/>
          <w:lid w:val="en-GB"/>
          <w:storeMappedDataAs w:val="dateTime"/>
          <w:calendar w:val="gregorian"/>
        </w:date>
      </w:sdtPr>
      <w:sdtEndPr>
        <w:rPr>
          <w:rStyle w:val="FooterText"/>
        </w:rPr>
      </w:sdtEndPr>
      <w:sdtContent>
        <w:r w:rsidR="00B635E2">
          <w:rPr>
            <w:rStyle w:val="FooterText"/>
          </w:rPr>
          <w:t>12 April 2025</w:t>
        </w:r>
      </w:sdtContent>
    </w:sdt>
    <w:r w:rsidRPr="00DE0805">
      <w:rPr>
        <w:rStyle w:val="FooterText"/>
      </w:rPr>
      <w:t xml:space="preserve"> (</w:t>
    </w:r>
    <w:sdt>
      <w:sdtPr>
        <w:rPr>
          <w:rStyle w:val="FooterText"/>
        </w:rPr>
        <w:alias w:val="BNumber3"/>
        <w:tag w:val="BNumber3"/>
        <w:id w:val="1418747222"/>
        <w:lock w:val="sdtLocked"/>
        <w:placeholder>
          <w:docPart w:val="CD3D908E5859454DA8862ED367C34F9E"/>
        </w:placeholder>
      </w:sdtPr>
      <w:sdtEndPr>
        <w:rPr>
          <w:rStyle w:val="FooterText"/>
        </w:rPr>
      </w:sdtEndPr>
      <w:sdtContent>
        <w:r w:rsidR="00AB3FEE">
          <w:rPr>
            <w:rStyle w:val="FooterText"/>
          </w:rPr>
          <w:t>c.</w:t>
        </w:r>
      </w:sdtContent>
    </w:sdt>
    <w:r w:rsidRPr="00DE0805">
      <w:rPr>
        <w:rStyle w:val="FooterText"/>
      </w:rPr>
      <w:t xml:space="preserve"> </w:t>
    </w:r>
    <w:sdt>
      <w:sdtPr>
        <w:rPr>
          <w:rStyle w:val="FooterText"/>
        </w:rPr>
        <w:alias w:val="BillNumber"/>
        <w:tag w:val="BillNumber"/>
        <w:id w:val="193815190"/>
        <w:lock w:val="sdtLocked"/>
        <w:placeholder>
          <w:docPart w:val="0FDD4D9B0F5C4AFF84E1FD63808F8140"/>
        </w:placeholder>
        <w:dataBinding w:prefixMappings="xmlns:ns0='http://purl.org/dc/elements/1.1/' xmlns:ns1='http://schemas.openxmlformats.org/package/2006/metadata/core-properties' " w:xpath="/ns1:coreProperties[1]/ns1:category[1]" w:storeItemID="{6C3C8BC8-F283-45AE-878A-BAB7291924A1}"/>
        <w:text/>
      </w:sdtPr>
      <w:sdtEndPr>
        <w:rPr>
          <w:rStyle w:val="FooterText"/>
        </w:rPr>
      </w:sdtEndPr>
      <w:sdtContent>
        <w:r w:rsidR="00FE29D2">
          <w:rPr>
            <w:rStyle w:val="FooterText"/>
          </w:rPr>
          <w:t>13</w:t>
        </w:r>
      </w:sdtContent>
    </w:sdt>
    <w:r w:rsidRPr="00DE0805">
      <w:rPr>
        <w:rStyle w:val="FooterText"/>
      </w:rPr>
      <w:t>)</w:t>
    </w:r>
    <w:r w:rsidRPr="00DE0805">
      <w:rPr>
        <w:rStyle w:val="FooterText"/>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6"/>
      <w:gridCol w:w="4077"/>
    </w:tblGrid>
    <w:tr w:rsidR="00A9344E" w14:paraId="4BB90BF3" w14:textId="77777777" w:rsidTr="00922B46">
      <w:tc>
        <w:tcPr>
          <w:tcW w:w="4076" w:type="dxa"/>
        </w:tcPr>
        <w:p w14:paraId="6184F0A3" w14:textId="3AA00940" w:rsidR="00A9344E" w:rsidRPr="00164F74" w:rsidRDefault="002576C4" w:rsidP="001E3774">
          <w:pPr>
            <w:pStyle w:val="Footer"/>
          </w:pPr>
          <w:sdt>
            <w:sdtPr>
              <w:rPr>
                <w:rStyle w:val="FooterChar"/>
              </w:rPr>
              <w:alias w:val="BNumber2"/>
              <w:tag w:val="BNumber2"/>
              <w:id w:val="1669441183"/>
              <w:lock w:val="sdtLocked"/>
              <w:placeholder>
                <w:docPart w:val="CD3D908E5859454DA8862ED367C34F9E"/>
              </w:placeholder>
            </w:sdtPr>
            <w:sdtEndPr>
              <w:rPr>
                <w:rStyle w:val="DefaultParagraphFont"/>
              </w:rPr>
            </w:sdtEndPr>
            <w:sdtContent>
              <w:r w:rsidR="00AB3FEE">
                <w:t>c.</w:t>
              </w:r>
            </w:sdtContent>
          </w:sdt>
          <w:r w:rsidR="00A9344E" w:rsidRPr="00164F74">
            <w:t xml:space="preserve"> </w:t>
          </w:r>
          <w:sdt>
            <w:sdtPr>
              <w:rPr>
                <w:rStyle w:val="FooterChar"/>
              </w:rPr>
              <w:alias w:val="BillNumber"/>
              <w:tag w:val="BillNumber"/>
              <w:id w:val="2056115813"/>
              <w:lock w:val="sdtLocked"/>
              <w:placeholder>
                <w:docPart w:val="11DD78EF168E419980891885524C23DD"/>
              </w:placeholder>
              <w:dataBinding w:prefixMappings="xmlns:ns0='http://purl.org/dc/elements/1.1/' xmlns:ns1='http://schemas.openxmlformats.org/package/2006/metadata/core-properties' " w:xpath="/ns1:coreProperties[1]/ns1:category[1]" w:storeItemID="{6C3C8BC8-F283-45AE-878A-BAB7291924A1}"/>
              <w:text/>
            </w:sdtPr>
            <w:sdtEndPr>
              <w:rPr>
                <w:rStyle w:val="DefaultParagraphFont"/>
              </w:rPr>
            </w:sdtEndPr>
            <w:sdtContent>
              <w:r w:rsidR="00FE29D2">
                <w:rPr>
                  <w:rStyle w:val="FooterChar"/>
                </w:rPr>
                <w:t>13</w:t>
              </w:r>
            </w:sdtContent>
          </w:sdt>
          <w:r w:rsidR="00A9344E">
            <w:t>–</w:t>
          </w:r>
          <w:r w:rsidR="00A9344E" w:rsidRPr="00D72E04">
            <w:t>EN</w:t>
          </w:r>
        </w:p>
      </w:tc>
      <w:tc>
        <w:tcPr>
          <w:tcW w:w="4077" w:type="dxa"/>
        </w:tcPr>
        <w:p w14:paraId="4410988C" w14:textId="6D94CEF1" w:rsidR="00A9344E" w:rsidRPr="00164F74" w:rsidRDefault="002576C4" w:rsidP="000A60B6">
          <w:pPr>
            <w:pStyle w:val="Footer"/>
            <w:jc w:val="right"/>
          </w:pPr>
          <w:sdt>
            <w:sdtPr>
              <w:rPr>
                <w:rStyle w:val="FooterChar"/>
              </w:rPr>
              <w:alias w:val="Session"/>
              <w:tag w:val="Session"/>
              <w:id w:val="935562932"/>
              <w:lock w:val="sdtLocked"/>
              <w:dataBinding w:prefixMappings="xmlns:ns0='http://purl.org/dc/elements/1.1/' xmlns:ns1='http://schemas.openxmlformats.org/package/2006/metadata/core-properties' " w:xpath="/ns1:coreProperties[1]/ns1:contentStatus[1]" w:storeItemID="{6C3C8BC8-F283-45AE-878A-BAB7291924A1}"/>
              <w:text/>
            </w:sdtPr>
            <w:sdtEndPr>
              <w:rPr>
                <w:rStyle w:val="DefaultParagraphFont"/>
              </w:rPr>
            </w:sdtEndPr>
            <w:sdtContent>
              <w:r w:rsidR="00B635E2">
                <w:rPr>
                  <w:rStyle w:val="FooterChar"/>
                </w:rPr>
                <w:t>59/1</w:t>
              </w:r>
            </w:sdtContent>
          </w:sdt>
        </w:p>
      </w:tc>
    </w:tr>
  </w:tbl>
  <w:p w14:paraId="150C41FF" w14:textId="77777777" w:rsidR="00A9344E" w:rsidRDefault="00A9344E" w:rsidP="00B11839">
    <w:pPr>
      <w:pStyle w:val="Footer"/>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211C48" w14:textId="77777777" w:rsidR="00720DAD" w:rsidRDefault="00720DAD">
      <w:r>
        <w:separator/>
      </w:r>
    </w:p>
    <w:p w14:paraId="3946DADC" w14:textId="77777777" w:rsidR="00720DAD" w:rsidRDefault="00720DAD"/>
    <w:p w14:paraId="6E47088E" w14:textId="77777777" w:rsidR="00720DAD" w:rsidRDefault="00720DAD"/>
  </w:footnote>
  <w:footnote w:type="continuationSeparator" w:id="0">
    <w:p w14:paraId="0874F0FC" w14:textId="77777777" w:rsidR="00720DAD" w:rsidRDefault="00720DAD">
      <w:r>
        <w:continuationSeparator/>
      </w:r>
    </w:p>
    <w:p w14:paraId="094DB364" w14:textId="77777777" w:rsidR="00720DAD" w:rsidRDefault="00720DAD"/>
    <w:p w14:paraId="04E7AD84" w14:textId="77777777" w:rsidR="00720DAD" w:rsidRDefault="00720DAD"/>
  </w:footnote>
  <w:footnote w:type="continuationNotice" w:id="1">
    <w:p w14:paraId="3038ABE0" w14:textId="77777777" w:rsidR="002576C4" w:rsidRDefault="002576C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280516" w14:textId="77777777" w:rsidR="00A9344E" w:rsidRDefault="00A9344E">
    <w:pPr>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7CDCDD" w14:textId="77777777" w:rsidR="00A9344E" w:rsidRDefault="00A9344E">
    <w:pPr>
      <w:spacing w:after="0" w:line="240"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3F9335" w14:textId="77777777" w:rsidR="00A9344E" w:rsidRDefault="00A9344E">
    <w:p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7A8A84F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5F4452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8FA8BD6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A2B2FE4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A2F0431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D240AD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22C788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C36C4E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3621A9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9E2DDC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B067BB"/>
    <w:multiLevelType w:val="multilevel"/>
    <w:tmpl w:val="70585684"/>
    <w:lvl w:ilvl="0">
      <w:start w:val="1"/>
      <w:numFmt w:val="bullet"/>
      <w:lvlText w:val=""/>
      <w:lvlJc w:val="left"/>
      <w:pPr>
        <w:ind w:left="1854" w:hanging="360"/>
      </w:pPr>
      <w:rPr>
        <w:rFonts w:ascii="Symbol" w:hAnsi="Symbol" w:hint="default"/>
        <w:color w:val="4F81BD" w:themeColor="accent1"/>
        <w:sz w:val="32"/>
        <w:u w:color="FFFFFF" w:themeColor="background1"/>
      </w:rPr>
    </w:lvl>
    <w:lvl w:ilvl="1">
      <w:start w:val="1"/>
      <w:numFmt w:val="bullet"/>
      <w:lvlText w:val="o"/>
      <w:lvlJc w:val="left"/>
      <w:pPr>
        <w:ind w:left="2574" w:hanging="360"/>
      </w:pPr>
      <w:rPr>
        <w:rFonts w:ascii="Courier New" w:hAnsi="Courier New" w:cs="Courier New" w:hint="default"/>
      </w:rPr>
    </w:lvl>
    <w:lvl w:ilvl="2">
      <w:start w:val="1"/>
      <w:numFmt w:val="bullet"/>
      <w:lvlText w:val=""/>
      <w:lvlJc w:val="left"/>
      <w:pPr>
        <w:ind w:left="3294" w:hanging="360"/>
      </w:pPr>
      <w:rPr>
        <w:rFonts w:ascii="Wingdings" w:hAnsi="Wingdings"/>
        <w:color w:val="000000"/>
        <w:sz w:val="20"/>
      </w:rPr>
    </w:lvl>
    <w:lvl w:ilvl="3">
      <w:start w:val="1"/>
      <w:numFmt w:val="bullet"/>
      <w:lvlText w:val=""/>
      <w:lvlJc w:val="left"/>
      <w:pPr>
        <w:ind w:left="4014" w:hanging="360"/>
      </w:pPr>
      <w:rPr>
        <w:rFonts w:ascii="Symbol" w:hAnsi="Symbol" w:hint="default"/>
      </w:rPr>
    </w:lvl>
    <w:lvl w:ilvl="4">
      <w:start w:val="1"/>
      <w:numFmt w:val="bullet"/>
      <w:lvlText w:val="o"/>
      <w:lvlJc w:val="left"/>
      <w:pPr>
        <w:ind w:left="4734" w:hanging="360"/>
      </w:pPr>
      <w:rPr>
        <w:rFonts w:ascii="Courier New" w:hAnsi="Courier New" w:cs="Courier New" w:hint="default"/>
      </w:rPr>
    </w:lvl>
    <w:lvl w:ilvl="5">
      <w:start w:val="1"/>
      <w:numFmt w:val="bullet"/>
      <w:lvlText w:val=""/>
      <w:lvlJc w:val="left"/>
      <w:pPr>
        <w:ind w:left="5454" w:hanging="360"/>
      </w:pPr>
      <w:rPr>
        <w:rFonts w:ascii="Wingdings" w:hAnsi="Wingdings" w:hint="default"/>
      </w:rPr>
    </w:lvl>
    <w:lvl w:ilvl="6">
      <w:start w:val="1"/>
      <w:numFmt w:val="bullet"/>
      <w:lvlText w:val=""/>
      <w:lvlJc w:val="left"/>
      <w:pPr>
        <w:ind w:left="6174" w:hanging="360"/>
      </w:pPr>
      <w:rPr>
        <w:rFonts w:ascii="Symbol" w:hAnsi="Symbol" w:hint="default"/>
      </w:rPr>
    </w:lvl>
    <w:lvl w:ilvl="7">
      <w:start w:val="1"/>
      <w:numFmt w:val="bullet"/>
      <w:lvlText w:val="o"/>
      <w:lvlJc w:val="left"/>
      <w:pPr>
        <w:ind w:left="6894" w:hanging="360"/>
      </w:pPr>
      <w:rPr>
        <w:rFonts w:ascii="Courier New" w:hAnsi="Courier New" w:cs="Courier New" w:hint="default"/>
      </w:rPr>
    </w:lvl>
    <w:lvl w:ilvl="8">
      <w:start w:val="1"/>
      <w:numFmt w:val="bullet"/>
      <w:lvlText w:val=""/>
      <w:lvlJc w:val="left"/>
      <w:pPr>
        <w:ind w:left="7614" w:hanging="360"/>
      </w:pPr>
      <w:rPr>
        <w:rFonts w:ascii="Wingdings" w:hAnsi="Wingdings" w:hint="default"/>
      </w:rPr>
    </w:lvl>
  </w:abstractNum>
  <w:abstractNum w:abstractNumId="11" w15:restartNumberingAfterBreak="0">
    <w:nsid w:val="07835440"/>
    <w:multiLevelType w:val="hybridMultilevel"/>
    <w:tmpl w:val="B2E8ED30"/>
    <w:lvl w:ilvl="0" w:tplc="048A728E">
      <w:start w:val="1"/>
      <w:numFmt w:val="decimal"/>
      <w:lvlText w:val="Chapter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1AA85067"/>
    <w:multiLevelType w:val="hybridMultilevel"/>
    <w:tmpl w:val="A57026CA"/>
    <w:lvl w:ilvl="0" w:tplc="7D84A536">
      <w:start w:val="1"/>
      <w:numFmt w:val="bullet"/>
      <w:pStyle w:val="ENBodyTextBullets"/>
      <w:lvlText w:val=""/>
      <w:lvlJc w:val="left"/>
      <w:pPr>
        <w:ind w:left="2880" w:hanging="360"/>
      </w:pPr>
      <w:rPr>
        <w:rFonts w:ascii="Symbol" w:hAnsi="Symbol" w:hint="default"/>
        <w:color w:val="4F81BD"/>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3" w15:restartNumberingAfterBreak="0">
    <w:nsid w:val="1F355DF9"/>
    <w:multiLevelType w:val="hybridMultilevel"/>
    <w:tmpl w:val="207C8C52"/>
    <w:lvl w:ilvl="0" w:tplc="A7200A44">
      <w:start w:val="1"/>
      <w:numFmt w:val="decimal"/>
      <w:lvlText w:val="Clause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6166565"/>
    <w:multiLevelType w:val="hybridMultilevel"/>
    <w:tmpl w:val="0CEADF38"/>
    <w:lvl w:ilvl="0" w:tplc="CD802510">
      <w:start w:val="1"/>
      <w:numFmt w:val="bullet"/>
      <w:lvlText w:val=""/>
      <w:lvlJc w:val="left"/>
      <w:pPr>
        <w:ind w:left="720" w:hanging="360"/>
      </w:pPr>
      <w:rPr>
        <w:rFonts w:ascii="Symbol" w:hAnsi="Symbol" w:hint="default"/>
        <w:color w:val="548DD4" w:themeColor="text2" w:themeTint="99"/>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8173C8E"/>
    <w:multiLevelType w:val="hybridMultilevel"/>
    <w:tmpl w:val="E9EEFFF6"/>
    <w:lvl w:ilvl="0" w:tplc="2D964494">
      <w:start w:val="1"/>
      <w:numFmt w:val="decimal"/>
      <w:pStyle w:val="ParaNumbered"/>
      <w:lvlText w:val="%1 "/>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D1234B3"/>
    <w:multiLevelType w:val="hybridMultilevel"/>
    <w:tmpl w:val="6E40FDCE"/>
    <w:lvl w:ilvl="0" w:tplc="5F8625AA">
      <w:start w:val="1"/>
      <w:numFmt w:val="decimal"/>
      <w:pStyle w:val="SectionHeading"/>
      <w:lvlText w:val="Section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58186907"/>
    <w:multiLevelType w:val="hybridMultilevel"/>
    <w:tmpl w:val="3476DB72"/>
    <w:lvl w:ilvl="0" w:tplc="0AB07ADE">
      <w:start w:val="1"/>
      <w:numFmt w:val="bullet"/>
      <w:pStyle w:val="ENbodytextsub-bulletENmaintext"/>
      <w:lvlText w:val=""/>
      <w:lvlJc w:val="left"/>
      <w:pPr>
        <w:tabs>
          <w:tab w:val="num" w:pos="907"/>
        </w:tabs>
        <w:ind w:left="907" w:hanging="306"/>
      </w:pPr>
      <w:rPr>
        <w:rFonts w:ascii="Symbol" w:hAnsi="Symbol" w:hint="default"/>
        <w:color w:val="4F81BD"/>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603D3EAF"/>
    <w:multiLevelType w:val="hybridMultilevel"/>
    <w:tmpl w:val="F2A2F57A"/>
    <w:lvl w:ilvl="0" w:tplc="046CEF7A">
      <w:start w:val="1"/>
      <w:numFmt w:val="decimal"/>
      <w:lvlText w:val="Part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6D6209C4"/>
    <w:multiLevelType w:val="hybridMultilevel"/>
    <w:tmpl w:val="3768F198"/>
    <w:lvl w:ilvl="0" w:tplc="CD802510">
      <w:start w:val="1"/>
      <w:numFmt w:val="bullet"/>
      <w:pStyle w:val="ENIntroTextBulleted"/>
      <w:lvlText w:val=""/>
      <w:lvlJc w:val="left"/>
      <w:pPr>
        <w:ind w:left="720" w:hanging="360"/>
      </w:pPr>
      <w:rPr>
        <w:rFonts w:ascii="Symbol" w:hAnsi="Symbol" w:hint="default"/>
        <w:color w:val="548DD4" w:themeColor="text2" w:themeTint="99"/>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E726A0A"/>
    <w:multiLevelType w:val="hybridMultilevel"/>
    <w:tmpl w:val="69627118"/>
    <w:lvl w:ilvl="0" w:tplc="33746120">
      <w:start w:val="1"/>
      <w:numFmt w:val="bullet"/>
      <w:pStyle w:val="ENtabletextsub-bulletsTables"/>
      <w:lvlText w:val=""/>
      <w:lvlJc w:val="left"/>
      <w:pPr>
        <w:tabs>
          <w:tab w:val="num" w:pos="794"/>
        </w:tabs>
        <w:ind w:left="794" w:hanging="454"/>
      </w:pPr>
      <w:rPr>
        <w:rFonts w:ascii="Symbol" w:hAnsi="Symbol" w:hint="default"/>
        <w:color w:val="4F81BD"/>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77735626"/>
    <w:multiLevelType w:val="hybridMultilevel"/>
    <w:tmpl w:val="2D0EBFEC"/>
    <w:lvl w:ilvl="0" w:tplc="69E4EBA2">
      <w:start w:val="1"/>
      <w:numFmt w:val="decimal"/>
      <w:pStyle w:val="ScheduleHeading"/>
      <w:lvlText w:val="Schedule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7E060E78"/>
    <w:multiLevelType w:val="hybridMultilevel"/>
    <w:tmpl w:val="70585684"/>
    <w:lvl w:ilvl="0" w:tplc="868641D4">
      <w:start w:val="1"/>
      <w:numFmt w:val="bullet"/>
      <w:pStyle w:val="ParaBulleted"/>
      <w:lvlText w:val=""/>
      <w:lvlJc w:val="left"/>
      <w:pPr>
        <w:ind w:left="1854" w:hanging="360"/>
      </w:pPr>
      <w:rPr>
        <w:rFonts w:ascii="Symbol" w:hAnsi="Symbol" w:hint="default"/>
        <w:color w:val="4F81BD" w:themeColor="accent1"/>
        <w:sz w:val="32"/>
        <w:u w:color="FFFFFF" w:themeColor="background1"/>
      </w:rPr>
    </w:lvl>
    <w:lvl w:ilvl="1" w:tplc="08090003">
      <w:start w:val="1"/>
      <w:numFmt w:val="bullet"/>
      <w:lvlText w:val="o"/>
      <w:lvlJc w:val="left"/>
      <w:pPr>
        <w:ind w:left="2574" w:hanging="360"/>
      </w:pPr>
      <w:rPr>
        <w:rFonts w:ascii="Courier New" w:hAnsi="Courier New" w:cs="Courier New" w:hint="default"/>
      </w:rPr>
    </w:lvl>
    <w:lvl w:ilvl="2" w:tplc="08090005">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cs="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cs="Courier New" w:hint="default"/>
      </w:rPr>
    </w:lvl>
    <w:lvl w:ilvl="8" w:tplc="08090005" w:tentative="1">
      <w:start w:val="1"/>
      <w:numFmt w:val="bullet"/>
      <w:lvlText w:val=""/>
      <w:lvlJc w:val="left"/>
      <w:pPr>
        <w:ind w:left="7614" w:hanging="360"/>
      </w:pPr>
      <w:rPr>
        <w:rFonts w:ascii="Wingdings" w:hAnsi="Wingdings" w:hint="default"/>
      </w:rPr>
    </w:lvl>
  </w:abstractNum>
  <w:num w:numId="1" w16cid:durableId="1303076667">
    <w:abstractNumId w:val="12"/>
  </w:num>
  <w:num w:numId="2" w16cid:durableId="356079961">
    <w:abstractNumId w:val="17"/>
  </w:num>
  <w:num w:numId="3" w16cid:durableId="189344229">
    <w:abstractNumId w:val="20"/>
  </w:num>
  <w:num w:numId="4" w16cid:durableId="81799898">
    <w:abstractNumId w:val="19"/>
  </w:num>
  <w:num w:numId="5" w16cid:durableId="748576586">
    <w:abstractNumId w:val="15"/>
  </w:num>
  <w:num w:numId="6" w16cid:durableId="1096829634">
    <w:abstractNumId w:val="21"/>
  </w:num>
  <w:num w:numId="7" w16cid:durableId="238835821">
    <w:abstractNumId w:val="11"/>
  </w:num>
  <w:num w:numId="8" w16cid:durableId="508325505">
    <w:abstractNumId w:val="13"/>
  </w:num>
  <w:num w:numId="9" w16cid:durableId="1255288919">
    <w:abstractNumId w:val="18"/>
  </w:num>
  <w:num w:numId="10" w16cid:durableId="1623000085">
    <w:abstractNumId w:val="16"/>
  </w:num>
  <w:num w:numId="11" w16cid:durableId="730270402">
    <w:abstractNumId w:val="22"/>
  </w:num>
  <w:num w:numId="12" w16cid:durableId="694619414">
    <w:abstractNumId w:val="15"/>
    <w:lvlOverride w:ilvl="0">
      <w:startOverride w:val="1"/>
    </w:lvlOverride>
  </w:num>
  <w:num w:numId="13" w16cid:durableId="529076603">
    <w:abstractNumId w:val="9"/>
  </w:num>
  <w:num w:numId="14" w16cid:durableId="1619873579">
    <w:abstractNumId w:val="7"/>
  </w:num>
  <w:num w:numId="15" w16cid:durableId="91126085">
    <w:abstractNumId w:val="6"/>
  </w:num>
  <w:num w:numId="16" w16cid:durableId="633147441">
    <w:abstractNumId w:val="5"/>
  </w:num>
  <w:num w:numId="17" w16cid:durableId="1753115579">
    <w:abstractNumId w:val="4"/>
  </w:num>
  <w:num w:numId="18" w16cid:durableId="1978337168">
    <w:abstractNumId w:val="8"/>
  </w:num>
  <w:num w:numId="19" w16cid:durableId="1671758747">
    <w:abstractNumId w:val="3"/>
  </w:num>
  <w:num w:numId="20" w16cid:durableId="361438574">
    <w:abstractNumId w:val="2"/>
  </w:num>
  <w:num w:numId="21" w16cid:durableId="1840734361">
    <w:abstractNumId w:val="1"/>
  </w:num>
  <w:num w:numId="22" w16cid:durableId="363025207">
    <w:abstractNumId w:val="0"/>
  </w:num>
  <w:num w:numId="23" w16cid:durableId="1223753964">
    <w:abstractNumId w:val="14"/>
  </w:num>
  <w:num w:numId="24" w16cid:durableId="1189416740">
    <w:abstractNumId w:val="19"/>
    <w:lvlOverride w:ilvl="0">
      <w:startOverride w:val="1"/>
    </w:lvlOverride>
  </w:num>
  <w:num w:numId="25" w16cid:durableId="177233944">
    <w:abstractNumId w:val="10"/>
  </w:num>
  <w:num w:numId="26" w16cid:durableId="1929580252">
    <w:abstractNumId w:val="15"/>
    <w:lvlOverride w:ilvl="0">
      <w:startOverride w:val="1"/>
    </w:lvlOverride>
  </w:num>
  <w:num w:numId="27" w16cid:durableId="1617256327">
    <w:abstractNumId w:val="15"/>
    <w:lvlOverride w:ilvl="0">
      <w:startOverride w:val="1"/>
    </w:lvlOverride>
  </w:num>
  <w:num w:numId="28" w16cid:durableId="148789774">
    <w:abstractNumId w:val="15"/>
    <w:lvlOverride w:ilvl="0">
      <w:startOverride w:val="1"/>
    </w:lvlOverride>
  </w:num>
  <w:num w:numId="29" w16cid:durableId="309331257">
    <w:abstractNumId w:val="15"/>
    <w:lvlOverride w:ilvl="0">
      <w:startOverride w:val="1"/>
    </w:lvlOverride>
  </w:num>
  <w:num w:numId="30" w16cid:durableId="1647783399">
    <w:abstractNumId w:val="15"/>
    <w:lvlOverride w:ilvl="0">
      <w:startOverride w:val="1"/>
    </w:lvlOverride>
  </w:num>
  <w:num w:numId="31" w16cid:durableId="2147232934">
    <w:abstractNumId w:val="15"/>
    <w:lvlOverride w:ilvl="0">
      <w:startOverride w:val="1"/>
    </w:lvlOverride>
  </w:num>
  <w:num w:numId="32" w16cid:durableId="1906186369">
    <w:abstractNumId w:val="15"/>
    <w:lvlOverride w:ilvl="0">
      <w:startOverride w:val="1"/>
    </w:lvlOverride>
  </w:num>
  <w:num w:numId="33" w16cid:durableId="1304970279">
    <w:abstractNumId w:val="15"/>
    <w:lvlOverride w:ilvl="0">
      <w:startOverride w:val="1"/>
    </w:lvlOverride>
  </w:num>
  <w:num w:numId="34" w16cid:durableId="1786463668">
    <w:abstractNumId w:val="15"/>
    <w:lvlOverride w:ilvl="0">
      <w:startOverride w:val="1"/>
    </w:lvlOverride>
  </w:num>
  <w:num w:numId="35" w16cid:durableId="201141092">
    <w:abstractNumId w:val="15"/>
    <w:lvlOverride w:ilvl="0">
      <w:startOverride w:val="1"/>
    </w:lvlOverride>
  </w:num>
  <w:num w:numId="36" w16cid:durableId="1382242019">
    <w:abstractNumId w:val="15"/>
    <w:lvlOverride w:ilvl="0">
      <w:startOverride w:val="1"/>
    </w:lvlOverride>
  </w:num>
  <w:num w:numId="37" w16cid:durableId="1391805657">
    <w:abstractNumId w:val="15"/>
    <w:lvlOverride w:ilvl="0">
      <w:startOverride w:val="1"/>
    </w:lvlOverride>
  </w:num>
  <w:num w:numId="38" w16cid:durableId="1041595638">
    <w:abstractNumId w:val="15"/>
    <w:lvlOverride w:ilvl="0">
      <w:startOverride w:val="1"/>
    </w:lvlOverride>
  </w:num>
  <w:num w:numId="39" w16cid:durableId="888104810">
    <w:abstractNumId w:val="15"/>
    <w:lvlOverride w:ilvl="0">
      <w:startOverride w:val="1"/>
    </w:lvlOverride>
  </w:num>
  <w:num w:numId="40" w16cid:durableId="2063282084">
    <w:abstractNumId w:val="15"/>
  </w:num>
  <w:num w:numId="41" w16cid:durableId="375276141">
    <w:abstractNumId w:val="15"/>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mirrorMargins/>
  <w:bordersDoNotSurroundHeader/>
  <w:bordersDoNotSurroundFooter/>
  <w:stylePaneFormatFilter w:val="BF24" w:allStyles="0" w:customStyles="0" w:latentStyles="1" w:stylesInUse="0" w:headingStyles="1" w:numberingStyles="0" w:tableStyles="0" w:directFormattingOnRuns="1" w:directFormattingOnParagraphs="1" w:directFormattingOnNumbering="1" w:directFormattingOnTables="1" w:clearFormatting="1" w:top3HeadingStyles="1" w:visibleStyles="0" w:alternateStyleNames="1"/>
  <w:stylePaneSortMethod w:val="0003"/>
  <w:documentProtection w:formatting="1" w:enforcement="0"/>
  <w:defaultTabStop w:val="720"/>
  <w:drawingGridHorizontalSpacing w:val="100"/>
  <w:drawingGridVerticalSpacing w:val="120"/>
  <w:displayHorizontalDrawingGridEvery w:val="0"/>
  <w:displayVerticalDrawingGridEvery w:val="3"/>
  <w:characterSpacingControl w:val="compressPunctuation"/>
  <w:doNotValidateAgainstSchema/>
  <w:doNotDemarcateInvalidXml/>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6651"/>
    <w:rsid w:val="00004D1F"/>
    <w:rsid w:val="00004DFE"/>
    <w:rsid w:val="0000775E"/>
    <w:rsid w:val="00012BEE"/>
    <w:rsid w:val="00014DEC"/>
    <w:rsid w:val="0002300F"/>
    <w:rsid w:val="000268DC"/>
    <w:rsid w:val="0003386D"/>
    <w:rsid w:val="000415F3"/>
    <w:rsid w:val="000429FD"/>
    <w:rsid w:val="00042B08"/>
    <w:rsid w:val="00043D78"/>
    <w:rsid w:val="00045D82"/>
    <w:rsid w:val="00046CD5"/>
    <w:rsid w:val="00050601"/>
    <w:rsid w:val="000540B0"/>
    <w:rsid w:val="000578FC"/>
    <w:rsid w:val="00061E87"/>
    <w:rsid w:val="00065579"/>
    <w:rsid w:val="00065776"/>
    <w:rsid w:val="00065D36"/>
    <w:rsid w:val="00065ECF"/>
    <w:rsid w:val="000700CC"/>
    <w:rsid w:val="000701B8"/>
    <w:rsid w:val="0007069A"/>
    <w:rsid w:val="000719F9"/>
    <w:rsid w:val="00072270"/>
    <w:rsid w:val="00075057"/>
    <w:rsid w:val="000750B7"/>
    <w:rsid w:val="00076797"/>
    <w:rsid w:val="0007714D"/>
    <w:rsid w:val="00077901"/>
    <w:rsid w:val="000815DA"/>
    <w:rsid w:val="000816E8"/>
    <w:rsid w:val="00086349"/>
    <w:rsid w:val="00095AEB"/>
    <w:rsid w:val="00096150"/>
    <w:rsid w:val="000969FF"/>
    <w:rsid w:val="000A1BE6"/>
    <w:rsid w:val="000A60B6"/>
    <w:rsid w:val="000A6A75"/>
    <w:rsid w:val="000A7943"/>
    <w:rsid w:val="000B2F29"/>
    <w:rsid w:val="000B3C57"/>
    <w:rsid w:val="000C63A7"/>
    <w:rsid w:val="000C7E66"/>
    <w:rsid w:val="000D2DAA"/>
    <w:rsid w:val="000D45D3"/>
    <w:rsid w:val="000D4C89"/>
    <w:rsid w:val="000D58C0"/>
    <w:rsid w:val="000D7478"/>
    <w:rsid w:val="000D77F8"/>
    <w:rsid w:val="000D7E14"/>
    <w:rsid w:val="000E4419"/>
    <w:rsid w:val="000E45AE"/>
    <w:rsid w:val="000F00E0"/>
    <w:rsid w:val="000F120C"/>
    <w:rsid w:val="000F4123"/>
    <w:rsid w:val="000F4A3B"/>
    <w:rsid w:val="00103E71"/>
    <w:rsid w:val="001045E9"/>
    <w:rsid w:val="001045F1"/>
    <w:rsid w:val="001172FE"/>
    <w:rsid w:val="00117E25"/>
    <w:rsid w:val="001208B2"/>
    <w:rsid w:val="001221E5"/>
    <w:rsid w:val="001237E2"/>
    <w:rsid w:val="00124DF5"/>
    <w:rsid w:val="00131985"/>
    <w:rsid w:val="0013437D"/>
    <w:rsid w:val="00137530"/>
    <w:rsid w:val="00140508"/>
    <w:rsid w:val="00143E02"/>
    <w:rsid w:val="00146FE0"/>
    <w:rsid w:val="001542E6"/>
    <w:rsid w:val="00155330"/>
    <w:rsid w:val="0015534E"/>
    <w:rsid w:val="0016101E"/>
    <w:rsid w:val="001649C0"/>
    <w:rsid w:val="00164F01"/>
    <w:rsid w:val="00164F74"/>
    <w:rsid w:val="00167A94"/>
    <w:rsid w:val="00172811"/>
    <w:rsid w:val="00174D63"/>
    <w:rsid w:val="00181EA1"/>
    <w:rsid w:val="0018232A"/>
    <w:rsid w:val="001877AD"/>
    <w:rsid w:val="00197FDB"/>
    <w:rsid w:val="001A1138"/>
    <w:rsid w:val="001A132D"/>
    <w:rsid w:val="001A58C9"/>
    <w:rsid w:val="001B0FCA"/>
    <w:rsid w:val="001B12F2"/>
    <w:rsid w:val="001B3803"/>
    <w:rsid w:val="001B509F"/>
    <w:rsid w:val="001B581E"/>
    <w:rsid w:val="001B59F5"/>
    <w:rsid w:val="001B7CBA"/>
    <w:rsid w:val="001C294E"/>
    <w:rsid w:val="001C3AFF"/>
    <w:rsid w:val="001C7529"/>
    <w:rsid w:val="001C7E43"/>
    <w:rsid w:val="001D1F68"/>
    <w:rsid w:val="001D669A"/>
    <w:rsid w:val="001E0660"/>
    <w:rsid w:val="001E0F8B"/>
    <w:rsid w:val="001E3774"/>
    <w:rsid w:val="001F0BE5"/>
    <w:rsid w:val="001F2D93"/>
    <w:rsid w:val="001F36D8"/>
    <w:rsid w:val="001F3C7A"/>
    <w:rsid w:val="00200C09"/>
    <w:rsid w:val="002042BC"/>
    <w:rsid w:val="00206464"/>
    <w:rsid w:val="00207F47"/>
    <w:rsid w:val="002129AD"/>
    <w:rsid w:val="00215743"/>
    <w:rsid w:val="002161B4"/>
    <w:rsid w:val="00216BF3"/>
    <w:rsid w:val="00217D23"/>
    <w:rsid w:val="0022481F"/>
    <w:rsid w:val="00224C34"/>
    <w:rsid w:val="002318A8"/>
    <w:rsid w:val="00232A21"/>
    <w:rsid w:val="00236265"/>
    <w:rsid w:val="00236709"/>
    <w:rsid w:val="00256D46"/>
    <w:rsid w:val="002576C4"/>
    <w:rsid w:val="0026345E"/>
    <w:rsid w:val="002642C6"/>
    <w:rsid w:val="00266EE5"/>
    <w:rsid w:val="0027009A"/>
    <w:rsid w:val="00271DB8"/>
    <w:rsid w:val="002833D1"/>
    <w:rsid w:val="00287AE9"/>
    <w:rsid w:val="002901F5"/>
    <w:rsid w:val="0029595C"/>
    <w:rsid w:val="0029699E"/>
    <w:rsid w:val="00296C6E"/>
    <w:rsid w:val="002A02DD"/>
    <w:rsid w:val="002A1E05"/>
    <w:rsid w:val="002A4CD0"/>
    <w:rsid w:val="002A6C13"/>
    <w:rsid w:val="002A720F"/>
    <w:rsid w:val="002B5B54"/>
    <w:rsid w:val="002C7832"/>
    <w:rsid w:val="002D6CFF"/>
    <w:rsid w:val="002E0272"/>
    <w:rsid w:val="002E0461"/>
    <w:rsid w:val="002E0B3C"/>
    <w:rsid w:val="002E67F4"/>
    <w:rsid w:val="002F0561"/>
    <w:rsid w:val="002F25E0"/>
    <w:rsid w:val="002F7BD6"/>
    <w:rsid w:val="003039D2"/>
    <w:rsid w:val="00311764"/>
    <w:rsid w:val="00312E5F"/>
    <w:rsid w:val="00315F43"/>
    <w:rsid w:val="003256E3"/>
    <w:rsid w:val="00325FC8"/>
    <w:rsid w:val="0035622C"/>
    <w:rsid w:val="0036347F"/>
    <w:rsid w:val="003638D6"/>
    <w:rsid w:val="00365619"/>
    <w:rsid w:val="00371BCB"/>
    <w:rsid w:val="00373D55"/>
    <w:rsid w:val="003743AA"/>
    <w:rsid w:val="00375FF7"/>
    <w:rsid w:val="00376177"/>
    <w:rsid w:val="00386BD4"/>
    <w:rsid w:val="00391D9E"/>
    <w:rsid w:val="00393B49"/>
    <w:rsid w:val="00394D45"/>
    <w:rsid w:val="003978EA"/>
    <w:rsid w:val="00397B71"/>
    <w:rsid w:val="003A3104"/>
    <w:rsid w:val="003A3B83"/>
    <w:rsid w:val="003A448B"/>
    <w:rsid w:val="003B3C0E"/>
    <w:rsid w:val="003B463F"/>
    <w:rsid w:val="003C0433"/>
    <w:rsid w:val="003C3054"/>
    <w:rsid w:val="003C3349"/>
    <w:rsid w:val="003D027C"/>
    <w:rsid w:val="003D0578"/>
    <w:rsid w:val="003D16E0"/>
    <w:rsid w:val="003D34FD"/>
    <w:rsid w:val="003E2980"/>
    <w:rsid w:val="003E5213"/>
    <w:rsid w:val="003E6936"/>
    <w:rsid w:val="003E6EF8"/>
    <w:rsid w:val="003F25D6"/>
    <w:rsid w:val="003F2DD6"/>
    <w:rsid w:val="003F3107"/>
    <w:rsid w:val="00400EB7"/>
    <w:rsid w:val="00411E59"/>
    <w:rsid w:val="00413C5A"/>
    <w:rsid w:val="0041649F"/>
    <w:rsid w:val="00422075"/>
    <w:rsid w:val="004247ED"/>
    <w:rsid w:val="00425CEA"/>
    <w:rsid w:val="00427B8C"/>
    <w:rsid w:val="00427C79"/>
    <w:rsid w:val="004312CA"/>
    <w:rsid w:val="004373CA"/>
    <w:rsid w:val="00440A8A"/>
    <w:rsid w:val="00442F12"/>
    <w:rsid w:val="0044491F"/>
    <w:rsid w:val="00444E06"/>
    <w:rsid w:val="004518AA"/>
    <w:rsid w:val="00455297"/>
    <w:rsid w:val="00460ADB"/>
    <w:rsid w:val="0046220F"/>
    <w:rsid w:val="00464007"/>
    <w:rsid w:val="00465828"/>
    <w:rsid w:val="00467065"/>
    <w:rsid w:val="00467BCA"/>
    <w:rsid w:val="00474F15"/>
    <w:rsid w:val="00475096"/>
    <w:rsid w:val="00482C0F"/>
    <w:rsid w:val="00482F36"/>
    <w:rsid w:val="00485893"/>
    <w:rsid w:val="004868B2"/>
    <w:rsid w:val="004A0D5D"/>
    <w:rsid w:val="004B22CD"/>
    <w:rsid w:val="004B5206"/>
    <w:rsid w:val="004B7004"/>
    <w:rsid w:val="004C37C8"/>
    <w:rsid w:val="004D14CE"/>
    <w:rsid w:val="004D2B07"/>
    <w:rsid w:val="004D62C1"/>
    <w:rsid w:val="004D65E1"/>
    <w:rsid w:val="004E0D77"/>
    <w:rsid w:val="004E3142"/>
    <w:rsid w:val="004E6CD3"/>
    <w:rsid w:val="004E7771"/>
    <w:rsid w:val="004F482F"/>
    <w:rsid w:val="004F5E09"/>
    <w:rsid w:val="004F7B56"/>
    <w:rsid w:val="00504B8C"/>
    <w:rsid w:val="005101D9"/>
    <w:rsid w:val="00516632"/>
    <w:rsid w:val="005206C3"/>
    <w:rsid w:val="0052134E"/>
    <w:rsid w:val="00524AEF"/>
    <w:rsid w:val="0052563F"/>
    <w:rsid w:val="0053170D"/>
    <w:rsid w:val="00533FE9"/>
    <w:rsid w:val="005377C9"/>
    <w:rsid w:val="0054044F"/>
    <w:rsid w:val="0054201E"/>
    <w:rsid w:val="00547158"/>
    <w:rsid w:val="005538D6"/>
    <w:rsid w:val="00554FEE"/>
    <w:rsid w:val="00561D8A"/>
    <w:rsid w:val="00562FA7"/>
    <w:rsid w:val="00573D03"/>
    <w:rsid w:val="00576DF6"/>
    <w:rsid w:val="0058102D"/>
    <w:rsid w:val="00582FC8"/>
    <w:rsid w:val="00584414"/>
    <w:rsid w:val="00587098"/>
    <w:rsid w:val="00591779"/>
    <w:rsid w:val="005954E1"/>
    <w:rsid w:val="0059596A"/>
    <w:rsid w:val="00597039"/>
    <w:rsid w:val="005A0888"/>
    <w:rsid w:val="005A2759"/>
    <w:rsid w:val="005B1515"/>
    <w:rsid w:val="005B2F7A"/>
    <w:rsid w:val="005B3606"/>
    <w:rsid w:val="005B5D58"/>
    <w:rsid w:val="005B74BE"/>
    <w:rsid w:val="005C0B1D"/>
    <w:rsid w:val="005C0C1D"/>
    <w:rsid w:val="005C27D3"/>
    <w:rsid w:val="005C5FA8"/>
    <w:rsid w:val="005D0ACD"/>
    <w:rsid w:val="005D0F14"/>
    <w:rsid w:val="005D26ED"/>
    <w:rsid w:val="005D36BD"/>
    <w:rsid w:val="005D5C40"/>
    <w:rsid w:val="005D7BA7"/>
    <w:rsid w:val="005E1288"/>
    <w:rsid w:val="005E19D6"/>
    <w:rsid w:val="005F0377"/>
    <w:rsid w:val="005F0BCC"/>
    <w:rsid w:val="005F0C99"/>
    <w:rsid w:val="005F4542"/>
    <w:rsid w:val="005F4902"/>
    <w:rsid w:val="005F5909"/>
    <w:rsid w:val="005F6F2A"/>
    <w:rsid w:val="00603868"/>
    <w:rsid w:val="00603E87"/>
    <w:rsid w:val="00604148"/>
    <w:rsid w:val="00611210"/>
    <w:rsid w:val="00612367"/>
    <w:rsid w:val="006145FB"/>
    <w:rsid w:val="006179B7"/>
    <w:rsid w:val="00621BA2"/>
    <w:rsid w:val="006223FC"/>
    <w:rsid w:val="0062744F"/>
    <w:rsid w:val="00630235"/>
    <w:rsid w:val="00641A9A"/>
    <w:rsid w:val="006437E5"/>
    <w:rsid w:val="006447A5"/>
    <w:rsid w:val="00644999"/>
    <w:rsid w:val="00645B5D"/>
    <w:rsid w:val="00645C26"/>
    <w:rsid w:val="00647DC6"/>
    <w:rsid w:val="00650620"/>
    <w:rsid w:val="00650F94"/>
    <w:rsid w:val="00651F8A"/>
    <w:rsid w:val="00652AF6"/>
    <w:rsid w:val="00653129"/>
    <w:rsid w:val="00653232"/>
    <w:rsid w:val="006552DB"/>
    <w:rsid w:val="00657CA4"/>
    <w:rsid w:val="00667233"/>
    <w:rsid w:val="006703C1"/>
    <w:rsid w:val="0067675A"/>
    <w:rsid w:val="0067758B"/>
    <w:rsid w:val="0068052E"/>
    <w:rsid w:val="00682A6F"/>
    <w:rsid w:val="00682DC2"/>
    <w:rsid w:val="00687DC2"/>
    <w:rsid w:val="00692B01"/>
    <w:rsid w:val="00697D27"/>
    <w:rsid w:val="006A0D49"/>
    <w:rsid w:val="006A2CB4"/>
    <w:rsid w:val="006A5D03"/>
    <w:rsid w:val="006B369D"/>
    <w:rsid w:val="006C3A1D"/>
    <w:rsid w:val="006C6293"/>
    <w:rsid w:val="006C6EB9"/>
    <w:rsid w:val="006D271F"/>
    <w:rsid w:val="006E2A06"/>
    <w:rsid w:val="006F55EB"/>
    <w:rsid w:val="00700344"/>
    <w:rsid w:val="007031A8"/>
    <w:rsid w:val="007137FC"/>
    <w:rsid w:val="00713D2A"/>
    <w:rsid w:val="00715398"/>
    <w:rsid w:val="00717A7E"/>
    <w:rsid w:val="00720DAD"/>
    <w:rsid w:val="00722833"/>
    <w:rsid w:val="0073646C"/>
    <w:rsid w:val="00736CEC"/>
    <w:rsid w:val="007412C1"/>
    <w:rsid w:val="007433D8"/>
    <w:rsid w:val="00747843"/>
    <w:rsid w:val="0075199E"/>
    <w:rsid w:val="007522C3"/>
    <w:rsid w:val="0075493E"/>
    <w:rsid w:val="0075569C"/>
    <w:rsid w:val="00755E48"/>
    <w:rsid w:val="0076586A"/>
    <w:rsid w:val="007749D0"/>
    <w:rsid w:val="00781869"/>
    <w:rsid w:val="00781AF1"/>
    <w:rsid w:val="00781D27"/>
    <w:rsid w:val="00782D13"/>
    <w:rsid w:val="007879DF"/>
    <w:rsid w:val="007940EC"/>
    <w:rsid w:val="007959B1"/>
    <w:rsid w:val="007A0F7A"/>
    <w:rsid w:val="007A1691"/>
    <w:rsid w:val="007A59A5"/>
    <w:rsid w:val="007B2F44"/>
    <w:rsid w:val="007C5FD7"/>
    <w:rsid w:val="007D6FAE"/>
    <w:rsid w:val="007E51FC"/>
    <w:rsid w:val="007E75B7"/>
    <w:rsid w:val="007E7D3B"/>
    <w:rsid w:val="007F5B35"/>
    <w:rsid w:val="007F6ABB"/>
    <w:rsid w:val="00802439"/>
    <w:rsid w:val="00806877"/>
    <w:rsid w:val="00807507"/>
    <w:rsid w:val="0081343A"/>
    <w:rsid w:val="00813D29"/>
    <w:rsid w:val="00821B03"/>
    <w:rsid w:val="00830DD4"/>
    <w:rsid w:val="00830FA1"/>
    <w:rsid w:val="00835128"/>
    <w:rsid w:val="0084175D"/>
    <w:rsid w:val="00844FA8"/>
    <w:rsid w:val="00846BF6"/>
    <w:rsid w:val="00846E41"/>
    <w:rsid w:val="008515C2"/>
    <w:rsid w:val="00853D59"/>
    <w:rsid w:val="008553C6"/>
    <w:rsid w:val="00855908"/>
    <w:rsid w:val="00860871"/>
    <w:rsid w:val="00865877"/>
    <w:rsid w:val="00866B2F"/>
    <w:rsid w:val="00866B9D"/>
    <w:rsid w:val="00866FA3"/>
    <w:rsid w:val="008732BA"/>
    <w:rsid w:val="00874A20"/>
    <w:rsid w:val="00880C3A"/>
    <w:rsid w:val="0088383B"/>
    <w:rsid w:val="00885CE8"/>
    <w:rsid w:val="0088660B"/>
    <w:rsid w:val="00890962"/>
    <w:rsid w:val="00891405"/>
    <w:rsid w:val="008919E3"/>
    <w:rsid w:val="008959DB"/>
    <w:rsid w:val="008A0B43"/>
    <w:rsid w:val="008A11AE"/>
    <w:rsid w:val="008A3F85"/>
    <w:rsid w:val="008B63E2"/>
    <w:rsid w:val="008B797E"/>
    <w:rsid w:val="008C0188"/>
    <w:rsid w:val="008C0EB2"/>
    <w:rsid w:val="008C3080"/>
    <w:rsid w:val="008C5D45"/>
    <w:rsid w:val="008D09BA"/>
    <w:rsid w:val="008D62C6"/>
    <w:rsid w:val="008E1107"/>
    <w:rsid w:val="008E2D5E"/>
    <w:rsid w:val="008E62E5"/>
    <w:rsid w:val="008E6F5C"/>
    <w:rsid w:val="008E7902"/>
    <w:rsid w:val="008F140E"/>
    <w:rsid w:val="008F3320"/>
    <w:rsid w:val="008F7D67"/>
    <w:rsid w:val="00901DE5"/>
    <w:rsid w:val="00912915"/>
    <w:rsid w:val="00912ABF"/>
    <w:rsid w:val="009204CC"/>
    <w:rsid w:val="00921DA9"/>
    <w:rsid w:val="00922955"/>
    <w:rsid w:val="00922B46"/>
    <w:rsid w:val="009245E7"/>
    <w:rsid w:val="0092520A"/>
    <w:rsid w:val="0092700D"/>
    <w:rsid w:val="00933688"/>
    <w:rsid w:val="009379F5"/>
    <w:rsid w:val="009448BF"/>
    <w:rsid w:val="00946E94"/>
    <w:rsid w:val="009512EB"/>
    <w:rsid w:val="00953C71"/>
    <w:rsid w:val="009549D9"/>
    <w:rsid w:val="0095509B"/>
    <w:rsid w:val="00960BE7"/>
    <w:rsid w:val="00961DDE"/>
    <w:rsid w:val="0096299C"/>
    <w:rsid w:val="00963FB8"/>
    <w:rsid w:val="00967143"/>
    <w:rsid w:val="00970E42"/>
    <w:rsid w:val="009769D7"/>
    <w:rsid w:val="00980D71"/>
    <w:rsid w:val="0099148F"/>
    <w:rsid w:val="00994F48"/>
    <w:rsid w:val="0099583D"/>
    <w:rsid w:val="009A08C2"/>
    <w:rsid w:val="009A4422"/>
    <w:rsid w:val="009A460C"/>
    <w:rsid w:val="009B0D8E"/>
    <w:rsid w:val="009B2ED0"/>
    <w:rsid w:val="009B4D4E"/>
    <w:rsid w:val="009B55AC"/>
    <w:rsid w:val="009B662C"/>
    <w:rsid w:val="009C32E2"/>
    <w:rsid w:val="009C5ED4"/>
    <w:rsid w:val="009D1AD9"/>
    <w:rsid w:val="009D52F0"/>
    <w:rsid w:val="009D5753"/>
    <w:rsid w:val="009E0D41"/>
    <w:rsid w:val="009E0E72"/>
    <w:rsid w:val="009E3985"/>
    <w:rsid w:val="009E6433"/>
    <w:rsid w:val="009F2348"/>
    <w:rsid w:val="009F2D8C"/>
    <w:rsid w:val="009F580F"/>
    <w:rsid w:val="009F5D5E"/>
    <w:rsid w:val="009F718B"/>
    <w:rsid w:val="00A02CEC"/>
    <w:rsid w:val="00A03A24"/>
    <w:rsid w:val="00A03FF2"/>
    <w:rsid w:val="00A0529F"/>
    <w:rsid w:val="00A05C1F"/>
    <w:rsid w:val="00A05C6D"/>
    <w:rsid w:val="00A1272A"/>
    <w:rsid w:val="00A12C70"/>
    <w:rsid w:val="00A156B3"/>
    <w:rsid w:val="00A24CCB"/>
    <w:rsid w:val="00A27BF0"/>
    <w:rsid w:val="00A33BBF"/>
    <w:rsid w:val="00A343D8"/>
    <w:rsid w:val="00A40FF3"/>
    <w:rsid w:val="00A411D4"/>
    <w:rsid w:val="00A44239"/>
    <w:rsid w:val="00A4512A"/>
    <w:rsid w:val="00A46160"/>
    <w:rsid w:val="00A50706"/>
    <w:rsid w:val="00A61694"/>
    <w:rsid w:val="00A6355D"/>
    <w:rsid w:val="00A63915"/>
    <w:rsid w:val="00A703C5"/>
    <w:rsid w:val="00A84DB1"/>
    <w:rsid w:val="00A86181"/>
    <w:rsid w:val="00A9344E"/>
    <w:rsid w:val="00A95A00"/>
    <w:rsid w:val="00A968BA"/>
    <w:rsid w:val="00AA0508"/>
    <w:rsid w:val="00AA1AE3"/>
    <w:rsid w:val="00AA3DE9"/>
    <w:rsid w:val="00AA5842"/>
    <w:rsid w:val="00AA6A0E"/>
    <w:rsid w:val="00AB3FEE"/>
    <w:rsid w:val="00AB4244"/>
    <w:rsid w:val="00AC2C0C"/>
    <w:rsid w:val="00AC2C9E"/>
    <w:rsid w:val="00AC478E"/>
    <w:rsid w:val="00AD157F"/>
    <w:rsid w:val="00AD1DD2"/>
    <w:rsid w:val="00AE5693"/>
    <w:rsid w:val="00AE7634"/>
    <w:rsid w:val="00AF421E"/>
    <w:rsid w:val="00AF54B7"/>
    <w:rsid w:val="00AF57B4"/>
    <w:rsid w:val="00AF67DC"/>
    <w:rsid w:val="00AF7FB1"/>
    <w:rsid w:val="00B03DEC"/>
    <w:rsid w:val="00B0766D"/>
    <w:rsid w:val="00B11839"/>
    <w:rsid w:val="00B1321D"/>
    <w:rsid w:val="00B207FC"/>
    <w:rsid w:val="00B2210D"/>
    <w:rsid w:val="00B3023D"/>
    <w:rsid w:val="00B32E4F"/>
    <w:rsid w:val="00B405F5"/>
    <w:rsid w:val="00B42FA6"/>
    <w:rsid w:val="00B44FE0"/>
    <w:rsid w:val="00B524CE"/>
    <w:rsid w:val="00B533FB"/>
    <w:rsid w:val="00B534C2"/>
    <w:rsid w:val="00B552A8"/>
    <w:rsid w:val="00B620D5"/>
    <w:rsid w:val="00B635E2"/>
    <w:rsid w:val="00B64887"/>
    <w:rsid w:val="00B729BF"/>
    <w:rsid w:val="00B7335E"/>
    <w:rsid w:val="00B7563B"/>
    <w:rsid w:val="00B76227"/>
    <w:rsid w:val="00B77167"/>
    <w:rsid w:val="00B82BD9"/>
    <w:rsid w:val="00B84F37"/>
    <w:rsid w:val="00B8760C"/>
    <w:rsid w:val="00B908E1"/>
    <w:rsid w:val="00B9163A"/>
    <w:rsid w:val="00BA25A1"/>
    <w:rsid w:val="00BA29CB"/>
    <w:rsid w:val="00BA33C6"/>
    <w:rsid w:val="00BA4049"/>
    <w:rsid w:val="00BA64ED"/>
    <w:rsid w:val="00BA78EF"/>
    <w:rsid w:val="00BB005C"/>
    <w:rsid w:val="00BB671A"/>
    <w:rsid w:val="00BC36D7"/>
    <w:rsid w:val="00BC5859"/>
    <w:rsid w:val="00BC5A8D"/>
    <w:rsid w:val="00BC7958"/>
    <w:rsid w:val="00BD1310"/>
    <w:rsid w:val="00BD3501"/>
    <w:rsid w:val="00BD5671"/>
    <w:rsid w:val="00BD6209"/>
    <w:rsid w:val="00BE2584"/>
    <w:rsid w:val="00BE3056"/>
    <w:rsid w:val="00BE3DB1"/>
    <w:rsid w:val="00BE3F12"/>
    <w:rsid w:val="00BE58FE"/>
    <w:rsid w:val="00BF2BB1"/>
    <w:rsid w:val="00BF53EE"/>
    <w:rsid w:val="00C11797"/>
    <w:rsid w:val="00C15527"/>
    <w:rsid w:val="00C208D0"/>
    <w:rsid w:val="00C21C22"/>
    <w:rsid w:val="00C238BE"/>
    <w:rsid w:val="00C26D8E"/>
    <w:rsid w:val="00C323F7"/>
    <w:rsid w:val="00C325BA"/>
    <w:rsid w:val="00C44539"/>
    <w:rsid w:val="00C45217"/>
    <w:rsid w:val="00C54216"/>
    <w:rsid w:val="00C568F0"/>
    <w:rsid w:val="00C56B0B"/>
    <w:rsid w:val="00C6279F"/>
    <w:rsid w:val="00C631F0"/>
    <w:rsid w:val="00C6363E"/>
    <w:rsid w:val="00C63801"/>
    <w:rsid w:val="00C6623E"/>
    <w:rsid w:val="00C7043E"/>
    <w:rsid w:val="00C7178B"/>
    <w:rsid w:val="00C71C07"/>
    <w:rsid w:val="00C738C8"/>
    <w:rsid w:val="00C853C6"/>
    <w:rsid w:val="00C8763D"/>
    <w:rsid w:val="00C90A55"/>
    <w:rsid w:val="00C90D4A"/>
    <w:rsid w:val="00C91B4D"/>
    <w:rsid w:val="00C96D98"/>
    <w:rsid w:val="00CA4237"/>
    <w:rsid w:val="00CA7B68"/>
    <w:rsid w:val="00CB1989"/>
    <w:rsid w:val="00CB19FD"/>
    <w:rsid w:val="00CB1B2A"/>
    <w:rsid w:val="00CB3229"/>
    <w:rsid w:val="00CB5299"/>
    <w:rsid w:val="00CB5A92"/>
    <w:rsid w:val="00CC24DC"/>
    <w:rsid w:val="00CC28D2"/>
    <w:rsid w:val="00CC38AD"/>
    <w:rsid w:val="00CC6F41"/>
    <w:rsid w:val="00CE2ED5"/>
    <w:rsid w:val="00CE3859"/>
    <w:rsid w:val="00CE5A4F"/>
    <w:rsid w:val="00CF350E"/>
    <w:rsid w:val="00CF4471"/>
    <w:rsid w:val="00CF7395"/>
    <w:rsid w:val="00CF73EB"/>
    <w:rsid w:val="00D02AD9"/>
    <w:rsid w:val="00D04744"/>
    <w:rsid w:val="00D063E5"/>
    <w:rsid w:val="00D113FA"/>
    <w:rsid w:val="00D11D7D"/>
    <w:rsid w:val="00D15329"/>
    <w:rsid w:val="00D1722C"/>
    <w:rsid w:val="00D20630"/>
    <w:rsid w:val="00D22F8D"/>
    <w:rsid w:val="00D234D1"/>
    <w:rsid w:val="00D2596A"/>
    <w:rsid w:val="00D26AB7"/>
    <w:rsid w:val="00D27537"/>
    <w:rsid w:val="00D32BCE"/>
    <w:rsid w:val="00D35F1B"/>
    <w:rsid w:val="00D36222"/>
    <w:rsid w:val="00D36426"/>
    <w:rsid w:val="00D36651"/>
    <w:rsid w:val="00D44215"/>
    <w:rsid w:val="00D5799E"/>
    <w:rsid w:val="00D6185B"/>
    <w:rsid w:val="00D67058"/>
    <w:rsid w:val="00D72286"/>
    <w:rsid w:val="00D72E04"/>
    <w:rsid w:val="00D74ADC"/>
    <w:rsid w:val="00D954E1"/>
    <w:rsid w:val="00D95E12"/>
    <w:rsid w:val="00DA1000"/>
    <w:rsid w:val="00DA2ED1"/>
    <w:rsid w:val="00DB10BA"/>
    <w:rsid w:val="00DB54E0"/>
    <w:rsid w:val="00DC5A39"/>
    <w:rsid w:val="00DD475B"/>
    <w:rsid w:val="00DE0805"/>
    <w:rsid w:val="00DE0F11"/>
    <w:rsid w:val="00DE27BC"/>
    <w:rsid w:val="00DF27C7"/>
    <w:rsid w:val="00E01562"/>
    <w:rsid w:val="00E06019"/>
    <w:rsid w:val="00E0682F"/>
    <w:rsid w:val="00E06A84"/>
    <w:rsid w:val="00E076DF"/>
    <w:rsid w:val="00E124B6"/>
    <w:rsid w:val="00E1385C"/>
    <w:rsid w:val="00E151B3"/>
    <w:rsid w:val="00E152BF"/>
    <w:rsid w:val="00E15C5E"/>
    <w:rsid w:val="00E21941"/>
    <w:rsid w:val="00E2209B"/>
    <w:rsid w:val="00E236EC"/>
    <w:rsid w:val="00E26988"/>
    <w:rsid w:val="00E272B9"/>
    <w:rsid w:val="00E273F3"/>
    <w:rsid w:val="00E318D8"/>
    <w:rsid w:val="00E4076B"/>
    <w:rsid w:val="00E409F6"/>
    <w:rsid w:val="00E410F6"/>
    <w:rsid w:val="00E43DDF"/>
    <w:rsid w:val="00E464F1"/>
    <w:rsid w:val="00E467D9"/>
    <w:rsid w:val="00E53DAE"/>
    <w:rsid w:val="00E575A4"/>
    <w:rsid w:val="00E616FB"/>
    <w:rsid w:val="00E61E06"/>
    <w:rsid w:val="00E62A87"/>
    <w:rsid w:val="00E62B57"/>
    <w:rsid w:val="00E718E1"/>
    <w:rsid w:val="00E73B6D"/>
    <w:rsid w:val="00E771A3"/>
    <w:rsid w:val="00E77D0E"/>
    <w:rsid w:val="00E83AC8"/>
    <w:rsid w:val="00E909A3"/>
    <w:rsid w:val="00E925F1"/>
    <w:rsid w:val="00E952E3"/>
    <w:rsid w:val="00EA27F4"/>
    <w:rsid w:val="00EA68DF"/>
    <w:rsid w:val="00EC1236"/>
    <w:rsid w:val="00EC4FF9"/>
    <w:rsid w:val="00ED15BD"/>
    <w:rsid w:val="00ED18AB"/>
    <w:rsid w:val="00ED3346"/>
    <w:rsid w:val="00ED6E6E"/>
    <w:rsid w:val="00ED7B08"/>
    <w:rsid w:val="00EE02E2"/>
    <w:rsid w:val="00EE306D"/>
    <w:rsid w:val="00EE5C92"/>
    <w:rsid w:val="00EF084F"/>
    <w:rsid w:val="00EF0944"/>
    <w:rsid w:val="00EF0EFF"/>
    <w:rsid w:val="00EF13EB"/>
    <w:rsid w:val="00EF2DFE"/>
    <w:rsid w:val="00EF50B5"/>
    <w:rsid w:val="00EF5798"/>
    <w:rsid w:val="00EF71D2"/>
    <w:rsid w:val="00F02A18"/>
    <w:rsid w:val="00F203E8"/>
    <w:rsid w:val="00F211B4"/>
    <w:rsid w:val="00F23FE0"/>
    <w:rsid w:val="00F248D8"/>
    <w:rsid w:val="00F25939"/>
    <w:rsid w:val="00F2746A"/>
    <w:rsid w:val="00F31522"/>
    <w:rsid w:val="00F32830"/>
    <w:rsid w:val="00F36A39"/>
    <w:rsid w:val="00F43223"/>
    <w:rsid w:val="00F4644B"/>
    <w:rsid w:val="00F5548F"/>
    <w:rsid w:val="00F561D1"/>
    <w:rsid w:val="00F61CAB"/>
    <w:rsid w:val="00F630BE"/>
    <w:rsid w:val="00F63A6F"/>
    <w:rsid w:val="00F6464B"/>
    <w:rsid w:val="00F66B06"/>
    <w:rsid w:val="00F66CA6"/>
    <w:rsid w:val="00F6771C"/>
    <w:rsid w:val="00F70D28"/>
    <w:rsid w:val="00F72E5E"/>
    <w:rsid w:val="00F77218"/>
    <w:rsid w:val="00F95B8B"/>
    <w:rsid w:val="00F96984"/>
    <w:rsid w:val="00FB02BF"/>
    <w:rsid w:val="00FB3448"/>
    <w:rsid w:val="00FC0981"/>
    <w:rsid w:val="00FC382E"/>
    <w:rsid w:val="00FC541B"/>
    <w:rsid w:val="00FD2009"/>
    <w:rsid w:val="00FD6AE0"/>
    <w:rsid w:val="00FE2640"/>
    <w:rsid w:val="00FE29D2"/>
    <w:rsid w:val="00FE591F"/>
    <w:rsid w:val="00FF230A"/>
    <w:rsid w:val="00FF5AD2"/>
    <w:rsid w:val="00FF66B9"/>
    <w:rsid w:val="5BACDCBE"/>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0ECB3DC"/>
  <w15:docId w15:val="{86074280-E432-7F45-B0C2-177EE80423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en-US"/>
      </w:rPr>
    </w:rPrDefault>
    <w:pPrDefault>
      <w:pPr>
        <w:spacing w:after="200" w:line="276" w:lineRule="auto"/>
      </w:pPr>
    </w:pPrDefault>
  </w:docDefaults>
  <w:latentStyles w:defLockedState="1" w:defUIPriority="99" w:defSemiHidden="0" w:defUnhideWhenUsed="0" w:defQFormat="0" w:count="376">
    <w:lsdException w:name="Normal" w:locked="0" w:uiPriority="0"/>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locked="0" w:semiHidden="1" w:uiPriority="9" w:unhideWhenUsed="1" w:qFormat="1"/>
    <w:lsdException w:name="heading 6" w:locked="0" w:semiHidden="1" w:uiPriority="9" w:unhideWhenUsed="1" w:qFormat="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locked="0" w:semiHidden="1" w:uiPriority="39" w:unhideWhenUsed="1"/>
    <w:lsdException w:name="toc 5" w:locked="0" w:semiHidden="1" w:uiPriority="39" w:unhideWhenUsed="1"/>
    <w:lsdException w:name="toc 6" w:locked="0" w:semiHidden="1" w:uiPriority="39" w:unhideWhenUsed="1"/>
    <w:lsdException w:name="toc 7" w:locked="0" w:semiHidden="1" w:uiPriority="39" w:unhideWhenUsed="1"/>
    <w:lsdException w:name="toc 8" w:locked="0" w:semiHidden="1" w:uiPriority="39" w:unhideWhenUsed="1"/>
    <w:lsdException w:name="toc 9" w:locked="0" w:semiHidden="1" w:uiPriority="39" w:unhideWhenUsed="1"/>
    <w:lsdException w:name="Normal Indent" w:locked="0" w:semiHidden="1" w:unhideWhenUsed="1"/>
    <w:lsdException w:name="footnote text" w:locked="0" w:semiHidden="1" w:unhideWhenUsed="1" w:qFormat="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locked="0"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locked="0" w:semiHidden="1" w:unhideWhenUsed="1" w:qFormat="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0"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lsdException w:name="FollowedHyperlink" w:locked="0" w:semiHidden="1" w:unhideWhenUsed="1"/>
    <w:lsdException w:name="Strong" w:locked="0" w:uiPriority="22"/>
    <w:lsdException w:name="Emphasis" w:locked="0"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59"/>
    <w:lsdException w:name="Table Theme" w:semiHidden="1" w:unhideWhenUsed="1"/>
    <w:lsdException w:name="Placeholder Text" w:locked="0" w:semiHidden="1"/>
    <w:lsdException w:name="No Spacing" w:locked="0"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locked="0" w:semiHidden="1" w:uiPriority="71"/>
    <w:lsdException w:name="List Paragraph" w:locked="0" w:uiPriority="34"/>
    <w:lsdException w:name="Quote" w:locked="0" w:uiPriority="29"/>
    <w:lsdException w:name="Intense Quote" w:locked="0" w:uiPriority="3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locked="0" w:uiPriority="19"/>
    <w:lsdException w:name="Intense Emphasis" w:locked="0" w:uiPriority="21"/>
    <w:lsdException w:name="Subtle Reference" w:locked="0" w:uiPriority="31"/>
    <w:lsdException w:name="Intense Reference" w:locked="0" w:uiPriority="32"/>
    <w:lsdException w:name="Book Title" w:locked="0" w:uiPriority="33"/>
    <w:lsdException w:name="Bibliography" w:semiHidden="1" w:uiPriority="70" w:unhideWhenUsed="1"/>
    <w:lsdException w:name="TOC Heading" w:locked="0" w:semiHidden="1" w:uiPriority="39" w:unhideWhenUsed="1" w:qFormat="1"/>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al">
    <w:name w:val="Normal"/>
    <w:rsid w:val="007433D8"/>
    <w:rPr>
      <w:lang w:val="en-GB"/>
    </w:rPr>
  </w:style>
  <w:style w:type="paragraph" w:styleId="Heading1">
    <w:name w:val="heading 1"/>
    <w:basedOn w:val="Normal"/>
    <w:next w:val="ParaNumbered"/>
    <w:link w:val="Heading1Char"/>
    <w:uiPriority w:val="9"/>
    <w:qFormat/>
    <w:rsid w:val="0013437D"/>
    <w:pPr>
      <w:spacing w:before="480" w:after="0"/>
      <w:contextualSpacing/>
      <w:outlineLvl w:val="0"/>
    </w:pPr>
    <w:rPr>
      <w:rFonts w:ascii="Arial" w:eastAsiaTheme="majorEastAsia" w:hAnsi="Arial" w:cstheme="majorBidi"/>
      <w:b/>
      <w:bCs/>
      <w:color w:val="0070C0"/>
      <w:sz w:val="36"/>
      <w:szCs w:val="28"/>
    </w:rPr>
  </w:style>
  <w:style w:type="paragraph" w:styleId="Heading2">
    <w:name w:val="heading 2"/>
    <w:basedOn w:val="Heading1"/>
    <w:next w:val="ParaNumbered"/>
    <w:link w:val="Heading2Char"/>
    <w:uiPriority w:val="9"/>
    <w:unhideWhenUsed/>
    <w:qFormat/>
    <w:rsid w:val="001208B2"/>
    <w:pPr>
      <w:spacing w:before="240"/>
      <w:outlineLvl w:val="1"/>
    </w:pPr>
    <w:rPr>
      <w:sz w:val="32"/>
      <w:szCs w:val="32"/>
    </w:rPr>
  </w:style>
  <w:style w:type="paragraph" w:styleId="Heading3">
    <w:name w:val="heading 3"/>
    <w:basedOn w:val="Heading2"/>
    <w:next w:val="ParaNumbered"/>
    <w:link w:val="Heading3Char"/>
    <w:uiPriority w:val="9"/>
    <w:unhideWhenUsed/>
    <w:qFormat/>
    <w:rsid w:val="001208B2"/>
    <w:pPr>
      <w:spacing w:before="180"/>
      <w:ind w:firstLine="1"/>
      <w:outlineLvl w:val="2"/>
    </w:pPr>
    <w:rPr>
      <w:sz w:val="28"/>
    </w:rPr>
  </w:style>
  <w:style w:type="paragraph" w:styleId="Heading4">
    <w:name w:val="heading 4"/>
    <w:basedOn w:val="Heading3"/>
    <w:next w:val="ParaNumbered"/>
    <w:link w:val="Heading4Char"/>
    <w:uiPriority w:val="9"/>
    <w:unhideWhenUsed/>
    <w:qFormat/>
    <w:rsid w:val="005A2759"/>
    <w:pPr>
      <w:spacing w:before="120"/>
      <w:ind w:firstLine="0"/>
      <w:outlineLvl w:val="3"/>
    </w:pPr>
    <w:rPr>
      <w:rFonts w:ascii="Palatino Linotype" w:hAnsi="Palatino Linotype"/>
      <w:b w:val="0"/>
      <w:sz w:val="24"/>
    </w:rPr>
  </w:style>
  <w:style w:type="paragraph" w:styleId="Heading5">
    <w:name w:val="heading 5"/>
    <w:basedOn w:val="Heading4"/>
    <w:next w:val="ParaNumbered"/>
    <w:link w:val="Heading5Char"/>
    <w:uiPriority w:val="9"/>
    <w:semiHidden/>
    <w:unhideWhenUsed/>
    <w:qFormat/>
    <w:rsid w:val="00CC28D2"/>
    <w:pPr>
      <w:spacing w:before="200"/>
      <w:outlineLvl w:val="4"/>
    </w:pPr>
    <w:rPr>
      <w:b/>
      <w:color w:val="000000" w:themeColor="text1"/>
      <w:sz w:val="22"/>
      <w:u w:val="single"/>
    </w:rPr>
  </w:style>
  <w:style w:type="paragraph" w:styleId="Heading6">
    <w:name w:val="heading 6"/>
    <w:basedOn w:val="Normal"/>
    <w:next w:val="Normal"/>
    <w:link w:val="Heading6Char"/>
    <w:uiPriority w:val="9"/>
    <w:semiHidden/>
    <w:unhideWhenUsed/>
    <w:qFormat/>
    <w:locked/>
    <w:rsid w:val="00266EE5"/>
    <w:pPr>
      <w:spacing w:after="0"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iPriority w:val="9"/>
    <w:semiHidden/>
    <w:unhideWhenUsed/>
    <w:qFormat/>
    <w:locked/>
    <w:rsid w:val="00266EE5"/>
    <w:pPr>
      <w:spacing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locked/>
    <w:rsid w:val="00266EE5"/>
    <w:pPr>
      <w:spacing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locked/>
    <w:rsid w:val="00266EE5"/>
    <w:pPr>
      <w:spacing w:after="0"/>
      <w:outlineLvl w:val="8"/>
    </w:pPr>
    <w:rPr>
      <w:rFonts w:asciiTheme="majorHAnsi" w:eastAsiaTheme="majorEastAsia" w:hAnsiTheme="majorHAnsi" w:cstheme="majorBid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ParagraphStyle">
    <w:name w:val="[No Paragraph Style]"/>
    <w:link w:val="NoParagraphStyleChar"/>
    <w:locked/>
    <w:rsid w:val="0067758B"/>
    <w:pPr>
      <w:widowControl w:val="0"/>
      <w:autoSpaceDE w:val="0"/>
      <w:autoSpaceDN w:val="0"/>
      <w:adjustRightInd w:val="0"/>
      <w:spacing w:line="288" w:lineRule="auto"/>
      <w:textAlignment w:val="center"/>
    </w:pPr>
    <w:rPr>
      <w:rFonts w:ascii="RdgSwift-Regular" w:hAnsi="RdgSwift-Regular" w:cs="RdgSwift-Regular"/>
      <w:color w:val="000000"/>
      <w:sz w:val="20"/>
      <w:szCs w:val="24"/>
    </w:rPr>
  </w:style>
  <w:style w:type="paragraph" w:customStyle="1" w:styleId="ENBilltitle">
    <w:name w:val="EN Bill title"/>
    <w:basedOn w:val="NoParagraphStyle"/>
    <w:uiPriority w:val="99"/>
    <w:locked/>
    <w:rsid w:val="0013437D"/>
    <w:pPr>
      <w:suppressAutoHyphens/>
      <w:spacing w:after="240" w:line="480" w:lineRule="atLeast"/>
    </w:pPr>
    <w:rPr>
      <w:rFonts w:ascii="Arial" w:hAnsi="Arial" w:cs="HelveticaNeue-Bold"/>
      <w:b/>
      <w:bCs/>
      <w:caps/>
      <w:spacing w:val="2"/>
      <w:sz w:val="44"/>
      <w:szCs w:val="48"/>
    </w:rPr>
  </w:style>
  <w:style w:type="paragraph" w:customStyle="1" w:styleId="ENnotestitle">
    <w:name w:val="EN notes title"/>
    <w:basedOn w:val="NoParagraphStyle"/>
    <w:uiPriority w:val="99"/>
    <w:locked/>
    <w:rsid w:val="00146FE0"/>
    <w:pPr>
      <w:suppressAutoHyphens/>
      <w:spacing w:after="720" w:line="480" w:lineRule="atLeast"/>
    </w:pPr>
    <w:rPr>
      <w:rFonts w:ascii="Arial" w:hAnsi="Arial" w:cs="HelveticaNeue"/>
      <w:caps/>
      <w:spacing w:val="2"/>
      <w:sz w:val="44"/>
      <w:szCs w:val="48"/>
    </w:rPr>
  </w:style>
  <w:style w:type="paragraph" w:customStyle="1" w:styleId="ENHeading1Category">
    <w:name w:val="EN Heading (1) : Category"/>
    <w:basedOn w:val="NoParagraphStyle"/>
    <w:link w:val="ENHeading1CategoryChar"/>
    <w:uiPriority w:val="99"/>
    <w:locked/>
    <w:rsid w:val="0013437D"/>
    <w:pPr>
      <w:keepNext/>
      <w:keepLines/>
      <w:suppressAutoHyphens/>
      <w:spacing w:before="480" w:after="240" w:line="480" w:lineRule="atLeast"/>
    </w:pPr>
    <w:rPr>
      <w:rFonts w:ascii="Arial" w:hAnsi="Arial" w:cs="HelveticaNeue-Bold"/>
      <w:b/>
      <w:bCs/>
      <w:color w:val="0076BF"/>
      <w:sz w:val="36"/>
      <w:szCs w:val="36"/>
    </w:rPr>
  </w:style>
  <w:style w:type="paragraph" w:customStyle="1" w:styleId="ENBodyText">
    <w:name w:val="EN Body Text"/>
    <w:basedOn w:val="NoParagraphStyle"/>
    <w:link w:val="ENBodyTextChar"/>
    <w:uiPriority w:val="99"/>
    <w:locked/>
    <w:rsid w:val="00AE5693"/>
    <w:pPr>
      <w:suppressAutoHyphens/>
      <w:spacing w:after="150" w:line="300" w:lineRule="atLeast"/>
    </w:pPr>
    <w:rPr>
      <w:rFonts w:ascii="Palatino Linotype" w:hAnsi="Palatino Linotype" w:cs="PalatinoLinotype-Roman"/>
    </w:rPr>
  </w:style>
  <w:style w:type="paragraph" w:customStyle="1" w:styleId="ENBodyTextBullets">
    <w:name w:val="EN Body Text + Bullets"/>
    <w:basedOn w:val="NoParagraphStyle"/>
    <w:link w:val="ENBodyTextBulletsChar"/>
    <w:uiPriority w:val="99"/>
    <w:locked/>
    <w:rsid w:val="00AE5693"/>
    <w:pPr>
      <w:numPr>
        <w:numId w:val="1"/>
      </w:numPr>
      <w:suppressAutoHyphens/>
      <w:spacing w:after="150" w:line="300" w:lineRule="atLeast"/>
      <w:ind w:left="357" w:hanging="357"/>
    </w:pPr>
    <w:rPr>
      <w:rFonts w:ascii="Palatino Linotype" w:hAnsi="Palatino Linotype" w:cs="PalatinoLinotype-Roman"/>
    </w:rPr>
  </w:style>
  <w:style w:type="paragraph" w:customStyle="1" w:styleId="MinisterialSign-offName">
    <w:name w:val="Ministerial Sign-off Name"/>
    <w:basedOn w:val="NoParagraphStyle"/>
    <w:link w:val="MinisterialSign-offNameChar"/>
    <w:uiPriority w:val="99"/>
    <w:locked/>
    <w:rsid w:val="00146FE0"/>
    <w:pPr>
      <w:suppressAutoHyphens/>
      <w:spacing w:before="300" w:line="300" w:lineRule="atLeast"/>
    </w:pPr>
    <w:rPr>
      <w:rFonts w:ascii="Palatino Linotype" w:hAnsi="Palatino Linotype" w:cs="PalatinoLinotype-Bold"/>
      <w:b/>
      <w:bCs/>
    </w:rPr>
  </w:style>
  <w:style w:type="paragraph" w:customStyle="1" w:styleId="MinisterialSign-offTitleDate">
    <w:name w:val="Ministerial Sign-off Title+Date"/>
    <w:basedOn w:val="NoParagraphStyle"/>
    <w:uiPriority w:val="99"/>
    <w:locked/>
    <w:rsid w:val="00146FE0"/>
    <w:pPr>
      <w:suppressAutoHyphens/>
      <w:spacing w:line="300" w:lineRule="atLeast"/>
    </w:pPr>
    <w:rPr>
      <w:rFonts w:ascii="Palatino Linotype" w:hAnsi="Palatino Linotype" w:cs="PalatinoLinotype-Bold"/>
      <w:b/>
      <w:bCs/>
    </w:rPr>
  </w:style>
  <w:style w:type="paragraph" w:customStyle="1" w:styleId="ENBodyTextNumbered">
    <w:name w:val="EN Body Text + Numbered"/>
    <w:basedOn w:val="NoParagraphStyle"/>
    <w:link w:val="ENBodyTextNumberedChar"/>
    <w:uiPriority w:val="99"/>
    <w:locked/>
    <w:rsid w:val="00AE5693"/>
    <w:pPr>
      <w:suppressAutoHyphens/>
      <w:spacing w:after="150" w:line="300" w:lineRule="atLeast"/>
      <w:ind w:left="600" w:hanging="600"/>
    </w:pPr>
    <w:rPr>
      <w:rFonts w:ascii="Palatino Linotype" w:hAnsi="Palatino Linotype" w:cs="PalatinoLinotype-Roman"/>
    </w:rPr>
  </w:style>
  <w:style w:type="paragraph" w:customStyle="1" w:styleId="ENbodytextwithindentENmaintext">
    <w:name w:val="EN body text with indent (EN main text)"/>
    <w:basedOn w:val="NoParagraphStyle"/>
    <w:uiPriority w:val="99"/>
    <w:locked/>
    <w:rsid w:val="00AE5693"/>
    <w:pPr>
      <w:suppressAutoHyphens/>
      <w:spacing w:after="150" w:line="300" w:lineRule="atLeast"/>
      <w:ind w:left="600"/>
    </w:pPr>
    <w:rPr>
      <w:rFonts w:ascii="Palatino Linotype" w:hAnsi="Palatino Linotype" w:cs="PalatinoLinotype-Roman"/>
    </w:rPr>
  </w:style>
  <w:style w:type="paragraph" w:customStyle="1" w:styleId="ENbodytextsub-bulletENmaintext">
    <w:name w:val="EN body text sub-bullet (EN main text)"/>
    <w:basedOn w:val="NoParagraphStyle"/>
    <w:uiPriority w:val="99"/>
    <w:locked/>
    <w:rsid w:val="00AE5693"/>
    <w:pPr>
      <w:numPr>
        <w:numId w:val="2"/>
      </w:numPr>
      <w:suppressAutoHyphens/>
      <w:spacing w:after="150" w:line="300" w:lineRule="atLeast"/>
    </w:pPr>
    <w:rPr>
      <w:rFonts w:ascii="Palatino Linotype" w:hAnsi="Palatino Linotype" w:cs="PalatinoLinotype-Roman"/>
    </w:rPr>
  </w:style>
  <w:style w:type="paragraph" w:customStyle="1" w:styleId="ENpartheading3ENHeadings">
    <w:name w:val="EN part heading 3 (EN Headings)"/>
    <w:basedOn w:val="NoParagraphStyle"/>
    <w:uiPriority w:val="99"/>
    <w:locked/>
    <w:rsid w:val="00146FE0"/>
    <w:pPr>
      <w:keepNext/>
      <w:keepLines/>
      <w:suppressAutoHyphens/>
      <w:spacing w:before="480" w:after="240" w:line="480" w:lineRule="atLeast"/>
    </w:pPr>
    <w:rPr>
      <w:rFonts w:ascii="Arial" w:hAnsi="Arial" w:cs="HelveticaNeue-Bold"/>
      <w:b/>
      <w:bCs/>
      <w:color w:val="0076BF"/>
      <w:sz w:val="32"/>
      <w:szCs w:val="32"/>
    </w:rPr>
  </w:style>
  <w:style w:type="paragraph" w:customStyle="1" w:styleId="ENHeading3ClauseSchedule">
    <w:name w:val="EN Heading (3) : Clause + Schedule"/>
    <w:basedOn w:val="NoParagraphStyle"/>
    <w:uiPriority w:val="99"/>
    <w:locked/>
    <w:rsid w:val="00146FE0"/>
    <w:pPr>
      <w:keepNext/>
      <w:keepLines/>
      <w:suppressAutoHyphens/>
      <w:spacing w:before="180" w:after="180" w:line="360" w:lineRule="atLeast"/>
    </w:pPr>
    <w:rPr>
      <w:rFonts w:ascii="Arial" w:hAnsi="Arial" w:cs="HelveticaNeue-Bold"/>
      <w:b/>
      <w:bCs/>
      <w:color w:val="0076BF"/>
      <w:sz w:val="28"/>
      <w:szCs w:val="28"/>
    </w:rPr>
  </w:style>
  <w:style w:type="paragraph" w:customStyle="1" w:styleId="ENtableheadingsTables">
    <w:name w:val="EN table headings (Tables"/>
    <w:aliases w:val="captions,examples)"/>
    <w:basedOn w:val="NoParagraphStyle"/>
    <w:uiPriority w:val="99"/>
    <w:locked/>
    <w:rsid w:val="00AE5693"/>
    <w:pPr>
      <w:suppressAutoHyphens/>
      <w:spacing w:before="120" w:after="120" w:line="240" w:lineRule="atLeast"/>
    </w:pPr>
    <w:rPr>
      <w:rFonts w:ascii="Arial" w:hAnsi="Arial" w:cs="HelveticaNeue-Bold"/>
      <w:b/>
      <w:bCs/>
      <w:szCs w:val="20"/>
    </w:rPr>
  </w:style>
  <w:style w:type="paragraph" w:customStyle="1" w:styleId="ENtabletext">
    <w:name w:val="EN table text"/>
    <w:basedOn w:val="NoParagraphStyle"/>
    <w:uiPriority w:val="99"/>
    <w:rsid w:val="00146FE0"/>
    <w:pPr>
      <w:suppressAutoHyphens/>
      <w:spacing w:after="120" w:line="240" w:lineRule="atLeast"/>
    </w:pPr>
    <w:rPr>
      <w:rFonts w:ascii="Arial" w:hAnsi="Arial" w:cs="HelveticaNeue"/>
      <w:szCs w:val="20"/>
    </w:rPr>
  </w:style>
  <w:style w:type="paragraph" w:customStyle="1" w:styleId="ENFootnotetextENotherfeatures">
    <w:name w:val="EN Footnote text (EN other features)"/>
    <w:basedOn w:val="Normal"/>
    <w:uiPriority w:val="99"/>
    <w:locked/>
    <w:rsid w:val="00146FE0"/>
    <w:pPr>
      <w:keepLines/>
      <w:suppressAutoHyphens/>
      <w:spacing w:after="80" w:line="240" w:lineRule="auto"/>
      <w:ind w:left="284" w:hanging="284"/>
    </w:pPr>
    <w:rPr>
      <w:rFonts w:ascii="Arial" w:hAnsi="Arial" w:cs="HelveticaNeue"/>
      <w:sz w:val="12"/>
      <w:szCs w:val="19"/>
    </w:rPr>
  </w:style>
  <w:style w:type="paragraph" w:customStyle="1" w:styleId="ENtablenumberedtextTables">
    <w:name w:val="EN table numbered text (Tables"/>
    <w:aliases w:val="captions3,examples)3"/>
    <w:basedOn w:val="NoParagraphStyle"/>
    <w:uiPriority w:val="99"/>
    <w:locked/>
    <w:rsid w:val="00AE5693"/>
    <w:pPr>
      <w:suppressAutoHyphens/>
      <w:spacing w:after="120" w:line="240" w:lineRule="atLeast"/>
      <w:ind w:left="360" w:hanging="360"/>
    </w:pPr>
    <w:rPr>
      <w:rFonts w:ascii="Arial" w:hAnsi="Arial" w:cs="HelveticaNeue"/>
      <w:szCs w:val="20"/>
    </w:rPr>
  </w:style>
  <w:style w:type="paragraph" w:customStyle="1" w:styleId="ENtabletextsub-bulletsTables">
    <w:name w:val="EN table text sub-bullets (Tables"/>
    <w:aliases w:val="captions2,examples)2"/>
    <w:basedOn w:val="NoParagraphStyle"/>
    <w:uiPriority w:val="99"/>
    <w:locked/>
    <w:rsid w:val="00AE5693"/>
    <w:pPr>
      <w:numPr>
        <w:numId w:val="3"/>
      </w:numPr>
      <w:suppressAutoHyphens/>
      <w:spacing w:after="120" w:line="240" w:lineRule="atLeast"/>
    </w:pPr>
    <w:rPr>
      <w:rFonts w:ascii="Arial" w:hAnsi="Arial" w:cs="HelveticaNeue"/>
      <w:szCs w:val="20"/>
    </w:rPr>
  </w:style>
  <w:style w:type="paragraph" w:customStyle="1" w:styleId="ENexampleheading5Tables">
    <w:name w:val="EN example heading 5 (Tables"/>
    <w:aliases w:val="captions1,examples)1"/>
    <w:basedOn w:val="NoParagraphStyle"/>
    <w:uiPriority w:val="99"/>
    <w:locked/>
    <w:rsid w:val="00AE5693"/>
    <w:pPr>
      <w:keepNext/>
      <w:keepLines/>
      <w:suppressAutoHyphens/>
      <w:spacing w:before="180" w:after="180" w:line="300" w:lineRule="atLeast"/>
    </w:pPr>
    <w:rPr>
      <w:rFonts w:ascii="Arial" w:hAnsi="Arial" w:cs="HelveticaNeue"/>
      <w:color w:val="0076BF"/>
      <w:sz w:val="26"/>
      <w:szCs w:val="26"/>
    </w:rPr>
  </w:style>
  <w:style w:type="character" w:customStyle="1" w:styleId="ENbodyboldemphasis">
    <w:name w:val="EN body bold emphasis"/>
    <w:uiPriority w:val="99"/>
    <w:locked/>
    <w:rsid w:val="00146FE0"/>
    <w:rPr>
      <w:rFonts w:ascii="Palatino Linotype" w:hAnsi="Palatino Linotype" w:cs="PalatinoLinotype-Bold"/>
      <w:b/>
      <w:bCs/>
    </w:rPr>
  </w:style>
  <w:style w:type="character" w:customStyle="1" w:styleId="footnotenumber">
    <w:name w:val="footnote number"/>
    <w:uiPriority w:val="99"/>
    <w:locked/>
    <w:rsid w:val="00146FE0"/>
    <w:rPr>
      <w:rFonts w:ascii="Arial" w:hAnsi="Arial" w:cs="HelveticaNeue"/>
      <w:sz w:val="28"/>
      <w:szCs w:val="19"/>
      <w:vertAlign w:val="superscript"/>
    </w:rPr>
  </w:style>
  <w:style w:type="character" w:styleId="Hyperlink">
    <w:name w:val="Hyperlink"/>
    <w:uiPriority w:val="99"/>
    <w:rsid w:val="00F25939"/>
    <w:rPr>
      <w:color w:val="0070C0"/>
      <w:w w:val="100"/>
      <w:u w:val="single" w:color="0070C0"/>
    </w:rPr>
  </w:style>
  <w:style w:type="character" w:customStyle="1" w:styleId="blue">
    <w:name w:val="blue"/>
    <w:uiPriority w:val="99"/>
    <w:locked/>
    <w:rsid w:val="002F0561"/>
    <w:rPr>
      <w:color w:val="0076BF"/>
    </w:rPr>
  </w:style>
  <w:style w:type="character" w:styleId="FollowedHyperlink">
    <w:name w:val="FollowedHyperlink"/>
    <w:uiPriority w:val="99"/>
    <w:semiHidden/>
    <w:unhideWhenUsed/>
    <w:locked/>
    <w:rsid w:val="00E718E1"/>
    <w:rPr>
      <w:color w:val="800080"/>
      <w:u w:val="single"/>
    </w:rPr>
  </w:style>
  <w:style w:type="character" w:styleId="FootnoteReference">
    <w:name w:val="footnote reference"/>
    <w:basedOn w:val="DefaultParagraphFont"/>
    <w:uiPriority w:val="99"/>
    <w:unhideWhenUsed/>
    <w:qFormat/>
    <w:rsid w:val="003A3B83"/>
    <w:rPr>
      <w:vertAlign w:val="superscript"/>
    </w:rPr>
  </w:style>
  <w:style w:type="paragraph" w:styleId="Header">
    <w:name w:val="header"/>
    <w:basedOn w:val="Normal"/>
    <w:link w:val="HeaderChar"/>
    <w:uiPriority w:val="99"/>
    <w:unhideWhenUsed/>
    <w:locked/>
    <w:rsid w:val="00A1272A"/>
    <w:pPr>
      <w:tabs>
        <w:tab w:val="center" w:pos="4320"/>
        <w:tab w:val="right" w:pos="8640"/>
      </w:tabs>
    </w:pPr>
  </w:style>
  <w:style w:type="character" w:customStyle="1" w:styleId="HeaderChar">
    <w:name w:val="Header Char"/>
    <w:basedOn w:val="DefaultParagraphFont"/>
    <w:link w:val="Header"/>
    <w:uiPriority w:val="99"/>
    <w:rsid w:val="00A1272A"/>
  </w:style>
  <w:style w:type="paragraph" w:styleId="Footer">
    <w:name w:val="footer"/>
    <w:basedOn w:val="Normal"/>
    <w:link w:val="FooterChar"/>
    <w:uiPriority w:val="99"/>
    <w:unhideWhenUsed/>
    <w:locked/>
    <w:rsid w:val="00B7335E"/>
    <w:pPr>
      <w:tabs>
        <w:tab w:val="center" w:pos="4320"/>
        <w:tab w:val="right" w:pos="8640"/>
      </w:tabs>
    </w:pPr>
    <w:rPr>
      <w:sz w:val="20"/>
    </w:rPr>
  </w:style>
  <w:style w:type="character" w:customStyle="1" w:styleId="FooterChar">
    <w:name w:val="Footer Char"/>
    <w:basedOn w:val="DefaultParagraphFont"/>
    <w:link w:val="Footer"/>
    <w:uiPriority w:val="99"/>
    <w:rsid w:val="00B7335E"/>
    <w:rPr>
      <w:sz w:val="20"/>
      <w:lang w:val="en-GB"/>
    </w:rPr>
  </w:style>
  <w:style w:type="paragraph" w:customStyle="1" w:styleId="ENRunningfooterENotherfeatures">
    <w:name w:val="EN Running footer (EN other features)"/>
    <w:basedOn w:val="NoParagraphStyle"/>
    <w:uiPriority w:val="99"/>
    <w:locked/>
    <w:rsid w:val="00146FE0"/>
    <w:pPr>
      <w:tabs>
        <w:tab w:val="center" w:pos="4300"/>
      </w:tabs>
      <w:suppressAutoHyphens/>
      <w:spacing w:after="150" w:line="240" w:lineRule="atLeast"/>
    </w:pPr>
    <w:rPr>
      <w:rFonts w:ascii="Arial" w:hAnsi="Arial" w:cs="HelveticaNeue-Italic"/>
      <w:i/>
      <w:iCs/>
      <w:sz w:val="18"/>
      <w:szCs w:val="18"/>
    </w:rPr>
  </w:style>
  <w:style w:type="character" w:styleId="PageNumber">
    <w:name w:val="page number"/>
    <w:uiPriority w:val="99"/>
    <w:semiHidden/>
    <w:unhideWhenUsed/>
    <w:locked/>
    <w:rsid w:val="00A1272A"/>
  </w:style>
  <w:style w:type="character" w:styleId="PlaceholderText">
    <w:name w:val="Placeholder Text"/>
    <w:basedOn w:val="DefaultParagraphFont"/>
    <w:uiPriority w:val="99"/>
    <w:unhideWhenUsed/>
    <w:locked/>
    <w:rsid w:val="00256D46"/>
    <w:rPr>
      <w:color w:val="808080"/>
    </w:rPr>
  </w:style>
  <w:style w:type="paragraph" w:styleId="BalloonText">
    <w:name w:val="Balloon Text"/>
    <w:basedOn w:val="Normal"/>
    <w:link w:val="BalloonTextChar"/>
    <w:uiPriority w:val="99"/>
    <w:semiHidden/>
    <w:unhideWhenUsed/>
    <w:locked/>
    <w:rsid w:val="00256D46"/>
    <w:rPr>
      <w:rFonts w:ascii="Tahoma" w:hAnsi="Tahoma" w:cs="Tahoma"/>
      <w:sz w:val="16"/>
      <w:szCs w:val="16"/>
    </w:rPr>
  </w:style>
  <w:style w:type="character" w:customStyle="1" w:styleId="BalloonTextChar">
    <w:name w:val="Balloon Text Char"/>
    <w:basedOn w:val="DefaultParagraphFont"/>
    <w:link w:val="BalloonText"/>
    <w:uiPriority w:val="99"/>
    <w:semiHidden/>
    <w:rsid w:val="00256D46"/>
    <w:rPr>
      <w:rFonts w:ascii="Tahoma" w:hAnsi="Tahoma" w:cs="Tahoma"/>
      <w:sz w:val="16"/>
      <w:szCs w:val="16"/>
      <w:lang w:eastAsia="en-US"/>
    </w:rPr>
  </w:style>
  <w:style w:type="table" w:styleId="TableGrid">
    <w:name w:val="Table Grid"/>
    <w:basedOn w:val="TableNormal"/>
    <w:uiPriority w:val="59"/>
    <w:locked/>
    <w:rsid w:val="00B118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3437D"/>
    <w:rPr>
      <w:rFonts w:ascii="Arial" w:eastAsiaTheme="majorEastAsia" w:hAnsi="Arial" w:cstheme="majorBidi"/>
      <w:b/>
      <w:bCs/>
      <w:color w:val="0070C0"/>
      <w:sz w:val="36"/>
      <w:szCs w:val="28"/>
    </w:rPr>
  </w:style>
  <w:style w:type="character" w:customStyle="1" w:styleId="Heading2Char">
    <w:name w:val="Heading 2 Char"/>
    <w:basedOn w:val="DefaultParagraphFont"/>
    <w:link w:val="Heading2"/>
    <w:uiPriority w:val="9"/>
    <w:rsid w:val="001208B2"/>
    <w:rPr>
      <w:rFonts w:ascii="HelveticaNeue-Bold" w:eastAsiaTheme="majorEastAsia" w:hAnsi="HelveticaNeue-Bold" w:cstheme="majorBidi"/>
      <w:b/>
      <w:bCs/>
      <w:color w:val="0070C0"/>
      <w:sz w:val="32"/>
      <w:szCs w:val="32"/>
    </w:rPr>
  </w:style>
  <w:style w:type="character" w:customStyle="1" w:styleId="Heading3Char">
    <w:name w:val="Heading 3 Char"/>
    <w:basedOn w:val="DefaultParagraphFont"/>
    <w:link w:val="Heading3"/>
    <w:uiPriority w:val="9"/>
    <w:rsid w:val="001208B2"/>
    <w:rPr>
      <w:rFonts w:ascii="HelveticaNeue-Bold" w:eastAsiaTheme="majorEastAsia" w:hAnsi="HelveticaNeue-Bold" w:cstheme="majorBidi"/>
      <w:b/>
      <w:bCs/>
      <w:color w:val="0070C0"/>
      <w:sz w:val="28"/>
      <w:szCs w:val="32"/>
    </w:rPr>
  </w:style>
  <w:style w:type="character" w:customStyle="1" w:styleId="Heading4Char">
    <w:name w:val="Heading 4 Char"/>
    <w:basedOn w:val="DefaultParagraphFont"/>
    <w:link w:val="Heading4"/>
    <w:uiPriority w:val="9"/>
    <w:rsid w:val="005A2759"/>
    <w:rPr>
      <w:rFonts w:ascii="Palatino Linotype" w:eastAsiaTheme="majorEastAsia" w:hAnsi="Palatino Linotype" w:cstheme="majorBidi"/>
      <w:bCs/>
      <w:color w:val="0070C0"/>
      <w:sz w:val="24"/>
      <w:szCs w:val="32"/>
      <w:lang w:val="en-GB"/>
    </w:rPr>
  </w:style>
  <w:style w:type="character" w:customStyle="1" w:styleId="Heading5Char">
    <w:name w:val="Heading 5 Char"/>
    <w:basedOn w:val="DefaultParagraphFont"/>
    <w:link w:val="Heading5"/>
    <w:uiPriority w:val="9"/>
    <w:semiHidden/>
    <w:rsid w:val="00CC28D2"/>
    <w:rPr>
      <w:rFonts w:ascii="Palatino Linotype" w:eastAsiaTheme="majorEastAsia" w:hAnsi="Palatino Linotype" w:cstheme="majorBidi"/>
      <w:b/>
      <w:bCs/>
      <w:color w:val="000000" w:themeColor="text1"/>
      <w:szCs w:val="32"/>
      <w:u w:val="single"/>
    </w:rPr>
  </w:style>
  <w:style w:type="character" w:customStyle="1" w:styleId="Heading6Char">
    <w:name w:val="Heading 6 Char"/>
    <w:basedOn w:val="DefaultParagraphFont"/>
    <w:link w:val="Heading6"/>
    <w:uiPriority w:val="9"/>
    <w:semiHidden/>
    <w:rsid w:val="00266EE5"/>
    <w:rPr>
      <w:rFonts w:asciiTheme="majorHAnsi" w:eastAsiaTheme="majorEastAsia" w:hAnsiTheme="majorHAnsi" w:cstheme="majorBidi"/>
      <w:b/>
      <w:bCs/>
      <w:i/>
      <w:iCs/>
      <w:color w:val="7F7F7F" w:themeColor="text1" w:themeTint="80"/>
    </w:rPr>
  </w:style>
  <w:style w:type="character" w:customStyle="1" w:styleId="Heading7Char">
    <w:name w:val="Heading 7 Char"/>
    <w:basedOn w:val="DefaultParagraphFont"/>
    <w:link w:val="Heading7"/>
    <w:uiPriority w:val="9"/>
    <w:semiHidden/>
    <w:rsid w:val="00266EE5"/>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266EE5"/>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266EE5"/>
    <w:rPr>
      <w:rFonts w:asciiTheme="majorHAnsi" w:eastAsiaTheme="majorEastAsia" w:hAnsiTheme="majorHAnsi" w:cstheme="majorBidi"/>
      <w:i/>
      <w:iCs/>
      <w:spacing w:val="5"/>
      <w:sz w:val="20"/>
      <w:szCs w:val="20"/>
    </w:rPr>
  </w:style>
  <w:style w:type="paragraph" w:styleId="Caption">
    <w:name w:val="caption"/>
    <w:basedOn w:val="Normal"/>
    <w:next w:val="Normal"/>
    <w:uiPriority w:val="35"/>
    <w:semiHidden/>
    <w:unhideWhenUsed/>
    <w:locked/>
    <w:rsid w:val="005F0C99"/>
    <w:rPr>
      <w:caps/>
      <w:spacing w:val="10"/>
      <w:sz w:val="18"/>
      <w:szCs w:val="18"/>
    </w:rPr>
  </w:style>
  <w:style w:type="paragraph" w:styleId="Title">
    <w:name w:val="Title"/>
    <w:basedOn w:val="Normal"/>
    <w:next w:val="Normal"/>
    <w:link w:val="TitleChar"/>
    <w:uiPriority w:val="10"/>
    <w:locked/>
    <w:rsid w:val="00266EE5"/>
    <w:pPr>
      <w:pBdr>
        <w:bottom w:val="single" w:sz="4" w:space="1" w:color="auto"/>
      </w:pBdr>
      <w:spacing w:line="240" w:lineRule="auto"/>
      <w:contextualSpacing/>
    </w:pPr>
    <w:rPr>
      <w:rFonts w:asciiTheme="majorHAnsi" w:eastAsiaTheme="majorEastAsia" w:hAnsiTheme="majorHAnsi" w:cstheme="majorBidi"/>
      <w:spacing w:val="5"/>
      <w:sz w:val="52"/>
      <w:szCs w:val="52"/>
    </w:rPr>
  </w:style>
  <w:style w:type="character" w:customStyle="1" w:styleId="TitleChar">
    <w:name w:val="Title Char"/>
    <w:basedOn w:val="DefaultParagraphFont"/>
    <w:link w:val="Title"/>
    <w:uiPriority w:val="10"/>
    <w:rsid w:val="00266EE5"/>
    <w:rPr>
      <w:rFonts w:asciiTheme="majorHAnsi" w:eastAsiaTheme="majorEastAsia" w:hAnsiTheme="majorHAnsi" w:cstheme="majorBidi"/>
      <w:spacing w:val="5"/>
      <w:sz w:val="52"/>
      <w:szCs w:val="52"/>
    </w:rPr>
  </w:style>
  <w:style w:type="paragraph" w:styleId="Subtitle">
    <w:name w:val="Subtitle"/>
    <w:basedOn w:val="Normal"/>
    <w:next w:val="Normal"/>
    <w:link w:val="SubtitleChar"/>
    <w:uiPriority w:val="11"/>
    <w:locked/>
    <w:rsid w:val="00266EE5"/>
    <w:pPr>
      <w:spacing w:after="600"/>
    </w:pPr>
    <w:rPr>
      <w:rFonts w:asciiTheme="majorHAnsi" w:eastAsiaTheme="majorEastAsia" w:hAnsiTheme="majorHAnsi" w:cstheme="majorBidi"/>
      <w:i/>
      <w:iCs/>
      <w:spacing w:val="13"/>
      <w:sz w:val="24"/>
      <w:szCs w:val="24"/>
    </w:rPr>
  </w:style>
  <w:style w:type="character" w:customStyle="1" w:styleId="SubtitleChar">
    <w:name w:val="Subtitle Char"/>
    <w:basedOn w:val="DefaultParagraphFont"/>
    <w:link w:val="Subtitle"/>
    <w:uiPriority w:val="11"/>
    <w:rsid w:val="00266EE5"/>
    <w:rPr>
      <w:rFonts w:asciiTheme="majorHAnsi" w:eastAsiaTheme="majorEastAsia" w:hAnsiTheme="majorHAnsi" w:cstheme="majorBidi"/>
      <w:i/>
      <w:iCs/>
      <w:spacing w:val="13"/>
      <w:sz w:val="24"/>
      <w:szCs w:val="24"/>
    </w:rPr>
  </w:style>
  <w:style w:type="character" w:styleId="Strong">
    <w:name w:val="Strong"/>
    <w:uiPriority w:val="22"/>
    <w:locked/>
    <w:rsid w:val="00266EE5"/>
    <w:rPr>
      <w:b/>
      <w:bCs/>
    </w:rPr>
  </w:style>
  <w:style w:type="character" w:styleId="Emphasis">
    <w:name w:val="Emphasis"/>
    <w:uiPriority w:val="20"/>
    <w:locked/>
    <w:rsid w:val="00266EE5"/>
    <w:rPr>
      <w:b/>
      <w:bCs/>
      <w:i/>
      <w:iCs/>
      <w:spacing w:val="10"/>
      <w:bdr w:val="none" w:sz="0" w:space="0" w:color="auto"/>
      <w:shd w:val="clear" w:color="auto" w:fill="auto"/>
    </w:rPr>
  </w:style>
  <w:style w:type="paragraph" w:styleId="NoSpacing">
    <w:name w:val="No Spacing"/>
    <w:basedOn w:val="Normal"/>
    <w:link w:val="NoSpacingChar"/>
    <w:uiPriority w:val="1"/>
    <w:locked/>
    <w:rsid w:val="00266EE5"/>
    <w:pPr>
      <w:spacing w:after="0" w:line="240" w:lineRule="auto"/>
    </w:pPr>
  </w:style>
  <w:style w:type="character" w:customStyle="1" w:styleId="NoSpacingChar">
    <w:name w:val="No Spacing Char"/>
    <w:basedOn w:val="DefaultParagraphFont"/>
    <w:link w:val="NoSpacing"/>
    <w:uiPriority w:val="1"/>
    <w:rsid w:val="005F0C99"/>
  </w:style>
  <w:style w:type="paragraph" w:styleId="ListParagraph">
    <w:name w:val="List Paragraph"/>
    <w:basedOn w:val="Normal"/>
    <w:uiPriority w:val="34"/>
    <w:locked/>
    <w:rsid w:val="00266EE5"/>
    <w:pPr>
      <w:ind w:left="720"/>
      <w:contextualSpacing/>
    </w:pPr>
  </w:style>
  <w:style w:type="paragraph" w:styleId="Quote">
    <w:name w:val="Quote"/>
    <w:basedOn w:val="Normal"/>
    <w:next w:val="Normal"/>
    <w:link w:val="QuoteChar"/>
    <w:uiPriority w:val="29"/>
    <w:locked/>
    <w:rsid w:val="00266EE5"/>
    <w:pPr>
      <w:spacing w:before="200" w:after="0"/>
      <w:ind w:left="360" w:right="360"/>
    </w:pPr>
    <w:rPr>
      <w:i/>
      <w:iCs/>
    </w:rPr>
  </w:style>
  <w:style w:type="character" w:customStyle="1" w:styleId="QuoteChar">
    <w:name w:val="Quote Char"/>
    <w:basedOn w:val="DefaultParagraphFont"/>
    <w:link w:val="Quote"/>
    <w:uiPriority w:val="29"/>
    <w:rsid w:val="00266EE5"/>
    <w:rPr>
      <w:i/>
      <w:iCs/>
    </w:rPr>
  </w:style>
  <w:style w:type="paragraph" w:styleId="IntenseQuote">
    <w:name w:val="Intense Quote"/>
    <w:basedOn w:val="Normal"/>
    <w:next w:val="Normal"/>
    <w:link w:val="IntenseQuoteChar"/>
    <w:uiPriority w:val="30"/>
    <w:locked/>
    <w:rsid w:val="00266EE5"/>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266EE5"/>
    <w:rPr>
      <w:b/>
      <w:bCs/>
      <w:i/>
      <w:iCs/>
    </w:rPr>
  </w:style>
  <w:style w:type="character" w:styleId="SubtleEmphasis">
    <w:name w:val="Subtle Emphasis"/>
    <w:uiPriority w:val="19"/>
    <w:locked/>
    <w:rsid w:val="00266EE5"/>
    <w:rPr>
      <w:i/>
      <w:iCs/>
    </w:rPr>
  </w:style>
  <w:style w:type="character" w:styleId="IntenseEmphasis">
    <w:name w:val="Intense Emphasis"/>
    <w:uiPriority w:val="21"/>
    <w:locked/>
    <w:rsid w:val="00266EE5"/>
    <w:rPr>
      <w:b/>
      <w:bCs/>
    </w:rPr>
  </w:style>
  <w:style w:type="character" w:styleId="SubtleReference">
    <w:name w:val="Subtle Reference"/>
    <w:uiPriority w:val="31"/>
    <w:locked/>
    <w:rsid w:val="00266EE5"/>
    <w:rPr>
      <w:smallCaps/>
    </w:rPr>
  </w:style>
  <w:style w:type="character" w:styleId="IntenseReference">
    <w:name w:val="Intense Reference"/>
    <w:uiPriority w:val="32"/>
    <w:locked/>
    <w:rsid w:val="00266EE5"/>
    <w:rPr>
      <w:smallCaps/>
      <w:spacing w:val="5"/>
      <w:u w:val="single"/>
    </w:rPr>
  </w:style>
  <w:style w:type="character" w:styleId="BookTitle">
    <w:name w:val="Book Title"/>
    <w:uiPriority w:val="33"/>
    <w:locked/>
    <w:rsid w:val="00266EE5"/>
    <w:rPr>
      <w:i/>
      <w:iCs/>
      <w:smallCaps/>
      <w:spacing w:val="5"/>
    </w:rPr>
  </w:style>
  <w:style w:type="paragraph" w:styleId="TOCHeading">
    <w:name w:val="TOC Heading"/>
    <w:basedOn w:val="Heading1"/>
    <w:next w:val="Normal"/>
    <w:uiPriority w:val="39"/>
    <w:unhideWhenUsed/>
    <w:qFormat/>
    <w:locked/>
    <w:rsid w:val="00266EE5"/>
    <w:pPr>
      <w:outlineLvl w:val="9"/>
    </w:pPr>
  </w:style>
  <w:style w:type="character" w:customStyle="1" w:styleId="Style1">
    <w:name w:val="Style1"/>
    <w:basedOn w:val="DefaultParagraphFont"/>
    <w:uiPriority w:val="1"/>
    <w:locked/>
    <w:rsid w:val="005C27D3"/>
    <w:rPr>
      <w:caps/>
      <w:sz w:val="24"/>
    </w:rPr>
  </w:style>
  <w:style w:type="character" w:customStyle="1" w:styleId="CapitalisedStyle">
    <w:name w:val="Capitalised Style"/>
    <w:basedOn w:val="DefaultParagraphFont"/>
    <w:uiPriority w:val="1"/>
    <w:locked/>
    <w:rsid w:val="005C27D3"/>
    <w:rPr>
      <w:caps/>
    </w:rPr>
  </w:style>
  <w:style w:type="character" w:customStyle="1" w:styleId="CapitalisedStyle1">
    <w:name w:val="Capitalised Style 1"/>
    <w:basedOn w:val="DefaultParagraphFont"/>
    <w:uiPriority w:val="1"/>
    <w:locked/>
    <w:rsid w:val="00174D63"/>
    <w:rPr>
      <w:caps/>
    </w:rPr>
  </w:style>
  <w:style w:type="character" w:customStyle="1" w:styleId="Style2">
    <w:name w:val="Style2"/>
    <w:basedOn w:val="DefaultParagraphFont"/>
    <w:uiPriority w:val="1"/>
    <w:locked/>
    <w:rsid w:val="005C27D3"/>
  </w:style>
  <w:style w:type="paragraph" w:styleId="FootnoteText">
    <w:name w:val="footnote text"/>
    <w:aliases w:val="F: Footnote Text"/>
    <w:basedOn w:val="Normal"/>
    <w:link w:val="FootnoteTextChar"/>
    <w:uiPriority w:val="99"/>
    <w:unhideWhenUsed/>
    <w:qFormat/>
    <w:rsid w:val="003A3B83"/>
    <w:pPr>
      <w:spacing w:after="120" w:line="240" w:lineRule="auto"/>
    </w:pPr>
    <w:rPr>
      <w:sz w:val="18"/>
      <w:szCs w:val="20"/>
    </w:rPr>
  </w:style>
  <w:style w:type="character" w:customStyle="1" w:styleId="FootnoteTextChar">
    <w:name w:val="Footnote Text Char"/>
    <w:aliases w:val="F: Footnote Text Char"/>
    <w:basedOn w:val="DefaultParagraphFont"/>
    <w:link w:val="FootnoteText"/>
    <w:uiPriority w:val="99"/>
    <w:rsid w:val="003A3B83"/>
    <w:rPr>
      <w:sz w:val="18"/>
      <w:szCs w:val="20"/>
      <w:lang w:val="en-GB"/>
    </w:rPr>
  </w:style>
  <w:style w:type="paragraph" w:styleId="TOC1">
    <w:name w:val="toc 1"/>
    <w:basedOn w:val="Normal"/>
    <w:next w:val="Normal"/>
    <w:autoRedefine/>
    <w:uiPriority w:val="39"/>
    <w:unhideWhenUsed/>
    <w:rsid w:val="00146FE0"/>
    <w:pPr>
      <w:tabs>
        <w:tab w:val="right" w:pos="9061"/>
      </w:tabs>
      <w:spacing w:before="120" w:after="120"/>
      <w:jc w:val="right"/>
    </w:pPr>
    <w:rPr>
      <w:rFonts w:ascii="Palatino Linotype" w:hAnsi="Palatino Linotype"/>
      <w:b/>
      <w:bCs/>
      <w:sz w:val="28"/>
      <w:szCs w:val="20"/>
    </w:rPr>
  </w:style>
  <w:style w:type="paragraph" w:styleId="TOC2">
    <w:name w:val="toc 2"/>
    <w:basedOn w:val="Normal"/>
    <w:next w:val="Normal"/>
    <w:autoRedefine/>
    <w:uiPriority w:val="39"/>
    <w:unhideWhenUsed/>
    <w:rsid w:val="00EE306D"/>
    <w:pPr>
      <w:tabs>
        <w:tab w:val="right" w:pos="9061"/>
      </w:tabs>
      <w:spacing w:after="0"/>
    </w:pPr>
    <w:rPr>
      <w:rFonts w:ascii="Palatino Linotype" w:hAnsi="Palatino Linotype"/>
      <w:b/>
      <w:bCs/>
      <w:noProof/>
      <w:sz w:val="28"/>
      <w:szCs w:val="21"/>
    </w:rPr>
  </w:style>
  <w:style w:type="paragraph" w:styleId="TOC3">
    <w:name w:val="toc 3"/>
    <w:basedOn w:val="Normal"/>
    <w:next w:val="Normal"/>
    <w:autoRedefine/>
    <w:uiPriority w:val="39"/>
    <w:unhideWhenUsed/>
    <w:rsid w:val="00146FE0"/>
    <w:pPr>
      <w:spacing w:after="0"/>
    </w:pPr>
    <w:rPr>
      <w:rFonts w:ascii="Palatino Linotype" w:hAnsi="Palatino Linotype"/>
      <w:iCs/>
      <w:sz w:val="20"/>
      <w:szCs w:val="20"/>
    </w:rPr>
  </w:style>
  <w:style w:type="paragraph" w:styleId="TOC4">
    <w:name w:val="toc 4"/>
    <w:basedOn w:val="Normal"/>
    <w:next w:val="Normal"/>
    <w:autoRedefine/>
    <w:uiPriority w:val="39"/>
    <w:unhideWhenUsed/>
    <w:rsid w:val="00086349"/>
    <w:pPr>
      <w:spacing w:after="0"/>
      <w:ind w:left="660"/>
    </w:pPr>
    <w:rPr>
      <w:sz w:val="18"/>
      <w:szCs w:val="18"/>
    </w:rPr>
  </w:style>
  <w:style w:type="paragraph" w:styleId="TOC5">
    <w:name w:val="toc 5"/>
    <w:basedOn w:val="Normal"/>
    <w:next w:val="Normal"/>
    <w:autoRedefine/>
    <w:uiPriority w:val="39"/>
    <w:unhideWhenUsed/>
    <w:rsid w:val="00086349"/>
    <w:pPr>
      <w:spacing w:after="0"/>
      <w:ind w:left="880"/>
    </w:pPr>
    <w:rPr>
      <w:sz w:val="18"/>
      <w:szCs w:val="18"/>
    </w:rPr>
  </w:style>
  <w:style w:type="paragraph" w:styleId="TOC6">
    <w:name w:val="toc 6"/>
    <w:basedOn w:val="Normal"/>
    <w:next w:val="Normal"/>
    <w:autoRedefine/>
    <w:uiPriority w:val="39"/>
    <w:unhideWhenUsed/>
    <w:locked/>
    <w:rsid w:val="00086349"/>
    <w:pPr>
      <w:spacing w:after="0"/>
      <w:ind w:left="1100"/>
    </w:pPr>
    <w:rPr>
      <w:sz w:val="18"/>
      <w:szCs w:val="18"/>
    </w:rPr>
  </w:style>
  <w:style w:type="paragraph" w:styleId="TOC7">
    <w:name w:val="toc 7"/>
    <w:basedOn w:val="Normal"/>
    <w:next w:val="Normal"/>
    <w:autoRedefine/>
    <w:uiPriority w:val="39"/>
    <w:unhideWhenUsed/>
    <w:locked/>
    <w:rsid w:val="00086349"/>
    <w:pPr>
      <w:spacing w:after="0"/>
      <w:ind w:left="1320"/>
    </w:pPr>
    <w:rPr>
      <w:sz w:val="18"/>
      <w:szCs w:val="18"/>
    </w:rPr>
  </w:style>
  <w:style w:type="paragraph" w:styleId="TOC8">
    <w:name w:val="toc 8"/>
    <w:basedOn w:val="Normal"/>
    <w:next w:val="Normal"/>
    <w:autoRedefine/>
    <w:uiPriority w:val="39"/>
    <w:unhideWhenUsed/>
    <w:locked/>
    <w:rsid w:val="00086349"/>
    <w:pPr>
      <w:spacing w:after="0"/>
      <w:ind w:left="1540"/>
    </w:pPr>
    <w:rPr>
      <w:sz w:val="18"/>
      <w:szCs w:val="18"/>
    </w:rPr>
  </w:style>
  <w:style w:type="paragraph" w:styleId="TOC9">
    <w:name w:val="toc 9"/>
    <w:basedOn w:val="Normal"/>
    <w:next w:val="Normal"/>
    <w:autoRedefine/>
    <w:uiPriority w:val="39"/>
    <w:unhideWhenUsed/>
    <w:locked/>
    <w:rsid w:val="00086349"/>
    <w:pPr>
      <w:spacing w:after="0"/>
      <w:ind w:left="1760"/>
    </w:pPr>
    <w:rPr>
      <w:sz w:val="18"/>
      <w:szCs w:val="18"/>
    </w:rPr>
  </w:style>
  <w:style w:type="paragraph" w:customStyle="1" w:styleId="ENHeading1Unindexed">
    <w:name w:val="EN Heading (1) : Unindexed"/>
    <w:basedOn w:val="ENHeading1Category"/>
    <w:link w:val="WhatthesenotesdoChar"/>
    <w:locked/>
    <w:rsid w:val="0013437D"/>
    <w:rPr>
      <w:sz w:val="32"/>
    </w:rPr>
  </w:style>
  <w:style w:type="paragraph" w:customStyle="1" w:styleId="TOCHeading1">
    <w:name w:val="TOC Heading1"/>
    <w:basedOn w:val="ENHeading1Category"/>
    <w:link w:val="ToCHeadingChar"/>
    <w:rsid w:val="001172FE"/>
  </w:style>
  <w:style w:type="character" w:customStyle="1" w:styleId="NoParagraphStyleChar">
    <w:name w:val="[No Paragraph Style] Char"/>
    <w:basedOn w:val="DefaultParagraphFont"/>
    <w:link w:val="NoParagraphStyle"/>
    <w:rsid w:val="0067758B"/>
    <w:rPr>
      <w:rFonts w:ascii="RdgSwift-Regular" w:hAnsi="RdgSwift-Regular" w:cs="RdgSwift-Regular"/>
      <w:color w:val="000000"/>
      <w:sz w:val="20"/>
      <w:szCs w:val="24"/>
    </w:rPr>
  </w:style>
  <w:style w:type="character" w:customStyle="1" w:styleId="ENHeading1CategoryChar">
    <w:name w:val="EN Heading (1) : Category Char"/>
    <w:basedOn w:val="NoParagraphStyleChar"/>
    <w:link w:val="ENHeading1Category"/>
    <w:uiPriority w:val="99"/>
    <w:rsid w:val="0013437D"/>
    <w:rPr>
      <w:rFonts w:ascii="Arial" w:hAnsi="Arial" w:cs="HelveticaNeue-Bold"/>
      <w:b/>
      <w:bCs/>
      <w:color w:val="0076BF"/>
      <w:sz w:val="36"/>
      <w:szCs w:val="36"/>
    </w:rPr>
  </w:style>
  <w:style w:type="character" w:customStyle="1" w:styleId="WhatthesenotesdoChar">
    <w:name w:val="Whatthesenotesdo Char"/>
    <w:basedOn w:val="ENHeading1CategoryChar"/>
    <w:link w:val="ENHeading1Unindexed"/>
    <w:rsid w:val="0013437D"/>
    <w:rPr>
      <w:rFonts w:ascii="Arial" w:hAnsi="Arial" w:cs="HelveticaNeue-Bold"/>
      <w:b/>
      <w:bCs/>
      <w:color w:val="0076BF"/>
      <w:sz w:val="32"/>
      <w:szCs w:val="36"/>
    </w:rPr>
  </w:style>
  <w:style w:type="paragraph" w:customStyle="1" w:styleId="TTableText">
    <w:name w:val="T: Table Text"/>
    <w:basedOn w:val="ENtabletext"/>
    <w:qFormat/>
    <w:rsid w:val="005A2759"/>
    <w:rPr>
      <w:sz w:val="16"/>
    </w:rPr>
  </w:style>
  <w:style w:type="character" w:customStyle="1" w:styleId="ToCHeadingChar">
    <w:name w:val="ToC Heading Char"/>
    <w:basedOn w:val="ENHeading1CategoryChar"/>
    <w:link w:val="TOCHeading1"/>
    <w:rsid w:val="001172FE"/>
    <w:rPr>
      <w:rFonts w:ascii="HelveticaNeue-Bold" w:hAnsi="HelveticaNeue-Bold" w:cs="HelveticaNeue-Bold"/>
      <w:b/>
      <w:bCs/>
      <w:color w:val="0076BF"/>
      <w:sz w:val="36"/>
      <w:szCs w:val="36"/>
    </w:rPr>
  </w:style>
  <w:style w:type="character" w:customStyle="1" w:styleId="Style3">
    <w:name w:val="Style3"/>
    <w:basedOn w:val="DefaultParagraphFont"/>
    <w:uiPriority w:val="1"/>
    <w:locked/>
    <w:rsid w:val="00604148"/>
    <w:rPr>
      <w:color w:val="808080" w:themeColor="background1" w:themeShade="80"/>
    </w:rPr>
  </w:style>
  <w:style w:type="character" w:customStyle="1" w:styleId="FooterText">
    <w:name w:val="Footer Text"/>
    <w:basedOn w:val="DefaultParagraphFont"/>
    <w:uiPriority w:val="1"/>
    <w:qFormat/>
    <w:locked/>
    <w:rsid w:val="00B7335E"/>
    <w:rPr>
      <w:rFonts w:asciiTheme="minorHAnsi" w:hAnsiTheme="minorHAnsi"/>
      <w:i/>
      <w:color w:val="auto"/>
      <w:sz w:val="20"/>
    </w:rPr>
  </w:style>
  <w:style w:type="paragraph" w:customStyle="1" w:styleId="MinisterialSignoff">
    <w:name w:val="Ministerial Sign off"/>
    <w:basedOn w:val="MinisterialSign-offName"/>
    <w:link w:val="MinisterialSignoffChar"/>
    <w:locked/>
    <w:rsid w:val="00AA1AE3"/>
  </w:style>
  <w:style w:type="character" w:customStyle="1" w:styleId="MinisterialSign-offNameChar">
    <w:name w:val="Ministerial Sign-off Name Char"/>
    <w:basedOn w:val="NoParagraphStyleChar"/>
    <w:link w:val="MinisterialSign-offName"/>
    <w:uiPriority w:val="99"/>
    <w:rsid w:val="00146FE0"/>
    <w:rPr>
      <w:rFonts w:ascii="Palatino Linotype" w:hAnsi="Palatino Linotype" w:cs="PalatinoLinotype-Bold"/>
      <w:b/>
      <w:bCs/>
      <w:color w:val="000000"/>
      <w:sz w:val="20"/>
      <w:szCs w:val="24"/>
    </w:rPr>
  </w:style>
  <w:style w:type="character" w:customStyle="1" w:styleId="MinisterialSignoffChar">
    <w:name w:val="Ministerial Sign off Char"/>
    <w:basedOn w:val="MinisterialSign-offNameChar"/>
    <w:link w:val="MinisterialSignoff"/>
    <w:rsid w:val="00AA1AE3"/>
    <w:rPr>
      <w:rFonts w:ascii="PalatinoLinotype-Bold" w:hAnsi="PalatinoLinotype-Bold" w:cs="PalatinoLinotype-Bold"/>
      <w:b/>
      <w:bCs/>
      <w:color w:val="000000"/>
      <w:sz w:val="20"/>
      <w:szCs w:val="24"/>
    </w:rPr>
  </w:style>
  <w:style w:type="paragraph" w:customStyle="1" w:styleId="ParaNumbered">
    <w:name w:val="Para: Numbered"/>
    <w:basedOn w:val="ParaMainText"/>
    <w:link w:val="ParaNumberedChar"/>
    <w:qFormat/>
    <w:rsid w:val="0067758B"/>
    <w:pPr>
      <w:numPr>
        <w:numId w:val="40"/>
      </w:numPr>
      <w:spacing w:line="200" w:lineRule="atLeast"/>
    </w:pPr>
  </w:style>
  <w:style w:type="paragraph" w:customStyle="1" w:styleId="MinisterialStatementText">
    <w:name w:val="Ministerial Statement Text"/>
    <w:basedOn w:val="ENBodyText"/>
    <w:link w:val="MinisterialStatementTextChar"/>
    <w:locked/>
    <w:rsid w:val="00933688"/>
  </w:style>
  <w:style w:type="character" w:customStyle="1" w:styleId="ENBodyTextNumberedChar">
    <w:name w:val="EN Body Text + Numbered Char"/>
    <w:basedOn w:val="NoParagraphStyleChar"/>
    <w:link w:val="ENBodyTextNumbered"/>
    <w:uiPriority w:val="99"/>
    <w:rsid w:val="00AE5693"/>
    <w:rPr>
      <w:rFonts w:ascii="Palatino Linotype" w:hAnsi="Palatino Linotype" w:cs="PalatinoLinotype-Roman"/>
      <w:color w:val="000000"/>
      <w:sz w:val="20"/>
      <w:szCs w:val="24"/>
    </w:rPr>
  </w:style>
  <w:style w:type="character" w:customStyle="1" w:styleId="ParaNumberedChar">
    <w:name w:val="Para: Numbered Char"/>
    <w:basedOn w:val="ENBodyTextNumberedChar"/>
    <w:link w:val="ParaNumbered"/>
    <w:rsid w:val="009A4422"/>
    <w:rPr>
      <w:rFonts w:ascii="PalatinoLinotype-Roman" w:hAnsi="PalatinoLinotype-Roman" w:cs="PalatinoLinotype-Roman"/>
      <w:color w:val="000000"/>
      <w:sz w:val="20"/>
      <w:szCs w:val="24"/>
    </w:rPr>
  </w:style>
  <w:style w:type="paragraph" w:customStyle="1" w:styleId="ParaMainText">
    <w:name w:val="Para: Main Text"/>
    <w:basedOn w:val="ENBodyText"/>
    <w:link w:val="ParaMainTextChar"/>
    <w:qFormat/>
    <w:rsid w:val="0059596A"/>
  </w:style>
  <w:style w:type="character" w:customStyle="1" w:styleId="ENBodyTextChar">
    <w:name w:val="EN Body Text Char"/>
    <w:basedOn w:val="NoParagraphStyleChar"/>
    <w:link w:val="ENBodyText"/>
    <w:uiPriority w:val="99"/>
    <w:rsid w:val="00AE5693"/>
    <w:rPr>
      <w:rFonts w:ascii="Palatino Linotype" w:hAnsi="Palatino Linotype" w:cs="PalatinoLinotype-Roman"/>
      <w:color w:val="000000"/>
      <w:sz w:val="20"/>
      <w:szCs w:val="24"/>
    </w:rPr>
  </w:style>
  <w:style w:type="character" w:customStyle="1" w:styleId="MinisterialStatementTextChar">
    <w:name w:val="Ministerial Statement Text Char"/>
    <w:basedOn w:val="ENBodyTextChar"/>
    <w:link w:val="MinisterialStatementText"/>
    <w:rsid w:val="00933688"/>
    <w:rPr>
      <w:rFonts w:ascii="PalatinoLinotype-Roman" w:hAnsi="PalatinoLinotype-Roman" w:cs="PalatinoLinotype-Roman"/>
      <w:color w:val="000000"/>
      <w:sz w:val="20"/>
      <w:szCs w:val="24"/>
    </w:rPr>
  </w:style>
  <w:style w:type="paragraph" w:customStyle="1" w:styleId="ENIntroText">
    <w:name w:val="EN Intro Text"/>
    <w:basedOn w:val="ENBodyText"/>
    <w:link w:val="ENIntroTextChar"/>
    <w:locked/>
    <w:rsid w:val="0067758B"/>
  </w:style>
  <w:style w:type="character" w:customStyle="1" w:styleId="ParaMainTextChar">
    <w:name w:val="Para: Main Text Char"/>
    <w:basedOn w:val="ENBodyTextChar"/>
    <w:link w:val="ParaMainText"/>
    <w:rsid w:val="0059596A"/>
    <w:rPr>
      <w:rFonts w:ascii="Palatino Linotype" w:hAnsi="Palatino Linotype" w:cs="PalatinoLinotype-Roman"/>
      <w:color w:val="000000"/>
      <w:sz w:val="20"/>
      <w:szCs w:val="24"/>
    </w:rPr>
  </w:style>
  <w:style w:type="paragraph" w:customStyle="1" w:styleId="ParaBulleted">
    <w:name w:val="Para: Bulleted"/>
    <w:basedOn w:val="ParaMainText"/>
    <w:link w:val="ParaBulletedChar"/>
    <w:qFormat/>
    <w:rsid w:val="009A4422"/>
    <w:pPr>
      <w:numPr>
        <w:numId w:val="11"/>
      </w:numPr>
    </w:pPr>
  </w:style>
  <w:style w:type="character" w:customStyle="1" w:styleId="ENIntroTextChar">
    <w:name w:val="EN Intro Text Char"/>
    <w:basedOn w:val="ENBodyTextChar"/>
    <w:link w:val="ENIntroText"/>
    <w:rsid w:val="0067758B"/>
    <w:rPr>
      <w:rFonts w:ascii="PalatinoLinotype-Roman" w:hAnsi="PalatinoLinotype-Roman" w:cs="PalatinoLinotype-Roman"/>
      <w:color w:val="000000"/>
      <w:sz w:val="20"/>
      <w:szCs w:val="24"/>
    </w:rPr>
  </w:style>
  <w:style w:type="paragraph" w:customStyle="1" w:styleId="ENIntroTextBulleted">
    <w:name w:val="EN Intro Text (Bulleted)"/>
    <w:basedOn w:val="ENBodyTextBullets"/>
    <w:link w:val="ENIntroTextBulletedChar"/>
    <w:locked/>
    <w:rsid w:val="0067758B"/>
    <w:pPr>
      <w:numPr>
        <w:numId w:val="4"/>
      </w:numPr>
    </w:pPr>
  </w:style>
  <w:style w:type="character" w:customStyle="1" w:styleId="ENBodyTextBulletsChar">
    <w:name w:val="EN Body Text + Bullets Char"/>
    <w:basedOn w:val="NoParagraphStyleChar"/>
    <w:link w:val="ENBodyTextBullets"/>
    <w:uiPriority w:val="99"/>
    <w:rsid w:val="00AE5693"/>
    <w:rPr>
      <w:rFonts w:ascii="Palatino Linotype" w:hAnsi="Palatino Linotype" w:cs="PalatinoLinotype-Roman"/>
      <w:color w:val="000000"/>
      <w:sz w:val="20"/>
      <w:szCs w:val="24"/>
    </w:rPr>
  </w:style>
  <w:style w:type="character" w:customStyle="1" w:styleId="ParaBulletedChar">
    <w:name w:val="Para: Bulleted Char"/>
    <w:basedOn w:val="ENBodyTextBulletsChar"/>
    <w:link w:val="ParaBulleted"/>
    <w:rsid w:val="009A4422"/>
    <w:rPr>
      <w:rFonts w:ascii="PalatinoLinotype-Roman" w:hAnsi="PalatinoLinotype-Roman" w:cs="PalatinoLinotype-Roman"/>
      <w:color w:val="000000"/>
      <w:sz w:val="20"/>
      <w:szCs w:val="24"/>
    </w:rPr>
  </w:style>
  <w:style w:type="character" w:customStyle="1" w:styleId="TTableHeadings">
    <w:name w:val="T: Table Headings"/>
    <w:basedOn w:val="ENbodyboldemphasis"/>
    <w:qFormat/>
    <w:rsid w:val="005A2759"/>
    <w:rPr>
      <w:rFonts w:ascii="Arial" w:hAnsi="Arial" w:cs="PalatinoLinotype-Bold"/>
      <w:b/>
      <w:bCs/>
      <w:color w:val="000000"/>
      <w:sz w:val="16"/>
    </w:rPr>
  </w:style>
  <w:style w:type="character" w:customStyle="1" w:styleId="ENIntroTextBulletedChar">
    <w:name w:val="EN Intro Text (Bulleted) Char"/>
    <w:basedOn w:val="ENBodyTextBulletsChar"/>
    <w:link w:val="ENIntroTextBulleted"/>
    <w:rsid w:val="0067758B"/>
    <w:rPr>
      <w:rFonts w:ascii="PalatinoLinotype-Roman" w:hAnsi="PalatinoLinotype-Roman" w:cs="PalatinoLinotype-Roman"/>
      <w:color w:val="000000"/>
      <w:sz w:val="20"/>
      <w:szCs w:val="24"/>
    </w:rPr>
  </w:style>
  <w:style w:type="paragraph" w:customStyle="1" w:styleId="HSubheading4">
    <w:name w:val="H: Subheading 4"/>
    <w:basedOn w:val="Heading4"/>
    <w:next w:val="ParaNumbered"/>
    <w:link w:val="HSubheading4Char"/>
    <w:qFormat/>
    <w:rsid w:val="0059596A"/>
    <w:rPr>
      <w:szCs w:val="24"/>
    </w:rPr>
  </w:style>
  <w:style w:type="paragraph" w:customStyle="1" w:styleId="ScheduleHeading">
    <w:name w:val="Schedule Heading"/>
    <w:basedOn w:val="Heading3"/>
    <w:link w:val="ScheduleHeadingChar"/>
    <w:locked/>
    <w:rsid w:val="00885CE8"/>
    <w:pPr>
      <w:numPr>
        <w:numId w:val="6"/>
      </w:numPr>
      <w:ind w:left="1701" w:hanging="1701"/>
    </w:pPr>
  </w:style>
  <w:style w:type="character" w:customStyle="1" w:styleId="HSubheading4Char">
    <w:name w:val="H: Subheading 4 Char"/>
    <w:basedOn w:val="Heading3Char"/>
    <w:link w:val="HSubheading4"/>
    <w:rsid w:val="0059596A"/>
    <w:rPr>
      <w:rFonts w:ascii="Palatino Linotype" w:eastAsiaTheme="majorEastAsia" w:hAnsi="Palatino Linotype" w:cstheme="majorBidi"/>
      <w:b w:val="0"/>
      <w:bCs/>
      <w:color w:val="0070C0"/>
      <w:sz w:val="24"/>
      <w:szCs w:val="24"/>
      <w:lang w:val="en-GB"/>
    </w:rPr>
  </w:style>
  <w:style w:type="paragraph" w:customStyle="1" w:styleId="HSubheading3">
    <w:name w:val="H: Subheading 3"/>
    <w:basedOn w:val="Heading3"/>
    <w:next w:val="ParaNumbered"/>
    <w:link w:val="HSubheading3Char"/>
    <w:qFormat/>
    <w:rsid w:val="001208B2"/>
    <w:pPr>
      <w:ind w:firstLine="0"/>
    </w:pPr>
    <w:rPr>
      <w:szCs w:val="28"/>
    </w:rPr>
  </w:style>
  <w:style w:type="character" w:customStyle="1" w:styleId="ScheduleHeadingChar">
    <w:name w:val="Schedule Heading Char"/>
    <w:basedOn w:val="Heading2Char"/>
    <w:link w:val="ScheduleHeading"/>
    <w:rsid w:val="00912ABF"/>
    <w:rPr>
      <w:rFonts w:ascii="HelveticaNeue-Bold" w:eastAsiaTheme="majorEastAsia" w:hAnsi="HelveticaNeue-Bold" w:cstheme="majorBidi"/>
      <w:b/>
      <w:bCs/>
      <w:color w:val="0070C0"/>
      <w:sz w:val="28"/>
      <w:szCs w:val="32"/>
    </w:rPr>
  </w:style>
  <w:style w:type="paragraph" w:customStyle="1" w:styleId="deletedsectionheading">
    <w:name w:val="deleted section heading"/>
    <w:basedOn w:val="HSubheading4"/>
    <w:link w:val="deletedsectionheadingChar"/>
    <w:locked/>
    <w:rsid w:val="00146FE0"/>
    <w:rPr>
      <w:b/>
    </w:rPr>
  </w:style>
  <w:style w:type="character" w:customStyle="1" w:styleId="HSubheading3Char">
    <w:name w:val="H: Subheading 3 Char"/>
    <w:basedOn w:val="Heading2Char"/>
    <w:link w:val="HSubheading3"/>
    <w:rsid w:val="001208B2"/>
    <w:rPr>
      <w:rFonts w:ascii="HelveticaNeue-Bold" w:eastAsiaTheme="majorEastAsia" w:hAnsi="HelveticaNeue-Bold" w:cstheme="majorBidi"/>
      <w:b/>
      <w:bCs/>
      <w:color w:val="0070C0"/>
      <w:sz w:val="28"/>
      <w:szCs w:val="28"/>
    </w:rPr>
  </w:style>
  <w:style w:type="character" w:customStyle="1" w:styleId="deletedsectionheadingChar">
    <w:name w:val="deleted section heading Char"/>
    <w:basedOn w:val="HSubheading4Char"/>
    <w:link w:val="deletedsectionheading"/>
    <w:rsid w:val="00146FE0"/>
    <w:rPr>
      <w:rFonts w:ascii="Palatino Linotype" w:eastAsiaTheme="majorEastAsia" w:hAnsi="Palatino Linotype" w:cstheme="majorBidi"/>
      <w:b/>
      <w:bCs/>
      <w:color w:val="0070C0"/>
      <w:sz w:val="24"/>
      <w:szCs w:val="24"/>
      <w:lang w:val="en-GB"/>
    </w:rPr>
  </w:style>
  <w:style w:type="paragraph" w:customStyle="1" w:styleId="HSubheading2">
    <w:name w:val="H: Subheading 2"/>
    <w:basedOn w:val="Heading2"/>
    <w:next w:val="ParaNumbered"/>
    <w:link w:val="HSubheading2Char"/>
    <w:qFormat/>
    <w:rsid w:val="001208B2"/>
  </w:style>
  <w:style w:type="paragraph" w:customStyle="1" w:styleId="SectionHeading">
    <w:name w:val="Section Heading"/>
    <w:basedOn w:val="Heading4"/>
    <w:link w:val="SectionHeadingChar"/>
    <w:locked/>
    <w:rsid w:val="00A05C6D"/>
    <w:pPr>
      <w:numPr>
        <w:numId w:val="10"/>
      </w:numPr>
      <w:ind w:left="1134" w:hanging="1134"/>
    </w:pPr>
  </w:style>
  <w:style w:type="character" w:customStyle="1" w:styleId="HSubheading2Char">
    <w:name w:val="H: Subheading 2 Char"/>
    <w:basedOn w:val="HSubheading3Char"/>
    <w:link w:val="HSubheading2"/>
    <w:rsid w:val="001208B2"/>
    <w:rPr>
      <w:rFonts w:ascii="HelveticaNeue-Bold" w:eastAsiaTheme="majorEastAsia" w:hAnsi="HelveticaNeue-Bold" w:cstheme="majorBidi"/>
      <w:b/>
      <w:bCs/>
      <w:color w:val="0070C0"/>
      <w:sz w:val="32"/>
      <w:szCs w:val="32"/>
    </w:rPr>
  </w:style>
  <w:style w:type="character" w:customStyle="1" w:styleId="SectionHeadingChar">
    <w:name w:val="Section Heading Char"/>
    <w:basedOn w:val="HSubheading4Char"/>
    <w:link w:val="SectionHeading"/>
    <w:rsid w:val="00912ABF"/>
    <w:rPr>
      <w:rFonts w:ascii="PalatinoLinotype-Roman" w:eastAsiaTheme="majorEastAsia" w:hAnsi="PalatinoLinotype-Roman" w:cstheme="majorBidi"/>
      <w:b w:val="0"/>
      <w:bCs/>
      <w:color w:val="0070C0"/>
      <w:sz w:val="24"/>
      <w:szCs w:val="32"/>
      <w:lang w:val="en-GB"/>
    </w:rPr>
  </w:style>
  <w:style w:type="paragraph" w:customStyle="1" w:styleId="StyleENBilltitleLatinPalatinoLinotype12ptNotBo">
    <w:name w:val="Style EN Bill title + (Latin) Palatino Linotype 12 pt Not Bo..."/>
    <w:basedOn w:val="ENBilltitle"/>
    <w:rsid w:val="00AE5693"/>
    <w:rPr>
      <w:rFonts w:ascii="Palatino Linotype" w:hAnsi="Palatino Linotype"/>
      <w:b w:val="0"/>
      <w:bCs w:val="0"/>
      <w:caps w:val="0"/>
      <w:spacing w:val="0"/>
      <w:sz w:val="20"/>
    </w:rPr>
  </w:style>
  <w:style w:type="paragraph" w:customStyle="1" w:styleId="StyleENBilltitleText1">
    <w:name w:val="Style EN Bill title + Text 1"/>
    <w:basedOn w:val="ENBilltitle"/>
    <w:rsid w:val="0013437D"/>
    <w:rPr>
      <w:color w:val="000000" w:themeColor="text1"/>
    </w:rPr>
  </w:style>
  <w:style w:type="paragraph" w:customStyle="1" w:styleId="StyleENIntroTextBulletedText1">
    <w:name w:val="Style EN Intro Text (Bulleted) + Text 1"/>
    <w:basedOn w:val="ENIntroTextBulleted"/>
    <w:rsid w:val="0067758B"/>
    <w:rPr>
      <w:color w:val="000000" w:themeColor="text1"/>
    </w:rPr>
  </w:style>
  <w:style w:type="paragraph" w:customStyle="1" w:styleId="StyleENIntroText16pt">
    <w:name w:val="Style EN Intro Text + 16 pt"/>
    <w:basedOn w:val="ENIntroText"/>
    <w:rsid w:val="0067758B"/>
  </w:style>
  <w:style w:type="paragraph" w:customStyle="1" w:styleId="StyleENIntroTextLatinPalatinoLinotypeAuto">
    <w:name w:val="Style EN Intro Text + (Latin) Palatino Linotype Auto"/>
    <w:basedOn w:val="ENIntroText"/>
    <w:rsid w:val="0067758B"/>
    <w:rPr>
      <w:color w:val="auto"/>
    </w:rPr>
  </w:style>
  <w:style w:type="paragraph" w:customStyle="1" w:styleId="StyleMainTextBoldAllcapsExpandedby01pt">
    <w:name w:val="Style Main Text + Bold All caps Expanded by  0.1 pt"/>
    <w:basedOn w:val="ParaMainText"/>
    <w:rsid w:val="0067758B"/>
    <w:rPr>
      <w:b/>
      <w:bCs/>
      <w:caps/>
      <w:spacing w:val="2"/>
    </w:rPr>
  </w:style>
  <w:style w:type="character" w:customStyle="1" w:styleId="StylePlaceholderTextLatinHelveticaNeue-Bold22ptBoldT">
    <w:name w:val="Style Placeholder Text + (Latin) HelveticaNeue-Bold 22 pt Bold T..."/>
    <w:basedOn w:val="PlaceholderText"/>
    <w:rsid w:val="00146FE0"/>
    <w:rPr>
      <w:rFonts w:ascii="Arial" w:hAnsi="Arial"/>
      <w:b/>
      <w:bCs/>
      <w:caps/>
      <w:color w:val="000000" w:themeColor="text1"/>
      <w:spacing w:val="2"/>
      <w:sz w:val="44"/>
    </w:rPr>
  </w:style>
  <w:style w:type="character" w:customStyle="1" w:styleId="StylePlaceholderTextLatinPalatinoLinotype10ptAuto">
    <w:name w:val="Style Placeholder Text + (Latin) Palatino Linotype 10 pt Auto"/>
    <w:basedOn w:val="PlaceholderText"/>
    <w:rsid w:val="0067758B"/>
    <w:rPr>
      <w:rFonts w:ascii="Palatino Linotype" w:hAnsi="Palatino Linotype"/>
      <w:color w:val="auto"/>
      <w:sz w:val="20"/>
    </w:rPr>
  </w:style>
  <w:style w:type="paragraph" w:customStyle="1" w:styleId="StyleTOC112pt">
    <w:name w:val="Style TOC 1 + 12 pt"/>
    <w:basedOn w:val="TOC1"/>
    <w:rsid w:val="0067758B"/>
    <w:rPr>
      <w:bCs w:val="0"/>
      <w:sz w:val="20"/>
    </w:rPr>
  </w:style>
  <w:style w:type="paragraph" w:customStyle="1" w:styleId="StyleTOC1Bold">
    <w:name w:val="Style TOC 1 + Bold"/>
    <w:basedOn w:val="TOC1"/>
    <w:rsid w:val="0067758B"/>
    <w:rPr>
      <w:b w:val="0"/>
      <w:sz w:val="24"/>
    </w:rPr>
  </w:style>
  <w:style w:type="paragraph" w:customStyle="1" w:styleId="StyleTOC1BoldRight">
    <w:name w:val="Style TOC 1 + Bold Right"/>
    <w:basedOn w:val="TOC1"/>
    <w:rsid w:val="0067758B"/>
    <w:rPr>
      <w:rFonts w:eastAsia="Times New Roman" w:cs="Times New Roman"/>
      <w:b w:val="0"/>
      <w:sz w:val="24"/>
    </w:rPr>
  </w:style>
  <w:style w:type="character" w:customStyle="1" w:styleId="CDefault">
    <w:name w:val="C: Default"/>
    <w:basedOn w:val="DefaultParagraphFont"/>
    <w:uiPriority w:val="1"/>
    <w:qFormat/>
    <w:rsid w:val="0044491F"/>
  </w:style>
  <w:style w:type="character" w:customStyle="1" w:styleId="CBold">
    <w:name w:val="C: Bold"/>
    <w:basedOn w:val="CDefault"/>
    <w:uiPriority w:val="1"/>
    <w:qFormat/>
    <w:rsid w:val="0044491F"/>
    <w:rPr>
      <w:b/>
    </w:rPr>
  </w:style>
  <w:style w:type="character" w:customStyle="1" w:styleId="CItalic">
    <w:name w:val="C: Italic"/>
    <w:basedOn w:val="CDefault"/>
    <w:uiPriority w:val="1"/>
    <w:qFormat/>
    <w:rsid w:val="0044491F"/>
    <w:rPr>
      <w:b w:val="0"/>
      <w:i/>
    </w:rPr>
  </w:style>
  <w:style w:type="character" w:customStyle="1" w:styleId="CUnderlined">
    <w:name w:val="C: Underlined"/>
    <w:basedOn w:val="CDefault"/>
    <w:uiPriority w:val="1"/>
    <w:qFormat/>
    <w:rsid w:val="0044491F"/>
    <w:rPr>
      <w:u w:val="single"/>
    </w:rPr>
  </w:style>
  <w:style w:type="character" w:customStyle="1" w:styleId="CBoldItalic">
    <w:name w:val="C: BoldItalic"/>
    <w:basedOn w:val="CDefault"/>
    <w:uiPriority w:val="1"/>
    <w:qFormat/>
    <w:rsid w:val="0044491F"/>
    <w:rPr>
      <w:b/>
      <w:i/>
    </w:rPr>
  </w:style>
  <w:style w:type="character" w:customStyle="1" w:styleId="CBoldUnderlined">
    <w:name w:val="C: BoldUnderlined"/>
    <w:basedOn w:val="CDefault"/>
    <w:uiPriority w:val="1"/>
    <w:qFormat/>
    <w:rsid w:val="0044491F"/>
    <w:rPr>
      <w:b/>
      <w:u w:val="single"/>
    </w:rPr>
  </w:style>
  <w:style w:type="character" w:customStyle="1" w:styleId="CItalicUnderlined">
    <w:name w:val="C: ItalicUnderlined"/>
    <w:basedOn w:val="CDefault"/>
    <w:uiPriority w:val="1"/>
    <w:qFormat/>
    <w:rsid w:val="0044491F"/>
    <w:rPr>
      <w:b w:val="0"/>
      <w:i/>
      <w:u w:val="single"/>
    </w:rPr>
  </w:style>
  <w:style w:type="table" w:customStyle="1" w:styleId="ENGeneralTable">
    <w:name w:val="EN General Table"/>
    <w:basedOn w:val="TableNormal"/>
    <w:uiPriority w:val="99"/>
    <w:qFormat/>
    <w:rsid w:val="0027009A"/>
    <w:pPr>
      <w:spacing w:after="0" w:line="240" w:lineRule="auto"/>
    </w:pPr>
    <w:rPr>
      <w:rFonts w:ascii="Arial" w:hAnsi="Arial"/>
      <w:sz w:val="16"/>
    </w:rPr>
    <w:tblP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Pr>
    <w:tblStylePr w:type="firstRow">
      <w:rPr>
        <w:rFonts w:ascii="Arial" w:hAnsi="Arial"/>
        <w:b/>
        <w:sz w:val="16"/>
      </w:rPr>
    </w:tblStylePr>
  </w:style>
  <w:style w:type="table" w:customStyle="1" w:styleId="EN-ExampleRefTable">
    <w:name w:val="EN-Example/Ref Table"/>
    <w:basedOn w:val="TableNormal"/>
    <w:uiPriority w:val="99"/>
    <w:rsid w:val="00A968BA"/>
    <w:pPr>
      <w:spacing w:after="0" w:line="240" w:lineRule="auto"/>
    </w:pPr>
    <w:rPr>
      <w:rFonts w:ascii="Palatino Linotype" w:hAnsi="Palatino Linotype"/>
      <w:sz w:val="20"/>
    </w:rPr>
    <w:tblPr>
      <w:jc w:val="center"/>
      <w:tblBorders>
        <w:top w:val="single" w:sz="8" w:space="0" w:color="0070C0"/>
        <w:left w:val="single" w:sz="8" w:space="0" w:color="0070C0"/>
        <w:bottom w:val="single" w:sz="8" w:space="0" w:color="0070C0"/>
        <w:right w:val="single" w:sz="8" w:space="0" w:color="0070C0"/>
      </w:tblBorders>
    </w:tblPr>
    <w:trPr>
      <w:jc w:val="center"/>
    </w:trPr>
  </w:style>
  <w:style w:type="paragraph" w:customStyle="1" w:styleId="HSubheading5">
    <w:name w:val="H: Subheading 5"/>
    <w:basedOn w:val="Heading5"/>
    <w:next w:val="ParaNumbered"/>
    <w:link w:val="HSubheading5Char"/>
    <w:qFormat/>
    <w:rsid w:val="00CC28D2"/>
  </w:style>
  <w:style w:type="character" w:customStyle="1" w:styleId="HSubheading5Char">
    <w:name w:val="H: Subheading 5 Char"/>
    <w:basedOn w:val="Heading5Char"/>
    <w:link w:val="HSubheading5"/>
    <w:rsid w:val="00CC28D2"/>
    <w:rPr>
      <w:rFonts w:ascii="Palatino Linotype" w:eastAsiaTheme="majorEastAsia" w:hAnsi="Palatino Linotype" w:cstheme="majorBidi"/>
      <w:b/>
      <w:bCs/>
      <w:color w:val="000000" w:themeColor="text1"/>
      <w:szCs w:val="32"/>
      <w:u w:val="single"/>
    </w:rPr>
  </w:style>
  <w:style w:type="paragraph" w:customStyle="1" w:styleId="ReferenceExample">
    <w:name w:val="Reference/Example"/>
    <w:basedOn w:val="HSubheading4"/>
    <w:next w:val="ParaMainText"/>
    <w:link w:val="ReferenceExampleChar"/>
    <w:qFormat/>
    <w:rsid w:val="00E15C5E"/>
    <w:pPr>
      <w:spacing w:line="240" w:lineRule="auto"/>
    </w:pPr>
  </w:style>
  <w:style w:type="character" w:customStyle="1" w:styleId="ReferenceExampleChar">
    <w:name w:val="Reference/Example Char"/>
    <w:basedOn w:val="HSubheading4Char"/>
    <w:link w:val="ReferenceExample"/>
    <w:rsid w:val="00E15C5E"/>
    <w:rPr>
      <w:rFonts w:ascii="PalatinoLinotype-Roman" w:eastAsiaTheme="majorEastAsia" w:hAnsi="PalatinoLinotype-Roman" w:cstheme="majorBidi"/>
      <w:b/>
      <w:bCs/>
      <w:color w:val="0070C0"/>
      <w:sz w:val="24"/>
      <w:szCs w:val="24"/>
      <w:lang w:val="en-GB"/>
    </w:rPr>
  </w:style>
  <w:style w:type="paragraph" w:customStyle="1" w:styleId="BackPageText">
    <w:name w:val="BackPageText"/>
    <w:basedOn w:val="Normal"/>
    <w:link w:val="BackPageTextChar"/>
    <w:qFormat/>
    <w:locked/>
    <w:rsid w:val="00866B9D"/>
  </w:style>
  <w:style w:type="character" w:customStyle="1" w:styleId="BackPageTextChar">
    <w:name w:val="BackPageText Char"/>
    <w:basedOn w:val="DefaultParagraphFont"/>
    <w:link w:val="BackPageText"/>
    <w:rsid w:val="00866B9D"/>
    <w:rPr>
      <w:lang w:val="en-GB"/>
    </w:rPr>
  </w:style>
  <w:style w:type="character" w:styleId="EndnoteReference">
    <w:name w:val="endnote reference"/>
    <w:basedOn w:val="DefaultParagraphFont"/>
    <w:uiPriority w:val="99"/>
    <w:unhideWhenUsed/>
    <w:locked/>
    <w:rsid w:val="00E272B9"/>
    <w:rPr>
      <w:vertAlign w:val="superscript"/>
    </w:rPr>
  </w:style>
  <w:style w:type="character" w:customStyle="1" w:styleId="StyleLatinPalatinoLinotype-Roman10pt">
    <w:name w:val="Style (Latin) PalatinoLinotype-Roman 10 pt"/>
    <w:basedOn w:val="DefaultParagraphFont"/>
    <w:rsid w:val="00AE5693"/>
    <w:rPr>
      <w:rFonts w:ascii="Palatino Linotype" w:hAnsi="Palatino Linotype"/>
      <w:sz w:val="20"/>
    </w:rPr>
  </w:style>
  <w:style w:type="character" w:customStyle="1" w:styleId="StyleLatinPalatinoLinotype10ptBlack">
    <w:name w:val="Style (Latin) Palatino Linotype 10 pt Black"/>
    <w:basedOn w:val="DefaultParagraphFont"/>
    <w:rsid w:val="00AE5693"/>
    <w:rPr>
      <w:rFonts w:ascii="Palatino Linotype" w:hAnsi="Palatino Linotype"/>
      <w:color w:val="000000"/>
      <w:sz w:val="20"/>
    </w:rPr>
  </w:style>
  <w:style w:type="paragraph" w:customStyle="1" w:styleId="StyleLatinPalatinoLinotype10ptFirstline127cm">
    <w:name w:val="Style (Latin) Palatino Linotype 10 pt First line:  1.27 cm"/>
    <w:basedOn w:val="Normal"/>
    <w:rsid w:val="00AE5693"/>
    <w:pPr>
      <w:ind w:firstLine="720"/>
    </w:pPr>
    <w:rPr>
      <w:rFonts w:ascii="Palatino Linotype" w:eastAsia="Times New Roman" w:hAnsi="Palatino Linotype" w:cs="Times New Roman"/>
      <w:sz w:val="20"/>
      <w:szCs w:val="20"/>
    </w:rPr>
  </w:style>
  <w:style w:type="character" w:customStyle="1" w:styleId="StyleLatinArial">
    <w:name w:val="Style (Latin) Arial"/>
    <w:aliases w:val="18 pt Bold Blue"/>
    <w:basedOn w:val="DefaultParagraphFont"/>
    <w:rsid w:val="00AE5693"/>
    <w:rPr>
      <w:rFonts w:ascii="Arial" w:hAnsi="Arial"/>
      <w:b/>
      <w:bCs/>
      <w:color w:val="0070C0"/>
      <w:sz w:val="36"/>
    </w:rPr>
  </w:style>
  <w:style w:type="paragraph" w:customStyle="1" w:styleId="StyleENIntroTextBulletedLatinPalatinoLinotype-Roman">
    <w:name w:val="Style EN Intro Text (Bulleted) + (Latin) Palatino Linotype-Roman"/>
    <w:basedOn w:val="ENIntroTextBulleted"/>
    <w:rsid w:val="00146FE0"/>
  </w:style>
  <w:style w:type="paragraph" w:customStyle="1" w:styleId="StyleENIntroTextLatinPalatinoLinotype-Roman">
    <w:name w:val="Style EN Intro Text + (Latin) Palatino Linotype-Roman"/>
    <w:basedOn w:val="ENIntroText"/>
    <w:rsid w:val="00146FE0"/>
  </w:style>
  <w:style w:type="character" w:customStyle="1" w:styleId="StylePlaceholderTextLatinPalatinoLinotype-Roman10pt">
    <w:name w:val="Style Placeholder Text + (Latin) Palatino Linotype-Roman 10 pt"/>
    <w:basedOn w:val="PlaceholderText"/>
    <w:rsid w:val="00146FE0"/>
    <w:rPr>
      <w:rFonts w:ascii="Palatino Linotype" w:hAnsi="Palatino Linotype"/>
      <w:color w:val="808080"/>
      <w:sz w:val="20"/>
    </w:rPr>
  </w:style>
  <w:style w:type="paragraph" w:customStyle="1" w:styleId="StyleStyleENIntroTextLatinPalatinoLinotype-RomanBackg">
    <w:name w:val="Style Style EN Intro Text + (Latin) Palatino Linotype-Roman + Backg..."/>
    <w:basedOn w:val="StyleENIntroTextLatinPalatinoLinotype-Roman"/>
    <w:rsid w:val="00146FE0"/>
    <w:rPr>
      <w:color w:val="808080" w:themeColor="background1" w:themeShade="80"/>
    </w:rPr>
  </w:style>
  <w:style w:type="paragraph" w:styleId="Revision">
    <w:name w:val="Revision"/>
    <w:hidden/>
    <w:uiPriority w:val="71"/>
    <w:semiHidden/>
    <w:rsid w:val="00207F47"/>
    <w:pPr>
      <w:spacing w:after="0" w:line="240" w:lineRule="auto"/>
    </w:pPr>
    <w:rPr>
      <w:lang w:val="en-GB"/>
    </w:rPr>
  </w:style>
  <w:style w:type="character" w:styleId="UnresolvedMention">
    <w:name w:val="Unresolved Mention"/>
    <w:basedOn w:val="DefaultParagraphFont"/>
    <w:uiPriority w:val="99"/>
    <w:semiHidden/>
    <w:unhideWhenUsed/>
    <w:rsid w:val="007031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06479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yperlink" Target="https://hansard.parliament.uk/Lords/2025-04-12/debates/1A6B4063-E34B-47CB-A142-265E392EF3C3/SteelIndustry" TargetMode="Externa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webSettings" Target="webSetting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1.xml"/><Relationship Id="rId22"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A1C3CCBDFF27457F93E7B1377D83F480"/>
        <w:category>
          <w:name w:val="General"/>
          <w:gallery w:val="placeholder"/>
        </w:category>
        <w:types>
          <w:type w:val="bbPlcHdr"/>
        </w:types>
        <w:behaviors>
          <w:behavior w:val="content"/>
        </w:behaviors>
        <w:guid w:val="{5C3FF43F-622A-4860-88D7-EC0BCB5C4F0C}"/>
      </w:docPartPr>
      <w:docPartBody>
        <w:p w:rsidR="00B570B0" w:rsidRDefault="0081343A" w:rsidP="0081343A">
          <w:pPr>
            <w:pStyle w:val="A1C3CCBDFF27457F93E7B1377D83F48011"/>
          </w:pPr>
          <w:r w:rsidRPr="00CA4237">
            <w:rPr>
              <w:rStyle w:val="PlaceholderText"/>
              <w:color w:val="auto"/>
              <w:lang w:val="en-GB"/>
            </w:rPr>
            <w:t>[Autogenerated]</w:t>
          </w:r>
        </w:p>
      </w:docPartBody>
    </w:docPart>
    <w:docPart>
      <w:docPartPr>
        <w:name w:val="AA6E0A2FDC944D3F973BC56C7811C961"/>
        <w:category>
          <w:name w:val="General"/>
          <w:gallery w:val="placeholder"/>
        </w:category>
        <w:types>
          <w:type w:val="bbPlcHdr"/>
        </w:types>
        <w:behaviors>
          <w:behavior w:val="content"/>
        </w:behaviors>
        <w:guid w:val="{3507EBD6-F9A4-4447-B11F-D2896C4426D6}"/>
      </w:docPartPr>
      <w:docPartBody>
        <w:p w:rsidR="00B570B0" w:rsidRDefault="0081343A" w:rsidP="00491233">
          <w:pPr>
            <w:pStyle w:val="AA6E0A2FDC944D3F973BC56C7811C9612"/>
          </w:pPr>
          <w:r w:rsidRPr="00645B5D">
            <w:t>[AUTOGENERATED]</w:t>
          </w:r>
        </w:p>
      </w:docPartBody>
    </w:docPart>
    <w:docPart>
      <w:docPartPr>
        <w:name w:val="E981BF7FA6DB4EBF8FCB1771437805B3"/>
        <w:category>
          <w:name w:val="General"/>
          <w:gallery w:val="placeholder"/>
        </w:category>
        <w:types>
          <w:type w:val="bbPlcHdr"/>
        </w:types>
        <w:behaviors>
          <w:behavior w:val="content"/>
        </w:behaviors>
        <w:guid w:val="{F5C21791-2D50-43D2-A829-271D373744E6}"/>
      </w:docPartPr>
      <w:docPartBody>
        <w:p w:rsidR="00B570B0" w:rsidRDefault="0081343A" w:rsidP="0081343A">
          <w:pPr>
            <w:pStyle w:val="E981BF7FA6DB4EBF8FCB1771437805B38"/>
          </w:pPr>
          <w:r w:rsidRPr="00DE0805">
            <w:rPr>
              <w:rStyle w:val="FooterText"/>
            </w:rPr>
            <w:t>[AUTOGENERATED]</w:t>
          </w:r>
        </w:p>
      </w:docPartBody>
    </w:docPart>
    <w:docPart>
      <w:docPartPr>
        <w:name w:val="3F122097670E4C96A395D23927D586E8"/>
        <w:category>
          <w:name w:val="General"/>
          <w:gallery w:val="placeholder"/>
        </w:category>
        <w:types>
          <w:type w:val="bbPlcHdr"/>
        </w:types>
        <w:behaviors>
          <w:behavior w:val="content"/>
        </w:behaviors>
        <w:guid w:val="{E9BDEAD6-A241-430B-99F7-B2CD70A3AE33}"/>
      </w:docPartPr>
      <w:docPartBody>
        <w:p w:rsidR="00B570B0" w:rsidRDefault="0081343A" w:rsidP="0081343A">
          <w:pPr>
            <w:pStyle w:val="3F122097670E4C96A395D23927D586E810"/>
          </w:pPr>
          <w:r w:rsidRPr="007879DF">
            <w:rPr>
              <w:color w:val="auto"/>
            </w:rPr>
            <w:t>[Insert Bill/Act Title]</w:t>
          </w:r>
        </w:p>
      </w:docPartBody>
    </w:docPart>
    <w:docPart>
      <w:docPartPr>
        <w:name w:val="6E18831CD9A8448481441BB6E1544FFD"/>
        <w:category>
          <w:name w:val="General"/>
          <w:gallery w:val="placeholder"/>
        </w:category>
        <w:types>
          <w:type w:val="bbPlcHdr"/>
        </w:types>
        <w:behaviors>
          <w:behavior w:val="content"/>
        </w:behaviors>
        <w:guid w:val="{989DD940-AB4A-47B3-AE97-6CE4AB7258D3}"/>
      </w:docPartPr>
      <w:docPartBody>
        <w:p w:rsidR="00B570B0" w:rsidRDefault="0081343A" w:rsidP="0081343A">
          <w:pPr>
            <w:pStyle w:val="6E18831CD9A8448481441BB6E1544FFD11"/>
          </w:pPr>
          <w:r w:rsidRPr="007879DF">
            <w:rPr>
              <w:rStyle w:val="StylePlaceholderTextLatinPalatinoLinotype-Roman10pt"/>
              <w:color w:val="auto"/>
            </w:rPr>
            <w:t>[Select a Stage]</w:t>
          </w:r>
        </w:p>
      </w:docPartBody>
    </w:docPart>
    <w:docPart>
      <w:docPartPr>
        <w:name w:val="CD3D908E5859454DA8862ED367C34F9E"/>
        <w:category>
          <w:name w:val="General"/>
          <w:gallery w:val="placeholder"/>
        </w:category>
        <w:types>
          <w:type w:val="bbPlcHdr"/>
        </w:types>
        <w:behaviors>
          <w:behavior w:val="content"/>
        </w:behaviors>
        <w:guid w:val="{8DAE4114-8602-4AB3-9268-C67F9692BBC4}"/>
      </w:docPartPr>
      <w:docPartBody>
        <w:p w:rsidR="00B570B0" w:rsidRDefault="0081343A" w:rsidP="0081343A">
          <w:pPr>
            <w:pStyle w:val="CD3D908E5859454DA8862ED367C34F9E8"/>
          </w:pPr>
          <w:r w:rsidRPr="007879DF">
            <w:rPr>
              <w:color w:val="auto"/>
            </w:rPr>
            <w:t>[Enter Publication Date Using Dropdown Menu]</w:t>
          </w:r>
        </w:p>
      </w:docPartBody>
    </w:docPart>
    <w:docPart>
      <w:docPartPr>
        <w:name w:val="246ADE67FC014772B2EF02DA894C34DC"/>
        <w:category>
          <w:name w:val="General"/>
          <w:gallery w:val="placeholder"/>
        </w:category>
        <w:types>
          <w:type w:val="bbPlcHdr"/>
        </w:types>
        <w:behaviors>
          <w:behavior w:val="content"/>
        </w:behaviors>
        <w:guid w:val="{1F405A64-43EB-4773-9DE0-486692FBF66B}"/>
      </w:docPartPr>
      <w:docPartBody>
        <w:p w:rsidR="00B570B0" w:rsidRDefault="0081343A" w:rsidP="0081343A">
          <w:pPr>
            <w:pStyle w:val="246ADE67FC014772B2EF02DA894C34DC5"/>
          </w:pPr>
          <w:r w:rsidRPr="007879DF">
            <w:rPr>
              <w:color w:val="auto"/>
            </w:rPr>
            <w:t>[AUTOGENERATED]</w:t>
          </w:r>
        </w:p>
      </w:docPartBody>
    </w:docPart>
    <w:docPart>
      <w:docPartPr>
        <w:name w:val="429B95C62CE54A678415E0E7152C4720"/>
        <w:category>
          <w:name w:val="General"/>
          <w:gallery w:val="placeholder"/>
        </w:category>
        <w:types>
          <w:type w:val="bbPlcHdr"/>
        </w:types>
        <w:behaviors>
          <w:behavior w:val="content"/>
        </w:behaviors>
        <w:guid w:val="{766B1D21-3D1D-4CBD-96B1-EC24BEB83FA1}"/>
      </w:docPartPr>
      <w:docPartBody>
        <w:p w:rsidR="00B570B0" w:rsidRDefault="0081343A" w:rsidP="0081343A">
          <w:pPr>
            <w:pStyle w:val="429B95C62CE54A678415E0E7152C47204"/>
          </w:pPr>
          <w:r w:rsidRPr="007879DF">
            <w:rPr>
              <w:color w:val="auto"/>
            </w:rPr>
            <w:t>[Bill or Chapter Number]</w:t>
          </w:r>
        </w:p>
      </w:docPartBody>
    </w:docPart>
    <w:docPart>
      <w:docPartPr>
        <w:name w:val="30336CFBD2894D8AA66A1E1BD8489F6E"/>
        <w:category>
          <w:name w:val="General"/>
          <w:gallery w:val="placeholder"/>
        </w:category>
        <w:types>
          <w:type w:val="bbPlcHdr"/>
        </w:types>
        <w:behaviors>
          <w:behavior w:val="content"/>
        </w:behaviors>
        <w:guid w:val="{908F1076-9D74-4661-98EB-F565126AD29F}"/>
      </w:docPartPr>
      <w:docPartBody>
        <w:p w:rsidR="00B570B0" w:rsidRDefault="0081343A" w:rsidP="0081343A">
          <w:pPr>
            <w:pStyle w:val="30336CFBD2894D8AA66A1E1BD8489F6E11"/>
          </w:pPr>
          <w:r w:rsidRPr="007879DF">
            <w:rPr>
              <w:rStyle w:val="StylePlaceholderTextLatinPalatinoLinotype-Roman10pt"/>
              <w:color w:val="auto"/>
            </w:rPr>
            <w:t>[Enter text for Responsible Department, Member or Peer]</w:t>
          </w:r>
        </w:p>
      </w:docPartBody>
    </w:docPart>
    <w:docPart>
      <w:docPartPr>
        <w:name w:val="77D4665386684680939F5D96B66B7879"/>
        <w:category>
          <w:name w:val="General"/>
          <w:gallery w:val="placeholder"/>
        </w:category>
        <w:types>
          <w:type w:val="bbPlcHdr"/>
        </w:types>
        <w:behaviors>
          <w:behavior w:val="content"/>
        </w:behaviors>
        <w:guid w:val="{19D6D5E2-786F-4A71-9E25-9B51FC9F2FC2}"/>
      </w:docPartPr>
      <w:docPartBody>
        <w:p w:rsidR="00B570B0" w:rsidRDefault="0081343A" w:rsidP="0081343A">
          <w:pPr>
            <w:pStyle w:val="77D4665386684680939F5D96B66B787911"/>
          </w:pPr>
          <w:r w:rsidRPr="00DE0805">
            <w:rPr>
              <w:rStyle w:val="FooterText"/>
            </w:rPr>
            <w:t>[AUTOGENERATED]</w:t>
          </w:r>
        </w:p>
      </w:docPartBody>
    </w:docPart>
    <w:docPart>
      <w:docPartPr>
        <w:name w:val="E82D3A18923F41CBA63F45B87893E40A"/>
        <w:category>
          <w:name w:val="General"/>
          <w:gallery w:val="placeholder"/>
        </w:category>
        <w:types>
          <w:type w:val="bbPlcHdr"/>
        </w:types>
        <w:behaviors>
          <w:behavior w:val="content"/>
        </w:behaviors>
        <w:guid w:val="{DA51E03C-5664-4165-B42D-EB2D52295AB0}"/>
      </w:docPartPr>
      <w:docPartBody>
        <w:p w:rsidR="00B570B0" w:rsidRDefault="0081343A">
          <w:pPr>
            <w:pStyle w:val="E82D3A18923F41CBA63F45B87893E40A"/>
          </w:pPr>
          <w:r w:rsidRPr="00645B5D">
            <w:t>Bill/Act</w:t>
          </w:r>
        </w:p>
      </w:docPartBody>
    </w:docPart>
    <w:docPart>
      <w:docPartPr>
        <w:name w:val="22630BC27A5B4C0F9A412C8D3E205356"/>
        <w:category>
          <w:name w:val="General"/>
          <w:gallery w:val="placeholder"/>
        </w:category>
        <w:types>
          <w:type w:val="bbPlcHdr"/>
        </w:types>
        <w:behaviors>
          <w:behavior w:val="content"/>
        </w:behaviors>
        <w:guid w:val="{070BCDE4-8B93-4FD9-9F7C-785F0EB3AB4B}"/>
      </w:docPartPr>
      <w:docPartBody>
        <w:p w:rsidR="00B570B0" w:rsidRDefault="0081343A">
          <w:pPr>
            <w:pStyle w:val="22630BC27A5B4C0F9A412C8D3E205356"/>
          </w:pPr>
          <w:r w:rsidRPr="00645B5D">
            <w:t>Bill/Act</w:t>
          </w:r>
        </w:p>
      </w:docPartBody>
    </w:docPart>
    <w:docPart>
      <w:docPartPr>
        <w:name w:val="0FDD4D9B0F5C4AFF84E1FD63808F8140"/>
        <w:category>
          <w:name w:val="General"/>
          <w:gallery w:val="placeholder"/>
        </w:category>
        <w:types>
          <w:type w:val="bbPlcHdr"/>
        </w:types>
        <w:behaviors>
          <w:behavior w:val="content"/>
        </w:behaviors>
        <w:guid w:val="{B1EF8041-CAFF-4DEA-9089-5ABCEB4F6042}"/>
      </w:docPartPr>
      <w:docPartBody>
        <w:p w:rsidR="00B570B0" w:rsidRDefault="0081343A" w:rsidP="0081343A">
          <w:pPr>
            <w:pStyle w:val="0FDD4D9B0F5C4AFF84E1FD63808F814011"/>
          </w:pPr>
          <w:r w:rsidRPr="00AE5693">
            <w:rPr>
              <w:szCs w:val="20"/>
              <w:lang w:val="en-GB"/>
            </w:rPr>
            <w:t>[AUTOGENERATED]</w:t>
          </w:r>
        </w:p>
      </w:docPartBody>
    </w:docPart>
    <w:docPart>
      <w:docPartPr>
        <w:name w:val="11DD78EF168E419980891885524C23DD"/>
        <w:category>
          <w:name w:val="General"/>
          <w:gallery w:val="placeholder"/>
        </w:category>
        <w:types>
          <w:type w:val="bbPlcHdr"/>
        </w:types>
        <w:behaviors>
          <w:behavior w:val="content"/>
        </w:behaviors>
        <w:guid w:val="{666E3424-8712-4831-9C30-33D33A574E45}"/>
      </w:docPartPr>
      <w:docPartBody>
        <w:p w:rsidR="00B570B0" w:rsidRDefault="0081343A" w:rsidP="0081343A">
          <w:pPr>
            <w:pStyle w:val="11DD78EF168E419980891885524C23DD6"/>
          </w:pPr>
          <w:r w:rsidRPr="00AE5693">
            <w:rPr>
              <w:szCs w:val="20"/>
            </w:rPr>
            <w:t>[AUTOGENERATED]</w:t>
          </w:r>
        </w:p>
      </w:docPartBody>
    </w:docPart>
    <w:docPart>
      <w:docPartPr>
        <w:name w:val="DefaultPlaceholder_1081868574"/>
        <w:category>
          <w:name w:val="General"/>
          <w:gallery w:val="placeholder"/>
        </w:category>
        <w:types>
          <w:type w:val="bbPlcHdr"/>
        </w:types>
        <w:behaviors>
          <w:behavior w:val="content"/>
        </w:behaviors>
        <w:guid w:val="{4989D902-1F60-4E5E-B03A-4718AD511217}"/>
      </w:docPartPr>
      <w:docPartBody>
        <w:p w:rsidR="00A65B53" w:rsidRDefault="00F61CAB">
          <w:r w:rsidRPr="00BC0C39">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RdgSwift-Regular">
    <w:altName w:val="Times New Roman"/>
    <w:charset w:val="00"/>
    <w:family w:val="auto"/>
    <w:pitch w:val="variable"/>
    <w:sig w:usb0="00000001" w:usb1="4000204A" w:usb2="00000000" w:usb3="00000000" w:csb0="0000009B" w:csb1="00000000"/>
  </w:font>
  <w:font w:name="HelveticaNeue-Bold">
    <w:altName w:val="Arial"/>
    <w:charset w:val="4D"/>
    <w:family w:val="auto"/>
    <w:pitch w:val="default"/>
    <w:sig w:usb0="00000003" w:usb1="00000000" w:usb2="00000000" w:usb3="00000000" w:csb0="00000001" w:csb1="00000000"/>
  </w:font>
  <w:font w:name="HelveticaNeue">
    <w:altName w:val="Arial"/>
    <w:charset w:val="4D"/>
    <w:family w:val="auto"/>
    <w:pitch w:val="default"/>
    <w:sig w:usb0="00000003" w:usb1="00000000" w:usb2="00000000" w:usb3="00000000" w:csb0="00000001" w:csb1="00000000"/>
  </w:font>
  <w:font w:name="PalatinoLinotype-Roman">
    <w:altName w:val="Palatino Linotype"/>
    <w:charset w:val="4D"/>
    <w:family w:val="auto"/>
    <w:pitch w:val="default"/>
    <w:sig w:usb0="00000003" w:usb1="00000000" w:usb2="00000000" w:usb3="00000000" w:csb0="00000001" w:csb1="00000000"/>
  </w:font>
  <w:font w:name="PalatinoLinotype-Bold">
    <w:altName w:val="Palatino Linotype"/>
    <w:charset w:val="4D"/>
    <w:family w:val="auto"/>
    <w:pitch w:val="default"/>
    <w:sig w:usb0="00000003" w:usb1="00000000" w:usb2="00000000" w:usb3="00000000" w:csb0="00000001" w:csb1="00000000"/>
  </w:font>
  <w:font w:name="HelveticaNeue-Italic">
    <w:altName w:val="Arial"/>
    <w:charset w:val="4D"/>
    <w:family w:val="auto"/>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Palatino Linotype-Roman">
    <w:altName w:val="Times New Roman"/>
    <w:charset w:val="00"/>
    <w:family w:val="roman"/>
    <w:pitch w:val="default"/>
  </w:font>
  <w:font w:name="Helvetica Neue">
    <w:altName w:val="Times New Roman"/>
    <w:charset w:val="00"/>
    <w:family w:val="auto"/>
    <w:pitch w:val="variable"/>
    <w:sig w:usb0="E50002FF" w:usb1="500079DB" w:usb2="00000010" w:usb3="00000000" w:csb0="00000001"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6028BE"/>
    <w:multiLevelType w:val="multilevel"/>
    <w:tmpl w:val="9BD2444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27E40D98"/>
    <w:multiLevelType w:val="multilevel"/>
    <w:tmpl w:val="494673F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4F681393"/>
    <w:multiLevelType w:val="multilevel"/>
    <w:tmpl w:val="2D8A789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5FA04B1D"/>
    <w:multiLevelType w:val="multilevel"/>
    <w:tmpl w:val="BB78729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003555060">
    <w:abstractNumId w:val="1"/>
  </w:num>
  <w:num w:numId="2" w16cid:durableId="1599211020">
    <w:abstractNumId w:val="0"/>
  </w:num>
  <w:num w:numId="3" w16cid:durableId="1431195040">
    <w:abstractNumId w:val="2"/>
  </w:num>
  <w:num w:numId="4" w16cid:durableId="1386489867">
    <w:abstractNumId w:val="3"/>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570B0"/>
    <w:rsid w:val="000524A1"/>
    <w:rsid w:val="000C3F06"/>
    <w:rsid w:val="00141991"/>
    <w:rsid w:val="00161D68"/>
    <w:rsid w:val="001A03B5"/>
    <w:rsid w:val="001A1138"/>
    <w:rsid w:val="001A3081"/>
    <w:rsid w:val="001B21BF"/>
    <w:rsid w:val="00322C34"/>
    <w:rsid w:val="0037197D"/>
    <w:rsid w:val="003A0273"/>
    <w:rsid w:val="003A3D5D"/>
    <w:rsid w:val="003E5242"/>
    <w:rsid w:val="003E5FCA"/>
    <w:rsid w:val="00455AEC"/>
    <w:rsid w:val="00491233"/>
    <w:rsid w:val="00505749"/>
    <w:rsid w:val="00535479"/>
    <w:rsid w:val="00540FD4"/>
    <w:rsid w:val="0055517D"/>
    <w:rsid w:val="00682B26"/>
    <w:rsid w:val="006F47F9"/>
    <w:rsid w:val="00796867"/>
    <w:rsid w:val="0081343A"/>
    <w:rsid w:val="00846138"/>
    <w:rsid w:val="0085144C"/>
    <w:rsid w:val="0086178D"/>
    <w:rsid w:val="008D64A5"/>
    <w:rsid w:val="00900407"/>
    <w:rsid w:val="0095375F"/>
    <w:rsid w:val="009B0CA8"/>
    <w:rsid w:val="00A65B53"/>
    <w:rsid w:val="00A675C6"/>
    <w:rsid w:val="00A732F0"/>
    <w:rsid w:val="00A862F7"/>
    <w:rsid w:val="00AE49CD"/>
    <w:rsid w:val="00AE5C5F"/>
    <w:rsid w:val="00B570B0"/>
    <w:rsid w:val="00BE58FE"/>
    <w:rsid w:val="00C03D15"/>
    <w:rsid w:val="00C20CAA"/>
    <w:rsid w:val="00C44655"/>
    <w:rsid w:val="00C53EDF"/>
    <w:rsid w:val="00C634C3"/>
    <w:rsid w:val="00D140D8"/>
    <w:rsid w:val="00D94424"/>
    <w:rsid w:val="00DB5606"/>
    <w:rsid w:val="00E0656B"/>
    <w:rsid w:val="00E17A45"/>
    <w:rsid w:val="00E53DAE"/>
    <w:rsid w:val="00E6269C"/>
    <w:rsid w:val="00F243CB"/>
    <w:rsid w:val="00F251A8"/>
    <w:rsid w:val="00F36607"/>
    <w:rsid w:val="00F579E9"/>
    <w:rsid w:val="00F61CAB"/>
    <w:rsid w:val="00FB121B"/>
    <w:rsid w:val="00FE0D4E"/>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unhideWhenUsed/>
    <w:rsid w:val="0081343A"/>
    <w:rPr>
      <w:color w:val="808080"/>
    </w:rPr>
  </w:style>
  <w:style w:type="paragraph" w:customStyle="1" w:styleId="E82D3A18923F41CBA63F45B87893E40A">
    <w:name w:val="E82D3A18923F41CBA63F45B87893E40A"/>
  </w:style>
  <w:style w:type="paragraph" w:customStyle="1" w:styleId="22630BC27A5B4C0F9A412C8D3E205356">
    <w:name w:val="22630BC27A5B4C0F9A412C8D3E205356"/>
  </w:style>
  <w:style w:type="character" w:customStyle="1" w:styleId="FooterText">
    <w:name w:val="Footer Text"/>
    <w:basedOn w:val="DefaultParagraphFont"/>
    <w:uiPriority w:val="1"/>
    <w:qFormat/>
    <w:locked/>
    <w:rsid w:val="0081343A"/>
    <w:rPr>
      <w:rFonts w:asciiTheme="minorHAnsi" w:hAnsiTheme="minorHAnsi"/>
      <w:i/>
      <w:color w:val="auto"/>
      <w:sz w:val="20"/>
    </w:rPr>
  </w:style>
  <w:style w:type="paragraph" w:customStyle="1" w:styleId="AA6E0A2FDC944D3F973BC56C7811C9612">
    <w:name w:val="AA6E0A2FDC944D3F973BC56C7811C9612"/>
    <w:rsid w:val="0049123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FAC61B46FC4E4061AF114B9F999B42C32">
    <w:name w:val="FAC61B46FC4E4061AF114B9F999B42C32"/>
    <w:rsid w:val="0049123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9BB6C3B4894DAF8592E341AA45ABCD2">
    <w:name w:val="0F9BB6C3B4894DAF8592E341AA45ABCD2"/>
    <w:rsid w:val="00491233"/>
    <w:pPr>
      <w:widowControl w:val="0"/>
      <w:suppressAutoHyphens/>
      <w:autoSpaceDE w:val="0"/>
      <w:autoSpaceDN w:val="0"/>
      <w:adjustRightInd w:val="0"/>
      <w:spacing w:after="150" w:line="300" w:lineRule="atLeast"/>
      <w:textAlignment w:val="center"/>
    </w:pPr>
    <w:rPr>
      <w:rFonts w:ascii="Palatino Linotype" w:hAnsi="Palatino Linotype" w:cs="PalatinoLinotype-Roman"/>
      <w:b/>
      <w:bCs/>
      <w:caps/>
      <w:color w:val="000000"/>
      <w:spacing w:val="2"/>
      <w:sz w:val="20"/>
      <w:szCs w:val="24"/>
      <w:lang w:val="en-US" w:eastAsia="en-US" w:bidi="en-US"/>
    </w:rPr>
  </w:style>
  <w:style w:type="character" w:customStyle="1" w:styleId="StylePlaceholderTextLatinPalatinoLinotype-Roman10pt">
    <w:name w:val="Style Placeholder Text + (Latin) Palatino Linotype-Roman 10 pt"/>
    <w:basedOn w:val="PlaceholderText"/>
    <w:rsid w:val="0081343A"/>
    <w:rPr>
      <w:rFonts w:ascii="Palatino Linotype" w:hAnsi="Palatino Linotype"/>
      <w:color w:val="808080"/>
      <w:sz w:val="20"/>
    </w:rPr>
  </w:style>
  <w:style w:type="paragraph" w:customStyle="1" w:styleId="A1C3CCBDFF27457F93E7B1377D83F48011">
    <w:name w:val="A1C3CCBDFF27457F93E7B1377D83F48011"/>
    <w:rsid w:val="0081343A"/>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10">
    <w:name w:val="3F122097670E4C96A395D23927D586E810"/>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6E18831CD9A8448481441BB6E1544FFD11">
    <w:name w:val="6E18831CD9A8448481441BB6E1544FFD11"/>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CD3D908E5859454DA8862ED367C34F9E8">
    <w:name w:val="CD3D908E5859454DA8862ED367C34F9E8"/>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246ADE67FC014772B2EF02DA894C34DC5">
    <w:name w:val="246ADE67FC014772B2EF02DA894C34DC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429B95C62CE54A678415E0E7152C47204">
    <w:name w:val="429B95C62CE54A678415E0E7152C47204"/>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30336CFBD2894D8AA66A1E1BD8489F6E11">
    <w:name w:val="30336CFBD2894D8AA66A1E1BD8489F6E11"/>
    <w:rsid w:val="0081343A"/>
    <w:pPr>
      <w:widowControl w:val="0"/>
      <w:suppressAutoHyphens/>
      <w:autoSpaceDE w:val="0"/>
      <w:autoSpaceDN w:val="0"/>
      <w:adjustRightInd w:val="0"/>
      <w:spacing w:after="150" w:line="300" w:lineRule="atLeast"/>
      <w:ind w:left="720" w:hanging="360"/>
      <w:textAlignment w:val="center"/>
    </w:pPr>
    <w:rPr>
      <w:rFonts w:ascii="Palatino Linotype" w:hAnsi="Palatino Linotype" w:cs="PalatinoLinotype-Roman"/>
      <w:color w:val="000000"/>
      <w:sz w:val="20"/>
      <w:szCs w:val="24"/>
      <w:lang w:val="en-US" w:eastAsia="en-US" w:bidi="en-US"/>
    </w:rPr>
  </w:style>
  <w:style w:type="paragraph" w:customStyle="1" w:styleId="69D22C017FE9421BBF0540D9D4C87C3F11">
    <w:name w:val="69D22C017FE9421BBF0540D9D4C87C3F11"/>
    <w:rsid w:val="0081343A"/>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11">
    <w:name w:val="0FDD4D9B0F5C4AFF84E1FD63808F814011"/>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11DD78EF168E419980891885524C23DD6">
    <w:name w:val="11DD78EF168E419980891885524C23DD6"/>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4BB329323A64E82AAD06B13E7AB24876">
    <w:name w:val="D4BB329323A64E82AAD06B13E7AB24876"/>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D03C12CC5B24099B00CD38F74E9A2E39">
    <w:name w:val="DD03C12CC5B24099B00CD38F74E9A2E39"/>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9A305CA2C9C848A0BF7BA32E8BC747AC6">
    <w:name w:val="9A305CA2C9C848A0BF7BA32E8BC747AC6"/>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2874CB57EBE49FF89EB9FCEAAEBDFC05">
    <w:name w:val="D2874CB57EBE49FF89EB9FCEAAEBDFC0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EB1803EDDF4040CF8FDC9B28AD0777EA6">
    <w:name w:val="EB1803EDDF4040CF8FDC9B28AD0777EA6"/>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44F0C7A9C318463CA0728FCAEC0730AF9">
    <w:name w:val="44F0C7A9C318463CA0728FCAEC0730AF9"/>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7A83D6DB23064DFD9CE55CD3CE9AF8EB9">
    <w:name w:val="7A83D6DB23064DFD9CE55CD3CE9AF8EB9"/>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11">
    <w:name w:val="77D4665386684680939F5D96B66B787911"/>
    <w:rsid w:val="0081343A"/>
    <w:pPr>
      <w:tabs>
        <w:tab w:val="center" w:pos="4320"/>
        <w:tab w:val="right" w:pos="8640"/>
      </w:tabs>
      <w:spacing w:after="200" w:line="276" w:lineRule="auto"/>
    </w:pPr>
    <w:rPr>
      <w:sz w:val="20"/>
      <w:lang w:eastAsia="en-US" w:bidi="en-US"/>
    </w:rPr>
  </w:style>
  <w:style w:type="paragraph" w:customStyle="1" w:styleId="E981BF7FA6DB4EBF8FCB1771437805B38">
    <w:name w:val="E981BF7FA6DB4EBF8FCB1771437805B38"/>
    <w:rsid w:val="0081343A"/>
    <w:pPr>
      <w:tabs>
        <w:tab w:val="center" w:pos="4320"/>
        <w:tab w:val="right" w:pos="8640"/>
      </w:tabs>
      <w:spacing w:after="200" w:line="276" w:lineRule="auto"/>
    </w:pPr>
    <w:rPr>
      <w:sz w:val="20"/>
      <w:lang w:eastAsia="en-US" w:bidi="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2025-04-12T00:00:00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Government_x0020_Body xmlns="b413c3fd-5a3b-4239-b985-69032e371c04">DIT</Government_x0020_Body>
    <Date_x0020_Opened xmlns="b413c3fd-5a3b-4239-b985-69032e371c04">2024-04-18T09:00:57+00:00</Date_x0020_Opened>
    <LegacyData xmlns="aaacb922-5235-4a66-b188-303b9b46fbd7" xsi:nil="true"/>
    <Descriptor xmlns="0063f72e-ace3-48fb-9c1f-5b513408b31f" xsi:nil="true"/>
    <lcf76f155ced4ddcb4097134ff3c332f xmlns="b60c0a8b-e4ff-4497-9362-25be404c238b">
      <Terms xmlns="http://schemas.microsoft.com/office/infopath/2007/PartnerControls"/>
    </lcf76f155ced4ddcb4097134ff3c332f>
    <TaxCatchAll xmlns="1951e9f8-c1c2-47c8-a81e-cc107992a545">
      <Value>1</Value>
    </TaxCatchAll>
    <Security_x0020_Classification xmlns="0063f72e-ace3-48fb-9c1f-5b513408b31f">OFFICIAL</Security_x0020_Classification>
    <m975189f4ba442ecbf67d4147307b177 xmlns="1951e9f8-c1c2-47c8-a81e-cc107992a545">
      <Terms xmlns="http://schemas.microsoft.com/office/infopath/2007/PartnerControls">
        <TermInfo xmlns="http://schemas.microsoft.com/office/infopath/2007/PartnerControls">
          <TermName xmlns="http://schemas.microsoft.com/office/infopath/2007/PartnerControls">DIT:Private Office Group:Parly</TermName>
          <TermId xmlns="http://schemas.microsoft.com/office/infopath/2007/PartnerControls">2693768f-1d23-4490-8008-daa46ea083d8</TermId>
        </TermInfo>
      </Terms>
    </m975189f4ba442ecbf67d4147307b177>
    <Retention_x0020_Label xmlns="a8f60570-4bd3-4f2b-950b-a996de8ab151" xsi:nil="true"/>
    <Date_x0020_Closed xmlns="b413c3fd-5a3b-4239-b985-69032e371c04" xsi:nil="true"/>
    <SharedWithUsers xmlns="1951e9f8-c1c2-47c8-a81e-cc107992a545">
      <UserInfo>
        <DisplayName>Thomas BINGHAM2 (DBT)</DisplayName>
        <AccountId>14</AccountId>
        <AccountType/>
      </UserInfo>
    </SharedWithUsers>
    <MediaLengthInSeconds xmlns="b60c0a8b-e4ff-4497-9362-25be404c238b" xsi:nil="true"/>
    <_dlc_DocId xmlns="1951e9f8-c1c2-47c8-a81e-cc107992a545">ECX7H4VPVQYJ-587033544-15939</_dlc_DocId>
    <_dlc_DocIdUrl xmlns="1951e9f8-c1c2-47c8-a81e-cc107992a545">
      <Url>https://dbis.sharepoint.com/sites/PPST/_layouts/15/DocIdRedir.aspx?ID=ECX7H4VPVQYJ-587033544-15939</Url>
      <Description>ECX7H4VPVQYJ-587033544-15939</Description>
    </_dlc_DocIdUrl>
  </documentManagement>
</p:properties>
</file>

<file path=customXml/item6.xml><?xml version="1.0" encoding="utf-8"?>
<ct:contentTypeSchema xmlns:ct="http://schemas.microsoft.com/office/2006/metadata/contentType" xmlns:ma="http://schemas.microsoft.com/office/2006/metadata/properties/metaAttributes" ct:_="" ma:_="" ma:contentTypeName="Document" ma:contentTypeID="0x0101001D7367596852F24E97536B2A84C902DA" ma:contentTypeVersion="30" ma:contentTypeDescription="Create a new document." ma:contentTypeScope="" ma:versionID="8a7c981da4572c70a3924a8b8dfa836c">
  <xsd:schema xmlns:xsd="http://www.w3.org/2001/XMLSchema" xmlns:xs="http://www.w3.org/2001/XMLSchema" xmlns:p="http://schemas.microsoft.com/office/2006/metadata/properties" xmlns:ns2="1951e9f8-c1c2-47c8-a81e-cc107992a545" xmlns:ns3="0063f72e-ace3-48fb-9c1f-5b513408b31f" xmlns:ns4="b413c3fd-5a3b-4239-b985-69032e371c04" xmlns:ns5="a8f60570-4bd3-4f2b-950b-a996de8ab151" xmlns:ns6="aaacb922-5235-4a66-b188-303b9b46fbd7" xmlns:ns7="b60c0a8b-e4ff-4497-9362-25be404c238b" targetNamespace="http://schemas.microsoft.com/office/2006/metadata/properties" ma:root="true" ma:fieldsID="443fa694cfa6681ccd54d5b19ec95b55" ns2:_="" ns3:_="" ns4:_="" ns5:_="" ns6:_="" ns7:_="">
    <xsd:import namespace="1951e9f8-c1c2-47c8-a81e-cc107992a545"/>
    <xsd:import namespace="0063f72e-ace3-48fb-9c1f-5b513408b31f"/>
    <xsd:import namespace="b413c3fd-5a3b-4239-b985-69032e371c04"/>
    <xsd:import namespace="a8f60570-4bd3-4f2b-950b-a996de8ab151"/>
    <xsd:import namespace="aaacb922-5235-4a66-b188-303b9b46fbd7"/>
    <xsd:import namespace="b60c0a8b-e4ff-4497-9362-25be404c238b"/>
    <xsd:element name="properties">
      <xsd:complexType>
        <xsd:sequence>
          <xsd:element name="documentManagement">
            <xsd:complexType>
              <xsd:all>
                <xsd:element ref="ns2:_dlc_DocId" minOccurs="0"/>
                <xsd:element ref="ns2:_dlc_DocIdUrl" minOccurs="0"/>
                <xsd:element ref="ns2:_dlc_DocIdPersistId" minOccurs="0"/>
                <xsd:element ref="ns3:Security_x0020_Classification" minOccurs="0"/>
                <xsd:element ref="ns3:Descriptor" minOccurs="0"/>
                <xsd:element ref="ns2:m975189f4ba442ecbf67d4147307b177" minOccurs="0"/>
                <xsd:element ref="ns2:TaxCatchAll" minOccurs="0"/>
                <xsd:element ref="ns2:TaxCatchAllLabel" minOccurs="0"/>
                <xsd:element ref="ns4:Government_x0020_Body" minOccurs="0"/>
                <xsd:element ref="ns4:Date_x0020_Opened" minOccurs="0"/>
                <xsd:element ref="ns4:Date_x0020_Closed" minOccurs="0"/>
                <xsd:element ref="ns5:Retention_x0020_Label" minOccurs="0"/>
                <xsd:element ref="ns6:LegacyData" minOccurs="0"/>
                <xsd:element ref="ns7:MediaServiceMetadata" minOccurs="0"/>
                <xsd:element ref="ns7:MediaServiceFastMetadata" minOccurs="0"/>
                <xsd:element ref="ns7:MediaServiceAutoKeyPoints" minOccurs="0"/>
                <xsd:element ref="ns7:MediaServiceKeyPoints" minOccurs="0"/>
                <xsd:element ref="ns2:SharedWithUsers" minOccurs="0"/>
                <xsd:element ref="ns2:SharedWithDetails" minOccurs="0"/>
                <xsd:element ref="ns7:MediaServiceDateTaken" minOccurs="0"/>
                <xsd:element ref="ns7:MediaServiceLocation" minOccurs="0"/>
                <xsd:element ref="ns7:MediaServiceOCR" minOccurs="0"/>
                <xsd:element ref="ns7:MediaServiceGenerationTime" minOccurs="0"/>
                <xsd:element ref="ns7:MediaServiceEventHashCode" minOccurs="0"/>
                <xsd:element ref="ns7:MediaLengthInSeconds" minOccurs="0"/>
                <xsd:element ref="ns7:lcf76f155ced4ddcb4097134ff3c332f" minOccurs="0"/>
                <xsd:element ref="ns7:MediaServiceObjectDetectorVersions" minOccurs="0"/>
                <xsd:element ref="ns7: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951e9f8-c1c2-47c8-a81e-cc107992a545"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m975189f4ba442ecbf67d4147307b177" ma:index="13" nillable="true" ma:taxonomy="true" ma:internalName="m975189f4ba442ecbf67d4147307b177" ma:taxonomyFieldName="Business_x0020_Unit" ma:displayName="Business Unit" ma:default="1;#DIT:Private Office Group:Parly|2693768f-1d23-4490-8008-daa46ea083d8" ma:fieldId="{6975189f-4ba4-42ec-bf67-d4147307b177}" ma:sspId="07c4ed84-5fe0-43ce-92b1-d76889ed7488" ma:termSetId="6f71e40e-3a2e-4baf-91d9-2069eb354530" ma:anchorId="00000000-0000-0000-0000-000000000000" ma:open="false" ma:isKeyword="false">
      <xsd:complexType>
        <xsd:sequence>
          <xsd:element ref="pc:Terms" minOccurs="0" maxOccurs="1"/>
        </xsd:sequence>
      </xsd:complexType>
    </xsd:element>
    <xsd:element name="TaxCatchAll" ma:index="14" nillable="true" ma:displayName="Taxonomy Catch All Column" ma:hidden="true" ma:list="{fc4839fd-94f0-469c-ad6b-d197f7a45833}" ma:internalName="TaxCatchAll" ma:showField="CatchAllData" ma:web="1951e9f8-c1c2-47c8-a81e-cc107992a545">
      <xsd:complexType>
        <xsd:complexContent>
          <xsd:extension base="dms:MultiChoiceLookup">
            <xsd:sequence>
              <xsd:element name="Value" type="dms:Lookup" maxOccurs="unbounded" minOccurs="0" nillable="true"/>
            </xsd:sequence>
          </xsd:extension>
        </xsd:complexContent>
      </xsd:complexType>
    </xsd:element>
    <xsd:element name="TaxCatchAllLabel" ma:index="15" nillable="true" ma:displayName="Taxonomy Catch All Column1" ma:hidden="true" ma:list="{fc4839fd-94f0-469c-ad6b-d197f7a45833}" ma:internalName="TaxCatchAllLabel" ma:readOnly="true" ma:showField="CatchAllDataLabel" ma:web="1951e9f8-c1c2-47c8-a81e-cc107992a545">
      <xsd:complexType>
        <xsd:complexContent>
          <xsd:extension base="dms:MultiChoiceLookup">
            <xsd:sequence>
              <xsd:element name="Value" type="dms:Lookup" maxOccurs="unbounded" minOccurs="0" nillable="true"/>
            </xsd:sequence>
          </xsd:extension>
        </xsd:complexContent>
      </xsd:complexType>
    </xsd:element>
    <xsd:element name="SharedWithUsers" ma:index="2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7"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063f72e-ace3-48fb-9c1f-5b513408b31f" elementFormDefault="qualified">
    <xsd:import namespace="http://schemas.microsoft.com/office/2006/documentManagement/types"/>
    <xsd:import namespace="http://schemas.microsoft.com/office/infopath/2007/PartnerControls"/>
    <xsd:element name="Security_x0020_Classification" ma:index="11" nillable="true" ma:displayName="Security Classification" ma:default="OFFICIAL" ma:format="Dropdown" ma:indexed="true" ma:internalName="Security_x0020_Classification">
      <xsd:simpleType>
        <xsd:restriction base="dms:Choice">
          <xsd:enumeration value="OFFICIAL"/>
          <xsd:enumeration value="OFFICIAL - SENSITIVE"/>
        </xsd:restriction>
      </xsd:simpleType>
    </xsd:element>
    <xsd:element name="Descriptor" ma:index="12" nillable="true" ma:displayName="Descriptor" ma:default="" ma:format="Dropdown" ma:indexed="true" ma:internalName="Descriptor">
      <xsd:simpleType>
        <xsd:restriction base="dms:Choice">
          <xsd:enumeration value="COMMERCIAL"/>
          <xsd:enumeration value="PERSONAL"/>
          <xsd:enumeration value="LOCSEN"/>
        </xsd:restriction>
      </xsd:simpleType>
    </xsd:element>
  </xsd:schema>
  <xsd:schema xmlns:xsd="http://www.w3.org/2001/XMLSchema" xmlns:xs="http://www.w3.org/2001/XMLSchema" xmlns:dms="http://schemas.microsoft.com/office/2006/documentManagement/types" xmlns:pc="http://schemas.microsoft.com/office/infopath/2007/PartnerControls" targetNamespace="b413c3fd-5a3b-4239-b985-69032e371c04" elementFormDefault="qualified">
    <xsd:import namespace="http://schemas.microsoft.com/office/2006/documentManagement/types"/>
    <xsd:import namespace="http://schemas.microsoft.com/office/infopath/2007/PartnerControls"/>
    <xsd:element name="Government_x0020_Body" ma:index="17" nillable="true" ma:displayName="Government Body" ma:default="DIT" ma:internalName="Government_x0020_Body">
      <xsd:simpleType>
        <xsd:restriction base="dms:Text">
          <xsd:maxLength value="255"/>
        </xsd:restriction>
      </xsd:simpleType>
    </xsd:element>
    <xsd:element name="Date_x0020_Opened" ma:index="18" nillable="true" ma:displayName="Date Opened" ma:default="[Today]" ma:format="DateOnly" ma:internalName="Date_x0020_Opened">
      <xsd:simpleType>
        <xsd:restriction base="dms:DateTime"/>
      </xsd:simpleType>
    </xsd:element>
    <xsd:element name="Date_x0020_Closed" ma:index="19" nillable="true" ma:displayName="Date Closed" ma:format="DateOnly" ma:internalName="Date_x0020_Clos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a8f60570-4bd3-4f2b-950b-a996de8ab151" elementFormDefault="qualified">
    <xsd:import namespace="http://schemas.microsoft.com/office/2006/documentManagement/types"/>
    <xsd:import namespace="http://schemas.microsoft.com/office/infopath/2007/PartnerControls"/>
    <xsd:element name="Retention_x0020_Label" ma:index="20" nillable="true" ma:displayName="Retention Label" ma:internalName="Retention_x0020_Label">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aacb922-5235-4a66-b188-303b9b46fbd7" elementFormDefault="qualified">
    <xsd:import namespace="http://schemas.microsoft.com/office/2006/documentManagement/types"/>
    <xsd:import namespace="http://schemas.microsoft.com/office/infopath/2007/PartnerControls"/>
    <xsd:element name="LegacyData" ma:index="21" nillable="true" ma:displayName="Legacy Data" ma:internalName="LegacyData">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60c0a8b-e4ff-4497-9362-25be404c238b" elementFormDefault="qualified">
    <xsd:import namespace="http://schemas.microsoft.com/office/2006/documentManagement/types"/>
    <xsd:import namespace="http://schemas.microsoft.com/office/infopath/2007/PartnerControls"/>
    <xsd:element name="MediaServiceMetadata" ma:index="22" nillable="true" ma:displayName="MediaServiceMetadata" ma:hidden="true" ma:internalName="MediaServiceMetadata" ma:readOnly="true">
      <xsd:simpleType>
        <xsd:restriction base="dms:Note"/>
      </xsd:simpleType>
    </xsd:element>
    <xsd:element name="MediaServiceFastMetadata" ma:index="23" nillable="true" ma:displayName="MediaServiceFastMetadata" ma:hidden="true" ma:internalName="MediaServiceFastMetadata" ma:readOnly="true">
      <xsd:simpleType>
        <xsd:restriction base="dms:Note"/>
      </xsd:simpleType>
    </xsd:element>
    <xsd:element name="MediaServiceAutoKeyPoints" ma:index="24" nillable="true" ma:displayName="MediaServiceAutoKeyPoints" ma:hidden="true" ma:internalName="MediaServiceAutoKeyPoints" ma:readOnly="true">
      <xsd:simpleType>
        <xsd:restriction base="dms:Note"/>
      </xsd:simpleType>
    </xsd:element>
    <xsd:element name="MediaServiceKeyPoints" ma:index="25" nillable="true" ma:displayName="KeyPoints" ma:internalName="MediaServiceKeyPoints" ma:readOnly="true">
      <xsd:simpleType>
        <xsd:restriction base="dms:Note">
          <xsd:maxLength value="255"/>
        </xsd:restriction>
      </xsd:simpleType>
    </xsd:element>
    <xsd:element name="MediaServiceDateTaken" ma:index="28" nillable="true" ma:displayName="MediaServiceDateTaken" ma:hidden="true" ma:internalName="MediaServiceDateTaken" ma:readOnly="true">
      <xsd:simpleType>
        <xsd:restriction base="dms:Text"/>
      </xsd:simpleType>
    </xsd:element>
    <xsd:element name="MediaServiceLocation" ma:index="29" nillable="true" ma:displayName="Location" ma:internalName="MediaServiceLocation" ma:readOnly="true">
      <xsd:simpleType>
        <xsd:restriction base="dms:Text"/>
      </xsd:simpleType>
    </xsd:element>
    <xsd:element name="MediaServiceOCR" ma:index="30" nillable="true" ma:displayName="Extracted Text" ma:internalName="MediaServiceOCR" ma:readOnly="true">
      <xsd:simpleType>
        <xsd:restriction base="dms:Note">
          <xsd:maxLength value="255"/>
        </xsd:restriction>
      </xsd:simpleType>
    </xsd:element>
    <xsd:element name="MediaServiceGenerationTime" ma:index="31" nillable="true" ma:displayName="MediaServiceGenerationTime" ma:hidden="true" ma:internalName="MediaServiceGenerationTime" ma:readOnly="true">
      <xsd:simpleType>
        <xsd:restriction base="dms:Text"/>
      </xsd:simpleType>
    </xsd:element>
    <xsd:element name="MediaServiceEventHashCode" ma:index="32" nillable="true" ma:displayName="MediaServiceEventHashCode" ma:hidden="true" ma:internalName="MediaServiceEventHashCode" ma:readOnly="true">
      <xsd:simpleType>
        <xsd:restriction base="dms:Text"/>
      </xsd:simpleType>
    </xsd:element>
    <xsd:element name="MediaLengthInSeconds" ma:index="33" nillable="true" ma:displayName="MediaLengthInSeconds" ma:hidden="true" ma:internalName="MediaLengthInSeconds" ma:readOnly="true">
      <xsd:simpleType>
        <xsd:restriction base="dms:Unknown"/>
      </xsd:simpleType>
    </xsd:element>
    <xsd:element name="lcf76f155ced4ddcb4097134ff3c332f" ma:index="35" nillable="true" ma:taxonomy="true" ma:internalName="lcf76f155ced4ddcb4097134ff3c332f" ma:taxonomyFieldName="MediaServiceImageTags" ma:displayName="Image Tags" ma:readOnly="false" ma:fieldId="{5cf76f15-5ced-4ddc-b409-7134ff3c332f}" ma:taxonomyMulti="true" ma:sspId="07c4ed84-5fe0-43ce-92b1-d76889ed748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6" nillable="true" ma:displayName="MediaServiceObjectDetectorVersions" ma:hidden="true" ma:indexed="true" ma:internalName="MediaServiceObjectDetectorVersions" ma:readOnly="true">
      <xsd:simpleType>
        <xsd:restriction base="dms:Text"/>
      </xsd:simpleType>
    </xsd:element>
    <xsd:element name="MediaServiceSearchProperties" ma:index="37"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E3F3CD2-029D-4670-905F-CD38788B8BBF}">
  <ds:schemaRefs>
    <ds:schemaRef ds:uri="http://schemas.openxmlformats.org/officeDocument/2006/bibliography"/>
  </ds:schemaRefs>
</ds:datastoreItem>
</file>

<file path=customXml/itemProps3.xml><?xml version="1.0" encoding="utf-8"?>
<ds:datastoreItem xmlns:ds="http://schemas.openxmlformats.org/officeDocument/2006/customXml" ds:itemID="{FC503BB9-F848-4757-BF0D-88CBFBC66542}">
  <ds:schemaRefs>
    <ds:schemaRef ds:uri="http://schemas.microsoft.com/sharepoint/events"/>
  </ds:schemaRefs>
</ds:datastoreItem>
</file>

<file path=customXml/itemProps4.xml><?xml version="1.0" encoding="utf-8"?>
<ds:datastoreItem xmlns:ds="http://schemas.openxmlformats.org/officeDocument/2006/customXml" ds:itemID="{C59C7458-9F46-4731-BF13-D4661163DC7F}">
  <ds:schemaRefs>
    <ds:schemaRef ds:uri="http://schemas.microsoft.com/sharepoint/v3/contenttype/forms"/>
  </ds:schemaRefs>
</ds:datastoreItem>
</file>

<file path=customXml/itemProps5.xml><?xml version="1.0" encoding="utf-8"?>
<ds:datastoreItem xmlns:ds="http://schemas.openxmlformats.org/officeDocument/2006/customXml" ds:itemID="{406D17BB-7E4E-4C48-8A81-3B2F395149E4}">
  <ds:schemaRefs>
    <ds:schemaRef ds:uri="http://schemas.microsoft.com/office/2006/metadata/properties"/>
    <ds:schemaRef ds:uri="http://schemas.microsoft.com/office/infopath/2007/PartnerControls"/>
    <ds:schemaRef ds:uri="b413c3fd-5a3b-4239-b985-69032e371c04"/>
    <ds:schemaRef ds:uri="aaacb922-5235-4a66-b188-303b9b46fbd7"/>
    <ds:schemaRef ds:uri="0063f72e-ace3-48fb-9c1f-5b513408b31f"/>
    <ds:schemaRef ds:uri="b60c0a8b-e4ff-4497-9362-25be404c238b"/>
    <ds:schemaRef ds:uri="1951e9f8-c1c2-47c8-a81e-cc107992a545"/>
    <ds:schemaRef ds:uri="a8f60570-4bd3-4f2b-950b-a996de8ab151"/>
  </ds:schemaRefs>
</ds:datastoreItem>
</file>

<file path=customXml/itemProps6.xml><?xml version="1.0" encoding="utf-8"?>
<ds:datastoreItem xmlns:ds="http://schemas.openxmlformats.org/officeDocument/2006/customXml" ds:itemID="{983B242D-FE60-4349-B96C-6C74BFDC27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951e9f8-c1c2-47c8-a81e-cc107992a545"/>
    <ds:schemaRef ds:uri="0063f72e-ace3-48fb-9c1f-5b513408b31f"/>
    <ds:schemaRef ds:uri="b413c3fd-5a3b-4239-b985-69032e371c04"/>
    <ds:schemaRef ds:uri="a8f60570-4bd3-4f2b-950b-a996de8ab151"/>
    <ds:schemaRef ds:uri="aaacb922-5235-4a66-b188-303b9b46fbd7"/>
    <ds:schemaRef ds:uri="b60c0a8b-e4ff-4497-9362-25be404c238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61c22e59-6e76-40e7-9277-37c464fc6354}" enabled="1" method="Privileged" siteId="{f99512c1-fd9f-4475-9896-9a0b3cdc50ec}" removed="0"/>
</clbl:labelList>
</file>

<file path=docProps/app.xml><?xml version="1.0" encoding="utf-8"?>
<Properties xmlns="http://schemas.openxmlformats.org/officeDocument/2006/extended-properties" xmlns:vt="http://schemas.openxmlformats.org/officeDocument/2006/docPropsVTypes">
  <Template>Normal.dotm</Template>
  <TotalTime>4</TotalTime>
  <Pages>1</Pages>
  <Words>2037</Words>
  <Characters>11614</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Steel Industry (Special Measures)</vt:lpstr>
    </vt:vector>
  </TitlesOfParts>
  <Manager/>
  <Company>prepared by the Department for Business and Trade</Company>
  <LinksUpToDate>false</LinksUpToDate>
  <CharactersWithSpaces>13624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Steel Industry (Special Measures)</dc:title>
  <dc:subject/>
  <dc:creator>Guidance</dc:creator>
  <cp:keywords>v.1.5.2</cp:keywords>
  <dc:description>Template last amended 01/02/2016</dc:description>
  <cp:lastModifiedBy>Eaglesfield, Jack</cp:lastModifiedBy>
  <cp:revision>4</cp:revision>
  <cp:lastPrinted>2016-01-06T10:34:00Z</cp:lastPrinted>
  <dcterms:created xsi:type="dcterms:W3CDTF">2025-05-07T11:11:00Z</dcterms:created>
  <dcterms:modified xsi:type="dcterms:W3CDTF">2025-05-07T11:12:00Z</dcterms:modified>
  <cp:category>13</cp:category>
  <cp:contentStatus>59/1</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0x0101001D7367596852F24E97536B2A84C902DA</vt:lpwstr>
  </property>
  <property fmtid="{D5CDD505-2E9C-101B-9397-08002B2CF9AE}" pid="3" name="Order">
    <vt:r8>40700</vt:r8>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activity">
    <vt:lpwstr>{"FileActivityType":"9","FileActivityTimeStamp":"2024-03-25T15:48:43.687Z","FileActivityUsersOnPage":[{"DisplayName":"Jack COLLINS (DBT)","Id":"jack.collins@businessandtrade.gov.uk"}],"FileActivityNavigationId":null}</vt:lpwstr>
  </property>
  <property fmtid="{D5CDD505-2E9C-101B-9397-08002B2CF9AE}" pid="8" name="_ExtendedDescription">
    <vt:lpwstr/>
  </property>
  <property fmtid="{D5CDD505-2E9C-101B-9397-08002B2CF9AE}" pid="9" name="TriggerFlowInfo">
    <vt:lpwstr/>
  </property>
  <property fmtid="{D5CDD505-2E9C-101B-9397-08002B2CF9AE}" pid="10" name="Business Unit">
    <vt:lpwstr>1;#DIT:Private Office Group:Parly|2693768f-1d23-4490-8008-daa46ea083d8</vt:lpwstr>
  </property>
  <property fmtid="{D5CDD505-2E9C-101B-9397-08002B2CF9AE}" pid="11" name="_dlc_DocIdItemGuid">
    <vt:lpwstr>87a97c32-feed-4901-89ed-ef5c832a2d38</vt:lpwstr>
  </property>
  <property fmtid="{D5CDD505-2E9C-101B-9397-08002B2CF9AE}" pid="12" name="MSIP_Label_c1c05e37-788c-4c59-b50e-5c98323c0a70_Enabled">
    <vt:lpwstr>true</vt:lpwstr>
  </property>
  <property fmtid="{D5CDD505-2E9C-101B-9397-08002B2CF9AE}" pid="13" name="MSIP_Label_c1c05e37-788c-4c59-b50e-5c98323c0a70_SetDate">
    <vt:lpwstr>2024-06-24T13:03:55Z</vt:lpwstr>
  </property>
  <property fmtid="{D5CDD505-2E9C-101B-9397-08002B2CF9AE}" pid="14" name="MSIP_Label_c1c05e37-788c-4c59-b50e-5c98323c0a70_Method">
    <vt:lpwstr>Standard</vt:lpwstr>
  </property>
  <property fmtid="{D5CDD505-2E9C-101B-9397-08002B2CF9AE}" pid="15" name="MSIP_Label_c1c05e37-788c-4c59-b50e-5c98323c0a70_Name">
    <vt:lpwstr>OFFICIAL</vt:lpwstr>
  </property>
  <property fmtid="{D5CDD505-2E9C-101B-9397-08002B2CF9AE}" pid="16" name="MSIP_Label_c1c05e37-788c-4c59-b50e-5c98323c0a70_SiteId">
    <vt:lpwstr>8fa217ec-33aa-46fb-ad96-dfe68006bb86</vt:lpwstr>
  </property>
  <property fmtid="{D5CDD505-2E9C-101B-9397-08002B2CF9AE}" pid="17" name="MSIP_Label_c1c05e37-788c-4c59-b50e-5c98323c0a70_ActionId">
    <vt:lpwstr>bc18242e-7024-4104-80db-38958b24451a</vt:lpwstr>
  </property>
  <property fmtid="{D5CDD505-2E9C-101B-9397-08002B2CF9AE}" pid="18" name="MSIP_Label_c1c05e37-788c-4c59-b50e-5c98323c0a70_ContentBits">
    <vt:lpwstr>0</vt:lpwstr>
  </property>
  <property fmtid="{D5CDD505-2E9C-101B-9397-08002B2CF9AE}" pid="19" name="MediaServiceImageTags">
    <vt:lpwstr/>
  </property>
  <property fmtid="{D5CDD505-2E9C-101B-9397-08002B2CF9AE}" pid="20" name="Business_x0020_Unit">
    <vt:lpwstr>1;#DIT:Private Office Group:Parly|2693768f-1d23-4490-8008-daa46ea083d8</vt:lpwstr>
  </property>
</Properties>
</file>