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4F468" w14:textId="11D7961E" w:rsidR="00E718E1" w:rsidRPr="00CA4237" w:rsidRDefault="00DA0187" w:rsidP="0067758B">
      <w:pPr>
        <w:pStyle w:val="StyleENBilltitleText1"/>
        <w:rPr>
          <w:color w:val="auto"/>
          <w:lang w:val="en-GB"/>
        </w:rPr>
      </w:pPr>
      <w:r>
        <w:rPr>
          <w:rStyle w:val="PlaceholderText"/>
          <w:color w:val="auto"/>
          <w:lang w:val="en-GB"/>
        </w:rPr>
        <w:t>Higher education (freedom of Speech) Act 2023</w:t>
      </w:r>
    </w:p>
    <w:p w14:paraId="2280EBE9"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46E710FA"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5A68BB3C" w14:textId="08498A43" w:rsidR="00DA0187" w:rsidRPr="007879DF" w:rsidRDefault="00DA0187" w:rsidP="00DA0187">
      <w:pPr>
        <w:pStyle w:val="StyleStyleENIntroTextLatinPalatinoLinotype-RomanBackg"/>
        <w:rPr>
          <w:color w:val="auto"/>
        </w:rPr>
      </w:pPr>
      <w:r w:rsidRPr="007879DF">
        <w:rPr>
          <w:color w:val="auto"/>
        </w:rPr>
        <w:t xml:space="preserve">These Explanatory Notes relate to the </w:t>
      </w:r>
      <w:r>
        <w:rPr>
          <w:rStyle w:val="ENIntroTextChar"/>
          <w:rFonts w:ascii="Palatino Linotype-Roman" w:hAnsi="Palatino Linotype-Roman"/>
          <w:color w:val="auto"/>
          <w:lang w:val="en-GB"/>
        </w:rPr>
        <w:t>Higher Education (Freedom of Speech)</w:t>
      </w:r>
      <w:r w:rsidRPr="007879DF">
        <w:rPr>
          <w:color w:val="auto"/>
        </w:rPr>
        <w:t xml:space="preserve"> </w:t>
      </w:r>
      <w:r>
        <w:rPr>
          <w:color w:val="auto"/>
        </w:rPr>
        <w:t>Act 2023 which received Royal Assent</w:t>
      </w:r>
      <w:r w:rsidRPr="007879DF">
        <w:rPr>
          <w:color w:val="auto"/>
        </w:rPr>
        <w:t xml:space="preserve"> on </w:t>
      </w:r>
      <w:r>
        <w:rPr>
          <w:color w:val="auto"/>
        </w:rPr>
        <w:t>11 May 2023</w:t>
      </w:r>
      <w:r w:rsidRPr="007879DF">
        <w:rPr>
          <w:color w:val="auto"/>
        </w:rPr>
        <w:t xml:space="preserve"> </w:t>
      </w:r>
      <w:r>
        <w:rPr>
          <w:color w:val="auto"/>
        </w:rPr>
        <w:t>(c. 16).</w:t>
      </w:r>
    </w:p>
    <w:p w14:paraId="7EE3C429" w14:textId="0F01FB73" w:rsidR="00DA0187" w:rsidRPr="00AE5693" w:rsidRDefault="00DA0187" w:rsidP="00DA0187">
      <w:pPr>
        <w:pStyle w:val="StyleENIntroTextBulletedLatinPalatinoLinotype-Roman"/>
        <w:numPr>
          <w:ilvl w:val="0"/>
          <w:numId w:val="24"/>
        </w:numPr>
      </w:pPr>
      <w:r w:rsidRPr="007879DF">
        <w:rPr>
          <w:color w:val="auto"/>
        </w:rPr>
        <w:t>These Explanatory Notes have been</w:t>
      </w:r>
      <w:r>
        <w:rPr>
          <w:color w:val="auto"/>
        </w:rPr>
        <w:t xml:space="preserve"> provided by</w:t>
      </w:r>
      <w:r w:rsidRPr="007879DF">
        <w:rPr>
          <w:color w:val="auto"/>
        </w:rPr>
        <w:t xml:space="preserve"> </w:t>
      </w:r>
      <w:r>
        <w:rPr>
          <w:color w:val="auto"/>
        </w:rPr>
        <w:t>the Department for Education</w:t>
      </w:r>
      <w:r w:rsidRPr="007879DF">
        <w:rPr>
          <w:color w:val="auto"/>
        </w:rPr>
        <w:t xml:space="preserve"> </w:t>
      </w:r>
      <w:proofErr w:type="gramStart"/>
      <w:r w:rsidRPr="007879DF">
        <w:rPr>
          <w:color w:val="auto"/>
        </w:rPr>
        <w:t>in order to</w:t>
      </w:r>
      <w:proofErr w:type="gramEnd"/>
      <w:r w:rsidRPr="007879DF">
        <w:rPr>
          <w:color w:val="auto"/>
        </w:rPr>
        <w:t xml:space="preserve"> assist the reader</w:t>
      </w:r>
      <w:r>
        <w:rPr>
          <w:color w:val="auto"/>
        </w:rPr>
        <w:t xml:space="preserve"> in understanding the Act</w:t>
      </w:r>
      <w:r w:rsidRPr="007879DF">
        <w:rPr>
          <w:color w:val="auto"/>
        </w:rPr>
        <w:t>.</w:t>
      </w:r>
      <w:r>
        <w:rPr>
          <w:color w:val="auto"/>
        </w:rPr>
        <w:t xml:space="preserve"> </w:t>
      </w:r>
      <w:r w:rsidRPr="007879DF">
        <w:rPr>
          <w:color w:val="auto"/>
        </w:rPr>
        <w:t>They do not form part of the</w:t>
      </w:r>
      <w:r w:rsidRPr="00146FE0">
        <w:t xml:space="preserve"> </w:t>
      </w:r>
      <w:r>
        <w:t>Act</w:t>
      </w:r>
      <w:r w:rsidRPr="00AE5693">
        <w:t xml:space="preserve"> and have not been endorsed by Parliament.</w:t>
      </w:r>
    </w:p>
    <w:p w14:paraId="02E95129" w14:textId="71BC2712" w:rsidR="00DA0187" w:rsidRPr="00AE5693" w:rsidRDefault="00DA0187" w:rsidP="00DA0187">
      <w:pPr>
        <w:pStyle w:val="StyleENIntroTextBulletedLatinPalatinoLinotype-Roman"/>
        <w:numPr>
          <w:ilvl w:val="0"/>
          <w:numId w:val="24"/>
        </w:numPr>
      </w:pPr>
      <w:r w:rsidRPr="00AE5693">
        <w:t xml:space="preserve">These Explanatory Notes explain what each part of the </w:t>
      </w:r>
      <w:r>
        <w:t>Act</w:t>
      </w:r>
      <w:r w:rsidRPr="00146FE0">
        <w:t xml:space="preserve"> will mean in practice; provide background information on the development of policy; and provide additional information on how the </w:t>
      </w:r>
      <w:r>
        <w:t>Act</w:t>
      </w:r>
      <w:r w:rsidRPr="00AE5693">
        <w:t xml:space="preserve"> will affect existing legislation in this area. </w:t>
      </w:r>
    </w:p>
    <w:p w14:paraId="4BDB3389" w14:textId="5A45C81F" w:rsidR="00DA0187" w:rsidRDefault="00DA0187" w:rsidP="00DA0187">
      <w:pPr>
        <w:pStyle w:val="StyleENIntroTextBulletedLatinPalatinoLinotype-Roman"/>
        <w:numPr>
          <w:ilvl w:val="0"/>
          <w:numId w:val="24"/>
        </w:numPr>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421B2F45" w14:textId="1B313E7C" w:rsidR="00DA0187" w:rsidRPr="00146FE0" w:rsidRDefault="00DA0187" w:rsidP="00DA0187">
      <w:pPr>
        <w:pStyle w:val="StyleENIntroTextBulletedLatinPalatinoLinotype-Roman"/>
        <w:numPr>
          <w:ilvl w:val="0"/>
          <w:numId w:val="0"/>
        </w:numPr>
      </w:pPr>
      <w:r>
        <w:br w:type="page"/>
      </w:r>
    </w:p>
    <w:p w14:paraId="7F0450E8" w14:textId="45DF5660" w:rsidR="00C54216" w:rsidRPr="00CA4237" w:rsidRDefault="00EC4FF9" w:rsidP="00EC4FF9">
      <w:pPr>
        <w:pStyle w:val="ENHeading1Unindexed"/>
        <w:rPr>
          <w:lang w:val="en-GB"/>
        </w:rPr>
      </w:pPr>
      <w:r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538"/>
        <w:gridCol w:w="4533"/>
      </w:tblGrid>
      <w:tr w:rsidR="00EC4FF9" w:rsidRPr="00A64BF2" w14:paraId="63D8BD16" w14:textId="77777777" w:rsidTr="00A64BF2">
        <w:tc>
          <w:tcPr>
            <w:tcW w:w="4643" w:type="dxa"/>
            <w:shd w:val="clear" w:color="auto" w:fill="auto"/>
          </w:tcPr>
          <w:p w14:paraId="63A0D934" w14:textId="77777777" w:rsidR="00EC4FF9" w:rsidRPr="00A64BF2" w:rsidRDefault="00EC4FF9" w:rsidP="00A64BF2">
            <w:pPr>
              <w:pStyle w:val="StyleTOC1Bold"/>
              <w:jc w:val="left"/>
              <w:rPr>
                <w:b/>
              </w:rPr>
            </w:pPr>
            <w:r w:rsidRPr="00A64BF2">
              <w:rPr>
                <w:b/>
              </w:rPr>
              <w:t>Subject</w:t>
            </w:r>
          </w:p>
        </w:tc>
        <w:tc>
          <w:tcPr>
            <w:tcW w:w="4644" w:type="dxa"/>
            <w:shd w:val="clear" w:color="auto" w:fill="auto"/>
          </w:tcPr>
          <w:p w14:paraId="2CB982B9" w14:textId="77777777" w:rsidR="00EC4FF9" w:rsidRPr="00A64BF2" w:rsidRDefault="00EC4FF9" w:rsidP="0067758B">
            <w:pPr>
              <w:pStyle w:val="StyleTOC1BoldRight"/>
              <w:rPr>
                <w:b/>
              </w:rPr>
            </w:pPr>
            <w:r w:rsidRPr="00A64BF2">
              <w:rPr>
                <w:b/>
              </w:rPr>
              <w:t>Page of these Notes</w:t>
            </w:r>
          </w:p>
        </w:tc>
      </w:tr>
    </w:tbl>
    <w:p w14:paraId="503C3777" w14:textId="4107337F" w:rsidR="001D4DA9"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135660025" w:history="1">
        <w:r w:rsidR="001D4DA9" w:rsidRPr="00D25927">
          <w:rPr>
            <w:rStyle w:val="Hyperlink"/>
            <w:noProof/>
          </w:rPr>
          <w:t>Overview of the Act</w:t>
        </w:r>
        <w:r w:rsidR="001D4DA9">
          <w:rPr>
            <w:noProof/>
            <w:webHidden/>
          </w:rPr>
          <w:tab/>
        </w:r>
        <w:r w:rsidR="001D4DA9">
          <w:rPr>
            <w:noProof/>
            <w:webHidden/>
          </w:rPr>
          <w:fldChar w:fldCharType="begin"/>
        </w:r>
        <w:r w:rsidR="001D4DA9">
          <w:rPr>
            <w:noProof/>
            <w:webHidden/>
          </w:rPr>
          <w:instrText xml:space="preserve"> PAGEREF _Toc135660025 \h </w:instrText>
        </w:r>
        <w:r w:rsidR="001D4DA9">
          <w:rPr>
            <w:noProof/>
            <w:webHidden/>
          </w:rPr>
        </w:r>
        <w:r w:rsidR="001D4DA9">
          <w:rPr>
            <w:noProof/>
            <w:webHidden/>
          </w:rPr>
          <w:fldChar w:fldCharType="separate"/>
        </w:r>
        <w:r w:rsidR="001D4DA9">
          <w:rPr>
            <w:noProof/>
            <w:webHidden/>
          </w:rPr>
          <w:t>4</w:t>
        </w:r>
        <w:r w:rsidR="001D4DA9">
          <w:rPr>
            <w:noProof/>
            <w:webHidden/>
          </w:rPr>
          <w:fldChar w:fldCharType="end"/>
        </w:r>
      </w:hyperlink>
    </w:p>
    <w:p w14:paraId="3128B529" w14:textId="146AA504"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26" w:history="1">
        <w:r w:rsidRPr="00D25927">
          <w:rPr>
            <w:rStyle w:val="Hyperlink"/>
            <w:noProof/>
          </w:rPr>
          <w:t>Policy background</w:t>
        </w:r>
        <w:r>
          <w:rPr>
            <w:noProof/>
            <w:webHidden/>
          </w:rPr>
          <w:tab/>
        </w:r>
        <w:r>
          <w:rPr>
            <w:noProof/>
            <w:webHidden/>
          </w:rPr>
          <w:fldChar w:fldCharType="begin"/>
        </w:r>
        <w:r>
          <w:rPr>
            <w:noProof/>
            <w:webHidden/>
          </w:rPr>
          <w:instrText xml:space="preserve"> PAGEREF _Toc135660026 \h </w:instrText>
        </w:r>
        <w:r>
          <w:rPr>
            <w:noProof/>
            <w:webHidden/>
          </w:rPr>
        </w:r>
        <w:r>
          <w:rPr>
            <w:noProof/>
            <w:webHidden/>
          </w:rPr>
          <w:fldChar w:fldCharType="separate"/>
        </w:r>
        <w:r>
          <w:rPr>
            <w:noProof/>
            <w:webHidden/>
          </w:rPr>
          <w:t>5</w:t>
        </w:r>
        <w:r>
          <w:rPr>
            <w:noProof/>
            <w:webHidden/>
          </w:rPr>
          <w:fldChar w:fldCharType="end"/>
        </w:r>
      </w:hyperlink>
    </w:p>
    <w:p w14:paraId="01BAB313" w14:textId="569DD199"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27" w:history="1">
        <w:r w:rsidRPr="00D25927">
          <w:rPr>
            <w:rStyle w:val="Hyperlink"/>
            <w:noProof/>
          </w:rPr>
          <w:t>Legal background</w:t>
        </w:r>
        <w:r>
          <w:rPr>
            <w:noProof/>
            <w:webHidden/>
          </w:rPr>
          <w:tab/>
        </w:r>
        <w:r>
          <w:rPr>
            <w:noProof/>
            <w:webHidden/>
          </w:rPr>
          <w:fldChar w:fldCharType="begin"/>
        </w:r>
        <w:r>
          <w:rPr>
            <w:noProof/>
            <w:webHidden/>
          </w:rPr>
          <w:instrText xml:space="preserve"> PAGEREF _Toc135660027 \h </w:instrText>
        </w:r>
        <w:r>
          <w:rPr>
            <w:noProof/>
            <w:webHidden/>
          </w:rPr>
        </w:r>
        <w:r>
          <w:rPr>
            <w:noProof/>
            <w:webHidden/>
          </w:rPr>
          <w:fldChar w:fldCharType="separate"/>
        </w:r>
        <w:r>
          <w:rPr>
            <w:noProof/>
            <w:webHidden/>
          </w:rPr>
          <w:t>6</w:t>
        </w:r>
        <w:r>
          <w:rPr>
            <w:noProof/>
            <w:webHidden/>
          </w:rPr>
          <w:fldChar w:fldCharType="end"/>
        </w:r>
      </w:hyperlink>
    </w:p>
    <w:p w14:paraId="727496D2" w14:textId="0CCED6EF"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28" w:history="1">
        <w:r w:rsidRPr="00D25927">
          <w:rPr>
            <w:rStyle w:val="Hyperlink"/>
            <w:noProof/>
          </w:rPr>
          <w:t>Territorial extent and application</w:t>
        </w:r>
        <w:r>
          <w:rPr>
            <w:noProof/>
            <w:webHidden/>
          </w:rPr>
          <w:tab/>
        </w:r>
        <w:r>
          <w:rPr>
            <w:noProof/>
            <w:webHidden/>
          </w:rPr>
          <w:fldChar w:fldCharType="begin"/>
        </w:r>
        <w:r>
          <w:rPr>
            <w:noProof/>
            <w:webHidden/>
          </w:rPr>
          <w:instrText xml:space="preserve"> PAGEREF _Toc135660028 \h </w:instrText>
        </w:r>
        <w:r>
          <w:rPr>
            <w:noProof/>
            <w:webHidden/>
          </w:rPr>
        </w:r>
        <w:r>
          <w:rPr>
            <w:noProof/>
            <w:webHidden/>
          </w:rPr>
          <w:fldChar w:fldCharType="separate"/>
        </w:r>
        <w:r>
          <w:rPr>
            <w:noProof/>
            <w:webHidden/>
          </w:rPr>
          <w:t>6</w:t>
        </w:r>
        <w:r>
          <w:rPr>
            <w:noProof/>
            <w:webHidden/>
          </w:rPr>
          <w:fldChar w:fldCharType="end"/>
        </w:r>
      </w:hyperlink>
    </w:p>
    <w:p w14:paraId="7DCAFBF6" w14:textId="1B2E2A33"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29" w:history="1">
        <w:r w:rsidRPr="00D25927">
          <w:rPr>
            <w:rStyle w:val="Hyperlink"/>
            <w:noProof/>
          </w:rPr>
          <w:t>Commentary on provisions of Act</w:t>
        </w:r>
        <w:r>
          <w:rPr>
            <w:noProof/>
            <w:webHidden/>
          </w:rPr>
          <w:tab/>
        </w:r>
        <w:r>
          <w:rPr>
            <w:noProof/>
            <w:webHidden/>
          </w:rPr>
          <w:fldChar w:fldCharType="begin"/>
        </w:r>
        <w:r>
          <w:rPr>
            <w:noProof/>
            <w:webHidden/>
          </w:rPr>
          <w:instrText xml:space="preserve"> PAGEREF _Toc135660029 \h </w:instrText>
        </w:r>
        <w:r>
          <w:rPr>
            <w:noProof/>
            <w:webHidden/>
          </w:rPr>
        </w:r>
        <w:r>
          <w:rPr>
            <w:noProof/>
            <w:webHidden/>
          </w:rPr>
          <w:fldChar w:fldCharType="separate"/>
        </w:r>
        <w:r>
          <w:rPr>
            <w:noProof/>
            <w:webHidden/>
          </w:rPr>
          <w:t>7</w:t>
        </w:r>
        <w:r>
          <w:rPr>
            <w:noProof/>
            <w:webHidden/>
          </w:rPr>
          <w:fldChar w:fldCharType="end"/>
        </w:r>
      </w:hyperlink>
    </w:p>
    <w:p w14:paraId="6F30FF14" w14:textId="7799F71D" w:rsidR="001D4DA9" w:rsidRDefault="001D4DA9">
      <w:pPr>
        <w:pStyle w:val="TOC2"/>
        <w:tabs>
          <w:tab w:val="right" w:pos="9061"/>
        </w:tabs>
        <w:rPr>
          <w:rFonts w:asciiTheme="minorHAnsi" w:eastAsiaTheme="minorEastAsia" w:hAnsiTheme="minorHAnsi" w:cstheme="minorBidi"/>
          <w:noProof/>
          <w:sz w:val="22"/>
          <w:szCs w:val="22"/>
          <w:lang w:eastAsia="en-GB" w:bidi="ar-SA"/>
        </w:rPr>
      </w:pPr>
      <w:hyperlink w:anchor="_Toc135660030" w:history="1">
        <w:r w:rsidRPr="00D25927">
          <w:rPr>
            <w:rStyle w:val="Hyperlink"/>
            <w:noProof/>
          </w:rPr>
          <w:t>Part 1: Duties to protect freedom of speech</w:t>
        </w:r>
        <w:r>
          <w:rPr>
            <w:noProof/>
            <w:webHidden/>
          </w:rPr>
          <w:tab/>
        </w:r>
        <w:r>
          <w:rPr>
            <w:noProof/>
            <w:webHidden/>
          </w:rPr>
          <w:fldChar w:fldCharType="begin"/>
        </w:r>
        <w:r>
          <w:rPr>
            <w:noProof/>
            <w:webHidden/>
          </w:rPr>
          <w:instrText xml:space="preserve"> PAGEREF _Toc135660030 \h </w:instrText>
        </w:r>
        <w:r>
          <w:rPr>
            <w:noProof/>
            <w:webHidden/>
          </w:rPr>
        </w:r>
        <w:r>
          <w:rPr>
            <w:noProof/>
            <w:webHidden/>
          </w:rPr>
          <w:fldChar w:fldCharType="separate"/>
        </w:r>
        <w:r>
          <w:rPr>
            <w:noProof/>
            <w:webHidden/>
          </w:rPr>
          <w:t>7</w:t>
        </w:r>
        <w:r>
          <w:rPr>
            <w:noProof/>
            <w:webHidden/>
          </w:rPr>
          <w:fldChar w:fldCharType="end"/>
        </w:r>
      </w:hyperlink>
    </w:p>
    <w:p w14:paraId="45B6A611" w14:textId="79F478C4"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31" w:history="1">
        <w:r w:rsidRPr="00D25927">
          <w:rPr>
            <w:rStyle w:val="Hyperlink"/>
            <w:noProof/>
          </w:rPr>
          <w:t>Section 1: Duties of registered higher education providers</w:t>
        </w:r>
        <w:r>
          <w:rPr>
            <w:noProof/>
            <w:webHidden/>
          </w:rPr>
          <w:tab/>
        </w:r>
        <w:r>
          <w:rPr>
            <w:noProof/>
            <w:webHidden/>
          </w:rPr>
          <w:fldChar w:fldCharType="begin"/>
        </w:r>
        <w:r>
          <w:rPr>
            <w:noProof/>
            <w:webHidden/>
          </w:rPr>
          <w:instrText xml:space="preserve"> PAGEREF _Toc135660031 \h </w:instrText>
        </w:r>
        <w:r>
          <w:rPr>
            <w:noProof/>
            <w:webHidden/>
          </w:rPr>
        </w:r>
        <w:r>
          <w:rPr>
            <w:noProof/>
            <w:webHidden/>
          </w:rPr>
          <w:fldChar w:fldCharType="separate"/>
        </w:r>
        <w:r>
          <w:rPr>
            <w:noProof/>
            <w:webHidden/>
          </w:rPr>
          <w:t>7</w:t>
        </w:r>
        <w:r>
          <w:rPr>
            <w:noProof/>
            <w:webHidden/>
          </w:rPr>
          <w:fldChar w:fldCharType="end"/>
        </w:r>
      </w:hyperlink>
    </w:p>
    <w:p w14:paraId="0B0DA123" w14:textId="60772AD4"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32" w:history="1">
        <w:r w:rsidRPr="00D25927">
          <w:rPr>
            <w:rStyle w:val="Hyperlink"/>
            <w:noProof/>
          </w:rPr>
          <w:t>Section A1: Duty to take steps to secure freedom of speech</w:t>
        </w:r>
        <w:r>
          <w:rPr>
            <w:noProof/>
            <w:webHidden/>
          </w:rPr>
          <w:tab/>
        </w:r>
        <w:r>
          <w:rPr>
            <w:noProof/>
            <w:webHidden/>
          </w:rPr>
          <w:fldChar w:fldCharType="begin"/>
        </w:r>
        <w:r>
          <w:rPr>
            <w:noProof/>
            <w:webHidden/>
          </w:rPr>
          <w:instrText xml:space="preserve"> PAGEREF _Toc135660032 \h </w:instrText>
        </w:r>
        <w:r>
          <w:rPr>
            <w:noProof/>
            <w:webHidden/>
          </w:rPr>
        </w:r>
        <w:r>
          <w:rPr>
            <w:noProof/>
            <w:webHidden/>
          </w:rPr>
          <w:fldChar w:fldCharType="separate"/>
        </w:r>
        <w:r>
          <w:rPr>
            <w:noProof/>
            <w:webHidden/>
          </w:rPr>
          <w:t>7</w:t>
        </w:r>
        <w:r>
          <w:rPr>
            <w:noProof/>
            <w:webHidden/>
          </w:rPr>
          <w:fldChar w:fldCharType="end"/>
        </w:r>
      </w:hyperlink>
    </w:p>
    <w:p w14:paraId="24EB6FB8" w14:textId="3D90DA58"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33" w:history="1">
        <w:r w:rsidRPr="00D25927">
          <w:rPr>
            <w:rStyle w:val="Hyperlink"/>
            <w:noProof/>
          </w:rPr>
          <w:t>Section A2: Code of Practice</w:t>
        </w:r>
        <w:r>
          <w:rPr>
            <w:noProof/>
            <w:webHidden/>
          </w:rPr>
          <w:tab/>
        </w:r>
        <w:r>
          <w:rPr>
            <w:noProof/>
            <w:webHidden/>
          </w:rPr>
          <w:fldChar w:fldCharType="begin"/>
        </w:r>
        <w:r>
          <w:rPr>
            <w:noProof/>
            <w:webHidden/>
          </w:rPr>
          <w:instrText xml:space="preserve"> PAGEREF _Toc135660033 \h </w:instrText>
        </w:r>
        <w:r>
          <w:rPr>
            <w:noProof/>
            <w:webHidden/>
          </w:rPr>
        </w:r>
        <w:r>
          <w:rPr>
            <w:noProof/>
            <w:webHidden/>
          </w:rPr>
          <w:fldChar w:fldCharType="separate"/>
        </w:r>
        <w:r>
          <w:rPr>
            <w:noProof/>
            <w:webHidden/>
          </w:rPr>
          <w:t>7</w:t>
        </w:r>
        <w:r>
          <w:rPr>
            <w:noProof/>
            <w:webHidden/>
          </w:rPr>
          <w:fldChar w:fldCharType="end"/>
        </w:r>
      </w:hyperlink>
    </w:p>
    <w:p w14:paraId="77299B90" w14:textId="58A1D4D8"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34" w:history="1">
        <w:r w:rsidRPr="00D25927">
          <w:rPr>
            <w:rStyle w:val="Hyperlink"/>
            <w:noProof/>
          </w:rPr>
          <w:t>Section A3: Duty to promote the importance of freedom of speech and academic freedom</w:t>
        </w:r>
        <w:r>
          <w:rPr>
            <w:noProof/>
            <w:webHidden/>
          </w:rPr>
          <w:tab/>
        </w:r>
        <w:r>
          <w:rPr>
            <w:noProof/>
            <w:webHidden/>
          </w:rPr>
          <w:fldChar w:fldCharType="begin"/>
        </w:r>
        <w:r>
          <w:rPr>
            <w:noProof/>
            <w:webHidden/>
          </w:rPr>
          <w:instrText xml:space="preserve"> PAGEREF _Toc135660034 \h </w:instrText>
        </w:r>
        <w:r>
          <w:rPr>
            <w:noProof/>
            <w:webHidden/>
          </w:rPr>
        </w:r>
        <w:r>
          <w:rPr>
            <w:noProof/>
            <w:webHidden/>
          </w:rPr>
          <w:fldChar w:fldCharType="separate"/>
        </w:r>
        <w:r>
          <w:rPr>
            <w:noProof/>
            <w:webHidden/>
          </w:rPr>
          <w:t>8</w:t>
        </w:r>
        <w:r>
          <w:rPr>
            <w:noProof/>
            <w:webHidden/>
          </w:rPr>
          <w:fldChar w:fldCharType="end"/>
        </w:r>
      </w:hyperlink>
    </w:p>
    <w:p w14:paraId="1241EC96" w14:textId="3EEE27D2"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35" w:history="1">
        <w:r w:rsidRPr="00D25927">
          <w:rPr>
            <w:rStyle w:val="Hyperlink"/>
            <w:noProof/>
          </w:rPr>
          <w:t>Section 2: Duties of constituent institutions</w:t>
        </w:r>
        <w:r>
          <w:rPr>
            <w:noProof/>
            <w:webHidden/>
          </w:rPr>
          <w:tab/>
        </w:r>
        <w:r>
          <w:rPr>
            <w:noProof/>
            <w:webHidden/>
          </w:rPr>
          <w:fldChar w:fldCharType="begin"/>
        </w:r>
        <w:r>
          <w:rPr>
            <w:noProof/>
            <w:webHidden/>
          </w:rPr>
          <w:instrText xml:space="preserve"> PAGEREF _Toc135660035 \h </w:instrText>
        </w:r>
        <w:r>
          <w:rPr>
            <w:noProof/>
            <w:webHidden/>
          </w:rPr>
        </w:r>
        <w:r>
          <w:rPr>
            <w:noProof/>
            <w:webHidden/>
          </w:rPr>
          <w:fldChar w:fldCharType="separate"/>
        </w:r>
        <w:r>
          <w:rPr>
            <w:noProof/>
            <w:webHidden/>
          </w:rPr>
          <w:t>8</w:t>
        </w:r>
        <w:r>
          <w:rPr>
            <w:noProof/>
            <w:webHidden/>
          </w:rPr>
          <w:fldChar w:fldCharType="end"/>
        </w:r>
      </w:hyperlink>
    </w:p>
    <w:p w14:paraId="061DE0FB" w14:textId="0125FAB7"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36" w:history="1">
        <w:r w:rsidRPr="00D25927">
          <w:rPr>
            <w:rStyle w:val="Hyperlink"/>
            <w:noProof/>
          </w:rPr>
          <w:t>Section A4: Duties of constituent institutions</w:t>
        </w:r>
        <w:r>
          <w:rPr>
            <w:noProof/>
            <w:webHidden/>
          </w:rPr>
          <w:tab/>
        </w:r>
        <w:r>
          <w:rPr>
            <w:noProof/>
            <w:webHidden/>
          </w:rPr>
          <w:fldChar w:fldCharType="begin"/>
        </w:r>
        <w:r>
          <w:rPr>
            <w:noProof/>
            <w:webHidden/>
          </w:rPr>
          <w:instrText xml:space="preserve"> PAGEREF _Toc135660036 \h </w:instrText>
        </w:r>
        <w:r>
          <w:rPr>
            <w:noProof/>
            <w:webHidden/>
          </w:rPr>
        </w:r>
        <w:r>
          <w:rPr>
            <w:noProof/>
            <w:webHidden/>
          </w:rPr>
          <w:fldChar w:fldCharType="separate"/>
        </w:r>
        <w:r>
          <w:rPr>
            <w:noProof/>
            <w:webHidden/>
          </w:rPr>
          <w:t>8</w:t>
        </w:r>
        <w:r>
          <w:rPr>
            <w:noProof/>
            <w:webHidden/>
          </w:rPr>
          <w:fldChar w:fldCharType="end"/>
        </w:r>
      </w:hyperlink>
    </w:p>
    <w:p w14:paraId="434CB049" w14:textId="165D0A56"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37" w:history="1">
        <w:r w:rsidRPr="00D25927">
          <w:rPr>
            <w:rStyle w:val="Hyperlink"/>
            <w:noProof/>
          </w:rPr>
          <w:t>Section 3: Duties of students’ unions</w:t>
        </w:r>
        <w:r>
          <w:rPr>
            <w:noProof/>
            <w:webHidden/>
          </w:rPr>
          <w:tab/>
        </w:r>
        <w:r>
          <w:rPr>
            <w:noProof/>
            <w:webHidden/>
          </w:rPr>
          <w:fldChar w:fldCharType="begin"/>
        </w:r>
        <w:r>
          <w:rPr>
            <w:noProof/>
            <w:webHidden/>
          </w:rPr>
          <w:instrText xml:space="preserve"> PAGEREF _Toc135660037 \h </w:instrText>
        </w:r>
        <w:r>
          <w:rPr>
            <w:noProof/>
            <w:webHidden/>
          </w:rPr>
        </w:r>
        <w:r>
          <w:rPr>
            <w:noProof/>
            <w:webHidden/>
          </w:rPr>
          <w:fldChar w:fldCharType="separate"/>
        </w:r>
        <w:r>
          <w:rPr>
            <w:noProof/>
            <w:webHidden/>
          </w:rPr>
          <w:t>8</w:t>
        </w:r>
        <w:r>
          <w:rPr>
            <w:noProof/>
            <w:webHidden/>
          </w:rPr>
          <w:fldChar w:fldCharType="end"/>
        </w:r>
      </w:hyperlink>
    </w:p>
    <w:p w14:paraId="7013B5B6" w14:textId="1790A967"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38" w:history="1">
        <w:r w:rsidRPr="00D25927">
          <w:rPr>
            <w:rStyle w:val="Hyperlink"/>
            <w:noProof/>
          </w:rPr>
          <w:t>Section A5: Duty to take steps to secure freedom of speech</w:t>
        </w:r>
        <w:r>
          <w:rPr>
            <w:noProof/>
            <w:webHidden/>
          </w:rPr>
          <w:tab/>
        </w:r>
        <w:r>
          <w:rPr>
            <w:noProof/>
            <w:webHidden/>
          </w:rPr>
          <w:fldChar w:fldCharType="begin"/>
        </w:r>
        <w:r>
          <w:rPr>
            <w:noProof/>
            <w:webHidden/>
          </w:rPr>
          <w:instrText xml:space="preserve"> PAGEREF _Toc135660038 \h </w:instrText>
        </w:r>
        <w:r>
          <w:rPr>
            <w:noProof/>
            <w:webHidden/>
          </w:rPr>
        </w:r>
        <w:r>
          <w:rPr>
            <w:noProof/>
            <w:webHidden/>
          </w:rPr>
          <w:fldChar w:fldCharType="separate"/>
        </w:r>
        <w:r>
          <w:rPr>
            <w:noProof/>
            <w:webHidden/>
          </w:rPr>
          <w:t>8</w:t>
        </w:r>
        <w:r>
          <w:rPr>
            <w:noProof/>
            <w:webHidden/>
          </w:rPr>
          <w:fldChar w:fldCharType="end"/>
        </w:r>
      </w:hyperlink>
    </w:p>
    <w:p w14:paraId="3F2EF51D" w14:textId="79F8E07D"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39" w:history="1">
        <w:r w:rsidRPr="00D25927">
          <w:rPr>
            <w:rStyle w:val="Hyperlink"/>
            <w:noProof/>
          </w:rPr>
          <w:t>Section A6: Code of practice</w:t>
        </w:r>
        <w:r>
          <w:rPr>
            <w:noProof/>
            <w:webHidden/>
          </w:rPr>
          <w:tab/>
        </w:r>
        <w:r>
          <w:rPr>
            <w:noProof/>
            <w:webHidden/>
          </w:rPr>
          <w:fldChar w:fldCharType="begin"/>
        </w:r>
        <w:r>
          <w:rPr>
            <w:noProof/>
            <w:webHidden/>
          </w:rPr>
          <w:instrText xml:space="preserve"> PAGEREF _Toc135660039 \h </w:instrText>
        </w:r>
        <w:r>
          <w:rPr>
            <w:noProof/>
            <w:webHidden/>
          </w:rPr>
        </w:r>
        <w:r>
          <w:rPr>
            <w:noProof/>
            <w:webHidden/>
          </w:rPr>
          <w:fldChar w:fldCharType="separate"/>
        </w:r>
        <w:r>
          <w:rPr>
            <w:noProof/>
            <w:webHidden/>
          </w:rPr>
          <w:t>8</w:t>
        </w:r>
        <w:r>
          <w:rPr>
            <w:noProof/>
            <w:webHidden/>
          </w:rPr>
          <w:fldChar w:fldCharType="end"/>
        </w:r>
      </w:hyperlink>
    </w:p>
    <w:p w14:paraId="077E25E4" w14:textId="4625A21A"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40" w:history="1">
        <w:r w:rsidRPr="00D25927">
          <w:rPr>
            <w:rStyle w:val="Hyperlink"/>
            <w:noProof/>
          </w:rPr>
          <w:t>Section A7: Civil claims</w:t>
        </w:r>
        <w:r>
          <w:rPr>
            <w:noProof/>
            <w:webHidden/>
          </w:rPr>
          <w:tab/>
        </w:r>
        <w:r>
          <w:rPr>
            <w:noProof/>
            <w:webHidden/>
          </w:rPr>
          <w:fldChar w:fldCharType="begin"/>
        </w:r>
        <w:r>
          <w:rPr>
            <w:noProof/>
            <w:webHidden/>
          </w:rPr>
          <w:instrText xml:space="preserve"> PAGEREF _Toc135660040 \h </w:instrText>
        </w:r>
        <w:r>
          <w:rPr>
            <w:noProof/>
            <w:webHidden/>
          </w:rPr>
        </w:r>
        <w:r>
          <w:rPr>
            <w:noProof/>
            <w:webHidden/>
          </w:rPr>
          <w:fldChar w:fldCharType="separate"/>
        </w:r>
        <w:r>
          <w:rPr>
            <w:noProof/>
            <w:webHidden/>
          </w:rPr>
          <w:t>9</w:t>
        </w:r>
        <w:r>
          <w:rPr>
            <w:noProof/>
            <w:webHidden/>
          </w:rPr>
          <w:fldChar w:fldCharType="end"/>
        </w:r>
      </w:hyperlink>
    </w:p>
    <w:p w14:paraId="0D8052D4" w14:textId="69133043" w:rsidR="001D4DA9" w:rsidRDefault="001D4DA9">
      <w:pPr>
        <w:pStyle w:val="TOC2"/>
        <w:tabs>
          <w:tab w:val="right" w:pos="9061"/>
        </w:tabs>
        <w:rPr>
          <w:rFonts w:asciiTheme="minorHAnsi" w:eastAsiaTheme="minorEastAsia" w:hAnsiTheme="minorHAnsi" w:cstheme="minorBidi"/>
          <w:noProof/>
          <w:sz w:val="22"/>
          <w:szCs w:val="22"/>
          <w:lang w:eastAsia="en-GB" w:bidi="ar-SA"/>
        </w:rPr>
      </w:pPr>
      <w:hyperlink w:anchor="_Toc135660041" w:history="1">
        <w:r w:rsidRPr="00D25927">
          <w:rPr>
            <w:rStyle w:val="Hyperlink"/>
            <w:noProof/>
          </w:rPr>
          <w:t>Part 2: Functions of the Office for Students</w:t>
        </w:r>
        <w:r>
          <w:rPr>
            <w:noProof/>
            <w:webHidden/>
          </w:rPr>
          <w:tab/>
        </w:r>
        <w:r>
          <w:rPr>
            <w:noProof/>
            <w:webHidden/>
          </w:rPr>
          <w:fldChar w:fldCharType="begin"/>
        </w:r>
        <w:r>
          <w:rPr>
            <w:noProof/>
            <w:webHidden/>
          </w:rPr>
          <w:instrText xml:space="preserve"> PAGEREF _Toc135660041 \h </w:instrText>
        </w:r>
        <w:r>
          <w:rPr>
            <w:noProof/>
            <w:webHidden/>
          </w:rPr>
        </w:r>
        <w:r>
          <w:rPr>
            <w:noProof/>
            <w:webHidden/>
          </w:rPr>
          <w:fldChar w:fldCharType="separate"/>
        </w:r>
        <w:r>
          <w:rPr>
            <w:noProof/>
            <w:webHidden/>
          </w:rPr>
          <w:t>9</w:t>
        </w:r>
        <w:r>
          <w:rPr>
            <w:noProof/>
            <w:webHidden/>
          </w:rPr>
          <w:fldChar w:fldCharType="end"/>
        </w:r>
      </w:hyperlink>
    </w:p>
    <w:p w14:paraId="0EF64EEF" w14:textId="2A955B20"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42" w:history="1">
        <w:r w:rsidRPr="00D25927">
          <w:rPr>
            <w:rStyle w:val="Hyperlink"/>
            <w:noProof/>
          </w:rPr>
          <w:t>Section 5: General functions</w:t>
        </w:r>
        <w:r>
          <w:rPr>
            <w:noProof/>
            <w:webHidden/>
          </w:rPr>
          <w:tab/>
        </w:r>
        <w:r>
          <w:rPr>
            <w:noProof/>
            <w:webHidden/>
          </w:rPr>
          <w:fldChar w:fldCharType="begin"/>
        </w:r>
        <w:r>
          <w:rPr>
            <w:noProof/>
            <w:webHidden/>
          </w:rPr>
          <w:instrText xml:space="preserve"> PAGEREF _Toc135660042 \h </w:instrText>
        </w:r>
        <w:r>
          <w:rPr>
            <w:noProof/>
            <w:webHidden/>
          </w:rPr>
        </w:r>
        <w:r>
          <w:rPr>
            <w:noProof/>
            <w:webHidden/>
          </w:rPr>
          <w:fldChar w:fldCharType="separate"/>
        </w:r>
        <w:r>
          <w:rPr>
            <w:noProof/>
            <w:webHidden/>
          </w:rPr>
          <w:t>9</w:t>
        </w:r>
        <w:r>
          <w:rPr>
            <w:noProof/>
            <w:webHidden/>
          </w:rPr>
          <w:fldChar w:fldCharType="end"/>
        </w:r>
      </w:hyperlink>
    </w:p>
    <w:p w14:paraId="1A3ED7FB" w14:textId="66B7D162"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43" w:history="1">
        <w:r w:rsidRPr="00D25927">
          <w:rPr>
            <w:rStyle w:val="Hyperlink"/>
            <w:noProof/>
          </w:rPr>
          <w:t>Section 6: Regulation of duties of registered higher education providers</w:t>
        </w:r>
        <w:r>
          <w:rPr>
            <w:noProof/>
            <w:webHidden/>
          </w:rPr>
          <w:tab/>
        </w:r>
        <w:r>
          <w:rPr>
            <w:noProof/>
            <w:webHidden/>
          </w:rPr>
          <w:fldChar w:fldCharType="begin"/>
        </w:r>
        <w:r>
          <w:rPr>
            <w:noProof/>
            <w:webHidden/>
          </w:rPr>
          <w:instrText xml:space="preserve"> PAGEREF _Toc135660043 \h </w:instrText>
        </w:r>
        <w:r>
          <w:rPr>
            <w:noProof/>
            <w:webHidden/>
          </w:rPr>
        </w:r>
        <w:r>
          <w:rPr>
            <w:noProof/>
            <w:webHidden/>
          </w:rPr>
          <w:fldChar w:fldCharType="separate"/>
        </w:r>
        <w:r>
          <w:rPr>
            <w:noProof/>
            <w:webHidden/>
          </w:rPr>
          <w:t>9</w:t>
        </w:r>
        <w:r>
          <w:rPr>
            <w:noProof/>
            <w:webHidden/>
          </w:rPr>
          <w:fldChar w:fldCharType="end"/>
        </w:r>
      </w:hyperlink>
    </w:p>
    <w:p w14:paraId="77F071A7" w14:textId="414DB903"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44" w:history="1">
        <w:r w:rsidRPr="00D25927">
          <w:rPr>
            <w:rStyle w:val="Hyperlink"/>
            <w:noProof/>
          </w:rPr>
          <w:t>Section 7: Regulation of duties of students’ unions</w:t>
        </w:r>
        <w:r>
          <w:rPr>
            <w:noProof/>
            <w:webHidden/>
          </w:rPr>
          <w:tab/>
        </w:r>
        <w:r>
          <w:rPr>
            <w:noProof/>
            <w:webHidden/>
          </w:rPr>
          <w:fldChar w:fldCharType="begin"/>
        </w:r>
        <w:r>
          <w:rPr>
            <w:noProof/>
            <w:webHidden/>
          </w:rPr>
          <w:instrText xml:space="preserve"> PAGEREF _Toc135660044 \h </w:instrText>
        </w:r>
        <w:r>
          <w:rPr>
            <w:noProof/>
            <w:webHidden/>
          </w:rPr>
        </w:r>
        <w:r>
          <w:rPr>
            <w:noProof/>
            <w:webHidden/>
          </w:rPr>
          <w:fldChar w:fldCharType="separate"/>
        </w:r>
        <w:r>
          <w:rPr>
            <w:noProof/>
            <w:webHidden/>
          </w:rPr>
          <w:t>9</w:t>
        </w:r>
        <w:r>
          <w:rPr>
            <w:noProof/>
            <w:webHidden/>
          </w:rPr>
          <w:fldChar w:fldCharType="end"/>
        </w:r>
      </w:hyperlink>
    </w:p>
    <w:p w14:paraId="5E44F9B8" w14:textId="29000B3C"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45" w:history="1">
        <w:r w:rsidRPr="00D25927">
          <w:rPr>
            <w:rStyle w:val="Hyperlink"/>
            <w:noProof/>
          </w:rPr>
          <w:t>Section 8: Complaints scheme</w:t>
        </w:r>
        <w:r>
          <w:rPr>
            <w:noProof/>
            <w:webHidden/>
          </w:rPr>
          <w:tab/>
        </w:r>
        <w:r>
          <w:rPr>
            <w:noProof/>
            <w:webHidden/>
          </w:rPr>
          <w:fldChar w:fldCharType="begin"/>
        </w:r>
        <w:r>
          <w:rPr>
            <w:noProof/>
            <w:webHidden/>
          </w:rPr>
          <w:instrText xml:space="preserve"> PAGEREF _Toc135660045 \h </w:instrText>
        </w:r>
        <w:r>
          <w:rPr>
            <w:noProof/>
            <w:webHidden/>
          </w:rPr>
        </w:r>
        <w:r>
          <w:rPr>
            <w:noProof/>
            <w:webHidden/>
          </w:rPr>
          <w:fldChar w:fldCharType="separate"/>
        </w:r>
        <w:r>
          <w:rPr>
            <w:noProof/>
            <w:webHidden/>
          </w:rPr>
          <w:t>10</w:t>
        </w:r>
        <w:r>
          <w:rPr>
            <w:noProof/>
            <w:webHidden/>
          </w:rPr>
          <w:fldChar w:fldCharType="end"/>
        </w:r>
      </w:hyperlink>
    </w:p>
    <w:p w14:paraId="172CF0F9" w14:textId="6F42DA63"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46" w:history="1">
        <w:r w:rsidRPr="00D25927">
          <w:rPr>
            <w:rStyle w:val="Hyperlink"/>
            <w:noProof/>
          </w:rPr>
          <w:t>Section 69C and Schedule 6A: Free speech complaints scheme</w:t>
        </w:r>
        <w:r>
          <w:rPr>
            <w:noProof/>
            <w:webHidden/>
          </w:rPr>
          <w:tab/>
        </w:r>
        <w:r>
          <w:rPr>
            <w:noProof/>
            <w:webHidden/>
          </w:rPr>
          <w:fldChar w:fldCharType="begin"/>
        </w:r>
        <w:r>
          <w:rPr>
            <w:noProof/>
            <w:webHidden/>
          </w:rPr>
          <w:instrText xml:space="preserve"> PAGEREF _Toc135660046 \h </w:instrText>
        </w:r>
        <w:r>
          <w:rPr>
            <w:noProof/>
            <w:webHidden/>
          </w:rPr>
        </w:r>
        <w:r>
          <w:rPr>
            <w:noProof/>
            <w:webHidden/>
          </w:rPr>
          <w:fldChar w:fldCharType="separate"/>
        </w:r>
        <w:r>
          <w:rPr>
            <w:noProof/>
            <w:webHidden/>
          </w:rPr>
          <w:t>10</w:t>
        </w:r>
        <w:r>
          <w:rPr>
            <w:noProof/>
            <w:webHidden/>
          </w:rPr>
          <w:fldChar w:fldCharType="end"/>
        </w:r>
      </w:hyperlink>
    </w:p>
    <w:p w14:paraId="32252DDD" w14:textId="303201FD"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47" w:history="1">
        <w:r w:rsidRPr="00D25927">
          <w:rPr>
            <w:rStyle w:val="Hyperlink"/>
            <w:noProof/>
          </w:rPr>
          <w:t>Section 9: Overseas funding</w:t>
        </w:r>
        <w:r>
          <w:rPr>
            <w:noProof/>
            <w:webHidden/>
          </w:rPr>
          <w:tab/>
        </w:r>
        <w:r>
          <w:rPr>
            <w:noProof/>
            <w:webHidden/>
          </w:rPr>
          <w:fldChar w:fldCharType="begin"/>
        </w:r>
        <w:r>
          <w:rPr>
            <w:noProof/>
            <w:webHidden/>
          </w:rPr>
          <w:instrText xml:space="preserve"> PAGEREF _Toc135660047 \h </w:instrText>
        </w:r>
        <w:r>
          <w:rPr>
            <w:noProof/>
            <w:webHidden/>
          </w:rPr>
        </w:r>
        <w:r>
          <w:rPr>
            <w:noProof/>
            <w:webHidden/>
          </w:rPr>
          <w:fldChar w:fldCharType="separate"/>
        </w:r>
        <w:r>
          <w:rPr>
            <w:noProof/>
            <w:webHidden/>
          </w:rPr>
          <w:t>10</w:t>
        </w:r>
        <w:r>
          <w:rPr>
            <w:noProof/>
            <w:webHidden/>
          </w:rPr>
          <w:fldChar w:fldCharType="end"/>
        </w:r>
      </w:hyperlink>
    </w:p>
    <w:p w14:paraId="575D53F8" w14:textId="74965D3A"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48" w:history="1">
        <w:r w:rsidRPr="00D25927">
          <w:rPr>
            <w:rStyle w:val="Hyperlink"/>
            <w:noProof/>
          </w:rPr>
          <w:t>Section 69D: Overseas funding: registered higher education providers</w:t>
        </w:r>
        <w:r>
          <w:rPr>
            <w:noProof/>
            <w:webHidden/>
          </w:rPr>
          <w:tab/>
        </w:r>
        <w:r>
          <w:rPr>
            <w:noProof/>
            <w:webHidden/>
          </w:rPr>
          <w:fldChar w:fldCharType="begin"/>
        </w:r>
        <w:r>
          <w:rPr>
            <w:noProof/>
            <w:webHidden/>
          </w:rPr>
          <w:instrText xml:space="preserve"> PAGEREF _Toc135660048 \h </w:instrText>
        </w:r>
        <w:r>
          <w:rPr>
            <w:noProof/>
            <w:webHidden/>
          </w:rPr>
        </w:r>
        <w:r>
          <w:rPr>
            <w:noProof/>
            <w:webHidden/>
          </w:rPr>
          <w:fldChar w:fldCharType="separate"/>
        </w:r>
        <w:r>
          <w:rPr>
            <w:noProof/>
            <w:webHidden/>
          </w:rPr>
          <w:t>10</w:t>
        </w:r>
        <w:r>
          <w:rPr>
            <w:noProof/>
            <w:webHidden/>
          </w:rPr>
          <w:fldChar w:fldCharType="end"/>
        </w:r>
      </w:hyperlink>
    </w:p>
    <w:p w14:paraId="326B4562" w14:textId="46A1722F"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49" w:history="1">
        <w:r w:rsidRPr="00D25927">
          <w:rPr>
            <w:rStyle w:val="Hyperlink"/>
            <w:noProof/>
          </w:rPr>
          <w:t>Section 69E: Overseas funding: students’ unions</w:t>
        </w:r>
        <w:r>
          <w:rPr>
            <w:noProof/>
            <w:webHidden/>
          </w:rPr>
          <w:tab/>
        </w:r>
        <w:r>
          <w:rPr>
            <w:noProof/>
            <w:webHidden/>
          </w:rPr>
          <w:fldChar w:fldCharType="begin"/>
        </w:r>
        <w:r>
          <w:rPr>
            <w:noProof/>
            <w:webHidden/>
          </w:rPr>
          <w:instrText xml:space="preserve"> PAGEREF _Toc135660049 \h </w:instrText>
        </w:r>
        <w:r>
          <w:rPr>
            <w:noProof/>
            <w:webHidden/>
          </w:rPr>
        </w:r>
        <w:r>
          <w:rPr>
            <w:noProof/>
            <w:webHidden/>
          </w:rPr>
          <w:fldChar w:fldCharType="separate"/>
        </w:r>
        <w:r>
          <w:rPr>
            <w:noProof/>
            <w:webHidden/>
          </w:rPr>
          <w:t>11</w:t>
        </w:r>
        <w:r>
          <w:rPr>
            <w:noProof/>
            <w:webHidden/>
          </w:rPr>
          <w:fldChar w:fldCharType="end"/>
        </w:r>
      </w:hyperlink>
    </w:p>
    <w:p w14:paraId="585196D8" w14:textId="5230B160"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50" w:history="1">
        <w:r w:rsidRPr="00D25927">
          <w:rPr>
            <w:rStyle w:val="Hyperlink"/>
            <w:noProof/>
          </w:rPr>
          <w:t>Section 10: Director for Freedom of Speech and Academic Freedom</w:t>
        </w:r>
        <w:r>
          <w:rPr>
            <w:noProof/>
            <w:webHidden/>
          </w:rPr>
          <w:tab/>
        </w:r>
        <w:r>
          <w:rPr>
            <w:noProof/>
            <w:webHidden/>
          </w:rPr>
          <w:fldChar w:fldCharType="begin"/>
        </w:r>
        <w:r>
          <w:rPr>
            <w:noProof/>
            <w:webHidden/>
          </w:rPr>
          <w:instrText xml:space="preserve"> PAGEREF _Toc135660050 \h </w:instrText>
        </w:r>
        <w:r>
          <w:rPr>
            <w:noProof/>
            <w:webHidden/>
          </w:rPr>
        </w:r>
        <w:r>
          <w:rPr>
            <w:noProof/>
            <w:webHidden/>
          </w:rPr>
          <w:fldChar w:fldCharType="separate"/>
        </w:r>
        <w:r>
          <w:rPr>
            <w:noProof/>
            <w:webHidden/>
          </w:rPr>
          <w:t>11</w:t>
        </w:r>
        <w:r>
          <w:rPr>
            <w:noProof/>
            <w:webHidden/>
          </w:rPr>
          <w:fldChar w:fldCharType="end"/>
        </w:r>
      </w:hyperlink>
    </w:p>
    <w:p w14:paraId="4D14B8EE" w14:textId="074F456E" w:rsidR="001D4DA9" w:rsidRDefault="001D4DA9">
      <w:pPr>
        <w:pStyle w:val="TOC2"/>
        <w:tabs>
          <w:tab w:val="right" w:pos="9061"/>
        </w:tabs>
        <w:rPr>
          <w:rFonts w:asciiTheme="minorHAnsi" w:eastAsiaTheme="minorEastAsia" w:hAnsiTheme="minorHAnsi" w:cstheme="minorBidi"/>
          <w:noProof/>
          <w:sz w:val="22"/>
          <w:szCs w:val="22"/>
          <w:lang w:eastAsia="en-GB" w:bidi="ar-SA"/>
        </w:rPr>
      </w:pPr>
      <w:hyperlink w:anchor="_Toc135660051" w:history="1">
        <w:r w:rsidRPr="00D25927">
          <w:rPr>
            <w:rStyle w:val="Hyperlink"/>
            <w:noProof/>
          </w:rPr>
          <w:t>Part 3: General</w:t>
        </w:r>
        <w:r>
          <w:rPr>
            <w:noProof/>
            <w:webHidden/>
          </w:rPr>
          <w:tab/>
        </w:r>
        <w:r>
          <w:rPr>
            <w:noProof/>
            <w:webHidden/>
          </w:rPr>
          <w:fldChar w:fldCharType="begin"/>
        </w:r>
        <w:r>
          <w:rPr>
            <w:noProof/>
            <w:webHidden/>
          </w:rPr>
          <w:instrText xml:space="preserve"> PAGEREF _Toc135660051 \h </w:instrText>
        </w:r>
        <w:r>
          <w:rPr>
            <w:noProof/>
            <w:webHidden/>
          </w:rPr>
        </w:r>
        <w:r>
          <w:rPr>
            <w:noProof/>
            <w:webHidden/>
          </w:rPr>
          <w:fldChar w:fldCharType="separate"/>
        </w:r>
        <w:r>
          <w:rPr>
            <w:noProof/>
            <w:webHidden/>
          </w:rPr>
          <w:t>11</w:t>
        </w:r>
        <w:r>
          <w:rPr>
            <w:noProof/>
            <w:webHidden/>
          </w:rPr>
          <w:fldChar w:fldCharType="end"/>
        </w:r>
      </w:hyperlink>
    </w:p>
    <w:p w14:paraId="2F0761D9" w14:textId="7F2B535F"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52" w:history="1">
        <w:r w:rsidRPr="00D25927">
          <w:rPr>
            <w:rStyle w:val="Hyperlink"/>
            <w:noProof/>
          </w:rPr>
          <w:t>Section 11: Minor and consequential amendments</w:t>
        </w:r>
        <w:r>
          <w:rPr>
            <w:noProof/>
            <w:webHidden/>
          </w:rPr>
          <w:tab/>
        </w:r>
        <w:r>
          <w:rPr>
            <w:noProof/>
            <w:webHidden/>
          </w:rPr>
          <w:fldChar w:fldCharType="begin"/>
        </w:r>
        <w:r>
          <w:rPr>
            <w:noProof/>
            <w:webHidden/>
          </w:rPr>
          <w:instrText xml:space="preserve"> PAGEREF _Toc135660052 \h </w:instrText>
        </w:r>
        <w:r>
          <w:rPr>
            <w:noProof/>
            <w:webHidden/>
          </w:rPr>
        </w:r>
        <w:r>
          <w:rPr>
            <w:noProof/>
            <w:webHidden/>
          </w:rPr>
          <w:fldChar w:fldCharType="separate"/>
        </w:r>
        <w:r>
          <w:rPr>
            <w:noProof/>
            <w:webHidden/>
          </w:rPr>
          <w:t>11</w:t>
        </w:r>
        <w:r>
          <w:rPr>
            <w:noProof/>
            <w:webHidden/>
          </w:rPr>
          <w:fldChar w:fldCharType="end"/>
        </w:r>
      </w:hyperlink>
    </w:p>
    <w:p w14:paraId="49417E13" w14:textId="72F07FEA"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53" w:history="1">
        <w:r w:rsidRPr="00D25927">
          <w:rPr>
            <w:rStyle w:val="Hyperlink"/>
            <w:noProof/>
          </w:rPr>
          <w:t>Section 12: Extent</w:t>
        </w:r>
        <w:r>
          <w:rPr>
            <w:noProof/>
            <w:webHidden/>
          </w:rPr>
          <w:tab/>
        </w:r>
        <w:r>
          <w:rPr>
            <w:noProof/>
            <w:webHidden/>
          </w:rPr>
          <w:fldChar w:fldCharType="begin"/>
        </w:r>
        <w:r>
          <w:rPr>
            <w:noProof/>
            <w:webHidden/>
          </w:rPr>
          <w:instrText xml:space="preserve"> PAGEREF _Toc135660053 \h </w:instrText>
        </w:r>
        <w:r>
          <w:rPr>
            <w:noProof/>
            <w:webHidden/>
          </w:rPr>
        </w:r>
        <w:r>
          <w:rPr>
            <w:noProof/>
            <w:webHidden/>
          </w:rPr>
          <w:fldChar w:fldCharType="separate"/>
        </w:r>
        <w:r>
          <w:rPr>
            <w:noProof/>
            <w:webHidden/>
          </w:rPr>
          <w:t>11</w:t>
        </w:r>
        <w:r>
          <w:rPr>
            <w:noProof/>
            <w:webHidden/>
          </w:rPr>
          <w:fldChar w:fldCharType="end"/>
        </w:r>
      </w:hyperlink>
    </w:p>
    <w:p w14:paraId="708E7A3D" w14:textId="1DBF0176"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54" w:history="1">
        <w:r w:rsidRPr="00D25927">
          <w:rPr>
            <w:rStyle w:val="Hyperlink"/>
            <w:noProof/>
          </w:rPr>
          <w:t>Section 13: Commencement</w:t>
        </w:r>
        <w:r>
          <w:rPr>
            <w:noProof/>
            <w:webHidden/>
          </w:rPr>
          <w:tab/>
        </w:r>
        <w:r>
          <w:rPr>
            <w:noProof/>
            <w:webHidden/>
          </w:rPr>
          <w:fldChar w:fldCharType="begin"/>
        </w:r>
        <w:r>
          <w:rPr>
            <w:noProof/>
            <w:webHidden/>
          </w:rPr>
          <w:instrText xml:space="preserve"> PAGEREF _Toc135660054 \h </w:instrText>
        </w:r>
        <w:r>
          <w:rPr>
            <w:noProof/>
            <w:webHidden/>
          </w:rPr>
        </w:r>
        <w:r>
          <w:rPr>
            <w:noProof/>
            <w:webHidden/>
          </w:rPr>
          <w:fldChar w:fldCharType="separate"/>
        </w:r>
        <w:r>
          <w:rPr>
            <w:noProof/>
            <w:webHidden/>
          </w:rPr>
          <w:t>11</w:t>
        </w:r>
        <w:r>
          <w:rPr>
            <w:noProof/>
            <w:webHidden/>
          </w:rPr>
          <w:fldChar w:fldCharType="end"/>
        </w:r>
      </w:hyperlink>
    </w:p>
    <w:p w14:paraId="24F4601C" w14:textId="6BBD12AD" w:rsidR="001D4DA9" w:rsidRDefault="001D4DA9">
      <w:pPr>
        <w:pStyle w:val="TOC3"/>
        <w:tabs>
          <w:tab w:val="right" w:pos="9061"/>
        </w:tabs>
        <w:rPr>
          <w:rFonts w:asciiTheme="minorHAnsi" w:eastAsiaTheme="minorEastAsia" w:hAnsiTheme="minorHAnsi" w:cstheme="minorBidi"/>
          <w:iCs w:val="0"/>
          <w:noProof/>
          <w:sz w:val="22"/>
          <w:szCs w:val="22"/>
          <w:lang w:eastAsia="en-GB" w:bidi="ar-SA"/>
        </w:rPr>
      </w:pPr>
      <w:hyperlink w:anchor="_Toc135660055" w:history="1">
        <w:r w:rsidRPr="00D25927">
          <w:rPr>
            <w:rStyle w:val="Hyperlink"/>
            <w:noProof/>
          </w:rPr>
          <w:t>Section 14: Short title</w:t>
        </w:r>
        <w:r>
          <w:rPr>
            <w:noProof/>
            <w:webHidden/>
          </w:rPr>
          <w:tab/>
        </w:r>
        <w:r>
          <w:rPr>
            <w:noProof/>
            <w:webHidden/>
          </w:rPr>
          <w:fldChar w:fldCharType="begin"/>
        </w:r>
        <w:r>
          <w:rPr>
            <w:noProof/>
            <w:webHidden/>
          </w:rPr>
          <w:instrText xml:space="preserve"> PAGEREF _Toc135660055 \h </w:instrText>
        </w:r>
        <w:r>
          <w:rPr>
            <w:noProof/>
            <w:webHidden/>
          </w:rPr>
        </w:r>
        <w:r>
          <w:rPr>
            <w:noProof/>
            <w:webHidden/>
          </w:rPr>
          <w:fldChar w:fldCharType="separate"/>
        </w:r>
        <w:r>
          <w:rPr>
            <w:noProof/>
            <w:webHidden/>
          </w:rPr>
          <w:t>11</w:t>
        </w:r>
        <w:r>
          <w:rPr>
            <w:noProof/>
            <w:webHidden/>
          </w:rPr>
          <w:fldChar w:fldCharType="end"/>
        </w:r>
      </w:hyperlink>
    </w:p>
    <w:p w14:paraId="4E17E604" w14:textId="55A6A782" w:rsidR="001D4DA9" w:rsidRDefault="001D4DA9">
      <w:pPr>
        <w:pStyle w:val="TOC2"/>
        <w:tabs>
          <w:tab w:val="right" w:pos="9061"/>
        </w:tabs>
        <w:rPr>
          <w:rFonts w:asciiTheme="minorHAnsi" w:eastAsiaTheme="minorEastAsia" w:hAnsiTheme="minorHAnsi" w:cstheme="minorBidi"/>
          <w:noProof/>
          <w:sz w:val="22"/>
          <w:szCs w:val="22"/>
          <w:lang w:eastAsia="en-GB" w:bidi="ar-SA"/>
        </w:rPr>
      </w:pPr>
      <w:hyperlink w:anchor="_Toc135660056" w:history="1">
        <w:r w:rsidRPr="00D25927">
          <w:rPr>
            <w:rStyle w:val="Hyperlink"/>
            <w:noProof/>
          </w:rPr>
          <w:t>Schedule: Minor and consequential amendments</w:t>
        </w:r>
        <w:r>
          <w:rPr>
            <w:noProof/>
            <w:webHidden/>
          </w:rPr>
          <w:tab/>
        </w:r>
        <w:r>
          <w:rPr>
            <w:noProof/>
            <w:webHidden/>
          </w:rPr>
          <w:fldChar w:fldCharType="begin"/>
        </w:r>
        <w:r>
          <w:rPr>
            <w:noProof/>
            <w:webHidden/>
          </w:rPr>
          <w:instrText xml:space="preserve"> PAGEREF _Toc135660056 \h </w:instrText>
        </w:r>
        <w:r>
          <w:rPr>
            <w:noProof/>
            <w:webHidden/>
          </w:rPr>
        </w:r>
        <w:r>
          <w:rPr>
            <w:noProof/>
            <w:webHidden/>
          </w:rPr>
          <w:fldChar w:fldCharType="separate"/>
        </w:r>
        <w:r>
          <w:rPr>
            <w:noProof/>
            <w:webHidden/>
          </w:rPr>
          <w:t>11</w:t>
        </w:r>
        <w:r>
          <w:rPr>
            <w:noProof/>
            <w:webHidden/>
          </w:rPr>
          <w:fldChar w:fldCharType="end"/>
        </w:r>
      </w:hyperlink>
    </w:p>
    <w:p w14:paraId="05E00B1D" w14:textId="402475C7"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57" w:history="1">
        <w:r w:rsidRPr="00D25927">
          <w:rPr>
            <w:rStyle w:val="Hyperlink"/>
            <w:noProof/>
          </w:rPr>
          <w:t>Part 1: Amendments of the Higher Education and Research Act 2017</w:t>
        </w:r>
        <w:r>
          <w:rPr>
            <w:noProof/>
            <w:webHidden/>
          </w:rPr>
          <w:tab/>
        </w:r>
        <w:r>
          <w:rPr>
            <w:noProof/>
            <w:webHidden/>
          </w:rPr>
          <w:fldChar w:fldCharType="begin"/>
        </w:r>
        <w:r>
          <w:rPr>
            <w:noProof/>
            <w:webHidden/>
          </w:rPr>
          <w:instrText xml:space="preserve"> PAGEREF _Toc135660057 \h </w:instrText>
        </w:r>
        <w:r>
          <w:rPr>
            <w:noProof/>
            <w:webHidden/>
          </w:rPr>
        </w:r>
        <w:r>
          <w:rPr>
            <w:noProof/>
            <w:webHidden/>
          </w:rPr>
          <w:fldChar w:fldCharType="separate"/>
        </w:r>
        <w:r>
          <w:rPr>
            <w:noProof/>
            <w:webHidden/>
          </w:rPr>
          <w:t>11</w:t>
        </w:r>
        <w:r>
          <w:rPr>
            <w:noProof/>
            <w:webHidden/>
          </w:rPr>
          <w:fldChar w:fldCharType="end"/>
        </w:r>
      </w:hyperlink>
    </w:p>
    <w:p w14:paraId="7F16FAF9" w14:textId="236F9466"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58" w:history="1">
        <w:r w:rsidRPr="00D25927">
          <w:rPr>
            <w:rStyle w:val="Hyperlink"/>
            <w:noProof/>
          </w:rPr>
          <w:t>Part 2: Amendments of the Counter-Terrorism and Security Act 2015</w:t>
        </w:r>
        <w:r>
          <w:rPr>
            <w:noProof/>
            <w:webHidden/>
          </w:rPr>
          <w:tab/>
        </w:r>
        <w:r>
          <w:rPr>
            <w:noProof/>
            <w:webHidden/>
          </w:rPr>
          <w:fldChar w:fldCharType="begin"/>
        </w:r>
        <w:r>
          <w:rPr>
            <w:noProof/>
            <w:webHidden/>
          </w:rPr>
          <w:instrText xml:space="preserve"> PAGEREF _Toc135660058 \h </w:instrText>
        </w:r>
        <w:r>
          <w:rPr>
            <w:noProof/>
            <w:webHidden/>
          </w:rPr>
        </w:r>
        <w:r>
          <w:rPr>
            <w:noProof/>
            <w:webHidden/>
          </w:rPr>
          <w:fldChar w:fldCharType="separate"/>
        </w:r>
        <w:r>
          <w:rPr>
            <w:noProof/>
            <w:webHidden/>
          </w:rPr>
          <w:t>11</w:t>
        </w:r>
        <w:r>
          <w:rPr>
            <w:noProof/>
            <w:webHidden/>
          </w:rPr>
          <w:fldChar w:fldCharType="end"/>
        </w:r>
      </w:hyperlink>
    </w:p>
    <w:p w14:paraId="2FA71F70" w14:textId="30AFC50D" w:rsidR="001D4DA9" w:rsidRDefault="001D4DA9">
      <w:pPr>
        <w:pStyle w:val="TOC4"/>
        <w:tabs>
          <w:tab w:val="right" w:pos="9061"/>
        </w:tabs>
        <w:rPr>
          <w:rFonts w:asciiTheme="minorHAnsi" w:eastAsiaTheme="minorEastAsia" w:hAnsiTheme="minorHAnsi" w:cstheme="minorBidi"/>
          <w:noProof/>
          <w:sz w:val="22"/>
          <w:szCs w:val="22"/>
          <w:lang w:eastAsia="en-GB" w:bidi="ar-SA"/>
        </w:rPr>
      </w:pPr>
      <w:hyperlink w:anchor="_Toc135660059" w:history="1">
        <w:r w:rsidRPr="00D25927">
          <w:rPr>
            <w:rStyle w:val="Hyperlink"/>
            <w:noProof/>
          </w:rPr>
          <w:t>Part 3: Amendment of other Acts</w:t>
        </w:r>
        <w:r>
          <w:rPr>
            <w:noProof/>
            <w:webHidden/>
          </w:rPr>
          <w:tab/>
        </w:r>
        <w:r>
          <w:rPr>
            <w:noProof/>
            <w:webHidden/>
          </w:rPr>
          <w:fldChar w:fldCharType="begin"/>
        </w:r>
        <w:r>
          <w:rPr>
            <w:noProof/>
            <w:webHidden/>
          </w:rPr>
          <w:instrText xml:space="preserve"> PAGEREF _Toc135660059 \h </w:instrText>
        </w:r>
        <w:r>
          <w:rPr>
            <w:noProof/>
            <w:webHidden/>
          </w:rPr>
        </w:r>
        <w:r>
          <w:rPr>
            <w:noProof/>
            <w:webHidden/>
          </w:rPr>
          <w:fldChar w:fldCharType="separate"/>
        </w:r>
        <w:r>
          <w:rPr>
            <w:noProof/>
            <w:webHidden/>
          </w:rPr>
          <w:t>12</w:t>
        </w:r>
        <w:r>
          <w:rPr>
            <w:noProof/>
            <w:webHidden/>
          </w:rPr>
          <w:fldChar w:fldCharType="end"/>
        </w:r>
      </w:hyperlink>
    </w:p>
    <w:p w14:paraId="396DE4A1" w14:textId="1B38BC33"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60" w:history="1">
        <w:r w:rsidRPr="00D25927">
          <w:rPr>
            <w:rStyle w:val="Hyperlink"/>
            <w:noProof/>
          </w:rPr>
          <w:t>Commencement</w:t>
        </w:r>
        <w:r>
          <w:rPr>
            <w:noProof/>
            <w:webHidden/>
          </w:rPr>
          <w:tab/>
        </w:r>
        <w:r>
          <w:rPr>
            <w:noProof/>
            <w:webHidden/>
          </w:rPr>
          <w:fldChar w:fldCharType="begin"/>
        </w:r>
        <w:r>
          <w:rPr>
            <w:noProof/>
            <w:webHidden/>
          </w:rPr>
          <w:instrText xml:space="preserve"> PAGEREF _Toc135660060 \h </w:instrText>
        </w:r>
        <w:r>
          <w:rPr>
            <w:noProof/>
            <w:webHidden/>
          </w:rPr>
        </w:r>
        <w:r>
          <w:rPr>
            <w:noProof/>
            <w:webHidden/>
          </w:rPr>
          <w:fldChar w:fldCharType="separate"/>
        </w:r>
        <w:r>
          <w:rPr>
            <w:noProof/>
            <w:webHidden/>
          </w:rPr>
          <w:t>12</w:t>
        </w:r>
        <w:r>
          <w:rPr>
            <w:noProof/>
            <w:webHidden/>
          </w:rPr>
          <w:fldChar w:fldCharType="end"/>
        </w:r>
      </w:hyperlink>
    </w:p>
    <w:p w14:paraId="47E8BF44" w14:textId="4E88E0D4"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61" w:history="1">
        <w:r w:rsidRPr="00D25927">
          <w:rPr>
            <w:rStyle w:val="Hyperlink"/>
            <w:noProof/>
          </w:rPr>
          <w:t>Related documents</w:t>
        </w:r>
        <w:r>
          <w:rPr>
            <w:noProof/>
            <w:webHidden/>
          </w:rPr>
          <w:tab/>
        </w:r>
        <w:r>
          <w:rPr>
            <w:noProof/>
            <w:webHidden/>
          </w:rPr>
          <w:fldChar w:fldCharType="begin"/>
        </w:r>
        <w:r>
          <w:rPr>
            <w:noProof/>
            <w:webHidden/>
          </w:rPr>
          <w:instrText xml:space="preserve"> PAGEREF _Toc135660061 \h </w:instrText>
        </w:r>
        <w:r>
          <w:rPr>
            <w:noProof/>
            <w:webHidden/>
          </w:rPr>
        </w:r>
        <w:r>
          <w:rPr>
            <w:noProof/>
            <w:webHidden/>
          </w:rPr>
          <w:fldChar w:fldCharType="separate"/>
        </w:r>
        <w:r>
          <w:rPr>
            <w:noProof/>
            <w:webHidden/>
          </w:rPr>
          <w:t>12</w:t>
        </w:r>
        <w:r>
          <w:rPr>
            <w:noProof/>
            <w:webHidden/>
          </w:rPr>
          <w:fldChar w:fldCharType="end"/>
        </w:r>
      </w:hyperlink>
    </w:p>
    <w:p w14:paraId="46FE782F" w14:textId="073E7101"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62" w:history="1">
        <w:r w:rsidRPr="00D25927">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_Toc135660062 \h </w:instrText>
        </w:r>
        <w:r>
          <w:rPr>
            <w:noProof/>
            <w:webHidden/>
          </w:rPr>
        </w:r>
        <w:r>
          <w:rPr>
            <w:noProof/>
            <w:webHidden/>
          </w:rPr>
          <w:fldChar w:fldCharType="separate"/>
        </w:r>
        <w:r>
          <w:rPr>
            <w:noProof/>
            <w:webHidden/>
          </w:rPr>
          <w:t>13</w:t>
        </w:r>
        <w:r>
          <w:rPr>
            <w:noProof/>
            <w:webHidden/>
          </w:rPr>
          <w:fldChar w:fldCharType="end"/>
        </w:r>
      </w:hyperlink>
    </w:p>
    <w:p w14:paraId="2B556CCE" w14:textId="07908CA1"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63" w:history="1">
        <w:r w:rsidRPr="00D25927">
          <w:rPr>
            <w:rStyle w:val="Hyperlink"/>
            <w:noProof/>
          </w:rPr>
          <w:t>Annex B - Hansard References</w:t>
        </w:r>
        <w:r>
          <w:rPr>
            <w:noProof/>
            <w:webHidden/>
          </w:rPr>
          <w:tab/>
        </w:r>
        <w:r>
          <w:rPr>
            <w:noProof/>
            <w:webHidden/>
          </w:rPr>
          <w:fldChar w:fldCharType="begin"/>
        </w:r>
        <w:r>
          <w:rPr>
            <w:noProof/>
            <w:webHidden/>
          </w:rPr>
          <w:instrText xml:space="preserve"> PAGEREF _Toc135660063 \h </w:instrText>
        </w:r>
        <w:r>
          <w:rPr>
            <w:noProof/>
            <w:webHidden/>
          </w:rPr>
        </w:r>
        <w:r>
          <w:rPr>
            <w:noProof/>
            <w:webHidden/>
          </w:rPr>
          <w:fldChar w:fldCharType="separate"/>
        </w:r>
        <w:r>
          <w:rPr>
            <w:noProof/>
            <w:webHidden/>
          </w:rPr>
          <w:t>14</w:t>
        </w:r>
        <w:r>
          <w:rPr>
            <w:noProof/>
            <w:webHidden/>
          </w:rPr>
          <w:fldChar w:fldCharType="end"/>
        </w:r>
      </w:hyperlink>
    </w:p>
    <w:p w14:paraId="073BEA7D" w14:textId="41B6134D" w:rsidR="001D4DA9" w:rsidRDefault="001D4DA9">
      <w:pPr>
        <w:pStyle w:val="TOC1"/>
        <w:rPr>
          <w:rFonts w:asciiTheme="minorHAnsi" w:eastAsiaTheme="minorEastAsia" w:hAnsiTheme="minorHAnsi" w:cstheme="minorBidi"/>
          <w:b w:val="0"/>
          <w:bCs w:val="0"/>
          <w:noProof/>
          <w:sz w:val="22"/>
          <w:szCs w:val="22"/>
          <w:lang w:eastAsia="en-GB" w:bidi="ar-SA"/>
        </w:rPr>
      </w:pPr>
      <w:hyperlink w:anchor="_Toc135660064" w:history="1">
        <w:r w:rsidRPr="00D25927">
          <w:rPr>
            <w:rStyle w:val="Hyperlink"/>
            <w:noProof/>
          </w:rPr>
          <w:t>Annex C - Progress of Bill Table</w:t>
        </w:r>
        <w:r>
          <w:rPr>
            <w:noProof/>
            <w:webHidden/>
          </w:rPr>
          <w:tab/>
        </w:r>
        <w:r>
          <w:rPr>
            <w:noProof/>
            <w:webHidden/>
          </w:rPr>
          <w:fldChar w:fldCharType="begin"/>
        </w:r>
        <w:r>
          <w:rPr>
            <w:noProof/>
            <w:webHidden/>
          </w:rPr>
          <w:instrText xml:space="preserve"> PAGEREF _Toc135660064 \h </w:instrText>
        </w:r>
        <w:r>
          <w:rPr>
            <w:noProof/>
            <w:webHidden/>
          </w:rPr>
        </w:r>
        <w:r>
          <w:rPr>
            <w:noProof/>
            <w:webHidden/>
          </w:rPr>
          <w:fldChar w:fldCharType="separate"/>
        </w:r>
        <w:r>
          <w:rPr>
            <w:noProof/>
            <w:webHidden/>
          </w:rPr>
          <w:t>15</w:t>
        </w:r>
        <w:r>
          <w:rPr>
            <w:noProof/>
            <w:webHidden/>
          </w:rPr>
          <w:fldChar w:fldCharType="end"/>
        </w:r>
      </w:hyperlink>
    </w:p>
    <w:p w14:paraId="1F500B0B" w14:textId="209F741C" w:rsidR="00DA0187" w:rsidRPr="00901929" w:rsidRDefault="00970E42" w:rsidP="00DA0187">
      <w:pPr>
        <w:pStyle w:val="Heading1"/>
        <w:keepNext/>
      </w:pPr>
      <w:r w:rsidRPr="00A64BF2">
        <w:rPr>
          <w:rFonts w:ascii="PalatinoLinotype-Roman" w:hAnsi="PalatinoLinotype-Roman"/>
          <w:color w:val="auto"/>
          <w:sz w:val="28"/>
          <w:szCs w:val="20"/>
        </w:rPr>
        <w:fldChar w:fldCharType="end"/>
      </w:r>
      <w:r w:rsidR="000815DA" w:rsidRPr="001A13BC">
        <w:br w:type="page"/>
      </w:r>
      <w:bookmarkStart w:id="0" w:name="_Toc410653883"/>
      <w:bookmarkStart w:id="1" w:name="_Toc416612126"/>
      <w:bookmarkStart w:id="2" w:name="_Toc132714651"/>
      <w:bookmarkStart w:id="3" w:name="_Toc417648111"/>
      <w:bookmarkStart w:id="4" w:name="_Toc418587917"/>
      <w:bookmarkStart w:id="5" w:name="_Toc135660025"/>
      <w:r w:rsidR="00DA0187" w:rsidRPr="00CA4237">
        <w:lastRenderedPageBreak/>
        <w:t xml:space="preserve">Overview of the </w:t>
      </w:r>
      <w:bookmarkEnd w:id="0"/>
      <w:r w:rsidR="00DA0187">
        <w:t>Act</w:t>
      </w:r>
      <w:bookmarkEnd w:id="1"/>
      <w:bookmarkEnd w:id="2"/>
      <w:bookmarkEnd w:id="3"/>
      <w:bookmarkEnd w:id="4"/>
      <w:bookmarkEnd w:id="5"/>
    </w:p>
    <w:p w14:paraId="5CC477CA" w14:textId="77777777" w:rsidR="00DA0187" w:rsidRPr="00FB21B8" w:rsidRDefault="00DA0187" w:rsidP="00BC5EA1">
      <w:pPr>
        <w:pStyle w:val="ParaNumbered"/>
      </w:pPr>
      <w:r w:rsidRPr="00FB21B8">
        <w:t xml:space="preserve">This </w:t>
      </w:r>
      <w:r>
        <w:t>Act</w:t>
      </w:r>
      <w:r w:rsidRPr="00FB21B8">
        <w:t xml:space="preserve"> includes a </w:t>
      </w:r>
      <w:r w:rsidRPr="00615E29">
        <w:t>range</w:t>
      </w:r>
      <w:r w:rsidRPr="00FB21B8">
        <w:t xml:space="preserve"> of measures aimed at strengthening </w:t>
      </w:r>
      <w:r>
        <w:t>previous</w:t>
      </w:r>
      <w:r w:rsidRPr="00FB21B8">
        <w:t xml:space="preserve"> legislation on freedom of speech and academic freedom in higher education, including:</w:t>
      </w:r>
    </w:p>
    <w:p w14:paraId="78347591" w14:textId="77777777" w:rsidR="00DA0187" w:rsidRPr="00615E29" w:rsidRDefault="00DA0187" w:rsidP="00615E29">
      <w:pPr>
        <w:pStyle w:val="ParaBulleted"/>
      </w:pPr>
      <w:r w:rsidRPr="00615E29">
        <w:t>Strengthening the duties regarding freedom of speech previously imposed by section 43 of the Education (No. 2) Act 1986 on higher education providers registered with the Office for Students (</w:t>
      </w:r>
      <w:proofErr w:type="spellStart"/>
      <w:r w:rsidRPr="00615E29">
        <w:t>OfS</w:t>
      </w:r>
      <w:proofErr w:type="spellEnd"/>
      <w:r w:rsidRPr="00615E29">
        <w:t>), the higher education regulator in England.</w:t>
      </w:r>
    </w:p>
    <w:p w14:paraId="0F8F3F2E" w14:textId="77777777" w:rsidR="00DA0187" w:rsidRPr="00615E29" w:rsidRDefault="00DA0187" w:rsidP="00615E29">
      <w:pPr>
        <w:pStyle w:val="ParaBulleted"/>
      </w:pPr>
      <w:r w:rsidRPr="00615E29">
        <w:t>Creating a new duty for registered higher education providers to promote the importance of lawful freedom of speech and academic freedom in higher education.</w:t>
      </w:r>
    </w:p>
    <w:p w14:paraId="057772CC" w14:textId="77777777" w:rsidR="00DA0187" w:rsidRPr="00615E29" w:rsidRDefault="00DA0187" w:rsidP="00615E29">
      <w:pPr>
        <w:pStyle w:val="ParaBulleted"/>
      </w:pPr>
      <w:r w:rsidRPr="00615E29">
        <w:t>Creating duties regarding freedom of speech for constituent institutions of registered higher education providers.</w:t>
      </w:r>
    </w:p>
    <w:p w14:paraId="527BC098" w14:textId="77777777" w:rsidR="00DA0187" w:rsidRPr="00615E29" w:rsidRDefault="00DA0187" w:rsidP="00615E29">
      <w:pPr>
        <w:pStyle w:val="ParaBulleted"/>
      </w:pPr>
      <w:r w:rsidRPr="00615E29">
        <w:t>Creating new duties regarding freedom of speech for students’ unions at approved (fee cap) providers (a category of registered higher education provider).</w:t>
      </w:r>
    </w:p>
    <w:p w14:paraId="709861CE" w14:textId="77777777" w:rsidR="00DA0187" w:rsidRPr="00615E29" w:rsidRDefault="00DA0187" w:rsidP="00615E29">
      <w:pPr>
        <w:pStyle w:val="ParaBulleted"/>
      </w:pPr>
      <w:r w:rsidRPr="00615E29">
        <w:t xml:space="preserve">Creating a new statutory tort for breach of specified freedom of speech duties, enabling individuals who have suffered loss to seek legal redress for loss they have suffered </w:t>
      </w:r>
      <w:proofErr w:type="gramStart"/>
      <w:r w:rsidRPr="00615E29">
        <w:t>as a result of</w:t>
      </w:r>
      <w:proofErr w:type="gramEnd"/>
      <w:r w:rsidRPr="00615E29">
        <w:t xml:space="preserve"> breach of specified duties.</w:t>
      </w:r>
    </w:p>
    <w:p w14:paraId="20ED0CD4" w14:textId="77777777" w:rsidR="00DA0187" w:rsidRPr="00615E29" w:rsidRDefault="00DA0187" w:rsidP="00615E29">
      <w:pPr>
        <w:pStyle w:val="ParaBulleted"/>
      </w:pPr>
      <w:r w:rsidRPr="00615E29">
        <w:t xml:space="preserve">Creating a new complaints scheme to be operated by the </w:t>
      </w:r>
      <w:proofErr w:type="spellStart"/>
      <w:r w:rsidRPr="00615E29">
        <w:t>OfS</w:t>
      </w:r>
      <w:proofErr w:type="spellEnd"/>
      <w:r w:rsidRPr="00615E29">
        <w:t xml:space="preserve">, allowing individuals to seek compensation for loss they have suffered </w:t>
      </w:r>
      <w:proofErr w:type="gramStart"/>
      <w:r w:rsidRPr="00615E29">
        <w:t>as a result of</w:t>
      </w:r>
      <w:proofErr w:type="gramEnd"/>
      <w:r w:rsidRPr="00615E29">
        <w:t xml:space="preserve"> breach of specified duties.</w:t>
      </w:r>
    </w:p>
    <w:p w14:paraId="4111F78F" w14:textId="77777777" w:rsidR="00DA0187" w:rsidRPr="00615E29" w:rsidRDefault="00DA0187" w:rsidP="00615E29">
      <w:pPr>
        <w:pStyle w:val="ParaBulleted"/>
      </w:pPr>
      <w:r w:rsidRPr="00615E29">
        <w:t>Enhancing academic freedom protections by extending coverage to include recruitment and promotion.</w:t>
      </w:r>
    </w:p>
    <w:p w14:paraId="6952FAEB" w14:textId="77777777" w:rsidR="00DA0187" w:rsidRPr="00615E29" w:rsidRDefault="00DA0187" w:rsidP="00615E29">
      <w:pPr>
        <w:pStyle w:val="ParaBulleted"/>
      </w:pPr>
      <w:r w:rsidRPr="00615E29">
        <w:t>Banning the use of non-disclosure agreements (NDAs) by registered higher education providers to silence victims of sexual misconduct, and other forms of bullying or harassment in higher education settings.</w:t>
      </w:r>
    </w:p>
    <w:p w14:paraId="2F70FEA3" w14:textId="77777777" w:rsidR="00DA0187" w:rsidRPr="00615E29" w:rsidRDefault="00DA0187" w:rsidP="00615E29">
      <w:pPr>
        <w:pStyle w:val="ParaBulleted"/>
      </w:pPr>
      <w:r w:rsidRPr="00615E29">
        <w:t>Introducing new registration conditions for registered higher education providers on freedom of speech and academic freedom.</w:t>
      </w:r>
    </w:p>
    <w:p w14:paraId="1CE570F5" w14:textId="77777777" w:rsidR="00DA0187" w:rsidRPr="00615E29" w:rsidRDefault="00DA0187" w:rsidP="00615E29">
      <w:pPr>
        <w:pStyle w:val="ParaBulleted"/>
      </w:pPr>
      <w:r w:rsidRPr="00615E29">
        <w:t xml:space="preserve">Introducing regulation by the </w:t>
      </w:r>
      <w:proofErr w:type="spellStart"/>
      <w:r w:rsidRPr="00615E29">
        <w:t>OfS</w:t>
      </w:r>
      <w:proofErr w:type="spellEnd"/>
      <w:r w:rsidRPr="00615E29">
        <w:t xml:space="preserve"> of students’ unions at approved (fee cap) providers in relation to their compliance with the new duties.</w:t>
      </w:r>
    </w:p>
    <w:p w14:paraId="292B3442" w14:textId="77777777" w:rsidR="00DA0187" w:rsidRPr="00615E29" w:rsidRDefault="00DA0187" w:rsidP="00615E29">
      <w:pPr>
        <w:pStyle w:val="ParaBulleted"/>
      </w:pPr>
      <w:r w:rsidRPr="00615E29">
        <w:t>Introducing transparency measures concerning overseas funding as regards the risk to freedom of speech and academic freedom.</w:t>
      </w:r>
    </w:p>
    <w:p w14:paraId="529C70D6" w14:textId="20238959" w:rsidR="00DA0187" w:rsidRPr="00C66832" w:rsidRDefault="00DA0187" w:rsidP="00C66832">
      <w:pPr>
        <w:pStyle w:val="ParaBulleted"/>
      </w:pPr>
      <w:r w:rsidRPr="00C66832">
        <w:t xml:space="preserve">Creating a new role within the </w:t>
      </w:r>
      <w:proofErr w:type="spellStart"/>
      <w:r w:rsidRPr="00C66832">
        <w:t>OfS</w:t>
      </w:r>
      <w:proofErr w:type="spellEnd"/>
      <w:r w:rsidRPr="00C66832">
        <w:t xml:space="preserve"> of a Director for Freedom of Speech and Academic Freedom, with a remit to champion freedom of speech and academic freedom on campus, and responsibility for investigations of infringements of freedom of speech duties in higher education which may result in sanctions or individual redress via the new complaints scheme.</w:t>
      </w:r>
      <w:bookmarkStart w:id="6" w:name="_Toc417648112"/>
      <w:bookmarkStart w:id="7" w:name="_Toc418587918"/>
    </w:p>
    <w:p w14:paraId="56A19DD4" w14:textId="5353F0CA" w:rsidR="00DA0187" w:rsidRPr="00CA4237" w:rsidRDefault="00DA0187" w:rsidP="00DA0187">
      <w:pPr>
        <w:pStyle w:val="Heading1"/>
        <w:keepNext/>
      </w:pPr>
      <w:bookmarkStart w:id="8" w:name="_Toc416612127"/>
      <w:bookmarkStart w:id="9" w:name="_Toc132714652"/>
      <w:bookmarkStart w:id="10" w:name="_Toc135660026"/>
      <w:r w:rsidRPr="00CA4237">
        <w:t>Policy background</w:t>
      </w:r>
      <w:bookmarkEnd w:id="6"/>
      <w:bookmarkEnd w:id="7"/>
      <w:bookmarkEnd w:id="8"/>
      <w:bookmarkEnd w:id="9"/>
      <w:bookmarkEnd w:id="10"/>
    </w:p>
    <w:p w14:paraId="1130B0ED" w14:textId="77777777" w:rsidR="00DA0187" w:rsidRPr="00163669" w:rsidRDefault="00DA0187" w:rsidP="00163669">
      <w:pPr>
        <w:pStyle w:val="ParaNumbered"/>
      </w:pPr>
      <w:bookmarkStart w:id="11" w:name="_Toc418587919"/>
      <w:r w:rsidRPr="00163669">
        <w:t>The policy underlying many of the provisions in this Act was published in the policy paper ‘Higher education: free speech and academic freedom’ in February 2021. In this paper the Government committed to several policy and legislative changes to strengthen freedom of speech and academic freedom in higher education. These were to:</w:t>
      </w:r>
    </w:p>
    <w:p w14:paraId="14001E96" w14:textId="40AE1D38" w:rsidR="00DA0187" w:rsidRDefault="00DA0187" w:rsidP="0097466A">
      <w:pPr>
        <w:pStyle w:val="ParaBulleted"/>
      </w:pPr>
      <w:r>
        <w:t xml:space="preserve">Legislate for a Free Speech and Academic Freedom Champion to be appointed as a member of the </w:t>
      </w:r>
      <w:proofErr w:type="spellStart"/>
      <w:r>
        <w:t>OfS</w:t>
      </w:r>
      <w:proofErr w:type="spellEnd"/>
      <w:r>
        <w:t xml:space="preserve"> Board with responsibility to </w:t>
      </w:r>
      <w:r w:rsidR="00C66832">
        <w:t>c</w:t>
      </w:r>
      <w:r>
        <w:t xml:space="preserve">hampion free speech and investigate alleged breaches of registration conditions related to freedom of speech and academic freedom. </w:t>
      </w:r>
    </w:p>
    <w:p w14:paraId="63A21397" w14:textId="77777777" w:rsidR="00DA0187" w:rsidRDefault="00DA0187" w:rsidP="0097466A">
      <w:pPr>
        <w:pStyle w:val="ParaBulleted"/>
      </w:pPr>
      <w:r>
        <w:t xml:space="preserve">Legislate to require a new </w:t>
      </w:r>
      <w:proofErr w:type="spellStart"/>
      <w:r>
        <w:t>OfS</w:t>
      </w:r>
      <w:proofErr w:type="spellEnd"/>
      <w:r>
        <w:t xml:space="preserve"> registration condition on free speech and academic freedom. </w:t>
      </w:r>
    </w:p>
    <w:p w14:paraId="5BD68369" w14:textId="77777777" w:rsidR="00DA0187" w:rsidRDefault="00DA0187" w:rsidP="0097466A">
      <w:pPr>
        <w:pStyle w:val="ParaBulleted"/>
      </w:pPr>
      <w:r>
        <w:t xml:space="preserve">Explore further the option of strengthening the section 43 duty to include a duty on higher education providers to ‘actively promote’ freedom of speech. </w:t>
      </w:r>
    </w:p>
    <w:p w14:paraId="4F7C4123" w14:textId="77777777" w:rsidR="00DA0187" w:rsidRDefault="00DA0187" w:rsidP="0097466A">
      <w:pPr>
        <w:pStyle w:val="ParaBulleted"/>
      </w:pPr>
      <w:r>
        <w:t>Legislate to extend the strengthened section 43 duty to cover students’ unions directly.</w:t>
      </w:r>
    </w:p>
    <w:p w14:paraId="6CDBCE6D" w14:textId="77777777" w:rsidR="00DA0187" w:rsidRDefault="00DA0187" w:rsidP="0097466A">
      <w:pPr>
        <w:pStyle w:val="ParaBulleted"/>
      </w:pPr>
      <w:r>
        <w:t xml:space="preserve">Set clear minimum standards for the code of practice required under section 43. </w:t>
      </w:r>
    </w:p>
    <w:p w14:paraId="478B2F52" w14:textId="77777777" w:rsidR="00DA0187" w:rsidRDefault="00DA0187" w:rsidP="0097466A">
      <w:pPr>
        <w:pStyle w:val="ParaBulleted"/>
      </w:pPr>
      <w:r>
        <w:t xml:space="preserve">Introduce a statutory tort that would give private individuals a right of redress for loss </w:t>
      </w:r>
      <w:proofErr w:type="gramStart"/>
      <w:r>
        <w:t>as a result of</w:t>
      </w:r>
      <w:proofErr w:type="gramEnd"/>
      <w:r>
        <w:t xml:space="preserve"> a breach of section 43. </w:t>
      </w:r>
    </w:p>
    <w:p w14:paraId="41A34337" w14:textId="77777777" w:rsidR="00DA0187" w:rsidRDefault="00DA0187" w:rsidP="0097466A">
      <w:pPr>
        <w:pStyle w:val="ParaBulleted"/>
      </w:pPr>
      <w:r>
        <w:t xml:space="preserve">Ensure wider and enhanced academic freedom contractual protections. </w:t>
      </w:r>
    </w:p>
    <w:p w14:paraId="2F567A6F" w14:textId="77777777" w:rsidR="00DA0187" w:rsidRDefault="00DA0187" w:rsidP="00163669">
      <w:pPr>
        <w:pStyle w:val="ParaNumbered"/>
      </w:pPr>
      <w:r w:rsidRPr="0097466A">
        <w:t>The</w:t>
      </w:r>
      <w:r>
        <w:t xml:space="preserve"> policy paper followed the statement in the Conservative Manifesto of 2019: “We will also strengthen academic freedom and free speech in universities”.</w:t>
      </w:r>
    </w:p>
    <w:p w14:paraId="23A3CBEB" w14:textId="77777777" w:rsidR="00DA0187" w:rsidRDefault="00DA0187" w:rsidP="00163669">
      <w:pPr>
        <w:pStyle w:val="ParaNumbered"/>
      </w:pPr>
      <w:r>
        <w:t xml:space="preserve">This Act enables the </w:t>
      </w:r>
      <w:r w:rsidRPr="0097466A">
        <w:t>Government</w:t>
      </w:r>
      <w:r>
        <w:t xml:space="preserve"> to meet these commitments.</w:t>
      </w:r>
      <w:bookmarkStart w:id="12" w:name="_Toc418587920"/>
      <w:bookmarkEnd w:id="11"/>
    </w:p>
    <w:p w14:paraId="5DD2B6CF" w14:textId="77777777" w:rsidR="00DA0187" w:rsidRDefault="00DA0187" w:rsidP="00DA0187">
      <w:pPr>
        <w:rPr>
          <w:rFonts w:ascii="Palatino Linotype" w:hAnsi="Palatino Linotype" w:cs="PalatinoLinotype-Roman"/>
          <w:color w:val="000000"/>
          <w:sz w:val="20"/>
          <w:szCs w:val="24"/>
          <w:lang w:val="en-US"/>
        </w:rPr>
      </w:pPr>
      <w:r>
        <w:br w:type="page"/>
      </w:r>
    </w:p>
    <w:p w14:paraId="377C1078" w14:textId="0AF9261B" w:rsidR="00DA0187" w:rsidRPr="00CA4237" w:rsidRDefault="00DA0187" w:rsidP="00DA0187">
      <w:pPr>
        <w:pStyle w:val="Heading1"/>
        <w:keepNext/>
      </w:pPr>
      <w:bookmarkStart w:id="13" w:name="_Toc132714653"/>
      <w:bookmarkStart w:id="14" w:name="_Toc416612128"/>
      <w:bookmarkStart w:id="15" w:name="_Toc410653885"/>
      <w:bookmarkStart w:id="16" w:name="_Toc417648113"/>
      <w:bookmarkStart w:id="17" w:name="_Toc418587922"/>
      <w:bookmarkStart w:id="18" w:name="_Toc135660027"/>
      <w:bookmarkEnd w:id="12"/>
      <w:r w:rsidRPr="00CA4237">
        <w:t>Legal background</w:t>
      </w:r>
      <w:bookmarkEnd w:id="13"/>
      <w:bookmarkEnd w:id="18"/>
    </w:p>
    <w:p w14:paraId="2D90AC07" w14:textId="77777777" w:rsidR="00DA0187" w:rsidRPr="00AF3865" w:rsidRDefault="00DA0187" w:rsidP="00DA0187">
      <w:pPr>
        <w:pStyle w:val="ParaNumbered"/>
        <w:ind w:left="1080" w:hanging="360"/>
        <w:rPr>
          <w:lang w:val="en-GB"/>
        </w:rPr>
      </w:pPr>
      <w:r>
        <w:t xml:space="preserve">The Act is a piece of amending legislation. It primarily amends the Higher Education and Research Act </w:t>
      </w:r>
      <w:proofErr w:type="gramStart"/>
      <w:r>
        <w:t>2017</w:t>
      </w:r>
      <w:proofErr w:type="gramEnd"/>
      <w:r>
        <w:t xml:space="preserve"> but it also makes amendments to the Counter-Terrorism and Security Act 2015, the Higher Education Act 2004 and the Education (No. 2) Act 1986. </w:t>
      </w:r>
    </w:p>
    <w:p w14:paraId="2224599E" w14:textId="77777777" w:rsidR="00DA0187" w:rsidRPr="00AF3865" w:rsidRDefault="00DA0187" w:rsidP="00DA0187">
      <w:pPr>
        <w:pStyle w:val="ParaNumbered"/>
        <w:ind w:left="1080" w:hanging="360"/>
        <w:rPr>
          <w:lang w:val="en-GB"/>
        </w:rPr>
      </w:pPr>
      <w:r>
        <w:t xml:space="preserve">The Higher Education and Research Act 2017 created a new regulatory body overseeing the English higher education sector, the </w:t>
      </w:r>
      <w:proofErr w:type="spellStart"/>
      <w:r>
        <w:t>OfS</w:t>
      </w:r>
      <w:proofErr w:type="spellEnd"/>
      <w:r>
        <w:t xml:space="preserve">. The </w:t>
      </w:r>
      <w:proofErr w:type="spellStart"/>
      <w:r>
        <w:t>OfS</w:t>
      </w:r>
      <w:proofErr w:type="spellEnd"/>
      <w:r>
        <w:t xml:space="preserve"> maintains a register of English higher education providers, with the categories of approved (fee cap) providers and approved providers. The </w:t>
      </w:r>
      <w:proofErr w:type="spellStart"/>
      <w:r>
        <w:t>OfS</w:t>
      </w:r>
      <w:proofErr w:type="spellEnd"/>
      <w:r>
        <w:t xml:space="preserve"> regulates English higher education providers by way of registration conditions. </w:t>
      </w:r>
    </w:p>
    <w:p w14:paraId="678ECA67" w14:textId="77777777" w:rsidR="00DA0187" w:rsidRPr="00AF3865" w:rsidRDefault="00DA0187" w:rsidP="00DA0187">
      <w:pPr>
        <w:pStyle w:val="ParaNumbered"/>
        <w:ind w:left="1080" w:hanging="360"/>
        <w:rPr>
          <w:lang w:val="en-GB"/>
        </w:rPr>
      </w:pPr>
      <w:r>
        <w:t xml:space="preserve">The </w:t>
      </w:r>
      <w:proofErr w:type="gramStart"/>
      <w:r>
        <w:t>Counter-Terrorism</w:t>
      </w:r>
      <w:proofErr w:type="gramEnd"/>
      <w:r>
        <w:t xml:space="preserve"> and Security Act 2015 sets out the Prevent duty, which has specific provision in relation to further and higher education institutions. </w:t>
      </w:r>
    </w:p>
    <w:p w14:paraId="6BF7C09C" w14:textId="77777777" w:rsidR="00DA0187" w:rsidRPr="00AF3865" w:rsidRDefault="00DA0187" w:rsidP="00DA0187">
      <w:pPr>
        <w:pStyle w:val="ParaNumbered"/>
        <w:ind w:left="1080" w:hanging="360"/>
        <w:rPr>
          <w:lang w:val="en-GB"/>
        </w:rPr>
      </w:pPr>
      <w:r>
        <w:t xml:space="preserve">The Higher Education Act 2004 allows for the Secretary of State to designate a body corporate providing a scheme for reviewing complaints of students at higher education institutions in England and Wales. </w:t>
      </w:r>
    </w:p>
    <w:p w14:paraId="1AA50FCB" w14:textId="77777777" w:rsidR="00DA0187" w:rsidRPr="00B85491" w:rsidRDefault="00DA0187" w:rsidP="00DA0187">
      <w:pPr>
        <w:pStyle w:val="ParaNumbered"/>
        <w:ind w:left="1080" w:hanging="360"/>
      </w:pPr>
      <w:r>
        <w:t>The Education (No. 2) Act 1986 imposes a duty regarding freedom of speech on those governing further and higher education institutions.</w:t>
      </w:r>
      <w:bookmarkStart w:id="19" w:name="_Toc417648115"/>
      <w:bookmarkStart w:id="20" w:name="_Toc418587924"/>
    </w:p>
    <w:p w14:paraId="495BA09C" w14:textId="5CC742DF" w:rsidR="00DA0187" w:rsidRPr="00CA4237" w:rsidRDefault="00DA0187" w:rsidP="00DA0187">
      <w:pPr>
        <w:pStyle w:val="Heading1"/>
        <w:keepNext/>
      </w:pPr>
      <w:bookmarkStart w:id="21" w:name="_Toc416612130"/>
      <w:bookmarkStart w:id="22" w:name="_Toc132714654"/>
      <w:bookmarkStart w:id="23" w:name="_Toc410653886"/>
      <w:bookmarkStart w:id="24" w:name="_Toc135660028"/>
      <w:bookmarkEnd w:id="14"/>
      <w:bookmarkEnd w:id="15"/>
      <w:bookmarkEnd w:id="16"/>
      <w:bookmarkEnd w:id="17"/>
      <w:r w:rsidRPr="00CA4237">
        <w:t>Territorial extent and application</w:t>
      </w:r>
      <w:bookmarkEnd w:id="19"/>
      <w:bookmarkEnd w:id="20"/>
      <w:bookmarkEnd w:id="21"/>
      <w:bookmarkEnd w:id="22"/>
      <w:bookmarkEnd w:id="24"/>
    </w:p>
    <w:p w14:paraId="5B2D4D8C" w14:textId="77777777" w:rsidR="00DA0187" w:rsidRDefault="00DA0187" w:rsidP="00DA0187">
      <w:pPr>
        <w:pStyle w:val="ParaNumbered"/>
        <w:ind w:left="1080" w:hanging="360"/>
      </w:pPr>
      <w:r>
        <w:t xml:space="preserve">Section 12 sets out the territorial extent of this Act. The extent of a piece of legislation refers to the jurisdiction (or jurisdictions) in which it forms part of the law. The extent of an Act can be different from its application. Application concerns where an Act produces a practical effect, disregarding effects that are minor or consequential. </w:t>
      </w:r>
    </w:p>
    <w:p w14:paraId="7404DBA2" w14:textId="77777777" w:rsidR="00DA0187" w:rsidRDefault="00DA0187" w:rsidP="00DA0187">
      <w:pPr>
        <w:pStyle w:val="ParaNumbered"/>
        <w:ind w:left="1080" w:hanging="360"/>
      </w:pPr>
      <w:r>
        <w:t xml:space="preserve">Most provisions of this Act extend to England and Wales and apply to England. </w:t>
      </w:r>
    </w:p>
    <w:p w14:paraId="796AC5A4" w14:textId="77777777" w:rsidR="00DA0187" w:rsidRDefault="00DA0187" w:rsidP="00DA0187">
      <w:pPr>
        <w:pStyle w:val="ParaNumbered"/>
        <w:ind w:left="1080" w:hanging="360"/>
      </w:pPr>
      <w:r>
        <w:t xml:space="preserve">The provisions which amend the </w:t>
      </w:r>
      <w:proofErr w:type="gramStart"/>
      <w:r>
        <w:t>Counter-Terrorism</w:t>
      </w:r>
      <w:proofErr w:type="gramEnd"/>
      <w:r>
        <w:t xml:space="preserve"> and Security Act 2015 extend to England and Wales and Scotland. One set of amendments applies to England only and two apply to England and Wales. These are consequential amendments and minor technical corrections. The commentary on these provisions includes a paragraph explaining their extent and application.</w:t>
      </w:r>
    </w:p>
    <w:p w14:paraId="102D2515" w14:textId="77777777" w:rsidR="00DA0187" w:rsidRDefault="00DA0187" w:rsidP="00DA0187">
      <w:pPr>
        <w:pStyle w:val="ParaNumbered"/>
        <w:ind w:left="1080" w:hanging="360"/>
      </w:pPr>
      <w:r>
        <w:t>See the table in Annex A for a summary of the position regarding territorial extent and application in the United Kingdom.</w:t>
      </w:r>
    </w:p>
    <w:p w14:paraId="2EF45DE3" w14:textId="77777777" w:rsidR="00DA0187" w:rsidRDefault="00DA0187" w:rsidP="00DA0187">
      <w:pPr>
        <w:rPr>
          <w:rFonts w:ascii="Palatino Linotype" w:hAnsi="Palatino Linotype" w:cs="PalatinoLinotype-Roman"/>
          <w:color w:val="000000"/>
          <w:sz w:val="20"/>
          <w:szCs w:val="24"/>
          <w:lang w:val="en-US"/>
        </w:rPr>
      </w:pPr>
      <w:r>
        <w:br w:type="page"/>
      </w:r>
    </w:p>
    <w:p w14:paraId="6FC29D56" w14:textId="1FF2EF92" w:rsidR="00DA0187" w:rsidRPr="00CA4237" w:rsidRDefault="00DA0187" w:rsidP="00163669">
      <w:pPr>
        <w:pStyle w:val="Heading1"/>
      </w:pPr>
      <w:bookmarkStart w:id="25" w:name="_Toc417648116"/>
      <w:bookmarkStart w:id="26" w:name="_Toc418587925"/>
      <w:bookmarkStart w:id="27" w:name="_Toc416612131"/>
      <w:bookmarkStart w:id="28" w:name="_Toc132714655"/>
      <w:bookmarkStart w:id="29" w:name="_Toc135660029"/>
      <w:bookmarkEnd w:id="23"/>
      <w:r w:rsidRPr="00163669">
        <w:t>Commentary</w:t>
      </w:r>
      <w:r w:rsidRPr="00CA4237">
        <w:t xml:space="preserve"> on provisions of </w:t>
      </w:r>
      <w:r>
        <w:t>Act</w:t>
      </w:r>
      <w:r w:rsidRPr="00CA4237">
        <w:t> </w:t>
      </w:r>
      <w:bookmarkEnd w:id="25"/>
      <w:bookmarkEnd w:id="26"/>
      <w:bookmarkEnd w:id="27"/>
      <w:bookmarkEnd w:id="28"/>
      <w:bookmarkEnd w:id="29"/>
    </w:p>
    <w:p w14:paraId="181ADE36" w14:textId="77777777" w:rsidR="00DA0187" w:rsidRPr="00BC0CB1" w:rsidRDefault="00DA0187" w:rsidP="00163669">
      <w:pPr>
        <w:pStyle w:val="HSubheading2"/>
      </w:pPr>
      <w:bookmarkStart w:id="30" w:name="_Toc132714656"/>
      <w:bookmarkStart w:id="31" w:name="_Toc135660030"/>
      <w:r w:rsidRPr="00BC0CB1">
        <w:t>Part 1: Duties to protect freedom of speech</w:t>
      </w:r>
      <w:bookmarkEnd w:id="30"/>
      <w:bookmarkEnd w:id="31"/>
    </w:p>
    <w:p w14:paraId="59CB7BBB" w14:textId="77777777" w:rsidR="00DA0187" w:rsidRPr="00096454" w:rsidRDefault="00DA0187" w:rsidP="00163669">
      <w:pPr>
        <w:pStyle w:val="HSubheading3"/>
      </w:pPr>
      <w:bookmarkStart w:id="32" w:name="_Toc410653889"/>
      <w:bookmarkStart w:id="33" w:name="_Toc416612134"/>
      <w:bookmarkStart w:id="34" w:name="_Toc417648119"/>
      <w:bookmarkStart w:id="35" w:name="_Toc418587928"/>
      <w:bookmarkStart w:id="36" w:name="_Toc135660031"/>
      <w:r w:rsidRPr="00096454">
        <w:t xml:space="preserve">Section 1: Duties of registered higher education </w:t>
      </w:r>
      <w:r w:rsidRPr="00163669">
        <w:t>providers</w:t>
      </w:r>
      <w:bookmarkEnd w:id="36"/>
    </w:p>
    <w:p w14:paraId="6E56A506" w14:textId="77777777" w:rsidR="00DA0187" w:rsidRDefault="00DA0187" w:rsidP="00DA0187">
      <w:pPr>
        <w:pStyle w:val="ParaNumbered"/>
        <w:ind w:left="1080" w:hanging="360"/>
      </w:pPr>
      <w:bookmarkStart w:id="37" w:name="_Toc410653887"/>
      <w:bookmarkEnd w:id="32"/>
      <w:bookmarkEnd w:id="33"/>
      <w:bookmarkEnd w:id="34"/>
      <w:bookmarkEnd w:id="35"/>
      <w:r>
        <w:t>Section</w:t>
      </w:r>
      <w:r w:rsidRPr="00CA4237">
        <w:t xml:space="preserve"> 1 </w:t>
      </w:r>
      <w:r>
        <w:t>inserts sections A1, A2 and A3 into the Higher Education and Research Act 2017.</w:t>
      </w:r>
    </w:p>
    <w:p w14:paraId="0D05CD32" w14:textId="77777777" w:rsidR="00DA0187" w:rsidRPr="007C4878" w:rsidRDefault="00DA0187" w:rsidP="00163669">
      <w:pPr>
        <w:pStyle w:val="HSubheading4"/>
      </w:pPr>
      <w:bookmarkStart w:id="38" w:name="_Toc135660032"/>
      <w:r w:rsidRPr="007C4878">
        <w:t>Section A1: Duty to take steps to secure freedom of speech</w:t>
      </w:r>
      <w:bookmarkEnd w:id="38"/>
    </w:p>
    <w:p w14:paraId="329DADF0" w14:textId="77777777" w:rsidR="00DA0187" w:rsidRPr="007C4BF4" w:rsidRDefault="00DA0187" w:rsidP="00DA0187">
      <w:pPr>
        <w:pStyle w:val="ParaNumbered"/>
        <w:ind w:left="1080" w:hanging="360"/>
        <w:rPr>
          <w:lang w:val="en-GB"/>
        </w:rPr>
      </w:pPr>
      <w:r>
        <w:t xml:space="preserve">This section imposes duties on the governing body of a higher education provider registered with the </w:t>
      </w:r>
      <w:proofErr w:type="spellStart"/>
      <w:r>
        <w:t>OfS</w:t>
      </w:r>
      <w:proofErr w:type="spellEnd"/>
      <w:r>
        <w:t xml:space="preserve">, </w:t>
      </w:r>
      <w:proofErr w:type="gramStart"/>
      <w:r>
        <w:t>similar to</w:t>
      </w:r>
      <w:proofErr w:type="gramEnd"/>
      <w:r>
        <w:t xml:space="preserve"> provision in section 43 of the Education (No. 2) Act 1986. </w:t>
      </w:r>
    </w:p>
    <w:p w14:paraId="6626A18F" w14:textId="77777777" w:rsidR="00DA0187" w:rsidRPr="007C4BF4" w:rsidRDefault="00DA0187" w:rsidP="00DA0187">
      <w:pPr>
        <w:pStyle w:val="ParaNumbered"/>
        <w:ind w:left="1080" w:hanging="360"/>
        <w:rPr>
          <w:lang w:val="en-GB"/>
        </w:rPr>
      </w:pPr>
      <w:r>
        <w:t xml:space="preserve">The governing body must take reasonably practicable steps to achieve the objective of securing freedom of speech within the law for the provider’s members, </w:t>
      </w:r>
      <w:proofErr w:type="gramStart"/>
      <w:r>
        <w:t>staff</w:t>
      </w:r>
      <w:proofErr w:type="gramEnd"/>
      <w:r>
        <w:t xml:space="preserve"> and students and for visiting speakers. There is a duty to have </w:t>
      </w:r>
      <w:proofErr w:type="gramStart"/>
      <w:r>
        <w:t>particular regard</w:t>
      </w:r>
      <w:proofErr w:type="gramEnd"/>
      <w:r>
        <w:t xml:space="preserve"> to the importance of freedom of speech when determining what steps are reasonably practicable. </w:t>
      </w:r>
    </w:p>
    <w:p w14:paraId="7310CED3" w14:textId="77777777" w:rsidR="00DA0187" w:rsidRPr="00F05603" w:rsidRDefault="00DA0187" w:rsidP="00DA0187">
      <w:pPr>
        <w:pStyle w:val="ParaNumbered"/>
        <w:ind w:left="1080" w:hanging="360"/>
        <w:rPr>
          <w:lang w:val="en-GB"/>
        </w:rPr>
      </w:pPr>
      <w:r>
        <w:t>The duty includes</w:t>
      </w:r>
      <w:r w:rsidDel="00CD6334">
        <w:t xml:space="preserve"> </w:t>
      </w:r>
      <w:r>
        <w:t>taking reasonably practicable steps to ensure that the use of premises is not refused because of a person’s ideas or opinions, or a body’s policy or objectives, and that the terms on which premises are provided are not based on those grounds. It also includes taking reasonably practicable steps to secure academic freedom for academic staff at the provider, an existing principle which is extended to include the circumstances of seeking promotion or a different job at the provider. In addition, there is a new separate duty with similar provision in respect of external applicants for an academic role at a provider.</w:t>
      </w:r>
    </w:p>
    <w:p w14:paraId="66DB79B9" w14:textId="77777777" w:rsidR="00DA0187" w:rsidRDefault="00DA0187" w:rsidP="00DA0187">
      <w:pPr>
        <w:pStyle w:val="ParaNumbered"/>
        <w:ind w:left="1080" w:hanging="360"/>
      </w:pPr>
      <w:proofErr w:type="gramStart"/>
      <w:r>
        <w:t>In order to</w:t>
      </w:r>
      <w:proofErr w:type="gramEnd"/>
      <w:r>
        <w:t xml:space="preserve"> achieve freedom of speech within the law, the governing body must also secure that individuals or bodies that use its premises are not required to bear some or all of the costs of security, unless there are exceptional circumstances.</w:t>
      </w:r>
    </w:p>
    <w:p w14:paraId="0CD99ED4" w14:textId="77777777" w:rsidR="00DA0187" w:rsidRPr="007671BC" w:rsidRDefault="00DA0187" w:rsidP="00DA0187">
      <w:pPr>
        <w:pStyle w:val="ParaNumbered"/>
        <w:ind w:left="1080" w:hanging="360"/>
      </w:pPr>
      <w:r>
        <w:t>The governing body must also secure that the provider does not enter into non-disclosure agreements with members, staff and students and visiting speakers in relation to complaints of sexual abuse, harassment or misconduct, or other bullying or harassment.</w:t>
      </w:r>
    </w:p>
    <w:p w14:paraId="13AEDEB8" w14:textId="77777777" w:rsidR="00DA0187" w:rsidRPr="007C4878" w:rsidRDefault="00DA0187" w:rsidP="00163669">
      <w:pPr>
        <w:pStyle w:val="HSubheading4"/>
      </w:pPr>
      <w:bookmarkStart w:id="39" w:name="_Toc135660033"/>
      <w:r w:rsidRPr="007C4878">
        <w:t>Section A2: Code of Practice</w:t>
      </w:r>
      <w:bookmarkEnd w:id="39"/>
    </w:p>
    <w:p w14:paraId="36A2F90F" w14:textId="77777777" w:rsidR="00DA0187" w:rsidRPr="001A61A4" w:rsidRDefault="00DA0187" w:rsidP="00DA0187">
      <w:pPr>
        <w:pStyle w:val="ParaNumbered"/>
        <w:ind w:left="1080" w:hanging="360"/>
        <w:rPr>
          <w:lang w:val="en-GB"/>
        </w:rPr>
      </w:pPr>
      <w:r>
        <w:t xml:space="preserve">This section imposes duties on the governing body of a higher education provider registered with the </w:t>
      </w:r>
      <w:proofErr w:type="spellStart"/>
      <w:r>
        <w:t>OfS</w:t>
      </w:r>
      <w:proofErr w:type="spellEnd"/>
      <w:r>
        <w:t xml:space="preserve">, </w:t>
      </w:r>
      <w:proofErr w:type="gramStart"/>
      <w:r>
        <w:t>similar to</w:t>
      </w:r>
      <w:proofErr w:type="gramEnd"/>
      <w:r>
        <w:t xml:space="preserve"> provision in section 43 of the Education (No. 2) Act 1986. </w:t>
      </w:r>
    </w:p>
    <w:p w14:paraId="2539817A" w14:textId="77777777" w:rsidR="00DA0187" w:rsidRPr="001A61A4" w:rsidRDefault="00DA0187" w:rsidP="00DA0187">
      <w:pPr>
        <w:pStyle w:val="ParaNumbered"/>
        <w:ind w:left="1080" w:hanging="360"/>
        <w:rPr>
          <w:lang w:val="en-GB"/>
        </w:rPr>
      </w:pPr>
      <w:r>
        <w:t xml:space="preserve">The governing body must maintain a code of practice with a view to facilitating the discharge of the duties in section A1(1) and (10). The content of the code of practice must include a statement of the provider’s values relating to freedom of speech and an explanation of how those values uphold freedom of speech. It must also set out the procedures to be followed by staff, </w:t>
      </w:r>
      <w:proofErr w:type="gramStart"/>
      <w:r>
        <w:t>students</w:t>
      </w:r>
      <w:proofErr w:type="gramEnd"/>
      <w:r>
        <w:t xml:space="preserve"> and any students’ union for students at the provider when </w:t>
      </w:r>
      <w:proofErr w:type="spellStart"/>
      <w:r>
        <w:t>organising</w:t>
      </w:r>
      <w:proofErr w:type="spellEnd"/>
      <w:r>
        <w:t xml:space="preserve"> meetings and activities, the conduct required in relation to such meetings and activities, and the criteria for specified decisions (including whether there are exceptional circumstances for the purposes of section A1(10)).</w:t>
      </w:r>
    </w:p>
    <w:p w14:paraId="2A28F4AC" w14:textId="77777777" w:rsidR="00DA0187" w:rsidRPr="001A61A4" w:rsidRDefault="00DA0187" w:rsidP="00DA0187">
      <w:pPr>
        <w:pStyle w:val="ParaNumbered"/>
        <w:ind w:left="1080" w:hanging="360"/>
        <w:rPr>
          <w:lang w:val="en-GB"/>
        </w:rPr>
      </w:pPr>
      <w:r>
        <w:t>The governing body must take reasonably practicable steps, including where appropriate the initiation of disciplinary measures, to secure compliance with the code of practice.</w:t>
      </w:r>
    </w:p>
    <w:p w14:paraId="003F2BAD" w14:textId="77777777" w:rsidR="00DA0187" w:rsidRPr="00726881" w:rsidRDefault="00DA0187" w:rsidP="00DA0187">
      <w:pPr>
        <w:pStyle w:val="ParaNumbered"/>
        <w:ind w:left="1080" w:hanging="360"/>
        <w:rPr>
          <w:lang w:val="en-GB"/>
        </w:rPr>
      </w:pPr>
      <w:r>
        <w:t>The governing body must, at least once a year, bring the provisions of section A1 and the code of practice to the attention of all its students.</w:t>
      </w:r>
    </w:p>
    <w:p w14:paraId="127B4060" w14:textId="77777777" w:rsidR="00DA0187" w:rsidRPr="007C4878" w:rsidRDefault="00DA0187" w:rsidP="00163669">
      <w:pPr>
        <w:pStyle w:val="HSubheading4"/>
      </w:pPr>
      <w:bookmarkStart w:id="40" w:name="_Toc135660034"/>
      <w:r w:rsidRPr="007C4878">
        <w:t>Section A3: Duty to promote the importance of freedom of speech and academic freedom</w:t>
      </w:r>
      <w:bookmarkEnd w:id="40"/>
    </w:p>
    <w:p w14:paraId="1D616304" w14:textId="77777777" w:rsidR="00DA0187" w:rsidRPr="00CA4237" w:rsidRDefault="00DA0187" w:rsidP="00DA0187">
      <w:pPr>
        <w:pStyle w:val="ParaNumbered"/>
        <w:ind w:left="1080" w:hanging="360"/>
        <w:rPr>
          <w:lang w:val="en-GB"/>
        </w:rPr>
      </w:pPr>
      <w:r>
        <w:t xml:space="preserve">This section creates a new duty on the governing body of a higher education provider registered with the </w:t>
      </w:r>
      <w:proofErr w:type="spellStart"/>
      <w:r>
        <w:t>OfS</w:t>
      </w:r>
      <w:proofErr w:type="spellEnd"/>
      <w:r>
        <w:t xml:space="preserve"> to promote the importance of freedom of speech within the law and academic freedom for academic staff in higher education.</w:t>
      </w:r>
    </w:p>
    <w:p w14:paraId="3C2064E1" w14:textId="77777777" w:rsidR="00DA0187" w:rsidRDefault="00DA0187" w:rsidP="00163669">
      <w:pPr>
        <w:pStyle w:val="HSubheading3"/>
      </w:pPr>
      <w:bookmarkStart w:id="41" w:name="_Toc410653890"/>
      <w:bookmarkStart w:id="42" w:name="_Toc416612135"/>
      <w:bookmarkStart w:id="43" w:name="_Toc417648120"/>
      <w:bookmarkStart w:id="44" w:name="_Toc418587930"/>
      <w:bookmarkStart w:id="45" w:name="_Toc135660035"/>
      <w:r>
        <w:t xml:space="preserve">Section 2: </w:t>
      </w:r>
      <w:bookmarkEnd w:id="41"/>
      <w:bookmarkEnd w:id="42"/>
      <w:bookmarkEnd w:id="43"/>
      <w:bookmarkEnd w:id="44"/>
      <w:r>
        <w:t>Duties of constituent institutions</w:t>
      </w:r>
      <w:bookmarkEnd w:id="45"/>
    </w:p>
    <w:p w14:paraId="41CAE248" w14:textId="77777777" w:rsidR="00DA0187" w:rsidRPr="007C4878" w:rsidRDefault="00DA0187" w:rsidP="00163669">
      <w:pPr>
        <w:pStyle w:val="HSubheading4"/>
      </w:pPr>
      <w:bookmarkStart w:id="46" w:name="_Toc135660036"/>
      <w:r w:rsidRPr="007C4878">
        <w:t>Section A4: Duties of constituent institutions</w:t>
      </w:r>
      <w:bookmarkEnd w:id="46"/>
    </w:p>
    <w:p w14:paraId="1F57B621" w14:textId="77777777" w:rsidR="00DA0187" w:rsidRPr="005E59B0" w:rsidRDefault="00DA0187" w:rsidP="00DA0187">
      <w:pPr>
        <w:pStyle w:val="ParaNumbered"/>
        <w:ind w:left="1080" w:hanging="360"/>
      </w:pPr>
      <w:r>
        <w:t>Section 2 inserts section A4 into the Higher Education and Research Act 2017</w:t>
      </w:r>
      <w:bookmarkStart w:id="47" w:name="_Toc410653892"/>
      <w:r w:rsidRPr="005E59B0">
        <w:t>, which provides that sections A1 to A3 also apply to the governing body of a constituent institution of a registered higher education provider.</w:t>
      </w:r>
    </w:p>
    <w:p w14:paraId="02F2DEE4" w14:textId="77777777" w:rsidR="00DA0187" w:rsidRPr="005E59B0" w:rsidRDefault="00DA0187" w:rsidP="00DA0187">
      <w:pPr>
        <w:pStyle w:val="ParaNumbered"/>
        <w:ind w:left="1080" w:hanging="360"/>
      </w:pPr>
      <w:r w:rsidRPr="005E59B0">
        <w:t>The duties of the governing body of a constituent institution of a registered higher education provider under these sections do not affect the application of registration conditions imposed on the provider under the Higher Education and Research Act 2017.</w:t>
      </w:r>
    </w:p>
    <w:p w14:paraId="3A5D8E92" w14:textId="77777777" w:rsidR="00DA0187" w:rsidRPr="00EC1C82" w:rsidRDefault="00DA0187" w:rsidP="00163669">
      <w:pPr>
        <w:pStyle w:val="HSubheading3"/>
      </w:pPr>
      <w:bookmarkStart w:id="48" w:name="_Toc416612136"/>
      <w:bookmarkStart w:id="49" w:name="_Toc417648121"/>
      <w:bookmarkStart w:id="50" w:name="_Toc418587931"/>
      <w:bookmarkStart w:id="51" w:name="_Toc135660037"/>
      <w:r>
        <w:t>Section</w:t>
      </w:r>
      <w:r w:rsidRPr="00EC1C82">
        <w:t xml:space="preserve"> 3: </w:t>
      </w:r>
      <w:bookmarkEnd w:id="48"/>
      <w:bookmarkEnd w:id="49"/>
      <w:bookmarkEnd w:id="50"/>
      <w:r w:rsidRPr="00EC1C82">
        <w:t>Duties of students’ unions</w:t>
      </w:r>
      <w:bookmarkEnd w:id="51"/>
    </w:p>
    <w:p w14:paraId="3233444B" w14:textId="77777777" w:rsidR="00DA0187" w:rsidRPr="0002403E" w:rsidRDefault="00DA0187" w:rsidP="00DA0187">
      <w:pPr>
        <w:pStyle w:val="ParaNumbered"/>
        <w:ind w:left="1080" w:hanging="360"/>
      </w:pPr>
      <w:r>
        <w:t>Section 3 inserts sections A5 and A6 into the Higher Education and Research Act 2017.</w:t>
      </w:r>
    </w:p>
    <w:p w14:paraId="73CFC623" w14:textId="77777777" w:rsidR="00DA0187" w:rsidRPr="007C4878" w:rsidRDefault="00DA0187" w:rsidP="00163669">
      <w:pPr>
        <w:pStyle w:val="HSubheading4"/>
      </w:pPr>
      <w:bookmarkStart w:id="52" w:name="_Toc135660038"/>
      <w:r w:rsidRPr="007C4878">
        <w:t>Section A5: Duty to take steps to secure freedom of speech</w:t>
      </w:r>
      <w:bookmarkEnd w:id="52"/>
    </w:p>
    <w:p w14:paraId="04F12534" w14:textId="77777777" w:rsidR="00DA0187" w:rsidRPr="00DA3E66" w:rsidRDefault="00DA0187" w:rsidP="00DA0187">
      <w:pPr>
        <w:pStyle w:val="ParaNumbered"/>
        <w:ind w:left="1080" w:hanging="360"/>
        <w:rPr>
          <w:lang w:val="en-GB"/>
        </w:rPr>
      </w:pPr>
      <w:r>
        <w:t>This section imposes new duties on a students’ union at a registered higher education provider that is eligible for financial support for the purposes of section 39 of the Higher Education and Research Act 2017. This does not include a students’ union for students at a constituent institution of such a provider.</w:t>
      </w:r>
    </w:p>
    <w:p w14:paraId="322CF25D" w14:textId="77777777" w:rsidR="00DA0187" w:rsidRPr="00B8470A" w:rsidRDefault="00DA0187" w:rsidP="00DA0187">
      <w:pPr>
        <w:pStyle w:val="ParaNumbered"/>
        <w:ind w:left="1080" w:hanging="360"/>
        <w:rPr>
          <w:lang w:val="en-GB"/>
        </w:rPr>
      </w:pPr>
      <w:r>
        <w:t xml:space="preserve">The students’ union must take reasonably practicable steps to achieve the objective of securing freedom of speech within the law for members and staff of the students’ union, students of the provider, members and staff of the provider or its constituent </w:t>
      </w:r>
      <w:proofErr w:type="gramStart"/>
      <w:r>
        <w:t>institutions, and</w:t>
      </w:r>
      <w:proofErr w:type="gramEnd"/>
      <w:r>
        <w:t xml:space="preserve"> visiting speakers. There is a duty to have </w:t>
      </w:r>
      <w:proofErr w:type="gramStart"/>
      <w:r>
        <w:t>particular regard</w:t>
      </w:r>
      <w:proofErr w:type="gramEnd"/>
      <w:r>
        <w:t xml:space="preserve"> to the importance of freedom of speech when determining what steps are reasonably practicable.</w:t>
      </w:r>
    </w:p>
    <w:p w14:paraId="015AB5A7" w14:textId="77777777" w:rsidR="00DA0187" w:rsidRPr="0057282B" w:rsidRDefault="00DA0187" w:rsidP="00DA0187">
      <w:pPr>
        <w:pStyle w:val="ParaNumbered"/>
        <w:ind w:left="1080" w:hanging="360"/>
        <w:rPr>
          <w:lang w:val="en-GB"/>
        </w:rPr>
      </w:pPr>
      <w:r>
        <w:t>The duty includes taking reasonably practicable steps to ensure that the use of premises occupied by the students’ union is not refused because of a person’s ideas or opinions, or a body’s policy or objectives; that the terms on which premises are provided are not based on those grounds; and that affiliation to the students’ union is not denied to any student society on those grounds.</w:t>
      </w:r>
    </w:p>
    <w:p w14:paraId="0FF76F4F" w14:textId="77777777" w:rsidR="00DA0187" w:rsidRPr="007671BC" w:rsidRDefault="00DA0187" w:rsidP="00DA0187">
      <w:pPr>
        <w:pStyle w:val="ParaNumbered"/>
        <w:ind w:left="1080" w:hanging="360"/>
      </w:pPr>
      <w:proofErr w:type="gramStart"/>
      <w:r>
        <w:t>In order to</w:t>
      </w:r>
      <w:proofErr w:type="gramEnd"/>
      <w:r>
        <w:t xml:space="preserve"> achieve freedom of speech within the law, the students’ union must also secure that individuals or bodies that use its premises are not required to bear some or all of the costs of security, unless there are exceptional circumstances.</w:t>
      </w:r>
    </w:p>
    <w:p w14:paraId="2275E08D" w14:textId="77777777" w:rsidR="00DA0187" w:rsidRPr="007C4878" w:rsidRDefault="00DA0187" w:rsidP="00163669">
      <w:pPr>
        <w:pStyle w:val="HSubheading4"/>
      </w:pPr>
      <w:bookmarkStart w:id="53" w:name="_Toc135660039"/>
      <w:r w:rsidRPr="007C4878">
        <w:t>Section A6: Code of practice</w:t>
      </w:r>
      <w:bookmarkEnd w:id="53"/>
    </w:p>
    <w:p w14:paraId="1F343EB4" w14:textId="77777777" w:rsidR="00DA0187" w:rsidRPr="00DE3214" w:rsidRDefault="00DA0187" w:rsidP="00DA0187">
      <w:pPr>
        <w:pStyle w:val="ParaNumbered"/>
        <w:ind w:left="1080" w:hanging="360"/>
        <w:rPr>
          <w:lang w:val="en-GB"/>
        </w:rPr>
      </w:pPr>
      <w:r>
        <w:t>This section imposes new duties on a students’ union to which section A5 applies.</w:t>
      </w:r>
    </w:p>
    <w:p w14:paraId="3256476F" w14:textId="77777777" w:rsidR="00DA0187" w:rsidRPr="00DE3214" w:rsidRDefault="00DA0187" w:rsidP="00DA0187">
      <w:pPr>
        <w:pStyle w:val="ParaNumbered"/>
        <w:ind w:left="1080" w:hanging="360"/>
        <w:rPr>
          <w:lang w:val="en-GB"/>
        </w:rPr>
      </w:pPr>
      <w:r>
        <w:t xml:space="preserve">The students’ union must maintain a code of practice with a view to facilitating the discharge of the duties in section A5. The content of the code of practice must include a statement of the students’ union’s values relating to freedom of speech and an explanation of how those values uphold freedom of speech. It must also set out the procedures to be followed when </w:t>
      </w:r>
      <w:proofErr w:type="spellStart"/>
      <w:r>
        <w:t>organising</w:t>
      </w:r>
      <w:proofErr w:type="spellEnd"/>
      <w:r>
        <w:t xml:space="preserve"> meetings and activities, the conduct required in relation to such meetings and activities, and the criteria for specified decisions (including whether there are exceptional circumstances for the purposes of section A5(5)).</w:t>
      </w:r>
    </w:p>
    <w:p w14:paraId="32FF4CD2" w14:textId="77777777" w:rsidR="00DA0187" w:rsidRPr="00DE3214" w:rsidRDefault="00DA0187" w:rsidP="00DA0187">
      <w:pPr>
        <w:pStyle w:val="ParaNumbered"/>
        <w:ind w:left="1080" w:hanging="360"/>
        <w:rPr>
          <w:lang w:val="en-GB"/>
        </w:rPr>
      </w:pPr>
      <w:r>
        <w:t>The students’ union must take reasonably practicable steps, including disciplinary measures, to secure compliance with the code of practice.</w:t>
      </w:r>
    </w:p>
    <w:p w14:paraId="0732EE2B" w14:textId="77777777" w:rsidR="00DA0187" w:rsidRPr="002B7637" w:rsidRDefault="00DA0187" w:rsidP="00DA0187">
      <w:pPr>
        <w:pStyle w:val="ParaNumbered"/>
        <w:ind w:left="1080" w:hanging="360"/>
      </w:pPr>
      <w:r>
        <w:t>The students’ union must, at least once a year, bring the provisions of section A5 and the code of practice to the attention of all its members who are students of the provider.</w:t>
      </w:r>
    </w:p>
    <w:p w14:paraId="47E7A998" w14:textId="77777777" w:rsidR="00DA0187" w:rsidRPr="00EC1C82" w:rsidRDefault="00DA0187" w:rsidP="00163669">
      <w:pPr>
        <w:pStyle w:val="HSubheading4"/>
      </w:pPr>
      <w:bookmarkStart w:id="54" w:name="_Toc416612140"/>
      <w:bookmarkStart w:id="55" w:name="_Toc417648125"/>
      <w:bookmarkStart w:id="56" w:name="_Toc418587936"/>
      <w:bookmarkStart w:id="57" w:name="_Toc135660040"/>
      <w:r>
        <w:t>Section</w:t>
      </w:r>
      <w:r w:rsidRPr="00EC1C82">
        <w:t xml:space="preserve"> </w:t>
      </w:r>
      <w:r>
        <w:t>A7</w:t>
      </w:r>
      <w:r w:rsidRPr="00EC1C82">
        <w:t xml:space="preserve">: </w:t>
      </w:r>
      <w:bookmarkEnd w:id="54"/>
      <w:bookmarkEnd w:id="55"/>
      <w:bookmarkEnd w:id="56"/>
      <w:r w:rsidRPr="00163669">
        <w:t>Civil</w:t>
      </w:r>
      <w:r w:rsidRPr="00EC1C82">
        <w:t xml:space="preserve"> claims</w:t>
      </w:r>
      <w:bookmarkEnd w:id="57"/>
    </w:p>
    <w:p w14:paraId="1D6216BB" w14:textId="77777777" w:rsidR="00DA0187" w:rsidRDefault="00DA0187" w:rsidP="00DA0187">
      <w:pPr>
        <w:pStyle w:val="ParaNumbered"/>
        <w:ind w:left="1080" w:hanging="360"/>
      </w:pPr>
      <w:r>
        <w:t xml:space="preserve">This section amends the Higher Education and Research Act 2017 to insert section A7, which creates a new statutory tort for breach of specified freedom of speech duties. It enables civil proceedings to be brought against a registered higher education provider or </w:t>
      </w:r>
      <w:r w:rsidRPr="3C89F73E">
        <w:rPr>
          <w:lang w:val="en-GB"/>
        </w:rPr>
        <w:t>a constituent institution of such a provider</w:t>
      </w:r>
      <w:r>
        <w:t xml:space="preserve"> in respect of a breach of section A1, and against a students’ union in respect of a breach of section A5, if the claimant has suffered a loss (either monetary or non-monetary). </w:t>
      </w:r>
    </w:p>
    <w:p w14:paraId="570ED24F" w14:textId="77777777" w:rsidR="00DA0187" w:rsidRPr="002B7637" w:rsidRDefault="00DA0187" w:rsidP="00DA0187">
      <w:pPr>
        <w:pStyle w:val="ParaNumbered"/>
        <w:ind w:left="1080" w:hanging="360"/>
      </w:pPr>
      <w:r>
        <w:t xml:space="preserve">A claim may only be brought if the claimant has first exhausted either of the available </w:t>
      </w:r>
      <w:proofErr w:type="gramStart"/>
      <w:r>
        <w:t>complaints</w:t>
      </w:r>
      <w:proofErr w:type="gramEnd"/>
      <w:r>
        <w:t xml:space="preserve"> schemes (operated by the </w:t>
      </w:r>
      <w:proofErr w:type="spellStart"/>
      <w:r>
        <w:t>OfS</w:t>
      </w:r>
      <w:proofErr w:type="spellEnd"/>
      <w:r>
        <w:t xml:space="preserve"> or the Office of the Independent Adjudicator for Higher Education). An exception to this is where the claimant is applying only for an injunction</w:t>
      </w:r>
      <w:r w:rsidDel="00E4005F">
        <w:t>.</w:t>
      </w:r>
    </w:p>
    <w:p w14:paraId="6EA6FA63" w14:textId="77777777" w:rsidR="00DA0187" w:rsidRPr="00BC0CB1" w:rsidRDefault="00DA0187" w:rsidP="00DA0187">
      <w:pPr>
        <w:pStyle w:val="HSubheading2"/>
      </w:pPr>
      <w:bookmarkStart w:id="58" w:name="_Toc132714657"/>
      <w:bookmarkStart w:id="59" w:name="_Toc135660041"/>
      <w:bookmarkEnd w:id="47"/>
      <w:r>
        <w:t xml:space="preserve">Part 2: </w:t>
      </w:r>
      <w:r w:rsidRPr="00BC0CB1">
        <w:t>Functions of the Office for Students</w:t>
      </w:r>
      <w:bookmarkEnd w:id="58"/>
      <w:bookmarkEnd w:id="59"/>
    </w:p>
    <w:p w14:paraId="16E09211" w14:textId="77777777" w:rsidR="00DA0187" w:rsidRPr="00EC1C82" w:rsidRDefault="00DA0187" w:rsidP="00163669">
      <w:pPr>
        <w:pStyle w:val="HSubheading3"/>
      </w:pPr>
      <w:bookmarkStart w:id="60" w:name="_Toc135660042"/>
      <w:r>
        <w:t>Section</w:t>
      </w:r>
      <w:r w:rsidRPr="00EC1C82">
        <w:t xml:space="preserve"> 5: General </w:t>
      </w:r>
      <w:r w:rsidRPr="00163669">
        <w:t>functions</w:t>
      </w:r>
      <w:bookmarkEnd w:id="60"/>
      <w:r w:rsidRPr="00EC1C82">
        <w:t xml:space="preserve"> </w:t>
      </w:r>
    </w:p>
    <w:p w14:paraId="40505172" w14:textId="77777777" w:rsidR="00DA0187" w:rsidRPr="00C72080" w:rsidRDefault="00DA0187" w:rsidP="00DA0187">
      <w:pPr>
        <w:pStyle w:val="ParaNumbered"/>
        <w:ind w:left="1080" w:hanging="360"/>
        <w:rPr>
          <w:lang w:val="en-GB"/>
        </w:rPr>
      </w:pPr>
      <w:r>
        <w:t xml:space="preserve">This section amends the Higher Education and Research Act 2017 to provide that, in performing its functions, the </w:t>
      </w:r>
      <w:proofErr w:type="spellStart"/>
      <w:r>
        <w:t>OfS</w:t>
      </w:r>
      <w:proofErr w:type="spellEnd"/>
      <w:r>
        <w:t xml:space="preserve"> must have regard to the need to promote the importance of freedom of speech within the law in higher education, and the need to protect the academic freedom of academic staff at English higher education providers and </w:t>
      </w:r>
      <w:r w:rsidRPr="3A820F71">
        <w:rPr>
          <w:lang w:val="en-GB"/>
        </w:rPr>
        <w:t>their constituent institutions.</w:t>
      </w:r>
    </w:p>
    <w:p w14:paraId="64514FE3" w14:textId="77777777" w:rsidR="00DA0187" w:rsidRPr="00C72080" w:rsidRDefault="00DA0187" w:rsidP="00DA0187">
      <w:pPr>
        <w:pStyle w:val="ParaNumbered"/>
        <w:ind w:left="1080" w:hanging="360"/>
        <w:rPr>
          <w:lang w:val="en-GB"/>
        </w:rPr>
      </w:pPr>
      <w:r>
        <w:t xml:space="preserve">This section inserts section 69A, which provides that the </w:t>
      </w:r>
      <w:proofErr w:type="spellStart"/>
      <w:r>
        <w:t>OfS</w:t>
      </w:r>
      <w:proofErr w:type="spellEnd"/>
      <w:r>
        <w:t xml:space="preserve"> must promote the importance of freedom of speech within the law and academic freedom in higher education. This section also sets out provisions similar to sections 35 and 37 concerning </w:t>
      </w:r>
      <w:proofErr w:type="gramStart"/>
      <w:r>
        <w:t>advice</w:t>
      </w:r>
      <w:proofErr w:type="gramEnd"/>
      <w:r>
        <w:t xml:space="preserve"> by the </w:t>
      </w:r>
      <w:proofErr w:type="spellStart"/>
      <w:r>
        <w:t>OfS</w:t>
      </w:r>
      <w:proofErr w:type="spellEnd"/>
      <w:r>
        <w:t xml:space="preserve"> on good practice in relation to how to support freedom of speech and academic freedom, and the power of the Secretary of State to require the </w:t>
      </w:r>
      <w:proofErr w:type="spellStart"/>
      <w:r>
        <w:t>OfS</w:t>
      </w:r>
      <w:proofErr w:type="spellEnd"/>
      <w:r>
        <w:t xml:space="preserve"> to report on freedom of speech and academic freedom matters.</w:t>
      </w:r>
    </w:p>
    <w:p w14:paraId="1E72B0A0" w14:textId="77777777" w:rsidR="00DA0187" w:rsidRPr="00EC1C82" w:rsidRDefault="00DA0187" w:rsidP="00163669">
      <w:pPr>
        <w:pStyle w:val="HSubheading3"/>
      </w:pPr>
      <w:bookmarkStart w:id="61" w:name="_Toc135660043"/>
      <w:r>
        <w:t>Section</w:t>
      </w:r>
      <w:r w:rsidRPr="00EC1C82">
        <w:t xml:space="preserve"> 6: Regulation of duties of registered higher education providers</w:t>
      </w:r>
      <w:bookmarkEnd w:id="61"/>
    </w:p>
    <w:p w14:paraId="30EEB8F3" w14:textId="77777777" w:rsidR="00DA0187" w:rsidRPr="00BD7CE3" w:rsidRDefault="00DA0187" w:rsidP="00DA0187">
      <w:pPr>
        <w:pStyle w:val="ParaNumbered"/>
        <w:ind w:left="1080" w:hanging="360"/>
        <w:rPr>
          <w:lang w:val="en-GB"/>
        </w:rPr>
      </w:pPr>
      <w:r>
        <w:t xml:space="preserve">This section amends the Higher Education and Research Act 2017 to insert section 8A, which provides for new mandatory registration conditions relating to freedom of speech and academic freedom. These include initial and ongoing registration conditions regarding the institution’s governing documents and management and governance arrangements, an ongoing registration condition requiring the governing body of the provider to comply with its duties under sections A1 to A3, and an ongoing registration condition requiring the governing body of a provider that is eligible for financial support for the purposes of section 39 to keep the </w:t>
      </w:r>
      <w:proofErr w:type="spellStart"/>
      <w:r>
        <w:t>OfS</w:t>
      </w:r>
      <w:proofErr w:type="spellEnd"/>
      <w:r>
        <w:t xml:space="preserve"> informed of its students’ unions.</w:t>
      </w:r>
    </w:p>
    <w:p w14:paraId="513A1F6A" w14:textId="77777777" w:rsidR="00DA0187" w:rsidRPr="00EC1C82" w:rsidRDefault="00DA0187" w:rsidP="00163669">
      <w:pPr>
        <w:pStyle w:val="HSubheading3"/>
      </w:pPr>
      <w:bookmarkStart w:id="62" w:name="_Toc135660044"/>
      <w:r>
        <w:t>Section</w:t>
      </w:r>
      <w:r w:rsidRPr="00EC1C82">
        <w:t xml:space="preserve"> 7: Regulation of duties of students’ unions</w:t>
      </w:r>
      <w:bookmarkEnd w:id="62"/>
    </w:p>
    <w:p w14:paraId="3DD3F6E1" w14:textId="77777777" w:rsidR="00DA0187" w:rsidRPr="001E5822" w:rsidRDefault="00DA0187" w:rsidP="00DA0187">
      <w:pPr>
        <w:pStyle w:val="ParaNumbered"/>
        <w:ind w:left="1080" w:hanging="360"/>
        <w:rPr>
          <w:lang w:val="en-GB"/>
        </w:rPr>
      </w:pPr>
      <w:r>
        <w:t xml:space="preserve">This section amends the Higher Education and Research Act 2017 to provide for the regulation by the </w:t>
      </w:r>
      <w:proofErr w:type="spellStart"/>
      <w:r>
        <w:t>OfS</w:t>
      </w:r>
      <w:proofErr w:type="spellEnd"/>
      <w:r>
        <w:t xml:space="preserve"> of students’ unions to which sections A5 and A6 apply in relation to their duties under those sections. </w:t>
      </w:r>
    </w:p>
    <w:p w14:paraId="07B2F99F" w14:textId="77777777" w:rsidR="00DA0187" w:rsidRPr="001E5822" w:rsidRDefault="00DA0187" w:rsidP="00DA0187">
      <w:pPr>
        <w:pStyle w:val="ParaNumbered"/>
        <w:ind w:left="1080" w:hanging="360"/>
        <w:rPr>
          <w:lang w:val="en-GB"/>
        </w:rPr>
      </w:pPr>
      <w:r>
        <w:t xml:space="preserve">The </w:t>
      </w:r>
      <w:proofErr w:type="spellStart"/>
      <w:r>
        <w:t>OfS</w:t>
      </w:r>
      <w:proofErr w:type="spellEnd"/>
      <w:r>
        <w:t xml:space="preserve"> must monitor whether students’ unions are complying with those duties. It may impose a monetary penalty on a students’ union if it appears to the </w:t>
      </w:r>
      <w:proofErr w:type="spellStart"/>
      <w:r>
        <w:t>OfS</w:t>
      </w:r>
      <w:proofErr w:type="spellEnd"/>
      <w:r>
        <w:t xml:space="preserve"> that it is failing, or has failed, to comply with its duties. This is to be paid to the </w:t>
      </w:r>
      <w:proofErr w:type="spellStart"/>
      <w:r>
        <w:t>OfS</w:t>
      </w:r>
      <w:proofErr w:type="spellEnd"/>
      <w:r>
        <w:t xml:space="preserve"> and the amount is to be determined by the </w:t>
      </w:r>
      <w:proofErr w:type="spellStart"/>
      <w:r>
        <w:t>OfS</w:t>
      </w:r>
      <w:proofErr w:type="spellEnd"/>
      <w:r>
        <w:t xml:space="preserve"> in accordance with regulations made by the Secretary of State. The Secretary of State may also make regulations making provision about matters to which the </w:t>
      </w:r>
      <w:proofErr w:type="spellStart"/>
      <w:r>
        <w:t>OfS</w:t>
      </w:r>
      <w:proofErr w:type="spellEnd"/>
      <w:r>
        <w:t xml:space="preserve"> must, or must not, have regard when imposing a monetary penalty. </w:t>
      </w:r>
    </w:p>
    <w:p w14:paraId="781F011B" w14:textId="77777777" w:rsidR="00DA0187" w:rsidRPr="001E5822" w:rsidRDefault="00DA0187" w:rsidP="00DA0187">
      <w:pPr>
        <w:pStyle w:val="ParaNumbered"/>
        <w:ind w:left="1080" w:hanging="360"/>
        <w:rPr>
          <w:lang w:val="en-GB"/>
        </w:rPr>
      </w:pPr>
      <w:r>
        <w:t xml:space="preserve">This section requires the </w:t>
      </w:r>
      <w:proofErr w:type="spellStart"/>
      <w:r>
        <w:t>OfS</w:t>
      </w:r>
      <w:proofErr w:type="spellEnd"/>
      <w:r>
        <w:t xml:space="preserve"> to maintain and publish a list of the students’ unions to which, according to the information held by the </w:t>
      </w:r>
      <w:proofErr w:type="spellStart"/>
      <w:r>
        <w:t>OfS</w:t>
      </w:r>
      <w:proofErr w:type="spellEnd"/>
      <w:r>
        <w:t xml:space="preserve">, sections A5 and A6 apply. </w:t>
      </w:r>
    </w:p>
    <w:p w14:paraId="587A596D" w14:textId="77777777" w:rsidR="00DA0187" w:rsidRPr="00B03A9E" w:rsidRDefault="00DA0187" w:rsidP="00DA0187">
      <w:pPr>
        <w:pStyle w:val="ParaNumbered"/>
        <w:ind w:left="1080" w:hanging="360"/>
        <w:rPr>
          <w:lang w:val="en-GB"/>
        </w:rPr>
      </w:pPr>
      <w:r>
        <w:t xml:space="preserve">Students’ union to which sections A5 and A6 apply must provide the </w:t>
      </w:r>
      <w:proofErr w:type="spellStart"/>
      <w:r>
        <w:t>OfS</w:t>
      </w:r>
      <w:proofErr w:type="spellEnd"/>
      <w:r>
        <w:t xml:space="preserve"> with information that it may require. If a students’ union fails to do so, the </w:t>
      </w:r>
      <w:proofErr w:type="spellStart"/>
      <w:r>
        <w:t>OfS</w:t>
      </w:r>
      <w:proofErr w:type="spellEnd"/>
      <w:r>
        <w:t xml:space="preserve"> may enforce the duty with an injunction.</w:t>
      </w:r>
    </w:p>
    <w:p w14:paraId="68C584BC" w14:textId="77777777" w:rsidR="00DA0187" w:rsidRPr="00EC1C82" w:rsidRDefault="00DA0187" w:rsidP="00163669">
      <w:pPr>
        <w:pStyle w:val="HSubheading3"/>
      </w:pPr>
      <w:bookmarkStart w:id="63" w:name="_Toc135660045"/>
      <w:r>
        <w:t xml:space="preserve">Section 8: </w:t>
      </w:r>
      <w:r w:rsidRPr="00163669">
        <w:t>Complaints</w:t>
      </w:r>
      <w:r>
        <w:t xml:space="preserve"> scheme</w:t>
      </w:r>
      <w:bookmarkEnd w:id="63"/>
      <w:r>
        <w:t xml:space="preserve"> </w:t>
      </w:r>
    </w:p>
    <w:p w14:paraId="7C820DD7" w14:textId="77777777" w:rsidR="00DA0187" w:rsidRPr="007C4878" w:rsidRDefault="00DA0187" w:rsidP="00163669">
      <w:pPr>
        <w:pStyle w:val="HSubheading4"/>
      </w:pPr>
      <w:bookmarkStart w:id="64" w:name="_Toc135660046"/>
      <w:r w:rsidRPr="007C4878">
        <w:t>Section 69C and Schedule 6A: Free speech complaints scheme</w:t>
      </w:r>
      <w:bookmarkEnd w:id="64"/>
      <w:r w:rsidRPr="007C4878">
        <w:t xml:space="preserve"> </w:t>
      </w:r>
    </w:p>
    <w:p w14:paraId="2459E060" w14:textId="77777777" w:rsidR="00DA0187" w:rsidRPr="00B12773" w:rsidRDefault="00DA0187" w:rsidP="00DA0187">
      <w:pPr>
        <w:pStyle w:val="ParaNumbered"/>
        <w:ind w:left="1080" w:hanging="360"/>
        <w:rPr>
          <w:lang w:val="en-GB"/>
        </w:rPr>
      </w:pPr>
      <w:r>
        <w:t xml:space="preserve">Section 8 inserts section 69C and Schedule 6A into the Higher Education and Research Act 2017, which make provision for the </w:t>
      </w:r>
      <w:proofErr w:type="spellStart"/>
      <w:r>
        <w:t>OfS</w:t>
      </w:r>
      <w:proofErr w:type="spellEnd"/>
      <w:r>
        <w:t xml:space="preserve"> complaints scheme relating to the duties of registered higher education providers, their constituent </w:t>
      </w:r>
      <w:proofErr w:type="gramStart"/>
      <w:r>
        <w:t>institutions</w:t>
      </w:r>
      <w:proofErr w:type="gramEnd"/>
      <w:r>
        <w:t xml:space="preserve"> and students’ unions in respect of freedom of speech and academic freedom.</w:t>
      </w:r>
    </w:p>
    <w:p w14:paraId="270192AD" w14:textId="77777777" w:rsidR="00DA0187" w:rsidRPr="00694BDB" w:rsidRDefault="00DA0187" w:rsidP="00DA0187">
      <w:pPr>
        <w:pStyle w:val="ParaNumbered"/>
        <w:ind w:left="1080" w:hanging="360"/>
        <w:rPr>
          <w:lang w:val="en-GB"/>
        </w:rPr>
      </w:pPr>
      <w:r>
        <w:t xml:space="preserve">Paragraphs 1 to 4 of Schedule 6A set out the nature of the complaints that can be brought to the complaints scheme that the </w:t>
      </w:r>
      <w:proofErr w:type="spellStart"/>
      <w:r>
        <w:t>OfS</w:t>
      </w:r>
      <w:proofErr w:type="spellEnd"/>
      <w:r>
        <w:t xml:space="preserve"> must provide for, as well as the individuals who are eligible to make complaints. Paragraph 5 sets out the scope of the scheme. Paragraphs 6 to 8 set out provision regarding the decisions and recommendations that the </w:t>
      </w:r>
      <w:proofErr w:type="spellStart"/>
      <w:r>
        <w:t>OfS</w:t>
      </w:r>
      <w:proofErr w:type="spellEnd"/>
      <w:r>
        <w:t xml:space="preserve"> may make under the complaints scheme, including that the scheme must provide that, where the </w:t>
      </w:r>
      <w:proofErr w:type="spellStart"/>
      <w:r>
        <w:t>OfS</w:t>
      </w:r>
      <w:proofErr w:type="spellEnd"/>
      <w:r>
        <w:t xml:space="preserve"> considers a complaint to be justified (wholly or partly), it may recommend that the higher education provider, constituent institution or students’ union should do anything specified (which may include the payment of compensation but could also include, for example, reinstatement of the complainant’s job or place on a course) or refrain from doing anything specified. Paragraphs 9 to 13 set out various other requirements relating to the complaints scheme.</w:t>
      </w:r>
    </w:p>
    <w:p w14:paraId="0264BB7C" w14:textId="77777777" w:rsidR="00DA0187" w:rsidRPr="00EC1C82" w:rsidRDefault="00DA0187" w:rsidP="00163669">
      <w:pPr>
        <w:pStyle w:val="HSubheading3"/>
      </w:pPr>
      <w:bookmarkStart w:id="65" w:name="_Toc135660047"/>
      <w:r>
        <w:t>Section 9: Overseas funding</w:t>
      </w:r>
      <w:bookmarkEnd w:id="65"/>
    </w:p>
    <w:p w14:paraId="6D794635" w14:textId="77777777" w:rsidR="00DA0187" w:rsidRDefault="00DA0187" w:rsidP="00DA0187">
      <w:pPr>
        <w:pStyle w:val="ParaNumbered"/>
        <w:ind w:left="1080" w:hanging="360"/>
      </w:pPr>
      <w:r>
        <w:t>Section 9 inserts sections 69D and 69E into the Higher Education and Research Act 2017.</w:t>
      </w:r>
    </w:p>
    <w:p w14:paraId="60874801" w14:textId="77777777" w:rsidR="00DA0187" w:rsidRPr="007C4878" w:rsidRDefault="00DA0187" w:rsidP="00163669">
      <w:pPr>
        <w:pStyle w:val="HSubheading4"/>
      </w:pPr>
      <w:bookmarkStart w:id="66" w:name="_Toc135660048"/>
      <w:r w:rsidRPr="007C4878">
        <w:t>Section 69D: Overseas funding: registered higher education providers</w:t>
      </w:r>
      <w:bookmarkEnd w:id="66"/>
    </w:p>
    <w:p w14:paraId="40E23CBC" w14:textId="77777777" w:rsidR="00DA0187" w:rsidRDefault="00DA0187" w:rsidP="00DA0187">
      <w:pPr>
        <w:pStyle w:val="ParaNumbered"/>
        <w:ind w:left="1080" w:hanging="360"/>
      </w:pPr>
      <w:r>
        <w:t xml:space="preserve">This section requires the </w:t>
      </w:r>
      <w:proofErr w:type="spellStart"/>
      <w:r>
        <w:t>OfS</w:t>
      </w:r>
      <w:proofErr w:type="spellEnd"/>
      <w:r>
        <w:t xml:space="preserve"> to monitor the overseas funding of registered higher education providers and their constituent institutions so that it can assess the risk which the funding poses to freedom of speech and academic freedom in the provision of higher education. The </w:t>
      </w:r>
      <w:proofErr w:type="spellStart"/>
      <w:r>
        <w:t>OfS</w:t>
      </w:r>
      <w:proofErr w:type="spellEnd"/>
      <w:r>
        <w:t xml:space="preserve"> must also consider whether such funding is relevant to a breach of section A1.</w:t>
      </w:r>
    </w:p>
    <w:p w14:paraId="4240C121" w14:textId="77777777" w:rsidR="00DA0187" w:rsidRDefault="00DA0187" w:rsidP="00DA0187">
      <w:pPr>
        <w:pStyle w:val="ParaNumbered"/>
        <w:ind w:left="1080" w:hanging="360"/>
      </w:pPr>
      <w:r>
        <w:t xml:space="preserve">Higher education providers must provide information on relevant funding to the </w:t>
      </w:r>
      <w:proofErr w:type="spellStart"/>
      <w:r>
        <w:t>OfS</w:t>
      </w:r>
      <w:proofErr w:type="spellEnd"/>
      <w:r>
        <w:t>. Relevant funding is specified funding from a relevant overseas person where that exceeds a threshold (to be set in regulations) in a period of 12 months, as received by the provider, a constituent institution, or a member or member of staff of the provider or constituent institution (in their capacity as such). A relevant overseas person includes a government of an overseas country, a body headquartered in such a country, or a politically exposed person (as defined) in relation to such a country. The overseas country concerned excludes countries that will be prescribed in regulations.</w:t>
      </w:r>
    </w:p>
    <w:p w14:paraId="493DD7BE" w14:textId="77777777" w:rsidR="00DA0187" w:rsidRPr="007C4878" w:rsidRDefault="00DA0187" w:rsidP="00163669">
      <w:pPr>
        <w:pStyle w:val="HSubheading4"/>
      </w:pPr>
      <w:bookmarkStart w:id="67" w:name="_Toc135660049"/>
      <w:r w:rsidRPr="007C4878">
        <w:t>Section 69E: Overseas funding: students’ unions</w:t>
      </w:r>
      <w:bookmarkEnd w:id="67"/>
    </w:p>
    <w:p w14:paraId="648A7C2C" w14:textId="77777777" w:rsidR="00DA0187" w:rsidRDefault="00DA0187" w:rsidP="00DA0187">
      <w:pPr>
        <w:pStyle w:val="ParaNumbered"/>
        <w:ind w:left="1080" w:hanging="360"/>
      </w:pPr>
      <w:r>
        <w:t xml:space="preserve">This section requires the </w:t>
      </w:r>
      <w:proofErr w:type="spellStart"/>
      <w:r>
        <w:t>OfS</w:t>
      </w:r>
      <w:proofErr w:type="spellEnd"/>
      <w:r>
        <w:t xml:space="preserve"> to monitor the overseas funding of students’ unions at a registered higher education provider that is eligible for financial support for the purposes of section 39, so that it can assess the risk which the funding poses to freedom of speech for their members, students, staff etc. The </w:t>
      </w:r>
      <w:proofErr w:type="spellStart"/>
      <w:r>
        <w:t>OfS</w:t>
      </w:r>
      <w:proofErr w:type="spellEnd"/>
      <w:r>
        <w:t xml:space="preserve"> must also consider whether such funding is relevant to a breach of section A5.</w:t>
      </w:r>
    </w:p>
    <w:p w14:paraId="2FCA9042" w14:textId="77777777" w:rsidR="00DA0187" w:rsidRDefault="00DA0187" w:rsidP="00DA0187">
      <w:pPr>
        <w:pStyle w:val="ParaNumbered"/>
        <w:ind w:left="1080" w:hanging="360"/>
      </w:pPr>
      <w:r>
        <w:t xml:space="preserve">Students’ unions must provide information on relevant funding to the </w:t>
      </w:r>
      <w:proofErr w:type="spellStart"/>
      <w:r>
        <w:t>OfS</w:t>
      </w:r>
      <w:proofErr w:type="spellEnd"/>
      <w:r>
        <w:t>. Relevant funding is funding from a relevant overseas person where that exceeds a threshold (to be set in regulations) in a period of 12 months. A relevant overseas person includes a government of an overseas country, a body headquartered in such a country, or a politically exposed person (as defined) in relation to such a country. The overseas country concerned excludes countries that will be prescribed in regulations.</w:t>
      </w:r>
    </w:p>
    <w:p w14:paraId="090CF984" w14:textId="77777777" w:rsidR="00DA0187" w:rsidRDefault="00DA0187" w:rsidP="00DA0187">
      <w:pPr>
        <w:pStyle w:val="ParaNumbered"/>
        <w:ind w:left="1080" w:hanging="360"/>
      </w:pPr>
      <w:r>
        <w:t xml:space="preserve">If a students’ union fails to comply with its duty, the </w:t>
      </w:r>
      <w:proofErr w:type="spellStart"/>
      <w:r>
        <w:t>OfS</w:t>
      </w:r>
      <w:proofErr w:type="spellEnd"/>
      <w:r>
        <w:t xml:space="preserve"> may seek an injunction.</w:t>
      </w:r>
    </w:p>
    <w:p w14:paraId="51CCDFA5" w14:textId="77777777" w:rsidR="00DA0187" w:rsidRPr="00EC1C82" w:rsidRDefault="00DA0187" w:rsidP="00163669">
      <w:pPr>
        <w:pStyle w:val="HSubheading3"/>
      </w:pPr>
      <w:bookmarkStart w:id="68" w:name="_Toc135660050"/>
      <w:r>
        <w:t>Section 10: Director for Freedom of Speech and Academic Freedom</w:t>
      </w:r>
      <w:bookmarkEnd w:id="68"/>
    </w:p>
    <w:p w14:paraId="3BAC9A9A" w14:textId="77777777" w:rsidR="00DA0187" w:rsidRPr="00B40411" w:rsidRDefault="00DA0187" w:rsidP="00DA0187">
      <w:pPr>
        <w:pStyle w:val="ParaNumbered"/>
        <w:ind w:left="1080" w:hanging="360"/>
        <w:rPr>
          <w:lang w:val="en-GB"/>
        </w:rPr>
      </w:pPr>
      <w:r>
        <w:t xml:space="preserve">This section amends Schedule 1 to the Higher Education and Research Act 2017. It provides for the role of a Director for Freedom of Speech and Academic Freedom as a member of the </w:t>
      </w:r>
      <w:proofErr w:type="spellStart"/>
      <w:r>
        <w:t>OfS</w:t>
      </w:r>
      <w:proofErr w:type="spellEnd"/>
      <w:r>
        <w:t xml:space="preserve"> Board and sets out the responsibilities of the Director in relation to the </w:t>
      </w:r>
      <w:proofErr w:type="spellStart"/>
      <w:r>
        <w:t>OfS’s</w:t>
      </w:r>
      <w:proofErr w:type="spellEnd"/>
      <w:r>
        <w:t xml:space="preserve"> functions.</w:t>
      </w:r>
    </w:p>
    <w:p w14:paraId="67B3E1BB" w14:textId="77777777" w:rsidR="00DA0187" w:rsidRPr="00BC0CB1" w:rsidRDefault="00DA0187" w:rsidP="00DA0187">
      <w:pPr>
        <w:pStyle w:val="HSubheading2"/>
      </w:pPr>
      <w:bookmarkStart w:id="69" w:name="_Toc132714658"/>
      <w:bookmarkStart w:id="70" w:name="_Toc135660051"/>
      <w:r>
        <w:t xml:space="preserve">Part 3: </w:t>
      </w:r>
      <w:r w:rsidRPr="00BC0CB1">
        <w:t>General</w:t>
      </w:r>
      <w:bookmarkEnd w:id="69"/>
      <w:bookmarkEnd w:id="70"/>
    </w:p>
    <w:p w14:paraId="7AE7B053" w14:textId="77777777" w:rsidR="00DA0187" w:rsidRPr="00EC1C82" w:rsidRDefault="00DA0187" w:rsidP="00163669">
      <w:pPr>
        <w:pStyle w:val="HSubheading3"/>
      </w:pPr>
      <w:bookmarkStart w:id="71" w:name="_Toc135660052"/>
      <w:r>
        <w:t>Section 11: Minor and consequential amendments</w:t>
      </w:r>
      <w:bookmarkEnd w:id="71"/>
      <w:r>
        <w:t xml:space="preserve"> </w:t>
      </w:r>
    </w:p>
    <w:p w14:paraId="256467D9" w14:textId="77777777" w:rsidR="00DA0187" w:rsidRPr="008250AD" w:rsidRDefault="00DA0187" w:rsidP="00DA0187">
      <w:pPr>
        <w:pStyle w:val="ParaNumbered"/>
        <w:ind w:left="1080" w:hanging="360"/>
        <w:rPr>
          <w:lang w:val="en-GB"/>
        </w:rPr>
      </w:pPr>
      <w:r>
        <w:t>This section introduces the Schedule which makes minor and consequential changes to legislation.</w:t>
      </w:r>
    </w:p>
    <w:p w14:paraId="17F0C7E0" w14:textId="77777777" w:rsidR="00DA0187" w:rsidRPr="00896581" w:rsidRDefault="00DA0187" w:rsidP="00163669">
      <w:pPr>
        <w:pStyle w:val="HSubheading3"/>
      </w:pPr>
      <w:bookmarkStart w:id="72" w:name="_Toc135660053"/>
      <w:r>
        <w:t>Section 12: Extent</w:t>
      </w:r>
      <w:bookmarkEnd w:id="72"/>
    </w:p>
    <w:p w14:paraId="0B30A043" w14:textId="77777777" w:rsidR="00DA0187" w:rsidRPr="005A3C45" w:rsidRDefault="00DA0187" w:rsidP="00DA0187">
      <w:pPr>
        <w:pStyle w:val="ParaNumbered"/>
        <w:ind w:left="1080" w:hanging="360"/>
        <w:rPr>
          <w:lang w:val="en-GB"/>
        </w:rPr>
      </w:pPr>
      <w:r>
        <w:t>This section provides for the extent of the provisions of the Act. See the commentary on Part 2 of the Schedule and Annex A.</w:t>
      </w:r>
    </w:p>
    <w:p w14:paraId="6380F38B" w14:textId="77777777" w:rsidR="00DA0187" w:rsidRPr="00896581" w:rsidRDefault="00DA0187" w:rsidP="00163669">
      <w:pPr>
        <w:pStyle w:val="HSubheading3"/>
      </w:pPr>
      <w:bookmarkStart w:id="73" w:name="_Toc135660054"/>
      <w:r>
        <w:t>Section 13: Commencement</w:t>
      </w:r>
      <w:bookmarkEnd w:id="73"/>
    </w:p>
    <w:p w14:paraId="650C0717" w14:textId="77777777" w:rsidR="00DA0187" w:rsidRPr="000B0213" w:rsidRDefault="00DA0187" w:rsidP="00DA0187">
      <w:pPr>
        <w:pStyle w:val="ParaNumbered"/>
        <w:ind w:left="1080" w:hanging="360"/>
        <w:rPr>
          <w:lang w:val="en-GB"/>
        </w:rPr>
      </w:pPr>
      <w:r>
        <w:t>This section provides for the coming into force of the provisions of the Act.</w:t>
      </w:r>
    </w:p>
    <w:p w14:paraId="1978F744" w14:textId="77777777" w:rsidR="00DA0187" w:rsidRPr="00896581" w:rsidRDefault="00DA0187" w:rsidP="00163669">
      <w:pPr>
        <w:pStyle w:val="HSubheading3"/>
      </w:pPr>
      <w:bookmarkStart w:id="74" w:name="_Toc135660055"/>
      <w:r>
        <w:t>Section 14: Short title</w:t>
      </w:r>
      <w:bookmarkEnd w:id="74"/>
      <w:r>
        <w:t xml:space="preserve"> </w:t>
      </w:r>
    </w:p>
    <w:p w14:paraId="50B2B37C" w14:textId="77777777" w:rsidR="00DA0187" w:rsidRPr="003A465A" w:rsidRDefault="00DA0187" w:rsidP="00DA0187">
      <w:pPr>
        <w:pStyle w:val="ParaNumbered"/>
        <w:ind w:left="1080" w:hanging="360"/>
        <w:rPr>
          <w:lang w:val="en-GB"/>
        </w:rPr>
      </w:pPr>
      <w:r>
        <w:t>This section provides the short title of the Act.</w:t>
      </w:r>
    </w:p>
    <w:p w14:paraId="729C7655" w14:textId="77777777" w:rsidR="00DA0187" w:rsidRPr="00DA0187" w:rsidRDefault="00DA0187" w:rsidP="00163669">
      <w:pPr>
        <w:pStyle w:val="HSubheading2"/>
        <w:rPr>
          <w:rStyle w:val="StyleLatinArial"/>
          <w:bCs/>
          <w:sz w:val="32"/>
          <w:szCs w:val="22"/>
        </w:rPr>
      </w:pPr>
      <w:bookmarkStart w:id="75" w:name="_Toc132714659"/>
      <w:bookmarkStart w:id="76" w:name="_Toc135660056"/>
      <w:r w:rsidRPr="007C4878">
        <w:t xml:space="preserve">Schedule: </w:t>
      </w:r>
      <w:r w:rsidRPr="00163669">
        <w:t>Minor</w:t>
      </w:r>
      <w:r w:rsidRPr="007C4878">
        <w:t xml:space="preserve"> and consequential amendments</w:t>
      </w:r>
      <w:bookmarkEnd w:id="75"/>
      <w:bookmarkEnd w:id="76"/>
    </w:p>
    <w:p w14:paraId="7774965C" w14:textId="77777777" w:rsidR="00DA0187" w:rsidRPr="007C4878" w:rsidRDefault="00DA0187" w:rsidP="00163669">
      <w:pPr>
        <w:pStyle w:val="HSubheading4"/>
      </w:pPr>
      <w:bookmarkStart w:id="77" w:name="_Toc135660057"/>
      <w:r w:rsidRPr="007C4878">
        <w:t>Part 1: Amendments of the Higher Education and Research Act 2017</w:t>
      </w:r>
      <w:bookmarkEnd w:id="77"/>
    </w:p>
    <w:p w14:paraId="4EB92E73" w14:textId="77777777" w:rsidR="00DA0187" w:rsidRPr="0036648A" w:rsidRDefault="00DA0187" w:rsidP="00DA0187">
      <w:pPr>
        <w:pStyle w:val="ParaNumbered"/>
        <w:ind w:left="1080" w:hanging="360"/>
        <w:rPr>
          <w:lang w:val="en-GB"/>
        </w:rPr>
      </w:pPr>
      <w:r>
        <w:t>This Part makes consequential amendments to the Higher Education and Research Act 2017.</w:t>
      </w:r>
    </w:p>
    <w:p w14:paraId="3137C254" w14:textId="77777777" w:rsidR="00DA0187" w:rsidRPr="007C4878" w:rsidRDefault="00DA0187" w:rsidP="00163669">
      <w:pPr>
        <w:pStyle w:val="HSubheading4"/>
      </w:pPr>
      <w:bookmarkStart w:id="78" w:name="_Toc135660058"/>
      <w:r w:rsidRPr="007C4878">
        <w:t xml:space="preserve">Part 2: Amendments of the </w:t>
      </w:r>
      <w:proofErr w:type="gramStart"/>
      <w:r w:rsidRPr="007C4878">
        <w:t>Counter-Terrorism</w:t>
      </w:r>
      <w:proofErr w:type="gramEnd"/>
      <w:r w:rsidRPr="007C4878">
        <w:t xml:space="preserve"> and Security Act 2015</w:t>
      </w:r>
      <w:bookmarkEnd w:id="78"/>
    </w:p>
    <w:p w14:paraId="4326CE1B" w14:textId="77777777" w:rsidR="00DA0187" w:rsidRPr="00FB21B8" w:rsidRDefault="00DA0187" w:rsidP="00DA0187">
      <w:pPr>
        <w:pStyle w:val="ParaNumbered"/>
        <w:ind w:left="1080" w:hanging="360"/>
      </w:pPr>
      <w:r>
        <w:t xml:space="preserve">This Part makes minor and consequential amendments to the </w:t>
      </w:r>
      <w:proofErr w:type="gramStart"/>
      <w:r>
        <w:t>Counter-Terrorism</w:t>
      </w:r>
      <w:proofErr w:type="gramEnd"/>
      <w:r>
        <w:t xml:space="preserve"> and Security Act 2015. </w:t>
      </w:r>
    </w:p>
    <w:p w14:paraId="42BDC77D" w14:textId="13B674BD" w:rsidR="00DA0187" w:rsidRPr="00FB21B8" w:rsidRDefault="00DA0187" w:rsidP="00DA0187">
      <w:pPr>
        <w:pStyle w:val="ParaNumbered"/>
        <w:ind w:left="1080" w:hanging="360"/>
      </w:pPr>
      <w:r>
        <w:t>Paragraph 1</w:t>
      </w:r>
      <w:ins w:id="79" w:author="LEHRER, Suzanne-LAO" w:date="2023-04-24T16:22:00Z">
        <w:r>
          <w:t>5</w:t>
        </w:r>
      </w:ins>
      <w:r>
        <w:t xml:space="preserve"> makes consequential amendments regarding the definitions in section 31 (freedom of expression in universities etc.) of freedom of speech and academic freedom. </w:t>
      </w:r>
    </w:p>
    <w:p w14:paraId="059ACC8C" w14:textId="4DE422CB" w:rsidR="00DA0187" w:rsidRPr="00FB21B8" w:rsidRDefault="00DA0187" w:rsidP="00DA0187">
      <w:pPr>
        <w:pStyle w:val="ParaNumbered"/>
        <w:ind w:left="1080" w:hanging="360"/>
      </w:pPr>
      <w:r>
        <w:t>Paragraphs 1</w:t>
      </w:r>
      <w:ins w:id="80" w:author="LEHRER, Suzanne-LAO" w:date="2023-04-24T16:22:00Z">
        <w:r>
          <w:t>6</w:t>
        </w:r>
      </w:ins>
      <w:r>
        <w:t xml:space="preserve"> and 1</w:t>
      </w:r>
      <w:ins w:id="81" w:author="LEHRER, Suzanne-LAO" w:date="2023-04-24T16:22:00Z">
        <w:r>
          <w:t>7</w:t>
        </w:r>
      </w:ins>
      <w:r>
        <w:t xml:space="preserve"> make technical corrections to definitions in section 32 (monitoring of performance of Prevent duty) and Schedule 6 (authorities subject to the Prevent duty). </w:t>
      </w:r>
    </w:p>
    <w:p w14:paraId="1EA5CAF0" w14:textId="77777777" w:rsidR="00DA0187" w:rsidRPr="00FB21B8" w:rsidRDefault="00DA0187" w:rsidP="00DA0187">
      <w:pPr>
        <w:pStyle w:val="ParaNumbered"/>
        <w:ind w:left="1080" w:hanging="360"/>
      </w:pPr>
      <w:r>
        <w:t>This Part forms part of the law of England and Wales and Scotland. The amendments to section 31 apply to England only; the amendments to section 32 and Schedule 6 apply to England and Wales.</w:t>
      </w:r>
    </w:p>
    <w:p w14:paraId="596715E1" w14:textId="77777777" w:rsidR="00DA0187" w:rsidRPr="007C4878" w:rsidRDefault="00DA0187" w:rsidP="00163669">
      <w:pPr>
        <w:pStyle w:val="HSubheading4"/>
      </w:pPr>
      <w:bookmarkStart w:id="82" w:name="_Toc135660059"/>
      <w:r w:rsidRPr="007C4878">
        <w:t>Part 3: Amendment of other Acts</w:t>
      </w:r>
      <w:bookmarkEnd w:id="82"/>
    </w:p>
    <w:p w14:paraId="62BF3785" w14:textId="77777777" w:rsidR="00DA0187" w:rsidRDefault="00DA0187" w:rsidP="00DA0187">
      <w:pPr>
        <w:pStyle w:val="ParaNumbered"/>
        <w:ind w:left="1080" w:hanging="360"/>
      </w:pPr>
      <w:r>
        <w:t>This Part makes consequential amendments to section 43 of the Education (No. 2) Act 1986, and to the Higher Education Act 2004.</w:t>
      </w:r>
      <w:bookmarkStart w:id="83" w:name="_Toc417648129"/>
      <w:bookmarkStart w:id="84" w:name="_Toc418587938"/>
    </w:p>
    <w:p w14:paraId="14DDD3DD" w14:textId="2B014071" w:rsidR="00DA0187" w:rsidRPr="00E16B9D" w:rsidRDefault="00DA0187" w:rsidP="00E16B9D">
      <w:pPr>
        <w:pStyle w:val="Heading1"/>
        <w:rPr>
          <w:rFonts w:ascii="Palatino Linotype" w:hAnsi="Palatino Linotype" w:cs="PalatinoLinotype-Roman"/>
          <w:color w:val="000000"/>
          <w:sz w:val="20"/>
          <w:szCs w:val="24"/>
          <w:lang w:val="en-US"/>
        </w:rPr>
      </w:pPr>
      <w:bookmarkStart w:id="85" w:name="_Toc416612144"/>
      <w:bookmarkStart w:id="86" w:name="_Toc132714660"/>
      <w:bookmarkStart w:id="87" w:name="_Toc410653894"/>
      <w:bookmarkStart w:id="88" w:name="_Toc135660060"/>
      <w:bookmarkEnd w:id="37"/>
      <w:r w:rsidRPr="00CA4237">
        <w:t>Commencement</w:t>
      </w:r>
      <w:bookmarkEnd w:id="83"/>
      <w:bookmarkEnd w:id="84"/>
      <w:bookmarkEnd w:id="85"/>
      <w:bookmarkEnd w:id="86"/>
      <w:bookmarkEnd w:id="88"/>
    </w:p>
    <w:p w14:paraId="1D1585E0" w14:textId="77777777" w:rsidR="00DA0187" w:rsidRPr="00CC3C80" w:rsidRDefault="00DA0187" w:rsidP="00CC3C80">
      <w:pPr>
        <w:pStyle w:val="ParaNumbered"/>
      </w:pPr>
      <w:r w:rsidRPr="00CC3C80">
        <w:t>Section 13 makes provision about the coming into force of the provisions of this Act. Certain provisions come into force on the day on which the Act is passed. These include section</w:t>
      </w:r>
      <w:ins w:id="89" w:author="LEHRER, Suzanne-LAO" w:date="2023-05-11T11:30:00Z">
        <w:r w:rsidRPr="00CC3C80">
          <w:t>s</w:t>
        </w:r>
      </w:ins>
      <w:r w:rsidRPr="00CC3C80">
        <w:t xml:space="preserve"> 7</w:t>
      </w:r>
      <w:ins w:id="90" w:author="LEHRER, Suzanne-LAO" w:date="2023-05-11T11:30:00Z">
        <w:r w:rsidRPr="00CC3C80">
          <w:t xml:space="preserve"> and 9</w:t>
        </w:r>
      </w:ins>
      <w:r w:rsidRPr="00CC3C80">
        <w:t>, for the purpose of enabling the exercise of the powers to make regulations conferred by section</w:t>
      </w:r>
      <w:ins w:id="91" w:author="LEHRER, Suzanne-LAO" w:date="2023-05-11T11:44:00Z">
        <w:r w:rsidRPr="00CC3C80">
          <w:t>s</w:t>
        </w:r>
      </w:ins>
      <w:r w:rsidRPr="00CC3C80">
        <w:t xml:space="preserve"> 69</w:t>
      </w:r>
      <w:proofErr w:type="gramStart"/>
      <w:r w:rsidRPr="00CC3C80">
        <w:t>B(</w:t>
      </w:r>
      <w:proofErr w:type="gramEnd"/>
      <w:r w:rsidRPr="00CC3C80">
        <w:t xml:space="preserve">3) and (4) </w:t>
      </w:r>
      <w:ins w:id="92" w:author="LEHRER, Suzanne-LAO" w:date="2023-05-11T11:31:00Z">
        <w:r w:rsidRPr="00CC3C80">
          <w:t xml:space="preserve">and 69D </w:t>
        </w:r>
      </w:ins>
      <w:r w:rsidRPr="00CC3C80">
        <w:t>of the Higher Education and Research Act 2017 (as inserted by section</w:t>
      </w:r>
      <w:ins w:id="93" w:author="LEHRER, Suzanne-LAO" w:date="2023-05-11T11:31:00Z">
        <w:r w:rsidRPr="00CC3C80">
          <w:t>s</w:t>
        </w:r>
      </w:ins>
      <w:r w:rsidRPr="00CC3C80">
        <w:t xml:space="preserve"> 7 </w:t>
      </w:r>
      <w:ins w:id="94" w:author="LEHRER, Suzanne-LAO" w:date="2023-05-11T11:31:00Z">
        <w:r w:rsidRPr="00CC3C80">
          <w:t xml:space="preserve">and 9 </w:t>
        </w:r>
      </w:ins>
      <w:r w:rsidRPr="00CC3C80">
        <w:t xml:space="preserve">of the Act). In addition, paragraph 9 of the Schedule comes into force two months after the Act is passed, for the purpose of enabling the </w:t>
      </w:r>
      <w:proofErr w:type="spellStart"/>
      <w:r w:rsidRPr="00CC3C80">
        <w:t>OfS</w:t>
      </w:r>
      <w:proofErr w:type="spellEnd"/>
      <w:r w:rsidRPr="00CC3C80">
        <w:t xml:space="preserve"> to comply with its statutory duty to consult on changes to the regulatory framework set out in section 75 of the Higher Education and Research Act 2017. The section otherwise provides the Secretary of State with power to make regulations to commence its provisions. Different days may be appointed for different purposes. Such regulations may include transitional provisions and savings.</w:t>
      </w:r>
    </w:p>
    <w:p w14:paraId="5DBDABE1" w14:textId="77777777" w:rsidR="00DA0187" w:rsidRDefault="00DA0187" w:rsidP="00CC3C80">
      <w:pPr>
        <w:pStyle w:val="Heading1"/>
      </w:pPr>
      <w:bookmarkStart w:id="95" w:name="_Toc416612147"/>
      <w:bookmarkStart w:id="96" w:name="_Toc417648132"/>
      <w:bookmarkStart w:id="97" w:name="_Toc418587941"/>
      <w:bookmarkStart w:id="98" w:name="_Toc132714661"/>
      <w:bookmarkStart w:id="99" w:name="_Toc135660061"/>
      <w:r w:rsidRPr="00CA4237">
        <w:t xml:space="preserve">Related </w:t>
      </w:r>
      <w:r w:rsidRPr="00CC3C80">
        <w:t>documents</w:t>
      </w:r>
      <w:bookmarkEnd w:id="95"/>
      <w:bookmarkEnd w:id="96"/>
      <w:bookmarkEnd w:id="97"/>
      <w:bookmarkEnd w:id="98"/>
      <w:bookmarkEnd w:id="99"/>
    </w:p>
    <w:p w14:paraId="5077B7D8" w14:textId="77777777" w:rsidR="00DA0187" w:rsidRPr="00E83AC8" w:rsidRDefault="00DA0187" w:rsidP="00CC3C80">
      <w:pPr>
        <w:pStyle w:val="ParaNumbered"/>
      </w:pPr>
      <w:r>
        <w:t xml:space="preserve">The following documents are </w:t>
      </w:r>
      <w:r w:rsidRPr="00CC3C80">
        <w:t>relevant</w:t>
      </w:r>
      <w:r>
        <w:t xml:space="preserve"> to the Act and can be read at the stated locations:</w:t>
      </w:r>
    </w:p>
    <w:p w14:paraId="1BD4C2E5" w14:textId="77777777" w:rsidR="00DA0187" w:rsidRPr="00CC3C80" w:rsidRDefault="00DA0187" w:rsidP="00CC3C80">
      <w:pPr>
        <w:pStyle w:val="ParaBulleted"/>
      </w:pPr>
      <w:r w:rsidRPr="00CC3C80">
        <w:t xml:space="preserve">Higher education: free speech and academic freedom (https://assets.publishing.service.gov.uk/government/uploads/system/uploads/attachment_data/file/961537/Higher_education_free_speech_and_academic_freedom__web_version_.pdf) – Government policy paper, February 2021 </w:t>
      </w:r>
    </w:p>
    <w:p w14:paraId="4C459479" w14:textId="35845626" w:rsidR="00DA0187" w:rsidRPr="00CC3C80" w:rsidRDefault="00DA0187" w:rsidP="00CC3C80">
      <w:pPr>
        <w:pStyle w:val="ParaBulleted"/>
      </w:pPr>
      <w:r w:rsidRPr="00CC3C80">
        <w:t>Freedom of Speech in Universities (</w:t>
      </w:r>
      <w:hyperlink r:id="rId9" w:history="1">
        <w:r w:rsidRPr="00CC3C80">
          <w:rPr>
            <w:rStyle w:val="Hyperlink"/>
            <w:color w:val="000000"/>
            <w:u w:val="none"/>
          </w:rPr>
          <w:t>https://publications.parliament.uk/pa/jt201719/jtselect/jtrights/589/589.pdf</w:t>
        </w:r>
      </w:hyperlink>
      <w:r w:rsidRPr="00CC3C80">
        <w:t>) – J</w:t>
      </w:r>
      <w:r w:rsidR="00A61F3F">
        <w:t xml:space="preserve">oint Committee on </w:t>
      </w:r>
      <w:r w:rsidRPr="00CC3C80">
        <w:t>H</w:t>
      </w:r>
      <w:r w:rsidR="00A61F3F">
        <w:t xml:space="preserve">uman </w:t>
      </w:r>
      <w:r w:rsidRPr="00CC3C80">
        <w:t>R</w:t>
      </w:r>
      <w:r w:rsidR="00A61F3F">
        <w:t>ights</w:t>
      </w:r>
      <w:r w:rsidRPr="00CC3C80">
        <w:t xml:space="preserve"> report, March 2018</w:t>
      </w:r>
    </w:p>
    <w:p w14:paraId="245DB229" w14:textId="77777777" w:rsidR="00DA0187" w:rsidRPr="00AE5693" w:rsidRDefault="00DA0187" w:rsidP="00DA0187">
      <w:pPr>
        <w:rPr>
          <w:rStyle w:val="StyleLatinArial"/>
        </w:rPr>
      </w:pPr>
      <w:bookmarkStart w:id="100" w:name="_Toc416612148"/>
      <w:bookmarkStart w:id="101" w:name="_Toc417648133"/>
      <w:r w:rsidRPr="00CA4237">
        <w:br w:type="page"/>
      </w:r>
    </w:p>
    <w:p w14:paraId="39889E52" w14:textId="4625B1D1" w:rsidR="00DA0187" w:rsidRDefault="00DA0187" w:rsidP="00073F3D">
      <w:pPr>
        <w:pStyle w:val="Heading1"/>
      </w:pPr>
      <w:bookmarkStart w:id="102" w:name="_Toc418587942"/>
      <w:bookmarkStart w:id="103" w:name="_Toc132714662"/>
      <w:bookmarkStart w:id="104" w:name="_Toc410653897"/>
      <w:bookmarkStart w:id="105" w:name="_Toc416612149"/>
      <w:bookmarkStart w:id="106" w:name="_Toc417648134"/>
      <w:bookmarkStart w:id="107" w:name="_Toc135660062"/>
      <w:r w:rsidRPr="00CA4237">
        <w:t xml:space="preserve">Annex </w:t>
      </w:r>
      <w:bookmarkEnd w:id="102"/>
      <w:r>
        <w:t>A – Territorial extent and application in the United Kingdom</w:t>
      </w:r>
      <w:bookmarkEnd w:id="103"/>
      <w:bookmarkEnd w:id="107"/>
    </w:p>
    <w:p w14:paraId="2F2376E5" w14:textId="77777777" w:rsidR="00E56482" w:rsidRPr="00E56482" w:rsidRDefault="00E56482" w:rsidP="00E56482">
      <w:pPr>
        <w:pStyle w:val="ParaNumbered"/>
        <w:numPr>
          <w:ilvl w:val="0"/>
          <w:numId w:val="0"/>
        </w:numPr>
        <w:ind w:left="714" w:hanging="357"/>
        <w:rPr>
          <w:lang w:val="en-GB"/>
        </w:rPr>
      </w:pPr>
    </w:p>
    <w:tbl>
      <w:tblPr>
        <w:tblStyle w:val="ENGeneralTable"/>
        <w:tblW w:w="5447" w:type="pct"/>
        <w:tblLook w:val="0000" w:firstRow="0" w:lastRow="0" w:firstColumn="0" w:lastColumn="0" w:noHBand="0" w:noVBand="0"/>
      </w:tblPr>
      <w:tblGrid>
        <w:gridCol w:w="1031"/>
        <w:gridCol w:w="2349"/>
        <w:gridCol w:w="2207"/>
        <w:gridCol w:w="2008"/>
        <w:gridCol w:w="2276"/>
      </w:tblGrid>
      <w:tr w:rsidR="00DA0187" w:rsidRPr="00650AAC" w14:paraId="78ABED22" w14:textId="77777777" w:rsidTr="00772CEE">
        <w:trPr>
          <w:trHeight w:val="39"/>
        </w:trPr>
        <w:tc>
          <w:tcPr>
            <w:tcW w:w="522" w:type="pct"/>
            <w:vMerge w:val="restart"/>
          </w:tcPr>
          <w:p w14:paraId="492E77F2"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Provision</w:t>
            </w:r>
          </w:p>
        </w:tc>
        <w:tc>
          <w:tcPr>
            <w:tcW w:w="1190" w:type="pct"/>
          </w:tcPr>
          <w:p w14:paraId="16BC55AF"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England</w:t>
            </w:r>
          </w:p>
        </w:tc>
        <w:tc>
          <w:tcPr>
            <w:tcW w:w="1118" w:type="pct"/>
          </w:tcPr>
          <w:p w14:paraId="522FDB16"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Wales</w:t>
            </w:r>
          </w:p>
        </w:tc>
        <w:tc>
          <w:tcPr>
            <w:tcW w:w="1017" w:type="pct"/>
          </w:tcPr>
          <w:p w14:paraId="10F4C3E5"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Scotland</w:t>
            </w:r>
          </w:p>
        </w:tc>
        <w:tc>
          <w:tcPr>
            <w:tcW w:w="1153" w:type="pct"/>
          </w:tcPr>
          <w:p w14:paraId="190BE70F"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Northern Ireland</w:t>
            </w:r>
          </w:p>
        </w:tc>
      </w:tr>
      <w:tr w:rsidR="00DA0187" w:rsidRPr="00650AAC" w14:paraId="646ECB51" w14:textId="77777777" w:rsidTr="00772CEE">
        <w:trPr>
          <w:trHeight w:val="447"/>
        </w:trPr>
        <w:tc>
          <w:tcPr>
            <w:tcW w:w="522" w:type="pct"/>
            <w:vMerge/>
          </w:tcPr>
          <w:p w14:paraId="76B52483" w14:textId="77777777" w:rsidR="00DA0187" w:rsidRPr="00B243DE" w:rsidRDefault="00DA0187" w:rsidP="00F22B27">
            <w:pPr>
              <w:widowControl w:val="0"/>
              <w:pBdr>
                <w:top w:val="nil"/>
                <w:left w:val="nil"/>
                <w:bottom w:val="nil"/>
                <w:right w:val="nil"/>
                <w:between w:val="nil"/>
              </w:pBdr>
              <w:rPr>
                <w:rStyle w:val="TTableHeadings"/>
                <w:rFonts w:eastAsia="Arial"/>
              </w:rPr>
            </w:pPr>
          </w:p>
        </w:tc>
        <w:tc>
          <w:tcPr>
            <w:tcW w:w="1190" w:type="pct"/>
          </w:tcPr>
          <w:p w14:paraId="1E46BCD6"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Extends to E &amp; W and applies to England?</w:t>
            </w:r>
          </w:p>
        </w:tc>
        <w:tc>
          <w:tcPr>
            <w:tcW w:w="1118" w:type="pct"/>
          </w:tcPr>
          <w:p w14:paraId="1AC73257"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Extends to E &amp; W and applies to Wales?</w:t>
            </w:r>
          </w:p>
        </w:tc>
        <w:tc>
          <w:tcPr>
            <w:tcW w:w="1017" w:type="pct"/>
          </w:tcPr>
          <w:p w14:paraId="66E2E9DA"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Extends and applies to Scotland?</w:t>
            </w:r>
          </w:p>
        </w:tc>
        <w:tc>
          <w:tcPr>
            <w:tcW w:w="1153" w:type="pct"/>
          </w:tcPr>
          <w:p w14:paraId="2A323D84" w14:textId="77777777" w:rsidR="00DA0187" w:rsidRPr="00B243DE" w:rsidRDefault="00DA0187" w:rsidP="00F22B27">
            <w:pPr>
              <w:widowControl w:val="0"/>
              <w:pBdr>
                <w:top w:val="nil"/>
                <w:left w:val="nil"/>
                <w:bottom w:val="nil"/>
                <w:right w:val="nil"/>
                <w:between w:val="nil"/>
              </w:pBdr>
              <w:spacing w:after="120" w:line="288" w:lineRule="auto"/>
              <w:rPr>
                <w:rStyle w:val="TTableHeadings"/>
                <w:rFonts w:eastAsia="Arial"/>
              </w:rPr>
            </w:pPr>
            <w:r w:rsidRPr="00B243DE">
              <w:rPr>
                <w:rStyle w:val="TTableHeadings"/>
                <w:rFonts w:eastAsia="Arial"/>
              </w:rPr>
              <w:t>Extends and applies to Northern Ireland?</w:t>
            </w:r>
          </w:p>
        </w:tc>
      </w:tr>
      <w:tr w:rsidR="00DA0187" w:rsidRPr="00650AAC" w14:paraId="735DD7AE" w14:textId="77777777" w:rsidTr="00772CEE">
        <w:trPr>
          <w:trHeight w:val="198"/>
        </w:trPr>
        <w:tc>
          <w:tcPr>
            <w:tcW w:w="522" w:type="pct"/>
          </w:tcPr>
          <w:p w14:paraId="10E4C35E" w14:textId="6CFE1BD7" w:rsidR="00DA0187" w:rsidRPr="00650AAC" w:rsidRDefault="00DA0187" w:rsidP="00B243DE">
            <w:pPr>
              <w:pStyle w:val="TTableText"/>
              <w:rPr>
                <w:rFonts w:eastAsia="Arial"/>
              </w:rPr>
            </w:pPr>
            <w:r w:rsidRPr="00650AAC">
              <w:rPr>
                <w:rFonts w:eastAsia="Arial"/>
              </w:rPr>
              <w:t>Section 1</w:t>
            </w:r>
          </w:p>
        </w:tc>
        <w:tc>
          <w:tcPr>
            <w:tcW w:w="1190" w:type="pct"/>
          </w:tcPr>
          <w:p w14:paraId="0FAF3ABA" w14:textId="204D7FE8" w:rsidR="00DA0187" w:rsidRPr="00650AAC" w:rsidRDefault="00DA0187" w:rsidP="00B243DE">
            <w:pPr>
              <w:pStyle w:val="TTableText"/>
              <w:rPr>
                <w:rFonts w:eastAsia="Arial"/>
              </w:rPr>
            </w:pPr>
            <w:r w:rsidRPr="00650AAC">
              <w:rPr>
                <w:rFonts w:eastAsia="Arial"/>
              </w:rPr>
              <w:t>Yes</w:t>
            </w:r>
          </w:p>
        </w:tc>
        <w:tc>
          <w:tcPr>
            <w:tcW w:w="1118" w:type="pct"/>
          </w:tcPr>
          <w:p w14:paraId="7FD89FB1" w14:textId="6F6E44A7" w:rsidR="00DA0187" w:rsidRPr="00650AAC" w:rsidRDefault="00DA0187" w:rsidP="00B243DE">
            <w:pPr>
              <w:pStyle w:val="TTableText"/>
              <w:rPr>
                <w:rFonts w:eastAsia="Arial"/>
              </w:rPr>
            </w:pPr>
            <w:r w:rsidRPr="00650AAC">
              <w:rPr>
                <w:rFonts w:eastAsia="Arial"/>
              </w:rPr>
              <w:t>No </w:t>
            </w:r>
          </w:p>
        </w:tc>
        <w:tc>
          <w:tcPr>
            <w:tcW w:w="1017" w:type="pct"/>
          </w:tcPr>
          <w:p w14:paraId="69B3028C" w14:textId="33B0AA93" w:rsidR="00DA0187" w:rsidRPr="00650AAC" w:rsidRDefault="00DA0187" w:rsidP="00B243DE">
            <w:pPr>
              <w:pStyle w:val="TTableText"/>
              <w:rPr>
                <w:rFonts w:eastAsia="Arial"/>
              </w:rPr>
            </w:pPr>
            <w:r w:rsidRPr="00650AAC">
              <w:rPr>
                <w:rFonts w:eastAsia="Arial"/>
              </w:rPr>
              <w:t>No </w:t>
            </w:r>
          </w:p>
        </w:tc>
        <w:tc>
          <w:tcPr>
            <w:tcW w:w="1153" w:type="pct"/>
          </w:tcPr>
          <w:p w14:paraId="259229E4" w14:textId="5E4DB785" w:rsidR="00DA0187" w:rsidRPr="00650AAC" w:rsidRDefault="00DA0187" w:rsidP="00B243DE">
            <w:pPr>
              <w:pStyle w:val="TTableText"/>
              <w:rPr>
                <w:rFonts w:eastAsia="Arial"/>
              </w:rPr>
            </w:pPr>
            <w:r w:rsidRPr="00650AAC">
              <w:rPr>
                <w:rFonts w:eastAsia="Arial"/>
              </w:rPr>
              <w:t>No </w:t>
            </w:r>
          </w:p>
        </w:tc>
      </w:tr>
      <w:tr w:rsidR="00650AAC" w:rsidRPr="00650AAC" w14:paraId="728DF333" w14:textId="77777777" w:rsidTr="00772CEE">
        <w:trPr>
          <w:trHeight w:val="229"/>
        </w:trPr>
        <w:tc>
          <w:tcPr>
            <w:tcW w:w="522" w:type="pct"/>
          </w:tcPr>
          <w:p w14:paraId="1B994232" w14:textId="370A49E9" w:rsidR="00650AAC" w:rsidRPr="00650AAC" w:rsidRDefault="00650AAC" w:rsidP="00B243DE">
            <w:pPr>
              <w:pStyle w:val="TTableText"/>
              <w:rPr>
                <w:rFonts w:eastAsia="Arial"/>
              </w:rPr>
            </w:pPr>
            <w:r w:rsidRPr="00650AAC">
              <w:rPr>
                <w:rFonts w:eastAsia="Arial"/>
              </w:rPr>
              <w:t>Section 2</w:t>
            </w:r>
          </w:p>
        </w:tc>
        <w:tc>
          <w:tcPr>
            <w:tcW w:w="1190" w:type="pct"/>
          </w:tcPr>
          <w:p w14:paraId="618D3AC6" w14:textId="2B38EF04" w:rsidR="00650AAC" w:rsidRPr="00650AAC" w:rsidRDefault="00650AAC" w:rsidP="00B243DE">
            <w:pPr>
              <w:pStyle w:val="TTableText"/>
              <w:rPr>
                <w:rFonts w:eastAsia="Arial"/>
              </w:rPr>
            </w:pPr>
            <w:r w:rsidRPr="00650AAC">
              <w:rPr>
                <w:rFonts w:eastAsia="Arial"/>
              </w:rPr>
              <w:t>Yes</w:t>
            </w:r>
          </w:p>
        </w:tc>
        <w:tc>
          <w:tcPr>
            <w:tcW w:w="1118" w:type="pct"/>
          </w:tcPr>
          <w:p w14:paraId="0214AA21" w14:textId="48FBACB9" w:rsidR="00650AAC" w:rsidRPr="00650AAC" w:rsidRDefault="00650AAC" w:rsidP="00B243DE">
            <w:pPr>
              <w:pStyle w:val="TTableText"/>
              <w:rPr>
                <w:rFonts w:eastAsia="Arial"/>
              </w:rPr>
            </w:pPr>
            <w:r w:rsidRPr="00650AAC">
              <w:rPr>
                <w:rFonts w:eastAsia="Arial"/>
              </w:rPr>
              <w:t>No</w:t>
            </w:r>
          </w:p>
        </w:tc>
        <w:tc>
          <w:tcPr>
            <w:tcW w:w="1017" w:type="pct"/>
          </w:tcPr>
          <w:p w14:paraId="6DCF728D" w14:textId="0E376D9F" w:rsidR="00650AAC" w:rsidRPr="00650AAC" w:rsidRDefault="00650AAC" w:rsidP="00B243DE">
            <w:pPr>
              <w:pStyle w:val="TTableText"/>
              <w:rPr>
                <w:rFonts w:eastAsia="Arial"/>
              </w:rPr>
            </w:pPr>
            <w:r w:rsidRPr="00650AAC">
              <w:rPr>
                <w:rFonts w:eastAsia="Arial"/>
              </w:rPr>
              <w:t>No</w:t>
            </w:r>
          </w:p>
        </w:tc>
        <w:tc>
          <w:tcPr>
            <w:tcW w:w="1153" w:type="pct"/>
          </w:tcPr>
          <w:p w14:paraId="4A6A7EC4" w14:textId="7950607F" w:rsidR="00650AAC" w:rsidRPr="00650AAC" w:rsidRDefault="00650AAC" w:rsidP="00B243DE">
            <w:pPr>
              <w:pStyle w:val="TTableText"/>
              <w:rPr>
                <w:rFonts w:eastAsia="Arial"/>
              </w:rPr>
            </w:pPr>
            <w:r w:rsidRPr="00650AAC">
              <w:rPr>
                <w:rFonts w:eastAsia="Arial"/>
              </w:rPr>
              <w:t>No</w:t>
            </w:r>
          </w:p>
        </w:tc>
      </w:tr>
      <w:tr w:rsidR="00650AAC" w:rsidRPr="00650AAC" w14:paraId="5DC927B0" w14:textId="77777777" w:rsidTr="00772CEE">
        <w:trPr>
          <w:trHeight w:val="182"/>
        </w:trPr>
        <w:tc>
          <w:tcPr>
            <w:tcW w:w="522" w:type="pct"/>
          </w:tcPr>
          <w:p w14:paraId="24E6E7D0" w14:textId="6DAA1871" w:rsidR="00650AAC" w:rsidRPr="00650AAC" w:rsidRDefault="00650AAC" w:rsidP="00B243DE">
            <w:pPr>
              <w:pStyle w:val="TTableText"/>
              <w:rPr>
                <w:rFonts w:eastAsia="Arial"/>
              </w:rPr>
            </w:pPr>
            <w:r w:rsidRPr="00650AAC">
              <w:rPr>
                <w:rFonts w:eastAsia="Arial"/>
              </w:rPr>
              <w:t>Section 3</w:t>
            </w:r>
          </w:p>
        </w:tc>
        <w:tc>
          <w:tcPr>
            <w:tcW w:w="1190" w:type="pct"/>
          </w:tcPr>
          <w:p w14:paraId="4957E397" w14:textId="719BBC92" w:rsidR="00650AAC" w:rsidRPr="00650AAC" w:rsidRDefault="00650AAC" w:rsidP="00B243DE">
            <w:pPr>
              <w:pStyle w:val="TTableText"/>
              <w:rPr>
                <w:rFonts w:eastAsia="Arial"/>
              </w:rPr>
            </w:pPr>
            <w:r w:rsidRPr="00650AAC">
              <w:rPr>
                <w:rFonts w:eastAsia="Arial"/>
              </w:rPr>
              <w:t>Yes</w:t>
            </w:r>
          </w:p>
        </w:tc>
        <w:tc>
          <w:tcPr>
            <w:tcW w:w="1118" w:type="pct"/>
          </w:tcPr>
          <w:p w14:paraId="4BC2E734" w14:textId="533ACBC3" w:rsidR="00650AAC" w:rsidRPr="00650AAC" w:rsidRDefault="00650AAC" w:rsidP="00B243DE">
            <w:pPr>
              <w:pStyle w:val="TTableText"/>
              <w:rPr>
                <w:rFonts w:eastAsia="Arial"/>
              </w:rPr>
            </w:pPr>
            <w:r w:rsidRPr="00650AAC">
              <w:rPr>
                <w:rFonts w:eastAsia="Arial"/>
              </w:rPr>
              <w:t>No </w:t>
            </w:r>
          </w:p>
        </w:tc>
        <w:tc>
          <w:tcPr>
            <w:tcW w:w="1017" w:type="pct"/>
          </w:tcPr>
          <w:p w14:paraId="0F2C9D72" w14:textId="70CD0928" w:rsidR="00650AAC" w:rsidRPr="00650AAC" w:rsidRDefault="00650AAC" w:rsidP="00B243DE">
            <w:pPr>
              <w:pStyle w:val="TTableText"/>
              <w:rPr>
                <w:rFonts w:eastAsia="Arial"/>
              </w:rPr>
            </w:pPr>
            <w:r w:rsidRPr="00650AAC">
              <w:rPr>
                <w:rFonts w:eastAsia="Arial"/>
              </w:rPr>
              <w:t>No </w:t>
            </w:r>
          </w:p>
        </w:tc>
        <w:tc>
          <w:tcPr>
            <w:tcW w:w="1153" w:type="pct"/>
          </w:tcPr>
          <w:p w14:paraId="3DA0D2F0" w14:textId="3F330B14" w:rsidR="00650AAC" w:rsidRPr="00650AAC" w:rsidRDefault="00650AAC" w:rsidP="00B243DE">
            <w:pPr>
              <w:pStyle w:val="TTableText"/>
              <w:rPr>
                <w:rFonts w:eastAsia="Arial"/>
              </w:rPr>
            </w:pPr>
            <w:r w:rsidRPr="00650AAC">
              <w:rPr>
                <w:rFonts w:eastAsia="Arial"/>
              </w:rPr>
              <w:t>No </w:t>
            </w:r>
          </w:p>
        </w:tc>
      </w:tr>
      <w:tr w:rsidR="00650AAC" w:rsidRPr="00650AAC" w14:paraId="1EF26707" w14:textId="77777777" w:rsidTr="00772CEE">
        <w:trPr>
          <w:trHeight w:val="190"/>
        </w:trPr>
        <w:tc>
          <w:tcPr>
            <w:tcW w:w="522" w:type="pct"/>
          </w:tcPr>
          <w:p w14:paraId="297D3AC9" w14:textId="69CBC7EA" w:rsidR="00650AAC" w:rsidRPr="00650AAC" w:rsidRDefault="00650AAC" w:rsidP="00B243DE">
            <w:pPr>
              <w:pStyle w:val="TTableText"/>
              <w:rPr>
                <w:rFonts w:eastAsia="Arial"/>
              </w:rPr>
            </w:pPr>
            <w:r w:rsidRPr="00650AAC">
              <w:rPr>
                <w:rFonts w:eastAsia="Arial"/>
              </w:rPr>
              <w:t>Section 4</w:t>
            </w:r>
          </w:p>
        </w:tc>
        <w:tc>
          <w:tcPr>
            <w:tcW w:w="1190" w:type="pct"/>
          </w:tcPr>
          <w:p w14:paraId="44450829" w14:textId="116C701E" w:rsidR="00650AAC" w:rsidRPr="00650AAC" w:rsidRDefault="00650AAC" w:rsidP="00B243DE">
            <w:pPr>
              <w:pStyle w:val="TTableText"/>
              <w:rPr>
                <w:rFonts w:eastAsia="Arial"/>
              </w:rPr>
            </w:pPr>
            <w:r w:rsidRPr="00650AAC">
              <w:rPr>
                <w:rFonts w:eastAsia="Arial"/>
              </w:rPr>
              <w:t>Yes</w:t>
            </w:r>
          </w:p>
        </w:tc>
        <w:tc>
          <w:tcPr>
            <w:tcW w:w="1118" w:type="pct"/>
          </w:tcPr>
          <w:p w14:paraId="2756F040" w14:textId="49B2229E" w:rsidR="00650AAC" w:rsidRPr="00650AAC" w:rsidRDefault="00650AAC" w:rsidP="00B243DE">
            <w:pPr>
              <w:pStyle w:val="TTableText"/>
              <w:rPr>
                <w:rFonts w:eastAsia="Arial"/>
              </w:rPr>
            </w:pPr>
            <w:r w:rsidRPr="00650AAC">
              <w:rPr>
                <w:rFonts w:eastAsia="Arial"/>
              </w:rPr>
              <w:t>No </w:t>
            </w:r>
          </w:p>
        </w:tc>
        <w:tc>
          <w:tcPr>
            <w:tcW w:w="1017" w:type="pct"/>
          </w:tcPr>
          <w:p w14:paraId="4D4B9B8B" w14:textId="1B836BDF" w:rsidR="00650AAC" w:rsidRPr="00650AAC" w:rsidRDefault="00650AAC" w:rsidP="00B243DE">
            <w:pPr>
              <w:pStyle w:val="TTableText"/>
              <w:rPr>
                <w:rFonts w:eastAsia="Arial"/>
              </w:rPr>
            </w:pPr>
            <w:r w:rsidRPr="00650AAC">
              <w:rPr>
                <w:rFonts w:eastAsia="Arial"/>
              </w:rPr>
              <w:t>No </w:t>
            </w:r>
          </w:p>
        </w:tc>
        <w:tc>
          <w:tcPr>
            <w:tcW w:w="1153" w:type="pct"/>
          </w:tcPr>
          <w:p w14:paraId="689B0A98" w14:textId="524DBB40" w:rsidR="00650AAC" w:rsidRPr="00650AAC" w:rsidRDefault="00650AAC" w:rsidP="00B243DE">
            <w:pPr>
              <w:pStyle w:val="TTableText"/>
              <w:rPr>
                <w:rFonts w:eastAsia="Arial"/>
              </w:rPr>
            </w:pPr>
            <w:r w:rsidRPr="00650AAC">
              <w:rPr>
                <w:rFonts w:eastAsia="Arial"/>
              </w:rPr>
              <w:t>No </w:t>
            </w:r>
          </w:p>
        </w:tc>
      </w:tr>
      <w:tr w:rsidR="00650AAC" w:rsidRPr="00650AAC" w14:paraId="00F5FC57" w14:textId="77777777" w:rsidTr="00772CEE">
        <w:trPr>
          <w:trHeight w:val="190"/>
        </w:trPr>
        <w:tc>
          <w:tcPr>
            <w:tcW w:w="522" w:type="pct"/>
          </w:tcPr>
          <w:p w14:paraId="1CDBFE87" w14:textId="3A971D5B" w:rsidR="00650AAC" w:rsidRPr="00650AAC" w:rsidRDefault="00650AAC" w:rsidP="00B243DE">
            <w:pPr>
              <w:pStyle w:val="TTableText"/>
              <w:rPr>
                <w:rFonts w:eastAsia="Arial"/>
              </w:rPr>
            </w:pPr>
            <w:r w:rsidRPr="00650AAC">
              <w:rPr>
                <w:rFonts w:eastAsia="Arial"/>
              </w:rPr>
              <w:t>Section 5</w:t>
            </w:r>
          </w:p>
        </w:tc>
        <w:tc>
          <w:tcPr>
            <w:tcW w:w="1190" w:type="pct"/>
          </w:tcPr>
          <w:p w14:paraId="3EC03EB6" w14:textId="2C962767" w:rsidR="00650AAC" w:rsidRPr="00650AAC" w:rsidRDefault="00650AAC" w:rsidP="00B243DE">
            <w:pPr>
              <w:pStyle w:val="TTableText"/>
              <w:rPr>
                <w:rFonts w:eastAsia="Arial"/>
              </w:rPr>
            </w:pPr>
            <w:r w:rsidRPr="00650AAC">
              <w:rPr>
                <w:rFonts w:eastAsia="Arial"/>
              </w:rPr>
              <w:t>Yes</w:t>
            </w:r>
          </w:p>
        </w:tc>
        <w:tc>
          <w:tcPr>
            <w:tcW w:w="1118" w:type="pct"/>
          </w:tcPr>
          <w:p w14:paraId="70329266" w14:textId="298676C7" w:rsidR="00650AAC" w:rsidRPr="00650AAC" w:rsidRDefault="00650AAC" w:rsidP="00B243DE">
            <w:pPr>
              <w:pStyle w:val="TTableText"/>
              <w:rPr>
                <w:rFonts w:eastAsia="Arial"/>
              </w:rPr>
            </w:pPr>
            <w:r w:rsidRPr="00650AAC">
              <w:rPr>
                <w:rFonts w:eastAsia="Arial"/>
              </w:rPr>
              <w:t>No </w:t>
            </w:r>
          </w:p>
        </w:tc>
        <w:tc>
          <w:tcPr>
            <w:tcW w:w="1017" w:type="pct"/>
          </w:tcPr>
          <w:p w14:paraId="5F273B6E" w14:textId="1A22252F" w:rsidR="00650AAC" w:rsidRPr="00650AAC" w:rsidRDefault="00650AAC" w:rsidP="00B243DE">
            <w:pPr>
              <w:pStyle w:val="TTableText"/>
              <w:rPr>
                <w:rFonts w:eastAsia="Arial"/>
              </w:rPr>
            </w:pPr>
            <w:r w:rsidRPr="00650AAC">
              <w:rPr>
                <w:rFonts w:eastAsia="Arial"/>
              </w:rPr>
              <w:t>No </w:t>
            </w:r>
          </w:p>
        </w:tc>
        <w:tc>
          <w:tcPr>
            <w:tcW w:w="1153" w:type="pct"/>
          </w:tcPr>
          <w:p w14:paraId="7F1FC5D8" w14:textId="469970BB" w:rsidR="00650AAC" w:rsidRPr="00650AAC" w:rsidRDefault="00650AAC" w:rsidP="00B243DE">
            <w:pPr>
              <w:pStyle w:val="TTableText"/>
              <w:rPr>
                <w:rFonts w:eastAsia="Arial"/>
              </w:rPr>
            </w:pPr>
            <w:r w:rsidRPr="00650AAC">
              <w:rPr>
                <w:rFonts w:eastAsia="Arial"/>
              </w:rPr>
              <w:t>No </w:t>
            </w:r>
          </w:p>
        </w:tc>
      </w:tr>
      <w:tr w:rsidR="00650AAC" w:rsidRPr="00650AAC" w14:paraId="5B3E3C15" w14:textId="77777777" w:rsidTr="00772CEE">
        <w:trPr>
          <w:trHeight w:val="198"/>
        </w:trPr>
        <w:tc>
          <w:tcPr>
            <w:tcW w:w="522" w:type="pct"/>
          </w:tcPr>
          <w:p w14:paraId="15946CE0" w14:textId="14E10328" w:rsidR="00650AAC" w:rsidRPr="00650AAC" w:rsidRDefault="00650AAC" w:rsidP="00B243DE">
            <w:pPr>
              <w:pStyle w:val="TTableText"/>
              <w:rPr>
                <w:rFonts w:eastAsia="Arial"/>
              </w:rPr>
            </w:pPr>
            <w:r w:rsidRPr="00650AAC">
              <w:rPr>
                <w:rFonts w:eastAsia="Arial"/>
              </w:rPr>
              <w:t>Section 6</w:t>
            </w:r>
          </w:p>
        </w:tc>
        <w:tc>
          <w:tcPr>
            <w:tcW w:w="1190" w:type="pct"/>
          </w:tcPr>
          <w:p w14:paraId="7A218A23" w14:textId="2E2C25CB" w:rsidR="00650AAC" w:rsidRPr="00650AAC" w:rsidRDefault="00650AAC" w:rsidP="00B243DE">
            <w:pPr>
              <w:pStyle w:val="TTableText"/>
              <w:rPr>
                <w:rFonts w:eastAsia="Arial"/>
              </w:rPr>
            </w:pPr>
            <w:r w:rsidRPr="00650AAC">
              <w:rPr>
                <w:rFonts w:eastAsia="Arial"/>
              </w:rPr>
              <w:t>Yes</w:t>
            </w:r>
          </w:p>
        </w:tc>
        <w:tc>
          <w:tcPr>
            <w:tcW w:w="1118" w:type="pct"/>
          </w:tcPr>
          <w:p w14:paraId="73BD6CD4" w14:textId="4F0DB5B5" w:rsidR="00650AAC" w:rsidRPr="00650AAC" w:rsidRDefault="00650AAC" w:rsidP="00B243DE">
            <w:pPr>
              <w:pStyle w:val="TTableText"/>
              <w:rPr>
                <w:rFonts w:eastAsia="Arial"/>
              </w:rPr>
            </w:pPr>
            <w:r w:rsidRPr="00650AAC">
              <w:rPr>
                <w:rFonts w:eastAsia="Arial"/>
              </w:rPr>
              <w:t>No </w:t>
            </w:r>
          </w:p>
        </w:tc>
        <w:tc>
          <w:tcPr>
            <w:tcW w:w="1017" w:type="pct"/>
          </w:tcPr>
          <w:p w14:paraId="4504F4A1" w14:textId="19ECC99D" w:rsidR="00650AAC" w:rsidRPr="00650AAC" w:rsidRDefault="00650AAC" w:rsidP="00B243DE">
            <w:pPr>
              <w:pStyle w:val="TTableText"/>
              <w:rPr>
                <w:rFonts w:eastAsia="Arial"/>
              </w:rPr>
            </w:pPr>
            <w:r w:rsidRPr="00650AAC">
              <w:rPr>
                <w:rFonts w:eastAsia="Arial"/>
              </w:rPr>
              <w:t>No </w:t>
            </w:r>
          </w:p>
        </w:tc>
        <w:tc>
          <w:tcPr>
            <w:tcW w:w="1153" w:type="pct"/>
          </w:tcPr>
          <w:p w14:paraId="6A29A8D1" w14:textId="048BD615" w:rsidR="00650AAC" w:rsidRPr="00650AAC" w:rsidRDefault="00650AAC" w:rsidP="00B243DE">
            <w:pPr>
              <w:pStyle w:val="TTableText"/>
              <w:rPr>
                <w:rFonts w:eastAsia="Arial"/>
              </w:rPr>
            </w:pPr>
            <w:r w:rsidRPr="00650AAC">
              <w:rPr>
                <w:rFonts w:eastAsia="Arial"/>
              </w:rPr>
              <w:t>No </w:t>
            </w:r>
          </w:p>
        </w:tc>
      </w:tr>
      <w:tr w:rsidR="00650AAC" w:rsidRPr="00650AAC" w14:paraId="272D6311" w14:textId="77777777" w:rsidTr="00772CEE">
        <w:trPr>
          <w:trHeight w:val="198"/>
        </w:trPr>
        <w:tc>
          <w:tcPr>
            <w:tcW w:w="522" w:type="pct"/>
          </w:tcPr>
          <w:p w14:paraId="1DB5CA5B" w14:textId="2AB03D02" w:rsidR="00650AAC" w:rsidRPr="00650AAC" w:rsidRDefault="00650AAC" w:rsidP="00B243DE">
            <w:pPr>
              <w:pStyle w:val="TTableText"/>
              <w:rPr>
                <w:rFonts w:eastAsia="Arial"/>
              </w:rPr>
            </w:pPr>
            <w:r w:rsidRPr="00650AAC">
              <w:rPr>
                <w:rFonts w:eastAsia="Arial"/>
              </w:rPr>
              <w:t>Section 7 </w:t>
            </w:r>
          </w:p>
        </w:tc>
        <w:tc>
          <w:tcPr>
            <w:tcW w:w="1190" w:type="pct"/>
          </w:tcPr>
          <w:p w14:paraId="6220BE87" w14:textId="00FD5D9D" w:rsidR="00650AAC" w:rsidRPr="00650AAC" w:rsidRDefault="00650AAC" w:rsidP="00B243DE">
            <w:pPr>
              <w:pStyle w:val="TTableText"/>
              <w:rPr>
                <w:rFonts w:eastAsia="Arial"/>
              </w:rPr>
            </w:pPr>
            <w:r w:rsidRPr="00650AAC">
              <w:rPr>
                <w:rFonts w:eastAsia="Arial"/>
              </w:rPr>
              <w:t>Yes</w:t>
            </w:r>
          </w:p>
        </w:tc>
        <w:tc>
          <w:tcPr>
            <w:tcW w:w="1118" w:type="pct"/>
          </w:tcPr>
          <w:p w14:paraId="1D3A2719" w14:textId="6BF9141F" w:rsidR="00650AAC" w:rsidRPr="00650AAC" w:rsidRDefault="00650AAC" w:rsidP="00B243DE">
            <w:pPr>
              <w:pStyle w:val="TTableText"/>
              <w:rPr>
                <w:rFonts w:eastAsia="Arial"/>
              </w:rPr>
            </w:pPr>
            <w:r w:rsidRPr="00650AAC">
              <w:rPr>
                <w:rFonts w:eastAsia="Arial"/>
              </w:rPr>
              <w:t>No </w:t>
            </w:r>
          </w:p>
        </w:tc>
        <w:tc>
          <w:tcPr>
            <w:tcW w:w="1017" w:type="pct"/>
          </w:tcPr>
          <w:p w14:paraId="5AFAACB1" w14:textId="37461E45" w:rsidR="00650AAC" w:rsidRPr="00650AAC" w:rsidRDefault="00650AAC" w:rsidP="00B243DE">
            <w:pPr>
              <w:pStyle w:val="TTableText"/>
              <w:rPr>
                <w:rFonts w:eastAsia="Arial"/>
              </w:rPr>
            </w:pPr>
            <w:r w:rsidRPr="00650AAC">
              <w:rPr>
                <w:rFonts w:eastAsia="Arial"/>
              </w:rPr>
              <w:t>No </w:t>
            </w:r>
          </w:p>
        </w:tc>
        <w:tc>
          <w:tcPr>
            <w:tcW w:w="1153" w:type="pct"/>
          </w:tcPr>
          <w:p w14:paraId="5DBFEE7F" w14:textId="549D05BE" w:rsidR="00650AAC" w:rsidRPr="00650AAC" w:rsidRDefault="00650AAC" w:rsidP="00B243DE">
            <w:pPr>
              <w:pStyle w:val="TTableText"/>
              <w:rPr>
                <w:rFonts w:eastAsia="Arial"/>
              </w:rPr>
            </w:pPr>
            <w:r w:rsidRPr="00650AAC">
              <w:rPr>
                <w:rFonts w:eastAsia="Arial"/>
              </w:rPr>
              <w:t>No </w:t>
            </w:r>
          </w:p>
        </w:tc>
      </w:tr>
      <w:tr w:rsidR="00650AAC" w:rsidRPr="00650AAC" w14:paraId="1E8F90D8" w14:textId="77777777" w:rsidTr="00772CEE">
        <w:trPr>
          <w:trHeight w:val="175"/>
        </w:trPr>
        <w:tc>
          <w:tcPr>
            <w:tcW w:w="522" w:type="pct"/>
          </w:tcPr>
          <w:p w14:paraId="23B6B4F1" w14:textId="1BDA4CF6" w:rsidR="00650AAC" w:rsidRPr="00650AAC" w:rsidRDefault="00650AAC" w:rsidP="00B243DE">
            <w:pPr>
              <w:pStyle w:val="TTableText"/>
              <w:rPr>
                <w:rFonts w:eastAsia="Arial"/>
              </w:rPr>
            </w:pPr>
            <w:r w:rsidRPr="00650AAC">
              <w:rPr>
                <w:rFonts w:eastAsia="Arial"/>
              </w:rPr>
              <w:t>Section 8 </w:t>
            </w:r>
          </w:p>
        </w:tc>
        <w:tc>
          <w:tcPr>
            <w:tcW w:w="1190" w:type="pct"/>
          </w:tcPr>
          <w:p w14:paraId="33484A15" w14:textId="58CA76EA" w:rsidR="00650AAC" w:rsidRPr="00650AAC" w:rsidRDefault="00650AAC" w:rsidP="00B243DE">
            <w:pPr>
              <w:pStyle w:val="TTableText"/>
              <w:rPr>
                <w:rFonts w:eastAsia="Arial"/>
              </w:rPr>
            </w:pPr>
            <w:r w:rsidRPr="00650AAC">
              <w:rPr>
                <w:rFonts w:eastAsia="Arial"/>
              </w:rPr>
              <w:t>Yes</w:t>
            </w:r>
          </w:p>
        </w:tc>
        <w:tc>
          <w:tcPr>
            <w:tcW w:w="1118" w:type="pct"/>
          </w:tcPr>
          <w:p w14:paraId="774EDADF" w14:textId="1228F566" w:rsidR="00650AAC" w:rsidRPr="00650AAC" w:rsidRDefault="00650AAC" w:rsidP="00B243DE">
            <w:pPr>
              <w:pStyle w:val="TTableText"/>
              <w:rPr>
                <w:rFonts w:eastAsia="Arial"/>
              </w:rPr>
            </w:pPr>
            <w:r w:rsidRPr="00650AAC">
              <w:rPr>
                <w:rFonts w:eastAsia="Arial"/>
              </w:rPr>
              <w:t>No</w:t>
            </w:r>
          </w:p>
        </w:tc>
        <w:tc>
          <w:tcPr>
            <w:tcW w:w="1017" w:type="pct"/>
          </w:tcPr>
          <w:p w14:paraId="272F95A6" w14:textId="53AE6D52" w:rsidR="00650AAC" w:rsidRPr="00650AAC" w:rsidRDefault="00650AAC" w:rsidP="00B243DE">
            <w:pPr>
              <w:pStyle w:val="TTableText"/>
              <w:rPr>
                <w:rFonts w:eastAsia="Arial"/>
              </w:rPr>
            </w:pPr>
            <w:r w:rsidRPr="00650AAC">
              <w:rPr>
                <w:rFonts w:eastAsia="Arial"/>
              </w:rPr>
              <w:t>No</w:t>
            </w:r>
          </w:p>
        </w:tc>
        <w:tc>
          <w:tcPr>
            <w:tcW w:w="1153" w:type="pct"/>
          </w:tcPr>
          <w:p w14:paraId="678CC5DD" w14:textId="3A15E286" w:rsidR="00650AAC" w:rsidRPr="00650AAC" w:rsidRDefault="00650AAC" w:rsidP="00B243DE">
            <w:pPr>
              <w:pStyle w:val="TTableText"/>
              <w:rPr>
                <w:rFonts w:eastAsia="Arial"/>
              </w:rPr>
            </w:pPr>
            <w:r w:rsidRPr="00650AAC">
              <w:rPr>
                <w:rFonts w:eastAsia="Arial"/>
              </w:rPr>
              <w:t>No </w:t>
            </w:r>
          </w:p>
        </w:tc>
      </w:tr>
      <w:tr w:rsidR="00650AAC" w:rsidRPr="00650AAC" w14:paraId="68CF7F70" w14:textId="77777777" w:rsidTr="00772CEE">
        <w:trPr>
          <w:trHeight w:val="357"/>
        </w:trPr>
        <w:tc>
          <w:tcPr>
            <w:tcW w:w="522" w:type="pct"/>
          </w:tcPr>
          <w:p w14:paraId="72485EB1" w14:textId="77777777" w:rsidR="00650AAC" w:rsidRPr="00650AAC" w:rsidRDefault="00650AAC" w:rsidP="00B243DE">
            <w:pPr>
              <w:pStyle w:val="TTableText"/>
              <w:rPr>
                <w:rFonts w:eastAsia="Arial"/>
              </w:rPr>
            </w:pPr>
            <w:r w:rsidRPr="00650AAC">
              <w:rPr>
                <w:rFonts w:eastAsia="Arial"/>
              </w:rPr>
              <w:t>Section 9 </w:t>
            </w:r>
          </w:p>
        </w:tc>
        <w:tc>
          <w:tcPr>
            <w:tcW w:w="1190" w:type="pct"/>
          </w:tcPr>
          <w:p w14:paraId="5D65A469" w14:textId="77777777" w:rsidR="00650AAC" w:rsidRPr="00650AAC" w:rsidRDefault="00650AAC" w:rsidP="00B243DE">
            <w:pPr>
              <w:pStyle w:val="TTableText"/>
              <w:rPr>
                <w:rFonts w:eastAsia="Arial"/>
              </w:rPr>
            </w:pPr>
            <w:r w:rsidRPr="00650AAC">
              <w:rPr>
                <w:rFonts w:eastAsia="Arial"/>
              </w:rPr>
              <w:t>Yes</w:t>
            </w:r>
          </w:p>
        </w:tc>
        <w:tc>
          <w:tcPr>
            <w:tcW w:w="1118" w:type="pct"/>
          </w:tcPr>
          <w:p w14:paraId="1F613094" w14:textId="77777777" w:rsidR="00650AAC" w:rsidRPr="00650AAC" w:rsidRDefault="00650AAC" w:rsidP="00B243DE">
            <w:pPr>
              <w:pStyle w:val="TTableText"/>
              <w:rPr>
                <w:rFonts w:eastAsia="Arial"/>
              </w:rPr>
            </w:pPr>
            <w:r w:rsidRPr="00650AAC">
              <w:rPr>
                <w:rFonts w:eastAsia="Arial"/>
              </w:rPr>
              <w:t>No</w:t>
            </w:r>
          </w:p>
        </w:tc>
        <w:tc>
          <w:tcPr>
            <w:tcW w:w="1017" w:type="pct"/>
          </w:tcPr>
          <w:p w14:paraId="6E916ED6" w14:textId="77777777" w:rsidR="00650AAC" w:rsidRPr="00650AAC" w:rsidRDefault="00650AAC" w:rsidP="00B243DE">
            <w:pPr>
              <w:pStyle w:val="TTableText"/>
              <w:rPr>
                <w:rFonts w:eastAsia="Arial"/>
              </w:rPr>
            </w:pPr>
            <w:r w:rsidRPr="00650AAC">
              <w:rPr>
                <w:rFonts w:eastAsia="Arial"/>
              </w:rPr>
              <w:t>No</w:t>
            </w:r>
          </w:p>
        </w:tc>
        <w:tc>
          <w:tcPr>
            <w:tcW w:w="1153" w:type="pct"/>
          </w:tcPr>
          <w:p w14:paraId="5C55F61C" w14:textId="77777777" w:rsidR="00650AAC" w:rsidRPr="00650AAC" w:rsidRDefault="00650AAC" w:rsidP="00B243DE">
            <w:pPr>
              <w:pStyle w:val="TTableText"/>
              <w:rPr>
                <w:rFonts w:eastAsia="Arial"/>
              </w:rPr>
            </w:pPr>
            <w:r w:rsidRPr="00650AAC">
              <w:rPr>
                <w:rFonts w:eastAsia="Arial"/>
              </w:rPr>
              <w:t>No </w:t>
            </w:r>
          </w:p>
        </w:tc>
      </w:tr>
      <w:tr w:rsidR="00650AAC" w:rsidRPr="00650AAC" w14:paraId="65FCB655" w14:textId="77777777" w:rsidTr="00772CEE">
        <w:trPr>
          <w:trHeight w:val="221"/>
        </w:trPr>
        <w:tc>
          <w:tcPr>
            <w:tcW w:w="522" w:type="pct"/>
          </w:tcPr>
          <w:p w14:paraId="3A0B32C7" w14:textId="0FDC67A9" w:rsidR="00650AAC" w:rsidRPr="00650AAC" w:rsidRDefault="00650AAC" w:rsidP="00B243DE">
            <w:pPr>
              <w:pStyle w:val="TTableText"/>
              <w:rPr>
                <w:rFonts w:eastAsia="Arial"/>
              </w:rPr>
            </w:pPr>
            <w:r w:rsidRPr="00650AAC">
              <w:rPr>
                <w:rFonts w:eastAsia="Arial"/>
              </w:rPr>
              <w:t>Section 10 </w:t>
            </w:r>
          </w:p>
        </w:tc>
        <w:tc>
          <w:tcPr>
            <w:tcW w:w="1190" w:type="pct"/>
          </w:tcPr>
          <w:p w14:paraId="5AA7CC9D" w14:textId="6D1E5213" w:rsidR="00650AAC" w:rsidRPr="00650AAC" w:rsidRDefault="00650AAC" w:rsidP="00B243DE">
            <w:pPr>
              <w:pStyle w:val="TTableText"/>
              <w:rPr>
                <w:rFonts w:eastAsia="Arial"/>
              </w:rPr>
            </w:pPr>
            <w:r w:rsidRPr="00650AAC">
              <w:rPr>
                <w:rFonts w:eastAsia="Arial"/>
              </w:rPr>
              <w:t>Yes</w:t>
            </w:r>
          </w:p>
        </w:tc>
        <w:tc>
          <w:tcPr>
            <w:tcW w:w="1118" w:type="pct"/>
          </w:tcPr>
          <w:p w14:paraId="72619872" w14:textId="5BDAA6B3" w:rsidR="00650AAC" w:rsidRPr="00650AAC" w:rsidRDefault="00650AAC" w:rsidP="00B243DE">
            <w:pPr>
              <w:pStyle w:val="TTableText"/>
              <w:rPr>
                <w:rFonts w:eastAsia="Arial"/>
              </w:rPr>
            </w:pPr>
            <w:r w:rsidRPr="00650AAC">
              <w:rPr>
                <w:rFonts w:eastAsia="Arial"/>
              </w:rPr>
              <w:t>No</w:t>
            </w:r>
          </w:p>
        </w:tc>
        <w:tc>
          <w:tcPr>
            <w:tcW w:w="1017" w:type="pct"/>
          </w:tcPr>
          <w:p w14:paraId="25223F75" w14:textId="2C369103" w:rsidR="00650AAC" w:rsidRPr="00650AAC" w:rsidRDefault="00650AAC" w:rsidP="00B243DE">
            <w:pPr>
              <w:pStyle w:val="TTableText"/>
              <w:rPr>
                <w:rFonts w:eastAsia="Arial"/>
              </w:rPr>
            </w:pPr>
            <w:r w:rsidRPr="00650AAC">
              <w:rPr>
                <w:rFonts w:eastAsia="Arial"/>
              </w:rPr>
              <w:t>No </w:t>
            </w:r>
          </w:p>
        </w:tc>
        <w:tc>
          <w:tcPr>
            <w:tcW w:w="1153" w:type="pct"/>
          </w:tcPr>
          <w:p w14:paraId="2DE930AA" w14:textId="7509BE3B" w:rsidR="00650AAC" w:rsidRPr="00650AAC" w:rsidRDefault="00650AAC" w:rsidP="00B243DE">
            <w:pPr>
              <w:pStyle w:val="TTableText"/>
              <w:rPr>
                <w:rFonts w:eastAsia="Arial"/>
              </w:rPr>
            </w:pPr>
            <w:r w:rsidRPr="00650AAC">
              <w:rPr>
                <w:rFonts w:eastAsia="Arial"/>
              </w:rPr>
              <w:t>No </w:t>
            </w:r>
          </w:p>
        </w:tc>
      </w:tr>
      <w:tr w:rsidR="00650AAC" w:rsidRPr="00650AAC" w14:paraId="2D24856E" w14:textId="77777777" w:rsidTr="00772CEE">
        <w:trPr>
          <w:trHeight w:val="254"/>
        </w:trPr>
        <w:tc>
          <w:tcPr>
            <w:tcW w:w="522" w:type="pct"/>
          </w:tcPr>
          <w:p w14:paraId="0B706BC9" w14:textId="00CAC7FF" w:rsidR="00650AAC" w:rsidRPr="00650AAC" w:rsidRDefault="00650AAC" w:rsidP="00B243DE">
            <w:pPr>
              <w:pStyle w:val="TTableText"/>
              <w:rPr>
                <w:rFonts w:eastAsia="Arial"/>
              </w:rPr>
            </w:pPr>
            <w:r w:rsidRPr="00650AAC">
              <w:rPr>
                <w:rFonts w:eastAsia="Arial"/>
              </w:rPr>
              <w:t>Section 11 </w:t>
            </w:r>
          </w:p>
        </w:tc>
        <w:tc>
          <w:tcPr>
            <w:tcW w:w="1190" w:type="pct"/>
          </w:tcPr>
          <w:p w14:paraId="72E3B11E" w14:textId="6C7DF79A" w:rsidR="00650AAC" w:rsidRPr="00650AAC" w:rsidRDefault="00650AAC" w:rsidP="00B243DE">
            <w:pPr>
              <w:pStyle w:val="TTableText"/>
              <w:rPr>
                <w:rFonts w:eastAsia="Arial"/>
              </w:rPr>
            </w:pPr>
            <w:r w:rsidRPr="00650AAC">
              <w:rPr>
                <w:rFonts w:eastAsia="Arial"/>
              </w:rPr>
              <w:t>Yes</w:t>
            </w:r>
          </w:p>
        </w:tc>
        <w:tc>
          <w:tcPr>
            <w:tcW w:w="1118" w:type="pct"/>
          </w:tcPr>
          <w:p w14:paraId="240EC775" w14:textId="755403DB" w:rsidR="00650AAC" w:rsidRPr="00650AAC" w:rsidRDefault="00650AAC" w:rsidP="00B243DE">
            <w:pPr>
              <w:pStyle w:val="TTableText"/>
              <w:rPr>
                <w:rFonts w:eastAsia="Arial"/>
              </w:rPr>
            </w:pPr>
            <w:r w:rsidRPr="00650AAC">
              <w:rPr>
                <w:rFonts w:eastAsia="Arial"/>
              </w:rPr>
              <w:t>Yes </w:t>
            </w:r>
          </w:p>
        </w:tc>
        <w:tc>
          <w:tcPr>
            <w:tcW w:w="1017" w:type="pct"/>
          </w:tcPr>
          <w:p w14:paraId="66069B35" w14:textId="1942D82C" w:rsidR="00650AAC" w:rsidRPr="00650AAC" w:rsidRDefault="00650AAC" w:rsidP="00B243DE">
            <w:pPr>
              <w:pStyle w:val="TTableText"/>
              <w:rPr>
                <w:rFonts w:eastAsia="Arial"/>
              </w:rPr>
            </w:pPr>
            <w:r w:rsidRPr="00650AAC">
              <w:rPr>
                <w:rFonts w:eastAsia="Arial"/>
              </w:rPr>
              <w:t>No </w:t>
            </w:r>
          </w:p>
        </w:tc>
        <w:tc>
          <w:tcPr>
            <w:tcW w:w="1153" w:type="pct"/>
          </w:tcPr>
          <w:p w14:paraId="267D39F0" w14:textId="5BB2B735" w:rsidR="00650AAC" w:rsidRPr="00650AAC" w:rsidRDefault="00650AAC" w:rsidP="00B243DE">
            <w:pPr>
              <w:pStyle w:val="TTableText"/>
              <w:rPr>
                <w:rFonts w:eastAsia="Arial"/>
              </w:rPr>
            </w:pPr>
            <w:r w:rsidRPr="00650AAC">
              <w:rPr>
                <w:rFonts w:eastAsia="Arial"/>
              </w:rPr>
              <w:t>No </w:t>
            </w:r>
          </w:p>
        </w:tc>
      </w:tr>
      <w:tr w:rsidR="00650AAC" w:rsidRPr="00650AAC" w14:paraId="372FC046" w14:textId="77777777" w:rsidTr="00772CEE">
        <w:trPr>
          <w:trHeight w:val="150"/>
        </w:trPr>
        <w:tc>
          <w:tcPr>
            <w:tcW w:w="522" w:type="pct"/>
          </w:tcPr>
          <w:p w14:paraId="37D127A5" w14:textId="07F7D8AA" w:rsidR="00650AAC" w:rsidRPr="00650AAC" w:rsidRDefault="00650AAC" w:rsidP="00B243DE">
            <w:pPr>
              <w:pStyle w:val="TTableText"/>
              <w:rPr>
                <w:rFonts w:eastAsia="Arial"/>
              </w:rPr>
            </w:pPr>
            <w:r w:rsidRPr="00650AAC">
              <w:rPr>
                <w:rFonts w:eastAsia="Arial"/>
              </w:rPr>
              <w:t>Section 12 </w:t>
            </w:r>
          </w:p>
        </w:tc>
        <w:tc>
          <w:tcPr>
            <w:tcW w:w="1190" w:type="pct"/>
          </w:tcPr>
          <w:p w14:paraId="6DEAAED1" w14:textId="709CD70E" w:rsidR="00650AAC" w:rsidRPr="00650AAC" w:rsidRDefault="00650AAC" w:rsidP="00B243DE">
            <w:pPr>
              <w:pStyle w:val="TTableText"/>
              <w:rPr>
                <w:rFonts w:eastAsia="Arial"/>
              </w:rPr>
            </w:pPr>
            <w:r w:rsidRPr="00650AAC">
              <w:rPr>
                <w:rFonts w:eastAsia="Arial"/>
              </w:rPr>
              <w:t>Yes</w:t>
            </w:r>
          </w:p>
        </w:tc>
        <w:tc>
          <w:tcPr>
            <w:tcW w:w="1118" w:type="pct"/>
          </w:tcPr>
          <w:p w14:paraId="5F418BDF" w14:textId="33C554D2" w:rsidR="00650AAC" w:rsidRPr="00650AAC" w:rsidRDefault="00650AAC" w:rsidP="00B243DE">
            <w:pPr>
              <w:pStyle w:val="TTableText"/>
              <w:rPr>
                <w:rFonts w:eastAsia="Arial"/>
              </w:rPr>
            </w:pPr>
            <w:r w:rsidRPr="00650AAC">
              <w:rPr>
                <w:rFonts w:eastAsia="Arial"/>
              </w:rPr>
              <w:t>Yes</w:t>
            </w:r>
          </w:p>
        </w:tc>
        <w:tc>
          <w:tcPr>
            <w:tcW w:w="1017" w:type="pct"/>
          </w:tcPr>
          <w:p w14:paraId="709FE544" w14:textId="784D56AE" w:rsidR="00650AAC" w:rsidRPr="00650AAC" w:rsidRDefault="00650AAC" w:rsidP="00B243DE">
            <w:pPr>
              <w:pStyle w:val="TTableText"/>
              <w:rPr>
                <w:rFonts w:eastAsia="Arial"/>
              </w:rPr>
            </w:pPr>
            <w:r w:rsidRPr="00650AAC">
              <w:rPr>
                <w:rFonts w:eastAsia="Arial"/>
              </w:rPr>
              <w:t>No </w:t>
            </w:r>
          </w:p>
        </w:tc>
        <w:tc>
          <w:tcPr>
            <w:tcW w:w="1153" w:type="pct"/>
          </w:tcPr>
          <w:p w14:paraId="412B5A30" w14:textId="533B8F11" w:rsidR="00650AAC" w:rsidRPr="00650AAC" w:rsidRDefault="00650AAC" w:rsidP="00B243DE">
            <w:pPr>
              <w:pStyle w:val="TTableText"/>
              <w:rPr>
                <w:rFonts w:eastAsia="Arial"/>
              </w:rPr>
            </w:pPr>
            <w:r w:rsidRPr="00650AAC">
              <w:rPr>
                <w:rFonts w:eastAsia="Arial"/>
              </w:rPr>
              <w:t>No </w:t>
            </w:r>
          </w:p>
        </w:tc>
      </w:tr>
      <w:tr w:rsidR="00650AAC" w:rsidRPr="00650AAC" w14:paraId="25E89D6A" w14:textId="77777777" w:rsidTr="00772CEE">
        <w:trPr>
          <w:trHeight w:val="198"/>
        </w:trPr>
        <w:tc>
          <w:tcPr>
            <w:tcW w:w="522" w:type="pct"/>
          </w:tcPr>
          <w:p w14:paraId="54E943D4" w14:textId="39CE4542" w:rsidR="00650AAC" w:rsidRPr="00650AAC" w:rsidRDefault="00650AAC" w:rsidP="00B243DE">
            <w:pPr>
              <w:pStyle w:val="TTableText"/>
              <w:rPr>
                <w:rFonts w:eastAsia="Arial"/>
              </w:rPr>
            </w:pPr>
            <w:r w:rsidRPr="00650AAC">
              <w:rPr>
                <w:rFonts w:eastAsia="Arial"/>
              </w:rPr>
              <w:t>Section 13 </w:t>
            </w:r>
          </w:p>
        </w:tc>
        <w:tc>
          <w:tcPr>
            <w:tcW w:w="1190" w:type="pct"/>
          </w:tcPr>
          <w:p w14:paraId="13DBEEF7" w14:textId="44EBDF78" w:rsidR="00650AAC" w:rsidRPr="00650AAC" w:rsidRDefault="00650AAC" w:rsidP="00B243DE">
            <w:pPr>
              <w:pStyle w:val="TTableText"/>
              <w:rPr>
                <w:rFonts w:eastAsia="Arial"/>
              </w:rPr>
            </w:pPr>
            <w:r w:rsidRPr="00650AAC">
              <w:rPr>
                <w:rFonts w:eastAsia="Arial"/>
              </w:rPr>
              <w:t>Yes</w:t>
            </w:r>
          </w:p>
        </w:tc>
        <w:tc>
          <w:tcPr>
            <w:tcW w:w="1118" w:type="pct"/>
          </w:tcPr>
          <w:p w14:paraId="776B3020" w14:textId="2AB2FE02" w:rsidR="00650AAC" w:rsidRPr="00650AAC" w:rsidRDefault="00650AAC" w:rsidP="00B243DE">
            <w:pPr>
              <w:pStyle w:val="TTableText"/>
              <w:rPr>
                <w:rFonts w:eastAsia="Arial"/>
              </w:rPr>
            </w:pPr>
            <w:r w:rsidRPr="00650AAC">
              <w:rPr>
                <w:rFonts w:eastAsia="Arial"/>
              </w:rPr>
              <w:t>Yes </w:t>
            </w:r>
          </w:p>
        </w:tc>
        <w:tc>
          <w:tcPr>
            <w:tcW w:w="1017" w:type="pct"/>
          </w:tcPr>
          <w:p w14:paraId="662236E1" w14:textId="1810964A" w:rsidR="00650AAC" w:rsidRPr="00650AAC" w:rsidRDefault="00650AAC" w:rsidP="00B243DE">
            <w:pPr>
              <w:pStyle w:val="TTableText"/>
              <w:rPr>
                <w:rFonts w:eastAsia="Arial"/>
              </w:rPr>
            </w:pPr>
            <w:r w:rsidRPr="00650AAC">
              <w:rPr>
                <w:rFonts w:eastAsia="Arial"/>
              </w:rPr>
              <w:t>No </w:t>
            </w:r>
          </w:p>
        </w:tc>
        <w:tc>
          <w:tcPr>
            <w:tcW w:w="1153" w:type="pct"/>
          </w:tcPr>
          <w:p w14:paraId="49A04E4C" w14:textId="6376A9D6" w:rsidR="00650AAC" w:rsidRPr="00650AAC" w:rsidRDefault="00650AAC" w:rsidP="00B243DE">
            <w:pPr>
              <w:pStyle w:val="TTableText"/>
              <w:rPr>
                <w:rFonts w:eastAsia="Arial"/>
              </w:rPr>
            </w:pPr>
            <w:r w:rsidRPr="00650AAC">
              <w:rPr>
                <w:rFonts w:eastAsia="Arial"/>
              </w:rPr>
              <w:t>No </w:t>
            </w:r>
          </w:p>
        </w:tc>
      </w:tr>
      <w:tr w:rsidR="00650AAC" w:rsidRPr="00650AAC" w14:paraId="16485E06" w14:textId="77777777" w:rsidTr="00772CEE">
        <w:trPr>
          <w:trHeight w:val="246"/>
        </w:trPr>
        <w:tc>
          <w:tcPr>
            <w:tcW w:w="522" w:type="pct"/>
          </w:tcPr>
          <w:p w14:paraId="564088C6" w14:textId="08A4EC0B" w:rsidR="00650AAC" w:rsidRPr="00650AAC" w:rsidRDefault="00650AAC" w:rsidP="00B243DE">
            <w:pPr>
              <w:pStyle w:val="TTableText"/>
              <w:rPr>
                <w:rFonts w:eastAsia="Arial"/>
              </w:rPr>
            </w:pPr>
            <w:r w:rsidRPr="00650AAC">
              <w:rPr>
                <w:rFonts w:eastAsia="Arial"/>
              </w:rPr>
              <w:t>Section 14</w:t>
            </w:r>
          </w:p>
        </w:tc>
        <w:tc>
          <w:tcPr>
            <w:tcW w:w="1190" w:type="pct"/>
          </w:tcPr>
          <w:p w14:paraId="04CBE934" w14:textId="14A2D9C3" w:rsidR="00650AAC" w:rsidRPr="00650AAC" w:rsidRDefault="00650AAC" w:rsidP="00B243DE">
            <w:pPr>
              <w:pStyle w:val="TTableText"/>
              <w:rPr>
                <w:rFonts w:eastAsia="Arial"/>
              </w:rPr>
            </w:pPr>
            <w:r w:rsidRPr="00650AAC">
              <w:rPr>
                <w:rFonts w:eastAsia="Arial"/>
              </w:rPr>
              <w:t>Yes</w:t>
            </w:r>
          </w:p>
        </w:tc>
        <w:tc>
          <w:tcPr>
            <w:tcW w:w="1118" w:type="pct"/>
          </w:tcPr>
          <w:p w14:paraId="1DBE1821" w14:textId="79F2C8CE" w:rsidR="00650AAC" w:rsidRPr="00650AAC" w:rsidRDefault="00650AAC" w:rsidP="00B243DE">
            <w:pPr>
              <w:pStyle w:val="TTableText"/>
              <w:rPr>
                <w:rFonts w:eastAsia="Arial"/>
              </w:rPr>
            </w:pPr>
            <w:r w:rsidRPr="00650AAC">
              <w:rPr>
                <w:rFonts w:eastAsia="Arial"/>
              </w:rPr>
              <w:t>Yes</w:t>
            </w:r>
          </w:p>
        </w:tc>
        <w:tc>
          <w:tcPr>
            <w:tcW w:w="1017" w:type="pct"/>
          </w:tcPr>
          <w:p w14:paraId="20B07239" w14:textId="1B0F6845" w:rsidR="00650AAC" w:rsidRPr="00650AAC" w:rsidRDefault="00650AAC" w:rsidP="00B243DE">
            <w:pPr>
              <w:pStyle w:val="TTableText"/>
              <w:rPr>
                <w:rFonts w:eastAsia="Arial"/>
              </w:rPr>
            </w:pPr>
            <w:r w:rsidRPr="00650AAC">
              <w:rPr>
                <w:rFonts w:eastAsia="Arial"/>
              </w:rPr>
              <w:t>No</w:t>
            </w:r>
            <w:r w:rsidRPr="00650AAC">
              <w:rPr>
                <w:lang w:eastAsia="en-GB" w:bidi="ar-SA"/>
              </w:rPr>
              <w:t> </w:t>
            </w:r>
          </w:p>
        </w:tc>
        <w:tc>
          <w:tcPr>
            <w:tcW w:w="1153" w:type="pct"/>
          </w:tcPr>
          <w:p w14:paraId="2C1AAC15" w14:textId="4F0DF2CA" w:rsidR="00650AAC" w:rsidRPr="00650AAC" w:rsidRDefault="00650AAC" w:rsidP="00B243DE">
            <w:pPr>
              <w:pStyle w:val="TTableText"/>
              <w:rPr>
                <w:rFonts w:eastAsia="Arial"/>
              </w:rPr>
            </w:pPr>
            <w:r w:rsidRPr="00650AAC">
              <w:rPr>
                <w:rFonts w:eastAsia="Arial"/>
              </w:rPr>
              <w:t>No</w:t>
            </w:r>
            <w:r w:rsidRPr="00650AAC">
              <w:rPr>
                <w:lang w:eastAsia="en-GB" w:bidi="ar-SA"/>
              </w:rPr>
              <w:t> </w:t>
            </w:r>
          </w:p>
        </w:tc>
      </w:tr>
      <w:tr w:rsidR="00650AAC" w:rsidRPr="00650AAC" w14:paraId="3850066C" w14:textId="77777777" w:rsidTr="00772CEE">
        <w:trPr>
          <w:trHeight w:val="198"/>
        </w:trPr>
        <w:tc>
          <w:tcPr>
            <w:tcW w:w="522" w:type="pct"/>
          </w:tcPr>
          <w:p w14:paraId="35348B94" w14:textId="77777777" w:rsidR="00650AAC" w:rsidRPr="00650AAC" w:rsidRDefault="00650AAC" w:rsidP="00B243DE">
            <w:pPr>
              <w:pStyle w:val="TTableText"/>
              <w:rPr>
                <w:rFonts w:eastAsia="Arial"/>
              </w:rPr>
            </w:pPr>
            <w:r w:rsidRPr="00650AAC">
              <w:rPr>
                <w:rFonts w:eastAsia="Arial"/>
              </w:rPr>
              <w:t>Schedule</w:t>
            </w:r>
            <w:r w:rsidRPr="00650AAC">
              <w:rPr>
                <w:lang w:eastAsia="en-GB" w:bidi="ar-SA"/>
              </w:rPr>
              <w:t> </w:t>
            </w:r>
          </w:p>
        </w:tc>
        <w:tc>
          <w:tcPr>
            <w:tcW w:w="1190" w:type="pct"/>
          </w:tcPr>
          <w:p w14:paraId="3BDB85DB" w14:textId="77777777" w:rsidR="00650AAC" w:rsidRPr="00650AAC" w:rsidRDefault="00650AAC" w:rsidP="00B243DE">
            <w:pPr>
              <w:pStyle w:val="TTableText"/>
              <w:rPr>
                <w:rFonts w:eastAsia="Arial"/>
              </w:rPr>
            </w:pPr>
            <w:r w:rsidRPr="00650AAC">
              <w:rPr>
                <w:rFonts w:eastAsia="Arial"/>
              </w:rPr>
              <w:t>Yes</w:t>
            </w:r>
          </w:p>
        </w:tc>
        <w:tc>
          <w:tcPr>
            <w:tcW w:w="1118" w:type="pct"/>
          </w:tcPr>
          <w:p w14:paraId="6FAAFB45" w14:textId="77777777" w:rsidR="00650AAC" w:rsidRPr="00650AAC" w:rsidRDefault="00650AAC" w:rsidP="00B243DE">
            <w:pPr>
              <w:pStyle w:val="TTableText"/>
              <w:rPr>
                <w:rFonts w:eastAsia="Arial"/>
              </w:rPr>
            </w:pPr>
            <w:r w:rsidRPr="00650AAC">
              <w:rPr>
                <w:rFonts w:eastAsia="Arial"/>
              </w:rPr>
              <w:t>In part</w:t>
            </w:r>
            <w:r w:rsidRPr="00650AAC">
              <w:rPr>
                <w:lang w:eastAsia="en-GB" w:bidi="ar-SA"/>
              </w:rPr>
              <w:t> </w:t>
            </w:r>
          </w:p>
        </w:tc>
        <w:tc>
          <w:tcPr>
            <w:tcW w:w="1017" w:type="pct"/>
          </w:tcPr>
          <w:p w14:paraId="0D7688AB" w14:textId="77777777" w:rsidR="00650AAC" w:rsidRPr="00650AAC" w:rsidRDefault="00650AAC" w:rsidP="00B243DE">
            <w:pPr>
              <w:pStyle w:val="TTableText"/>
              <w:rPr>
                <w:rFonts w:eastAsia="Arial"/>
              </w:rPr>
            </w:pPr>
            <w:r w:rsidRPr="00650AAC">
              <w:rPr>
                <w:rFonts w:eastAsia="Arial"/>
              </w:rPr>
              <w:t>No</w:t>
            </w:r>
            <w:r w:rsidRPr="00650AAC">
              <w:rPr>
                <w:lang w:eastAsia="en-GB" w:bidi="ar-SA"/>
              </w:rPr>
              <w:t> </w:t>
            </w:r>
          </w:p>
        </w:tc>
        <w:tc>
          <w:tcPr>
            <w:tcW w:w="1153" w:type="pct"/>
          </w:tcPr>
          <w:p w14:paraId="1765D2AD" w14:textId="77777777" w:rsidR="00650AAC" w:rsidRPr="00650AAC" w:rsidRDefault="00650AAC" w:rsidP="00B243DE">
            <w:pPr>
              <w:pStyle w:val="TTableText"/>
              <w:rPr>
                <w:rFonts w:eastAsia="Arial"/>
              </w:rPr>
            </w:pPr>
            <w:r w:rsidRPr="00650AAC">
              <w:rPr>
                <w:rFonts w:eastAsia="Arial"/>
              </w:rPr>
              <w:t>No</w:t>
            </w:r>
            <w:r w:rsidRPr="00650AAC">
              <w:rPr>
                <w:lang w:eastAsia="en-GB" w:bidi="ar-SA"/>
              </w:rPr>
              <w:t> </w:t>
            </w:r>
          </w:p>
        </w:tc>
      </w:tr>
    </w:tbl>
    <w:p w14:paraId="51A9AB65" w14:textId="77777777" w:rsidR="00DA0187" w:rsidRDefault="00DA0187" w:rsidP="00DA0187">
      <w:pPr>
        <w:pStyle w:val="ParaNumbered"/>
        <w:numPr>
          <w:ilvl w:val="0"/>
          <w:numId w:val="0"/>
        </w:numPr>
        <w:ind w:left="720"/>
      </w:pPr>
    </w:p>
    <w:p w14:paraId="68AF06E0" w14:textId="77777777" w:rsidR="003F66EC" w:rsidRDefault="003F66EC">
      <w:pPr>
        <w:spacing w:after="0" w:line="240" w:lineRule="auto"/>
      </w:pPr>
      <w:r>
        <w:br w:type="page"/>
      </w:r>
    </w:p>
    <w:p w14:paraId="14D0638F" w14:textId="77777777" w:rsidR="00DA0187" w:rsidRDefault="00DA0187" w:rsidP="00073F3D">
      <w:pPr>
        <w:pStyle w:val="Heading1"/>
      </w:pPr>
      <w:bookmarkStart w:id="108" w:name="_Toc132714663"/>
      <w:bookmarkStart w:id="109" w:name="_Toc135660063"/>
      <w:r>
        <w:t>Annex B - Hansard References</w:t>
      </w:r>
      <w:bookmarkEnd w:id="108"/>
      <w:bookmarkEnd w:id="109"/>
    </w:p>
    <w:p w14:paraId="19883101" w14:textId="77777777" w:rsidR="00DA0187" w:rsidRDefault="00DA0187" w:rsidP="00073F3D">
      <w:pPr>
        <w:pStyle w:val="ParaNumbered"/>
      </w:pPr>
      <w:r w:rsidRPr="009A6051">
        <w:t xml:space="preserve">The following table sets out the dates and Hansard references for each stage of the Act's passage through </w:t>
      </w:r>
      <w:r w:rsidRPr="00073F3D">
        <w:t>Parliament</w:t>
      </w:r>
      <w:r>
        <w:t>.</w:t>
      </w:r>
    </w:p>
    <w:tbl>
      <w:tblPr>
        <w:tblStyle w:val="ENGeneralTable"/>
        <w:tblW w:w="9209" w:type="dxa"/>
        <w:tblLayout w:type="fixed"/>
        <w:tblLook w:val="0000" w:firstRow="0" w:lastRow="0" w:firstColumn="0" w:lastColumn="0" w:noHBand="0" w:noVBand="0"/>
      </w:tblPr>
      <w:tblGrid>
        <w:gridCol w:w="2263"/>
        <w:gridCol w:w="2126"/>
        <w:gridCol w:w="4820"/>
      </w:tblGrid>
      <w:tr w:rsidR="00DA0187" w14:paraId="34780BB8" w14:textId="77777777" w:rsidTr="00283619">
        <w:tc>
          <w:tcPr>
            <w:tcW w:w="2263" w:type="dxa"/>
          </w:tcPr>
          <w:p w14:paraId="18CCB4DA" w14:textId="77777777" w:rsidR="00DA0187" w:rsidRPr="00A500E9" w:rsidRDefault="00DA0187" w:rsidP="00F22B27">
            <w:pPr>
              <w:widowControl w:val="0"/>
              <w:pBdr>
                <w:top w:val="nil"/>
                <w:left w:val="nil"/>
                <w:bottom w:val="nil"/>
                <w:right w:val="nil"/>
                <w:between w:val="nil"/>
              </w:pBdr>
              <w:spacing w:after="120" w:line="288" w:lineRule="auto"/>
              <w:rPr>
                <w:rStyle w:val="TTableHeadings"/>
                <w:rFonts w:eastAsia="Arial"/>
              </w:rPr>
            </w:pPr>
            <w:r w:rsidRPr="00A500E9">
              <w:rPr>
                <w:rStyle w:val="TTableHeadings"/>
                <w:rFonts w:eastAsia="Arial"/>
              </w:rPr>
              <w:t>Stage</w:t>
            </w:r>
          </w:p>
        </w:tc>
        <w:tc>
          <w:tcPr>
            <w:tcW w:w="2126" w:type="dxa"/>
          </w:tcPr>
          <w:p w14:paraId="0042DF99" w14:textId="77777777" w:rsidR="00DA0187" w:rsidRPr="00A500E9" w:rsidRDefault="00DA0187" w:rsidP="00F22B27">
            <w:pPr>
              <w:widowControl w:val="0"/>
              <w:pBdr>
                <w:top w:val="nil"/>
                <w:left w:val="nil"/>
                <w:bottom w:val="nil"/>
                <w:right w:val="nil"/>
                <w:between w:val="nil"/>
              </w:pBdr>
              <w:spacing w:after="120" w:line="288" w:lineRule="auto"/>
              <w:rPr>
                <w:rStyle w:val="TTableHeadings"/>
                <w:rFonts w:eastAsia="Arial"/>
              </w:rPr>
            </w:pPr>
            <w:r w:rsidRPr="00A500E9">
              <w:rPr>
                <w:rStyle w:val="TTableHeadings"/>
                <w:rFonts w:eastAsia="Arial"/>
              </w:rPr>
              <w:t>Date</w:t>
            </w:r>
          </w:p>
        </w:tc>
        <w:tc>
          <w:tcPr>
            <w:tcW w:w="4820" w:type="dxa"/>
          </w:tcPr>
          <w:p w14:paraId="2088A03D" w14:textId="77777777" w:rsidR="00DA0187" w:rsidRPr="00A500E9" w:rsidRDefault="00DA0187" w:rsidP="00F22B27">
            <w:pPr>
              <w:widowControl w:val="0"/>
              <w:pBdr>
                <w:top w:val="nil"/>
                <w:left w:val="nil"/>
                <w:bottom w:val="nil"/>
                <w:right w:val="nil"/>
                <w:between w:val="nil"/>
              </w:pBdr>
              <w:spacing w:after="120" w:line="288" w:lineRule="auto"/>
              <w:rPr>
                <w:rStyle w:val="TTableHeadings"/>
                <w:rFonts w:eastAsia="Arial"/>
              </w:rPr>
            </w:pPr>
            <w:r w:rsidRPr="00A500E9">
              <w:rPr>
                <w:rStyle w:val="TTableHeadings"/>
                <w:rFonts w:eastAsia="Arial"/>
              </w:rPr>
              <w:t>Hansard Reference</w:t>
            </w:r>
          </w:p>
        </w:tc>
      </w:tr>
      <w:tr w:rsidR="00DA0187" w14:paraId="7F5514B8" w14:textId="77777777" w:rsidTr="00283619">
        <w:tc>
          <w:tcPr>
            <w:tcW w:w="9209" w:type="dxa"/>
            <w:gridSpan w:val="3"/>
          </w:tcPr>
          <w:p w14:paraId="7C66659C" w14:textId="77777777" w:rsidR="00DA0187" w:rsidRPr="008C6A6C" w:rsidRDefault="00DA0187" w:rsidP="008C6A6C">
            <w:pPr>
              <w:pStyle w:val="TTableText"/>
              <w:rPr>
                <w:rFonts w:eastAsia="Arial"/>
                <w:i/>
                <w:iCs/>
              </w:rPr>
            </w:pPr>
            <w:r w:rsidRPr="008C6A6C">
              <w:rPr>
                <w:rFonts w:eastAsia="Arial"/>
                <w:i/>
                <w:iCs/>
              </w:rPr>
              <w:t>House of Commons</w:t>
            </w:r>
          </w:p>
        </w:tc>
      </w:tr>
      <w:tr w:rsidR="00DA0187" w14:paraId="686E988E" w14:textId="77777777" w:rsidTr="00283619">
        <w:tc>
          <w:tcPr>
            <w:tcW w:w="2263" w:type="dxa"/>
          </w:tcPr>
          <w:p w14:paraId="7E08CB34" w14:textId="77777777" w:rsidR="00DA0187" w:rsidRDefault="00DA0187" w:rsidP="00A500E9">
            <w:pPr>
              <w:pStyle w:val="TTableText"/>
              <w:rPr>
                <w:rFonts w:eastAsia="Arial"/>
              </w:rPr>
            </w:pPr>
            <w:r>
              <w:rPr>
                <w:rFonts w:eastAsia="Arial"/>
              </w:rPr>
              <w:t>Introduction</w:t>
            </w:r>
          </w:p>
        </w:tc>
        <w:tc>
          <w:tcPr>
            <w:tcW w:w="2126" w:type="dxa"/>
          </w:tcPr>
          <w:p w14:paraId="32688D8A" w14:textId="77777777" w:rsidR="00DA0187" w:rsidRDefault="00DA0187" w:rsidP="00A500E9">
            <w:pPr>
              <w:pStyle w:val="TTableText"/>
              <w:rPr>
                <w:rFonts w:eastAsia="Arial"/>
              </w:rPr>
            </w:pPr>
            <w:r>
              <w:rPr>
                <w:rFonts w:eastAsia="Arial"/>
              </w:rPr>
              <w:t>12 May 2021</w:t>
            </w:r>
          </w:p>
        </w:tc>
        <w:tc>
          <w:tcPr>
            <w:tcW w:w="4820" w:type="dxa"/>
          </w:tcPr>
          <w:p w14:paraId="700AC684" w14:textId="77777777" w:rsidR="00DA0187" w:rsidRDefault="001D4DA9" w:rsidP="00A500E9">
            <w:pPr>
              <w:pStyle w:val="TTableText"/>
              <w:rPr>
                <w:rFonts w:eastAsia="Arial"/>
              </w:rPr>
            </w:pPr>
            <w:hyperlink r:id="rId10" w:history="1">
              <w:r w:rsidR="00DA0187" w:rsidRPr="007C4878">
                <w:rPr>
                  <w:rStyle w:val="Hyperlink"/>
                  <w:rFonts w:cs="Arial"/>
                  <w:szCs w:val="16"/>
                </w:rPr>
                <w:t>Vol. 695 Col. 163</w:t>
              </w:r>
            </w:hyperlink>
          </w:p>
        </w:tc>
      </w:tr>
      <w:tr w:rsidR="00DA0187" w14:paraId="4CDA8E57" w14:textId="77777777" w:rsidTr="00283619">
        <w:tc>
          <w:tcPr>
            <w:tcW w:w="2263" w:type="dxa"/>
          </w:tcPr>
          <w:p w14:paraId="75DF8149" w14:textId="77777777" w:rsidR="00DA0187" w:rsidRDefault="00DA0187" w:rsidP="00A500E9">
            <w:pPr>
              <w:pStyle w:val="TTableText"/>
              <w:rPr>
                <w:rFonts w:eastAsia="Arial"/>
              </w:rPr>
            </w:pPr>
            <w:r>
              <w:rPr>
                <w:rFonts w:eastAsia="Arial"/>
              </w:rPr>
              <w:t>Second Reading</w:t>
            </w:r>
          </w:p>
        </w:tc>
        <w:tc>
          <w:tcPr>
            <w:tcW w:w="2126" w:type="dxa"/>
          </w:tcPr>
          <w:p w14:paraId="1A6FB779" w14:textId="77777777" w:rsidR="00DA0187" w:rsidRDefault="00DA0187" w:rsidP="00A500E9">
            <w:pPr>
              <w:pStyle w:val="TTableText"/>
              <w:rPr>
                <w:rFonts w:eastAsia="Arial"/>
              </w:rPr>
            </w:pPr>
            <w:r>
              <w:rPr>
                <w:rFonts w:eastAsia="Arial"/>
              </w:rPr>
              <w:t>12 July 2021</w:t>
            </w:r>
          </w:p>
        </w:tc>
        <w:tc>
          <w:tcPr>
            <w:tcW w:w="4820" w:type="dxa"/>
          </w:tcPr>
          <w:p w14:paraId="4ADE4A70" w14:textId="77777777" w:rsidR="00DA0187" w:rsidRDefault="001D4DA9" w:rsidP="00A500E9">
            <w:pPr>
              <w:pStyle w:val="TTableText"/>
              <w:rPr>
                <w:rFonts w:eastAsia="Arial"/>
              </w:rPr>
            </w:pPr>
            <w:hyperlink r:id="rId11" w:history="1">
              <w:r w:rsidR="00DA0187" w:rsidRPr="00186CF7">
                <w:rPr>
                  <w:rStyle w:val="Hyperlink"/>
                  <w:rFonts w:cs="Arial"/>
                  <w:szCs w:val="16"/>
                </w:rPr>
                <w:t>Vol. 699 Col. 46</w:t>
              </w:r>
            </w:hyperlink>
          </w:p>
        </w:tc>
      </w:tr>
      <w:tr w:rsidR="00DA0187" w14:paraId="6414E699" w14:textId="77777777" w:rsidTr="00283619">
        <w:tc>
          <w:tcPr>
            <w:tcW w:w="2263" w:type="dxa"/>
            <w:vMerge w:val="restart"/>
          </w:tcPr>
          <w:p w14:paraId="77938FC5" w14:textId="77777777" w:rsidR="00DA0187" w:rsidRDefault="00DA0187" w:rsidP="00A500E9">
            <w:pPr>
              <w:pStyle w:val="TTableText"/>
              <w:rPr>
                <w:rFonts w:eastAsia="Arial"/>
              </w:rPr>
            </w:pPr>
            <w:r>
              <w:rPr>
                <w:rFonts w:eastAsia="Arial"/>
              </w:rPr>
              <w:t>Public Bill Committee</w:t>
            </w:r>
          </w:p>
        </w:tc>
        <w:tc>
          <w:tcPr>
            <w:tcW w:w="2126" w:type="dxa"/>
          </w:tcPr>
          <w:p w14:paraId="72FF758B" w14:textId="77777777" w:rsidR="00DA0187" w:rsidRDefault="00DA0187" w:rsidP="00A500E9">
            <w:pPr>
              <w:pStyle w:val="TTableText"/>
              <w:rPr>
                <w:rFonts w:eastAsia="Arial"/>
              </w:rPr>
            </w:pPr>
            <w:r>
              <w:rPr>
                <w:rFonts w:eastAsia="Arial"/>
              </w:rPr>
              <w:t>7 September 2021</w:t>
            </w:r>
          </w:p>
        </w:tc>
        <w:tc>
          <w:tcPr>
            <w:tcW w:w="4820" w:type="dxa"/>
          </w:tcPr>
          <w:p w14:paraId="4D4D54CC" w14:textId="77777777" w:rsidR="00DA0187" w:rsidRPr="00604987" w:rsidRDefault="001D4DA9" w:rsidP="00A500E9">
            <w:pPr>
              <w:pStyle w:val="TTableText"/>
              <w:rPr>
                <w:rFonts w:eastAsia="Arial"/>
              </w:rPr>
            </w:pPr>
            <w:hyperlink r:id="rId12" w:history="1">
              <w:r w:rsidR="00DA0187" w:rsidRPr="007C4878">
                <w:rPr>
                  <w:rStyle w:val="Hyperlink"/>
                  <w:rFonts w:cs="Arial"/>
                  <w:szCs w:val="16"/>
                </w:rPr>
                <w:t>First Sitting: Col. 1-34</w:t>
              </w:r>
            </w:hyperlink>
          </w:p>
          <w:p w14:paraId="2ABB0754" w14:textId="77777777" w:rsidR="00DA0187" w:rsidRDefault="001D4DA9" w:rsidP="00A500E9">
            <w:pPr>
              <w:pStyle w:val="TTableText"/>
              <w:rPr>
                <w:rFonts w:eastAsia="Arial"/>
              </w:rPr>
            </w:pPr>
            <w:hyperlink r:id="rId13" w:history="1">
              <w:r w:rsidR="00DA0187" w:rsidRPr="007C4878">
                <w:rPr>
                  <w:rStyle w:val="Hyperlink"/>
                  <w:rFonts w:cs="Arial"/>
                  <w:szCs w:val="16"/>
                </w:rPr>
                <w:t>Second Sitting: Col. 35-86</w:t>
              </w:r>
            </w:hyperlink>
          </w:p>
        </w:tc>
      </w:tr>
      <w:tr w:rsidR="00DA0187" w14:paraId="0993172C" w14:textId="77777777" w:rsidTr="00283619">
        <w:tc>
          <w:tcPr>
            <w:tcW w:w="2263" w:type="dxa"/>
            <w:vMerge/>
          </w:tcPr>
          <w:p w14:paraId="10DF678F" w14:textId="77777777" w:rsidR="00DA0187" w:rsidRDefault="00DA0187" w:rsidP="00A500E9">
            <w:pPr>
              <w:pStyle w:val="TTableText"/>
              <w:rPr>
                <w:rFonts w:eastAsia="Arial"/>
              </w:rPr>
            </w:pPr>
          </w:p>
        </w:tc>
        <w:tc>
          <w:tcPr>
            <w:tcW w:w="2126" w:type="dxa"/>
          </w:tcPr>
          <w:p w14:paraId="6594829B" w14:textId="77777777" w:rsidR="00DA0187" w:rsidDel="002D6E9F" w:rsidRDefault="00DA0187" w:rsidP="00A500E9">
            <w:pPr>
              <w:pStyle w:val="TTableText"/>
              <w:rPr>
                <w:rFonts w:eastAsia="Arial"/>
              </w:rPr>
            </w:pPr>
            <w:r>
              <w:rPr>
                <w:rFonts w:eastAsia="Arial"/>
              </w:rPr>
              <w:t>13 September 2021</w:t>
            </w:r>
          </w:p>
        </w:tc>
        <w:tc>
          <w:tcPr>
            <w:tcW w:w="4820" w:type="dxa"/>
          </w:tcPr>
          <w:p w14:paraId="0D637437" w14:textId="77777777" w:rsidR="00DA0187" w:rsidRPr="007C4878" w:rsidRDefault="001D4DA9" w:rsidP="00A500E9">
            <w:pPr>
              <w:pStyle w:val="TTableText"/>
            </w:pPr>
            <w:hyperlink r:id="rId14" w:history="1">
              <w:r w:rsidR="00DA0187" w:rsidRPr="007C4878">
                <w:rPr>
                  <w:rStyle w:val="Hyperlink"/>
                  <w:rFonts w:cs="Arial"/>
                  <w:szCs w:val="16"/>
                </w:rPr>
                <w:t>Third Sitting: Col. 87-116</w:t>
              </w:r>
            </w:hyperlink>
          </w:p>
          <w:p w14:paraId="3B6E17C8" w14:textId="77777777" w:rsidR="00DA0187" w:rsidRDefault="001D4DA9" w:rsidP="00A500E9">
            <w:pPr>
              <w:pStyle w:val="TTableText"/>
              <w:rPr>
                <w:rFonts w:eastAsia="Arial"/>
              </w:rPr>
            </w:pPr>
            <w:hyperlink r:id="rId15" w:history="1">
              <w:r w:rsidR="00DA0187" w:rsidRPr="007C4878">
                <w:rPr>
                  <w:rStyle w:val="Hyperlink"/>
                  <w:rFonts w:cs="Arial"/>
                  <w:szCs w:val="16"/>
                </w:rPr>
                <w:t>Fourth Sitting: Col. 117-142</w:t>
              </w:r>
            </w:hyperlink>
          </w:p>
        </w:tc>
      </w:tr>
      <w:tr w:rsidR="00DA0187" w14:paraId="2294DF5A" w14:textId="77777777" w:rsidTr="00283619">
        <w:tc>
          <w:tcPr>
            <w:tcW w:w="2263" w:type="dxa"/>
            <w:vMerge/>
          </w:tcPr>
          <w:p w14:paraId="6AEC9958" w14:textId="77777777" w:rsidR="00DA0187" w:rsidRDefault="00DA0187" w:rsidP="00A500E9">
            <w:pPr>
              <w:pStyle w:val="TTableText"/>
              <w:rPr>
                <w:rFonts w:eastAsia="Arial"/>
              </w:rPr>
            </w:pPr>
          </w:p>
        </w:tc>
        <w:tc>
          <w:tcPr>
            <w:tcW w:w="2126" w:type="dxa"/>
          </w:tcPr>
          <w:p w14:paraId="11C3C52D" w14:textId="77777777" w:rsidR="00DA0187" w:rsidDel="002D6E9F" w:rsidRDefault="00DA0187" w:rsidP="00A500E9">
            <w:pPr>
              <w:pStyle w:val="TTableText"/>
              <w:rPr>
                <w:rFonts w:eastAsia="Arial"/>
              </w:rPr>
            </w:pPr>
            <w:r>
              <w:rPr>
                <w:rFonts w:eastAsia="Arial"/>
              </w:rPr>
              <w:t>15 September 2021</w:t>
            </w:r>
          </w:p>
        </w:tc>
        <w:tc>
          <w:tcPr>
            <w:tcW w:w="4820" w:type="dxa"/>
          </w:tcPr>
          <w:p w14:paraId="1E6FFABC" w14:textId="77777777" w:rsidR="00DA0187" w:rsidRPr="007C4878" w:rsidRDefault="001D4DA9" w:rsidP="00A500E9">
            <w:pPr>
              <w:pStyle w:val="TTableText"/>
            </w:pPr>
            <w:hyperlink r:id="rId16" w:history="1">
              <w:r w:rsidR="00DA0187" w:rsidRPr="007C4878">
                <w:rPr>
                  <w:rStyle w:val="Hyperlink"/>
                  <w:rFonts w:cs="Arial"/>
                  <w:szCs w:val="16"/>
                </w:rPr>
                <w:t>Fifth Sitting: Col. 143-172</w:t>
              </w:r>
            </w:hyperlink>
          </w:p>
          <w:p w14:paraId="48F2B84B" w14:textId="77777777" w:rsidR="00DA0187" w:rsidRDefault="001D4DA9" w:rsidP="00A500E9">
            <w:pPr>
              <w:pStyle w:val="TTableText"/>
              <w:rPr>
                <w:rFonts w:eastAsia="Arial"/>
              </w:rPr>
            </w:pPr>
            <w:hyperlink r:id="rId17" w:history="1">
              <w:r w:rsidR="00DA0187" w:rsidRPr="007C4878">
                <w:rPr>
                  <w:rStyle w:val="Hyperlink"/>
                  <w:rFonts w:cs="Arial"/>
                  <w:szCs w:val="16"/>
                </w:rPr>
                <w:t>Sixth Sitting: Col. 173-214</w:t>
              </w:r>
            </w:hyperlink>
          </w:p>
        </w:tc>
      </w:tr>
      <w:tr w:rsidR="00DA0187" w14:paraId="73E29204" w14:textId="77777777" w:rsidTr="00283619">
        <w:tc>
          <w:tcPr>
            <w:tcW w:w="2263" w:type="dxa"/>
            <w:vMerge/>
          </w:tcPr>
          <w:p w14:paraId="44494BD3" w14:textId="77777777" w:rsidR="00DA0187" w:rsidRDefault="00DA0187" w:rsidP="00A500E9">
            <w:pPr>
              <w:pStyle w:val="TTableText"/>
              <w:rPr>
                <w:rFonts w:eastAsia="Arial"/>
              </w:rPr>
            </w:pPr>
          </w:p>
        </w:tc>
        <w:tc>
          <w:tcPr>
            <w:tcW w:w="2126" w:type="dxa"/>
          </w:tcPr>
          <w:p w14:paraId="4AEEA61C" w14:textId="77777777" w:rsidR="00DA0187" w:rsidDel="002D6E9F" w:rsidRDefault="00DA0187" w:rsidP="00A500E9">
            <w:pPr>
              <w:pStyle w:val="TTableText"/>
              <w:rPr>
                <w:rFonts w:eastAsia="Arial"/>
              </w:rPr>
            </w:pPr>
            <w:r>
              <w:rPr>
                <w:rFonts w:eastAsia="Arial"/>
              </w:rPr>
              <w:t>16 September 2021</w:t>
            </w:r>
          </w:p>
        </w:tc>
        <w:tc>
          <w:tcPr>
            <w:tcW w:w="4820" w:type="dxa"/>
          </w:tcPr>
          <w:p w14:paraId="40674C73" w14:textId="77777777" w:rsidR="00DA0187" w:rsidRPr="007C4878" w:rsidRDefault="001D4DA9" w:rsidP="00A500E9">
            <w:pPr>
              <w:pStyle w:val="TTableText"/>
            </w:pPr>
            <w:hyperlink r:id="rId18" w:history="1">
              <w:r w:rsidR="00DA0187" w:rsidRPr="007C4878">
                <w:rPr>
                  <w:rStyle w:val="Hyperlink"/>
                  <w:rFonts w:cs="Arial"/>
                  <w:szCs w:val="16"/>
                </w:rPr>
                <w:t>Seventh Sitting: Col. 215-238</w:t>
              </w:r>
            </w:hyperlink>
          </w:p>
          <w:p w14:paraId="55ECAE2B" w14:textId="77777777" w:rsidR="00DA0187" w:rsidRDefault="001D4DA9" w:rsidP="00A500E9">
            <w:pPr>
              <w:pStyle w:val="TTableText"/>
              <w:rPr>
                <w:rFonts w:eastAsia="Arial"/>
              </w:rPr>
            </w:pPr>
            <w:hyperlink r:id="rId19" w:history="1">
              <w:r w:rsidR="00DA0187" w:rsidRPr="007C4878">
                <w:rPr>
                  <w:rStyle w:val="Hyperlink"/>
                  <w:rFonts w:cs="Arial"/>
                  <w:szCs w:val="16"/>
                </w:rPr>
                <w:t>Eighth Sitting: Col. 239-268</w:t>
              </w:r>
            </w:hyperlink>
          </w:p>
        </w:tc>
      </w:tr>
      <w:tr w:rsidR="00DA0187" w14:paraId="74E889C5" w14:textId="77777777" w:rsidTr="00283619">
        <w:tc>
          <w:tcPr>
            <w:tcW w:w="2263" w:type="dxa"/>
            <w:vMerge/>
          </w:tcPr>
          <w:p w14:paraId="5608A0F5" w14:textId="77777777" w:rsidR="00DA0187" w:rsidRDefault="00DA0187" w:rsidP="00A500E9">
            <w:pPr>
              <w:pStyle w:val="TTableText"/>
              <w:rPr>
                <w:rFonts w:eastAsia="Arial"/>
              </w:rPr>
            </w:pPr>
          </w:p>
        </w:tc>
        <w:tc>
          <w:tcPr>
            <w:tcW w:w="2126" w:type="dxa"/>
          </w:tcPr>
          <w:p w14:paraId="2413BA70" w14:textId="77777777" w:rsidR="00DA0187" w:rsidDel="002D6E9F" w:rsidRDefault="00DA0187" w:rsidP="00A500E9">
            <w:pPr>
              <w:pStyle w:val="TTableText"/>
              <w:rPr>
                <w:rFonts w:eastAsia="Arial"/>
              </w:rPr>
            </w:pPr>
            <w:r>
              <w:rPr>
                <w:rFonts w:eastAsia="Arial"/>
              </w:rPr>
              <w:t>20 September 2021</w:t>
            </w:r>
          </w:p>
        </w:tc>
        <w:tc>
          <w:tcPr>
            <w:tcW w:w="4820" w:type="dxa"/>
          </w:tcPr>
          <w:p w14:paraId="23E40F97" w14:textId="77777777" w:rsidR="00DA0187" w:rsidRPr="007C4878" w:rsidRDefault="001D4DA9" w:rsidP="00A500E9">
            <w:pPr>
              <w:pStyle w:val="TTableText"/>
            </w:pPr>
            <w:hyperlink r:id="rId20" w:history="1">
              <w:r w:rsidR="00DA0187" w:rsidRPr="007C4878">
                <w:rPr>
                  <w:rStyle w:val="Hyperlink"/>
                  <w:rFonts w:cs="Arial"/>
                  <w:szCs w:val="16"/>
                </w:rPr>
                <w:t>Ninth Sitting: Col. 269-296</w:t>
              </w:r>
            </w:hyperlink>
          </w:p>
          <w:p w14:paraId="7F36D078" w14:textId="77777777" w:rsidR="00DA0187" w:rsidRDefault="001D4DA9" w:rsidP="00A500E9">
            <w:pPr>
              <w:pStyle w:val="TTableText"/>
              <w:rPr>
                <w:rFonts w:eastAsia="Arial"/>
              </w:rPr>
            </w:pPr>
            <w:hyperlink r:id="rId21" w:history="1">
              <w:r w:rsidR="00DA0187" w:rsidRPr="007C4878">
                <w:rPr>
                  <w:rStyle w:val="Hyperlink"/>
                  <w:rFonts w:cs="Arial"/>
                  <w:szCs w:val="16"/>
                </w:rPr>
                <w:t>Tenth Sitting: Col. 297-324</w:t>
              </w:r>
            </w:hyperlink>
          </w:p>
        </w:tc>
      </w:tr>
      <w:tr w:rsidR="00DA0187" w14:paraId="10803256" w14:textId="77777777" w:rsidTr="00283619">
        <w:tc>
          <w:tcPr>
            <w:tcW w:w="2263" w:type="dxa"/>
            <w:vMerge/>
          </w:tcPr>
          <w:p w14:paraId="17FA4647" w14:textId="77777777" w:rsidR="00DA0187" w:rsidRDefault="00DA0187" w:rsidP="00A500E9">
            <w:pPr>
              <w:pStyle w:val="TTableText"/>
              <w:rPr>
                <w:rFonts w:eastAsia="Arial"/>
              </w:rPr>
            </w:pPr>
          </w:p>
        </w:tc>
        <w:tc>
          <w:tcPr>
            <w:tcW w:w="2126" w:type="dxa"/>
          </w:tcPr>
          <w:p w14:paraId="7766C112" w14:textId="77777777" w:rsidR="00DA0187" w:rsidDel="002D6E9F" w:rsidRDefault="00DA0187" w:rsidP="00A500E9">
            <w:pPr>
              <w:pStyle w:val="TTableText"/>
              <w:rPr>
                <w:rFonts w:eastAsia="Arial"/>
              </w:rPr>
            </w:pPr>
            <w:r>
              <w:rPr>
                <w:rFonts w:eastAsia="Arial"/>
              </w:rPr>
              <w:t>22 September 2021</w:t>
            </w:r>
          </w:p>
        </w:tc>
        <w:tc>
          <w:tcPr>
            <w:tcW w:w="4820" w:type="dxa"/>
          </w:tcPr>
          <w:p w14:paraId="3C09C0FB" w14:textId="77777777" w:rsidR="00DA0187" w:rsidRPr="007C4878" w:rsidRDefault="001D4DA9" w:rsidP="00A500E9">
            <w:pPr>
              <w:pStyle w:val="TTableText"/>
            </w:pPr>
            <w:hyperlink r:id="rId22" w:history="1">
              <w:r w:rsidR="00DA0187" w:rsidRPr="007C4878">
                <w:rPr>
                  <w:rStyle w:val="Hyperlink"/>
                  <w:rFonts w:cs="Arial"/>
                  <w:szCs w:val="16"/>
                </w:rPr>
                <w:t>Eleventh Sitting: Col. 325-358</w:t>
              </w:r>
            </w:hyperlink>
          </w:p>
          <w:p w14:paraId="5D3D3752" w14:textId="77777777" w:rsidR="00DA0187" w:rsidRDefault="001D4DA9" w:rsidP="00A500E9">
            <w:pPr>
              <w:pStyle w:val="TTableText"/>
              <w:rPr>
                <w:rFonts w:eastAsia="Arial"/>
              </w:rPr>
            </w:pPr>
            <w:hyperlink r:id="rId23" w:history="1">
              <w:r w:rsidR="00DA0187" w:rsidRPr="007C4878">
                <w:rPr>
                  <w:rStyle w:val="Hyperlink"/>
                  <w:rFonts w:cs="Arial"/>
                  <w:szCs w:val="16"/>
                </w:rPr>
                <w:t>Twelfth Sitting: Col. 359-398</w:t>
              </w:r>
            </w:hyperlink>
          </w:p>
        </w:tc>
      </w:tr>
      <w:tr w:rsidR="00DA0187" w14:paraId="311D5930" w14:textId="77777777" w:rsidTr="00283619">
        <w:tc>
          <w:tcPr>
            <w:tcW w:w="2263" w:type="dxa"/>
          </w:tcPr>
          <w:p w14:paraId="2117D626" w14:textId="77777777" w:rsidR="00DA0187" w:rsidRDefault="00DA0187" w:rsidP="00A500E9">
            <w:pPr>
              <w:pStyle w:val="TTableText"/>
              <w:rPr>
                <w:rFonts w:eastAsia="Arial"/>
              </w:rPr>
            </w:pPr>
            <w:r>
              <w:rPr>
                <w:rFonts w:eastAsia="Arial"/>
              </w:rPr>
              <w:t>Carry-over motion</w:t>
            </w:r>
          </w:p>
        </w:tc>
        <w:tc>
          <w:tcPr>
            <w:tcW w:w="2126" w:type="dxa"/>
          </w:tcPr>
          <w:p w14:paraId="2A7F3F88" w14:textId="77777777" w:rsidR="00DA0187" w:rsidRDefault="00DA0187" w:rsidP="00A500E9">
            <w:pPr>
              <w:pStyle w:val="TTableText"/>
              <w:rPr>
                <w:rFonts w:eastAsia="Arial"/>
              </w:rPr>
            </w:pPr>
            <w:r>
              <w:rPr>
                <w:rFonts w:eastAsia="Arial"/>
              </w:rPr>
              <w:t>25 April 2022</w:t>
            </w:r>
          </w:p>
        </w:tc>
        <w:tc>
          <w:tcPr>
            <w:tcW w:w="4820" w:type="dxa"/>
          </w:tcPr>
          <w:p w14:paraId="6EB50212" w14:textId="77777777" w:rsidR="00DA0187" w:rsidRDefault="001D4DA9" w:rsidP="00A500E9">
            <w:pPr>
              <w:pStyle w:val="TTableText"/>
              <w:rPr>
                <w:rFonts w:eastAsia="Arial"/>
              </w:rPr>
            </w:pPr>
            <w:hyperlink r:id="rId24" w:history="1">
              <w:r w:rsidR="00DA0187">
                <w:rPr>
                  <w:rStyle w:val="Hyperlink"/>
                  <w:rFonts w:cs="Arial"/>
                  <w:szCs w:val="16"/>
                </w:rPr>
                <w:t>Vol. 712 Col. 549</w:t>
              </w:r>
            </w:hyperlink>
          </w:p>
        </w:tc>
      </w:tr>
      <w:tr w:rsidR="00DA0187" w14:paraId="1B7794EA" w14:textId="77777777" w:rsidTr="00283619">
        <w:tc>
          <w:tcPr>
            <w:tcW w:w="2263" w:type="dxa"/>
          </w:tcPr>
          <w:p w14:paraId="4DF34899" w14:textId="77777777" w:rsidR="00DA0187" w:rsidRDefault="00DA0187" w:rsidP="00A500E9">
            <w:pPr>
              <w:pStyle w:val="TTableText"/>
              <w:rPr>
                <w:rFonts w:eastAsia="Arial"/>
              </w:rPr>
            </w:pPr>
            <w:r>
              <w:rPr>
                <w:rFonts w:eastAsia="Arial"/>
              </w:rPr>
              <w:t>Introduction</w:t>
            </w:r>
          </w:p>
        </w:tc>
        <w:tc>
          <w:tcPr>
            <w:tcW w:w="2126" w:type="dxa"/>
          </w:tcPr>
          <w:p w14:paraId="0934FE56" w14:textId="77777777" w:rsidR="00DA0187" w:rsidDel="003C0E16" w:rsidRDefault="00DA0187" w:rsidP="00A500E9">
            <w:pPr>
              <w:pStyle w:val="TTableText"/>
              <w:rPr>
                <w:rFonts w:eastAsia="Arial"/>
              </w:rPr>
            </w:pPr>
            <w:r>
              <w:rPr>
                <w:rFonts w:eastAsia="Arial"/>
              </w:rPr>
              <w:t>11 May 2022</w:t>
            </w:r>
          </w:p>
        </w:tc>
        <w:tc>
          <w:tcPr>
            <w:tcW w:w="4820" w:type="dxa"/>
          </w:tcPr>
          <w:p w14:paraId="510DDA2B" w14:textId="77777777" w:rsidR="00DA0187" w:rsidRDefault="001D4DA9" w:rsidP="00A500E9">
            <w:pPr>
              <w:pStyle w:val="TTableText"/>
              <w:rPr>
                <w:rFonts w:eastAsia="Arial"/>
              </w:rPr>
            </w:pPr>
            <w:hyperlink r:id="rId25" w:history="1">
              <w:r w:rsidR="00DA0187" w:rsidRPr="007C4878">
                <w:rPr>
                  <w:rStyle w:val="Hyperlink"/>
                  <w:rFonts w:cs="Arial"/>
                  <w:szCs w:val="16"/>
                </w:rPr>
                <w:t>Vol. 714 Col. 147</w:t>
              </w:r>
            </w:hyperlink>
          </w:p>
        </w:tc>
      </w:tr>
      <w:tr w:rsidR="00DA0187" w14:paraId="34C38888" w14:textId="77777777" w:rsidTr="00283619">
        <w:tc>
          <w:tcPr>
            <w:tcW w:w="2263" w:type="dxa"/>
          </w:tcPr>
          <w:p w14:paraId="5598A10F" w14:textId="77777777" w:rsidR="00DA0187" w:rsidRDefault="00DA0187" w:rsidP="00A500E9">
            <w:pPr>
              <w:pStyle w:val="TTableText"/>
              <w:rPr>
                <w:rFonts w:eastAsia="Arial"/>
              </w:rPr>
            </w:pPr>
            <w:r>
              <w:rPr>
                <w:rFonts w:eastAsia="Arial"/>
              </w:rPr>
              <w:t>Second Reading</w:t>
            </w:r>
          </w:p>
        </w:tc>
        <w:tc>
          <w:tcPr>
            <w:tcW w:w="2126" w:type="dxa"/>
          </w:tcPr>
          <w:p w14:paraId="5B67A44C" w14:textId="77777777" w:rsidR="00DA0187" w:rsidDel="003C0E16" w:rsidRDefault="00DA0187" w:rsidP="00A500E9">
            <w:pPr>
              <w:pStyle w:val="TTableText"/>
              <w:rPr>
                <w:rFonts w:eastAsia="Arial"/>
              </w:rPr>
            </w:pPr>
            <w:r>
              <w:rPr>
                <w:rFonts w:eastAsia="Arial"/>
              </w:rPr>
              <w:t>11 May 2022</w:t>
            </w:r>
          </w:p>
        </w:tc>
        <w:tc>
          <w:tcPr>
            <w:tcW w:w="4820" w:type="dxa"/>
          </w:tcPr>
          <w:p w14:paraId="3216EE5F" w14:textId="77777777" w:rsidR="00DA0187" w:rsidRDefault="001D4DA9" w:rsidP="00A500E9">
            <w:pPr>
              <w:pStyle w:val="TTableText"/>
              <w:rPr>
                <w:rFonts w:eastAsia="Arial"/>
              </w:rPr>
            </w:pPr>
            <w:hyperlink r:id="rId26" w:history="1">
              <w:r w:rsidR="00DA0187" w:rsidRPr="00363A81">
                <w:rPr>
                  <w:rStyle w:val="Hyperlink"/>
                  <w:rFonts w:cs="Arial"/>
                  <w:szCs w:val="16"/>
                </w:rPr>
                <w:t>Vol. 714 Col. 147</w:t>
              </w:r>
            </w:hyperlink>
          </w:p>
        </w:tc>
      </w:tr>
      <w:tr w:rsidR="00DA0187" w14:paraId="37A7325B" w14:textId="77777777" w:rsidTr="00283619">
        <w:tc>
          <w:tcPr>
            <w:tcW w:w="2263" w:type="dxa"/>
          </w:tcPr>
          <w:p w14:paraId="4C5990F6" w14:textId="77777777" w:rsidR="00DA0187" w:rsidRDefault="00DA0187" w:rsidP="00A500E9">
            <w:pPr>
              <w:pStyle w:val="TTableText"/>
              <w:rPr>
                <w:rFonts w:eastAsia="Arial"/>
              </w:rPr>
            </w:pPr>
            <w:r>
              <w:rPr>
                <w:rFonts w:eastAsia="Arial"/>
              </w:rPr>
              <w:t>Report and Third Reading</w:t>
            </w:r>
          </w:p>
        </w:tc>
        <w:tc>
          <w:tcPr>
            <w:tcW w:w="2126" w:type="dxa"/>
          </w:tcPr>
          <w:p w14:paraId="231B191E" w14:textId="77777777" w:rsidR="00DA0187" w:rsidRDefault="00DA0187" w:rsidP="00A500E9">
            <w:pPr>
              <w:pStyle w:val="TTableText"/>
              <w:rPr>
                <w:rFonts w:eastAsia="Arial"/>
              </w:rPr>
            </w:pPr>
            <w:r>
              <w:rPr>
                <w:rFonts w:eastAsia="Arial"/>
              </w:rPr>
              <w:t>13 June 2022</w:t>
            </w:r>
          </w:p>
        </w:tc>
        <w:tc>
          <w:tcPr>
            <w:tcW w:w="4820" w:type="dxa"/>
          </w:tcPr>
          <w:p w14:paraId="619F4F04" w14:textId="77777777" w:rsidR="00DA0187" w:rsidRDefault="001D4DA9" w:rsidP="00A500E9">
            <w:pPr>
              <w:pStyle w:val="TTableText"/>
              <w:rPr>
                <w:rFonts w:eastAsia="Arial"/>
              </w:rPr>
            </w:pPr>
            <w:hyperlink r:id="rId27" w:history="1">
              <w:r w:rsidR="00DA0187" w:rsidRPr="007C4878">
                <w:rPr>
                  <w:rStyle w:val="Hyperlink"/>
                  <w:rFonts w:cs="Arial"/>
                  <w:szCs w:val="16"/>
                </w:rPr>
                <w:t>Vol. 716 Col. 64</w:t>
              </w:r>
            </w:hyperlink>
          </w:p>
        </w:tc>
      </w:tr>
      <w:tr w:rsidR="00DA0187" w14:paraId="52949528" w14:textId="77777777" w:rsidTr="00283619">
        <w:tc>
          <w:tcPr>
            <w:tcW w:w="9209" w:type="dxa"/>
            <w:gridSpan w:val="3"/>
          </w:tcPr>
          <w:p w14:paraId="2443A819" w14:textId="77777777" w:rsidR="00DA0187" w:rsidRPr="008C6A6C" w:rsidRDefault="00DA0187" w:rsidP="008C6A6C">
            <w:pPr>
              <w:pStyle w:val="TTableText"/>
              <w:rPr>
                <w:rFonts w:eastAsia="Arial"/>
                <w:i/>
                <w:iCs/>
              </w:rPr>
            </w:pPr>
            <w:r w:rsidRPr="008C6A6C">
              <w:rPr>
                <w:rFonts w:eastAsia="Arial"/>
                <w:i/>
                <w:iCs/>
              </w:rPr>
              <w:t>House of Lords</w:t>
            </w:r>
          </w:p>
        </w:tc>
      </w:tr>
      <w:tr w:rsidR="00DA0187" w14:paraId="7B468E82" w14:textId="77777777" w:rsidTr="00283619">
        <w:tc>
          <w:tcPr>
            <w:tcW w:w="2263" w:type="dxa"/>
          </w:tcPr>
          <w:p w14:paraId="292B03B6" w14:textId="77777777" w:rsidR="00DA0187" w:rsidRDefault="00DA0187" w:rsidP="00A500E9">
            <w:pPr>
              <w:pStyle w:val="TTableText"/>
              <w:rPr>
                <w:rFonts w:eastAsia="Arial"/>
              </w:rPr>
            </w:pPr>
            <w:r>
              <w:rPr>
                <w:rFonts w:eastAsia="Arial"/>
              </w:rPr>
              <w:t>Introduction</w:t>
            </w:r>
          </w:p>
        </w:tc>
        <w:tc>
          <w:tcPr>
            <w:tcW w:w="2126" w:type="dxa"/>
          </w:tcPr>
          <w:p w14:paraId="723A3155" w14:textId="77777777" w:rsidR="00DA0187" w:rsidRDefault="00DA0187" w:rsidP="00A500E9">
            <w:pPr>
              <w:pStyle w:val="TTableText"/>
              <w:rPr>
                <w:rFonts w:eastAsia="Arial"/>
              </w:rPr>
            </w:pPr>
            <w:r>
              <w:rPr>
                <w:rFonts w:eastAsia="Arial"/>
              </w:rPr>
              <w:t>14 June 2022</w:t>
            </w:r>
          </w:p>
        </w:tc>
        <w:tc>
          <w:tcPr>
            <w:tcW w:w="4820" w:type="dxa"/>
          </w:tcPr>
          <w:p w14:paraId="3D839060" w14:textId="77777777" w:rsidR="00DA0187" w:rsidRDefault="001D4DA9" w:rsidP="00A500E9">
            <w:pPr>
              <w:pStyle w:val="TTableText"/>
              <w:rPr>
                <w:rFonts w:eastAsia="Arial"/>
              </w:rPr>
            </w:pPr>
            <w:hyperlink r:id="rId28" w:history="1">
              <w:r w:rsidR="00DA0187">
                <w:rPr>
                  <w:rStyle w:val="Hyperlink"/>
                  <w:rFonts w:cs="Arial"/>
                  <w:szCs w:val="16"/>
                </w:rPr>
                <w:t>Vol. 822 Col. 1477</w:t>
              </w:r>
            </w:hyperlink>
          </w:p>
        </w:tc>
      </w:tr>
      <w:tr w:rsidR="00DA0187" w14:paraId="3D8BD5BD" w14:textId="77777777" w:rsidTr="00283619">
        <w:tc>
          <w:tcPr>
            <w:tcW w:w="2263" w:type="dxa"/>
          </w:tcPr>
          <w:p w14:paraId="5CD6170C" w14:textId="77777777" w:rsidR="00DA0187" w:rsidRDefault="00DA0187" w:rsidP="00A500E9">
            <w:pPr>
              <w:pStyle w:val="TTableText"/>
              <w:rPr>
                <w:rFonts w:eastAsia="Arial"/>
              </w:rPr>
            </w:pPr>
            <w:r>
              <w:rPr>
                <w:rFonts w:eastAsia="Arial"/>
              </w:rPr>
              <w:t>Second Reading</w:t>
            </w:r>
          </w:p>
        </w:tc>
        <w:tc>
          <w:tcPr>
            <w:tcW w:w="2126" w:type="dxa"/>
          </w:tcPr>
          <w:p w14:paraId="1C3F1116" w14:textId="77777777" w:rsidR="00DA0187" w:rsidRDefault="00DA0187" w:rsidP="00A500E9">
            <w:pPr>
              <w:pStyle w:val="TTableText"/>
              <w:rPr>
                <w:rFonts w:eastAsia="Arial"/>
              </w:rPr>
            </w:pPr>
            <w:r>
              <w:rPr>
                <w:rFonts w:eastAsia="Arial"/>
              </w:rPr>
              <w:t>28 June 2022</w:t>
            </w:r>
          </w:p>
        </w:tc>
        <w:tc>
          <w:tcPr>
            <w:tcW w:w="4820" w:type="dxa"/>
          </w:tcPr>
          <w:p w14:paraId="3A7F37C8" w14:textId="77777777" w:rsidR="00DA0187" w:rsidRDefault="001D4DA9" w:rsidP="00A500E9">
            <w:pPr>
              <w:pStyle w:val="TTableText"/>
              <w:rPr>
                <w:rFonts w:eastAsia="Arial"/>
              </w:rPr>
            </w:pPr>
            <w:hyperlink r:id="rId29" w:history="1">
              <w:r w:rsidR="00DA0187">
                <w:rPr>
                  <w:rStyle w:val="Hyperlink"/>
                  <w:rFonts w:cs="Arial"/>
                  <w:szCs w:val="16"/>
                </w:rPr>
                <w:t>Vol. 823 Col. 581</w:t>
              </w:r>
            </w:hyperlink>
          </w:p>
        </w:tc>
      </w:tr>
      <w:tr w:rsidR="00DA0187" w14:paraId="4FA1B6F8" w14:textId="77777777" w:rsidTr="00283619">
        <w:tc>
          <w:tcPr>
            <w:tcW w:w="2263" w:type="dxa"/>
            <w:vMerge w:val="restart"/>
          </w:tcPr>
          <w:p w14:paraId="38938495" w14:textId="77777777" w:rsidR="00DA0187" w:rsidRDefault="00DA0187" w:rsidP="00A500E9">
            <w:pPr>
              <w:pStyle w:val="TTableText"/>
              <w:rPr>
                <w:rFonts w:eastAsia="Arial"/>
              </w:rPr>
            </w:pPr>
            <w:r>
              <w:rPr>
                <w:rFonts w:eastAsia="Arial"/>
              </w:rPr>
              <w:t>Grand Committee</w:t>
            </w:r>
          </w:p>
        </w:tc>
        <w:tc>
          <w:tcPr>
            <w:tcW w:w="2126" w:type="dxa"/>
          </w:tcPr>
          <w:p w14:paraId="0E522891" w14:textId="77777777" w:rsidR="00DA0187" w:rsidRDefault="00DA0187" w:rsidP="00A500E9">
            <w:pPr>
              <w:pStyle w:val="TTableText"/>
              <w:rPr>
                <w:rFonts w:eastAsia="Arial"/>
              </w:rPr>
            </w:pPr>
            <w:r>
              <w:rPr>
                <w:rFonts w:eastAsia="Arial"/>
              </w:rPr>
              <w:t>31 October 2022</w:t>
            </w:r>
          </w:p>
        </w:tc>
        <w:tc>
          <w:tcPr>
            <w:tcW w:w="4820" w:type="dxa"/>
          </w:tcPr>
          <w:p w14:paraId="00EAED64" w14:textId="77777777" w:rsidR="00DA0187" w:rsidRDefault="001D4DA9" w:rsidP="00A500E9">
            <w:pPr>
              <w:pStyle w:val="TTableText"/>
              <w:rPr>
                <w:rFonts w:eastAsia="Arial"/>
              </w:rPr>
            </w:pPr>
            <w:hyperlink r:id="rId30" w:history="1">
              <w:r w:rsidR="00DA0187">
                <w:rPr>
                  <w:rStyle w:val="Hyperlink"/>
                  <w:rFonts w:cs="Arial"/>
                  <w:szCs w:val="16"/>
                </w:rPr>
                <w:t>Vol. 825 Col. 1GC</w:t>
              </w:r>
            </w:hyperlink>
          </w:p>
        </w:tc>
      </w:tr>
      <w:tr w:rsidR="00DA0187" w14:paraId="4A813054" w14:textId="77777777" w:rsidTr="00283619">
        <w:tc>
          <w:tcPr>
            <w:tcW w:w="2263" w:type="dxa"/>
            <w:vMerge/>
          </w:tcPr>
          <w:p w14:paraId="09F5374B" w14:textId="77777777" w:rsidR="00DA0187" w:rsidRDefault="00DA0187" w:rsidP="00A500E9">
            <w:pPr>
              <w:pStyle w:val="TTableText"/>
              <w:rPr>
                <w:rFonts w:eastAsia="Arial"/>
              </w:rPr>
            </w:pPr>
          </w:p>
        </w:tc>
        <w:tc>
          <w:tcPr>
            <w:tcW w:w="2126" w:type="dxa"/>
          </w:tcPr>
          <w:p w14:paraId="1F56E61B" w14:textId="77777777" w:rsidR="00DA0187" w:rsidRDefault="00DA0187" w:rsidP="00A500E9">
            <w:pPr>
              <w:pStyle w:val="TTableText"/>
              <w:rPr>
                <w:rFonts w:eastAsia="Arial"/>
              </w:rPr>
            </w:pPr>
            <w:r>
              <w:rPr>
                <w:rFonts w:eastAsia="Arial"/>
              </w:rPr>
              <w:t>2 November 2022</w:t>
            </w:r>
          </w:p>
        </w:tc>
        <w:tc>
          <w:tcPr>
            <w:tcW w:w="4820" w:type="dxa"/>
          </w:tcPr>
          <w:p w14:paraId="63C65394" w14:textId="77777777" w:rsidR="00DA0187" w:rsidRDefault="001D4DA9" w:rsidP="00A500E9">
            <w:pPr>
              <w:pStyle w:val="TTableText"/>
              <w:rPr>
                <w:rFonts w:eastAsia="Arial"/>
              </w:rPr>
            </w:pPr>
            <w:hyperlink r:id="rId31" w:history="1">
              <w:r w:rsidR="00DA0187">
                <w:rPr>
                  <w:rStyle w:val="Hyperlink"/>
                  <w:rFonts w:cs="Arial"/>
                  <w:szCs w:val="16"/>
                </w:rPr>
                <w:t>Vol. 825 Col. 57GC</w:t>
              </w:r>
            </w:hyperlink>
          </w:p>
        </w:tc>
      </w:tr>
      <w:tr w:rsidR="00DA0187" w14:paraId="2EDF11BB" w14:textId="77777777" w:rsidTr="00283619">
        <w:tc>
          <w:tcPr>
            <w:tcW w:w="2263" w:type="dxa"/>
            <w:vMerge/>
          </w:tcPr>
          <w:p w14:paraId="5927DF01" w14:textId="77777777" w:rsidR="00DA0187" w:rsidRDefault="00DA0187" w:rsidP="00A500E9">
            <w:pPr>
              <w:pStyle w:val="TTableText"/>
              <w:rPr>
                <w:rFonts w:eastAsia="Arial"/>
              </w:rPr>
            </w:pPr>
          </w:p>
        </w:tc>
        <w:tc>
          <w:tcPr>
            <w:tcW w:w="2126" w:type="dxa"/>
          </w:tcPr>
          <w:p w14:paraId="69A3170E" w14:textId="77777777" w:rsidR="00DA0187" w:rsidRDefault="00DA0187" w:rsidP="00A500E9">
            <w:pPr>
              <w:pStyle w:val="TTableText"/>
              <w:rPr>
                <w:rFonts w:eastAsia="Arial"/>
              </w:rPr>
            </w:pPr>
            <w:r>
              <w:rPr>
                <w:rFonts w:eastAsia="Arial"/>
              </w:rPr>
              <w:t>14 November 2022</w:t>
            </w:r>
          </w:p>
        </w:tc>
        <w:tc>
          <w:tcPr>
            <w:tcW w:w="4820" w:type="dxa"/>
          </w:tcPr>
          <w:p w14:paraId="30B8714B" w14:textId="77777777" w:rsidR="00DA0187" w:rsidRDefault="001D4DA9" w:rsidP="00A500E9">
            <w:pPr>
              <w:pStyle w:val="TTableText"/>
              <w:rPr>
                <w:rFonts w:eastAsia="Arial"/>
              </w:rPr>
            </w:pPr>
            <w:hyperlink r:id="rId32" w:history="1">
              <w:r w:rsidR="00DA0187">
                <w:rPr>
                  <w:rStyle w:val="Hyperlink"/>
                  <w:rFonts w:cs="Arial"/>
                  <w:szCs w:val="16"/>
                </w:rPr>
                <w:t>Vol. 825 Col. 705</w:t>
              </w:r>
            </w:hyperlink>
          </w:p>
        </w:tc>
      </w:tr>
      <w:tr w:rsidR="00DA0187" w14:paraId="71D78141" w14:textId="77777777" w:rsidTr="00283619">
        <w:tc>
          <w:tcPr>
            <w:tcW w:w="2263" w:type="dxa"/>
          </w:tcPr>
          <w:p w14:paraId="3EB7F159" w14:textId="77777777" w:rsidR="00DA0187" w:rsidRDefault="00DA0187" w:rsidP="00A500E9">
            <w:pPr>
              <w:pStyle w:val="TTableText"/>
              <w:rPr>
                <w:rFonts w:eastAsia="Arial"/>
              </w:rPr>
            </w:pPr>
            <w:r>
              <w:rPr>
                <w:rFonts w:eastAsia="Arial"/>
              </w:rPr>
              <w:t xml:space="preserve">Report </w:t>
            </w:r>
          </w:p>
        </w:tc>
        <w:tc>
          <w:tcPr>
            <w:tcW w:w="2126" w:type="dxa"/>
          </w:tcPr>
          <w:p w14:paraId="31B2C8F0" w14:textId="77777777" w:rsidR="00DA0187" w:rsidRDefault="00DA0187" w:rsidP="00A500E9">
            <w:pPr>
              <w:pStyle w:val="TTableText"/>
              <w:rPr>
                <w:rFonts w:eastAsia="Arial"/>
              </w:rPr>
            </w:pPr>
            <w:r>
              <w:rPr>
                <w:rFonts w:eastAsia="Arial"/>
              </w:rPr>
              <w:t>7 December 2022</w:t>
            </w:r>
          </w:p>
        </w:tc>
        <w:tc>
          <w:tcPr>
            <w:tcW w:w="4820" w:type="dxa"/>
          </w:tcPr>
          <w:p w14:paraId="32D35E5A" w14:textId="77777777" w:rsidR="00DA0187" w:rsidRDefault="001D4DA9" w:rsidP="00A500E9">
            <w:pPr>
              <w:pStyle w:val="TTableText"/>
              <w:rPr>
                <w:rFonts w:eastAsia="Arial"/>
              </w:rPr>
            </w:pPr>
            <w:hyperlink r:id="rId33" w:history="1">
              <w:r w:rsidR="00DA0187">
                <w:rPr>
                  <w:rStyle w:val="Hyperlink"/>
                  <w:rFonts w:cs="Arial"/>
                  <w:szCs w:val="16"/>
                </w:rPr>
                <w:t>Vol. 826 Col. 181</w:t>
              </w:r>
            </w:hyperlink>
          </w:p>
        </w:tc>
      </w:tr>
      <w:tr w:rsidR="00DA0187" w14:paraId="01DA638F" w14:textId="77777777" w:rsidTr="00283619">
        <w:tc>
          <w:tcPr>
            <w:tcW w:w="2263" w:type="dxa"/>
          </w:tcPr>
          <w:p w14:paraId="73867D4B" w14:textId="77777777" w:rsidR="00DA0187" w:rsidRDefault="00DA0187" w:rsidP="00A500E9">
            <w:pPr>
              <w:pStyle w:val="TTableText"/>
              <w:rPr>
                <w:rFonts w:eastAsia="Arial"/>
              </w:rPr>
            </w:pPr>
            <w:r>
              <w:rPr>
                <w:rFonts w:eastAsia="Arial"/>
              </w:rPr>
              <w:t>Third Reading</w:t>
            </w:r>
          </w:p>
        </w:tc>
        <w:tc>
          <w:tcPr>
            <w:tcW w:w="2126" w:type="dxa"/>
          </w:tcPr>
          <w:p w14:paraId="098188A1" w14:textId="77777777" w:rsidR="00DA0187" w:rsidRDefault="00DA0187" w:rsidP="00A500E9">
            <w:pPr>
              <w:pStyle w:val="TTableText"/>
              <w:rPr>
                <w:rFonts w:eastAsia="Arial"/>
              </w:rPr>
            </w:pPr>
            <w:r>
              <w:rPr>
                <w:rFonts w:eastAsia="Arial"/>
              </w:rPr>
              <w:t>13 December 2022</w:t>
            </w:r>
          </w:p>
        </w:tc>
        <w:tc>
          <w:tcPr>
            <w:tcW w:w="4820" w:type="dxa"/>
          </w:tcPr>
          <w:p w14:paraId="49634EFF" w14:textId="77777777" w:rsidR="00DA0187" w:rsidRDefault="001D4DA9" w:rsidP="00A500E9">
            <w:pPr>
              <w:pStyle w:val="TTableText"/>
              <w:rPr>
                <w:rFonts w:eastAsia="Arial"/>
              </w:rPr>
            </w:pPr>
            <w:hyperlink r:id="rId34" w:history="1">
              <w:r w:rsidR="00DA0187">
                <w:rPr>
                  <w:rStyle w:val="Hyperlink"/>
                  <w:rFonts w:cs="Arial"/>
                  <w:szCs w:val="16"/>
                </w:rPr>
                <w:t>Vol. 826 Col. 557</w:t>
              </w:r>
            </w:hyperlink>
          </w:p>
        </w:tc>
      </w:tr>
      <w:tr w:rsidR="00DA0187" w14:paraId="000EB736" w14:textId="77777777" w:rsidTr="00283619">
        <w:tc>
          <w:tcPr>
            <w:tcW w:w="2263" w:type="dxa"/>
          </w:tcPr>
          <w:p w14:paraId="322A0D09" w14:textId="77777777" w:rsidR="00DA0187" w:rsidRDefault="00DA0187" w:rsidP="00A500E9">
            <w:pPr>
              <w:pStyle w:val="TTableText"/>
              <w:rPr>
                <w:rFonts w:eastAsia="Arial"/>
              </w:rPr>
            </w:pPr>
            <w:r>
              <w:rPr>
                <w:rFonts w:eastAsia="Arial"/>
              </w:rPr>
              <w:t>Commons Consideration of Lords Amendments</w:t>
            </w:r>
          </w:p>
        </w:tc>
        <w:tc>
          <w:tcPr>
            <w:tcW w:w="2126" w:type="dxa"/>
          </w:tcPr>
          <w:p w14:paraId="1242F2EF" w14:textId="77777777" w:rsidR="00DA0187" w:rsidRDefault="00DA0187" w:rsidP="00A500E9">
            <w:pPr>
              <w:pStyle w:val="TTableText"/>
              <w:rPr>
                <w:rFonts w:eastAsia="Arial"/>
              </w:rPr>
            </w:pPr>
            <w:r>
              <w:rPr>
                <w:rFonts w:eastAsia="Arial"/>
              </w:rPr>
              <w:t>7 February 2023</w:t>
            </w:r>
          </w:p>
        </w:tc>
        <w:tc>
          <w:tcPr>
            <w:tcW w:w="4820" w:type="dxa"/>
          </w:tcPr>
          <w:p w14:paraId="2D6E6B14" w14:textId="77777777" w:rsidR="00DA0187" w:rsidRDefault="001D4DA9" w:rsidP="00A500E9">
            <w:pPr>
              <w:pStyle w:val="TTableText"/>
              <w:rPr>
                <w:rFonts w:eastAsia="Arial"/>
              </w:rPr>
            </w:pPr>
            <w:hyperlink r:id="rId35" w:history="1">
              <w:r w:rsidR="00DA0187">
                <w:rPr>
                  <w:rStyle w:val="Hyperlink"/>
                  <w:rFonts w:eastAsia="Arial" w:cs="Arial"/>
                  <w:szCs w:val="16"/>
                </w:rPr>
                <w:t>Vol. 727 Col. 854</w:t>
              </w:r>
            </w:hyperlink>
          </w:p>
        </w:tc>
      </w:tr>
      <w:tr w:rsidR="00DA0187" w14:paraId="63CC89EC" w14:textId="77777777" w:rsidTr="00283619">
        <w:tc>
          <w:tcPr>
            <w:tcW w:w="2263" w:type="dxa"/>
          </w:tcPr>
          <w:p w14:paraId="4F973708" w14:textId="77777777" w:rsidR="00DA0187" w:rsidRDefault="00DA0187" w:rsidP="00A500E9">
            <w:pPr>
              <w:pStyle w:val="TTableText"/>
              <w:rPr>
                <w:rFonts w:eastAsia="Arial"/>
              </w:rPr>
            </w:pPr>
            <w:r>
              <w:rPr>
                <w:rFonts w:eastAsia="Arial"/>
              </w:rPr>
              <w:t>Lords Consideration of Commons Amendments</w:t>
            </w:r>
          </w:p>
        </w:tc>
        <w:tc>
          <w:tcPr>
            <w:tcW w:w="2126" w:type="dxa"/>
          </w:tcPr>
          <w:p w14:paraId="77271262" w14:textId="77777777" w:rsidR="00DA0187" w:rsidRDefault="00DA0187" w:rsidP="00A500E9">
            <w:pPr>
              <w:pStyle w:val="TTableText"/>
              <w:rPr>
                <w:rFonts w:eastAsia="Arial"/>
              </w:rPr>
            </w:pPr>
            <w:r>
              <w:rPr>
                <w:rFonts w:eastAsia="Arial"/>
              </w:rPr>
              <w:t>21 March 2023</w:t>
            </w:r>
          </w:p>
        </w:tc>
        <w:tc>
          <w:tcPr>
            <w:tcW w:w="4820" w:type="dxa"/>
          </w:tcPr>
          <w:p w14:paraId="30F93755" w14:textId="77777777" w:rsidR="00DA0187" w:rsidRDefault="001D4DA9" w:rsidP="00A500E9">
            <w:pPr>
              <w:pStyle w:val="TTableText"/>
              <w:rPr>
                <w:rFonts w:eastAsia="Arial"/>
              </w:rPr>
            </w:pPr>
            <w:hyperlink r:id="rId36" w:history="1">
              <w:r w:rsidR="00DA0187">
                <w:rPr>
                  <w:rStyle w:val="Hyperlink"/>
                  <w:rFonts w:eastAsia="Arial" w:cs="Arial"/>
                  <w:szCs w:val="16"/>
                </w:rPr>
                <w:t>Vol. 828 Col. 1680</w:t>
              </w:r>
            </w:hyperlink>
          </w:p>
        </w:tc>
      </w:tr>
      <w:tr w:rsidR="00D45B40" w14:paraId="0AA0CF8B" w14:textId="77777777" w:rsidTr="00283619">
        <w:tc>
          <w:tcPr>
            <w:tcW w:w="2263" w:type="dxa"/>
          </w:tcPr>
          <w:p w14:paraId="38D41EF7" w14:textId="77777777" w:rsidR="00D45B40" w:rsidRDefault="00D45B40" w:rsidP="00A500E9">
            <w:pPr>
              <w:pStyle w:val="TTableText"/>
              <w:rPr>
                <w:rFonts w:eastAsia="Arial"/>
              </w:rPr>
            </w:pPr>
            <w:r>
              <w:rPr>
                <w:rFonts w:eastAsia="Arial"/>
              </w:rPr>
              <w:t>Commons Consideration of Lords Message</w:t>
            </w:r>
          </w:p>
        </w:tc>
        <w:tc>
          <w:tcPr>
            <w:tcW w:w="2126" w:type="dxa"/>
          </w:tcPr>
          <w:p w14:paraId="3CB4C9B7" w14:textId="77777777" w:rsidR="00D45B40" w:rsidRDefault="00D45B40" w:rsidP="00A500E9">
            <w:pPr>
              <w:pStyle w:val="TTableText"/>
              <w:rPr>
                <w:rFonts w:eastAsia="Arial"/>
              </w:rPr>
            </w:pPr>
            <w:r>
              <w:rPr>
                <w:rFonts w:eastAsia="Arial"/>
              </w:rPr>
              <w:t>2 May 2023</w:t>
            </w:r>
          </w:p>
        </w:tc>
        <w:tc>
          <w:tcPr>
            <w:tcW w:w="4820" w:type="dxa"/>
          </w:tcPr>
          <w:p w14:paraId="7EAB3F1A" w14:textId="77777777" w:rsidR="00D45B40" w:rsidRPr="00235834" w:rsidRDefault="001D4DA9" w:rsidP="00A500E9">
            <w:pPr>
              <w:pStyle w:val="TTableText"/>
              <w:rPr>
                <w:rFonts w:eastAsia="Arial"/>
              </w:rPr>
            </w:pPr>
            <w:hyperlink r:id="rId37" w:history="1">
              <w:r w:rsidR="00D45B40" w:rsidRPr="00EB37A4">
                <w:rPr>
                  <w:rStyle w:val="Hyperlink"/>
                  <w:rFonts w:cs="Arial"/>
                  <w:szCs w:val="16"/>
                </w:rPr>
                <w:t>Vol 732 Col. 45</w:t>
              </w:r>
            </w:hyperlink>
          </w:p>
        </w:tc>
      </w:tr>
      <w:tr w:rsidR="00DA0187" w14:paraId="5B2C9E72" w14:textId="77777777" w:rsidTr="00283619">
        <w:tc>
          <w:tcPr>
            <w:tcW w:w="2263" w:type="dxa"/>
          </w:tcPr>
          <w:p w14:paraId="5646CE27" w14:textId="77777777" w:rsidR="00DA0187" w:rsidRDefault="00DA0187" w:rsidP="00A500E9">
            <w:pPr>
              <w:pStyle w:val="TTableText"/>
              <w:rPr>
                <w:rFonts w:eastAsia="Arial"/>
              </w:rPr>
            </w:pPr>
            <w:r>
              <w:rPr>
                <w:rFonts w:eastAsia="Arial"/>
              </w:rPr>
              <w:t>Lords Consideration of Commons Amendments</w:t>
            </w:r>
          </w:p>
        </w:tc>
        <w:tc>
          <w:tcPr>
            <w:tcW w:w="2126" w:type="dxa"/>
          </w:tcPr>
          <w:p w14:paraId="755F9305" w14:textId="77777777" w:rsidR="00DA0187" w:rsidRDefault="00DA0187" w:rsidP="00A500E9">
            <w:pPr>
              <w:pStyle w:val="TTableText"/>
              <w:rPr>
                <w:rFonts w:eastAsia="Arial"/>
              </w:rPr>
            </w:pPr>
            <w:r w:rsidRPr="00DA0187">
              <w:rPr>
                <w:rFonts w:eastAsia="Arial"/>
              </w:rPr>
              <w:t>10 May 2023</w:t>
            </w:r>
          </w:p>
        </w:tc>
        <w:tc>
          <w:tcPr>
            <w:tcW w:w="4820" w:type="dxa"/>
          </w:tcPr>
          <w:p w14:paraId="6E981363" w14:textId="77777777" w:rsidR="00DA0187" w:rsidRPr="002D4451" w:rsidRDefault="001D4DA9" w:rsidP="00A500E9">
            <w:pPr>
              <w:pStyle w:val="TTableText"/>
              <w:rPr>
                <w:rFonts w:eastAsia="Arial"/>
              </w:rPr>
            </w:pPr>
            <w:hyperlink r:id="rId38" w:history="1">
              <w:r w:rsidR="00DA0187" w:rsidRPr="00EB37A4">
                <w:rPr>
                  <w:rStyle w:val="Hyperlink"/>
                  <w:rFonts w:cs="Arial"/>
                  <w:szCs w:val="16"/>
                </w:rPr>
                <w:t>Vol 829 Col 1870</w:t>
              </w:r>
            </w:hyperlink>
          </w:p>
        </w:tc>
      </w:tr>
      <w:tr w:rsidR="00DA0187" w14:paraId="388A6EB8" w14:textId="77777777" w:rsidTr="00283619">
        <w:tc>
          <w:tcPr>
            <w:tcW w:w="2263" w:type="dxa"/>
          </w:tcPr>
          <w:p w14:paraId="59C76164" w14:textId="77777777" w:rsidR="00DA0187" w:rsidRDefault="00DA0187" w:rsidP="00F22B27">
            <w:pPr>
              <w:widowControl w:val="0"/>
              <w:pBdr>
                <w:top w:val="nil"/>
                <w:left w:val="nil"/>
                <w:bottom w:val="nil"/>
                <w:right w:val="nil"/>
                <w:between w:val="nil"/>
              </w:pBdr>
              <w:spacing w:after="120" w:line="288" w:lineRule="auto"/>
              <w:rPr>
                <w:rFonts w:eastAsia="Arial" w:cs="Arial"/>
                <w:color w:val="000000"/>
                <w:sz w:val="16"/>
                <w:szCs w:val="16"/>
              </w:rPr>
            </w:pPr>
            <w:r>
              <w:rPr>
                <w:rFonts w:eastAsia="Arial" w:cs="Arial"/>
                <w:color w:val="000000"/>
                <w:sz w:val="16"/>
                <w:szCs w:val="16"/>
              </w:rPr>
              <w:t>Royal Assent</w:t>
            </w:r>
          </w:p>
        </w:tc>
        <w:tc>
          <w:tcPr>
            <w:tcW w:w="2126" w:type="dxa"/>
          </w:tcPr>
          <w:p w14:paraId="50F01B55" w14:textId="77777777" w:rsidR="00DA0187" w:rsidRPr="00DA0187" w:rsidRDefault="00DA0187" w:rsidP="00F22B27">
            <w:pPr>
              <w:widowControl w:val="0"/>
              <w:pBdr>
                <w:top w:val="nil"/>
                <w:left w:val="nil"/>
                <w:bottom w:val="nil"/>
                <w:right w:val="nil"/>
                <w:between w:val="nil"/>
              </w:pBdr>
              <w:spacing w:after="120" w:line="288" w:lineRule="auto"/>
              <w:rPr>
                <w:rFonts w:eastAsia="Arial" w:cs="Arial"/>
                <w:color w:val="000000"/>
                <w:sz w:val="16"/>
                <w:szCs w:val="16"/>
              </w:rPr>
            </w:pPr>
            <w:r w:rsidRPr="00DA0187">
              <w:rPr>
                <w:rFonts w:eastAsia="Arial" w:cs="Arial"/>
                <w:color w:val="000000"/>
                <w:sz w:val="16"/>
                <w:szCs w:val="16"/>
              </w:rPr>
              <w:t>11 May 2023</w:t>
            </w:r>
          </w:p>
        </w:tc>
        <w:tc>
          <w:tcPr>
            <w:tcW w:w="4820" w:type="dxa"/>
          </w:tcPr>
          <w:p w14:paraId="26557C33" w14:textId="77777777" w:rsidR="00DA0187" w:rsidRDefault="001D4DA9" w:rsidP="00F22B27">
            <w:pPr>
              <w:widowControl w:val="0"/>
              <w:pBdr>
                <w:top w:val="nil"/>
                <w:left w:val="nil"/>
                <w:bottom w:val="nil"/>
                <w:right w:val="nil"/>
                <w:between w:val="nil"/>
              </w:pBdr>
              <w:spacing w:after="120" w:line="288" w:lineRule="auto"/>
            </w:pPr>
            <w:hyperlink r:id="rId39" w:history="1">
              <w:r w:rsidR="00DA0187">
                <w:rPr>
                  <w:rStyle w:val="Hyperlink"/>
                  <w:rFonts w:eastAsia="Arial" w:cs="Arial"/>
                  <w:sz w:val="16"/>
                  <w:szCs w:val="16"/>
                </w:rPr>
                <w:t>House of Lords Vol. 829 Col. 1996</w:t>
              </w:r>
            </w:hyperlink>
          </w:p>
        </w:tc>
      </w:tr>
    </w:tbl>
    <w:p w14:paraId="31C6598B" w14:textId="77777777" w:rsidR="00DA0187" w:rsidRDefault="00DA0187" w:rsidP="00073F3D">
      <w:pPr>
        <w:pStyle w:val="Heading1"/>
      </w:pPr>
      <w:bookmarkStart w:id="110" w:name="_Toc132714664"/>
      <w:bookmarkStart w:id="111" w:name="_Toc135660064"/>
      <w:r>
        <w:t>Annex C - Progress of Bill Table</w:t>
      </w:r>
      <w:bookmarkEnd w:id="110"/>
      <w:bookmarkEnd w:id="111"/>
    </w:p>
    <w:p w14:paraId="2165F507" w14:textId="77777777" w:rsidR="00DA0187" w:rsidRPr="003A7F7C" w:rsidRDefault="00DA0187" w:rsidP="00073F3D">
      <w:pPr>
        <w:pStyle w:val="ParaNumbered"/>
        <w:rPr>
          <w:rFonts w:eastAsia="Palatino Linotype"/>
        </w:rPr>
      </w:pPr>
      <w:r w:rsidRPr="00DA0187">
        <w:rPr>
          <w:rFonts w:eastAsia="Palatino Linotype"/>
        </w:rPr>
        <w:t>This Annex shows how each section and Schedule of the Act was numbered during the passage of the Bill through Parliament.</w:t>
      </w:r>
    </w:p>
    <w:tbl>
      <w:tblPr>
        <w:tblStyle w:val="ENGeneralTable"/>
        <w:tblW w:w="9287" w:type="dxa"/>
        <w:tblLayout w:type="fixed"/>
        <w:tblLook w:val="0000" w:firstRow="0" w:lastRow="0" w:firstColumn="0" w:lastColumn="0" w:noHBand="0" w:noVBand="0"/>
      </w:tblPr>
      <w:tblGrid>
        <w:gridCol w:w="1547"/>
        <w:gridCol w:w="1548"/>
        <w:gridCol w:w="1548"/>
        <w:gridCol w:w="1548"/>
        <w:gridCol w:w="1548"/>
        <w:gridCol w:w="1548"/>
      </w:tblGrid>
      <w:tr w:rsidR="00DA0187" w14:paraId="06167173" w14:textId="77777777" w:rsidTr="008C6A6C">
        <w:tc>
          <w:tcPr>
            <w:tcW w:w="1547" w:type="dxa"/>
          </w:tcPr>
          <w:p w14:paraId="5F75C49D" w14:textId="77777777" w:rsidR="00DA0187" w:rsidRPr="008C6A6C" w:rsidRDefault="00DA0187" w:rsidP="00F22B27">
            <w:pPr>
              <w:widowControl w:val="0"/>
              <w:pBdr>
                <w:top w:val="nil"/>
                <w:left w:val="nil"/>
                <w:bottom w:val="nil"/>
                <w:right w:val="nil"/>
                <w:between w:val="nil"/>
              </w:pBdr>
              <w:spacing w:after="120" w:line="288" w:lineRule="auto"/>
              <w:rPr>
                <w:rStyle w:val="TTableHeadings"/>
                <w:rFonts w:eastAsia="Arial"/>
              </w:rPr>
            </w:pPr>
            <w:r w:rsidRPr="008C6A6C">
              <w:rPr>
                <w:rStyle w:val="TTableHeadings"/>
                <w:rFonts w:eastAsia="Arial"/>
              </w:rPr>
              <w:t>Section of the Act</w:t>
            </w:r>
          </w:p>
        </w:tc>
        <w:tc>
          <w:tcPr>
            <w:tcW w:w="1548" w:type="dxa"/>
          </w:tcPr>
          <w:p w14:paraId="4404A848" w14:textId="77777777" w:rsidR="00DA0187" w:rsidRPr="008C6A6C" w:rsidRDefault="00DA0187" w:rsidP="00F22B27">
            <w:pPr>
              <w:widowControl w:val="0"/>
              <w:pBdr>
                <w:top w:val="nil"/>
                <w:left w:val="nil"/>
                <w:bottom w:val="nil"/>
                <w:right w:val="nil"/>
                <w:between w:val="nil"/>
              </w:pBdr>
              <w:spacing w:after="120" w:line="288" w:lineRule="auto"/>
              <w:rPr>
                <w:rStyle w:val="TTableHeadings"/>
                <w:rFonts w:eastAsia="Arial"/>
              </w:rPr>
            </w:pPr>
            <w:r w:rsidRPr="008C6A6C">
              <w:rPr>
                <w:rStyle w:val="TTableHeadings"/>
                <w:rFonts w:eastAsia="Arial"/>
              </w:rPr>
              <w:t>Bill as Introduced in the Commons</w:t>
            </w:r>
          </w:p>
        </w:tc>
        <w:tc>
          <w:tcPr>
            <w:tcW w:w="1548" w:type="dxa"/>
          </w:tcPr>
          <w:p w14:paraId="01B8A58E" w14:textId="77777777" w:rsidR="00DA0187" w:rsidRPr="008C6A6C" w:rsidRDefault="00DA0187" w:rsidP="00F22B27">
            <w:pPr>
              <w:widowControl w:val="0"/>
              <w:pBdr>
                <w:top w:val="nil"/>
                <w:left w:val="nil"/>
                <w:bottom w:val="nil"/>
                <w:right w:val="nil"/>
                <w:between w:val="nil"/>
              </w:pBdr>
              <w:spacing w:after="120" w:line="288" w:lineRule="auto"/>
              <w:rPr>
                <w:rStyle w:val="TTableHeadings"/>
                <w:rFonts w:eastAsia="Arial"/>
              </w:rPr>
            </w:pPr>
            <w:r w:rsidRPr="008C6A6C">
              <w:rPr>
                <w:rStyle w:val="TTableHeadings"/>
                <w:rFonts w:eastAsia="Arial"/>
              </w:rPr>
              <w:t>Bill as amended in Committee in the Commons</w:t>
            </w:r>
          </w:p>
        </w:tc>
        <w:tc>
          <w:tcPr>
            <w:tcW w:w="1548" w:type="dxa"/>
          </w:tcPr>
          <w:p w14:paraId="23B3F26F" w14:textId="77777777" w:rsidR="00DA0187" w:rsidRPr="008C6A6C" w:rsidRDefault="00DA0187" w:rsidP="00F22B27">
            <w:pPr>
              <w:widowControl w:val="0"/>
              <w:pBdr>
                <w:top w:val="nil"/>
                <w:left w:val="nil"/>
                <w:bottom w:val="nil"/>
                <w:right w:val="nil"/>
                <w:between w:val="nil"/>
              </w:pBdr>
              <w:spacing w:after="120" w:line="288" w:lineRule="auto"/>
              <w:rPr>
                <w:rStyle w:val="TTableHeadings"/>
                <w:rFonts w:eastAsia="Arial"/>
              </w:rPr>
            </w:pPr>
            <w:r w:rsidRPr="008C6A6C">
              <w:rPr>
                <w:rStyle w:val="TTableHeadings"/>
                <w:rFonts w:eastAsia="Arial"/>
              </w:rPr>
              <w:t xml:space="preserve">Bill as amended on Report in the Commons </w:t>
            </w:r>
          </w:p>
        </w:tc>
        <w:tc>
          <w:tcPr>
            <w:tcW w:w="1548" w:type="dxa"/>
          </w:tcPr>
          <w:p w14:paraId="4968487E" w14:textId="77777777" w:rsidR="00DA0187" w:rsidRPr="008C6A6C" w:rsidRDefault="00DA0187" w:rsidP="00F22B27">
            <w:pPr>
              <w:widowControl w:val="0"/>
              <w:pBdr>
                <w:top w:val="nil"/>
                <w:left w:val="nil"/>
                <w:bottom w:val="nil"/>
                <w:right w:val="nil"/>
                <w:between w:val="nil"/>
              </w:pBdr>
              <w:spacing w:after="120" w:line="288" w:lineRule="auto"/>
              <w:rPr>
                <w:rStyle w:val="TTableHeadings"/>
                <w:rFonts w:eastAsia="Arial"/>
              </w:rPr>
            </w:pPr>
            <w:r w:rsidRPr="008C6A6C">
              <w:rPr>
                <w:rStyle w:val="TTableHeadings"/>
                <w:rFonts w:eastAsia="Arial"/>
              </w:rPr>
              <w:t xml:space="preserve">Bill as introduced in the Lords </w:t>
            </w:r>
          </w:p>
        </w:tc>
        <w:tc>
          <w:tcPr>
            <w:tcW w:w="1548" w:type="dxa"/>
          </w:tcPr>
          <w:p w14:paraId="40B1F525" w14:textId="77777777" w:rsidR="00DA0187" w:rsidRPr="008C6A6C" w:rsidRDefault="00DA0187" w:rsidP="00F22B27">
            <w:pPr>
              <w:widowControl w:val="0"/>
              <w:pBdr>
                <w:top w:val="nil"/>
                <w:left w:val="nil"/>
                <w:bottom w:val="nil"/>
                <w:right w:val="nil"/>
                <w:between w:val="nil"/>
              </w:pBdr>
              <w:spacing w:after="120" w:line="288" w:lineRule="auto"/>
              <w:rPr>
                <w:rStyle w:val="TTableHeadings"/>
                <w:rFonts w:eastAsia="Arial"/>
              </w:rPr>
            </w:pPr>
            <w:r w:rsidRPr="008C6A6C">
              <w:rPr>
                <w:rStyle w:val="TTableHeadings"/>
                <w:rFonts w:eastAsia="Arial"/>
              </w:rPr>
              <w:t>Bill as amended in Report in the Lords</w:t>
            </w:r>
          </w:p>
        </w:tc>
      </w:tr>
      <w:tr w:rsidR="00DA0187" w14:paraId="1F766EDB" w14:textId="77777777" w:rsidTr="008C6A6C">
        <w:tc>
          <w:tcPr>
            <w:tcW w:w="1547" w:type="dxa"/>
          </w:tcPr>
          <w:p w14:paraId="260AF68F" w14:textId="77777777" w:rsidR="00DA0187" w:rsidRDefault="00DA0187" w:rsidP="008C6A6C">
            <w:pPr>
              <w:pStyle w:val="TTableText"/>
              <w:rPr>
                <w:rFonts w:eastAsia="Arial"/>
              </w:rPr>
            </w:pPr>
            <w:r>
              <w:rPr>
                <w:rFonts w:eastAsia="Arial"/>
              </w:rPr>
              <w:t>Section 1</w:t>
            </w:r>
          </w:p>
        </w:tc>
        <w:tc>
          <w:tcPr>
            <w:tcW w:w="1548" w:type="dxa"/>
          </w:tcPr>
          <w:p w14:paraId="0DA1A51E" w14:textId="77777777" w:rsidR="00DA0187" w:rsidRDefault="00DA0187" w:rsidP="008C6A6C">
            <w:pPr>
              <w:pStyle w:val="TTableText"/>
              <w:rPr>
                <w:rFonts w:eastAsia="Arial"/>
              </w:rPr>
            </w:pPr>
            <w:r>
              <w:rPr>
                <w:rFonts w:eastAsia="Arial"/>
              </w:rPr>
              <w:t>Clause 1</w:t>
            </w:r>
          </w:p>
        </w:tc>
        <w:tc>
          <w:tcPr>
            <w:tcW w:w="1548" w:type="dxa"/>
          </w:tcPr>
          <w:p w14:paraId="0D482939" w14:textId="77777777" w:rsidR="00DA0187" w:rsidRDefault="00DA0187" w:rsidP="008C6A6C">
            <w:pPr>
              <w:pStyle w:val="TTableText"/>
              <w:rPr>
                <w:rFonts w:eastAsia="Arial"/>
              </w:rPr>
            </w:pPr>
            <w:r>
              <w:rPr>
                <w:rFonts w:eastAsia="Arial"/>
              </w:rPr>
              <w:t>Clause 1</w:t>
            </w:r>
          </w:p>
        </w:tc>
        <w:tc>
          <w:tcPr>
            <w:tcW w:w="1548" w:type="dxa"/>
          </w:tcPr>
          <w:p w14:paraId="24622176" w14:textId="77777777" w:rsidR="00DA0187" w:rsidRDefault="00DA0187" w:rsidP="008C6A6C">
            <w:pPr>
              <w:pStyle w:val="TTableText"/>
              <w:rPr>
                <w:rFonts w:eastAsia="Arial"/>
              </w:rPr>
            </w:pPr>
            <w:r>
              <w:rPr>
                <w:rFonts w:eastAsia="Arial"/>
              </w:rPr>
              <w:t>Clause 1</w:t>
            </w:r>
          </w:p>
        </w:tc>
        <w:tc>
          <w:tcPr>
            <w:tcW w:w="1548" w:type="dxa"/>
          </w:tcPr>
          <w:p w14:paraId="63AA76B8" w14:textId="77777777" w:rsidR="00DA0187" w:rsidRDefault="00DA0187" w:rsidP="008C6A6C">
            <w:pPr>
              <w:pStyle w:val="TTableText"/>
              <w:rPr>
                <w:rFonts w:eastAsia="Arial"/>
              </w:rPr>
            </w:pPr>
            <w:r>
              <w:rPr>
                <w:rFonts w:eastAsia="Arial"/>
              </w:rPr>
              <w:t>Clause 1</w:t>
            </w:r>
          </w:p>
        </w:tc>
        <w:tc>
          <w:tcPr>
            <w:tcW w:w="1548" w:type="dxa"/>
          </w:tcPr>
          <w:p w14:paraId="1D995C4B" w14:textId="77777777" w:rsidR="00DA0187" w:rsidRDefault="00DA0187" w:rsidP="008C6A6C">
            <w:pPr>
              <w:pStyle w:val="TTableText"/>
              <w:rPr>
                <w:rFonts w:eastAsia="Arial"/>
              </w:rPr>
            </w:pPr>
            <w:r>
              <w:rPr>
                <w:rFonts w:eastAsia="Arial"/>
              </w:rPr>
              <w:t>Clause 1</w:t>
            </w:r>
          </w:p>
        </w:tc>
      </w:tr>
      <w:tr w:rsidR="00DA0187" w14:paraId="6E32B71E" w14:textId="77777777" w:rsidTr="008C6A6C">
        <w:tc>
          <w:tcPr>
            <w:tcW w:w="1547" w:type="dxa"/>
          </w:tcPr>
          <w:p w14:paraId="1D879796" w14:textId="77777777" w:rsidR="00DA0187" w:rsidRDefault="00DA0187" w:rsidP="008C6A6C">
            <w:pPr>
              <w:pStyle w:val="TTableText"/>
              <w:rPr>
                <w:rFonts w:eastAsia="Arial"/>
              </w:rPr>
            </w:pPr>
            <w:r>
              <w:rPr>
                <w:rFonts w:eastAsia="Arial"/>
              </w:rPr>
              <w:t>Section 2</w:t>
            </w:r>
          </w:p>
        </w:tc>
        <w:tc>
          <w:tcPr>
            <w:tcW w:w="1548" w:type="dxa"/>
          </w:tcPr>
          <w:p w14:paraId="75CF08AA" w14:textId="77777777" w:rsidR="00DA0187" w:rsidRDefault="00DA0187" w:rsidP="008C6A6C">
            <w:pPr>
              <w:pStyle w:val="TTableText"/>
              <w:rPr>
                <w:rFonts w:eastAsia="Arial"/>
              </w:rPr>
            </w:pPr>
          </w:p>
        </w:tc>
        <w:tc>
          <w:tcPr>
            <w:tcW w:w="1548" w:type="dxa"/>
          </w:tcPr>
          <w:p w14:paraId="228C6449" w14:textId="77777777" w:rsidR="00DA0187" w:rsidRDefault="00DA0187" w:rsidP="008C6A6C">
            <w:pPr>
              <w:pStyle w:val="TTableText"/>
              <w:rPr>
                <w:rFonts w:eastAsia="Arial"/>
              </w:rPr>
            </w:pPr>
            <w:r>
              <w:rPr>
                <w:rFonts w:eastAsia="Arial"/>
              </w:rPr>
              <w:t>Clause 2</w:t>
            </w:r>
          </w:p>
        </w:tc>
        <w:tc>
          <w:tcPr>
            <w:tcW w:w="1548" w:type="dxa"/>
          </w:tcPr>
          <w:p w14:paraId="7EF0082D" w14:textId="77777777" w:rsidR="00DA0187" w:rsidRDefault="00DA0187" w:rsidP="008C6A6C">
            <w:pPr>
              <w:pStyle w:val="TTableText"/>
              <w:rPr>
                <w:rFonts w:eastAsia="Arial"/>
              </w:rPr>
            </w:pPr>
            <w:r>
              <w:rPr>
                <w:rFonts w:eastAsia="Arial"/>
              </w:rPr>
              <w:t>Clause 2</w:t>
            </w:r>
          </w:p>
        </w:tc>
        <w:tc>
          <w:tcPr>
            <w:tcW w:w="1548" w:type="dxa"/>
          </w:tcPr>
          <w:p w14:paraId="5976A75F" w14:textId="77777777" w:rsidR="00DA0187" w:rsidRDefault="00DA0187" w:rsidP="008C6A6C">
            <w:pPr>
              <w:pStyle w:val="TTableText"/>
              <w:rPr>
                <w:rFonts w:eastAsia="Arial"/>
              </w:rPr>
            </w:pPr>
            <w:r>
              <w:rPr>
                <w:rFonts w:eastAsia="Arial"/>
              </w:rPr>
              <w:t>Clause 2</w:t>
            </w:r>
          </w:p>
        </w:tc>
        <w:tc>
          <w:tcPr>
            <w:tcW w:w="1548" w:type="dxa"/>
          </w:tcPr>
          <w:p w14:paraId="37FFDF9F" w14:textId="77777777" w:rsidR="00DA0187" w:rsidRDefault="00DA0187" w:rsidP="008C6A6C">
            <w:pPr>
              <w:pStyle w:val="TTableText"/>
              <w:rPr>
                <w:rFonts w:eastAsia="Arial"/>
              </w:rPr>
            </w:pPr>
            <w:r>
              <w:rPr>
                <w:rFonts w:eastAsia="Arial"/>
              </w:rPr>
              <w:t>Clause 2</w:t>
            </w:r>
          </w:p>
        </w:tc>
      </w:tr>
      <w:tr w:rsidR="00DA0187" w14:paraId="389B8104" w14:textId="77777777" w:rsidTr="008C6A6C">
        <w:tc>
          <w:tcPr>
            <w:tcW w:w="1547" w:type="dxa"/>
          </w:tcPr>
          <w:p w14:paraId="2AA7EA5E" w14:textId="77777777" w:rsidR="00DA0187" w:rsidRDefault="00DA0187" w:rsidP="008C6A6C">
            <w:pPr>
              <w:pStyle w:val="TTableText"/>
              <w:rPr>
                <w:rFonts w:eastAsia="Arial"/>
              </w:rPr>
            </w:pPr>
            <w:r>
              <w:rPr>
                <w:rFonts w:eastAsia="Arial"/>
              </w:rPr>
              <w:t>Section 3</w:t>
            </w:r>
          </w:p>
        </w:tc>
        <w:tc>
          <w:tcPr>
            <w:tcW w:w="1548" w:type="dxa"/>
          </w:tcPr>
          <w:p w14:paraId="06D6E45B" w14:textId="77777777" w:rsidR="00DA0187" w:rsidRDefault="00DA0187" w:rsidP="008C6A6C">
            <w:pPr>
              <w:pStyle w:val="TTableText"/>
              <w:rPr>
                <w:rFonts w:eastAsia="Arial"/>
              </w:rPr>
            </w:pPr>
            <w:r>
              <w:rPr>
                <w:rFonts w:eastAsia="Arial"/>
              </w:rPr>
              <w:t>Clause 2</w:t>
            </w:r>
          </w:p>
        </w:tc>
        <w:tc>
          <w:tcPr>
            <w:tcW w:w="1548" w:type="dxa"/>
          </w:tcPr>
          <w:p w14:paraId="7D03201E" w14:textId="77777777" w:rsidR="00DA0187" w:rsidRDefault="00DA0187" w:rsidP="008C6A6C">
            <w:pPr>
              <w:pStyle w:val="TTableText"/>
              <w:rPr>
                <w:rFonts w:eastAsia="Arial"/>
              </w:rPr>
            </w:pPr>
            <w:r>
              <w:rPr>
                <w:rFonts w:eastAsia="Arial"/>
              </w:rPr>
              <w:t>Clause 3</w:t>
            </w:r>
          </w:p>
        </w:tc>
        <w:tc>
          <w:tcPr>
            <w:tcW w:w="1548" w:type="dxa"/>
          </w:tcPr>
          <w:p w14:paraId="7BF40D6A" w14:textId="77777777" w:rsidR="00DA0187" w:rsidRDefault="00DA0187" w:rsidP="008C6A6C">
            <w:pPr>
              <w:pStyle w:val="TTableText"/>
              <w:rPr>
                <w:rFonts w:eastAsia="Arial"/>
              </w:rPr>
            </w:pPr>
            <w:r>
              <w:rPr>
                <w:rFonts w:eastAsia="Arial"/>
              </w:rPr>
              <w:t>Clause 3</w:t>
            </w:r>
          </w:p>
        </w:tc>
        <w:tc>
          <w:tcPr>
            <w:tcW w:w="1548" w:type="dxa"/>
          </w:tcPr>
          <w:p w14:paraId="5CB398B6" w14:textId="77777777" w:rsidR="00DA0187" w:rsidRDefault="00DA0187" w:rsidP="008C6A6C">
            <w:pPr>
              <w:pStyle w:val="TTableText"/>
              <w:rPr>
                <w:rFonts w:eastAsia="Arial"/>
              </w:rPr>
            </w:pPr>
            <w:r>
              <w:rPr>
                <w:rFonts w:eastAsia="Arial"/>
              </w:rPr>
              <w:t>Clause 3</w:t>
            </w:r>
          </w:p>
        </w:tc>
        <w:tc>
          <w:tcPr>
            <w:tcW w:w="1548" w:type="dxa"/>
          </w:tcPr>
          <w:p w14:paraId="70F66C09" w14:textId="77777777" w:rsidR="00DA0187" w:rsidRDefault="00DA0187" w:rsidP="008C6A6C">
            <w:pPr>
              <w:pStyle w:val="TTableText"/>
              <w:rPr>
                <w:rFonts w:eastAsia="Arial"/>
              </w:rPr>
            </w:pPr>
            <w:r>
              <w:rPr>
                <w:rFonts w:eastAsia="Arial"/>
              </w:rPr>
              <w:t>Clause 3</w:t>
            </w:r>
          </w:p>
        </w:tc>
      </w:tr>
      <w:tr w:rsidR="00DA0187" w14:paraId="0D122FD7" w14:textId="77777777" w:rsidTr="008C6A6C">
        <w:tc>
          <w:tcPr>
            <w:tcW w:w="1547" w:type="dxa"/>
          </w:tcPr>
          <w:p w14:paraId="40B15816" w14:textId="77777777" w:rsidR="00DA0187" w:rsidRDefault="00DA0187" w:rsidP="008C6A6C">
            <w:pPr>
              <w:pStyle w:val="TTableText"/>
              <w:rPr>
                <w:rFonts w:eastAsia="Arial"/>
              </w:rPr>
            </w:pPr>
            <w:r>
              <w:rPr>
                <w:rFonts w:eastAsia="Arial"/>
              </w:rPr>
              <w:t>Section 4</w:t>
            </w:r>
          </w:p>
        </w:tc>
        <w:tc>
          <w:tcPr>
            <w:tcW w:w="1548" w:type="dxa"/>
          </w:tcPr>
          <w:p w14:paraId="6E8D1177" w14:textId="77777777" w:rsidR="00DA0187" w:rsidRDefault="00DA0187" w:rsidP="008C6A6C">
            <w:pPr>
              <w:pStyle w:val="TTableText"/>
              <w:rPr>
                <w:rFonts w:eastAsia="Arial"/>
              </w:rPr>
            </w:pPr>
            <w:r>
              <w:rPr>
                <w:rFonts w:eastAsia="Arial"/>
              </w:rPr>
              <w:t>Clause 3</w:t>
            </w:r>
          </w:p>
        </w:tc>
        <w:tc>
          <w:tcPr>
            <w:tcW w:w="1548" w:type="dxa"/>
          </w:tcPr>
          <w:p w14:paraId="34E3FB64" w14:textId="77777777" w:rsidR="00DA0187" w:rsidRDefault="00DA0187" w:rsidP="008C6A6C">
            <w:pPr>
              <w:pStyle w:val="TTableText"/>
              <w:rPr>
                <w:rFonts w:eastAsia="Arial"/>
              </w:rPr>
            </w:pPr>
            <w:r>
              <w:rPr>
                <w:rFonts w:eastAsia="Arial"/>
              </w:rPr>
              <w:t>Clause 4</w:t>
            </w:r>
          </w:p>
        </w:tc>
        <w:tc>
          <w:tcPr>
            <w:tcW w:w="1548" w:type="dxa"/>
          </w:tcPr>
          <w:p w14:paraId="292FFA3B" w14:textId="77777777" w:rsidR="00DA0187" w:rsidRDefault="00DA0187" w:rsidP="008C6A6C">
            <w:pPr>
              <w:pStyle w:val="TTableText"/>
              <w:rPr>
                <w:rFonts w:eastAsia="Arial"/>
              </w:rPr>
            </w:pPr>
            <w:r>
              <w:rPr>
                <w:rFonts w:eastAsia="Arial"/>
              </w:rPr>
              <w:t>Clause 4</w:t>
            </w:r>
          </w:p>
        </w:tc>
        <w:tc>
          <w:tcPr>
            <w:tcW w:w="1548" w:type="dxa"/>
          </w:tcPr>
          <w:p w14:paraId="309F672D" w14:textId="77777777" w:rsidR="00DA0187" w:rsidRDefault="00DA0187" w:rsidP="008C6A6C">
            <w:pPr>
              <w:pStyle w:val="TTableText"/>
              <w:rPr>
                <w:rFonts w:eastAsia="Arial"/>
              </w:rPr>
            </w:pPr>
            <w:r>
              <w:rPr>
                <w:rFonts w:eastAsia="Arial"/>
              </w:rPr>
              <w:t>Clause 4</w:t>
            </w:r>
          </w:p>
        </w:tc>
        <w:tc>
          <w:tcPr>
            <w:tcW w:w="1548" w:type="dxa"/>
          </w:tcPr>
          <w:p w14:paraId="6E45F699" w14:textId="77777777" w:rsidR="00DA0187" w:rsidRDefault="00DA0187" w:rsidP="008C6A6C">
            <w:pPr>
              <w:pStyle w:val="TTableText"/>
              <w:rPr>
                <w:rFonts w:eastAsia="Arial"/>
              </w:rPr>
            </w:pPr>
          </w:p>
        </w:tc>
      </w:tr>
      <w:tr w:rsidR="00DA0187" w14:paraId="3FA5F7E3" w14:textId="77777777" w:rsidTr="008C6A6C">
        <w:tc>
          <w:tcPr>
            <w:tcW w:w="1547" w:type="dxa"/>
          </w:tcPr>
          <w:p w14:paraId="0DC20015" w14:textId="77777777" w:rsidR="00DA0187" w:rsidRDefault="00DA0187" w:rsidP="008C6A6C">
            <w:pPr>
              <w:pStyle w:val="TTableText"/>
              <w:rPr>
                <w:rFonts w:eastAsia="Arial"/>
              </w:rPr>
            </w:pPr>
            <w:r>
              <w:rPr>
                <w:rFonts w:eastAsia="Arial"/>
              </w:rPr>
              <w:t>Section 5</w:t>
            </w:r>
          </w:p>
        </w:tc>
        <w:tc>
          <w:tcPr>
            <w:tcW w:w="1548" w:type="dxa"/>
          </w:tcPr>
          <w:p w14:paraId="6689E936" w14:textId="77777777" w:rsidR="00DA0187" w:rsidRDefault="00DA0187" w:rsidP="008C6A6C">
            <w:pPr>
              <w:pStyle w:val="TTableText"/>
              <w:rPr>
                <w:rFonts w:eastAsia="Arial"/>
              </w:rPr>
            </w:pPr>
            <w:r>
              <w:rPr>
                <w:rFonts w:eastAsia="Arial"/>
              </w:rPr>
              <w:t>Clause 4</w:t>
            </w:r>
          </w:p>
        </w:tc>
        <w:tc>
          <w:tcPr>
            <w:tcW w:w="1548" w:type="dxa"/>
          </w:tcPr>
          <w:p w14:paraId="53C4B6AD" w14:textId="77777777" w:rsidR="00DA0187" w:rsidRDefault="00DA0187" w:rsidP="008C6A6C">
            <w:pPr>
              <w:pStyle w:val="TTableText"/>
              <w:rPr>
                <w:rFonts w:eastAsia="Arial"/>
              </w:rPr>
            </w:pPr>
            <w:r>
              <w:rPr>
                <w:rFonts w:eastAsia="Arial"/>
              </w:rPr>
              <w:t>Clause 5</w:t>
            </w:r>
          </w:p>
        </w:tc>
        <w:tc>
          <w:tcPr>
            <w:tcW w:w="1548" w:type="dxa"/>
          </w:tcPr>
          <w:p w14:paraId="3CA0E091" w14:textId="77777777" w:rsidR="00DA0187" w:rsidRDefault="00DA0187" w:rsidP="008C6A6C">
            <w:pPr>
              <w:pStyle w:val="TTableText"/>
              <w:rPr>
                <w:rFonts w:eastAsia="Arial"/>
              </w:rPr>
            </w:pPr>
            <w:r>
              <w:rPr>
                <w:rFonts w:eastAsia="Arial"/>
              </w:rPr>
              <w:t>Clause 5</w:t>
            </w:r>
          </w:p>
        </w:tc>
        <w:tc>
          <w:tcPr>
            <w:tcW w:w="1548" w:type="dxa"/>
          </w:tcPr>
          <w:p w14:paraId="02D3ECBA" w14:textId="77777777" w:rsidR="00DA0187" w:rsidRDefault="00DA0187" w:rsidP="008C6A6C">
            <w:pPr>
              <w:pStyle w:val="TTableText"/>
              <w:rPr>
                <w:rFonts w:eastAsia="Arial"/>
              </w:rPr>
            </w:pPr>
            <w:r>
              <w:rPr>
                <w:rFonts w:eastAsia="Arial"/>
              </w:rPr>
              <w:t>Clause 5</w:t>
            </w:r>
          </w:p>
        </w:tc>
        <w:tc>
          <w:tcPr>
            <w:tcW w:w="1548" w:type="dxa"/>
          </w:tcPr>
          <w:p w14:paraId="172D4B14" w14:textId="77777777" w:rsidR="00DA0187" w:rsidRDefault="00DA0187" w:rsidP="008C6A6C">
            <w:pPr>
              <w:pStyle w:val="TTableText"/>
              <w:rPr>
                <w:rFonts w:eastAsia="Arial"/>
              </w:rPr>
            </w:pPr>
            <w:r>
              <w:rPr>
                <w:rFonts w:eastAsia="Arial"/>
              </w:rPr>
              <w:t>Clause 4</w:t>
            </w:r>
          </w:p>
        </w:tc>
      </w:tr>
      <w:tr w:rsidR="00DA0187" w14:paraId="3A0E771B" w14:textId="77777777" w:rsidTr="008C6A6C">
        <w:tc>
          <w:tcPr>
            <w:tcW w:w="1547" w:type="dxa"/>
          </w:tcPr>
          <w:p w14:paraId="5D23A418" w14:textId="77777777" w:rsidR="00DA0187" w:rsidRDefault="00DA0187" w:rsidP="008C6A6C">
            <w:pPr>
              <w:pStyle w:val="TTableText"/>
              <w:rPr>
                <w:rFonts w:eastAsia="Arial"/>
              </w:rPr>
            </w:pPr>
            <w:r>
              <w:rPr>
                <w:rFonts w:eastAsia="Arial"/>
              </w:rPr>
              <w:t>Section 6</w:t>
            </w:r>
          </w:p>
        </w:tc>
        <w:tc>
          <w:tcPr>
            <w:tcW w:w="1548" w:type="dxa"/>
          </w:tcPr>
          <w:p w14:paraId="3B5B0463" w14:textId="77777777" w:rsidR="00DA0187" w:rsidRDefault="00DA0187" w:rsidP="008C6A6C">
            <w:pPr>
              <w:pStyle w:val="TTableText"/>
              <w:rPr>
                <w:rFonts w:eastAsia="Arial"/>
              </w:rPr>
            </w:pPr>
            <w:r>
              <w:rPr>
                <w:rFonts w:eastAsia="Arial"/>
              </w:rPr>
              <w:t>Clause 5</w:t>
            </w:r>
          </w:p>
        </w:tc>
        <w:tc>
          <w:tcPr>
            <w:tcW w:w="1548" w:type="dxa"/>
          </w:tcPr>
          <w:p w14:paraId="2DC4115F" w14:textId="77777777" w:rsidR="00DA0187" w:rsidRDefault="00DA0187" w:rsidP="008C6A6C">
            <w:pPr>
              <w:pStyle w:val="TTableText"/>
              <w:rPr>
                <w:rFonts w:eastAsia="Arial"/>
              </w:rPr>
            </w:pPr>
            <w:r>
              <w:rPr>
                <w:rFonts w:eastAsia="Arial"/>
              </w:rPr>
              <w:t>Clause 6</w:t>
            </w:r>
          </w:p>
        </w:tc>
        <w:tc>
          <w:tcPr>
            <w:tcW w:w="1548" w:type="dxa"/>
          </w:tcPr>
          <w:p w14:paraId="55DB4752" w14:textId="77777777" w:rsidR="00DA0187" w:rsidRDefault="00DA0187" w:rsidP="008C6A6C">
            <w:pPr>
              <w:pStyle w:val="TTableText"/>
              <w:rPr>
                <w:rFonts w:eastAsia="Arial"/>
              </w:rPr>
            </w:pPr>
            <w:r>
              <w:rPr>
                <w:rFonts w:eastAsia="Arial"/>
              </w:rPr>
              <w:t>Clause 6</w:t>
            </w:r>
          </w:p>
        </w:tc>
        <w:tc>
          <w:tcPr>
            <w:tcW w:w="1548" w:type="dxa"/>
          </w:tcPr>
          <w:p w14:paraId="584BFE83" w14:textId="77777777" w:rsidR="00DA0187" w:rsidRDefault="00DA0187" w:rsidP="008C6A6C">
            <w:pPr>
              <w:pStyle w:val="TTableText"/>
              <w:rPr>
                <w:rFonts w:eastAsia="Arial"/>
              </w:rPr>
            </w:pPr>
            <w:r>
              <w:rPr>
                <w:rFonts w:eastAsia="Arial"/>
              </w:rPr>
              <w:t>Clause 6</w:t>
            </w:r>
          </w:p>
        </w:tc>
        <w:tc>
          <w:tcPr>
            <w:tcW w:w="1548" w:type="dxa"/>
          </w:tcPr>
          <w:p w14:paraId="766FCCBD" w14:textId="77777777" w:rsidR="00DA0187" w:rsidRDefault="00DA0187" w:rsidP="008C6A6C">
            <w:pPr>
              <w:pStyle w:val="TTableText"/>
              <w:rPr>
                <w:rFonts w:eastAsia="Arial"/>
              </w:rPr>
            </w:pPr>
            <w:r>
              <w:rPr>
                <w:rFonts w:eastAsia="Arial"/>
              </w:rPr>
              <w:t>Clause 5</w:t>
            </w:r>
          </w:p>
        </w:tc>
      </w:tr>
      <w:tr w:rsidR="00DA0187" w14:paraId="23F2D66F" w14:textId="77777777" w:rsidTr="008C6A6C">
        <w:tc>
          <w:tcPr>
            <w:tcW w:w="1547" w:type="dxa"/>
          </w:tcPr>
          <w:p w14:paraId="57FC17CE" w14:textId="77777777" w:rsidR="00DA0187" w:rsidRDefault="00DA0187" w:rsidP="008C6A6C">
            <w:pPr>
              <w:pStyle w:val="TTableText"/>
              <w:rPr>
                <w:rFonts w:eastAsia="Arial"/>
              </w:rPr>
            </w:pPr>
            <w:r>
              <w:rPr>
                <w:rFonts w:eastAsia="Arial"/>
              </w:rPr>
              <w:t>Section 7</w:t>
            </w:r>
          </w:p>
        </w:tc>
        <w:tc>
          <w:tcPr>
            <w:tcW w:w="1548" w:type="dxa"/>
          </w:tcPr>
          <w:p w14:paraId="7D2A213C" w14:textId="77777777" w:rsidR="00DA0187" w:rsidRDefault="00DA0187" w:rsidP="008C6A6C">
            <w:pPr>
              <w:pStyle w:val="TTableText"/>
              <w:rPr>
                <w:rFonts w:eastAsia="Arial"/>
              </w:rPr>
            </w:pPr>
            <w:r>
              <w:rPr>
                <w:rFonts w:eastAsia="Arial"/>
              </w:rPr>
              <w:t>Clause 6</w:t>
            </w:r>
          </w:p>
        </w:tc>
        <w:tc>
          <w:tcPr>
            <w:tcW w:w="1548" w:type="dxa"/>
          </w:tcPr>
          <w:p w14:paraId="5449EE1C" w14:textId="77777777" w:rsidR="00DA0187" w:rsidRDefault="00DA0187" w:rsidP="008C6A6C">
            <w:pPr>
              <w:pStyle w:val="TTableText"/>
              <w:rPr>
                <w:rFonts w:eastAsia="Arial"/>
              </w:rPr>
            </w:pPr>
            <w:r>
              <w:rPr>
                <w:rFonts w:eastAsia="Arial"/>
              </w:rPr>
              <w:t>Clause 7</w:t>
            </w:r>
          </w:p>
        </w:tc>
        <w:tc>
          <w:tcPr>
            <w:tcW w:w="1548" w:type="dxa"/>
          </w:tcPr>
          <w:p w14:paraId="334096FE" w14:textId="77777777" w:rsidR="00DA0187" w:rsidRDefault="00DA0187" w:rsidP="008C6A6C">
            <w:pPr>
              <w:pStyle w:val="TTableText"/>
              <w:rPr>
                <w:rFonts w:eastAsia="Arial"/>
              </w:rPr>
            </w:pPr>
            <w:r>
              <w:rPr>
                <w:rFonts w:eastAsia="Arial"/>
              </w:rPr>
              <w:t>Clause 7</w:t>
            </w:r>
          </w:p>
        </w:tc>
        <w:tc>
          <w:tcPr>
            <w:tcW w:w="1548" w:type="dxa"/>
          </w:tcPr>
          <w:p w14:paraId="4FED5A8D" w14:textId="77777777" w:rsidR="00DA0187" w:rsidRDefault="00DA0187" w:rsidP="008C6A6C">
            <w:pPr>
              <w:pStyle w:val="TTableText"/>
              <w:rPr>
                <w:rFonts w:eastAsia="Arial"/>
              </w:rPr>
            </w:pPr>
            <w:r>
              <w:rPr>
                <w:rFonts w:eastAsia="Arial"/>
              </w:rPr>
              <w:t>Clause 7</w:t>
            </w:r>
          </w:p>
        </w:tc>
        <w:tc>
          <w:tcPr>
            <w:tcW w:w="1548" w:type="dxa"/>
          </w:tcPr>
          <w:p w14:paraId="5FB7A99D" w14:textId="77777777" w:rsidR="00DA0187" w:rsidRDefault="00DA0187" w:rsidP="008C6A6C">
            <w:pPr>
              <w:pStyle w:val="TTableText"/>
              <w:rPr>
                <w:rFonts w:eastAsia="Arial"/>
              </w:rPr>
            </w:pPr>
            <w:r>
              <w:rPr>
                <w:rFonts w:eastAsia="Arial"/>
              </w:rPr>
              <w:t>Clause 6</w:t>
            </w:r>
          </w:p>
        </w:tc>
      </w:tr>
      <w:tr w:rsidR="00DA0187" w14:paraId="73AB4EF7" w14:textId="77777777" w:rsidTr="008C6A6C">
        <w:tc>
          <w:tcPr>
            <w:tcW w:w="1547" w:type="dxa"/>
          </w:tcPr>
          <w:p w14:paraId="36193777" w14:textId="77777777" w:rsidR="00DA0187" w:rsidRDefault="00DA0187" w:rsidP="008C6A6C">
            <w:pPr>
              <w:pStyle w:val="TTableText"/>
              <w:rPr>
                <w:rFonts w:eastAsia="Arial"/>
              </w:rPr>
            </w:pPr>
            <w:r>
              <w:rPr>
                <w:rFonts w:eastAsia="Arial"/>
              </w:rPr>
              <w:t>Section 8</w:t>
            </w:r>
          </w:p>
        </w:tc>
        <w:tc>
          <w:tcPr>
            <w:tcW w:w="1548" w:type="dxa"/>
          </w:tcPr>
          <w:p w14:paraId="0071B397" w14:textId="77777777" w:rsidR="00DA0187" w:rsidRDefault="00DA0187" w:rsidP="008C6A6C">
            <w:pPr>
              <w:pStyle w:val="TTableText"/>
              <w:rPr>
                <w:rFonts w:eastAsia="Arial"/>
              </w:rPr>
            </w:pPr>
            <w:r>
              <w:rPr>
                <w:rFonts w:eastAsia="Arial"/>
              </w:rPr>
              <w:t>Clause 7</w:t>
            </w:r>
          </w:p>
        </w:tc>
        <w:tc>
          <w:tcPr>
            <w:tcW w:w="1548" w:type="dxa"/>
          </w:tcPr>
          <w:p w14:paraId="250355CA" w14:textId="77777777" w:rsidR="00DA0187" w:rsidRDefault="00DA0187" w:rsidP="008C6A6C">
            <w:pPr>
              <w:pStyle w:val="TTableText"/>
              <w:rPr>
                <w:rFonts w:eastAsia="Arial"/>
              </w:rPr>
            </w:pPr>
            <w:r>
              <w:rPr>
                <w:rFonts w:eastAsia="Arial"/>
              </w:rPr>
              <w:t>Clause 8</w:t>
            </w:r>
          </w:p>
        </w:tc>
        <w:tc>
          <w:tcPr>
            <w:tcW w:w="1548" w:type="dxa"/>
          </w:tcPr>
          <w:p w14:paraId="0BFEE720" w14:textId="77777777" w:rsidR="00DA0187" w:rsidRDefault="00DA0187" w:rsidP="008C6A6C">
            <w:pPr>
              <w:pStyle w:val="TTableText"/>
              <w:rPr>
                <w:rFonts w:eastAsia="Arial"/>
              </w:rPr>
            </w:pPr>
            <w:r>
              <w:rPr>
                <w:rFonts w:eastAsia="Arial"/>
              </w:rPr>
              <w:t>Clause 8</w:t>
            </w:r>
          </w:p>
        </w:tc>
        <w:tc>
          <w:tcPr>
            <w:tcW w:w="1548" w:type="dxa"/>
          </w:tcPr>
          <w:p w14:paraId="4CF57334" w14:textId="77777777" w:rsidR="00DA0187" w:rsidRDefault="00DA0187" w:rsidP="008C6A6C">
            <w:pPr>
              <w:pStyle w:val="TTableText"/>
              <w:rPr>
                <w:rFonts w:eastAsia="Arial"/>
              </w:rPr>
            </w:pPr>
            <w:r>
              <w:rPr>
                <w:rFonts w:eastAsia="Arial"/>
              </w:rPr>
              <w:t>Clause 8</w:t>
            </w:r>
          </w:p>
        </w:tc>
        <w:tc>
          <w:tcPr>
            <w:tcW w:w="1548" w:type="dxa"/>
          </w:tcPr>
          <w:p w14:paraId="7F517967" w14:textId="77777777" w:rsidR="00DA0187" w:rsidRDefault="00DA0187" w:rsidP="008C6A6C">
            <w:pPr>
              <w:pStyle w:val="TTableText"/>
              <w:rPr>
                <w:rFonts w:eastAsia="Arial"/>
              </w:rPr>
            </w:pPr>
            <w:r>
              <w:rPr>
                <w:rFonts w:eastAsia="Arial"/>
              </w:rPr>
              <w:t>Clause 7</w:t>
            </w:r>
          </w:p>
        </w:tc>
      </w:tr>
      <w:tr w:rsidR="00DA0187" w14:paraId="036A0BE4" w14:textId="77777777" w:rsidTr="008C6A6C">
        <w:tc>
          <w:tcPr>
            <w:tcW w:w="1547" w:type="dxa"/>
          </w:tcPr>
          <w:p w14:paraId="0E013EF6" w14:textId="77777777" w:rsidR="00DA0187" w:rsidRDefault="00DA0187" w:rsidP="008C6A6C">
            <w:pPr>
              <w:pStyle w:val="TTableText"/>
              <w:rPr>
                <w:rFonts w:eastAsia="Arial"/>
              </w:rPr>
            </w:pPr>
            <w:r>
              <w:rPr>
                <w:rFonts w:eastAsia="Arial"/>
              </w:rPr>
              <w:t>Section 9</w:t>
            </w:r>
          </w:p>
        </w:tc>
        <w:tc>
          <w:tcPr>
            <w:tcW w:w="1548" w:type="dxa"/>
          </w:tcPr>
          <w:p w14:paraId="60D92620" w14:textId="77777777" w:rsidR="00DA0187" w:rsidRDefault="00DA0187" w:rsidP="008C6A6C">
            <w:pPr>
              <w:pStyle w:val="TTableText"/>
              <w:rPr>
                <w:rFonts w:eastAsia="Arial"/>
              </w:rPr>
            </w:pPr>
          </w:p>
        </w:tc>
        <w:tc>
          <w:tcPr>
            <w:tcW w:w="1548" w:type="dxa"/>
          </w:tcPr>
          <w:p w14:paraId="059893C3" w14:textId="77777777" w:rsidR="00DA0187" w:rsidRDefault="00DA0187" w:rsidP="008C6A6C">
            <w:pPr>
              <w:pStyle w:val="TTableText"/>
              <w:rPr>
                <w:rFonts w:eastAsia="Arial"/>
              </w:rPr>
            </w:pPr>
          </w:p>
        </w:tc>
        <w:tc>
          <w:tcPr>
            <w:tcW w:w="1548" w:type="dxa"/>
          </w:tcPr>
          <w:p w14:paraId="4969562A" w14:textId="77777777" w:rsidR="00DA0187" w:rsidRDefault="00DA0187" w:rsidP="008C6A6C">
            <w:pPr>
              <w:pStyle w:val="TTableText"/>
              <w:rPr>
                <w:rFonts w:eastAsia="Arial"/>
              </w:rPr>
            </w:pPr>
            <w:r>
              <w:rPr>
                <w:rFonts w:eastAsia="Arial"/>
              </w:rPr>
              <w:t>Clause 9</w:t>
            </w:r>
          </w:p>
        </w:tc>
        <w:tc>
          <w:tcPr>
            <w:tcW w:w="1548" w:type="dxa"/>
          </w:tcPr>
          <w:p w14:paraId="691B572E" w14:textId="77777777" w:rsidR="00DA0187" w:rsidRDefault="00DA0187" w:rsidP="008C6A6C">
            <w:pPr>
              <w:pStyle w:val="TTableText"/>
              <w:rPr>
                <w:rFonts w:eastAsia="Arial"/>
              </w:rPr>
            </w:pPr>
            <w:r>
              <w:rPr>
                <w:rFonts w:eastAsia="Arial"/>
              </w:rPr>
              <w:t>Clause 9</w:t>
            </w:r>
          </w:p>
        </w:tc>
        <w:tc>
          <w:tcPr>
            <w:tcW w:w="1548" w:type="dxa"/>
          </w:tcPr>
          <w:p w14:paraId="58EC7C51" w14:textId="77777777" w:rsidR="00DA0187" w:rsidRDefault="00DA0187" w:rsidP="008C6A6C">
            <w:pPr>
              <w:pStyle w:val="TTableText"/>
              <w:rPr>
                <w:rFonts w:eastAsia="Arial"/>
              </w:rPr>
            </w:pPr>
            <w:r>
              <w:rPr>
                <w:rFonts w:eastAsia="Arial"/>
              </w:rPr>
              <w:t>Clause 8</w:t>
            </w:r>
          </w:p>
        </w:tc>
      </w:tr>
      <w:tr w:rsidR="00DA0187" w14:paraId="23A3904B" w14:textId="77777777" w:rsidTr="008C6A6C">
        <w:tc>
          <w:tcPr>
            <w:tcW w:w="1547" w:type="dxa"/>
          </w:tcPr>
          <w:p w14:paraId="1656E2DA" w14:textId="77777777" w:rsidR="00DA0187" w:rsidRDefault="00DA0187" w:rsidP="008C6A6C">
            <w:pPr>
              <w:pStyle w:val="TTableText"/>
              <w:rPr>
                <w:rFonts w:eastAsia="Arial"/>
              </w:rPr>
            </w:pPr>
            <w:r>
              <w:rPr>
                <w:rFonts w:eastAsia="Arial"/>
              </w:rPr>
              <w:t>Section 10</w:t>
            </w:r>
          </w:p>
        </w:tc>
        <w:tc>
          <w:tcPr>
            <w:tcW w:w="1548" w:type="dxa"/>
          </w:tcPr>
          <w:p w14:paraId="1E498171" w14:textId="77777777" w:rsidR="00DA0187" w:rsidRDefault="00DA0187" w:rsidP="008C6A6C">
            <w:pPr>
              <w:pStyle w:val="TTableText"/>
              <w:rPr>
                <w:rFonts w:eastAsia="Arial"/>
              </w:rPr>
            </w:pPr>
            <w:r>
              <w:rPr>
                <w:rFonts w:eastAsia="Arial"/>
              </w:rPr>
              <w:t>Clause 8</w:t>
            </w:r>
          </w:p>
        </w:tc>
        <w:tc>
          <w:tcPr>
            <w:tcW w:w="1548" w:type="dxa"/>
          </w:tcPr>
          <w:p w14:paraId="04F78107" w14:textId="77777777" w:rsidR="00DA0187" w:rsidRDefault="00DA0187" w:rsidP="008C6A6C">
            <w:pPr>
              <w:pStyle w:val="TTableText"/>
              <w:rPr>
                <w:rFonts w:eastAsia="Arial"/>
              </w:rPr>
            </w:pPr>
            <w:r>
              <w:rPr>
                <w:rFonts w:eastAsia="Arial"/>
              </w:rPr>
              <w:t>Clause 9</w:t>
            </w:r>
          </w:p>
        </w:tc>
        <w:tc>
          <w:tcPr>
            <w:tcW w:w="1548" w:type="dxa"/>
          </w:tcPr>
          <w:p w14:paraId="261DAD21" w14:textId="77777777" w:rsidR="00DA0187" w:rsidRDefault="00DA0187" w:rsidP="008C6A6C">
            <w:pPr>
              <w:pStyle w:val="TTableText"/>
              <w:rPr>
                <w:rFonts w:eastAsia="Arial"/>
              </w:rPr>
            </w:pPr>
            <w:r>
              <w:rPr>
                <w:rFonts w:eastAsia="Arial"/>
              </w:rPr>
              <w:t>Clause 10</w:t>
            </w:r>
          </w:p>
        </w:tc>
        <w:tc>
          <w:tcPr>
            <w:tcW w:w="1548" w:type="dxa"/>
          </w:tcPr>
          <w:p w14:paraId="5B879EAF" w14:textId="77777777" w:rsidR="00DA0187" w:rsidRDefault="00DA0187" w:rsidP="008C6A6C">
            <w:pPr>
              <w:pStyle w:val="TTableText"/>
              <w:rPr>
                <w:rFonts w:eastAsia="Arial"/>
              </w:rPr>
            </w:pPr>
            <w:r>
              <w:rPr>
                <w:rFonts w:eastAsia="Arial"/>
              </w:rPr>
              <w:t>Clause 10</w:t>
            </w:r>
          </w:p>
        </w:tc>
        <w:tc>
          <w:tcPr>
            <w:tcW w:w="1548" w:type="dxa"/>
          </w:tcPr>
          <w:p w14:paraId="7CDF754A" w14:textId="77777777" w:rsidR="00DA0187" w:rsidRDefault="00DA0187" w:rsidP="008C6A6C">
            <w:pPr>
              <w:pStyle w:val="TTableText"/>
              <w:rPr>
                <w:rFonts w:eastAsia="Arial"/>
              </w:rPr>
            </w:pPr>
            <w:r>
              <w:rPr>
                <w:rFonts w:eastAsia="Arial"/>
              </w:rPr>
              <w:t>Clause 9</w:t>
            </w:r>
          </w:p>
        </w:tc>
      </w:tr>
      <w:tr w:rsidR="00DA0187" w14:paraId="5003D13B" w14:textId="77777777" w:rsidTr="008C6A6C">
        <w:tc>
          <w:tcPr>
            <w:tcW w:w="1547" w:type="dxa"/>
          </w:tcPr>
          <w:p w14:paraId="54E36330" w14:textId="77777777" w:rsidR="00DA0187" w:rsidRDefault="00DA0187" w:rsidP="008C6A6C">
            <w:pPr>
              <w:pStyle w:val="TTableText"/>
              <w:rPr>
                <w:rFonts w:eastAsia="Arial"/>
              </w:rPr>
            </w:pPr>
            <w:r>
              <w:rPr>
                <w:rFonts w:eastAsia="Arial"/>
              </w:rPr>
              <w:t>Section 11</w:t>
            </w:r>
          </w:p>
        </w:tc>
        <w:tc>
          <w:tcPr>
            <w:tcW w:w="1548" w:type="dxa"/>
          </w:tcPr>
          <w:p w14:paraId="32610F64" w14:textId="77777777" w:rsidR="00DA0187" w:rsidRDefault="00DA0187" w:rsidP="008C6A6C">
            <w:pPr>
              <w:pStyle w:val="TTableText"/>
              <w:rPr>
                <w:rFonts w:eastAsia="Arial"/>
              </w:rPr>
            </w:pPr>
            <w:r>
              <w:rPr>
                <w:rFonts w:eastAsia="Arial"/>
              </w:rPr>
              <w:t>Clause 9</w:t>
            </w:r>
          </w:p>
        </w:tc>
        <w:tc>
          <w:tcPr>
            <w:tcW w:w="1548" w:type="dxa"/>
          </w:tcPr>
          <w:p w14:paraId="509838D5" w14:textId="77777777" w:rsidR="00DA0187" w:rsidRDefault="00DA0187" w:rsidP="008C6A6C">
            <w:pPr>
              <w:pStyle w:val="TTableText"/>
              <w:rPr>
                <w:rFonts w:eastAsia="Arial"/>
              </w:rPr>
            </w:pPr>
            <w:r>
              <w:rPr>
                <w:rFonts w:eastAsia="Arial"/>
              </w:rPr>
              <w:t>Clause 10</w:t>
            </w:r>
          </w:p>
        </w:tc>
        <w:tc>
          <w:tcPr>
            <w:tcW w:w="1548" w:type="dxa"/>
          </w:tcPr>
          <w:p w14:paraId="7AC9247C" w14:textId="77777777" w:rsidR="00DA0187" w:rsidRDefault="00DA0187" w:rsidP="008C6A6C">
            <w:pPr>
              <w:pStyle w:val="TTableText"/>
              <w:rPr>
                <w:rFonts w:eastAsia="Arial"/>
              </w:rPr>
            </w:pPr>
            <w:r>
              <w:rPr>
                <w:rFonts w:eastAsia="Arial"/>
              </w:rPr>
              <w:t>Clause 11</w:t>
            </w:r>
          </w:p>
        </w:tc>
        <w:tc>
          <w:tcPr>
            <w:tcW w:w="1548" w:type="dxa"/>
          </w:tcPr>
          <w:p w14:paraId="11899279" w14:textId="77777777" w:rsidR="00DA0187" w:rsidRDefault="00DA0187" w:rsidP="008C6A6C">
            <w:pPr>
              <w:pStyle w:val="TTableText"/>
              <w:rPr>
                <w:rFonts w:eastAsia="Arial"/>
              </w:rPr>
            </w:pPr>
            <w:r>
              <w:rPr>
                <w:rFonts w:eastAsia="Arial"/>
              </w:rPr>
              <w:t>Clause 11</w:t>
            </w:r>
          </w:p>
        </w:tc>
        <w:tc>
          <w:tcPr>
            <w:tcW w:w="1548" w:type="dxa"/>
          </w:tcPr>
          <w:p w14:paraId="65C4F54F" w14:textId="77777777" w:rsidR="00DA0187" w:rsidRDefault="00DA0187" w:rsidP="008C6A6C">
            <w:pPr>
              <w:pStyle w:val="TTableText"/>
              <w:rPr>
                <w:rFonts w:eastAsia="Arial"/>
              </w:rPr>
            </w:pPr>
            <w:r>
              <w:rPr>
                <w:rFonts w:eastAsia="Arial"/>
              </w:rPr>
              <w:t>Clause 10</w:t>
            </w:r>
          </w:p>
        </w:tc>
      </w:tr>
      <w:tr w:rsidR="00DA0187" w14:paraId="73EE0E32" w14:textId="77777777" w:rsidTr="008C6A6C">
        <w:tc>
          <w:tcPr>
            <w:tcW w:w="1547" w:type="dxa"/>
          </w:tcPr>
          <w:p w14:paraId="3D7EB61A" w14:textId="77777777" w:rsidR="00DA0187" w:rsidRDefault="00DA0187" w:rsidP="008C6A6C">
            <w:pPr>
              <w:pStyle w:val="TTableText"/>
              <w:rPr>
                <w:rFonts w:eastAsia="Arial"/>
              </w:rPr>
            </w:pPr>
            <w:r>
              <w:rPr>
                <w:rFonts w:eastAsia="Arial"/>
              </w:rPr>
              <w:t>Section 12</w:t>
            </w:r>
          </w:p>
        </w:tc>
        <w:tc>
          <w:tcPr>
            <w:tcW w:w="1548" w:type="dxa"/>
          </w:tcPr>
          <w:p w14:paraId="411CCBFA" w14:textId="77777777" w:rsidR="00DA0187" w:rsidRDefault="00DA0187" w:rsidP="008C6A6C">
            <w:pPr>
              <w:pStyle w:val="TTableText"/>
              <w:rPr>
                <w:rFonts w:eastAsia="Arial"/>
              </w:rPr>
            </w:pPr>
            <w:r>
              <w:rPr>
                <w:rFonts w:eastAsia="Arial"/>
              </w:rPr>
              <w:t>Clause 10</w:t>
            </w:r>
          </w:p>
        </w:tc>
        <w:tc>
          <w:tcPr>
            <w:tcW w:w="1548" w:type="dxa"/>
          </w:tcPr>
          <w:p w14:paraId="08CA0912" w14:textId="77777777" w:rsidR="00DA0187" w:rsidRDefault="00DA0187" w:rsidP="008C6A6C">
            <w:pPr>
              <w:pStyle w:val="TTableText"/>
              <w:rPr>
                <w:rFonts w:eastAsia="Arial"/>
              </w:rPr>
            </w:pPr>
            <w:r>
              <w:rPr>
                <w:rFonts w:eastAsia="Arial"/>
              </w:rPr>
              <w:t>Clause 11</w:t>
            </w:r>
          </w:p>
        </w:tc>
        <w:tc>
          <w:tcPr>
            <w:tcW w:w="1548" w:type="dxa"/>
          </w:tcPr>
          <w:p w14:paraId="49CAA372" w14:textId="77777777" w:rsidR="00DA0187" w:rsidRDefault="00DA0187" w:rsidP="008C6A6C">
            <w:pPr>
              <w:pStyle w:val="TTableText"/>
              <w:rPr>
                <w:rFonts w:eastAsia="Arial"/>
              </w:rPr>
            </w:pPr>
            <w:r>
              <w:rPr>
                <w:rFonts w:eastAsia="Arial"/>
              </w:rPr>
              <w:t>Clause 12</w:t>
            </w:r>
          </w:p>
        </w:tc>
        <w:tc>
          <w:tcPr>
            <w:tcW w:w="1548" w:type="dxa"/>
          </w:tcPr>
          <w:p w14:paraId="7DED372F" w14:textId="77777777" w:rsidR="00DA0187" w:rsidRDefault="00DA0187" w:rsidP="008C6A6C">
            <w:pPr>
              <w:pStyle w:val="TTableText"/>
              <w:rPr>
                <w:rFonts w:eastAsia="Arial"/>
              </w:rPr>
            </w:pPr>
            <w:r>
              <w:rPr>
                <w:rFonts w:eastAsia="Arial"/>
              </w:rPr>
              <w:t>Clause 12</w:t>
            </w:r>
          </w:p>
        </w:tc>
        <w:tc>
          <w:tcPr>
            <w:tcW w:w="1548" w:type="dxa"/>
          </w:tcPr>
          <w:p w14:paraId="106B0010" w14:textId="77777777" w:rsidR="00DA0187" w:rsidRDefault="00DA0187" w:rsidP="008C6A6C">
            <w:pPr>
              <w:pStyle w:val="TTableText"/>
              <w:rPr>
                <w:rFonts w:eastAsia="Arial"/>
              </w:rPr>
            </w:pPr>
            <w:r>
              <w:rPr>
                <w:rFonts w:eastAsia="Arial"/>
              </w:rPr>
              <w:t>Clause 11</w:t>
            </w:r>
          </w:p>
        </w:tc>
      </w:tr>
      <w:tr w:rsidR="00DA0187" w14:paraId="0102A3AD" w14:textId="77777777" w:rsidTr="008C6A6C">
        <w:tc>
          <w:tcPr>
            <w:tcW w:w="1547" w:type="dxa"/>
          </w:tcPr>
          <w:p w14:paraId="0EA390B3" w14:textId="77777777" w:rsidR="00DA0187" w:rsidRDefault="00DA0187" w:rsidP="008C6A6C">
            <w:pPr>
              <w:pStyle w:val="TTableText"/>
              <w:rPr>
                <w:rFonts w:eastAsia="Arial"/>
              </w:rPr>
            </w:pPr>
            <w:r>
              <w:rPr>
                <w:rFonts w:eastAsia="Arial"/>
              </w:rPr>
              <w:t>Section 13</w:t>
            </w:r>
          </w:p>
        </w:tc>
        <w:tc>
          <w:tcPr>
            <w:tcW w:w="1548" w:type="dxa"/>
          </w:tcPr>
          <w:p w14:paraId="33F2D24F" w14:textId="77777777" w:rsidR="00DA0187" w:rsidRDefault="00DA0187" w:rsidP="008C6A6C">
            <w:pPr>
              <w:pStyle w:val="TTableText"/>
              <w:rPr>
                <w:rFonts w:eastAsia="Arial"/>
              </w:rPr>
            </w:pPr>
            <w:r>
              <w:rPr>
                <w:rFonts w:eastAsia="Arial"/>
              </w:rPr>
              <w:t>Clause 11</w:t>
            </w:r>
          </w:p>
        </w:tc>
        <w:tc>
          <w:tcPr>
            <w:tcW w:w="1548" w:type="dxa"/>
          </w:tcPr>
          <w:p w14:paraId="057AEBC8" w14:textId="77777777" w:rsidR="00DA0187" w:rsidRDefault="00DA0187" w:rsidP="008C6A6C">
            <w:pPr>
              <w:pStyle w:val="TTableText"/>
              <w:rPr>
                <w:rFonts w:eastAsia="Arial"/>
              </w:rPr>
            </w:pPr>
            <w:r>
              <w:rPr>
                <w:rFonts w:eastAsia="Arial"/>
              </w:rPr>
              <w:t>Clause 12</w:t>
            </w:r>
          </w:p>
        </w:tc>
        <w:tc>
          <w:tcPr>
            <w:tcW w:w="1548" w:type="dxa"/>
          </w:tcPr>
          <w:p w14:paraId="57B40B48" w14:textId="77777777" w:rsidR="00DA0187" w:rsidRDefault="00DA0187" w:rsidP="008C6A6C">
            <w:pPr>
              <w:pStyle w:val="TTableText"/>
              <w:rPr>
                <w:rFonts w:eastAsia="Arial"/>
              </w:rPr>
            </w:pPr>
            <w:r>
              <w:rPr>
                <w:rFonts w:eastAsia="Arial"/>
              </w:rPr>
              <w:t>Clause 13</w:t>
            </w:r>
          </w:p>
        </w:tc>
        <w:tc>
          <w:tcPr>
            <w:tcW w:w="1548" w:type="dxa"/>
          </w:tcPr>
          <w:p w14:paraId="3121A8C4" w14:textId="77777777" w:rsidR="00DA0187" w:rsidRDefault="00DA0187" w:rsidP="008C6A6C">
            <w:pPr>
              <w:pStyle w:val="TTableText"/>
              <w:rPr>
                <w:rFonts w:eastAsia="Arial"/>
              </w:rPr>
            </w:pPr>
            <w:r>
              <w:rPr>
                <w:rFonts w:eastAsia="Arial"/>
              </w:rPr>
              <w:t>Clause 13</w:t>
            </w:r>
          </w:p>
        </w:tc>
        <w:tc>
          <w:tcPr>
            <w:tcW w:w="1548" w:type="dxa"/>
          </w:tcPr>
          <w:p w14:paraId="73543859" w14:textId="77777777" w:rsidR="00DA0187" w:rsidRDefault="00DA0187" w:rsidP="008C6A6C">
            <w:pPr>
              <w:pStyle w:val="TTableText"/>
              <w:rPr>
                <w:rFonts w:eastAsia="Arial"/>
              </w:rPr>
            </w:pPr>
            <w:r>
              <w:rPr>
                <w:rFonts w:eastAsia="Arial"/>
              </w:rPr>
              <w:t>Clause 12</w:t>
            </w:r>
          </w:p>
        </w:tc>
      </w:tr>
      <w:tr w:rsidR="00DA0187" w14:paraId="60EE0B8F" w14:textId="77777777" w:rsidTr="008C6A6C">
        <w:tc>
          <w:tcPr>
            <w:tcW w:w="1547" w:type="dxa"/>
          </w:tcPr>
          <w:p w14:paraId="5D4DC258" w14:textId="77777777" w:rsidR="00DA0187" w:rsidRDefault="00DA0187" w:rsidP="008C6A6C">
            <w:pPr>
              <w:pStyle w:val="TTableText"/>
              <w:rPr>
                <w:rFonts w:eastAsia="Arial"/>
              </w:rPr>
            </w:pPr>
            <w:r>
              <w:rPr>
                <w:rFonts w:eastAsia="Arial"/>
              </w:rPr>
              <w:t>Section 14</w:t>
            </w:r>
          </w:p>
        </w:tc>
        <w:tc>
          <w:tcPr>
            <w:tcW w:w="1548" w:type="dxa"/>
          </w:tcPr>
          <w:p w14:paraId="0B25810A" w14:textId="77777777" w:rsidR="00DA0187" w:rsidRDefault="00DA0187" w:rsidP="008C6A6C">
            <w:pPr>
              <w:pStyle w:val="TTableText"/>
              <w:rPr>
                <w:rFonts w:eastAsia="Arial"/>
              </w:rPr>
            </w:pPr>
            <w:r>
              <w:rPr>
                <w:rFonts w:eastAsia="Arial"/>
              </w:rPr>
              <w:t>Clause 12</w:t>
            </w:r>
          </w:p>
        </w:tc>
        <w:tc>
          <w:tcPr>
            <w:tcW w:w="1548" w:type="dxa"/>
          </w:tcPr>
          <w:p w14:paraId="38D41E1F" w14:textId="77777777" w:rsidR="00DA0187" w:rsidRDefault="00DA0187" w:rsidP="008C6A6C">
            <w:pPr>
              <w:pStyle w:val="TTableText"/>
              <w:rPr>
                <w:rFonts w:eastAsia="Arial"/>
              </w:rPr>
            </w:pPr>
            <w:r>
              <w:rPr>
                <w:rFonts w:eastAsia="Arial"/>
              </w:rPr>
              <w:t>Clause 13</w:t>
            </w:r>
          </w:p>
        </w:tc>
        <w:tc>
          <w:tcPr>
            <w:tcW w:w="1548" w:type="dxa"/>
          </w:tcPr>
          <w:p w14:paraId="3C945BA9" w14:textId="77777777" w:rsidR="00DA0187" w:rsidRDefault="00DA0187" w:rsidP="008C6A6C">
            <w:pPr>
              <w:pStyle w:val="TTableText"/>
              <w:rPr>
                <w:rFonts w:eastAsia="Arial"/>
              </w:rPr>
            </w:pPr>
            <w:r>
              <w:rPr>
                <w:rFonts w:eastAsia="Arial"/>
              </w:rPr>
              <w:t>Clause 14</w:t>
            </w:r>
          </w:p>
        </w:tc>
        <w:tc>
          <w:tcPr>
            <w:tcW w:w="1548" w:type="dxa"/>
          </w:tcPr>
          <w:p w14:paraId="228D386A" w14:textId="77777777" w:rsidR="00DA0187" w:rsidRDefault="00DA0187" w:rsidP="008C6A6C">
            <w:pPr>
              <w:pStyle w:val="TTableText"/>
              <w:rPr>
                <w:rFonts w:eastAsia="Arial"/>
              </w:rPr>
            </w:pPr>
            <w:r>
              <w:rPr>
                <w:rFonts w:eastAsia="Arial"/>
              </w:rPr>
              <w:t>Clause 14</w:t>
            </w:r>
          </w:p>
        </w:tc>
        <w:tc>
          <w:tcPr>
            <w:tcW w:w="1548" w:type="dxa"/>
          </w:tcPr>
          <w:p w14:paraId="1EBA0211" w14:textId="77777777" w:rsidR="00DA0187" w:rsidRDefault="00DA0187" w:rsidP="008C6A6C">
            <w:pPr>
              <w:pStyle w:val="TTableText"/>
              <w:rPr>
                <w:rFonts w:eastAsia="Arial"/>
              </w:rPr>
            </w:pPr>
            <w:r>
              <w:rPr>
                <w:rFonts w:eastAsia="Arial"/>
              </w:rPr>
              <w:t>Clause 13</w:t>
            </w:r>
          </w:p>
        </w:tc>
      </w:tr>
      <w:tr w:rsidR="00DA0187" w14:paraId="63A2A1BA" w14:textId="77777777" w:rsidTr="008C6A6C">
        <w:tc>
          <w:tcPr>
            <w:tcW w:w="1547" w:type="dxa"/>
          </w:tcPr>
          <w:p w14:paraId="273E4E6F" w14:textId="77777777" w:rsidR="00DA0187" w:rsidRDefault="00DA0187" w:rsidP="008C6A6C">
            <w:pPr>
              <w:pStyle w:val="TTableText"/>
              <w:rPr>
                <w:rFonts w:eastAsia="Arial"/>
              </w:rPr>
            </w:pPr>
            <w:r>
              <w:rPr>
                <w:rFonts w:eastAsia="Arial"/>
              </w:rPr>
              <w:t>Schedule</w:t>
            </w:r>
          </w:p>
        </w:tc>
        <w:tc>
          <w:tcPr>
            <w:tcW w:w="1548" w:type="dxa"/>
          </w:tcPr>
          <w:p w14:paraId="1C53B7DE" w14:textId="77777777" w:rsidR="00DA0187" w:rsidRDefault="00DA0187" w:rsidP="008C6A6C">
            <w:pPr>
              <w:pStyle w:val="TTableText"/>
              <w:rPr>
                <w:rFonts w:eastAsia="Arial"/>
              </w:rPr>
            </w:pPr>
            <w:r>
              <w:rPr>
                <w:rFonts w:eastAsia="Arial"/>
              </w:rPr>
              <w:t>Schedule</w:t>
            </w:r>
          </w:p>
        </w:tc>
        <w:tc>
          <w:tcPr>
            <w:tcW w:w="1548" w:type="dxa"/>
          </w:tcPr>
          <w:p w14:paraId="52C17452" w14:textId="77777777" w:rsidR="00DA0187" w:rsidRDefault="00DA0187" w:rsidP="008C6A6C">
            <w:pPr>
              <w:pStyle w:val="TTableText"/>
              <w:rPr>
                <w:rFonts w:eastAsia="Arial"/>
              </w:rPr>
            </w:pPr>
            <w:r>
              <w:rPr>
                <w:rFonts w:eastAsia="Arial"/>
              </w:rPr>
              <w:t>Schedule</w:t>
            </w:r>
          </w:p>
        </w:tc>
        <w:tc>
          <w:tcPr>
            <w:tcW w:w="1548" w:type="dxa"/>
          </w:tcPr>
          <w:p w14:paraId="6298623A" w14:textId="77777777" w:rsidR="00DA0187" w:rsidRDefault="00DA0187" w:rsidP="008C6A6C">
            <w:pPr>
              <w:pStyle w:val="TTableText"/>
              <w:rPr>
                <w:rFonts w:eastAsia="Arial"/>
              </w:rPr>
            </w:pPr>
            <w:r>
              <w:rPr>
                <w:rFonts w:eastAsia="Arial"/>
              </w:rPr>
              <w:t>Schedule</w:t>
            </w:r>
          </w:p>
        </w:tc>
        <w:tc>
          <w:tcPr>
            <w:tcW w:w="1548" w:type="dxa"/>
          </w:tcPr>
          <w:p w14:paraId="0AFD2F41" w14:textId="77777777" w:rsidR="00DA0187" w:rsidRDefault="00DA0187" w:rsidP="008C6A6C">
            <w:pPr>
              <w:pStyle w:val="TTableText"/>
              <w:rPr>
                <w:rFonts w:eastAsia="Arial"/>
              </w:rPr>
            </w:pPr>
            <w:r>
              <w:rPr>
                <w:rFonts w:eastAsia="Arial"/>
              </w:rPr>
              <w:t>Schedule</w:t>
            </w:r>
          </w:p>
        </w:tc>
        <w:tc>
          <w:tcPr>
            <w:tcW w:w="1548" w:type="dxa"/>
          </w:tcPr>
          <w:p w14:paraId="2E0A7E79" w14:textId="77777777" w:rsidR="00DA0187" w:rsidRDefault="00DA0187" w:rsidP="008C6A6C">
            <w:pPr>
              <w:pStyle w:val="TTableText"/>
              <w:rPr>
                <w:rFonts w:eastAsia="Arial"/>
              </w:rPr>
            </w:pPr>
            <w:r>
              <w:rPr>
                <w:rFonts w:eastAsia="Arial"/>
              </w:rPr>
              <w:t>Schedule</w:t>
            </w:r>
          </w:p>
        </w:tc>
      </w:tr>
      <w:bookmarkEnd w:id="87"/>
      <w:bookmarkEnd w:id="100"/>
      <w:bookmarkEnd w:id="101"/>
      <w:bookmarkEnd w:id="104"/>
      <w:bookmarkEnd w:id="105"/>
      <w:bookmarkEnd w:id="106"/>
    </w:tbl>
    <w:p w14:paraId="606D3CDE" w14:textId="69D83D6F" w:rsidR="00DA0187" w:rsidRDefault="00DA0187" w:rsidP="00DA0187">
      <w:pPr>
        <w:rPr>
          <w:rFonts w:ascii="Palatino Linotype" w:hAnsi="Palatino Linotype"/>
          <w:sz w:val="20"/>
        </w:rPr>
      </w:pPr>
    </w:p>
    <w:sectPr w:rsidR="00DA0187" w:rsidSect="00650AAC">
      <w:headerReference w:type="even" r:id="rId40"/>
      <w:headerReference w:type="default" r:id="rId41"/>
      <w:footerReference w:type="even" r:id="rId42"/>
      <w:footerReference w:type="default" r:id="rId43"/>
      <w:headerReference w:type="first" r:id="rId44"/>
      <w:footerReference w:type="first" r:id="rId45"/>
      <w:type w:val="continuous"/>
      <w:pgSz w:w="11906" w:h="16838" w:code="9"/>
      <w:pgMar w:top="1134" w:right="1134" w:bottom="1673" w:left="1701"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175DB" w14:textId="77777777" w:rsidR="00983A58" w:rsidRDefault="00983A58">
      <w:r>
        <w:separator/>
      </w:r>
    </w:p>
    <w:p w14:paraId="3F434653" w14:textId="77777777" w:rsidR="00983A58" w:rsidRDefault="00983A58"/>
    <w:p w14:paraId="12EDAA0F" w14:textId="77777777" w:rsidR="00983A58" w:rsidRDefault="00983A58"/>
  </w:endnote>
  <w:endnote w:type="continuationSeparator" w:id="0">
    <w:p w14:paraId="50A999A4" w14:textId="77777777" w:rsidR="00983A58" w:rsidRDefault="00983A58">
      <w:r>
        <w:continuationSeparator/>
      </w:r>
    </w:p>
    <w:p w14:paraId="1577FDD9" w14:textId="77777777" w:rsidR="00983A58" w:rsidRDefault="00983A58"/>
    <w:p w14:paraId="37523C6F"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B30E0" w14:textId="1408B8E4"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47E4B">
      <w:rPr>
        <w:rStyle w:val="PageNumber"/>
        <w:noProof/>
      </w:rPr>
      <w:t>4</w:t>
    </w:r>
    <w:r>
      <w:rPr>
        <w:rStyle w:val="PageNumber"/>
      </w:rPr>
      <w:fldChar w:fldCharType="end"/>
    </w:r>
  </w:p>
  <w:p w14:paraId="2E9ED020"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39C7" w14:textId="77777777" w:rsidR="00BC5EA1" w:rsidRDefault="00BC5EA1" w:rsidP="007F6DEA">
    <w:pPr>
      <w:pStyle w:val="Footer"/>
      <w:rPr>
        <w:rStyle w:val="FooterText"/>
      </w:rPr>
    </w:pPr>
  </w:p>
  <w:p w14:paraId="0D5C31AC" w14:textId="295A8B8C" w:rsidR="007F6DEA" w:rsidRDefault="007F6DEA" w:rsidP="007F6DEA">
    <w:pPr>
      <w:pStyle w:val="Footer"/>
      <w:rPr>
        <w:rStyle w:val="FooterText"/>
      </w:rPr>
    </w:pPr>
    <w:r w:rsidRPr="00DE0805">
      <w:rPr>
        <w:rStyle w:val="FooterText"/>
      </w:rPr>
      <w:t xml:space="preserve">These Explanatory Notes relate to the </w:t>
    </w:r>
    <w:r w:rsidR="001A13BC">
      <w:rPr>
        <w:rStyle w:val="FooterText"/>
      </w:rPr>
      <w:t>Higher Education (Freedom of Speech) Act</w:t>
    </w:r>
    <w:r>
      <w:rPr>
        <w:rStyle w:val="FooterText"/>
      </w:rPr>
      <w:t xml:space="preserve"> 2023 which received Royal Assent on </w:t>
    </w:r>
    <w:r w:rsidR="001A13BC">
      <w:rPr>
        <w:rStyle w:val="FooterText"/>
      </w:rPr>
      <w:t>11</w:t>
    </w:r>
    <w:r>
      <w:rPr>
        <w:rStyle w:val="FooterText"/>
      </w:rPr>
      <w:t xml:space="preserve"> May 2023 (c. 1</w:t>
    </w:r>
    <w:r w:rsidR="001A13BC">
      <w:rPr>
        <w:rStyle w:val="FooterText"/>
      </w:rPr>
      <w:t>6</w:t>
    </w:r>
    <w:r>
      <w:rPr>
        <w:rStyle w:val="FooterText"/>
      </w:rPr>
      <w:t>).</w:t>
    </w:r>
    <w:r w:rsidRPr="00DE0805">
      <w:rPr>
        <w:rStyle w:val="FooterText"/>
      </w:rPr>
      <w:tab/>
    </w:r>
  </w:p>
  <w:sdt>
    <w:sdtPr>
      <w:id w:val="820780208"/>
      <w:docPartObj>
        <w:docPartGallery w:val="Page Numbers (Bottom of Page)"/>
        <w:docPartUnique/>
      </w:docPartObj>
    </w:sdtPr>
    <w:sdtContent>
      <w:p w14:paraId="5155C093" w14:textId="77777777" w:rsidR="00A41DAF" w:rsidRDefault="00A41DAF" w:rsidP="00A41DAF">
        <w:pPr>
          <w:pStyle w:val="Footer"/>
          <w:framePr w:w="441" w:h="311" w:hRule="exact" w:wrap="around" w:vAnchor="text" w:hAnchor="page" w:x="5869" w:y="1"/>
          <w:jc w:val="center"/>
        </w:pPr>
        <w:r>
          <w:fldChar w:fldCharType="begin"/>
        </w:r>
        <w:r>
          <w:instrText xml:space="preserve"> PAGE   \* MERGEFORMAT </w:instrText>
        </w:r>
        <w:r>
          <w:fldChar w:fldCharType="separate"/>
        </w:r>
        <w:r>
          <w:t>3</w:t>
        </w:r>
        <w:r>
          <w:rPr>
            <w:noProof/>
          </w:rPr>
          <w:fldChar w:fldCharType="end"/>
        </w:r>
      </w:p>
    </w:sdtContent>
  </w:sdt>
  <w:p w14:paraId="61C99C72" w14:textId="77777777" w:rsidR="00A41DAF" w:rsidRPr="006A0D49" w:rsidRDefault="00A41DAF" w:rsidP="00A41DAF">
    <w:pPr>
      <w:pStyle w:val="Footer"/>
      <w:framePr w:w="441" w:h="311" w:hRule="exact" w:wrap="around" w:vAnchor="text" w:hAnchor="page" w:x="5869" w:y="1"/>
      <w:jc w:val="right"/>
      <w:rPr>
        <w:rStyle w:val="PageNumber"/>
        <w:rFonts w:ascii="Helvetica Neue" w:hAnsi="Helvetica Neue" w:hint="eastAsia"/>
      </w:rPr>
    </w:pPr>
    <w:r>
      <w:fldChar w:fldCharType="begin"/>
    </w:r>
    <w:r>
      <w:instrText xml:space="preserve">PAGE  </w:instrText>
    </w:r>
    <w:r>
      <w:fldChar w:fldCharType="separate"/>
    </w:r>
    <w:r>
      <w:t>3</w:t>
    </w:r>
    <w:r>
      <w:rPr>
        <w:noProof/>
      </w:rPr>
      <w:fldChar w:fldCharType="end"/>
    </w:r>
  </w:p>
  <w:p w14:paraId="7334491E" w14:textId="2D79D681" w:rsidR="00DA0187" w:rsidRPr="007F6DEA" w:rsidRDefault="00DA0187" w:rsidP="00A41DAF">
    <w:pPr>
      <w:framePr w:w="441" w:h="311" w:hRule="exact" w:wrap="around" w:vAnchor="text" w:hAnchor="page" w:x="5773" w:y="1"/>
      <w:tabs>
        <w:tab w:val="center" w:pos="4320"/>
        <w:tab w:val="right" w:pos="8640"/>
      </w:tabs>
      <w:jc w:val="right"/>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rsidRPr="00A64BF2" w14:paraId="231AA33A" w14:textId="77777777" w:rsidTr="00A64BF2">
      <w:tc>
        <w:tcPr>
          <w:tcW w:w="4076" w:type="dxa"/>
          <w:shd w:val="clear" w:color="auto" w:fill="auto"/>
        </w:tcPr>
        <w:p w14:paraId="6EE003B7" w14:textId="26DCEA17" w:rsidR="00AE5693" w:rsidRPr="00A64BF2" w:rsidRDefault="00DA0187" w:rsidP="001E3774">
          <w:pPr>
            <w:pStyle w:val="Footer"/>
          </w:pPr>
          <w:r>
            <w:t>c. 16</w:t>
          </w:r>
          <w:r w:rsidR="00AE5693" w:rsidRPr="00A64BF2">
            <w:t>–EN</w:t>
          </w:r>
        </w:p>
      </w:tc>
      <w:tc>
        <w:tcPr>
          <w:tcW w:w="4077" w:type="dxa"/>
          <w:shd w:val="clear" w:color="auto" w:fill="auto"/>
        </w:tcPr>
        <w:p w14:paraId="22FB7094" w14:textId="7DEB45BD" w:rsidR="00AE5693" w:rsidRPr="00A64BF2" w:rsidRDefault="00AE5693" w:rsidP="00A64BF2">
          <w:pPr>
            <w:pStyle w:val="Footer"/>
            <w:jc w:val="right"/>
          </w:pPr>
        </w:p>
      </w:tc>
    </w:tr>
  </w:tbl>
  <w:p w14:paraId="4FF4AA28"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8D2D3" w14:textId="77777777" w:rsidR="00983A58" w:rsidRDefault="00983A58">
      <w:r>
        <w:separator/>
      </w:r>
    </w:p>
    <w:p w14:paraId="6B3CB680" w14:textId="77777777" w:rsidR="00983A58" w:rsidRDefault="00983A58"/>
    <w:p w14:paraId="13324224" w14:textId="77777777" w:rsidR="00983A58" w:rsidRDefault="00983A58"/>
  </w:footnote>
  <w:footnote w:type="continuationSeparator" w:id="0">
    <w:p w14:paraId="0C7D175D" w14:textId="77777777" w:rsidR="00983A58" w:rsidRDefault="00983A58">
      <w:r>
        <w:continuationSeparator/>
      </w:r>
    </w:p>
    <w:p w14:paraId="35F6024F" w14:textId="77777777" w:rsidR="00983A58" w:rsidRDefault="00983A58"/>
    <w:p w14:paraId="39C35B07" w14:textId="77777777"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AC352"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8D4C5"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709E8"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D1433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E1E4F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9A04B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EB4C0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0920D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EE28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2845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0C6F1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EF01C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1E89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914646"/>
    <w:multiLevelType w:val="hybridMultilevel"/>
    <w:tmpl w:val="7984634E"/>
    <w:lvl w:ilvl="0" w:tplc="08090019">
      <w:start w:val="1"/>
      <w:numFmt w:val="lowerLetter"/>
      <w:lvlText w:val="%1."/>
      <w:lvlJc w:val="left"/>
      <w:pPr>
        <w:ind w:left="2314" w:hanging="360"/>
      </w:pPr>
    </w:lvl>
    <w:lvl w:ilvl="1" w:tplc="08090019" w:tentative="1">
      <w:start w:val="1"/>
      <w:numFmt w:val="lowerLetter"/>
      <w:lvlText w:val="%2."/>
      <w:lvlJc w:val="left"/>
      <w:pPr>
        <w:ind w:left="3034" w:hanging="360"/>
      </w:pPr>
    </w:lvl>
    <w:lvl w:ilvl="2" w:tplc="0809001B" w:tentative="1">
      <w:start w:val="1"/>
      <w:numFmt w:val="lowerRoman"/>
      <w:lvlText w:val="%3."/>
      <w:lvlJc w:val="right"/>
      <w:pPr>
        <w:ind w:left="3754" w:hanging="180"/>
      </w:pPr>
    </w:lvl>
    <w:lvl w:ilvl="3" w:tplc="0809000F" w:tentative="1">
      <w:start w:val="1"/>
      <w:numFmt w:val="decimal"/>
      <w:lvlText w:val="%4."/>
      <w:lvlJc w:val="left"/>
      <w:pPr>
        <w:ind w:left="4474" w:hanging="360"/>
      </w:pPr>
    </w:lvl>
    <w:lvl w:ilvl="4" w:tplc="08090019" w:tentative="1">
      <w:start w:val="1"/>
      <w:numFmt w:val="lowerLetter"/>
      <w:lvlText w:val="%5."/>
      <w:lvlJc w:val="left"/>
      <w:pPr>
        <w:ind w:left="5194" w:hanging="360"/>
      </w:pPr>
    </w:lvl>
    <w:lvl w:ilvl="5" w:tplc="0809001B" w:tentative="1">
      <w:start w:val="1"/>
      <w:numFmt w:val="lowerRoman"/>
      <w:lvlText w:val="%6."/>
      <w:lvlJc w:val="right"/>
      <w:pPr>
        <w:ind w:left="5914" w:hanging="180"/>
      </w:pPr>
    </w:lvl>
    <w:lvl w:ilvl="6" w:tplc="0809000F" w:tentative="1">
      <w:start w:val="1"/>
      <w:numFmt w:val="decimal"/>
      <w:lvlText w:val="%7."/>
      <w:lvlJc w:val="left"/>
      <w:pPr>
        <w:ind w:left="6634" w:hanging="360"/>
      </w:pPr>
    </w:lvl>
    <w:lvl w:ilvl="7" w:tplc="08090019" w:tentative="1">
      <w:start w:val="1"/>
      <w:numFmt w:val="lowerLetter"/>
      <w:lvlText w:val="%8."/>
      <w:lvlJc w:val="left"/>
      <w:pPr>
        <w:ind w:left="7354" w:hanging="360"/>
      </w:pPr>
    </w:lvl>
    <w:lvl w:ilvl="8" w:tplc="0809001B" w:tentative="1">
      <w:start w:val="1"/>
      <w:numFmt w:val="lowerRoman"/>
      <w:lvlText w:val="%9."/>
      <w:lvlJc w:val="right"/>
      <w:pPr>
        <w:ind w:left="8074" w:hanging="180"/>
      </w:pPr>
    </w:lvl>
  </w:abstractNum>
  <w:abstractNum w:abstractNumId="13" w15:restartNumberingAfterBreak="0">
    <w:nsid w:val="1A8A46DE"/>
    <w:multiLevelType w:val="hybridMultilevel"/>
    <w:tmpl w:val="7010B1B0"/>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42B0B5F0"/>
    <w:lvl w:ilvl="0" w:tplc="3C722EA2">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D8355EC"/>
    <w:multiLevelType w:val="hybridMultilevel"/>
    <w:tmpl w:val="ED5A22FC"/>
    <w:lvl w:ilvl="0" w:tplc="08090019">
      <w:start w:val="1"/>
      <w:numFmt w:val="lowerLetter"/>
      <w:lvlText w:val="%1."/>
      <w:lvlJc w:val="left"/>
      <w:pPr>
        <w:ind w:left="2577" w:hanging="360"/>
      </w:pPr>
    </w:lvl>
    <w:lvl w:ilvl="1" w:tplc="08090019" w:tentative="1">
      <w:start w:val="1"/>
      <w:numFmt w:val="lowerLetter"/>
      <w:lvlText w:val="%2."/>
      <w:lvlJc w:val="left"/>
      <w:pPr>
        <w:ind w:left="3297" w:hanging="360"/>
      </w:pPr>
    </w:lvl>
    <w:lvl w:ilvl="2" w:tplc="0809001B" w:tentative="1">
      <w:start w:val="1"/>
      <w:numFmt w:val="lowerRoman"/>
      <w:lvlText w:val="%3."/>
      <w:lvlJc w:val="right"/>
      <w:pPr>
        <w:ind w:left="4017" w:hanging="180"/>
      </w:pPr>
    </w:lvl>
    <w:lvl w:ilvl="3" w:tplc="0809000F" w:tentative="1">
      <w:start w:val="1"/>
      <w:numFmt w:val="decimal"/>
      <w:lvlText w:val="%4."/>
      <w:lvlJc w:val="left"/>
      <w:pPr>
        <w:ind w:left="4737" w:hanging="360"/>
      </w:pPr>
    </w:lvl>
    <w:lvl w:ilvl="4" w:tplc="08090019" w:tentative="1">
      <w:start w:val="1"/>
      <w:numFmt w:val="lowerLetter"/>
      <w:lvlText w:val="%5."/>
      <w:lvlJc w:val="left"/>
      <w:pPr>
        <w:ind w:left="5457" w:hanging="360"/>
      </w:pPr>
    </w:lvl>
    <w:lvl w:ilvl="5" w:tplc="0809001B" w:tentative="1">
      <w:start w:val="1"/>
      <w:numFmt w:val="lowerRoman"/>
      <w:lvlText w:val="%6."/>
      <w:lvlJc w:val="right"/>
      <w:pPr>
        <w:ind w:left="6177" w:hanging="180"/>
      </w:pPr>
    </w:lvl>
    <w:lvl w:ilvl="6" w:tplc="0809000F" w:tentative="1">
      <w:start w:val="1"/>
      <w:numFmt w:val="decimal"/>
      <w:lvlText w:val="%7."/>
      <w:lvlJc w:val="left"/>
      <w:pPr>
        <w:ind w:left="6897" w:hanging="360"/>
      </w:pPr>
    </w:lvl>
    <w:lvl w:ilvl="7" w:tplc="08090019" w:tentative="1">
      <w:start w:val="1"/>
      <w:numFmt w:val="lowerLetter"/>
      <w:lvlText w:val="%8."/>
      <w:lvlJc w:val="left"/>
      <w:pPr>
        <w:ind w:left="7617" w:hanging="360"/>
      </w:pPr>
    </w:lvl>
    <w:lvl w:ilvl="8" w:tplc="0809001B" w:tentative="1">
      <w:start w:val="1"/>
      <w:numFmt w:val="lowerRoman"/>
      <w:lvlText w:val="%9."/>
      <w:lvlJc w:val="right"/>
      <w:pPr>
        <w:ind w:left="8337"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591822369">
    <w:abstractNumId w:val="14"/>
  </w:num>
  <w:num w:numId="2" w16cid:durableId="263731881">
    <w:abstractNumId w:val="19"/>
  </w:num>
  <w:num w:numId="3" w16cid:durableId="388850040">
    <w:abstractNumId w:val="22"/>
  </w:num>
  <w:num w:numId="4" w16cid:durableId="1978145613">
    <w:abstractNumId w:val="21"/>
  </w:num>
  <w:num w:numId="5" w16cid:durableId="365326437">
    <w:abstractNumId w:val="17"/>
  </w:num>
  <w:num w:numId="6" w16cid:durableId="263071659">
    <w:abstractNumId w:val="23"/>
  </w:num>
  <w:num w:numId="7" w16cid:durableId="131413628">
    <w:abstractNumId w:val="11"/>
  </w:num>
  <w:num w:numId="8" w16cid:durableId="2062552233">
    <w:abstractNumId w:val="15"/>
  </w:num>
  <w:num w:numId="9" w16cid:durableId="1872495150">
    <w:abstractNumId w:val="20"/>
  </w:num>
  <w:num w:numId="10" w16cid:durableId="1405565930">
    <w:abstractNumId w:val="18"/>
  </w:num>
  <w:num w:numId="11" w16cid:durableId="906840504">
    <w:abstractNumId w:val="25"/>
  </w:num>
  <w:num w:numId="12" w16cid:durableId="1505702240">
    <w:abstractNumId w:val="17"/>
    <w:lvlOverride w:ilvl="0">
      <w:startOverride w:val="1"/>
    </w:lvlOverride>
  </w:num>
  <w:num w:numId="13" w16cid:durableId="1554005832">
    <w:abstractNumId w:val="9"/>
  </w:num>
  <w:num w:numId="14" w16cid:durableId="1989354500">
    <w:abstractNumId w:val="7"/>
  </w:num>
  <w:num w:numId="15" w16cid:durableId="1907178790">
    <w:abstractNumId w:val="6"/>
  </w:num>
  <w:num w:numId="16" w16cid:durableId="512768958">
    <w:abstractNumId w:val="5"/>
  </w:num>
  <w:num w:numId="17" w16cid:durableId="881019699">
    <w:abstractNumId w:val="4"/>
  </w:num>
  <w:num w:numId="18" w16cid:durableId="781386498">
    <w:abstractNumId w:val="8"/>
  </w:num>
  <w:num w:numId="19" w16cid:durableId="554632608">
    <w:abstractNumId w:val="3"/>
  </w:num>
  <w:num w:numId="20" w16cid:durableId="2005545956">
    <w:abstractNumId w:val="2"/>
  </w:num>
  <w:num w:numId="21" w16cid:durableId="1960523351">
    <w:abstractNumId w:val="1"/>
  </w:num>
  <w:num w:numId="22" w16cid:durableId="1973636739">
    <w:abstractNumId w:val="0"/>
  </w:num>
  <w:num w:numId="23" w16cid:durableId="1298949335">
    <w:abstractNumId w:val="16"/>
  </w:num>
  <w:num w:numId="24" w16cid:durableId="1188253329">
    <w:abstractNumId w:val="21"/>
    <w:lvlOverride w:ilvl="0">
      <w:startOverride w:val="1"/>
    </w:lvlOverride>
  </w:num>
  <w:num w:numId="25" w16cid:durableId="1679768463">
    <w:abstractNumId w:val="10"/>
  </w:num>
  <w:num w:numId="26" w16cid:durableId="1572033747">
    <w:abstractNumId w:val="12"/>
  </w:num>
  <w:num w:numId="27" w16cid:durableId="1987203288">
    <w:abstractNumId w:val="13"/>
  </w:num>
  <w:num w:numId="28" w16cid:durableId="847254132">
    <w:abstractNumId w:val="2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HRER, Suzanne-LAO">
    <w15:presenceInfo w15:providerId="AD" w15:userId="S::Suzanne.LEHRER@EDUCATION.GOV.UK::6ed390a7-0f7b-4ae6-b881-4350d8e0b7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revisionView w:markup="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4F1"/>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3F3D"/>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1960"/>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47E4B"/>
    <w:rsid w:val="001542E6"/>
    <w:rsid w:val="0015534E"/>
    <w:rsid w:val="0016101E"/>
    <w:rsid w:val="00163669"/>
    <w:rsid w:val="001649C0"/>
    <w:rsid w:val="00164F01"/>
    <w:rsid w:val="00164F74"/>
    <w:rsid w:val="00167A94"/>
    <w:rsid w:val="00172811"/>
    <w:rsid w:val="00174D63"/>
    <w:rsid w:val="00181612"/>
    <w:rsid w:val="00181EA1"/>
    <w:rsid w:val="0018232A"/>
    <w:rsid w:val="001877AD"/>
    <w:rsid w:val="00197FDB"/>
    <w:rsid w:val="001A132D"/>
    <w:rsid w:val="001A13BC"/>
    <w:rsid w:val="001A58C9"/>
    <w:rsid w:val="001B0490"/>
    <w:rsid w:val="001B0FCA"/>
    <w:rsid w:val="001B3803"/>
    <w:rsid w:val="001B509F"/>
    <w:rsid w:val="001B581E"/>
    <w:rsid w:val="001B59F5"/>
    <w:rsid w:val="001B7CBA"/>
    <w:rsid w:val="001C294E"/>
    <w:rsid w:val="001C3AFF"/>
    <w:rsid w:val="001C7529"/>
    <w:rsid w:val="001C7E43"/>
    <w:rsid w:val="001D1F68"/>
    <w:rsid w:val="001D4DA9"/>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3619"/>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5853"/>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4C73"/>
    <w:rsid w:val="003E5213"/>
    <w:rsid w:val="003E6936"/>
    <w:rsid w:val="003F25D6"/>
    <w:rsid w:val="003F2DD6"/>
    <w:rsid w:val="003F3107"/>
    <w:rsid w:val="003F4ABC"/>
    <w:rsid w:val="003F66EC"/>
    <w:rsid w:val="00400EB7"/>
    <w:rsid w:val="00411E59"/>
    <w:rsid w:val="00413C5A"/>
    <w:rsid w:val="0041649F"/>
    <w:rsid w:val="00422075"/>
    <w:rsid w:val="004247ED"/>
    <w:rsid w:val="00425CEA"/>
    <w:rsid w:val="00427B8C"/>
    <w:rsid w:val="00427C79"/>
    <w:rsid w:val="004312CA"/>
    <w:rsid w:val="00435214"/>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26A8"/>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5E29"/>
    <w:rsid w:val="00621BA2"/>
    <w:rsid w:val="006223FC"/>
    <w:rsid w:val="0062744F"/>
    <w:rsid w:val="00630235"/>
    <w:rsid w:val="00641A9A"/>
    <w:rsid w:val="006437E5"/>
    <w:rsid w:val="006447A5"/>
    <w:rsid w:val="00644999"/>
    <w:rsid w:val="00645B5D"/>
    <w:rsid w:val="00645C26"/>
    <w:rsid w:val="00647DC6"/>
    <w:rsid w:val="00650620"/>
    <w:rsid w:val="00650AAC"/>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21219"/>
    <w:rsid w:val="0072744E"/>
    <w:rsid w:val="0073646C"/>
    <w:rsid w:val="00736CEC"/>
    <w:rsid w:val="007412C1"/>
    <w:rsid w:val="007433D8"/>
    <w:rsid w:val="00747843"/>
    <w:rsid w:val="0075199E"/>
    <w:rsid w:val="007522C3"/>
    <w:rsid w:val="0075493E"/>
    <w:rsid w:val="0075569C"/>
    <w:rsid w:val="00755E48"/>
    <w:rsid w:val="0076586A"/>
    <w:rsid w:val="00772CEE"/>
    <w:rsid w:val="007749D0"/>
    <w:rsid w:val="00781869"/>
    <w:rsid w:val="00781AF1"/>
    <w:rsid w:val="00781D27"/>
    <w:rsid w:val="00782D13"/>
    <w:rsid w:val="007879DF"/>
    <w:rsid w:val="0079116F"/>
    <w:rsid w:val="007940EC"/>
    <w:rsid w:val="007959B1"/>
    <w:rsid w:val="007A1691"/>
    <w:rsid w:val="007A59A5"/>
    <w:rsid w:val="007B2F44"/>
    <w:rsid w:val="007C5FD7"/>
    <w:rsid w:val="007D6FAE"/>
    <w:rsid w:val="007E51FC"/>
    <w:rsid w:val="007E7201"/>
    <w:rsid w:val="007E75B7"/>
    <w:rsid w:val="007E7D3B"/>
    <w:rsid w:val="007F5B35"/>
    <w:rsid w:val="007F6ABB"/>
    <w:rsid w:val="007F6DEA"/>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C6A6C"/>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466A"/>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1DAF"/>
    <w:rsid w:val="00A44239"/>
    <w:rsid w:val="00A4512A"/>
    <w:rsid w:val="00A46160"/>
    <w:rsid w:val="00A500E9"/>
    <w:rsid w:val="00A50706"/>
    <w:rsid w:val="00A61694"/>
    <w:rsid w:val="00A61F3F"/>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243DE"/>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5EA1"/>
    <w:rsid w:val="00BC7958"/>
    <w:rsid w:val="00BD1310"/>
    <w:rsid w:val="00BD3501"/>
    <w:rsid w:val="00BD5671"/>
    <w:rsid w:val="00BD6209"/>
    <w:rsid w:val="00BE2584"/>
    <w:rsid w:val="00BE3056"/>
    <w:rsid w:val="00BE3DB1"/>
    <w:rsid w:val="00BE3F12"/>
    <w:rsid w:val="00BF2BB1"/>
    <w:rsid w:val="00BF46AA"/>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66832"/>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3C80"/>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5B40"/>
    <w:rsid w:val="00D5799E"/>
    <w:rsid w:val="00D6185B"/>
    <w:rsid w:val="00D67058"/>
    <w:rsid w:val="00D72286"/>
    <w:rsid w:val="00D72E04"/>
    <w:rsid w:val="00D74ADC"/>
    <w:rsid w:val="00D954E1"/>
    <w:rsid w:val="00D95E12"/>
    <w:rsid w:val="00DA0187"/>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16B9D"/>
    <w:rsid w:val="00E21941"/>
    <w:rsid w:val="00E2209B"/>
    <w:rsid w:val="00E236EC"/>
    <w:rsid w:val="00E26988"/>
    <w:rsid w:val="00E272B9"/>
    <w:rsid w:val="00E273F3"/>
    <w:rsid w:val="00E318D8"/>
    <w:rsid w:val="00E4076B"/>
    <w:rsid w:val="00E409F6"/>
    <w:rsid w:val="00E410F6"/>
    <w:rsid w:val="00E43DDF"/>
    <w:rsid w:val="00E464F1"/>
    <w:rsid w:val="00E467D9"/>
    <w:rsid w:val="00E56482"/>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3731794A"/>
  <w15:docId w15:val="{557A5403-8704-45F7-8D00-A49D3B1F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1-09-07/debates/8afc9afb-4a55-4aef-a364-5686c34ccf29/HigherEducation(FreedomOfSpeech)Bill(SecondSitting)" TargetMode="External"/><Relationship Id="rId18" Type="http://schemas.openxmlformats.org/officeDocument/2006/relationships/hyperlink" Target="https://hansard.parliament.uk/commons/2021-09-16/debates/ceefa3d9-8a27-4cc6-8090-f2330c230415/HigherEducation(FreedomOfSpeech)Bill(SeventhSitting)" TargetMode="External"/><Relationship Id="rId26" Type="http://schemas.openxmlformats.org/officeDocument/2006/relationships/hyperlink" Target="https://hansard.parliament.uk/Commons/2022-05-11/debates/78A2A626-01B8-4C67-B604-E22B7E886821/JimFittonDetentionInIraq" TargetMode="External"/><Relationship Id="rId39" Type="http://schemas.openxmlformats.org/officeDocument/2006/relationships/hyperlink" Target="https://hansard.parliament.uk/lords/2023-05-11/debates/29FB92EC-933E-44BE-84DD-97F4300BA00F/RoyalAssent" TargetMode="External"/><Relationship Id="rId21" Type="http://schemas.openxmlformats.org/officeDocument/2006/relationships/hyperlink" Target="https://hansard.parliament.uk/commons/2021-09-20/debates/57ba279f-531f-498a-8eb4-6361af89fba4/HigherEducation(FreedomOfSpeech)Bill(TenthSitting)" TargetMode="External"/><Relationship Id="rId34" Type="http://schemas.openxmlformats.org/officeDocument/2006/relationships/hyperlink" Target="https://hansard.parliament.uk/Lords/2022-12-13/debates/0093F5A4-95A8-4AE9-8685-6E01D537FFA1/HigherEducation(FreedomOfSpeech)Bill" TargetMode="External"/><Relationship Id="rId42" Type="http://schemas.openxmlformats.org/officeDocument/2006/relationships/footer" Target="footer1.xml"/><Relationship Id="rId47"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commons/2021-09-15/debates/1bb5d9f7-0f46-4c48-bfb9-a2de4d22c62d/HigherEducation(FreedomOfSpeech)Bill(FifthSitting)" TargetMode="External"/><Relationship Id="rId29" Type="http://schemas.openxmlformats.org/officeDocument/2006/relationships/hyperlink" Target="https://hansard.parliament.uk/lords/2022-06-28/debates/3ADB3F37-D9C9-499F-86E3-12DB4296D8E7/HigherEducation(FreedomOfSpeech)Bi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1-07-12/debates/3E5A48AD-72E6-420A-910A-9F1863983743/HigherEducation(FreedomOfSpeech)Bill" TargetMode="External"/><Relationship Id="rId24" Type="http://schemas.openxmlformats.org/officeDocument/2006/relationships/hyperlink" Target="https://hansard.parliament.uk/commons/2022-04-25/debates/F83D5247-70E7-4F4D-B6C2-D72F8E9A4030/HigherEducation(FreedomOfSpeech)Bill(Carry-Over)" TargetMode="External"/><Relationship Id="rId32" Type="http://schemas.openxmlformats.org/officeDocument/2006/relationships/hyperlink" Target="https://hansard.parliament.uk/lords/2022-11-14/debates/E570D3F1-93FC-4DE4-B9FA-79AF14EE5B69/HigherEducation(FreedomOfSpeech)Bill" TargetMode="External"/><Relationship Id="rId37" Type="http://schemas.openxmlformats.org/officeDocument/2006/relationships/hyperlink" Target="https://hansard.parliament.uk/commons/2023-05-02/debates/C02210A8-900E-4AC9-B8CF-ABC5D82196B9/HigherEducation(FreedomOfSpeech)Bill"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hansard.parliament.uk/commons/2021-09-13/debates/c0381d77-f7fa-41e9-a92a-19b94f6c73fb/HigherEducation(FreedomOfSpeech)Bill(FourthSitting)" TargetMode="External"/><Relationship Id="rId23" Type="http://schemas.openxmlformats.org/officeDocument/2006/relationships/hyperlink" Target="https://hansard.parliament.uk/commons/2021-09-22/debates/8516a540-019d-4e9f-82a1-bcf9b2dc5e87/HigherEducation(FreedomOfSpeech)Bill(TwelfthSitting)" TargetMode="External"/><Relationship Id="rId28" Type="http://schemas.openxmlformats.org/officeDocument/2006/relationships/hyperlink" Target="https://hansard.parliament.uk/lords/2022-06-14/debates/BAE16EAE-9846-44F6-AD46-81B938C3A24A/HigherEducation(FreedomOfSpeech)Bill" TargetMode="External"/><Relationship Id="rId36" Type="http://schemas.openxmlformats.org/officeDocument/2006/relationships/hyperlink" Target="https://hansard.parliament.uk/lords/2023-03-21/debates/F0FBA99B-3ABE-41F8-B2BF-5BD0C6E843B2/HigherEducation(FreedomOfSpeech)Bill" TargetMode="External"/><Relationship Id="rId10" Type="http://schemas.openxmlformats.org/officeDocument/2006/relationships/hyperlink" Target="https://hansard.parliament.uk/Commons/2021-05-12/debates/2A647063-EC4F-48B2-8013-FA0F05482049/PointOfOrder" TargetMode="External"/><Relationship Id="rId19" Type="http://schemas.openxmlformats.org/officeDocument/2006/relationships/hyperlink" Target="https://hansard.parliament.uk/commons/2021-09-16/debates/3187a628-8c2b-452b-b8fe-bad93b7cf6b5/HigherEducation(FreedomOfSpeech)Bill(EighthSitting)" TargetMode="External"/><Relationship Id="rId31" Type="http://schemas.openxmlformats.org/officeDocument/2006/relationships/hyperlink" Target="https://hansard.parliament.uk/lords/2022-11-02/debates/7421390C-5AAF-47E8-A200-CE45A8D48E43/HigherEducation(FreedomOfSpeech)Bill" TargetMode="External"/><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publications.parliament.uk/pa/jt201719/jtselect/jtrights/589/589.pdf" TargetMode="External"/><Relationship Id="rId14" Type="http://schemas.openxmlformats.org/officeDocument/2006/relationships/hyperlink" Target="https://hansard.parliament.uk/commons/2021-09-13/debates/8704d1ec-eade-44f3-b4c9-d482b6b848e2/HigherEducation(FreedomOfSpeech)Bill(ThirdSitting)" TargetMode="External"/><Relationship Id="rId22" Type="http://schemas.openxmlformats.org/officeDocument/2006/relationships/hyperlink" Target="https://hansard.parliament.uk/commons/2021-09-22/debates/610988eb-772a-4b5a-b5bb-42c24fe66caf/HigherEducation(FreedomOfSpeech)Bill(EleventhSitting)" TargetMode="External"/><Relationship Id="rId27" Type="http://schemas.openxmlformats.org/officeDocument/2006/relationships/hyperlink" Target="https://hansard.parliament.uk/commons/2022-06-13/debates/C2676807-573C-4BD1-9F12-4E0C0BCBAE5D/HigherEducation(FreedomOfSpeech)Bill" TargetMode="External"/><Relationship Id="rId30" Type="http://schemas.openxmlformats.org/officeDocument/2006/relationships/hyperlink" Target="https://hansard.parliament.uk/lords/2022-10-31/debates/1D9B4436-D0DD-4F9E-9D58-E56C1C718B4B/HigherEducation(FreedomOfSpeech)Bill" TargetMode="External"/><Relationship Id="rId35" Type="http://schemas.openxmlformats.org/officeDocument/2006/relationships/hyperlink" Target="https://hansard.parliament.uk/commons/2023-02-07/debates/6FDA116B-63D1-4FBB-81A2-9D88C67F5952/HigherEducation(FreedomOfSpeech)Bill" TargetMode="External"/><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hansard.parliament.uk/commons/2021-09-07/debates/364653f7-4844-4b22-bafa-4515b811219c/HigherEducation(FreedomOfSpeech)Bill(FirstSitting)" TargetMode="External"/><Relationship Id="rId17" Type="http://schemas.openxmlformats.org/officeDocument/2006/relationships/hyperlink" Target="https://hansard.parliament.uk/commons/2021-09-15/debates/b9b6b41e-8c05-4ac7-b0f8-7b0073a5f4ca/HigherEducation(FreedomOfSpeech)Bill(SixthSitting)" TargetMode="External"/><Relationship Id="rId25" Type="http://schemas.openxmlformats.org/officeDocument/2006/relationships/hyperlink" Target="https://hansard.parliament.uk/Commons/2022-05-11/debates/78A2A626-01B8-4C67-B604-E22B7E886821/JimFittonDetentionInIraq" TargetMode="External"/><Relationship Id="rId33" Type="http://schemas.openxmlformats.org/officeDocument/2006/relationships/hyperlink" Target="https://hansard.parliament.uk/lords/2022-12-07/debates/209A6F51-E8E5-41FB-8A3C-963D6C1A1041/HigherEducation(FreedomOfSpeech)Bill" TargetMode="External"/><Relationship Id="rId38" Type="http://schemas.openxmlformats.org/officeDocument/2006/relationships/hyperlink" Target="https://hansard.parliament.uk/lords/2023-05-10/debates/47179E49-FBDF-4E1D-A7E0-87909969A49E/HigherEducation(FreedomOfSpeech)Bill" TargetMode="External"/><Relationship Id="rId46" Type="http://schemas.openxmlformats.org/officeDocument/2006/relationships/fontTable" Target="fontTable.xml"/><Relationship Id="rId20" Type="http://schemas.openxmlformats.org/officeDocument/2006/relationships/hyperlink" Target="https://hansard.parliament.uk/commons/2021-09-20/debates/d15b0ec4-2950-47d2-8edc-585c8f49cf48/HigherEducation(FreedomOfSpeech)Bill(NinthSitting)"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15</Pages>
  <Words>4783</Words>
  <Characters>31570</Characters>
  <Application>Microsoft Office Word</Application>
  <DocSecurity>0</DocSecurity>
  <Lines>263</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36281</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Townsend, Molly</cp:lastModifiedBy>
  <cp:revision>37</cp:revision>
  <cp:lastPrinted>2016-01-06T10:34:00Z</cp:lastPrinted>
  <dcterms:created xsi:type="dcterms:W3CDTF">2023-05-16T09:48:00Z</dcterms:created>
  <dcterms:modified xsi:type="dcterms:W3CDTF">2023-05-22T14:02:00Z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2023-05-16T09:48:15Z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ced3b241-08f2-4498-9392-f31fc01eaa1c</vt:lpwstr>
  </property>
  <property fmtid="{D5CDD505-2E9C-101B-9397-08002B2CF9AE}" pid="8" name="MSIP_Label_61c22e59-6e76-40e7-9277-37c464fc6354_ContentBits">
    <vt:lpwstr>0</vt:lpwstr>
  </property>
</Properties>
</file>